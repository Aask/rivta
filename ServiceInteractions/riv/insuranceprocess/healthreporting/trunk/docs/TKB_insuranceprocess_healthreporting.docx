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425A867" w14:textId="77777777" w:rsidR="00F405F7" w:rsidRPr="00411CA0" w:rsidRDefault="00F405F7" w:rsidP="00B91AA5"/>
    <w:p w14:paraId="33BA2354" w14:textId="77777777" w:rsidR="00F405F7" w:rsidRPr="00411CA0" w:rsidRDefault="00F405F7" w:rsidP="00B91AA5"/>
    <w:p w14:paraId="06EA1D6D" w14:textId="77777777" w:rsidR="00F405F7" w:rsidRPr="00411CA0" w:rsidRDefault="00F405F7" w:rsidP="00B91AA5"/>
    <w:p w14:paraId="5E7792DC" w14:textId="77777777" w:rsidR="00F405F7" w:rsidRPr="00411CA0" w:rsidRDefault="00F405F7" w:rsidP="00B91AA5"/>
    <w:p w14:paraId="2C49E338" w14:textId="77777777" w:rsidR="00F405F7" w:rsidRPr="00411CA0" w:rsidRDefault="00F405F7" w:rsidP="00B91AA5">
      <w:pPr>
        <w:pStyle w:val="Rubrik"/>
        <w:rPr>
          <w:lang w:val="sv-SE"/>
        </w:rPr>
      </w:pPr>
    </w:p>
    <w:p w14:paraId="299E9CAF" w14:textId="77777777" w:rsidR="00F405F7" w:rsidRPr="00411CA0" w:rsidRDefault="00F405F7" w:rsidP="00B91AA5"/>
    <w:p w14:paraId="44EDA809" w14:textId="77777777" w:rsidR="00F405F7" w:rsidRPr="00411CA0" w:rsidRDefault="00F405F7" w:rsidP="00B91AA5"/>
    <w:p w14:paraId="6C543F87" w14:textId="77777777" w:rsidR="00F405F7" w:rsidRPr="00411CA0" w:rsidRDefault="00F405F7" w:rsidP="00B91AA5"/>
    <w:p w14:paraId="77160B36" w14:textId="77777777" w:rsidR="00A760EB" w:rsidRPr="00371437" w:rsidRDefault="00A760EB" w:rsidP="00A760EB">
      <w:pPr>
        <w:pStyle w:val="Friform"/>
        <w:jc w:val="center"/>
        <w:rPr>
          <w:rFonts w:ascii="Arial" w:hAnsi="Arial"/>
          <w:b/>
          <w:i/>
          <w:color w:val="9BBB59"/>
          <w:sz w:val="56"/>
        </w:rPr>
      </w:pPr>
      <w:r w:rsidRPr="00371437">
        <w:rPr>
          <w:rFonts w:ascii="Arial" w:hAnsi="Arial"/>
          <w:b/>
          <w:i/>
          <w:color w:val="9BBB59"/>
          <w:sz w:val="56"/>
        </w:rPr>
        <w:fldChar w:fldCharType="begin"/>
      </w:r>
      <w:r w:rsidRPr="00371437">
        <w:rPr>
          <w:rFonts w:ascii="Arial" w:hAnsi="Arial"/>
          <w:b/>
          <w:i/>
          <w:color w:val="9BBB59"/>
          <w:sz w:val="56"/>
        </w:rPr>
        <w:instrText xml:space="preserve"> TITLE  \* MERGEFORMAT </w:instrText>
      </w:r>
      <w:r w:rsidRPr="00371437">
        <w:rPr>
          <w:rFonts w:ascii="Arial" w:hAnsi="Arial"/>
          <w:b/>
          <w:i/>
          <w:color w:val="9BBB59"/>
          <w:sz w:val="56"/>
        </w:rPr>
        <w:fldChar w:fldCharType="separate"/>
      </w:r>
      <w:r w:rsidRPr="00371437">
        <w:rPr>
          <w:rFonts w:ascii="Arial" w:hAnsi="Arial"/>
          <w:b/>
          <w:i/>
          <w:color w:val="9BBB59"/>
          <w:sz w:val="56"/>
        </w:rPr>
        <w:t>Medicinskt underlag</w:t>
      </w:r>
      <w:r w:rsidRPr="00371437">
        <w:rPr>
          <w:rFonts w:ascii="Arial" w:hAnsi="Arial"/>
          <w:b/>
          <w:i/>
          <w:color w:val="9BBB59"/>
          <w:sz w:val="56"/>
        </w:rPr>
        <w:fldChar w:fldCharType="end"/>
      </w:r>
    </w:p>
    <w:p w14:paraId="23B9097C" w14:textId="77777777" w:rsidR="00F405F7" w:rsidRPr="00411CA0" w:rsidRDefault="00F405F7" w:rsidP="00B91AA5"/>
    <w:p w14:paraId="0CAD9F0F" w14:textId="77777777" w:rsidR="00F405F7" w:rsidRPr="00411CA0" w:rsidRDefault="00014301" w:rsidP="00757E33">
      <w:pPr>
        <w:pStyle w:val="Friform"/>
        <w:jc w:val="center"/>
        <w:rPr>
          <w:rFonts w:ascii="Arial" w:hAnsi="Arial"/>
          <w:sz w:val="44"/>
        </w:rPr>
      </w:pPr>
      <w:r>
        <w:rPr>
          <w:rFonts w:ascii="Arial" w:hAnsi="Arial"/>
          <w:sz w:val="44"/>
        </w:rPr>
        <w:t>Tjänstekontrakt</w:t>
      </w:r>
      <w:r w:rsidR="00C3111E">
        <w:rPr>
          <w:rFonts w:ascii="Arial" w:hAnsi="Arial"/>
          <w:sz w:val="44"/>
        </w:rPr>
        <w:t>sbeskrivning</w:t>
      </w:r>
    </w:p>
    <w:p w14:paraId="7BBBC116" w14:textId="77777777" w:rsidR="00F405F7" w:rsidRPr="00411CA0" w:rsidRDefault="00F405F7" w:rsidP="00757E33">
      <w:pPr>
        <w:pStyle w:val="Friform"/>
        <w:jc w:val="center"/>
        <w:rPr>
          <w:rFonts w:ascii="Arial" w:hAnsi="Arial"/>
          <w:sz w:val="36"/>
        </w:rPr>
      </w:pPr>
    </w:p>
    <w:p w14:paraId="6CEB637F" w14:textId="77777777" w:rsidR="00A760EB" w:rsidRDefault="00A760EB" w:rsidP="00A760EB">
      <w:pPr>
        <w:pStyle w:val="Friform"/>
        <w:jc w:val="center"/>
        <w:rPr>
          <w:rFonts w:ascii="Arial" w:hAnsi="Arial"/>
          <w:sz w:val="36"/>
        </w:rPr>
      </w:pPr>
      <w:r>
        <w:rPr>
          <w:rFonts w:ascii="Arial" w:hAnsi="Arial"/>
          <w:sz w:val="36"/>
        </w:rPr>
        <w:t xml:space="preserve">Version </w:t>
      </w:r>
      <w:r w:rsidRPr="00371437">
        <w:rPr>
          <w:rFonts w:ascii="Arial" w:hAnsi="Arial"/>
          <w:color w:val="9BBB59"/>
          <w:sz w:val="36"/>
        </w:rPr>
        <w:fldChar w:fldCharType="begin"/>
      </w:r>
      <w:r w:rsidRPr="00371437">
        <w:rPr>
          <w:rFonts w:ascii="Arial" w:hAnsi="Arial"/>
          <w:color w:val="9BBB59"/>
          <w:sz w:val="36"/>
        </w:rPr>
        <w:instrText xml:space="preserve"> DOCPROPERTY "Version_1" \* MERGEFORMAT </w:instrText>
      </w:r>
      <w:r w:rsidRPr="00371437">
        <w:rPr>
          <w:rFonts w:ascii="Arial" w:hAnsi="Arial"/>
          <w:color w:val="9BBB59"/>
          <w:sz w:val="36"/>
        </w:rPr>
        <w:fldChar w:fldCharType="separate"/>
      </w:r>
      <w:r w:rsidRPr="00371437">
        <w:rPr>
          <w:rFonts w:ascii="Arial" w:hAnsi="Arial"/>
          <w:b/>
          <w:color w:val="9BBB59"/>
          <w:sz w:val="36"/>
        </w:rPr>
        <w:t>3</w:t>
      </w:r>
      <w:r w:rsidRPr="00371437">
        <w:rPr>
          <w:rFonts w:ascii="Arial" w:hAnsi="Arial"/>
          <w:color w:val="9BBB59"/>
          <w:sz w:val="36"/>
        </w:rPr>
        <w:fldChar w:fldCharType="end"/>
      </w:r>
      <w:r w:rsidRPr="00F74D93">
        <w:rPr>
          <w:rFonts w:ascii="Arial" w:hAnsi="Arial"/>
          <w:color w:val="auto"/>
          <w:sz w:val="36"/>
        </w:rPr>
        <w:t>.</w:t>
      </w:r>
      <w:r w:rsidRPr="00371437">
        <w:rPr>
          <w:rFonts w:ascii="Arial" w:hAnsi="Arial"/>
          <w:color w:val="9BBB59"/>
          <w:sz w:val="36"/>
        </w:rPr>
        <w:fldChar w:fldCharType="begin"/>
      </w:r>
      <w:r w:rsidRPr="00371437">
        <w:rPr>
          <w:rFonts w:ascii="Arial" w:hAnsi="Arial"/>
          <w:color w:val="9BBB59"/>
          <w:sz w:val="36"/>
        </w:rPr>
        <w:instrText xml:space="preserve"> DOCPROPERTY "Version_2" \* MERGEFORMAT </w:instrText>
      </w:r>
      <w:r w:rsidRPr="00371437">
        <w:rPr>
          <w:rFonts w:ascii="Arial" w:hAnsi="Arial"/>
          <w:color w:val="9BBB59"/>
          <w:sz w:val="36"/>
        </w:rPr>
        <w:fldChar w:fldCharType="separate"/>
      </w:r>
      <w:r w:rsidRPr="00371437">
        <w:rPr>
          <w:rFonts w:ascii="Arial" w:hAnsi="Arial"/>
          <w:b/>
          <w:color w:val="9BBB59"/>
          <w:sz w:val="36"/>
        </w:rPr>
        <w:t>1</w:t>
      </w:r>
      <w:r w:rsidRPr="00371437">
        <w:rPr>
          <w:rFonts w:ascii="Arial" w:hAnsi="Arial"/>
          <w:color w:val="9BBB59"/>
          <w:sz w:val="36"/>
        </w:rPr>
        <w:fldChar w:fldCharType="end"/>
      </w:r>
      <w:r w:rsidRPr="00F74D93">
        <w:rPr>
          <w:rFonts w:ascii="Arial" w:hAnsi="Arial"/>
          <w:color w:val="auto"/>
          <w:sz w:val="36"/>
        </w:rPr>
        <w:t>.</w:t>
      </w:r>
      <w:r w:rsidRPr="00371437">
        <w:rPr>
          <w:rFonts w:ascii="Arial" w:hAnsi="Arial"/>
          <w:color w:val="9BBB59"/>
          <w:sz w:val="36"/>
        </w:rPr>
        <w:fldChar w:fldCharType="begin"/>
      </w:r>
      <w:r w:rsidRPr="00371437">
        <w:rPr>
          <w:rFonts w:ascii="Arial" w:hAnsi="Arial"/>
          <w:color w:val="9BBB59"/>
          <w:sz w:val="36"/>
        </w:rPr>
        <w:instrText xml:space="preserve"> DOCPROPERTY  "Version_3" \* MERGEFORMAT </w:instrText>
      </w:r>
      <w:r w:rsidRPr="00371437">
        <w:rPr>
          <w:rFonts w:ascii="Arial" w:hAnsi="Arial"/>
          <w:color w:val="9BBB59"/>
          <w:sz w:val="36"/>
        </w:rPr>
        <w:fldChar w:fldCharType="separate"/>
      </w:r>
      <w:r w:rsidR="00F83789" w:rsidRPr="00F83789">
        <w:rPr>
          <w:rFonts w:ascii="Arial" w:hAnsi="Arial"/>
          <w:b/>
          <w:color w:val="9BBB59"/>
          <w:sz w:val="36"/>
        </w:rPr>
        <w:t>1</w:t>
      </w:r>
      <w:r w:rsidRPr="00371437">
        <w:rPr>
          <w:rFonts w:ascii="Arial" w:hAnsi="Arial"/>
          <w:color w:val="9BBB59"/>
          <w:sz w:val="36"/>
        </w:rPr>
        <w:fldChar w:fldCharType="end"/>
      </w:r>
    </w:p>
    <w:p w14:paraId="1D54FEBE" w14:textId="77777777" w:rsidR="001F0E99" w:rsidRPr="00411CA0" w:rsidRDefault="001F0E99" w:rsidP="00757E33">
      <w:pPr>
        <w:pStyle w:val="Friform"/>
        <w:jc w:val="center"/>
        <w:rPr>
          <w:rFonts w:ascii="Arial" w:hAnsi="Arial"/>
          <w:sz w:val="36"/>
        </w:rPr>
      </w:pPr>
    </w:p>
    <w:p w14:paraId="60BD7F63" w14:textId="1133C6C0" w:rsidR="00F405F7" w:rsidRPr="00411CA0" w:rsidRDefault="00177438" w:rsidP="00757E33">
      <w:pPr>
        <w:pStyle w:val="Friform"/>
        <w:jc w:val="center"/>
        <w:rPr>
          <w:rFonts w:ascii="Arial" w:hAnsi="Arial"/>
          <w:sz w:val="36"/>
        </w:rPr>
      </w:pPr>
      <w:r>
        <w:rPr>
          <w:rFonts w:ascii="Arial" w:hAnsi="Arial"/>
          <w:sz w:val="36"/>
        </w:rPr>
        <w:t>2015-01-2</w:t>
      </w:r>
      <w:r w:rsidR="00A47E60">
        <w:rPr>
          <w:rFonts w:ascii="Arial" w:hAnsi="Arial"/>
          <w:sz w:val="36"/>
        </w:rPr>
        <w:t>3</w:t>
      </w:r>
    </w:p>
    <w:p w14:paraId="60CCD3ED" w14:textId="77777777" w:rsidR="00F405F7" w:rsidRPr="00411CA0" w:rsidRDefault="00F405F7" w:rsidP="00B91AA5">
      <w:pPr>
        <w:pStyle w:val="Brdtext"/>
      </w:pPr>
    </w:p>
    <w:p w14:paraId="2CEB1892" w14:textId="77777777" w:rsidR="00757E33" w:rsidRDefault="00757E33" w:rsidP="00B91AA5">
      <w:pPr>
        <w:pStyle w:val="Friform"/>
        <w:tabs>
          <w:tab w:val="left" w:pos="1304"/>
          <w:tab w:val="left" w:pos="2608"/>
          <w:tab w:val="left" w:pos="3912"/>
          <w:tab w:val="left" w:pos="5216"/>
          <w:tab w:val="left" w:pos="6520"/>
          <w:tab w:val="left" w:pos="7824"/>
        </w:tabs>
      </w:pPr>
    </w:p>
    <w:p w14:paraId="521A5AFA" w14:textId="77777777" w:rsidR="00757E33" w:rsidRPr="00757E33" w:rsidRDefault="00757E33" w:rsidP="00757E33"/>
    <w:p w14:paraId="5820FCAA" w14:textId="77777777" w:rsidR="00757E33" w:rsidRPr="00757E33" w:rsidRDefault="00757E33" w:rsidP="00757E33"/>
    <w:p w14:paraId="0489E96B" w14:textId="77777777" w:rsidR="00757E33" w:rsidRPr="00757E33" w:rsidRDefault="00757E33" w:rsidP="00757E33"/>
    <w:p w14:paraId="39CC5150" w14:textId="77777777" w:rsidR="00757E33" w:rsidRPr="00757E33" w:rsidRDefault="00757E33" w:rsidP="00757E33"/>
    <w:p w14:paraId="6E5840AD" w14:textId="77777777" w:rsidR="00757E33" w:rsidRPr="00757E33" w:rsidRDefault="00757E33" w:rsidP="00757E33"/>
    <w:p w14:paraId="4AB62C27" w14:textId="77777777" w:rsidR="00757E33" w:rsidRDefault="00757E33" w:rsidP="00B91AA5">
      <w:pPr>
        <w:pStyle w:val="Friform"/>
        <w:tabs>
          <w:tab w:val="left" w:pos="1304"/>
          <w:tab w:val="left" w:pos="2608"/>
          <w:tab w:val="left" w:pos="3912"/>
          <w:tab w:val="left" w:pos="5216"/>
          <w:tab w:val="left" w:pos="6520"/>
          <w:tab w:val="left" w:pos="7824"/>
        </w:tabs>
      </w:pPr>
    </w:p>
    <w:p w14:paraId="49C89F05" w14:textId="77777777" w:rsidR="00757E33" w:rsidRDefault="00757E33" w:rsidP="00B91AA5">
      <w:pPr>
        <w:pStyle w:val="Friform"/>
        <w:tabs>
          <w:tab w:val="left" w:pos="1304"/>
          <w:tab w:val="left" w:pos="2608"/>
          <w:tab w:val="left" w:pos="3912"/>
          <w:tab w:val="left" w:pos="5216"/>
          <w:tab w:val="left" w:pos="6520"/>
          <w:tab w:val="left" w:pos="7824"/>
        </w:tabs>
      </w:pPr>
    </w:p>
    <w:p w14:paraId="30896E44" w14:textId="77777777" w:rsidR="00757E33" w:rsidRDefault="00757E33" w:rsidP="00757E33">
      <w:pPr>
        <w:pStyle w:val="Friform"/>
        <w:tabs>
          <w:tab w:val="left" w:pos="3406"/>
        </w:tabs>
      </w:pPr>
      <w:r>
        <w:tab/>
      </w:r>
    </w:p>
    <w:p w14:paraId="2357EC50" w14:textId="77777777" w:rsidR="00F405F7" w:rsidRPr="008953D7" w:rsidRDefault="00F405F7" w:rsidP="00B91AA5">
      <w:pPr>
        <w:pStyle w:val="Friform"/>
        <w:tabs>
          <w:tab w:val="left" w:pos="1304"/>
          <w:tab w:val="left" w:pos="2608"/>
          <w:tab w:val="left" w:pos="3912"/>
          <w:tab w:val="left" w:pos="5216"/>
          <w:tab w:val="left" w:pos="6520"/>
          <w:tab w:val="left" w:pos="7824"/>
        </w:tabs>
        <w:rPr>
          <w:rStyle w:val="BodyTextChar"/>
          <w:rFonts w:ascii="Georgia" w:hAnsi="Georgia"/>
        </w:rPr>
      </w:pPr>
      <w:r w:rsidRPr="00757E33">
        <w:br w:type="page"/>
      </w:r>
      <w:r w:rsidR="00C3111E" w:rsidRPr="008953D7">
        <w:rPr>
          <w:rFonts w:ascii="Georgia" w:hAnsi="Georgia"/>
          <w:b/>
        </w:rPr>
        <w:lastRenderedPageBreak/>
        <w:t>Revisions</w:t>
      </w:r>
      <w:r w:rsidR="00533A31" w:rsidRPr="008953D7">
        <w:rPr>
          <w:rFonts w:ascii="Georgia" w:hAnsi="Georgia"/>
          <w:b/>
        </w:rPr>
        <w:t>historik</w:t>
      </w:r>
    </w:p>
    <w:p w14:paraId="7F118915" w14:textId="77777777" w:rsidR="00533A31" w:rsidRDefault="00533A31" w:rsidP="00B91AA5"/>
    <w:tbl>
      <w:tblPr>
        <w:tblW w:w="974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1224"/>
        <w:gridCol w:w="4140"/>
        <w:gridCol w:w="1980"/>
        <w:gridCol w:w="1440"/>
      </w:tblGrid>
      <w:tr w:rsidR="00533A31" w14:paraId="4CEB93F0" w14:textId="77777777" w:rsidTr="00D61348">
        <w:tc>
          <w:tcPr>
            <w:tcW w:w="964" w:type="dxa"/>
            <w:shd w:val="clear" w:color="auto" w:fill="C0C0C0"/>
          </w:tcPr>
          <w:p w14:paraId="5EC4EA88" w14:textId="77777777" w:rsidR="00533A31" w:rsidRPr="00371437" w:rsidRDefault="00533A31" w:rsidP="00B91AA5">
            <w:pPr>
              <w:pStyle w:val="TableText"/>
              <w:ind w:right="0"/>
              <w:rPr>
                <w:color w:val="000000"/>
              </w:rPr>
            </w:pPr>
            <w:r w:rsidRPr="00371437">
              <w:rPr>
                <w:color w:val="000000"/>
              </w:rPr>
              <w:t>Revision Nr</w:t>
            </w:r>
          </w:p>
        </w:tc>
        <w:tc>
          <w:tcPr>
            <w:tcW w:w="1224" w:type="dxa"/>
            <w:shd w:val="clear" w:color="auto" w:fill="C0C0C0"/>
          </w:tcPr>
          <w:p w14:paraId="43663FA5" w14:textId="77777777" w:rsidR="00533A31" w:rsidRPr="00371437" w:rsidRDefault="00533A31" w:rsidP="00B91AA5">
            <w:pPr>
              <w:pStyle w:val="TableText"/>
              <w:ind w:right="0"/>
              <w:rPr>
                <w:color w:val="000000"/>
              </w:rPr>
            </w:pPr>
            <w:r w:rsidRPr="00371437">
              <w:rPr>
                <w:color w:val="000000"/>
              </w:rPr>
              <w:t>Revision Datum</w:t>
            </w:r>
          </w:p>
        </w:tc>
        <w:tc>
          <w:tcPr>
            <w:tcW w:w="4140" w:type="dxa"/>
            <w:shd w:val="clear" w:color="auto" w:fill="C0C0C0"/>
          </w:tcPr>
          <w:p w14:paraId="44A4676C" w14:textId="77777777" w:rsidR="00533A31" w:rsidRPr="00371437" w:rsidRDefault="00D23023" w:rsidP="00B91AA5">
            <w:pPr>
              <w:pStyle w:val="TableText"/>
              <w:ind w:left="0" w:right="0"/>
              <w:rPr>
                <w:color w:val="000000"/>
              </w:rPr>
            </w:pPr>
            <w:r w:rsidRPr="00371437">
              <w:rPr>
                <w:color w:val="000000"/>
              </w:rPr>
              <w:t>B</w:t>
            </w:r>
            <w:r w:rsidR="00533A31" w:rsidRPr="00371437">
              <w:rPr>
                <w:color w:val="000000"/>
              </w:rPr>
              <w:t>eskrivning av ändring</w:t>
            </w:r>
            <w:r w:rsidRPr="00371437">
              <w:rPr>
                <w:color w:val="000000"/>
              </w:rPr>
              <w:t>ar</w:t>
            </w:r>
          </w:p>
        </w:tc>
        <w:tc>
          <w:tcPr>
            <w:tcW w:w="1980" w:type="dxa"/>
            <w:shd w:val="clear" w:color="auto" w:fill="C0C0C0"/>
          </w:tcPr>
          <w:p w14:paraId="722062D6" w14:textId="77777777" w:rsidR="00533A31" w:rsidRPr="00371437" w:rsidRDefault="00D23023" w:rsidP="00B91AA5">
            <w:pPr>
              <w:pStyle w:val="TableText"/>
              <w:ind w:right="0"/>
              <w:rPr>
                <w:color w:val="000000"/>
              </w:rPr>
            </w:pPr>
            <w:r w:rsidRPr="00371437">
              <w:rPr>
                <w:color w:val="000000"/>
              </w:rPr>
              <w:t>Ändringar</w:t>
            </w:r>
            <w:r w:rsidR="00533A31" w:rsidRPr="00371437">
              <w:rPr>
                <w:color w:val="000000"/>
              </w:rPr>
              <w:t xml:space="preserve"> gjorda av</w:t>
            </w:r>
          </w:p>
        </w:tc>
        <w:tc>
          <w:tcPr>
            <w:tcW w:w="1440" w:type="dxa"/>
            <w:shd w:val="clear" w:color="auto" w:fill="C0C0C0"/>
          </w:tcPr>
          <w:p w14:paraId="5F7CAC51" w14:textId="77777777" w:rsidR="00533A31" w:rsidRPr="00371437" w:rsidRDefault="00533A31" w:rsidP="00B91AA5">
            <w:pPr>
              <w:pStyle w:val="TableText"/>
              <w:ind w:right="0"/>
              <w:rPr>
                <w:color w:val="000000"/>
              </w:rPr>
            </w:pPr>
            <w:r w:rsidRPr="00371437">
              <w:rPr>
                <w:color w:val="000000"/>
              </w:rPr>
              <w:t>Granskad av</w:t>
            </w:r>
          </w:p>
        </w:tc>
      </w:tr>
      <w:tr w:rsidR="00533A31" w14:paraId="5A8856DF" w14:textId="77777777" w:rsidTr="00D46F4C">
        <w:tc>
          <w:tcPr>
            <w:tcW w:w="964" w:type="dxa"/>
          </w:tcPr>
          <w:p w14:paraId="04974957" w14:textId="77777777" w:rsidR="00533A31" w:rsidRDefault="00533A31" w:rsidP="00B91AA5">
            <w:pPr>
              <w:pStyle w:val="TableText"/>
              <w:ind w:right="0"/>
              <w:jc w:val="center"/>
            </w:pPr>
            <w:r>
              <w:t>PA1</w:t>
            </w:r>
          </w:p>
        </w:tc>
        <w:tc>
          <w:tcPr>
            <w:tcW w:w="1224" w:type="dxa"/>
          </w:tcPr>
          <w:p w14:paraId="3AE53857" w14:textId="77777777" w:rsidR="00533A31" w:rsidRDefault="003506DF" w:rsidP="00B91AA5">
            <w:pPr>
              <w:pStyle w:val="TableText"/>
              <w:ind w:right="0"/>
              <w:jc w:val="center"/>
            </w:pPr>
            <w:r>
              <w:t>2010-05-04</w:t>
            </w:r>
          </w:p>
        </w:tc>
        <w:tc>
          <w:tcPr>
            <w:tcW w:w="4140" w:type="dxa"/>
          </w:tcPr>
          <w:p w14:paraId="06AF421E" w14:textId="77777777" w:rsidR="00533A31" w:rsidRDefault="00533A31" w:rsidP="00B91AA5">
            <w:pPr>
              <w:pStyle w:val="TableText"/>
              <w:ind w:right="0"/>
            </w:pPr>
            <w:r>
              <w:t>Första version</w:t>
            </w:r>
          </w:p>
        </w:tc>
        <w:tc>
          <w:tcPr>
            <w:tcW w:w="1980" w:type="dxa"/>
          </w:tcPr>
          <w:p w14:paraId="0C882A94" w14:textId="77777777" w:rsidR="00533A31" w:rsidRDefault="003506DF" w:rsidP="00B91AA5">
            <w:pPr>
              <w:pStyle w:val="TableText"/>
              <w:ind w:right="0"/>
            </w:pPr>
            <w:r>
              <w:t>Mats Ekhammar, Callista Enterprise AB</w:t>
            </w:r>
          </w:p>
        </w:tc>
        <w:tc>
          <w:tcPr>
            <w:tcW w:w="1440" w:type="dxa"/>
          </w:tcPr>
          <w:p w14:paraId="5ED633A6" w14:textId="77777777" w:rsidR="00533A31" w:rsidRDefault="00533A31" w:rsidP="00B91AA5">
            <w:pPr>
              <w:pStyle w:val="TableText"/>
              <w:ind w:right="0"/>
              <w:jc w:val="center"/>
            </w:pPr>
          </w:p>
        </w:tc>
      </w:tr>
      <w:tr w:rsidR="00A8551F" w14:paraId="79CA21A6" w14:textId="77777777" w:rsidTr="00D46F4C">
        <w:tc>
          <w:tcPr>
            <w:tcW w:w="964" w:type="dxa"/>
          </w:tcPr>
          <w:p w14:paraId="3B79949C" w14:textId="77777777" w:rsidR="00A8551F" w:rsidRDefault="00A8551F" w:rsidP="00B91AA5">
            <w:pPr>
              <w:pStyle w:val="TableText"/>
              <w:ind w:right="0"/>
              <w:jc w:val="center"/>
            </w:pPr>
            <w:r>
              <w:t>1.0</w:t>
            </w:r>
          </w:p>
        </w:tc>
        <w:tc>
          <w:tcPr>
            <w:tcW w:w="1224" w:type="dxa"/>
          </w:tcPr>
          <w:p w14:paraId="4246F838" w14:textId="77777777" w:rsidR="00A8551F" w:rsidRDefault="00A8551F" w:rsidP="00B91AA5">
            <w:pPr>
              <w:pStyle w:val="TableText"/>
              <w:ind w:right="0"/>
              <w:jc w:val="center"/>
            </w:pPr>
            <w:r>
              <w:t>2010-06-18</w:t>
            </w:r>
          </w:p>
        </w:tc>
        <w:tc>
          <w:tcPr>
            <w:tcW w:w="4140" w:type="dxa"/>
          </w:tcPr>
          <w:p w14:paraId="37AD4420" w14:textId="77777777" w:rsidR="00A8551F" w:rsidRDefault="00A8551F" w:rsidP="00B91AA5">
            <w:pPr>
              <w:pStyle w:val="TableText"/>
              <w:ind w:right="0"/>
            </w:pPr>
            <w:r>
              <w:t>Uppdaterad efter granskning</w:t>
            </w:r>
          </w:p>
        </w:tc>
        <w:tc>
          <w:tcPr>
            <w:tcW w:w="1980" w:type="dxa"/>
          </w:tcPr>
          <w:p w14:paraId="0D1B59EB" w14:textId="77777777" w:rsidR="00A8551F" w:rsidRDefault="00A8551F" w:rsidP="00B91AA5">
            <w:pPr>
              <w:pStyle w:val="TableText"/>
              <w:ind w:right="0"/>
            </w:pPr>
            <w:r>
              <w:t>Mats Ekhammar, Callista Enterprise AB</w:t>
            </w:r>
          </w:p>
        </w:tc>
        <w:tc>
          <w:tcPr>
            <w:tcW w:w="1440" w:type="dxa"/>
          </w:tcPr>
          <w:p w14:paraId="6D553B20" w14:textId="77777777" w:rsidR="00A8551F" w:rsidRDefault="00A8551F" w:rsidP="00B91AA5">
            <w:pPr>
              <w:pStyle w:val="TableText"/>
              <w:ind w:right="0"/>
              <w:jc w:val="center"/>
            </w:pPr>
          </w:p>
        </w:tc>
      </w:tr>
      <w:tr w:rsidR="004B423A" w14:paraId="244DED54" w14:textId="77777777" w:rsidTr="00D46F4C">
        <w:tc>
          <w:tcPr>
            <w:tcW w:w="964" w:type="dxa"/>
          </w:tcPr>
          <w:p w14:paraId="5A79D437" w14:textId="77777777" w:rsidR="004B423A" w:rsidRDefault="0060752A" w:rsidP="00B91AA5">
            <w:pPr>
              <w:pStyle w:val="TableText"/>
              <w:ind w:right="0"/>
              <w:jc w:val="center"/>
            </w:pPr>
            <w:r>
              <w:t>1.8</w:t>
            </w:r>
          </w:p>
        </w:tc>
        <w:tc>
          <w:tcPr>
            <w:tcW w:w="1224" w:type="dxa"/>
          </w:tcPr>
          <w:p w14:paraId="0ECF2603" w14:textId="77777777" w:rsidR="004B423A" w:rsidRDefault="00DF06EE" w:rsidP="00B91AA5">
            <w:pPr>
              <w:pStyle w:val="TableText"/>
              <w:ind w:right="0"/>
              <w:jc w:val="center"/>
            </w:pPr>
            <w:r>
              <w:t>2010-11-2</w:t>
            </w:r>
            <w:r w:rsidR="0014389A">
              <w:t>7</w:t>
            </w:r>
          </w:p>
        </w:tc>
        <w:tc>
          <w:tcPr>
            <w:tcW w:w="4140" w:type="dxa"/>
          </w:tcPr>
          <w:p w14:paraId="3BF20760" w14:textId="77777777" w:rsidR="004B423A" w:rsidRDefault="004B423A" w:rsidP="00B91AA5">
            <w:pPr>
              <w:pStyle w:val="TableText"/>
              <w:ind w:right="0"/>
            </w:pPr>
            <w:r>
              <w:t>Tillägg av nya tjänstekontrakt</w:t>
            </w:r>
            <w:r w:rsidR="00E462ED">
              <w:t xml:space="preserve"> samt beskrivningar och regler</w:t>
            </w:r>
          </w:p>
        </w:tc>
        <w:tc>
          <w:tcPr>
            <w:tcW w:w="1980" w:type="dxa"/>
          </w:tcPr>
          <w:p w14:paraId="4F11AFE3" w14:textId="77777777" w:rsidR="004B423A" w:rsidRDefault="004B423A" w:rsidP="00B91AA5">
            <w:pPr>
              <w:pStyle w:val="TableText"/>
              <w:ind w:right="0"/>
            </w:pPr>
            <w:r>
              <w:t>Mats Ekhammar, Callista Enterprise AB</w:t>
            </w:r>
          </w:p>
        </w:tc>
        <w:tc>
          <w:tcPr>
            <w:tcW w:w="1440" w:type="dxa"/>
          </w:tcPr>
          <w:p w14:paraId="74957246" w14:textId="77777777" w:rsidR="004B423A" w:rsidRDefault="004B423A" w:rsidP="00B91AA5">
            <w:pPr>
              <w:pStyle w:val="TableText"/>
              <w:ind w:right="0"/>
              <w:jc w:val="center"/>
            </w:pPr>
          </w:p>
        </w:tc>
      </w:tr>
      <w:tr w:rsidR="00FD1D67" w14:paraId="6543FCCB" w14:textId="77777777" w:rsidTr="00D46F4C">
        <w:tc>
          <w:tcPr>
            <w:tcW w:w="964" w:type="dxa"/>
          </w:tcPr>
          <w:p w14:paraId="5C9679C5" w14:textId="77777777" w:rsidR="00FD1D67" w:rsidRDefault="00FD1D67" w:rsidP="00B91AA5">
            <w:pPr>
              <w:pStyle w:val="TableText"/>
              <w:ind w:right="0"/>
              <w:jc w:val="center"/>
            </w:pPr>
            <w:r>
              <w:t>1.9</w:t>
            </w:r>
          </w:p>
        </w:tc>
        <w:tc>
          <w:tcPr>
            <w:tcW w:w="1224" w:type="dxa"/>
          </w:tcPr>
          <w:p w14:paraId="13CA54A2" w14:textId="77777777" w:rsidR="00FD1D67" w:rsidRDefault="00FD1D67" w:rsidP="00B91AA5">
            <w:pPr>
              <w:pStyle w:val="TableText"/>
              <w:ind w:right="0"/>
              <w:jc w:val="center"/>
            </w:pPr>
            <w:r>
              <w:t>2011-05-05</w:t>
            </w:r>
          </w:p>
        </w:tc>
        <w:tc>
          <w:tcPr>
            <w:tcW w:w="4140" w:type="dxa"/>
          </w:tcPr>
          <w:p w14:paraId="541D8B10" w14:textId="77777777" w:rsidR="00FD1D67" w:rsidRDefault="00E81C1F" w:rsidP="00B91AA5">
            <w:pPr>
              <w:pStyle w:val="TableText"/>
              <w:ind w:right="0"/>
            </w:pPr>
            <w:r>
              <w:t xml:space="preserve">Kapitel 3.5 </w:t>
            </w:r>
            <w:r w:rsidR="00FD1D67">
              <w:t>Förtydligande av regler för valfria fält och samband till fält 1.</w:t>
            </w:r>
          </w:p>
          <w:p w14:paraId="0C6CD835" w14:textId="77777777" w:rsidR="00FD1D67" w:rsidRDefault="00FD1D67" w:rsidP="00B91AA5">
            <w:r>
              <w:t xml:space="preserve">Kapitel 4.4 Byte av engelska </w:t>
            </w:r>
            <w:r w:rsidR="00FC7728">
              <w:t>M/O (Mandatory/Optional) till svenska O/V (Obligatorisk/Valfri.)</w:t>
            </w:r>
          </w:p>
          <w:p w14:paraId="46AF123D" w14:textId="77777777" w:rsidR="00E81C1F" w:rsidRDefault="00FC7728" w:rsidP="00B91AA5">
            <w:r>
              <w:t xml:space="preserve">Kapitel 5.4 Byte </w:t>
            </w:r>
            <w:r w:rsidR="00E81C1F">
              <w:t xml:space="preserve">från </w:t>
            </w:r>
            <w:r>
              <w:t>M/O</w:t>
            </w:r>
            <w:r w:rsidR="00E81C1F">
              <w:t xml:space="preserve"> till O/V</w:t>
            </w:r>
            <w:r>
              <w:t xml:space="preserve"> </w:t>
            </w:r>
          </w:p>
          <w:p w14:paraId="455B95B6" w14:textId="77777777" w:rsidR="00FC7728" w:rsidRDefault="00FC7728" w:rsidP="00B91AA5">
            <w:r>
              <w:t xml:space="preserve">Kapitel 6.4 </w:t>
            </w:r>
            <w:r w:rsidR="00E81C1F">
              <w:t>Byte från M/O till O/V</w:t>
            </w:r>
          </w:p>
          <w:p w14:paraId="658B4201" w14:textId="77777777" w:rsidR="00E81C1F" w:rsidRDefault="00E81C1F" w:rsidP="00B91AA5">
            <w:r>
              <w:t>Kapitel 6.5 Tillagd regeltext</w:t>
            </w:r>
          </w:p>
          <w:p w14:paraId="2A7006DE" w14:textId="77777777" w:rsidR="00FC7728" w:rsidRDefault="00FC7728" w:rsidP="00B91AA5">
            <w:r>
              <w:t xml:space="preserve">Kapitel 7.4 </w:t>
            </w:r>
            <w:r w:rsidR="00E81C1F">
              <w:t>Byte från M/O till O/V</w:t>
            </w:r>
          </w:p>
          <w:p w14:paraId="26C438B5" w14:textId="77777777" w:rsidR="00E81C1F" w:rsidRDefault="00E81C1F" w:rsidP="00B91AA5">
            <w:r>
              <w:t>Kapitel 7.5 Tillagd regeltext</w:t>
            </w:r>
          </w:p>
          <w:p w14:paraId="50C04B39" w14:textId="77777777" w:rsidR="00FC7728" w:rsidRDefault="00FC7728" w:rsidP="00B91AA5">
            <w:r>
              <w:t xml:space="preserve">Kapitel 8.4 </w:t>
            </w:r>
            <w:r w:rsidR="00E81C1F">
              <w:t>Byte från M/O till O/V</w:t>
            </w:r>
          </w:p>
          <w:p w14:paraId="7C12B0E1" w14:textId="77777777" w:rsidR="00FC7728" w:rsidRDefault="00FC7728" w:rsidP="00B91AA5">
            <w:r>
              <w:t xml:space="preserve">Kapitel 9.4 </w:t>
            </w:r>
            <w:r w:rsidR="00E81C1F">
              <w:t>Byte från M/O till O/V</w:t>
            </w:r>
          </w:p>
          <w:p w14:paraId="7418AC82" w14:textId="77777777" w:rsidR="00FC7728" w:rsidRDefault="00FC7728" w:rsidP="00B91AA5">
            <w:r>
              <w:t xml:space="preserve">Kapitel 10.4 </w:t>
            </w:r>
            <w:r w:rsidR="00E81C1F">
              <w:t>Byte från M/O till O/V</w:t>
            </w:r>
          </w:p>
          <w:p w14:paraId="719EF255" w14:textId="77777777" w:rsidR="00FD1D67" w:rsidRDefault="00FC7728" w:rsidP="00B91AA5">
            <w:r>
              <w:t xml:space="preserve">Kapitel 11.4 </w:t>
            </w:r>
            <w:r w:rsidR="00E81C1F">
              <w:t>Byte från M/O till O/V</w:t>
            </w:r>
          </w:p>
        </w:tc>
        <w:tc>
          <w:tcPr>
            <w:tcW w:w="1980" w:type="dxa"/>
          </w:tcPr>
          <w:p w14:paraId="79C39180" w14:textId="77777777" w:rsidR="00FD1D67" w:rsidRDefault="00FD1D67" w:rsidP="00B91AA5">
            <w:pPr>
              <w:pStyle w:val="TableText"/>
              <w:ind w:right="0"/>
            </w:pPr>
            <w:r>
              <w:t>Mats Ekhammar, Callista Enterprise AB</w:t>
            </w:r>
          </w:p>
        </w:tc>
        <w:tc>
          <w:tcPr>
            <w:tcW w:w="1440" w:type="dxa"/>
          </w:tcPr>
          <w:p w14:paraId="5EB1C79F" w14:textId="77777777" w:rsidR="00FD1D67" w:rsidRDefault="00FD1D67" w:rsidP="00B91AA5">
            <w:pPr>
              <w:pStyle w:val="TableText"/>
              <w:ind w:right="0"/>
              <w:jc w:val="center"/>
            </w:pPr>
          </w:p>
        </w:tc>
      </w:tr>
      <w:tr w:rsidR="00FD1D67" w14:paraId="194BC824" w14:textId="77777777" w:rsidTr="00D46F4C">
        <w:tc>
          <w:tcPr>
            <w:tcW w:w="964" w:type="dxa"/>
          </w:tcPr>
          <w:p w14:paraId="7C45F65F" w14:textId="77777777" w:rsidR="00FD1D67" w:rsidRDefault="00A559FD" w:rsidP="00B91AA5">
            <w:pPr>
              <w:pStyle w:val="TableText"/>
              <w:ind w:right="0"/>
              <w:jc w:val="center"/>
            </w:pPr>
            <w:r>
              <w:t>2.0</w:t>
            </w:r>
          </w:p>
        </w:tc>
        <w:tc>
          <w:tcPr>
            <w:tcW w:w="1224" w:type="dxa"/>
          </w:tcPr>
          <w:p w14:paraId="230999AB" w14:textId="77777777" w:rsidR="00FD1D67" w:rsidRDefault="00A559FD" w:rsidP="00B91AA5">
            <w:pPr>
              <w:pStyle w:val="TableText"/>
              <w:ind w:right="0"/>
              <w:jc w:val="center"/>
            </w:pPr>
            <w:r>
              <w:t>2011-11-23</w:t>
            </w:r>
          </w:p>
        </w:tc>
        <w:tc>
          <w:tcPr>
            <w:tcW w:w="4140" w:type="dxa"/>
          </w:tcPr>
          <w:p w14:paraId="4258F20A" w14:textId="77777777" w:rsidR="00FD1D67" w:rsidRDefault="00A559FD" w:rsidP="00B91AA5">
            <w:pPr>
              <w:pStyle w:val="TableText"/>
              <w:ind w:right="0"/>
            </w:pPr>
            <w:r>
              <w:t>Förtydliganden av regler vid smittskyddsärende.</w:t>
            </w:r>
          </w:p>
        </w:tc>
        <w:tc>
          <w:tcPr>
            <w:tcW w:w="1980" w:type="dxa"/>
          </w:tcPr>
          <w:p w14:paraId="694A36F5" w14:textId="77777777" w:rsidR="00FD1D67" w:rsidRDefault="001360C2" w:rsidP="00B91AA5">
            <w:pPr>
              <w:pStyle w:val="TableText"/>
              <w:ind w:right="0"/>
            </w:pPr>
            <w:r>
              <w:t>Mats Ekhammar, Callista Enterprise AB</w:t>
            </w:r>
          </w:p>
        </w:tc>
        <w:tc>
          <w:tcPr>
            <w:tcW w:w="1440" w:type="dxa"/>
          </w:tcPr>
          <w:p w14:paraId="5F2B403A" w14:textId="77777777" w:rsidR="00FD1D67" w:rsidRDefault="00FD1D67" w:rsidP="00B91AA5">
            <w:pPr>
              <w:pStyle w:val="TableText"/>
              <w:ind w:right="0"/>
              <w:jc w:val="center"/>
            </w:pPr>
          </w:p>
        </w:tc>
      </w:tr>
      <w:tr w:rsidR="00A559FD" w14:paraId="0624635D" w14:textId="77777777" w:rsidTr="00D46F4C">
        <w:tc>
          <w:tcPr>
            <w:tcW w:w="964" w:type="dxa"/>
          </w:tcPr>
          <w:p w14:paraId="0B49C31B" w14:textId="77777777" w:rsidR="00A559FD" w:rsidRDefault="001360C2" w:rsidP="00B91AA5">
            <w:pPr>
              <w:pStyle w:val="TableText"/>
              <w:ind w:right="0"/>
              <w:jc w:val="center"/>
            </w:pPr>
            <w:r>
              <w:t>2.1</w:t>
            </w:r>
          </w:p>
        </w:tc>
        <w:tc>
          <w:tcPr>
            <w:tcW w:w="1224" w:type="dxa"/>
          </w:tcPr>
          <w:p w14:paraId="27CE94DD" w14:textId="77777777" w:rsidR="00A559FD" w:rsidRDefault="001360C2" w:rsidP="00B91AA5">
            <w:pPr>
              <w:pStyle w:val="TableText"/>
              <w:ind w:right="0"/>
              <w:jc w:val="center"/>
            </w:pPr>
            <w:r>
              <w:t>2013-02-20</w:t>
            </w:r>
          </w:p>
        </w:tc>
        <w:tc>
          <w:tcPr>
            <w:tcW w:w="4140" w:type="dxa"/>
          </w:tcPr>
          <w:p w14:paraId="3B31A2A6" w14:textId="77777777" w:rsidR="00A559FD" w:rsidRDefault="001360C2" w:rsidP="00B91AA5">
            <w:pPr>
              <w:pStyle w:val="TableText"/>
              <w:ind w:right="0"/>
            </w:pPr>
            <w:r>
              <w:t>Nya tjänstekontrakt för rättelse och vidareskicka läkarintyg till FK</w:t>
            </w:r>
          </w:p>
        </w:tc>
        <w:tc>
          <w:tcPr>
            <w:tcW w:w="1980" w:type="dxa"/>
          </w:tcPr>
          <w:p w14:paraId="7A399544" w14:textId="77777777" w:rsidR="00A559FD" w:rsidRDefault="001360C2" w:rsidP="00B91AA5">
            <w:pPr>
              <w:pStyle w:val="TableText"/>
              <w:ind w:right="0"/>
            </w:pPr>
            <w:r>
              <w:t>Mats Ekhammar, Callista Enterprise AB</w:t>
            </w:r>
          </w:p>
        </w:tc>
        <w:tc>
          <w:tcPr>
            <w:tcW w:w="1440" w:type="dxa"/>
          </w:tcPr>
          <w:p w14:paraId="0E203F2D" w14:textId="77777777" w:rsidR="00A559FD" w:rsidRDefault="00A559FD" w:rsidP="00B91AA5">
            <w:pPr>
              <w:pStyle w:val="TableText"/>
              <w:ind w:right="0"/>
              <w:jc w:val="center"/>
            </w:pPr>
          </w:p>
        </w:tc>
      </w:tr>
      <w:tr w:rsidR="009A4A51" w14:paraId="22303299" w14:textId="77777777" w:rsidTr="00D46F4C">
        <w:tc>
          <w:tcPr>
            <w:tcW w:w="964" w:type="dxa"/>
          </w:tcPr>
          <w:p w14:paraId="3D049B3C" w14:textId="77777777" w:rsidR="009A4A51" w:rsidRDefault="009A4A51" w:rsidP="00B91AA5">
            <w:pPr>
              <w:pStyle w:val="TableText"/>
              <w:ind w:right="0"/>
              <w:jc w:val="center"/>
            </w:pPr>
            <w:r>
              <w:t>2.2</w:t>
            </w:r>
          </w:p>
        </w:tc>
        <w:tc>
          <w:tcPr>
            <w:tcW w:w="1224" w:type="dxa"/>
          </w:tcPr>
          <w:p w14:paraId="74C42C54" w14:textId="77777777" w:rsidR="009A4A51" w:rsidRDefault="009A4A51" w:rsidP="00B91AA5">
            <w:pPr>
              <w:pStyle w:val="TableText"/>
              <w:ind w:right="0"/>
            </w:pPr>
            <w:r>
              <w:t>2013-02-22</w:t>
            </w:r>
          </w:p>
        </w:tc>
        <w:tc>
          <w:tcPr>
            <w:tcW w:w="4140" w:type="dxa"/>
          </w:tcPr>
          <w:p w14:paraId="24E5830F" w14:textId="77777777" w:rsidR="009A4A51" w:rsidRDefault="009A4A51" w:rsidP="00B91AA5">
            <w:pPr>
              <w:pStyle w:val="TableText"/>
              <w:ind w:right="0"/>
            </w:pPr>
            <w:r>
              <w:t>Nya tjänstekontrakt för lista, hämta och sätta status för läkarintyg</w:t>
            </w:r>
          </w:p>
        </w:tc>
        <w:tc>
          <w:tcPr>
            <w:tcW w:w="1980" w:type="dxa"/>
          </w:tcPr>
          <w:p w14:paraId="13E1A9B3" w14:textId="77777777" w:rsidR="009A4A51" w:rsidRDefault="009A4A51" w:rsidP="00B91AA5">
            <w:pPr>
              <w:pStyle w:val="TableText"/>
              <w:ind w:right="0"/>
            </w:pPr>
            <w:r>
              <w:t>Mats Ekhammar, Callista Enterprise AB</w:t>
            </w:r>
          </w:p>
        </w:tc>
        <w:tc>
          <w:tcPr>
            <w:tcW w:w="1440" w:type="dxa"/>
          </w:tcPr>
          <w:p w14:paraId="5337E3EF" w14:textId="77777777" w:rsidR="009A4A51" w:rsidRDefault="009A4A51" w:rsidP="00B91AA5">
            <w:pPr>
              <w:pStyle w:val="TableText"/>
              <w:ind w:right="0"/>
              <w:jc w:val="center"/>
            </w:pPr>
          </w:p>
        </w:tc>
      </w:tr>
      <w:tr w:rsidR="009A4A51" w14:paraId="3D3BE0F8" w14:textId="77777777" w:rsidTr="00D46F4C">
        <w:tc>
          <w:tcPr>
            <w:tcW w:w="964" w:type="dxa"/>
          </w:tcPr>
          <w:p w14:paraId="2E11EB34" w14:textId="77777777" w:rsidR="009A4A51" w:rsidRDefault="00D35B48" w:rsidP="00B91AA5">
            <w:pPr>
              <w:pStyle w:val="TableText"/>
              <w:ind w:right="0"/>
              <w:jc w:val="center"/>
            </w:pPr>
            <w:r>
              <w:t>2.3</w:t>
            </w:r>
          </w:p>
        </w:tc>
        <w:tc>
          <w:tcPr>
            <w:tcW w:w="1224" w:type="dxa"/>
          </w:tcPr>
          <w:p w14:paraId="0078F8A5" w14:textId="77777777" w:rsidR="009A4A51" w:rsidRDefault="00D35B48" w:rsidP="00B91AA5">
            <w:pPr>
              <w:pStyle w:val="TableText"/>
              <w:ind w:right="0"/>
            </w:pPr>
            <w:r>
              <w:t>2013-02-25</w:t>
            </w:r>
          </w:p>
        </w:tc>
        <w:tc>
          <w:tcPr>
            <w:tcW w:w="4140" w:type="dxa"/>
          </w:tcPr>
          <w:p w14:paraId="3BE781BF" w14:textId="77777777" w:rsidR="009A4A51" w:rsidRDefault="00D35B48" w:rsidP="00B91AA5">
            <w:pPr>
              <w:pStyle w:val="TableText"/>
              <w:ind w:right="0"/>
            </w:pPr>
            <w:r>
              <w:t>Överlagt till nytt förslag på mall</w:t>
            </w:r>
          </w:p>
        </w:tc>
        <w:tc>
          <w:tcPr>
            <w:tcW w:w="1980" w:type="dxa"/>
          </w:tcPr>
          <w:p w14:paraId="3B6951E2" w14:textId="77777777" w:rsidR="009A4A51" w:rsidRDefault="00D35B48" w:rsidP="00B91AA5">
            <w:pPr>
              <w:pStyle w:val="TableText"/>
              <w:ind w:right="0"/>
            </w:pPr>
            <w:r>
              <w:t>Mats Ekhammar, Callista Enterprise AB</w:t>
            </w:r>
          </w:p>
        </w:tc>
        <w:tc>
          <w:tcPr>
            <w:tcW w:w="1440" w:type="dxa"/>
          </w:tcPr>
          <w:p w14:paraId="527713B5" w14:textId="77777777" w:rsidR="009A4A51" w:rsidRDefault="009A4A51" w:rsidP="00B91AA5">
            <w:pPr>
              <w:pStyle w:val="TableText"/>
              <w:ind w:right="0"/>
              <w:jc w:val="center"/>
            </w:pPr>
          </w:p>
        </w:tc>
      </w:tr>
      <w:tr w:rsidR="00627DDA" w14:paraId="038737F1" w14:textId="77777777" w:rsidTr="00D46F4C">
        <w:tc>
          <w:tcPr>
            <w:tcW w:w="964" w:type="dxa"/>
          </w:tcPr>
          <w:p w14:paraId="3D32583F" w14:textId="77777777" w:rsidR="00627DDA" w:rsidRDefault="00627DDA" w:rsidP="00B91AA5">
            <w:pPr>
              <w:pStyle w:val="TableText"/>
              <w:ind w:right="0"/>
              <w:jc w:val="center"/>
            </w:pPr>
            <w:r>
              <w:t>2.4</w:t>
            </w:r>
          </w:p>
        </w:tc>
        <w:tc>
          <w:tcPr>
            <w:tcW w:w="1224" w:type="dxa"/>
          </w:tcPr>
          <w:p w14:paraId="4F702DAC" w14:textId="77777777" w:rsidR="00627DDA" w:rsidRDefault="00627DDA" w:rsidP="00B91AA5">
            <w:pPr>
              <w:pStyle w:val="TableText"/>
              <w:ind w:right="0"/>
            </w:pPr>
            <w:r>
              <w:t>2013-05-23</w:t>
            </w:r>
          </w:p>
        </w:tc>
        <w:tc>
          <w:tcPr>
            <w:tcW w:w="4140" w:type="dxa"/>
          </w:tcPr>
          <w:p w14:paraId="1D94EF96" w14:textId="77777777" w:rsidR="00627DDA" w:rsidRDefault="00627DDA" w:rsidP="00B91AA5">
            <w:pPr>
              <w:pStyle w:val="TableText"/>
              <w:ind w:right="0"/>
            </w:pPr>
            <w:r>
              <w:t xml:space="preserve">Lättnad i MU7263-RIV_3.0.xsd för elementet </w:t>
            </w:r>
            <w:r w:rsidRPr="00627DDA">
              <w:rPr>
                <w:lang w:val="en-US"/>
              </w:rPr>
              <w:t>prognosangivelse</w:t>
            </w:r>
            <w:r>
              <w:rPr>
                <w:lang w:val="en-US"/>
              </w:rPr>
              <w:t xml:space="preserve"> till minOccurs=0.</w:t>
            </w:r>
          </w:p>
        </w:tc>
        <w:tc>
          <w:tcPr>
            <w:tcW w:w="1980" w:type="dxa"/>
          </w:tcPr>
          <w:p w14:paraId="75B807A2" w14:textId="77777777" w:rsidR="00627DDA" w:rsidRDefault="00627DDA" w:rsidP="00B91AA5">
            <w:pPr>
              <w:pStyle w:val="TableText"/>
              <w:ind w:right="0"/>
            </w:pPr>
            <w:r>
              <w:t>Mats Ekhammar, Callista Enterprise AB</w:t>
            </w:r>
          </w:p>
        </w:tc>
        <w:tc>
          <w:tcPr>
            <w:tcW w:w="1440" w:type="dxa"/>
          </w:tcPr>
          <w:p w14:paraId="3009D042" w14:textId="77777777" w:rsidR="00627DDA" w:rsidRDefault="00627DDA" w:rsidP="00B91AA5">
            <w:pPr>
              <w:pStyle w:val="TableText"/>
              <w:ind w:right="0"/>
              <w:jc w:val="center"/>
            </w:pPr>
          </w:p>
        </w:tc>
      </w:tr>
      <w:tr w:rsidR="00D35B48" w14:paraId="0C7994C3" w14:textId="77777777" w:rsidTr="00D46F4C">
        <w:tc>
          <w:tcPr>
            <w:tcW w:w="964" w:type="dxa"/>
          </w:tcPr>
          <w:p w14:paraId="7579C25C" w14:textId="77777777" w:rsidR="00D35B48" w:rsidRDefault="002365BE" w:rsidP="00B91AA5">
            <w:pPr>
              <w:pStyle w:val="TableText"/>
              <w:ind w:right="0"/>
              <w:jc w:val="center"/>
            </w:pPr>
            <w:r>
              <w:t>3.1.0</w:t>
            </w:r>
          </w:p>
        </w:tc>
        <w:tc>
          <w:tcPr>
            <w:tcW w:w="1224" w:type="dxa"/>
          </w:tcPr>
          <w:p w14:paraId="5B222AE6" w14:textId="77777777" w:rsidR="00D35B48" w:rsidRDefault="00504E01" w:rsidP="00B91AA5">
            <w:pPr>
              <w:pStyle w:val="TableText"/>
              <w:ind w:right="0"/>
            </w:pPr>
            <w:r>
              <w:t>2013-06-04</w:t>
            </w:r>
          </w:p>
        </w:tc>
        <w:tc>
          <w:tcPr>
            <w:tcW w:w="4140" w:type="dxa"/>
          </w:tcPr>
          <w:p w14:paraId="48D48D8D" w14:textId="77777777" w:rsidR="00D35B48" w:rsidRDefault="00504E01" w:rsidP="00B91AA5">
            <w:pPr>
              <w:pStyle w:val="TableText"/>
              <w:ind w:right="0"/>
            </w:pPr>
            <w:r>
              <w:t>Uppdaterat till nya mallen. Inskickat för godkännande.</w:t>
            </w:r>
          </w:p>
        </w:tc>
        <w:tc>
          <w:tcPr>
            <w:tcW w:w="1980" w:type="dxa"/>
          </w:tcPr>
          <w:p w14:paraId="1D472574" w14:textId="77777777" w:rsidR="00D35B48" w:rsidRDefault="00504E01" w:rsidP="00B91AA5">
            <w:pPr>
              <w:pStyle w:val="TableText"/>
              <w:ind w:right="0"/>
            </w:pPr>
            <w:r>
              <w:t>Mats Ekhammar, Callista Enterprise AB</w:t>
            </w:r>
          </w:p>
        </w:tc>
        <w:tc>
          <w:tcPr>
            <w:tcW w:w="1440" w:type="dxa"/>
          </w:tcPr>
          <w:p w14:paraId="4D7494B4" w14:textId="77777777" w:rsidR="00D35B48" w:rsidRDefault="00D35B48" w:rsidP="00B91AA5">
            <w:pPr>
              <w:pStyle w:val="TableText"/>
              <w:ind w:right="0"/>
              <w:jc w:val="center"/>
            </w:pPr>
          </w:p>
        </w:tc>
      </w:tr>
      <w:tr w:rsidR="00D278E7" w14:paraId="2968EDB2" w14:textId="77777777" w:rsidTr="00D46F4C">
        <w:tc>
          <w:tcPr>
            <w:tcW w:w="964" w:type="dxa"/>
          </w:tcPr>
          <w:p w14:paraId="48F8F05A" w14:textId="39739563" w:rsidR="00D278E7" w:rsidRDefault="00D278E7" w:rsidP="00B91AA5">
            <w:pPr>
              <w:pStyle w:val="TableText"/>
              <w:ind w:right="0"/>
              <w:jc w:val="center"/>
            </w:pPr>
            <w:r>
              <w:t>3.1.1</w:t>
            </w:r>
          </w:p>
        </w:tc>
        <w:tc>
          <w:tcPr>
            <w:tcW w:w="1224" w:type="dxa"/>
          </w:tcPr>
          <w:p w14:paraId="112987A9" w14:textId="15333648" w:rsidR="00D278E7" w:rsidRDefault="00277849" w:rsidP="00B91AA5">
            <w:pPr>
              <w:pStyle w:val="TableText"/>
              <w:ind w:right="0"/>
            </w:pPr>
            <w:r>
              <w:t>2015-01-2</w:t>
            </w:r>
            <w:r w:rsidR="00A47E60">
              <w:t>3</w:t>
            </w:r>
          </w:p>
        </w:tc>
        <w:tc>
          <w:tcPr>
            <w:tcW w:w="4140" w:type="dxa"/>
          </w:tcPr>
          <w:p w14:paraId="3ED4872E" w14:textId="77777777" w:rsidR="00D278E7" w:rsidRDefault="00D278E7" w:rsidP="00B91AA5">
            <w:pPr>
              <w:pStyle w:val="TableText"/>
              <w:ind w:right="0"/>
            </w:pPr>
            <w:r>
              <w:t>Lagt till ny inledning för uppdatering till Ineras webb.</w:t>
            </w:r>
          </w:p>
          <w:p w14:paraId="298036F4" w14:textId="77777777" w:rsidR="00277849" w:rsidRDefault="00A67334" w:rsidP="00A67334">
            <w:pPr>
              <w:pStyle w:val="TableText"/>
              <w:ind w:right="0"/>
            </w:pPr>
            <w:r>
              <w:t xml:space="preserve">Kapitel </w:t>
            </w:r>
            <w:r>
              <w:fldChar w:fldCharType="begin"/>
            </w:r>
            <w:r>
              <w:instrText xml:space="preserve"> REF _Ref283303373 \r \h </w:instrText>
            </w:r>
            <w:r>
              <w:fldChar w:fldCharType="separate"/>
            </w:r>
            <w:r>
              <w:t>3.3</w:t>
            </w:r>
            <w:r>
              <w:fldChar w:fldCharType="end"/>
            </w:r>
            <w:r>
              <w:t xml:space="preserve"> </w:t>
            </w:r>
            <w:r w:rsidR="00277849">
              <w:t xml:space="preserve">Förtydligat att ett </w:t>
            </w:r>
            <w:r>
              <w:t>ärende kan bestå av enbart en fråga, det måste inte alltid skapas ett svar.</w:t>
            </w:r>
          </w:p>
          <w:p w14:paraId="31644CBC" w14:textId="28CFA9C8" w:rsidR="0075295E" w:rsidRDefault="0075295E" w:rsidP="00A67334">
            <w:pPr>
              <w:pStyle w:val="TableText"/>
              <w:ind w:right="0"/>
            </w:pPr>
            <w:r>
              <w:t xml:space="preserve">Kapitel </w:t>
            </w:r>
            <w:r>
              <w:fldChar w:fldCharType="begin"/>
            </w:r>
            <w:r>
              <w:instrText xml:space="preserve"> REF _Ref283367211 \r \h </w:instrText>
            </w:r>
            <w:r>
              <w:fldChar w:fldCharType="separate"/>
            </w:r>
            <w:r>
              <w:t>3.3</w:t>
            </w:r>
            <w:r>
              <w:fldChar w:fldCharType="end"/>
            </w:r>
            <w:r>
              <w:t xml:space="preserve"> Uppdaterat aktivitetsdiagram. Det framgår nu att det inte är obligatoriskt att skicka ett svar, och att ett svar kan skickas även om ett intyg skapas vid komplettering.</w:t>
            </w:r>
          </w:p>
          <w:p w14:paraId="01462581" w14:textId="0C0B87C5" w:rsidR="0075295E" w:rsidRDefault="0075295E" w:rsidP="00A67334">
            <w:pPr>
              <w:pStyle w:val="TableText"/>
              <w:ind w:right="0"/>
            </w:pPr>
            <w:r>
              <w:t xml:space="preserve">Kapitel </w:t>
            </w:r>
            <w:r>
              <w:fldChar w:fldCharType="begin"/>
            </w:r>
            <w:r>
              <w:instrText xml:space="preserve"> REF _Ref283366919 \r \h </w:instrText>
            </w:r>
            <w:r>
              <w:fldChar w:fldCharType="separate"/>
            </w:r>
            <w:r>
              <w:t>3.3.2</w:t>
            </w:r>
            <w:r>
              <w:fldChar w:fldCharType="end"/>
            </w:r>
            <w:r>
              <w:t xml:space="preserve"> Rättat sekvensdiagram för ärendehantering. Steg 5-8 har nu fått korrekta startpunkter</w:t>
            </w:r>
          </w:p>
        </w:tc>
        <w:tc>
          <w:tcPr>
            <w:tcW w:w="1980" w:type="dxa"/>
          </w:tcPr>
          <w:p w14:paraId="25C1DD91" w14:textId="77777777" w:rsidR="00D278E7" w:rsidRDefault="00D278E7" w:rsidP="00B91AA5">
            <w:pPr>
              <w:pStyle w:val="TableText"/>
              <w:ind w:right="0"/>
            </w:pPr>
            <w:r>
              <w:t>Mats Ekhammar, Callista Enterprise AB</w:t>
            </w:r>
          </w:p>
          <w:p w14:paraId="7B1987CC" w14:textId="195DD7D3" w:rsidR="00277849" w:rsidRDefault="00277849" w:rsidP="00B91AA5">
            <w:pPr>
              <w:pStyle w:val="TableText"/>
              <w:ind w:right="0"/>
            </w:pPr>
            <w:r>
              <w:t>Johan Zetterström, Callista Enterprise AB</w:t>
            </w:r>
          </w:p>
        </w:tc>
        <w:tc>
          <w:tcPr>
            <w:tcW w:w="1440" w:type="dxa"/>
          </w:tcPr>
          <w:p w14:paraId="1D7B9752" w14:textId="77777777" w:rsidR="00D278E7" w:rsidRDefault="00D278E7" w:rsidP="00B91AA5">
            <w:pPr>
              <w:pStyle w:val="TableText"/>
              <w:ind w:right="0"/>
              <w:jc w:val="center"/>
            </w:pPr>
          </w:p>
        </w:tc>
      </w:tr>
      <w:tr w:rsidR="00D278E7" w14:paraId="318AE574" w14:textId="77777777" w:rsidTr="00D46F4C">
        <w:tc>
          <w:tcPr>
            <w:tcW w:w="964" w:type="dxa"/>
          </w:tcPr>
          <w:p w14:paraId="61DA4436" w14:textId="77777777" w:rsidR="00D278E7" w:rsidRDefault="00D278E7" w:rsidP="00D278E7">
            <w:pPr>
              <w:pStyle w:val="TableText"/>
              <w:ind w:left="0" w:right="0"/>
            </w:pPr>
          </w:p>
        </w:tc>
        <w:tc>
          <w:tcPr>
            <w:tcW w:w="1224" w:type="dxa"/>
          </w:tcPr>
          <w:p w14:paraId="0D77C11C" w14:textId="77777777" w:rsidR="00D278E7" w:rsidRDefault="00D278E7" w:rsidP="00B91AA5">
            <w:pPr>
              <w:pStyle w:val="TableText"/>
              <w:ind w:right="0"/>
            </w:pPr>
          </w:p>
        </w:tc>
        <w:tc>
          <w:tcPr>
            <w:tcW w:w="4140" w:type="dxa"/>
          </w:tcPr>
          <w:p w14:paraId="4637FB74" w14:textId="77777777" w:rsidR="00D278E7" w:rsidRDefault="00D278E7" w:rsidP="00B91AA5">
            <w:pPr>
              <w:pStyle w:val="TableText"/>
              <w:ind w:right="0"/>
            </w:pPr>
          </w:p>
        </w:tc>
        <w:tc>
          <w:tcPr>
            <w:tcW w:w="1980" w:type="dxa"/>
          </w:tcPr>
          <w:p w14:paraId="6CB67864" w14:textId="77777777" w:rsidR="00D278E7" w:rsidRDefault="00D278E7" w:rsidP="00B91AA5">
            <w:pPr>
              <w:pStyle w:val="TableText"/>
              <w:ind w:right="0"/>
            </w:pPr>
          </w:p>
        </w:tc>
        <w:tc>
          <w:tcPr>
            <w:tcW w:w="1440" w:type="dxa"/>
          </w:tcPr>
          <w:p w14:paraId="2F3579B5" w14:textId="77777777" w:rsidR="00D278E7" w:rsidRDefault="00D278E7" w:rsidP="00B91AA5">
            <w:pPr>
              <w:pStyle w:val="TableText"/>
              <w:ind w:right="0"/>
              <w:jc w:val="center"/>
            </w:pPr>
          </w:p>
        </w:tc>
      </w:tr>
    </w:tbl>
    <w:p w14:paraId="2F4CA860" w14:textId="77777777" w:rsidR="00533A31" w:rsidRDefault="00533A31" w:rsidP="00B91AA5">
      <w:pPr>
        <w:pStyle w:val="Innehll1"/>
        <w:ind w:left="720"/>
      </w:pPr>
    </w:p>
    <w:p w14:paraId="2AE432CF" w14:textId="77777777" w:rsidR="00D61348" w:rsidRPr="008953D7" w:rsidRDefault="00D61348" w:rsidP="00D61348">
      <w:pPr>
        <w:pStyle w:val="Friform"/>
        <w:tabs>
          <w:tab w:val="left" w:pos="1304"/>
          <w:tab w:val="left" w:pos="2608"/>
          <w:tab w:val="left" w:pos="3912"/>
          <w:tab w:val="left" w:pos="5216"/>
          <w:tab w:val="left" w:pos="6520"/>
          <w:tab w:val="left" w:pos="7824"/>
        </w:tabs>
        <w:rPr>
          <w:rStyle w:val="BodyTextChar"/>
          <w:rFonts w:ascii="Georgia" w:hAnsi="Georgia"/>
        </w:rPr>
      </w:pPr>
      <w:r>
        <w:rPr>
          <w:rFonts w:ascii="Georgia" w:hAnsi="Georgia"/>
          <w:b/>
        </w:rPr>
        <w:t>Referenser</w:t>
      </w:r>
    </w:p>
    <w:p w14:paraId="0F7DF111" w14:textId="77777777" w:rsidR="00D61348" w:rsidRDefault="00D61348" w:rsidP="00D61348"/>
    <w:tbl>
      <w:tblPr>
        <w:tblW w:w="966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3175"/>
        <w:gridCol w:w="2189"/>
        <w:gridCol w:w="3339"/>
      </w:tblGrid>
      <w:tr w:rsidR="00D61348" w14:paraId="60EC7317" w14:textId="77777777" w:rsidTr="00D61348">
        <w:tc>
          <w:tcPr>
            <w:tcW w:w="964" w:type="dxa"/>
            <w:shd w:val="clear" w:color="auto" w:fill="C0C0C0"/>
          </w:tcPr>
          <w:p w14:paraId="6D95BFB0" w14:textId="77777777" w:rsidR="00D61348" w:rsidRPr="00371437" w:rsidRDefault="00D61348" w:rsidP="00E36BD6">
            <w:pPr>
              <w:pStyle w:val="TableText"/>
              <w:ind w:right="0"/>
              <w:rPr>
                <w:color w:val="000000"/>
              </w:rPr>
            </w:pPr>
            <w:r w:rsidRPr="00371437">
              <w:rPr>
                <w:color w:val="000000"/>
              </w:rPr>
              <w:t>Namn</w:t>
            </w:r>
          </w:p>
        </w:tc>
        <w:tc>
          <w:tcPr>
            <w:tcW w:w="3175" w:type="dxa"/>
            <w:shd w:val="clear" w:color="auto" w:fill="C0C0C0"/>
          </w:tcPr>
          <w:p w14:paraId="24E7AAB7" w14:textId="77777777" w:rsidR="00D61348" w:rsidRPr="00371437" w:rsidRDefault="00D61348" w:rsidP="00E36BD6">
            <w:pPr>
              <w:pStyle w:val="TableText"/>
              <w:ind w:right="0"/>
              <w:rPr>
                <w:color w:val="000000"/>
              </w:rPr>
            </w:pPr>
            <w:r w:rsidRPr="00371437">
              <w:rPr>
                <w:color w:val="000000"/>
              </w:rPr>
              <w:t>Dokument</w:t>
            </w:r>
          </w:p>
        </w:tc>
        <w:tc>
          <w:tcPr>
            <w:tcW w:w="2189" w:type="dxa"/>
            <w:shd w:val="clear" w:color="auto" w:fill="C0C0C0"/>
          </w:tcPr>
          <w:p w14:paraId="668CF7FC" w14:textId="77777777" w:rsidR="00D61348" w:rsidRPr="00371437" w:rsidRDefault="00D61348" w:rsidP="00E36BD6">
            <w:pPr>
              <w:pStyle w:val="TableText"/>
              <w:ind w:left="0" w:right="0"/>
              <w:rPr>
                <w:color w:val="000000"/>
              </w:rPr>
            </w:pPr>
            <w:r w:rsidRPr="00371437">
              <w:rPr>
                <w:color w:val="000000"/>
              </w:rPr>
              <w:t>Kommentar</w:t>
            </w:r>
          </w:p>
        </w:tc>
        <w:tc>
          <w:tcPr>
            <w:tcW w:w="3339" w:type="dxa"/>
            <w:shd w:val="clear" w:color="auto" w:fill="C0C0C0"/>
          </w:tcPr>
          <w:p w14:paraId="49125FA7" w14:textId="77777777" w:rsidR="00D61348" w:rsidRPr="00371437" w:rsidRDefault="00D61348" w:rsidP="00E36BD6">
            <w:pPr>
              <w:pStyle w:val="TableText"/>
              <w:ind w:right="0"/>
              <w:rPr>
                <w:color w:val="000000"/>
              </w:rPr>
            </w:pPr>
            <w:r w:rsidRPr="00371437">
              <w:rPr>
                <w:color w:val="000000"/>
              </w:rPr>
              <w:t>Länk</w:t>
            </w:r>
          </w:p>
        </w:tc>
      </w:tr>
      <w:tr w:rsidR="00D61348" w14:paraId="28B9E8E6" w14:textId="77777777" w:rsidTr="00D61348">
        <w:tc>
          <w:tcPr>
            <w:tcW w:w="964" w:type="dxa"/>
          </w:tcPr>
          <w:p w14:paraId="6A0828FF" w14:textId="77777777" w:rsidR="00D61348" w:rsidRDefault="00D61348" w:rsidP="00E36BD6">
            <w:pPr>
              <w:pStyle w:val="TableText"/>
              <w:ind w:right="0"/>
              <w:jc w:val="center"/>
            </w:pPr>
            <w:r>
              <w:t>R1</w:t>
            </w:r>
          </w:p>
        </w:tc>
        <w:tc>
          <w:tcPr>
            <w:tcW w:w="3175" w:type="dxa"/>
          </w:tcPr>
          <w:p w14:paraId="5619B133" w14:textId="77777777" w:rsidR="00D61348" w:rsidRDefault="00D61348" w:rsidP="00E36BD6">
            <w:pPr>
              <w:pStyle w:val="TableText"/>
              <w:ind w:right="0"/>
              <w:jc w:val="center"/>
            </w:pPr>
            <w:r>
              <w:t xml:space="preserve">Arkitekturella beslut – </w:t>
            </w:r>
            <w:r w:rsidRPr="00371437">
              <w:rPr>
                <w:color w:val="9BBB59"/>
              </w:rPr>
              <w:fldChar w:fldCharType="begin"/>
            </w:r>
            <w:r w:rsidRPr="00371437">
              <w:rPr>
                <w:color w:val="9BBB59"/>
              </w:rPr>
              <w:instrText xml:space="preserve"> TITLE  \* MERGEFORMAT </w:instrText>
            </w:r>
            <w:r w:rsidRPr="00371437">
              <w:rPr>
                <w:color w:val="9BBB59"/>
              </w:rPr>
              <w:fldChar w:fldCharType="separate"/>
            </w:r>
            <w:r w:rsidRPr="00371437">
              <w:rPr>
                <w:color w:val="9BBB59"/>
              </w:rPr>
              <w:t>Medicinskt underlag</w:t>
            </w:r>
            <w:r w:rsidRPr="00371437">
              <w:rPr>
                <w:color w:val="9BBB59"/>
              </w:rPr>
              <w:fldChar w:fldCharType="end"/>
            </w:r>
          </w:p>
        </w:tc>
        <w:tc>
          <w:tcPr>
            <w:tcW w:w="2189" w:type="dxa"/>
          </w:tcPr>
          <w:p w14:paraId="32AFE751" w14:textId="77777777" w:rsidR="00D61348" w:rsidRDefault="00D61348" w:rsidP="00D61348">
            <w:pPr>
              <w:pStyle w:val="TableText"/>
              <w:ind w:right="0"/>
            </w:pPr>
            <w:r>
              <w:t>Obligatoriskt</w:t>
            </w:r>
          </w:p>
        </w:tc>
        <w:tc>
          <w:tcPr>
            <w:tcW w:w="3339" w:type="dxa"/>
          </w:tcPr>
          <w:p w14:paraId="2149D695" w14:textId="77777777" w:rsidR="00D61348" w:rsidRDefault="00D61348" w:rsidP="00E36BD6">
            <w:pPr>
              <w:pStyle w:val="TableText"/>
              <w:ind w:right="0"/>
            </w:pPr>
          </w:p>
        </w:tc>
      </w:tr>
    </w:tbl>
    <w:p w14:paraId="7F288010" w14:textId="77777777" w:rsidR="00D61348" w:rsidRDefault="00D61348" w:rsidP="00D61348">
      <w:pPr>
        <w:pStyle w:val="Innehll1"/>
        <w:ind w:left="720"/>
      </w:pPr>
    </w:p>
    <w:p w14:paraId="4FC5F513" w14:textId="77777777" w:rsidR="00533A31" w:rsidRPr="0005186E" w:rsidRDefault="003D14FC" w:rsidP="00B91AA5">
      <w:pPr>
        <w:rPr>
          <w:sz w:val="36"/>
        </w:rPr>
      </w:pPr>
      <w:r>
        <w:rPr>
          <w:sz w:val="36"/>
        </w:rPr>
        <w:br w:type="page"/>
      </w:r>
      <w:r w:rsidR="0005186E" w:rsidRPr="0005186E">
        <w:rPr>
          <w:sz w:val="36"/>
        </w:rPr>
        <w:t>Innehållsförteckning</w:t>
      </w:r>
    </w:p>
    <w:p w14:paraId="6C4EE824" w14:textId="77777777" w:rsidR="00A47E60" w:rsidRDefault="00725117">
      <w:pPr>
        <w:pStyle w:val="Innehll1"/>
        <w:tabs>
          <w:tab w:val="left" w:pos="382"/>
          <w:tab w:val="right" w:leader="dot" w:pos="9912"/>
        </w:tabs>
        <w:rPr>
          <w:rFonts w:asciiTheme="minorHAnsi" w:eastAsiaTheme="minorEastAsia" w:hAnsiTheme="minorHAnsi" w:cstheme="minorBidi"/>
          <w:b w:val="0"/>
          <w:color w:val="auto"/>
          <w:lang w:eastAsia="ja-JP"/>
        </w:rPr>
      </w:pPr>
      <w:r w:rsidRPr="00D932CD">
        <w:rPr>
          <w:noProof w:val="0"/>
        </w:rPr>
        <w:fldChar w:fldCharType="begin"/>
      </w:r>
      <w:r w:rsidRPr="00D932CD">
        <w:rPr>
          <w:noProof w:val="0"/>
        </w:rPr>
        <w:instrText xml:space="preserve"> TOC \o "1-2" </w:instrText>
      </w:r>
      <w:r w:rsidRPr="00D932CD">
        <w:rPr>
          <w:noProof w:val="0"/>
        </w:rPr>
        <w:fldChar w:fldCharType="separate"/>
      </w:r>
      <w:r w:rsidR="00A47E60">
        <w:t>1</w:t>
      </w:r>
      <w:r w:rsidR="00A47E60">
        <w:rPr>
          <w:rFonts w:asciiTheme="minorHAnsi" w:eastAsiaTheme="minorEastAsia" w:hAnsiTheme="minorHAnsi" w:cstheme="minorBidi"/>
          <w:b w:val="0"/>
          <w:color w:val="auto"/>
          <w:lang w:eastAsia="ja-JP"/>
        </w:rPr>
        <w:tab/>
      </w:r>
      <w:r w:rsidR="00A47E60">
        <w:t>Inledning</w:t>
      </w:r>
      <w:r w:rsidR="00A47E60">
        <w:tab/>
      </w:r>
      <w:r w:rsidR="00A47E60">
        <w:fldChar w:fldCharType="begin"/>
      </w:r>
      <w:r w:rsidR="00A47E60">
        <w:instrText xml:space="preserve"> PAGEREF _Toc283620674 \h </w:instrText>
      </w:r>
      <w:r w:rsidR="00A47E60">
        <w:fldChar w:fldCharType="separate"/>
      </w:r>
      <w:r w:rsidR="00A47E60">
        <w:t>5</w:t>
      </w:r>
      <w:r w:rsidR="00A47E60">
        <w:fldChar w:fldCharType="end"/>
      </w:r>
    </w:p>
    <w:p w14:paraId="2A2C9F32" w14:textId="77777777" w:rsidR="00A47E60" w:rsidRDefault="00A47E60">
      <w:pPr>
        <w:pStyle w:val="Innehll2"/>
        <w:tabs>
          <w:tab w:val="left" w:pos="752"/>
          <w:tab w:val="right" w:leader="dot" w:pos="9912"/>
        </w:tabs>
        <w:rPr>
          <w:rFonts w:asciiTheme="minorHAnsi" w:eastAsiaTheme="minorEastAsia" w:hAnsiTheme="minorHAnsi" w:cstheme="minorBidi"/>
          <w:b w:val="0"/>
          <w:color w:val="auto"/>
          <w:sz w:val="24"/>
          <w:szCs w:val="24"/>
          <w:lang w:eastAsia="ja-JP"/>
        </w:rPr>
      </w:pPr>
      <w:r>
        <w:t>1.1</w:t>
      </w:r>
      <w:r>
        <w:rPr>
          <w:rFonts w:asciiTheme="minorHAnsi" w:eastAsiaTheme="minorEastAsia" w:hAnsiTheme="minorHAnsi" w:cstheme="minorBidi"/>
          <w:b w:val="0"/>
          <w:color w:val="auto"/>
          <w:sz w:val="24"/>
          <w:szCs w:val="24"/>
          <w:lang w:eastAsia="ja-JP"/>
        </w:rPr>
        <w:tab/>
      </w:r>
      <w:r>
        <w:t>Svenskt namn</w:t>
      </w:r>
      <w:r>
        <w:tab/>
      </w:r>
      <w:r>
        <w:fldChar w:fldCharType="begin"/>
      </w:r>
      <w:r>
        <w:instrText xml:space="preserve"> PAGEREF _Toc283620675 \h </w:instrText>
      </w:r>
      <w:r>
        <w:fldChar w:fldCharType="separate"/>
      </w:r>
      <w:r>
        <w:t>5</w:t>
      </w:r>
      <w:r>
        <w:fldChar w:fldCharType="end"/>
      </w:r>
    </w:p>
    <w:p w14:paraId="0CE40D38" w14:textId="77777777" w:rsidR="00A47E60" w:rsidRDefault="00A47E60">
      <w:pPr>
        <w:pStyle w:val="Innehll2"/>
        <w:tabs>
          <w:tab w:val="left" w:pos="752"/>
          <w:tab w:val="right" w:leader="dot" w:pos="9912"/>
        </w:tabs>
        <w:rPr>
          <w:rFonts w:asciiTheme="minorHAnsi" w:eastAsiaTheme="minorEastAsia" w:hAnsiTheme="minorHAnsi" w:cstheme="minorBidi"/>
          <w:b w:val="0"/>
          <w:color w:val="auto"/>
          <w:sz w:val="24"/>
          <w:szCs w:val="24"/>
          <w:lang w:eastAsia="ja-JP"/>
        </w:rPr>
      </w:pPr>
      <w:r>
        <w:t>1.2</w:t>
      </w:r>
      <w:r>
        <w:rPr>
          <w:rFonts w:asciiTheme="minorHAnsi" w:eastAsiaTheme="minorEastAsia" w:hAnsiTheme="minorHAnsi" w:cstheme="minorBidi"/>
          <w:b w:val="0"/>
          <w:color w:val="auto"/>
          <w:sz w:val="24"/>
          <w:szCs w:val="24"/>
          <w:lang w:eastAsia="ja-JP"/>
        </w:rPr>
        <w:tab/>
      </w:r>
      <w:r>
        <w:t>WEB beskrivning</w:t>
      </w:r>
      <w:r>
        <w:tab/>
      </w:r>
      <w:r>
        <w:fldChar w:fldCharType="begin"/>
      </w:r>
      <w:r>
        <w:instrText xml:space="preserve"> PAGEREF _Toc283620676 \h </w:instrText>
      </w:r>
      <w:r>
        <w:fldChar w:fldCharType="separate"/>
      </w:r>
      <w:r>
        <w:t>5</w:t>
      </w:r>
      <w:r>
        <w:fldChar w:fldCharType="end"/>
      </w:r>
    </w:p>
    <w:p w14:paraId="23DBDED5" w14:textId="77777777" w:rsidR="00A47E60" w:rsidRDefault="00A47E60">
      <w:pPr>
        <w:pStyle w:val="Innehll2"/>
        <w:tabs>
          <w:tab w:val="left" w:pos="752"/>
          <w:tab w:val="right" w:leader="dot" w:pos="9912"/>
        </w:tabs>
        <w:rPr>
          <w:rFonts w:asciiTheme="minorHAnsi" w:eastAsiaTheme="minorEastAsia" w:hAnsiTheme="minorHAnsi" w:cstheme="minorBidi"/>
          <w:b w:val="0"/>
          <w:color w:val="auto"/>
          <w:sz w:val="24"/>
          <w:szCs w:val="24"/>
          <w:lang w:eastAsia="ja-JP"/>
        </w:rPr>
      </w:pPr>
      <w:r>
        <w:t>1.3</w:t>
      </w:r>
      <w:r>
        <w:rPr>
          <w:rFonts w:asciiTheme="minorHAnsi" w:eastAsiaTheme="minorEastAsia" w:hAnsiTheme="minorHAnsi" w:cstheme="minorBidi"/>
          <w:b w:val="0"/>
          <w:color w:val="auto"/>
          <w:sz w:val="24"/>
          <w:szCs w:val="24"/>
          <w:lang w:eastAsia="ja-JP"/>
        </w:rPr>
        <w:tab/>
      </w:r>
      <w:r>
        <w:rPr>
          <w:lang w:eastAsia="sv-SE"/>
        </w:rPr>
        <w:t>Inledning gammal</w:t>
      </w:r>
      <w:r>
        <w:tab/>
      </w:r>
      <w:r>
        <w:fldChar w:fldCharType="begin"/>
      </w:r>
      <w:r>
        <w:instrText xml:space="preserve"> PAGEREF _Toc283620677 \h </w:instrText>
      </w:r>
      <w:r>
        <w:fldChar w:fldCharType="separate"/>
      </w:r>
      <w:r>
        <w:t>5</w:t>
      </w:r>
      <w:r>
        <w:fldChar w:fldCharType="end"/>
      </w:r>
    </w:p>
    <w:p w14:paraId="450061C7" w14:textId="77777777" w:rsidR="00A47E60" w:rsidRDefault="00A47E60">
      <w:pPr>
        <w:pStyle w:val="Innehll2"/>
        <w:tabs>
          <w:tab w:val="left" w:pos="752"/>
          <w:tab w:val="right" w:leader="dot" w:pos="9912"/>
        </w:tabs>
        <w:rPr>
          <w:rFonts w:asciiTheme="minorHAnsi" w:eastAsiaTheme="minorEastAsia" w:hAnsiTheme="minorHAnsi" w:cstheme="minorBidi"/>
          <w:b w:val="0"/>
          <w:color w:val="auto"/>
          <w:sz w:val="24"/>
          <w:szCs w:val="24"/>
          <w:lang w:eastAsia="ja-JP"/>
        </w:rPr>
      </w:pPr>
      <w:r>
        <w:t>1.4</w:t>
      </w:r>
      <w:r>
        <w:rPr>
          <w:rFonts w:asciiTheme="minorHAnsi" w:eastAsiaTheme="minorEastAsia" w:hAnsiTheme="minorHAnsi" w:cstheme="minorBidi"/>
          <w:b w:val="0"/>
          <w:color w:val="auto"/>
          <w:sz w:val="24"/>
          <w:szCs w:val="24"/>
          <w:lang w:eastAsia="ja-JP"/>
        </w:rPr>
        <w:tab/>
      </w:r>
      <w:r>
        <w:t>Översikt</w:t>
      </w:r>
      <w:r>
        <w:tab/>
      </w:r>
      <w:r>
        <w:fldChar w:fldCharType="begin"/>
      </w:r>
      <w:r>
        <w:instrText xml:space="preserve"> PAGEREF _Toc283620678 \h </w:instrText>
      </w:r>
      <w:r>
        <w:fldChar w:fldCharType="separate"/>
      </w:r>
      <w:r>
        <w:t>5</w:t>
      </w:r>
      <w:r>
        <w:fldChar w:fldCharType="end"/>
      </w:r>
    </w:p>
    <w:p w14:paraId="3AB3E550" w14:textId="77777777" w:rsidR="00A47E60" w:rsidRDefault="00A47E60">
      <w:pPr>
        <w:pStyle w:val="Innehll1"/>
        <w:tabs>
          <w:tab w:val="left" w:pos="382"/>
          <w:tab w:val="right" w:leader="dot" w:pos="9912"/>
        </w:tabs>
        <w:rPr>
          <w:rFonts w:asciiTheme="minorHAnsi" w:eastAsiaTheme="minorEastAsia" w:hAnsiTheme="minorHAnsi" w:cstheme="minorBidi"/>
          <w:b w:val="0"/>
          <w:color w:val="auto"/>
          <w:lang w:eastAsia="ja-JP"/>
        </w:rPr>
      </w:pPr>
      <w:r>
        <w:t>2</w:t>
      </w:r>
      <w:r>
        <w:rPr>
          <w:rFonts w:asciiTheme="minorHAnsi" w:eastAsiaTheme="minorEastAsia" w:hAnsiTheme="minorHAnsi" w:cstheme="minorBidi"/>
          <w:b w:val="0"/>
          <w:color w:val="auto"/>
          <w:lang w:eastAsia="ja-JP"/>
        </w:rPr>
        <w:tab/>
      </w:r>
      <w:r>
        <w:t>Versionsinformation</w:t>
      </w:r>
      <w:r>
        <w:tab/>
      </w:r>
      <w:r>
        <w:fldChar w:fldCharType="begin"/>
      </w:r>
      <w:r>
        <w:instrText xml:space="preserve"> PAGEREF _Toc283620679 \h </w:instrText>
      </w:r>
      <w:r>
        <w:fldChar w:fldCharType="separate"/>
      </w:r>
      <w:r>
        <w:t>7</w:t>
      </w:r>
      <w:r>
        <w:fldChar w:fldCharType="end"/>
      </w:r>
    </w:p>
    <w:p w14:paraId="2270F59F" w14:textId="77777777" w:rsidR="00A47E60" w:rsidRDefault="00A47E60">
      <w:pPr>
        <w:pStyle w:val="Innehll2"/>
        <w:tabs>
          <w:tab w:val="left" w:pos="752"/>
          <w:tab w:val="right" w:leader="dot" w:pos="9912"/>
        </w:tabs>
        <w:rPr>
          <w:rFonts w:asciiTheme="minorHAnsi" w:eastAsiaTheme="minorEastAsia" w:hAnsiTheme="minorHAnsi" w:cstheme="minorBidi"/>
          <w:b w:val="0"/>
          <w:color w:val="auto"/>
          <w:sz w:val="24"/>
          <w:szCs w:val="24"/>
          <w:lang w:eastAsia="ja-JP"/>
        </w:rPr>
      </w:pPr>
      <w:r>
        <w:t>2.1</w:t>
      </w:r>
      <w:r>
        <w:rPr>
          <w:rFonts w:asciiTheme="minorHAnsi" w:eastAsiaTheme="minorEastAsia" w:hAnsiTheme="minorHAnsi" w:cstheme="minorBidi"/>
          <w:b w:val="0"/>
          <w:color w:val="auto"/>
          <w:sz w:val="24"/>
          <w:szCs w:val="24"/>
          <w:lang w:eastAsia="ja-JP"/>
        </w:rPr>
        <w:tab/>
      </w:r>
      <w:r>
        <w:t>Version 3.1.0</w:t>
      </w:r>
      <w:r>
        <w:tab/>
      </w:r>
      <w:r>
        <w:fldChar w:fldCharType="begin"/>
      </w:r>
      <w:r>
        <w:instrText xml:space="preserve"> PAGEREF _Toc283620680 \h </w:instrText>
      </w:r>
      <w:r>
        <w:fldChar w:fldCharType="separate"/>
      </w:r>
      <w:r>
        <w:t>7</w:t>
      </w:r>
      <w:r>
        <w:fldChar w:fldCharType="end"/>
      </w:r>
    </w:p>
    <w:p w14:paraId="628B9A25" w14:textId="77777777" w:rsidR="00A47E60" w:rsidRDefault="00A47E60">
      <w:pPr>
        <w:pStyle w:val="Innehll2"/>
        <w:tabs>
          <w:tab w:val="left" w:pos="752"/>
          <w:tab w:val="right" w:leader="dot" w:pos="9912"/>
        </w:tabs>
        <w:rPr>
          <w:rFonts w:asciiTheme="minorHAnsi" w:eastAsiaTheme="minorEastAsia" w:hAnsiTheme="minorHAnsi" w:cstheme="minorBidi"/>
          <w:b w:val="0"/>
          <w:color w:val="auto"/>
          <w:sz w:val="24"/>
          <w:szCs w:val="24"/>
          <w:lang w:eastAsia="ja-JP"/>
        </w:rPr>
      </w:pPr>
      <w:r>
        <w:t>2.2</w:t>
      </w:r>
      <w:r>
        <w:rPr>
          <w:rFonts w:asciiTheme="minorHAnsi" w:eastAsiaTheme="minorEastAsia" w:hAnsiTheme="minorHAnsi" w:cstheme="minorBidi"/>
          <w:b w:val="0"/>
          <w:color w:val="auto"/>
          <w:sz w:val="24"/>
          <w:szCs w:val="24"/>
          <w:lang w:eastAsia="ja-JP"/>
        </w:rPr>
        <w:tab/>
      </w:r>
      <w:r>
        <w:t>Version 3.0.0</w:t>
      </w:r>
      <w:r>
        <w:tab/>
      </w:r>
      <w:r>
        <w:fldChar w:fldCharType="begin"/>
      </w:r>
      <w:r>
        <w:instrText xml:space="preserve"> PAGEREF _Toc283620681 \h </w:instrText>
      </w:r>
      <w:r>
        <w:fldChar w:fldCharType="separate"/>
      </w:r>
      <w:r>
        <w:t>7</w:t>
      </w:r>
      <w:r>
        <w:fldChar w:fldCharType="end"/>
      </w:r>
    </w:p>
    <w:p w14:paraId="20A55EED" w14:textId="77777777" w:rsidR="00A47E60" w:rsidRDefault="00A47E60">
      <w:pPr>
        <w:pStyle w:val="Innehll1"/>
        <w:tabs>
          <w:tab w:val="left" w:pos="382"/>
          <w:tab w:val="right" w:leader="dot" w:pos="9912"/>
        </w:tabs>
        <w:rPr>
          <w:rFonts w:asciiTheme="minorHAnsi" w:eastAsiaTheme="minorEastAsia" w:hAnsiTheme="minorHAnsi" w:cstheme="minorBidi"/>
          <w:b w:val="0"/>
          <w:color w:val="auto"/>
          <w:lang w:eastAsia="ja-JP"/>
        </w:rPr>
      </w:pPr>
      <w:r>
        <w:t>3</w:t>
      </w:r>
      <w:r>
        <w:rPr>
          <w:rFonts w:asciiTheme="minorHAnsi" w:eastAsiaTheme="minorEastAsia" w:hAnsiTheme="minorHAnsi" w:cstheme="minorBidi"/>
          <w:b w:val="0"/>
          <w:color w:val="auto"/>
          <w:lang w:eastAsia="ja-JP"/>
        </w:rPr>
        <w:tab/>
      </w:r>
      <w:r>
        <w:t>Tjänstedomänenens arkitektur</w:t>
      </w:r>
      <w:r>
        <w:tab/>
      </w:r>
      <w:r>
        <w:fldChar w:fldCharType="begin"/>
      </w:r>
      <w:r>
        <w:instrText xml:space="preserve"> PAGEREF _Toc283620682 \h </w:instrText>
      </w:r>
      <w:r>
        <w:fldChar w:fldCharType="separate"/>
      </w:r>
      <w:r>
        <w:t>9</w:t>
      </w:r>
      <w:r>
        <w:fldChar w:fldCharType="end"/>
      </w:r>
    </w:p>
    <w:p w14:paraId="033769A4" w14:textId="77777777" w:rsidR="00A47E60" w:rsidRDefault="00A47E60">
      <w:pPr>
        <w:pStyle w:val="Innehll2"/>
        <w:tabs>
          <w:tab w:val="left" w:pos="752"/>
          <w:tab w:val="right" w:leader="dot" w:pos="9912"/>
        </w:tabs>
        <w:rPr>
          <w:rFonts w:asciiTheme="minorHAnsi" w:eastAsiaTheme="minorEastAsia" w:hAnsiTheme="minorHAnsi" w:cstheme="minorBidi"/>
          <w:b w:val="0"/>
          <w:color w:val="auto"/>
          <w:sz w:val="24"/>
          <w:szCs w:val="24"/>
          <w:lang w:eastAsia="ja-JP"/>
        </w:rPr>
      </w:pPr>
      <w:r>
        <w:t>3.1</w:t>
      </w:r>
      <w:r>
        <w:rPr>
          <w:rFonts w:asciiTheme="minorHAnsi" w:eastAsiaTheme="minorEastAsia" w:hAnsiTheme="minorHAnsi" w:cstheme="minorBidi"/>
          <w:b w:val="0"/>
          <w:color w:val="auto"/>
          <w:sz w:val="24"/>
          <w:szCs w:val="24"/>
          <w:lang w:eastAsia="ja-JP"/>
        </w:rPr>
        <w:tab/>
      </w:r>
      <w:r>
        <w:t>Skapa och hantera intyg från ett journalsystem</w:t>
      </w:r>
      <w:r>
        <w:tab/>
      </w:r>
      <w:r>
        <w:fldChar w:fldCharType="begin"/>
      </w:r>
      <w:r>
        <w:instrText xml:space="preserve"> PAGEREF _Toc283620683 \h </w:instrText>
      </w:r>
      <w:r>
        <w:fldChar w:fldCharType="separate"/>
      </w:r>
      <w:r>
        <w:t>9</w:t>
      </w:r>
      <w:r>
        <w:fldChar w:fldCharType="end"/>
      </w:r>
    </w:p>
    <w:p w14:paraId="7FDC6D40" w14:textId="77777777" w:rsidR="00A47E60" w:rsidRDefault="00A47E60">
      <w:pPr>
        <w:pStyle w:val="Innehll2"/>
        <w:tabs>
          <w:tab w:val="left" w:pos="752"/>
          <w:tab w:val="right" w:leader="dot" w:pos="9912"/>
        </w:tabs>
        <w:rPr>
          <w:rFonts w:asciiTheme="minorHAnsi" w:eastAsiaTheme="minorEastAsia" w:hAnsiTheme="minorHAnsi" w:cstheme="minorBidi"/>
          <w:b w:val="0"/>
          <w:color w:val="auto"/>
          <w:sz w:val="24"/>
          <w:szCs w:val="24"/>
          <w:lang w:eastAsia="ja-JP"/>
        </w:rPr>
      </w:pPr>
      <w:r>
        <w:t>3.2</w:t>
      </w:r>
      <w:r>
        <w:rPr>
          <w:rFonts w:asciiTheme="minorHAnsi" w:eastAsiaTheme="minorEastAsia" w:hAnsiTheme="minorHAnsi" w:cstheme="minorBidi"/>
          <w:b w:val="0"/>
          <w:color w:val="auto"/>
          <w:sz w:val="24"/>
          <w:szCs w:val="24"/>
          <w:lang w:eastAsia="ja-JP"/>
        </w:rPr>
        <w:tab/>
      </w:r>
      <w:r>
        <w:t>Invånarens hantering av läkarintyg</w:t>
      </w:r>
      <w:r>
        <w:tab/>
      </w:r>
      <w:r>
        <w:fldChar w:fldCharType="begin"/>
      </w:r>
      <w:r>
        <w:instrText xml:space="preserve"> PAGEREF _Toc283620684 \h </w:instrText>
      </w:r>
      <w:r>
        <w:fldChar w:fldCharType="separate"/>
      </w:r>
      <w:r>
        <w:t>11</w:t>
      </w:r>
      <w:r>
        <w:fldChar w:fldCharType="end"/>
      </w:r>
    </w:p>
    <w:p w14:paraId="465824B1" w14:textId="77777777" w:rsidR="00A47E60" w:rsidRDefault="00A47E60">
      <w:pPr>
        <w:pStyle w:val="Innehll2"/>
        <w:tabs>
          <w:tab w:val="left" w:pos="752"/>
          <w:tab w:val="right" w:leader="dot" w:pos="9912"/>
        </w:tabs>
        <w:rPr>
          <w:rFonts w:asciiTheme="minorHAnsi" w:eastAsiaTheme="minorEastAsia" w:hAnsiTheme="minorHAnsi" w:cstheme="minorBidi"/>
          <w:b w:val="0"/>
          <w:color w:val="auto"/>
          <w:sz w:val="24"/>
          <w:szCs w:val="24"/>
          <w:lang w:eastAsia="ja-JP"/>
        </w:rPr>
      </w:pPr>
      <w:r>
        <w:t>3.3</w:t>
      </w:r>
      <w:r>
        <w:rPr>
          <w:rFonts w:asciiTheme="minorHAnsi" w:eastAsiaTheme="minorEastAsia" w:hAnsiTheme="minorHAnsi" w:cstheme="minorBidi"/>
          <w:b w:val="0"/>
          <w:color w:val="auto"/>
          <w:sz w:val="24"/>
          <w:szCs w:val="24"/>
          <w:lang w:eastAsia="ja-JP"/>
        </w:rPr>
        <w:tab/>
      </w:r>
      <w:r>
        <w:t>Ärendehantering för ett läkarintyg</w:t>
      </w:r>
      <w:r>
        <w:tab/>
      </w:r>
      <w:r>
        <w:fldChar w:fldCharType="begin"/>
      </w:r>
      <w:r>
        <w:instrText xml:space="preserve"> PAGEREF _Toc283620685 \h </w:instrText>
      </w:r>
      <w:r>
        <w:fldChar w:fldCharType="separate"/>
      </w:r>
      <w:r>
        <w:t>13</w:t>
      </w:r>
      <w:r>
        <w:fldChar w:fldCharType="end"/>
      </w:r>
    </w:p>
    <w:p w14:paraId="3E846F32" w14:textId="77777777" w:rsidR="00A47E60" w:rsidRDefault="00A47E60">
      <w:pPr>
        <w:pStyle w:val="Innehll2"/>
        <w:tabs>
          <w:tab w:val="left" w:pos="752"/>
          <w:tab w:val="right" w:leader="dot" w:pos="9912"/>
        </w:tabs>
        <w:rPr>
          <w:rFonts w:asciiTheme="minorHAnsi" w:eastAsiaTheme="minorEastAsia" w:hAnsiTheme="minorHAnsi" w:cstheme="minorBidi"/>
          <w:b w:val="0"/>
          <w:color w:val="auto"/>
          <w:sz w:val="24"/>
          <w:szCs w:val="24"/>
          <w:lang w:eastAsia="ja-JP"/>
        </w:rPr>
      </w:pPr>
      <w:r>
        <w:t>3.4</w:t>
      </w:r>
      <w:r>
        <w:rPr>
          <w:rFonts w:asciiTheme="minorHAnsi" w:eastAsiaTheme="minorEastAsia" w:hAnsiTheme="minorHAnsi" w:cstheme="minorBidi"/>
          <w:b w:val="0"/>
          <w:color w:val="auto"/>
          <w:sz w:val="24"/>
          <w:szCs w:val="24"/>
          <w:lang w:eastAsia="ja-JP"/>
        </w:rPr>
        <w:tab/>
      </w:r>
      <w:r>
        <w:t>Ärendelåda</w:t>
      </w:r>
      <w:r>
        <w:tab/>
      </w:r>
      <w:r>
        <w:fldChar w:fldCharType="begin"/>
      </w:r>
      <w:r>
        <w:instrText xml:space="preserve"> PAGEREF _Toc283620686 \h </w:instrText>
      </w:r>
      <w:r>
        <w:fldChar w:fldCharType="separate"/>
      </w:r>
      <w:r>
        <w:t>15</w:t>
      </w:r>
      <w:r>
        <w:fldChar w:fldCharType="end"/>
      </w:r>
    </w:p>
    <w:p w14:paraId="79AAA348" w14:textId="77777777" w:rsidR="00A47E60" w:rsidRDefault="00A47E60">
      <w:pPr>
        <w:pStyle w:val="Innehll2"/>
        <w:tabs>
          <w:tab w:val="left" w:pos="752"/>
          <w:tab w:val="right" w:leader="dot" w:pos="9912"/>
        </w:tabs>
        <w:rPr>
          <w:rFonts w:asciiTheme="minorHAnsi" w:eastAsiaTheme="minorEastAsia" w:hAnsiTheme="minorHAnsi" w:cstheme="minorBidi"/>
          <w:b w:val="0"/>
          <w:color w:val="auto"/>
          <w:sz w:val="24"/>
          <w:szCs w:val="24"/>
          <w:lang w:eastAsia="ja-JP"/>
        </w:rPr>
      </w:pPr>
      <w:r>
        <w:t>3.5</w:t>
      </w:r>
      <w:r>
        <w:rPr>
          <w:rFonts w:asciiTheme="minorHAnsi" w:eastAsiaTheme="minorEastAsia" w:hAnsiTheme="minorHAnsi" w:cstheme="minorBidi"/>
          <w:b w:val="0"/>
          <w:color w:val="auto"/>
          <w:sz w:val="24"/>
          <w:szCs w:val="24"/>
          <w:lang w:eastAsia="ja-JP"/>
        </w:rPr>
        <w:tab/>
      </w:r>
      <w:r>
        <w:t>Obligatoriska kontrakt</w:t>
      </w:r>
      <w:r>
        <w:tab/>
      </w:r>
      <w:r>
        <w:fldChar w:fldCharType="begin"/>
      </w:r>
      <w:r>
        <w:instrText xml:space="preserve"> PAGEREF _Toc283620687 \h </w:instrText>
      </w:r>
      <w:r>
        <w:fldChar w:fldCharType="separate"/>
      </w:r>
      <w:r>
        <w:t>17</w:t>
      </w:r>
      <w:r>
        <w:fldChar w:fldCharType="end"/>
      </w:r>
    </w:p>
    <w:p w14:paraId="2247045C" w14:textId="77777777" w:rsidR="00A47E60" w:rsidRDefault="00A47E60">
      <w:pPr>
        <w:pStyle w:val="Innehll2"/>
        <w:tabs>
          <w:tab w:val="left" w:pos="752"/>
          <w:tab w:val="right" w:leader="dot" w:pos="9912"/>
        </w:tabs>
        <w:rPr>
          <w:rFonts w:asciiTheme="minorHAnsi" w:eastAsiaTheme="minorEastAsia" w:hAnsiTheme="minorHAnsi" w:cstheme="minorBidi"/>
          <w:b w:val="0"/>
          <w:color w:val="auto"/>
          <w:sz w:val="24"/>
          <w:szCs w:val="24"/>
          <w:lang w:eastAsia="ja-JP"/>
        </w:rPr>
      </w:pPr>
      <w:r>
        <w:t>3.6</w:t>
      </w:r>
      <w:r>
        <w:rPr>
          <w:rFonts w:asciiTheme="minorHAnsi" w:eastAsiaTheme="minorEastAsia" w:hAnsiTheme="minorHAnsi" w:cstheme="minorBidi"/>
          <w:b w:val="0"/>
          <w:color w:val="auto"/>
          <w:sz w:val="24"/>
          <w:szCs w:val="24"/>
          <w:lang w:eastAsia="ja-JP"/>
        </w:rPr>
        <w:tab/>
      </w:r>
      <w:r>
        <w:t>Adressering</w:t>
      </w:r>
      <w:r>
        <w:tab/>
      </w:r>
      <w:r>
        <w:fldChar w:fldCharType="begin"/>
      </w:r>
      <w:r>
        <w:instrText xml:space="preserve"> PAGEREF _Toc283620688 \h </w:instrText>
      </w:r>
      <w:r>
        <w:fldChar w:fldCharType="separate"/>
      </w:r>
      <w:r>
        <w:t>17</w:t>
      </w:r>
      <w:r>
        <w:fldChar w:fldCharType="end"/>
      </w:r>
    </w:p>
    <w:p w14:paraId="197EF300" w14:textId="77777777" w:rsidR="00A47E60" w:rsidRDefault="00A47E60">
      <w:pPr>
        <w:pStyle w:val="Innehll2"/>
        <w:tabs>
          <w:tab w:val="left" w:pos="752"/>
          <w:tab w:val="right" w:leader="dot" w:pos="9912"/>
        </w:tabs>
        <w:rPr>
          <w:rFonts w:asciiTheme="minorHAnsi" w:eastAsiaTheme="minorEastAsia" w:hAnsiTheme="minorHAnsi" w:cstheme="minorBidi"/>
          <w:b w:val="0"/>
          <w:color w:val="auto"/>
          <w:sz w:val="24"/>
          <w:szCs w:val="24"/>
          <w:lang w:eastAsia="ja-JP"/>
        </w:rPr>
      </w:pPr>
      <w:r>
        <w:t>3.7</w:t>
      </w:r>
      <w:r>
        <w:rPr>
          <w:rFonts w:asciiTheme="minorHAnsi" w:eastAsiaTheme="minorEastAsia" w:hAnsiTheme="minorHAnsi" w:cstheme="minorBidi"/>
          <w:b w:val="0"/>
          <w:color w:val="auto"/>
          <w:sz w:val="24"/>
          <w:szCs w:val="24"/>
          <w:lang w:eastAsia="ja-JP"/>
        </w:rPr>
        <w:tab/>
      </w:r>
      <w:r>
        <w:t>Aggregering och engagemangsindex</w:t>
      </w:r>
      <w:r>
        <w:tab/>
      </w:r>
      <w:r>
        <w:fldChar w:fldCharType="begin"/>
      </w:r>
      <w:r>
        <w:instrText xml:space="preserve"> PAGEREF _Toc283620689 \h </w:instrText>
      </w:r>
      <w:r>
        <w:fldChar w:fldCharType="separate"/>
      </w:r>
      <w:r>
        <w:t>18</w:t>
      </w:r>
      <w:r>
        <w:fldChar w:fldCharType="end"/>
      </w:r>
    </w:p>
    <w:p w14:paraId="363CF59B" w14:textId="77777777" w:rsidR="00A47E60" w:rsidRDefault="00A47E60">
      <w:pPr>
        <w:pStyle w:val="Innehll1"/>
        <w:tabs>
          <w:tab w:val="left" w:pos="382"/>
          <w:tab w:val="right" w:leader="dot" w:pos="9912"/>
        </w:tabs>
        <w:rPr>
          <w:rFonts w:asciiTheme="minorHAnsi" w:eastAsiaTheme="minorEastAsia" w:hAnsiTheme="minorHAnsi" w:cstheme="minorBidi"/>
          <w:b w:val="0"/>
          <w:color w:val="auto"/>
          <w:lang w:eastAsia="ja-JP"/>
        </w:rPr>
      </w:pPr>
      <w:r>
        <w:t>4</w:t>
      </w:r>
      <w:r>
        <w:rPr>
          <w:rFonts w:asciiTheme="minorHAnsi" w:eastAsiaTheme="minorEastAsia" w:hAnsiTheme="minorHAnsi" w:cstheme="minorBidi"/>
          <w:b w:val="0"/>
          <w:color w:val="auto"/>
          <w:lang w:eastAsia="ja-JP"/>
        </w:rPr>
        <w:tab/>
      </w:r>
      <w:r>
        <w:t>Tjänstedomänens krav och regler</w:t>
      </w:r>
      <w:r>
        <w:tab/>
      </w:r>
      <w:r>
        <w:fldChar w:fldCharType="begin"/>
      </w:r>
      <w:r>
        <w:instrText xml:space="preserve"> PAGEREF _Toc283620690 \h </w:instrText>
      </w:r>
      <w:r>
        <w:fldChar w:fldCharType="separate"/>
      </w:r>
      <w:r>
        <w:t>19</w:t>
      </w:r>
      <w:r>
        <w:fldChar w:fldCharType="end"/>
      </w:r>
    </w:p>
    <w:p w14:paraId="5BA71466" w14:textId="77777777" w:rsidR="00A47E60" w:rsidRDefault="00A47E60">
      <w:pPr>
        <w:pStyle w:val="Innehll2"/>
        <w:tabs>
          <w:tab w:val="left" w:pos="752"/>
          <w:tab w:val="right" w:leader="dot" w:pos="9912"/>
        </w:tabs>
        <w:rPr>
          <w:rFonts w:asciiTheme="minorHAnsi" w:eastAsiaTheme="minorEastAsia" w:hAnsiTheme="minorHAnsi" w:cstheme="minorBidi"/>
          <w:b w:val="0"/>
          <w:color w:val="auto"/>
          <w:sz w:val="24"/>
          <w:szCs w:val="24"/>
          <w:lang w:eastAsia="ja-JP"/>
        </w:rPr>
      </w:pPr>
      <w:r>
        <w:t>4.1</w:t>
      </w:r>
      <w:r>
        <w:rPr>
          <w:rFonts w:asciiTheme="minorHAnsi" w:eastAsiaTheme="minorEastAsia" w:hAnsiTheme="minorHAnsi" w:cstheme="minorBidi"/>
          <w:b w:val="0"/>
          <w:color w:val="auto"/>
          <w:sz w:val="24"/>
          <w:szCs w:val="24"/>
          <w:lang w:eastAsia="ja-JP"/>
        </w:rPr>
        <w:tab/>
      </w:r>
      <w:r>
        <w:t>Informationssäkerhet och juridik</w:t>
      </w:r>
      <w:r>
        <w:tab/>
      </w:r>
      <w:r>
        <w:fldChar w:fldCharType="begin"/>
      </w:r>
      <w:r>
        <w:instrText xml:space="preserve"> PAGEREF _Toc283620691 \h </w:instrText>
      </w:r>
      <w:r>
        <w:fldChar w:fldCharType="separate"/>
      </w:r>
      <w:r>
        <w:t>19</w:t>
      </w:r>
      <w:r>
        <w:fldChar w:fldCharType="end"/>
      </w:r>
    </w:p>
    <w:p w14:paraId="33C665C5" w14:textId="77777777" w:rsidR="00A47E60" w:rsidRDefault="00A47E60">
      <w:pPr>
        <w:pStyle w:val="Innehll2"/>
        <w:tabs>
          <w:tab w:val="left" w:pos="752"/>
          <w:tab w:val="right" w:leader="dot" w:pos="9912"/>
        </w:tabs>
        <w:rPr>
          <w:rFonts w:asciiTheme="minorHAnsi" w:eastAsiaTheme="minorEastAsia" w:hAnsiTheme="minorHAnsi" w:cstheme="minorBidi"/>
          <w:b w:val="0"/>
          <w:color w:val="auto"/>
          <w:sz w:val="24"/>
          <w:szCs w:val="24"/>
          <w:lang w:eastAsia="ja-JP"/>
        </w:rPr>
      </w:pPr>
      <w:r>
        <w:t>4.2</w:t>
      </w:r>
      <w:r>
        <w:rPr>
          <w:rFonts w:asciiTheme="minorHAnsi" w:eastAsiaTheme="minorEastAsia" w:hAnsiTheme="minorHAnsi" w:cstheme="minorBidi"/>
          <w:b w:val="0"/>
          <w:color w:val="auto"/>
          <w:sz w:val="24"/>
          <w:szCs w:val="24"/>
          <w:lang w:eastAsia="ja-JP"/>
        </w:rPr>
        <w:tab/>
      </w:r>
      <w:r>
        <w:t>Felhantering</w:t>
      </w:r>
      <w:r>
        <w:tab/>
      </w:r>
      <w:r>
        <w:fldChar w:fldCharType="begin"/>
      </w:r>
      <w:r>
        <w:instrText xml:space="preserve"> PAGEREF _Toc283620692 \h </w:instrText>
      </w:r>
      <w:r>
        <w:fldChar w:fldCharType="separate"/>
      </w:r>
      <w:r>
        <w:t>19</w:t>
      </w:r>
      <w:r>
        <w:fldChar w:fldCharType="end"/>
      </w:r>
    </w:p>
    <w:p w14:paraId="5D3B12CD" w14:textId="77777777" w:rsidR="00A47E60" w:rsidRDefault="00A47E60">
      <w:pPr>
        <w:pStyle w:val="Innehll2"/>
        <w:tabs>
          <w:tab w:val="left" w:pos="752"/>
          <w:tab w:val="right" w:leader="dot" w:pos="9912"/>
        </w:tabs>
        <w:rPr>
          <w:rFonts w:asciiTheme="minorHAnsi" w:eastAsiaTheme="minorEastAsia" w:hAnsiTheme="minorHAnsi" w:cstheme="minorBidi"/>
          <w:b w:val="0"/>
          <w:color w:val="auto"/>
          <w:sz w:val="24"/>
          <w:szCs w:val="24"/>
          <w:lang w:eastAsia="ja-JP"/>
        </w:rPr>
      </w:pPr>
      <w:r>
        <w:t>4.3</w:t>
      </w:r>
      <w:r>
        <w:rPr>
          <w:rFonts w:asciiTheme="minorHAnsi" w:eastAsiaTheme="minorEastAsia" w:hAnsiTheme="minorHAnsi" w:cstheme="minorBidi"/>
          <w:b w:val="0"/>
          <w:color w:val="auto"/>
          <w:sz w:val="24"/>
          <w:szCs w:val="24"/>
          <w:lang w:eastAsia="ja-JP"/>
        </w:rPr>
        <w:tab/>
      </w:r>
      <w:r>
        <w:t>Krav på en tjänstekonsument</w:t>
      </w:r>
      <w:r>
        <w:tab/>
      </w:r>
      <w:r>
        <w:fldChar w:fldCharType="begin"/>
      </w:r>
      <w:r>
        <w:instrText xml:space="preserve"> PAGEREF _Toc283620693 \h </w:instrText>
      </w:r>
      <w:r>
        <w:fldChar w:fldCharType="separate"/>
      </w:r>
      <w:r>
        <w:t>20</w:t>
      </w:r>
      <w:r>
        <w:fldChar w:fldCharType="end"/>
      </w:r>
    </w:p>
    <w:p w14:paraId="3E4D3351" w14:textId="77777777" w:rsidR="00A47E60" w:rsidRDefault="00A47E60">
      <w:pPr>
        <w:pStyle w:val="Innehll2"/>
        <w:tabs>
          <w:tab w:val="left" w:pos="752"/>
          <w:tab w:val="right" w:leader="dot" w:pos="9912"/>
        </w:tabs>
        <w:rPr>
          <w:rFonts w:asciiTheme="minorHAnsi" w:eastAsiaTheme="minorEastAsia" w:hAnsiTheme="minorHAnsi" w:cstheme="minorBidi"/>
          <w:b w:val="0"/>
          <w:color w:val="auto"/>
          <w:sz w:val="24"/>
          <w:szCs w:val="24"/>
          <w:lang w:eastAsia="ja-JP"/>
        </w:rPr>
      </w:pPr>
      <w:r>
        <w:t>4.4</w:t>
      </w:r>
      <w:r>
        <w:rPr>
          <w:rFonts w:asciiTheme="minorHAnsi" w:eastAsiaTheme="minorEastAsia" w:hAnsiTheme="minorHAnsi" w:cstheme="minorBidi"/>
          <w:b w:val="0"/>
          <w:color w:val="auto"/>
          <w:sz w:val="24"/>
          <w:szCs w:val="24"/>
          <w:lang w:eastAsia="ja-JP"/>
        </w:rPr>
        <w:tab/>
      </w:r>
      <w:r>
        <w:t>Krav på en tjänsteproducent</w:t>
      </w:r>
      <w:r>
        <w:tab/>
      </w:r>
      <w:r>
        <w:fldChar w:fldCharType="begin"/>
      </w:r>
      <w:r>
        <w:instrText xml:space="preserve"> PAGEREF _Toc283620694 \h </w:instrText>
      </w:r>
      <w:r>
        <w:fldChar w:fldCharType="separate"/>
      </w:r>
      <w:r>
        <w:t>20</w:t>
      </w:r>
      <w:r>
        <w:fldChar w:fldCharType="end"/>
      </w:r>
    </w:p>
    <w:p w14:paraId="32B67308" w14:textId="77777777" w:rsidR="00A47E60" w:rsidRDefault="00A47E60">
      <w:pPr>
        <w:pStyle w:val="Innehll1"/>
        <w:tabs>
          <w:tab w:val="left" w:pos="382"/>
          <w:tab w:val="right" w:leader="dot" w:pos="9912"/>
        </w:tabs>
        <w:rPr>
          <w:rFonts w:asciiTheme="minorHAnsi" w:eastAsiaTheme="minorEastAsia" w:hAnsiTheme="minorHAnsi" w:cstheme="minorBidi"/>
          <w:b w:val="0"/>
          <w:color w:val="auto"/>
          <w:lang w:eastAsia="ja-JP"/>
        </w:rPr>
      </w:pPr>
      <w:r>
        <w:t>5</w:t>
      </w:r>
      <w:r>
        <w:rPr>
          <w:rFonts w:asciiTheme="minorHAnsi" w:eastAsiaTheme="minorEastAsia" w:hAnsiTheme="minorHAnsi" w:cstheme="minorBidi"/>
          <w:b w:val="0"/>
          <w:color w:val="auto"/>
          <w:lang w:eastAsia="ja-JP"/>
        </w:rPr>
        <w:tab/>
      </w:r>
      <w:r>
        <w:t>Tjänstedomänens meddelandemodeller</w:t>
      </w:r>
      <w:r>
        <w:tab/>
      </w:r>
      <w:r>
        <w:fldChar w:fldCharType="begin"/>
      </w:r>
      <w:r>
        <w:instrText xml:space="preserve"> PAGEREF _Toc283620695 \h </w:instrText>
      </w:r>
      <w:r>
        <w:fldChar w:fldCharType="separate"/>
      </w:r>
      <w:r>
        <w:t>21</w:t>
      </w:r>
      <w:r>
        <w:fldChar w:fldCharType="end"/>
      </w:r>
    </w:p>
    <w:p w14:paraId="1C67D41F" w14:textId="77777777" w:rsidR="00A47E60" w:rsidRDefault="00A47E60">
      <w:pPr>
        <w:pStyle w:val="Innehll2"/>
        <w:tabs>
          <w:tab w:val="left" w:pos="752"/>
          <w:tab w:val="right" w:leader="dot" w:pos="9912"/>
        </w:tabs>
        <w:rPr>
          <w:rFonts w:asciiTheme="minorHAnsi" w:eastAsiaTheme="minorEastAsia" w:hAnsiTheme="minorHAnsi" w:cstheme="minorBidi"/>
          <w:b w:val="0"/>
          <w:color w:val="auto"/>
          <w:sz w:val="24"/>
          <w:szCs w:val="24"/>
          <w:lang w:eastAsia="ja-JP"/>
        </w:rPr>
      </w:pPr>
      <w:r>
        <w:t>5.1</w:t>
      </w:r>
      <w:r>
        <w:rPr>
          <w:rFonts w:asciiTheme="minorHAnsi" w:eastAsiaTheme="minorEastAsia" w:hAnsiTheme="minorHAnsi" w:cstheme="minorBidi"/>
          <w:b w:val="0"/>
          <w:color w:val="auto"/>
          <w:sz w:val="24"/>
          <w:szCs w:val="24"/>
          <w:lang w:eastAsia="ja-JP"/>
        </w:rPr>
        <w:tab/>
      </w:r>
      <w:r>
        <w:t>V-MIM Läkarintyg 7263</w:t>
      </w:r>
      <w:r>
        <w:tab/>
      </w:r>
      <w:r>
        <w:fldChar w:fldCharType="begin"/>
      </w:r>
      <w:r>
        <w:instrText xml:space="preserve"> PAGEREF _Toc283620696 \h </w:instrText>
      </w:r>
      <w:r>
        <w:fldChar w:fldCharType="separate"/>
      </w:r>
      <w:r>
        <w:t>21</w:t>
      </w:r>
      <w:r>
        <w:fldChar w:fldCharType="end"/>
      </w:r>
    </w:p>
    <w:p w14:paraId="56417769" w14:textId="77777777" w:rsidR="00A47E60" w:rsidRDefault="00A47E60">
      <w:pPr>
        <w:pStyle w:val="Innehll2"/>
        <w:tabs>
          <w:tab w:val="left" w:pos="752"/>
          <w:tab w:val="right" w:leader="dot" w:pos="9912"/>
        </w:tabs>
        <w:rPr>
          <w:rFonts w:asciiTheme="minorHAnsi" w:eastAsiaTheme="minorEastAsia" w:hAnsiTheme="minorHAnsi" w:cstheme="minorBidi"/>
          <w:b w:val="0"/>
          <w:color w:val="auto"/>
          <w:sz w:val="24"/>
          <w:szCs w:val="24"/>
          <w:lang w:eastAsia="ja-JP"/>
        </w:rPr>
      </w:pPr>
      <w:r>
        <w:t>5.2</w:t>
      </w:r>
      <w:r>
        <w:rPr>
          <w:rFonts w:asciiTheme="minorHAnsi" w:eastAsiaTheme="minorEastAsia" w:hAnsiTheme="minorHAnsi" w:cstheme="minorBidi"/>
          <w:b w:val="0"/>
          <w:color w:val="auto"/>
          <w:sz w:val="24"/>
          <w:szCs w:val="24"/>
          <w:lang w:eastAsia="ja-JP"/>
        </w:rPr>
        <w:tab/>
      </w:r>
      <w:r>
        <w:t>V-MIM Funktionen för elektronisk ärendekommunikation</w:t>
      </w:r>
      <w:r>
        <w:tab/>
      </w:r>
      <w:r>
        <w:fldChar w:fldCharType="begin"/>
      </w:r>
      <w:r>
        <w:instrText xml:space="preserve"> PAGEREF _Toc283620697 \h </w:instrText>
      </w:r>
      <w:r>
        <w:fldChar w:fldCharType="separate"/>
      </w:r>
      <w:r>
        <w:t>24</w:t>
      </w:r>
      <w:r>
        <w:fldChar w:fldCharType="end"/>
      </w:r>
    </w:p>
    <w:p w14:paraId="288EE24B" w14:textId="77777777" w:rsidR="00A47E60" w:rsidRDefault="00A47E60">
      <w:pPr>
        <w:pStyle w:val="Innehll2"/>
        <w:tabs>
          <w:tab w:val="left" w:pos="752"/>
          <w:tab w:val="right" w:leader="dot" w:pos="9912"/>
        </w:tabs>
        <w:rPr>
          <w:rFonts w:asciiTheme="minorHAnsi" w:eastAsiaTheme="minorEastAsia" w:hAnsiTheme="minorHAnsi" w:cstheme="minorBidi"/>
          <w:b w:val="0"/>
          <w:color w:val="auto"/>
          <w:sz w:val="24"/>
          <w:szCs w:val="24"/>
          <w:lang w:eastAsia="ja-JP"/>
        </w:rPr>
      </w:pPr>
      <w:r>
        <w:t>5.3</w:t>
      </w:r>
      <w:r>
        <w:rPr>
          <w:rFonts w:asciiTheme="minorHAnsi" w:eastAsiaTheme="minorEastAsia" w:hAnsiTheme="minorHAnsi" w:cstheme="minorBidi"/>
          <w:b w:val="0"/>
          <w:color w:val="auto"/>
          <w:sz w:val="24"/>
          <w:szCs w:val="24"/>
          <w:lang w:eastAsia="ja-JP"/>
        </w:rPr>
        <w:tab/>
      </w:r>
      <w:r>
        <w:t>Format regler</w:t>
      </w:r>
      <w:r>
        <w:tab/>
      </w:r>
      <w:r>
        <w:fldChar w:fldCharType="begin"/>
      </w:r>
      <w:r>
        <w:instrText xml:space="preserve"> PAGEREF _Toc283620698 \h </w:instrText>
      </w:r>
      <w:r>
        <w:fldChar w:fldCharType="separate"/>
      </w:r>
      <w:r>
        <w:t>25</w:t>
      </w:r>
      <w:r>
        <w:fldChar w:fldCharType="end"/>
      </w:r>
    </w:p>
    <w:p w14:paraId="0C8C2759" w14:textId="77777777" w:rsidR="00A47E60" w:rsidRDefault="00A47E60">
      <w:pPr>
        <w:pStyle w:val="Innehll1"/>
        <w:tabs>
          <w:tab w:val="left" w:pos="382"/>
          <w:tab w:val="right" w:leader="dot" w:pos="9912"/>
        </w:tabs>
        <w:rPr>
          <w:rFonts w:asciiTheme="minorHAnsi" w:eastAsiaTheme="minorEastAsia" w:hAnsiTheme="minorHAnsi" w:cstheme="minorBidi"/>
          <w:b w:val="0"/>
          <w:color w:val="auto"/>
          <w:lang w:eastAsia="ja-JP"/>
        </w:rPr>
      </w:pPr>
      <w:r>
        <w:t>6</w:t>
      </w:r>
      <w:r>
        <w:rPr>
          <w:rFonts w:asciiTheme="minorHAnsi" w:eastAsiaTheme="minorEastAsia" w:hAnsiTheme="minorHAnsi" w:cstheme="minorBidi"/>
          <w:b w:val="0"/>
          <w:color w:val="auto"/>
          <w:lang w:eastAsia="ja-JP"/>
        </w:rPr>
        <w:tab/>
      </w:r>
      <w:r>
        <w:t>Tjänstekontrakt</w:t>
      </w:r>
      <w:r>
        <w:tab/>
      </w:r>
      <w:r>
        <w:fldChar w:fldCharType="begin"/>
      </w:r>
      <w:r>
        <w:instrText xml:space="preserve"> PAGEREF _Toc283620699 \h </w:instrText>
      </w:r>
      <w:r>
        <w:fldChar w:fldCharType="separate"/>
      </w:r>
      <w:r>
        <w:t>27</w:t>
      </w:r>
      <w:r>
        <w:fldChar w:fldCharType="end"/>
      </w:r>
    </w:p>
    <w:p w14:paraId="77CE3B79" w14:textId="77777777" w:rsidR="00A47E60" w:rsidRDefault="00A47E60">
      <w:pPr>
        <w:pStyle w:val="Innehll2"/>
        <w:tabs>
          <w:tab w:val="left" w:pos="752"/>
          <w:tab w:val="right" w:leader="dot" w:pos="9912"/>
        </w:tabs>
        <w:rPr>
          <w:rFonts w:asciiTheme="minorHAnsi" w:eastAsiaTheme="minorEastAsia" w:hAnsiTheme="minorHAnsi" w:cstheme="minorBidi"/>
          <w:b w:val="0"/>
          <w:color w:val="auto"/>
          <w:sz w:val="24"/>
          <w:szCs w:val="24"/>
          <w:lang w:eastAsia="ja-JP"/>
        </w:rPr>
      </w:pPr>
      <w:r>
        <w:t>6.1</w:t>
      </w:r>
      <w:r>
        <w:rPr>
          <w:rFonts w:asciiTheme="minorHAnsi" w:eastAsiaTheme="minorEastAsia" w:hAnsiTheme="minorHAnsi" w:cstheme="minorBidi"/>
          <w:b w:val="0"/>
          <w:color w:val="auto"/>
          <w:sz w:val="24"/>
          <w:szCs w:val="24"/>
          <w:lang w:eastAsia="ja-JP"/>
        </w:rPr>
        <w:tab/>
      </w:r>
      <w:r>
        <w:t>RegisterMedicalCertificate</w:t>
      </w:r>
      <w:r>
        <w:tab/>
      </w:r>
      <w:r>
        <w:fldChar w:fldCharType="begin"/>
      </w:r>
      <w:r>
        <w:instrText xml:space="preserve"> PAGEREF _Toc283620700 \h </w:instrText>
      </w:r>
      <w:r>
        <w:fldChar w:fldCharType="separate"/>
      </w:r>
      <w:r>
        <w:t>27</w:t>
      </w:r>
      <w:r>
        <w:fldChar w:fldCharType="end"/>
      </w:r>
    </w:p>
    <w:p w14:paraId="3DCC8F5D" w14:textId="77777777" w:rsidR="00A47E60" w:rsidRDefault="00A47E60">
      <w:pPr>
        <w:pStyle w:val="Innehll2"/>
        <w:tabs>
          <w:tab w:val="left" w:pos="752"/>
          <w:tab w:val="right" w:leader="dot" w:pos="9912"/>
        </w:tabs>
        <w:rPr>
          <w:rFonts w:asciiTheme="minorHAnsi" w:eastAsiaTheme="minorEastAsia" w:hAnsiTheme="minorHAnsi" w:cstheme="minorBidi"/>
          <w:b w:val="0"/>
          <w:color w:val="auto"/>
          <w:sz w:val="24"/>
          <w:szCs w:val="24"/>
          <w:lang w:eastAsia="ja-JP"/>
        </w:rPr>
      </w:pPr>
      <w:r>
        <w:t>6.2</w:t>
      </w:r>
      <w:r>
        <w:rPr>
          <w:rFonts w:asciiTheme="minorHAnsi" w:eastAsiaTheme="minorEastAsia" w:hAnsiTheme="minorHAnsi" w:cstheme="minorBidi"/>
          <w:b w:val="0"/>
          <w:color w:val="auto"/>
          <w:sz w:val="24"/>
          <w:szCs w:val="24"/>
          <w:lang w:eastAsia="ja-JP"/>
        </w:rPr>
        <w:tab/>
      </w:r>
      <w:r>
        <w:t>ReceiveMedicalCertificateQuestion</w:t>
      </w:r>
      <w:r>
        <w:tab/>
      </w:r>
      <w:r>
        <w:fldChar w:fldCharType="begin"/>
      </w:r>
      <w:r>
        <w:instrText xml:space="preserve"> PAGEREF _Toc283620701 \h </w:instrText>
      </w:r>
      <w:r>
        <w:fldChar w:fldCharType="separate"/>
      </w:r>
      <w:r>
        <w:t>33</w:t>
      </w:r>
      <w:r>
        <w:fldChar w:fldCharType="end"/>
      </w:r>
    </w:p>
    <w:p w14:paraId="6BA4A6BE" w14:textId="77777777" w:rsidR="00A47E60" w:rsidRDefault="00A47E60">
      <w:pPr>
        <w:pStyle w:val="Innehll2"/>
        <w:tabs>
          <w:tab w:val="left" w:pos="752"/>
          <w:tab w:val="right" w:leader="dot" w:pos="9912"/>
        </w:tabs>
        <w:rPr>
          <w:rFonts w:asciiTheme="minorHAnsi" w:eastAsiaTheme="minorEastAsia" w:hAnsiTheme="minorHAnsi" w:cstheme="minorBidi"/>
          <w:b w:val="0"/>
          <w:color w:val="auto"/>
          <w:sz w:val="24"/>
          <w:szCs w:val="24"/>
          <w:lang w:eastAsia="ja-JP"/>
        </w:rPr>
      </w:pPr>
      <w:r>
        <w:t>6.3</w:t>
      </w:r>
      <w:r>
        <w:rPr>
          <w:rFonts w:asciiTheme="minorHAnsi" w:eastAsiaTheme="minorEastAsia" w:hAnsiTheme="minorHAnsi" w:cstheme="minorBidi"/>
          <w:b w:val="0"/>
          <w:color w:val="auto"/>
          <w:sz w:val="24"/>
          <w:szCs w:val="24"/>
          <w:lang w:eastAsia="ja-JP"/>
        </w:rPr>
        <w:tab/>
      </w:r>
      <w:r>
        <w:t>ReceiveMedicalCertificateAnswer</w:t>
      </w:r>
      <w:r>
        <w:tab/>
      </w:r>
      <w:r>
        <w:fldChar w:fldCharType="begin"/>
      </w:r>
      <w:r>
        <w:instrText xml:space="preserve"> PAGEREF _Toc283620702 \h </w:instrText>
      </w:r>
      <w:r>
        <w:fldChar w:fldCharType="separate"/>
      </w:r>
      <w:r>
        <w:t>35</w:t>
      </w:r>
      <w:r>
        <w:fldChar w:fldCharType="end"/>
      </w:r>
    </w:p>
    <w:p w14:paraId="269DBD90" w14:textId="77777777" w:rsidR="00A47E60" w:rsidRDefault="00A47E60">
      <w:pPr>
        <w:pStyle w:val="Innehll2"/>
        <w:tabs>
          <w:tab w:val="left" w:pos="752"/>
          <w:tab w:val="right" w:leader="dot" w:pos="9912"/>
        </w:tabs>
        <w:rPr>
          <w:rFonts w:asciiTheme="minorHAnsi" w:eastAsiaTheme="minorEastAsia" w:hAnsiTheme="minorHAnsi" w:cstheme="minorBidi"/>
          <w:b w:val="0"/>
          <w:color w:val="auto"/>
          <w:sz w:val="24"/>
          <w:szCs w:val="24"/>
          <w:lang w:eastAsia="ja-JP"/>
        </w:rPr>
      </w:pPr>
      <w:r>
        <w:t>6.4</w:t>
      </w:r>
      <w:r>
        <w:rPr>
          <w:rFonts w:asciiTheme="minorHAnsi" w:eastAsiaTheme="minorEastAsia" w:hAnsiTheme="minorHAnsi" w:cstheme="minorBidi"/>
          <w:b w:val="0"/>
          <w:color w:val="auto"/>
          <w:sz w:val="24"/>
          <w:szCs w:val="24"/>
          <w:lang w:eastAsia="ja-JP"/>
        </w:rPr>
        <w:tab/>
      </w:r>
      <w:r>
        <w:t>SendMedicalCertificateQuestion</w:t>
      </w:r>
      <w:r>
        <w:tab/>
      </w:r>
      <w:r>
        <w:fldChar w:fldCharType="begin"/>
      </w:r>
      <w:r>
        <w:instrText xml:space="preserve"> PAGEREF _Toc283620703 \h </w:instrText>
      </w:r>
      <w:r>
        <w:fldChar w:fldCharType="separate"/>
      </w:r>
      <w:r>
        <w:t>37</w:t>
      </w:r>
      <w:r>
        <w:fldChar w:fldCharType="end"/>
      </w:r>
    </w:p>
    <w:p w14:paraId="0C7DFE94" w14:textId="77777777" w:rsidR="00A47E60" w:rsidRDefault="00A47E60">
      <w:pPr>
        <w:pStyle w:val="Innehll2"/>
        <w:tabs>
          <w:tab w:val="left" w:pos="752"/>
          <w:tab w:val="right" w:leader="dot" w:pos="9912"/>
        </w:tabs>
        <w:rPr>
          <w:rFonts w:asciiTheme="minorHAnsi" w:eastAsiaTheme="minorEastAsia" w:hAnsiTheme="minorHAnsi" w:cstheme="minorBidi"/>
          <w:b w:val="0"/>
          <w:color w:val="auto"/>
          <w:sz w:val="24"/>
          <w:szCs w:val="24"/>
          <w:lang w:eastAsia="ja-JP"/>
        </w:rPr>
      </w:pPr>
      <w:r>
        <w:t>6.5</w:t>
      </w:r>
      <w:r>
        <w:rPr>
          <w:rFonts w:asciiTheme="minorHAnsi" w:eastAsiaTheme="minorEastAsia" w:hAnsiTheme="minorHAnsi" w:cstheme="minorBidi"/>
          <w:b w:val="0"/>
          <w:color w:val="auto"/>
          <w:sz w:val="24"/>
          <w:szCs w:val="24"/>
          <w:lang w:eastAsia="ja-JP"/>
        </w:rPr>
        <w:tab/>
      </w:r>
      <w:r>
        <w:t>SendMedicalCertificateAnswer</w:t>
      </w:r>
      <w:r>
        <w:tab/>
      </w:r>
      <w:r>
        <w:fldChar w:fldCharType="begin"/>
      </w:r>
      <w:r>
        <w:instrText xml:space="preserve"> PAGEREF _Toc283620704 \h </w:instrText>
      </w:r>
      <w:r>
        <w:fldChar w:fldCharType="separate"/>
      </w:r>
      <w:r>
        <w:t>39</w:t>
      </w:r>
      <w:r>
        <w:fldChar w:fldCharType="end"/>
      </w:r>
    </w:p>
    <w:p w14:paraId="589C2F42" w14:textId="77777777" w:rsidR="00A47E60" w:rsidRDefault="00A47E60">
      <w:pPr>
        <w:pStyle w:val="Innehll2"/>
        <w:tabs>
          <w:tab w:val="left" w:pos="752"/>
          <w:tab w:val="right" w:leader="dot" w:pos="9912"/>
        </w:tabs>
        <w:rPr>
          <w:rFonts w:asciiTheme="minorHAnsi" w:eastAsiaTheme="minorEastAsia" w:hAnsiTheme="minorHAnsi" w:cstheme="minorBidi"/>
          <w:b w:val="0"/>
          <w:color w:val="auto"/>
          <w:sz w:val="24"/>
          <w:szCs w:val="24"/>
          <w:lang w:eastAsia="ja-JP"/>
        </w:rPr>
      </w:pPr>
      <w:r>
        <w:t>6.6</w:t>
      </w:r>
      <w:r>
        <w:rPr>
          <w:rFonts w:asciiTheme="minorHAnsi" w:eastAsiaTheme="minorEastAsia" w:hAnsiTheme="minorHAnsi" w:cstheme="minorBidi"/>
          <w:b w:val="0"/>
          <w:color w:val="auto"/>
          <w:sz w:val="24"/>
          <w:szCs w:val="24"/>
          <w:lang w:eastAsia="ja-JP"/>
        </w:rPr>
        <w:tab/>
      </w:r>
      <w:r>
        <w:t>FindAllQuestions</w:t>
      </w:r>
      <w:r>
        <w:tab/>
      </w:r>
      <w:r>
        <w:fldChar w:fldCharType="begin"/>
      </w:r>
      <w:r>
        <w:instrText xml:space="preserve"> PAGEREF _Toc283620705 \h </w:instrText>
      </w:r>
      <w:r>
        <w:fldChar w:fldCharType="separate"/>
      </w:r>
      <w:r>
        <w:t>41</w:t>
      </w:r>
      <w:r>
        <w:fldChar w:fldCharType="end"/>
      </w:r>
    </w:p>
    <w:p w14:paraId="7ACDD95B" w14:textId="77777777" w:rsidR="00A47E60" w:rsidRDefault="00A47E60">
      <w:pPr>
        <w:pStyle w:val="Innehll2"/>
        <w:tabs>
          <w:tab w:val="left" w:pos="752"/>
          <w:tab w:val="right" w:leader="dot" w:pos="9912"/>
        </w:tabs>
        <w:rPr>
          <w:rFonts w:asciiTheme="minorHAnsi" w:eastAsiaTheme="minorEastAsia" w:hAnsiTheme="minorHAnsi" w:cstheme="minorBidi"/>
          <w:b w:val="0"/>
          <w:color w:val="auto"/>
          <w:sz w:val="24"/>
          <w:szCs w:val="24"/>
          <w:lang w:eastAsia="ja-JP"/>
        </w:rPr>
      </w:pPr>
      <w:r>
        <w:t>6.7</w:t>
      </w:r>
      <w:r>
        <w:rPr>
          <w:rFonts w:asciiTheme="minorHAnsi" w:eastAsiaTheme="minorEastAsia" w:hAnsiTheme="minorHAnsi" w:cstheme="minorBidi"/>
          <w:b w:val="0"/>
          <w:color w:val="auto"/>
          <w:sz w:val="24"/>
          <w:szCs w:val="24"/>
          <w:lang w:eastAsia="ja-JP"/>
        </w:rPr>
        <w:tab/>
      </w:r>
      <w:r>
        <w:t>FindAllAnswers</w:t>
      </w:r>
      <w:r>
        <w:tab/>
      </w:r>
      <w:r>
        <w:fldChar w:fldCharType="begin"/>
      </w:r>
      <w:r>
        <w:instrText xml:space="preserve"> PAGEREF _Toc283620706 \h </w:instrText>
      </w:r>
      <w:r>
        <w:fldChar w:fldCharType="separate"/>
      </w:r>
      <w:r>
        <w:t>42</w:t>
      </w:r>
      <w:r>
        <w:fldChar w:fldCharType="end"/>
      </w:r>
    </w:p>
    <w:p w14:paraId="461864DB" w14:textId="77777777" w:rsidR="00A47E60" w:rsidRDefault="00A47E60">
      <w:pPr>
        <w:pStyle w:val="Innehll2"/>
        <w:tabs>
          <w:tab w:val="left" w:pos="752"/>
          <w:tab w:val="right" w:leader="dot" w:pos="9912"/>
        </w:tabs>
        <w:rPr>
          <w:rFonts w:asciiTheme="minorHAnsi" w:eastAsiaTheme="minorEastAsia" w:hAnsiTheme="minorHAnsi" w:cstheme="minorBidi"/>
          <w:b w:val="0"/>
          <w:color w:val="auto"/>
          <w:sz w:val="24"/>
          <w:szCs w:val="24"/>
          <w:lang w:eastAsia="ja-JP"/>
        </w:rPr>
      </w:pPr>
      <w:r>
        <w:t>6.8</w:t>
      </w:r>
      <w:r>
        <w:rPr>
          <w:rFonts w:asciiTheme="minorHAnsi" w:eastAsiaTheme="minorEastAsia" w:hAnsiTheme="minorHAnsi" w:cstheme="minorBidi"/>
          <w:b w:val="0"/>
          <w:color w:val="auto"/>
          <w:sz w:val="24"/>
          <w:szCs w:val="24"/>
          <w:lang w:eastAsia="ja-JP"/>
        </w:rPr>
        <w:tab/>
      </w:r>
      <w:r>
        <w:t>DeleteQuestions</w:t>
      </w:r>
      <w:r>
        <w:tab/>
      </w:r>
      <w:r>
        <w:fldChar w:fldCharType="begin"/>
      </w:r>
      <w:r>
        <w:instrText xml:space="preserve"> PAGEREF _Toc283620707 \h </w:instrText>
      </w:r>
      <w:r>
        <w:fldChar w:fldCharType="separate"/>
      </w:r>
      <w:r>
        <w:t>43</w:t>
      </w:r>
      <w:r>
        <w:fldChar w:fldCharType="end"/>
      </w:r>
    </w:p>
    <w:p w14:paraId="30E1F582" w14:textId="77777777" w:rsidR="00A47E60" w:rsidRDefault="00A47E60">
      <w:pPr>
        <w:pStyle w:val="Innehll2"/>
        <w:tabs>
          <w:tab w:val="left" w:pos="752"/>
          <w:tab w:val="right" w:leader="dot" w:pos="9912"/>
        </w:tabs>
        <w:rPr>
          <w:rFonts w:asciiTheme="minorHAnsi" w:eastAsiaTheme="minorEastAsia" w:hAnsiTheme="minorHAnsi" w:cstheme="minorBidi"/>
          <w:b w:val="0"/>
          <w:color w:val="auto"/>
          <w:sz w:val="24"/>
          <w:szCs w:val="24"/>
          <w:lang w:eastAsia="ja-JP"/>
        </w:rPr>
      </w:pPr>
      <w:r>
        <w:t>6.9</w:t>
      </w:r>
      <w:r>
        <w:rPr>
          <w:rFonts w:asciiTheme="minorHAnsi" w:eastAsiaTheme="minorEastAsia" w:hAnsiTheme="minorHAnsi" w:cstheme="minorBidi"/>
          <w:b w:val="0"/>
          <w:color w:val="auto"/>
          <w:sz w:val="24"/>
          <w:szCs w:val="24"/>
          <w:lang w:eastAsia="ja-JP"/>
        </w:rPr>
        <w:tab/>
      </w:r>
      <w:r>
        <w:t>DeleteAnswers</w:t>
      </w:r>
      <w:r>
        <w:tab/>
      </w:r>
      <w:r>
        <w:fldChar w:fldCharType="begin"/>
      </w:r>
      <w:r>
        <w:instrText xml:space="preserve"> PAGEREF _Toc283620708 \h </w:instrText>
      </w:r>
      <w:r>
        <w:fldChar w:fldCharType="separate"/>
      </w:r>
      <w:r>
        <w:t>44</w:t>
      </w:r>
      <w:r>
        <w:fldChar w:fldCharType="end"/>
      </w:r>
    </w:p>
    <w:p w14:paraId="67944ECC" w14:textId="77777777" w:rsidR="00A47E60" w:rsidRDefault="00A47E60">
      <w:pPr>
        <w:pStyle w:val="Innehll2"/>
        <w:tabs>
          <w:tab w:val="left" w:pos="882"/>
          <w:tab w:val="right" w:leader="dot" w:pos="9912"/>
        </w:tabs>
        <w:rPr>
          <w:rFonts w:asciiTheme="minorHAnsi" w:eastAsiaTheme="minorEastAsia" w:hAnsiTheme="minorHAnsi" w:cstheme="minorBidi"/>
          <w:b w:val="0"/>
          <w:color w:val="auto"/>
          <w:sz w:val="24"/>
          <w:szCs w:val="24"/>
          <w:lang w:eastAsia="ja-JP"/>
        </w:rPr>
      </w:pPr>
      <w:r>
        <w:t>6.10</w:t>
      </w:r>
      <w:r>
        <w:rPr>
          <w:rFonts w:asciiTheme="minorHAnsi" w:eastAsiaTheme="minorEastAsia" w:hAnsiTheme="minorHAnsi" w:cstheme="minorBidi"/>
          <w:b w:val="0"/>
          <w:color w:val="auto"/>
          <w:sz w:val="24"/>
          <w:szCs w:val="24"/>
          <w:lang w:eastAsia="ja-JP"/>
        </w:rPr>
        <w:tab/>
      </w:r>
      <w:r>
        <w:t>RevokeMedicalCertificate</w:t>
      </w:r>
      <w:r>
        <w:tab/>
      </w:r>
      <w:r>
        <w:fldChar w:fldCharType="begin"/>
      </w:r>
      <w:r>
        <w:instrText xml:space="preserve"> PAGEREF _Toc283620709 \h </w:instrText>
      </w:r>
      <w:r>
        <w:fldChar w:fldCharType="separate"/>
      </w:r>
      <w:r>
        <w:t>45</w:t>
      </w:r>
      <w:r>
        <w:fldChar w:fldCharType="end"/>
      </w:r>
    </w:p>
    <w:p w14:paraId="3F9FC865" w14:textId="77777777" w:rsidR="00A47E60" w:rsidRDefault="00A47E60">
      <w:pPr>
        <w:pStyle w:val="Innehll2"/>
        <w:tabs>
          <w:tab w:val="left" w:pos="882"/>
          <w:tab w:val="right" w:leader="dot" w:pos="9912"/>
        </w:tabs>
        <w:rPr>
          <w:rFonts w:asciiTheme="minorHAnsi" w:eastAsiaTheme="minorEastAsia" w:hAnsiTheme="minorHAnsi" w:cstheme="minorBidi"/>
          <w:b w:val="0"/>
          <w:color w:val="auto"/>
          <w:sz w:val="24"/>
          <w:szCs w:val="24"/>
          <w:lang w:eastAsia="ja-JP"/>
        </w:rPr>
      </w:pPr>
      <w:r>
        <w:t>6.11</w:t>
      </w:r>
      <w:r>
        <w:rPr>
          <w:rFonts w:asciiTheme="minorHAnsi" w:eastAsiaTheme="minorEastAsia" w:hAnsiTheme="minorHAnsi" w:cstheme="minorBidi"/>
          <w:b w:val="0"/>
          <w:color w:val="auto"/>
          <w:sz w:val="24"/>
          <w:szCs w:val="24"/>
          <w:lang w:eastAsia="ja-JP"/>
        </w:rPr>
        <w:tab/>
      </w:r>
      <w:r>
        <w:t>SendMedicalCertificate</w:t>
      </w:r>
      <w:r>
        <w:tab/>
      </w:r>
      <w:r>
        <w:fldChar w:fldCharType="begin"/>
      </w:r>
      <w:r>
        <w:instrText xml:space="preserve"> PAGEREF _Toc283620710 \h </w:instrText>
      </w:r>
      <w:r>
        <w:fldChar w:fldCharType="separate"/>
      </w:r>
      <w:r>
        <w:t>47</w:t>
      </w:r>
      <w:r>
        <w:fldChar w:fldCharType="end"/>
      </w:r>
    </w:p>
    <w:p w14:paraId="6FD78DD3" w14:textId="77777777" w:rsidR="00A47E60" w:rsidRDefault="00A47E60">
      <w:pPr>
        <w:pStyle w:val="Innehll2"/>
        <w:tabs>
          <w:tab w:val="left" w:pos="882"/>
          <w:tab w:val="right" w:leader="dot" w:pos="9912"/>
        </w:tabs>
        <w:rPr>
          <w:rFonts w:asciiTheme="minorHAnsi" w:eastAsiaTheme="minorEastAsia" w:hAnsiTheme="minorHAnsi" w:cstheme="minorBidi"/>
          <w:b w:val="0"/>
          <w:color w:val="auto"/>
          <w:sz w:val="24"/>
          <w:szCs w:val="24"/>
          <w:lang w:eastAsia="ja-JP"/>
        </w:rPr>
      </w:pPr>
      <w:r>
        <w:t>6.12</w:t>
      </w:r>
      <w:r>
        <w:rPr>
          <w:rFonts w:asciiTheme="minorHAnsi" w:eastAsiaTheme="minorEastAsia" w:hAnsiTheme="minorHAnsi" w:cstheme="minorBidi"/>
          <w:b w:val="0"/>
          <w:color w:val="auto"/>
          <w:sz w:val="24"/>
          <w:szCs w:val="24"/>
          <w:lang w:eastAsia="ja-JP"/>
        </w:rPr>
        <w:tab/>
      </w:r>
      <w:r>
        <w:t>ListCertificates</w:t>
      </w:r>
      <w:r>
        <w:tab/>
      </w:r>
      <w:r>
        <w:fldChar w:fldCharType="begin"/>
      </w:r>
      <w:r>
        <w:instrText xml:space="preserve"> PAGEREF _Toc283620711 \h </w:instrText>
      </w:r>
      <w:r>
        <w:fldChar w:fldCharType="separate"/>
      </w:r>
      <w:r>
        <w:t>49</w:t>
      </w:r>
      <w:r>
        <w:fldChar w:fldCharType="end"/>
      </w:r>
    </w:p>
    <w:p w14:paraId="3B68CE44" w14:textId="77777777" w:rsidR="00A47E60" w:rsidRDefault="00A47E60">
      <w:pPr>
        <w:pStyle w:val="Innehll2"/>
        <w:tabs>
          <w:tab w:val="left" w:pos="882"/>
          <w:tab w:val="right" w:leader="dot" w:pos="9912"/>
        </w:tabs>
        <w:rPr>
          <w:rFonts w:asciiTheme="minorHAnsi" w:eastAsiaTheme="minorEastAsia" w:hAnsiTheme="minorHAnsi" w:cstheme="minorBidi"/>
          <w:b w:val="0"/>
          <w:color w:val="auto"/>
          <w:sz w:val="24"/>
          <w:szCs w:val="24"/>
          <w:lang w:eastAsia="ja-JP"/>
        </w:rPr>
      </w:pPr>
      <w:r>
        <w:t>6.13</w:t>
      </w:r>
      <w:r>
        <w:rPr>
          <w:rFonts w:asciiTheme="minorHAnsi" w:eastAsiaTheme="minorEastAsia" w:hAnsiTheme="minorHAnsi" w:cstheme="minorBidi"/>
          <w:b w:val="0"/>
          <w:color w:val="auto"/>
          <w:sz w:val="24"/>
          <w:szCs w:val="24"/>
          <w:lang w:eastAsia="ja-JP"/>
        </w:rPr>
        <w:tab/>
      </w:r>
      <w:r>
        <w:t>GetCertificate</w:t>
      </w:r>
      <w:r>
        <w:tab/>
      </w:r>
      <w:r>
        <w:fldChar w:fldCharType="begin"/>
      </w:r>
      <w:r>
        <w:instrText xml:space="preserve"> PAGEREF _Toc283620712 \h </w:instrText>
      </w:r>
      <w:r>
        <w:fldChar w:fldCharType="separate"/>
      </w:r>
      <w:r>
        <w:t>51</w:t>
      </w:r>
      <w:r>
        <w:fldChar w:fldCharType="end"/>
      </w:r>
    </w:p>
    <w:p w14:paraId="3EBDCEDC" w14:textId="77777777" w:rsidR="00A47E60" w:rsidRDefault="00A47E60">
      <w:pPr>
        <w:pStyle w:val="Innehll2"/>
        <w:tabs>
          <w:tab w:val="left" w:pos="882"/>
          <w:tab w:val="right" w:leader="dot" w:pos="9912"/>
        </w:tabs>
        <w:rPr>
          <w:rFonts w:asciiTheme="minorHAnsi" w:eastAsiaTheme="minorEastAsia" w:hAnsiTheme="minorHAnsi" w:cstheme="minorBidi"/>
          <w:b w:val="0"/>
          <w:color w:val="auto"/>
          <w:sz w:val="24"/>
          <w:szCs w:val="24"/>
          <w:lang w:eastAsia="ja-JP"/>
        </w:rPr>
      </w:pPr>
      <w:r>
        <w:t>6.14</w:t>
      </w:r>
      <w:r>
        <w:rPr>
          <w:rFonts w:asciiTheme="minorHAnsi" w:eastAsiaTheme="minorEastAsia" w:hAnsiTheme="minorHAnsi" w:cstheme="minorBidi"/>
          <w:b w:val="0"/>
          <w:color w:val="auto"/>
          <w:sz w:val="24"/>
          <w:szCs w:val="24"/>
          <w:lang w:eastAsia="ja-JP"/>
        </w:rPr>
        <w:tab/>
      </w:r>
      <w:r>
        <w:t>SetCertificateStatus</w:t>
      </w:r>
      <w:r>
        <w:tab/>
      </w:r>
      <w:r>
        <w:fldChar w:fldCharType="begin"/>
      </w:r>
      <w:r>
        <w:instrText xml:space="preserve"> PAGEREF _Toc283620713 \h </w:instrText>
      </w:r>
      <w:r>
        <w:fldChar w:fldCharType="separate"/>
      </w:r>
      <w:r>
        <w:t>52</w:t>
      </w:r>
      <w:r>
        <w:fldChar w:fldCharType="end"/>
      </w:r>
    </w:p>
    <w:p w14:paraId="561217DA" w14:textId="77777777" w:rsidR="00725117" w:rsidRDefault="00725117" w:rsidP="00B91AA5">
      <w:r w:rsidRPr="00D932CD">
        <w:rPr>
          <w:rFonts w:ascii="Cambria" w:hAnsi="Cambria"/>
          <w:noProof w:val="0"/>
          <w:sz w:val="24"/>
        </w:rPr>
        <w:fldChar w:fldCharType="end"/>
      </w:r>
    </w:p>
    <w:p w14:paraId="0F29D6D2" w14:textId="77777777" w:rsidR="00533A31" w:rsidRDefault="00533A31" w:rsidP="00B91AA5"/>
    <w:p w14:paraId="5322FAD9" w14:textId="77777777" w:rsidR="00533A31" w:rsidRDefault="00533A31" w:rsidP="00267947">
      <w:pPr>
        <w:pStyle w:val="Rubrik1"/>
      </w:pPr>
      <w:bookmarkStart w:id="0" w:name="_Toc163963305"/>
      <w:bookmarkStart w:id="1" w:name="_Toc199311100"/>
      <w:bookmarkStart w:id="2" w:name="_Toc199552311"/>
      <w:bookmarkStart w:id="3" w:name="_Toc199552341"/>
      <w:bookmarkStart w:id="4" w:name="_Toc199552434"/>
      <w:bookmarkStart w:id="5" w:name="_Toc224960917"/>
      <w:bookmarkStart w:id="6" w:name="_Toc283620674"/>
      <w:r>
        <w:t>Inledning</w:t>
      </w:r>
      <w:bookmarkEnd w:id="0"/>
      <w:bookmarkEnd w:id="1"/>
      <w:bookmarkEnd w:id="2"/>
      <w:bookmarkEnd w:id="3"/>
      <w:bookmarkEnd w:id="4"/>
      <w:bookmarkEnd w:id="5"/>
      <w:bookmarkEnd w:id="6"/>
    </w:p>
    <w:p w14:paraId="7FFE3863" w14:textId="77777777" w:rsidR="0051468C" w:rsidRDefault="0051468C" w:rsidP="0051468C">
      <w:pPr>
        <w:pStyle w:val="Rubrik2"/>
      </w:pPr>
      <w:bookmarkStart w:id="7" w:name="_Toc283620675"/>
      <w:r>
        <w:t>Svenskt namn</w:t>
      </w:r>
      <w:bookmarkEnd w:id="7"/>
    </w:p>
    <w:p w14:paraId="56C61AD6" w14:textId="23DD9215" w:rsidR="003D058C" w:rsidRDefault="000C2F64" w:rsidP="003D058C">
      <w:r>
        <w:t>V</w:t>
      </w:r>
      <w:r w:rsidR="003D058C" w:rsidRPr="003D058C">
        <w:t>ård- och omsorg kärnprocess:hälsorelaterade tillstånd:intygshantering</w:t>
      </w:r>
    </w:p>
    <w:p w14:paraId="17B791D9" w14:textId="6217880E" w:rsidR="003C61B5" w:rsidRPr="003D058C" w:rsidRDefault="003C61B5" w:rsidP="003D058C">
      <w:r>
        <w:t>I</w:t>
      </w:r>
      <w:r w:rsidRPr="003D058C">
        <w:t>ntygshantering</w:t>
      </w:r>
    </w:p>
    <w:p w14:paraId="09005ABD" w14:textId="77777777" w:rsidR="003D058C" w:rsidRDefault="0051468C" w:rsidP="003D058C">
      <w:pPr>
        <w:pStyle w:val="Rubrik2"/>
      </w:pPr>
      <w:bookmarkStart w:id="8" w:name="_Toc283620676"/>
      <w:r>
        <w:t>WEB beskrivning</w:t>
      </w:r>
      <w:bookmarkEnd w:id="8"/>
    </w:p>
    <w:p w14:paraId="3084ECE3" w14:textId="5CB3F724" w:rsidR="001E6228" w:rsidRDefault="003D058C" w:rsidP="003D058C">
      <w:pPr>
        <w:rPr>
          <w:lang w:eastAsia="sv-SE"/>
        </w:rPr>
      </w:pPr>
      <w:r>
        <w:rPr>
          <w:lang w:eastAsia="sv-SE"/>
        </w:rPr>
        <w:t>Denna tjänstedomän syftar till att hantera vårdgivarperspektivet på sjukskr</w:t>
      </w:r>
      <w:r w:rsidR="001E6228">
        <w:rPr>
          <w:lang w:eastAsia="sv-SE"/>
        </w:rPr>
        <w:t>ivningsprocessen för en individ</w:t>
      </w:r>
      <w:r w:rsidR="00A11B4C">
        <w:rPr>
          <w:lang w:eastAsia="sv-SE"/>
        </w:rPr>
        <w:t>.</w:t>
      </w:r>
    </w:p>
    <w:p w14:paraId="3DBDDEBE" w14:textId="77777777" w:rsidR="001E6228" w:rsidRDefault="001E6228" w:rsidP="003D058C">
      <w:pPr>
        <w:rPr>
          <w:lang w:eastAsia="sv-SE"/>
        </w:rPr>
      </w:pPr>
    </w:p>
    <w:p w14:paraId="188A9032" w14:textId="73F38AB2" w:rsidR="003D058C" w:rsidRDefault="001E6228" w:rsidP="00000F34">
      <w:r>
        <w:rPr>
          <w:lang w:eastAsia="sv-SE"/>
        </w:rPr>
        <w:t>Tjänstekontrakten inom dom</w:t>
      </w:r>
      <w:r w:rsidR="00000F34">
        <w:rPr>
          <w:lang w:eastAsia="sv-SE"/>
        </w:rPr>
        <w:t xml:space="preserve">änen hanterar </w:t>
      </w:r>
      <w:r w:rsidR="00000F34">
        <w:t>v</w:t>
      </w:r>
      <w:r w:rsidR="003D058C">
        <w:t>årdens, Försäkringskassans och invånarens behov av e-tjänster för hantering av läkarintyg (Blankett FK 7263).</w:t>
      </w:r>
      <w:r w:rsidR="00000F34">
        <w:t xml:space="preserve"> Dessutom hanteras stödprocesser för ärendehantering kring ett läkarintyg sk frågor och svar. Även processer </w:t>
      </w:r>
      <w:r w:rsidR="0031225E">
        <w:t xml:space="preserve">för att hantera frågor i svar från Försäkringskassan till vårdens sk ärendelåda </w:t>
      </w:r>
      <w:r w:rsidR="00000F34">
        <w:t>ingår.</w:t>
      </w:r>
    </w:p>
    <w:p w14:paraId="16CA7F8B" w14:textId="77777777" w:rsidR="003D058C" w:rsidRPr="003D058C" w:rsidRDefault="003D058C" w:rsidP="003D058C">
      <w:pPr>
        <w:pStyle w:val="Rubrik2"/>
        <w:rPr>
          <w:sz w:val="20"/>
        </w:rPr>
      </w:pPr>
      <w:bookmarkStart w:id="9" w:name="_Toc283620677"/>
      <w:r>
        <w:rPr>
          <w:lang w:eastAsia="sv-SE"/>
        </w:rPr>
        <w:t>Inledning gammal</w:t>
      </w:r>
      <w:bookmarkEnd w:id="9"/>
    </w:p>
    <w:p w14:paraId="718BC5DE" w14:textId="77777777" w:rsidR="00E36994" w:rsidRDefault="00533A31" w:rsidP="00B91AA5">
      <w:r>
        <w:t xml:space="preserve">Detta är beskrivningen av tjänstekontrakten i tjänstedomänen </w:t>
      </w:r>
      <w:r w:rsidR="00BA4593">
        <w:t>insuranceprocess:healthreporting</w:t>
      </w:r>
      <w:r w:rsidR="00515F1A">
        <w:t xml:space="preserve"> (huvud</w:t>
      </w:r>
      <w:r>
        <w:t>domän ”</w:t>
      </w:r>
      <w:r w:rsidR="00BA4593">
        <w:t>Insurance Process</w:t>
      </w:r>
      <w:r>
        <w:t>”, underdomän ”</w:t>
      </w:r>
      <w:r w:rsidR="00BA4593">
        <w:t>Health Reporting</w:t>
      </w:r>
      <w:r>
        <w:t>”). Den svenska benämningen är ”Nationell</w:t>
      </w:r>
      <w:r w:rsidR="00BA4593">
        <w:t>a Tjänstekontrakt för Medicinskt underlag</w:t>
      </w:r>
      <w:r>
        <w:t>”. Tjänstedomänen</w:t>
      </w:r>
      <w:r w:rsidR="00BA4593">
        <w:t>s</w:t>
      </w:r>
      <w:r>
        <w:t xml:space="preserve"> omfattning är </w:t>
      </w:r>
      <w:r w:rsidR="00EF4391" w:rsidRPr="00EF4391">
        <w:t>vårdgivarperspektivet på sjukskrivningsprocessen för en individ</w:t>
      </w:r>
      <w:r w:rsidR="00E36994">
        <w:t>. De kravställande processerna</w:t>
      </w:r>
      <w:r>
        <w:t xml:space="preserve"> är</w:t>
      </w:r>
      <w:r w:rsidR="00E36994">
        <w:t>:</w:t>
      </w:r>
    </w:p>
    <w:p w14:paraId="1A32D5B4" w14:textId="77777777" w:rsidR="00572999" w:rsidRDefault="00BA4593" w:rsidP="00B91AA5">
      <w:pPr>
        <w:numPr>
          <w:ilvl w:val="0"/>
          <w:numId w:val="9"/>
        </w:numPr>
      </w:pPr>
      <w:r>
        <w:t>Vårdens</w:t>
      </w:r>
      <w:r w:rsidR="00A732C6">
        <w:t xml:space="preserve">, </w:t>
      </w:r>
      <w:r>
        <w:t>Försäkringskassans</w:t>
      </w:r>
      <w:r w:rsidR="00A732C6">
        <w:t xml:space="preserve"> och invånarens</w:t>
      </w:r>
      <w:r>
        <w:t xml:space="preserve"> </w:t>
      </w:r>
      <w:r w:rsidR="00533A31">
        <w:t>b</w:t>
      </w:r>
      <w:r>
        <w:t xml:space="preserve">ehov av e-tjänster för </w:t>
      </w:r>
      <w:r w:rsidR="00572999">
        <w:t>hantering</w:t>
      </w:r>
      <w:r w:rsidR="00E36994">
        <w:t xml:space="preserve"> av läkarintyg</w:t>
      </w:r>
      <w:r>
        <w:t xml:space="preserve"> (Blankett FK 7263)</w:t>
      </w:r>
      <w:r w:rsidR="00572999">
        <w:t>.</w:t>
      </w:r>
    </w:p>
    <w:p w14:paraId="2B3D1E34" w14:textId="77777777" w:rsidR="00572999" w:rsidRDefault="00AA6D2E" w:rsidP="00B91AA5">
      <w:pPr>
        <w:numPr>
          <w:ilvl w:val="0"/>
          <w:numId w:val="9"/>
        </w:numPr>
      </w:pPr>
      <w:r>
        <w:t xml:space="preserve">Stödprocesserna kring hantering av </w:t>
      </w:r>
      <w:r w:rsidR="00572999">
        <w:t xml:space="preserve">ärenden (frågor/svar) </w:t>
      </w:r>
      <w:r w:rsidR="00E36994">
        <w:t>för</w:t>
      </w:r>
      <w:r>
        <w:t xml:space="preserve"> ett läkarintyg.</w:t>
      </w:r>
    </w:p>
    <w:p w14:paraId="62BC7320" w14:textId="77777777" w:rsidR="00572999" w:rsidRDefault="00AA6D2E" w:rsidP="00B91AA5">
      <w:pPr>
        <w:numPr>
          <w:ilvl w:val="0"/>
          <w:numId w:val="9"/>
        </w:numPr>
      </w:pPr>
      <w:r>
        <w:t xml:space="preserve">Processer för att hantera </w:t>
      </w:r>
      <w:r w:rsidR="00572999">
        <w:t>frågor och svar</w:t>
      </w:r>
      <w:r>
        <w:t xml:space="preserve"> från</w:t>
      </w:r>
      <w:r w:rsidR="00E57D95">
        <w:t xml:space="preserve"> Försäkringska</w:t>
      </w:r>
      <w:r w:rsidR="00572999">
        <w:t>ssan till vårdens sk ärendelåda.</w:t>
      </w:r>
    </w:p>
    <w:p w14:paraId="72998257" w14:textId="77777777" w:rsidR="00533A31" w:rsidRDefault="00533A31" w:rsidP="00B91AA5">
      <w:r>
        <w:t xml:space="preserve">Tjänstekontraktsbeskrivningen är </w:t>
      </w:r>
      <w:r w:rsidR="00DD1B84">
        <w:t>ett</w:t>
      </w:r>
      <w:r>
        <w:t xml:space="preserve"> teknisk-oberoende, formellt regelverk som reglerar integrationskrav för parter (tjänstekonsumenter och tjänsteproducenter) som avser ansluta system för samverkan enligt dessa tjänstekontrakt . Tjänsteko</w:t>
      </w:r>
      <w:r w:rsidR="00133C3C">
        <w:t>ntraktsbeskrivningen är också</w:t>
      </w:r>
      <w:r>
        <w:t xml:space="preserve"> ett viktigt underlag för skapande </w:t>
      </w:r>
      <w:r w:rsidR="00CE16F1">
        <w:t xml:space="preserve">av </w:t>
      </w:r>
      <w:r>
        <w:t xml:space="preserve">de tekniska </w:t>
      </w:r>
      <w:r w:rsidR="00133C3C">
        <w:t xml:space="preserve">kontrakten </w:t>
      </w:r>
      <w:r>
        <w:t xml:space="preserve">(scheman och WSDL-filer). </w:t>
      </w:r>
    </w:p>
    <w:p w14:paraId="062A3D25" w14:textId="77777777" w:rsidR="00804D41" w:rsidRDefault="00533A31" w:rsidP="00B91AA5">
      <w:r>
        <w:t>Detta dokument komplettera</w:t>
      </w:r>
      <w:r w:rsidR="0058014B">
        <w:t>r</w:t>
      </w:r>
      <w:r>
        <w:t xml:space="preserve"> </w:t>
      </w:r>
      <w:r w:rsidR="002B7BD4">
        <w:t xml:space="preserve">reglerna i </w:t>
      </w:r>
      <w:r>
        <w:t>de tekniska kontrakten</w:t>
      </w:r>
      <w:r w:rsidR="002B7BD4">
        <w:t>. Tjänsteproducenter och tjänstekonsumenter ska m.a.o. följa såväl de maskintolkbara reglerna i de tekniska kontrakten, så väl som de regler som uttrycks verbalt i detta dokument.</w:t>
      </w:r>
    </w:p>
    <w:p w14:paraId="1D785989" w14:textId="77777777" w:rsidR="000D2155" w:rsidRDefault="00054643" w:rsidP="00267947">
      <w:pPr>
        <w:pStyle w:val="Rubrik2"/>
      </w:pPr>
      <w:bookmarkStart w:id="10" w:name="_Toc283620678"/>
      <w:r>
        <w:t>Översikt</w:t>
      </w:r>
      <w:bookmarkEnd w:id="10"/>
    </w:p>
    <w:p w14:paraId="2D0F8CE0" w14:textId="77777777" w:rsidR="007020F4" w:rsidRDefault="007020F4" w:rsidP="00B91AA5">
      <w:r>
        <w:t xml:space="preserve">Nedanstående bild visar schematisk vilka system som använder tjänstedomänens tjänstekontrakt. Det finns </w:t>
      </w:r>
      <w:r w:rsidR="00B607C0">
        <w:t>följande huvudflöden:</w:t>
      </w:r>
    </w:p>
    <w:p w14:paraId="489C3861" w14:textId="77777777" w:rsidR="00B607C0" w:rsidRDefault="00B607C0" w:rsidP="00B91AA5">
      <w:pPr>
        <w:numPr>
          <w:ilvl w:val="0"/>
          <w:numId w:val="23"/>
        </w:numPr>
      </w:pPr>
      <w:r>
        <w:t>Skapa och hantera läkarintyg från ett journalsystem till Mina Intygs tjänster.</w:t>
      </w:r>
    </w:p>
    <w:p w14:paraId="2C2BB443" w14:textId="77777777" w:rsidR="00B607C0" w:rsidRDefault="00B607C0" w:rsidP="00B91AA5">
      <w:pPr>
        <w:numPr>
          <w:ilvl w:val="0"/>
          <w:numId w:val="23"/>
        </w:numPr>
      </w:pPr>
      <w:r>
        <w:t>Invånarens hantering av läkarintyg i Mina Intygstjänster eller i en Intygsmottagares system.</w:t>
      </w:r>
    </w:p>
    <w:p w14:paraId="23AF2BB5" w14:textId="77777777" w:rsidR="00B607C0" w:rsidRDefault="00B607C0" w:rsidP="00B91AA5">
      <w:pPr>
        <w:numPr>
          <w:ilvl w:val="0"/>
          <w:numId w:val="23"/>
        </w:numPr>
      </w:pPr>
      <w:r>
        <w:t>Ärendehantering för ett läkarintyg mellan Journalsystem och Intygsmottagare (frågor och svar).</w:t>
      </w:r>
    </w:p>
    <w:p w14:paraId="122C8F88" w14:textId="77777777" w:rsidR="000D5529" w:rsidRDefault="00B607C0" w:rsidP="00B91AA5">
      <w:pPr>
        <w:numPr>
          <w:ilvl w:val="0"/>
          <w:numId w:val="23"/>
        </w:numPr>
      </w:pPr>
      <w:r>
        <w:t>Hantering av frågor och svar från en Intygsmottagare via Ärendelådan till ett journalsystem.</w:t>
      </w:r>
    </w:p>
    <w:p w14:paraId="528B008A" w14:textId="77777777" w:rsidR="00185CC5" w:rsidRDefault="00185CC5" w:rsidP="00B91AA5"/>
    <w:p w14:paraId="39A08773" w14:textId="77777777" w:rsidR="00185CC5" w:rsidRDefault="00185CC5" w:rsidP="00B91AA5"/>
    <w:p w14:paraId="5E790E08" w14:textId="77777777" w:rsidR="00651710" w:rsidRPr="00651710" w:rsidRDefault="00651710" w:rsidP="00B91AA5"/>
    <w:p w14:paraId="651C3F24" w14:textId="77777777" w:rsidR="0047746B" w:rsidRPr="0047746B" w:rsidRDefault="00917CEC" w:rsidP="00B91AA5">
      <w:pPr>
        <w:pStyle w:val="Brdtext"/>
      </w:pPr>
      <w:r>
        <w:rPr>
          <w:noProof/>
          <w:lang w:eastAsia="sv-SE"/>
        </w:rPr>
        <w:drawing>
          <wp:inline distT="0" distB="0" distL="0" distR="0" wp14:anchorId="62B10592" wp14:editId="3C2F9A57">
            <wp:extent cx="3824605" cy="2303780"/>
            <wp:effectExtent l="0" t="0" r="10795" b="7620"/>
            <wp:docPr id="1" name="Picture 7" descr="Description: Deployment 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Deployment Diagram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24605" cy="2303780"/>
                    </a:xfrm>
                    <a:prstGeom prst="rect">
                      <a:avLst/>
                    </a:prstGeom>
                    <a:noFill/>
                    <a:ln>
                      <a:noFill/>
                    </a:ln>
                  </pic:spPr>
                </pic:pic>
              </a:graphicData>
            </a:graphic>
          </wp:inline>
        </w:drawing>
      </w:r>
    </w:p>
    <w:p w14:paraId="07AF3A0C" w14:textId="77777777" w:rsidR="00F02DE0" w:rsidRDefault="00F02DE0" w:rsidP="00F02DE0"/>
    <w:p w14:paraId="68529C66" w14:textId="77777777" w:rsidR="00F02DE0" w:rsidRPr="00F02DE0" w:rsidRDefault="00F02DE0" w:rsidP="00F02DE0"/>
    <w:p w14:paraId="4446DE2E" w14:textId="77777777" w:rsidR="001F0E99" w:rsidRPr="00C1259D" w:rsidRDefault="00917CEC" w:rsidP="00B91AA5">
      <w:r>
        <w:rPr>
          <w:lang w:eastAsia="sv-SE"/>
        </w:rPr>
        <mc:AlternateContent>
          <mc:Choice Requires="wps">
            <w:drawing>
              <wp:inline distT="0" distB="0" distL="0" distR="0" wp14:anchorId="0940CF74" wp14:editId="1663526F">
                <wp:extent cx="5753100" cy="2197100"/>
                <wp:effectExtent l="0" t="0" r="38100" b="38100"/>
                <wp:docPr id="29"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2197100"/>
                        </a:xfrm>
                        <a:prstGeom prst="rect">
                          <a:avLst/>
                        </a:prstGeom>
                        <a:solidFill>
                          <a:srgbClr val="DDDDDD"/>
                        </a:solidFill>
                        <a:ln w="9525">
                          <a:solidFill>
                            <a:srgbClr val="000000"/>
                          </a:solidFill>
                          <a:miter lim="800000"/>
                          <a:headEnd/>
                          <a:tailEnd/>
                        </a:ln>
                      </wps:spPr>
                      <wps:txbx>
                        <w:txbxContent>
                          <w:p w14:paraId="5F3DB0C5" w14:textId="77777777" w:rsidR="00C45A5E" w:rsidRPr="00FE3AAD" w:rsidRDefault="00C45A5E" w:rsidP="00E36BD6">
                            <w:pPr>
                              <w:pStyle w:val="Sidfot"/>
                              <w:rPr>
                                <w:b/>
                                <w:i/>
                              </w:rPr>
                            </w:pPr>
                            <w:r w:rsidRPr="00FE3AAD">
                              <w:rPr>
                                <w:b/>
                                <w:i/>
                              </w:rPr>
                              <w:t>I arbetet har följande personer deltagit:</w:t>
                            </w:r>
                          </w:p>
                          <w:p w14:paraId="5CB35865" w14:textId="77777777" w:rsidR="00C45A5E" w:rsidRDefault="00C45A5E" w:rsidP="00E36BD6"/>
                          <w:p w14:paraId="67530AEF" w14:textId="77777777" w:rsidR="00C45A5E" w:rsidRPr="00FE3AAD" w:rsidRDefault="00C45A5E" w:rsidP="00E36BD6">
                            <w:pPr>
                              <w:pStyle w:val="Sidfot"/>
                            </w:pPr>
                            <w:r>
                              <w:rPr>
                                <w:i/>
                              </w:rPr>
                              <w:t>Tjänstedomänansvarig</w:t>
                            </w:r>
                            <w:r w:rsidRPr="00FE3AAD">
                              <w:t>:</w:t>
                            </w:r>
                          </w:p>
                          <w:p w14:paraId="77D75068" w14:textId="77777777" w:rsidR="00C45A5E" w:rsidRDefault="00C45A5E" w:rsidP="00E36BD6">
                            <w:pPr>
                              <w:rPr>
                                <w:i/>
                              </w:rPr>
                            </w:pPr>
                            <w:r w:rsidRPr="00A14F83">
                              <w:t>Erica Määttä Lindblad</w:t>
                            </w:r>
                            <w:r>
                              <w:t xml:space="preserve"> </w:t>
                            </w:r>
                          </w:p>
                          <w:p w14:paraId="1A34A0F7" w14:textId="77777777" w:rsidR="00C45A5E" w:rsidRPr="00FE3AAD" w:rsidRDefault="00C45A5E" w:rsidP="00E36BD6">
                            <w:pPr>
                              <w:pStyle w:val="Sidfot"/>
                              <w:rPr>
                                <w:i/>
                              </w:rPr>
                            </w:pPr>
                          </w:p>
                          <w:p w14:paraId="700FEEE2" w14:textId="77777777" w:rsidR="00C45A5E" w:rsidRDefault="00C45A5E" w:rsidP="00E36BD6">
                            <w:pPr>
                              <w:pStyle w:val="Sidfot"/>
                              <w:rPr>
                                <w:i/>
                              </w:rPr>
                            </w:pPr>
                            <w:r w:rsidRPr="009B4414">
                              <w:rPr>
                                <w:i/>
                              </w:rPr>
                              <w:t>Projektgrupp</w:t>
                            </w:r>
                            <w:r>
                              <w:rPr>
                                <w:i/>
                              </w:rPr>
                              <w:t xml:space="preserve"> </w:t>
                            </w:r>
                            <w:r w:rsidRPr="00B20F34">
                              <w:rPr>
                                <w:i/>
                              </w:rPr>
                              <w:t xml:space="preserve">2013-01-01 – </w:t>
                            </w:r>
                            <w:r>
                              <w:rPr>
                                <w:i/>
                              </w:rPr>
                              <w:t>2013-12-31</w:t>
                            </w:r>
                          </w:p>
                          <w:p w14:paraId="2E4C350F" w14:textId="77777777" w:rsidR="00C45A5E" w:rsidRDefault="00C45A5E" w:rsidP="00E36BD6">
                            <w:pPr>
                              <w:rPr>
                                <w:i/>
                              </w:rPr>
                            </w:pPr>
                            <w:r>
                              <w:t>Peter Lindgren, Inera AB, projektledare</w:t>
                            </w:r>
                          </w:p>
                          <w:p w14:paraId="3C9C5C16" w14:textId="77777777" w:rsidR="00C45A5E" w:rsidRDefault="00C45A5E" w:rsidP="00B20F34">
                            <w:r>
                              <w:t>Zara Saré</w:t>
                            </w:r>
                            <w:r w:rsidRPr="009572DB">
                              <w:t>n</w:t>
                            </w:r>
                            <w:r>
                              <w:t>, I</w:t>
                            </w:r>
                            <w:r w:rsidRPr="009572DB">
                              <w:t>nera</w:t>
                            </w:r>
                            <w:r>
                              <w:t xml:space="preserve"> AB, informatiker</w:t>
                            </w:r>
                          </w:p>
                          <w:p w14:paraId="55859773" w14:textId="77777777" w:rsidR="00C45A5E" w:rsidRDefault="00C45A5E" w:rsidP="00B20F34">
                            <w:r w:rsidRPr="009572DB">
                              <w:t xml:space="preserve">Carina Sundlöf </w:t>
                            </w:r>
                            <w:r>
                              <w:t>, Inera AB, informatiker</w:t>
                            </w:r>
                          </w:p>
                          <w:p w14:paraId="0110005B" w14:textId="77777777" w:rsidR="00C45A5E" w:rsidRDefault="00C45A5E" w:rsidP="00B20F34">
                            <w:r>
                              <w:t>Mats Ekhammar, Inera AB, arkitekt</w:t>
                            </w:r>
                          </w:p>
                          <w:p w14:paraId="5DEA53E9" w14:textId="77777777" w:rsidR="00C45A5E" w:rsidRPr="009B4414" w:rsidRDefault="00C45A5E" w:rsidP="00E36BD6">
                            <w:pPr>
                              <w:pStyle w:val="Sidfot"/>
                            </w:pPr>
                          </w:p>
                          <w:p w14:paraId="01A1FBF9" w14:textId="77777777" w:rsidR="00C45A5E" w:rsidRPr="00861A25" w:rsidRDefault="00C45A5E" w:rsidP="00E36BD6">
                            <w:pPr>
                              <w:pStyle w:val="Sidfot"/>
                              <w:rPr>
                                <w:i/>
                              </w:rPr>
                            </w:pPr>
                            <w:r>
                              <w:rPr>
                                <w:i/>
                              </w:rPr>
                              <w:t>…</w:t>
                            </w:r>
                          </w:p>
                        </w:txbxContent>
                      </wps:txbx>
                      <wps:bodyPr rot="0" vert="horz" wrap="square" lIns="91440" tIns="45720" rIns="91440" bIns="45720" anchor="t" anchorCtr="0" upright="1">
                        <a:noAutofit/>
                      </wps:bodyPr>
                    </wps:wsp>
                  </a:graphicData>
                </a:graphic>
              </wp:inline>
            </w:drawing>
          </mc:Choice>
          <mc:Fallback>
            <w:pict>
              <v:shapetype id="_x0000_t202" coordsize="21600,21600" o:spt="202" path="m0,0l0,21600,21600,21600,21600,0xe">
                <v:stroke joinstyle="miter"/>
                <v:path gradientshapeok="t" o:connecttype="rect"/>
              </v:shapetype>
              <v:shape id="Text Box 11" o:spid="_x0000_s1026" type="#_x0000_t202" style="width:453pt;height:173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" fillcolor="#ddd">
                <v:textbox>
                  <w:txbxContent>
                    <w:p w14:paraId="5F3DB0C5" w14:textId="77777777" w:rsidR="003D058C" w:rsidRPr="00FE3AAD" w:rsidRDefault="003D058C" w:rsidP="00E36BD6">
                      <w:pPr>
                        <w:pStyle w:val="Sidfot"/>
                        <w:rPr>
                          <w:b/>
                          <w:i/>
                        </w:rPr>
                      </w:pPr>
                      <w:r w:rsidRPr="00FE3AAD">
                        <w:rPr>
                          <w:b/>
                          <w:i/>
                        </w:rPr>
                        <w:t>I arbetet har följande personer deltagit:</w:t>
                      </w:r>
                    </w:p>
                    <w:p w14:paraId="5CB35865" w14:textId="77777777" w:rsidR="003D058C" w:rsidRDefault="003D058C" w:rsidP="00E36BD6"/>
                    <w:p w14:paraId="67530AEF" w14:textId="77777777" w:rsidR="003D058C" w:rsidRPr="00FE3AAD" w:rsidRDefault="003D058C" w:rsidP="00E36BD6">
                      <w:pPr>
                        <w:pStyle w:val="Sidfot"/>
                      </w:pPr>
                      <w:r>
                        <w:rPr>
                          <w:i/>
                        </w:rPr>
                        <w:t>Tjänstedomänansvarig</w:t>
                      </w:r>
                      <w:r w:rsidRPr="00FE3AAD">
                        <w:t>:</w:t>
                      </w:r>
                    </w:p>
                    <w:p w14:paraId="77D75068" w14:textId="77777777" w:rsidR="003D058C" w:rsidRDefault="003D058C" w:rsidP="00E36BD6">
                      <w:pPr>
                        <w:rPr>
                          <w:i/>
                        </w:rPr>
                      </w:pPr>
                      <w:r w:rsidRPr="00A14F83">
                        <w:t>Erica Määttä Lindblad</w:t>
                      </w:r>
                      <w:r>
                        <w:t xml:space="preserve"> </w:t>
                      </w:r>
                    </w:p>
                    <w:p w14:paraId="1A34A0F7" w14:textId="77777777" w:rsidR="003D058C" w:rsidRPr="00FE3AAD" w:rsidRDefault="003D058C" w:rsidP="00E36BD6">
                      <w:pPr>
                        <w:pStyle w:val="Sidfot"/>
                        <w:rPr>
                          <w:i/>
                        </w:rPr>
                      </w:pPr>
                    </w:p>
                    <w:p w14:paraId="700FEEE2" w14:textId="77777777" w:rsidR="003D058C" w:rsidRDefault="003D058C" w:rsidP="00E36BD6">
                      <w:pPr>
                        <w:pStyle w:val="Sidfot"/>
                        <w:rPr>
                          <w:i/>
                        </w:rPr>
                      </w:pPr>
                      <w:r w:rsidRPr="009B4414">
                        <w:rPr>
                          <w:i/>
                        </w:rPr>
                        <w:t>Projektgrupp</w:t>
                      </w:r>
                      <w:r>
                        <w:rPr>
                          <w:i/>
                        </w:rPr>
                        <w:t xml:space="preserve"> </w:t>
                      </w:r>
                      <w:r w:rsidRPr="00B20F34">
                        <w:rPr>
                          <w:i/>
                        </w:rPr>
                        <w:t xml:space="preserve">2013-01-01 – </w:t>
                      </w:r>
                      <w:r>
                        <w:rPr>
                          <w:i/>
                        </w:rPr>
                        <w:t>2013-12-31</w:t>
                      </w:r>
                    </w:p>
                    <w:p w14:paraId="2E4C350F" w14:textId="77777777" w:rsidR="003D058C" w:rsidRDefault="003D058C" w:rsidP="00E36BD6">
                      <w:pPr>
                        <w:rPr>
                          <w:i/>
                        </w:rPr>
                      </w:pPr>
                      <w:r>
                        <w:t>Peter Lindgren, Inera AB, projektledare</w:t>
                      </w:r>
                    </w:p>
                    <w:p w14:paraId="3C9C5C16" w14:textId="77777777" w:rsidR="003D058C" w:rsidRDefault="003D058C" w:rsidP="00B20F34">
                      <w:r>
                        <w:t>Zara Saré</w:t>
                      </w:r>
                      <w:r w:rsidRPr="009572DB">
                        <w:t>n</w:t>
                      </w:r>
                      <w:r>
                        <w:t>, I</w:t>
                      </w:r>
                      <w:r w:rsidRPr="009572DB">
                        <w:t>nera</w:t>
                      </w:r>
                      <w:r>
                        <w:t xml:space="preserve"> AB, informatiker</w:t>
                      </w:r>
                    </w:p>
                    <w:p w14:paraId="55859773" w14:textId="77777777" w:rsidR="003D058C" w:rsidRDefault="003D058C" w:rsidP="00B20F34">
                      <w:r w:rsidRPr="009572DB">
                        <w:t xml:space="preserve">Carina Sundlöf </w:t>
                      </w:r>
                      <w:r>
                        <w:t>, Inera AB, informatiker</w:t>
                      </w:r>
                    </w:p>
                    <w:p w14:paraId="0110005B" w14:textId="77777777" w:rsidR="003D058C" w:rsidRDefault="003D058C" w:rsidP="00B20F34">
                      <w:r>
                        <w:t>Mats Ekhammar, Inera AB, arkitekt</w:t>
                      </w:r>
                    </w:p>
                    <w:p w14:paraId="5DEA53E9" w14:textId="77777777" w:rsidR="003D058C" w:rsidRPr="009B4414" w:rsidRDefault="003D058C" w:rsidP="00E36BD6">
                      <w:pPr>
                        <w:pStyle w:val="Sidfot"/>
                      </w:pPr>
                    </w:p>
                    <w:p w14:paraId="01A1FBF9" w14:textId="77777777" w:rsidR="003D058C" w:rsidRPr="00861A25" w:rsidRDefault="003D058C" w:rsidP="00E36BD6">
                      <w:pPr>
                        <w:pStyle w:val="Sidfot"/>
                        <w:rPr>
                          <w:i/>
                        </w:rPr>
                      </w:pPr>
                      <w:r>
                        <w:rPr>
                          <w:i/>
                        </w:rPr>
                        <w:t>…</w:t>
                      </w:r>
                    </w:p>
                  </w:txbxContent>
                </v:textbox>
                <w10:anchorlock/>
              </v:shape>
            </w:pict>
          </mc:Fallback>
        </mc:AlternateContent>
      </w:r>
    </w:p>
    <w:p w14:paraId="6DC65E7A" w14:textId="77777777" w:rsidR="00A33E77" w:rsidRDefault="00A33E77" w:rsidP="00267947">
      <w:pPr>
        <w:pStyle w:val="Rubrik1"/>
      </w:pPr>
      <w:bookmarkStart w:id="11" w:name="_Toc198086678"/>
      <w:bookmarkStart w:id="12" w:name="_Toc224960918"/>
      <w:bookmarkStart w:id="13" w:name="_Toc283620679"/>
      <w:bookmarkStart w:id="14" w:name="_Toc163300578"/>
      <w:bookmarkStart w:id="15" w:name="_Toc163300880"/>
      <w:bookmarkStart w:id="16" w:name="_Toc198366954"/>
      <w:r>
        <w:t>Versionsinformation</w:t>
      </w:r>
      <w:bookmarkEnd w:id="11"/>
      <w:bookmarkEnd w:id="12"/>
      <w:bookmarkEnd w:id="13"/>
    </w:p>
    <w:p w14:paraId="6E23715E" w14:textId="77777777" w:rsidR="00702636" w:rsidRDefault="00A33E77" w:rsidP="00B91AA5">
      <w:r>
        <w:t>Denna revision av tjänstekontraktsbe</w:t>
      </w:r>
      <w:r w:rsidR="00C85AB0">
        <w:t xml:space="preserve">skrivningen </w:t>
      </w:r>
      <w:r w:rsidR="00253B61">
        <w:t xml:space="preserve">avser </w:t>
      </w:r>
      <w:r w:rsidR="00E8296C">
        <w:t xml:space="preserve">version </w:t>
      </w:r>
      <w:r w:rsidR="00E8296C" w:rsidRPr="00371437">
        <w:rPr>
          <w:color w:val="76923C"/>
        </w:rPr>
        <w:fldChar w:fldCharType="begin"/>
      </w:r>
      <w:r w:rsidR="00E8296C" w:rsidRPr="00371437">
        <w:rPr>
          <w:color w:val="76923C"/>
        </w:rPr>
        <w:instrText xml:space="preserve"> DOCPROPERTY  "Version_1" \* MERGEFORMAT </w:instrText>
      </w:r>
      <w:r w:rsidR="00E8296C" w:rsidRPr="00371437">
        <w:rPr>
          <w:color w:val="76923C"/>
        </w:rPr>
        <w:fldChar w:fldCharType="separate"/>
      </w:r>
      <w:r w:rsidR="00E8296C" w:rsidRPr="00371437">
        <w:rPr>
          <w:b/>
          <w:color w:val="76923C"/>
        </w:rPr>
        <w:t>3</w:t>
      </w:r>
      <w:r w:rsidR="00E8296C" w:rsidRPr="00371437">
        <w:rPr>
          <w:color w:val="76923C"/>
        </w:rPr>
        <w:fldChar w:fldCharType="end"/>
      </w:r>
      <w:r w:rsidR="00E8296C">
        <w:t>.</w:t>
      </w:r>
      <w:r w:rsidR="00E8296C" w:rsidRPr="00371437">
        <w:rPr>
          <w:color w:val="76923C"/>
        </w:rPr>
        <w:fldChar w:fldCharType="begin"/>
      </w:r>
      <w:r w:rsidR="00E8296C" w:rsidRPr="00371437">
        <w:rPr>
          <w:color w:val="76923C"/>
        </w:rPr>
        <w:instrText xml:space="preserve"> DOCPROPERTY "Version_2" \* MERGEFORMAT </w:instrText>
      </w:r>
      <w:r w:rsidR="00E8296C" w:rsidRPr="00371437">
        <w:rPr>
          <w:color w:val="76923C"/>
        </w:rPr>
        <w:fldChar w:fldCharType="separate"/>
      </w:r>
      <w:r w:rsidR="00E8296C" w:rsidRPr="00371437">
        <w:rPr>
          <w:b/>
          <w:color w:val="76923C"/>
        </w:rPr>
        <w:t>1</w:t>
      </w:r>
      <w:r w:rsidR="00E8296C" w:rsidRPr="00371437">
        <w:rPr>
          <w:color w:val="76923C"/>
        </w:rPr>
        <w:fldChar w:fldCharType="end"/>
      </w:r>
      <w:r w:rsidR="00E8296C">
        <w:t>.</w:t>
      </w:r>
      <w:r w:rsidR="00E8296C" w:rsidRPr="00371437">
        <w:rPr>
          <w:color w:val="76923C"/>
        </w:rPr>
        <w:fldChar w:fldCharType="begin"/>
      </w:r>
      <w:r w:rsidR="00E8296C" w:rsidRPr="00371437">
        <w:rPr>
          <w:color w:val="76923C"/>
        </w:rPr>
        <w:instrText xml:space="preserve"> DOCPROPERTY "Version_3" \* MERGEFORMAT </w:instrText>
      </w:r>
      <w:r w:rsidR="00E8296C" w:rsidRPr="00371437">
        <w:rPr>
          <w:color w:val="76923C"/>
        </w:rPr>
        <w:fldChar w:fldCharType="separate"/>
      </w:r>
      <w:r w:rsidR="00E8296C" w:rsidRPr="00371437">
        <w:rPr>
          <w:b/>
          <w:color w:val="76923C"/>
        </w:rPr>
        <w:t>0</w:t>
      </w:r>
      <w:r w:rsidR="00E8296C" w:rsidRPr="00371437">
        <w:rPr>
          <w:color w:val="76923C"/>
        </w:rPr>
        <w:fldChar w:fldCharType="end"/>
      </w:r>
      <w:r w:rsidR="00E8296C">
        <w:t>.</w:t>
      </w:r>
      <w:r>
        <w:t xml:space="preserve"> Det</w:t>
      </w:r>
      <w:r w:rsidR="00FE13A0">
        <w:t xml:space="preserve">ta är den version </w:t>
      </w:r>
      <w:r w:rsidR="0038515C">
        <w:t xml:space="preserve">som </w:t>
      </w:r>
      <w:r w:rsidR="001966AF">
        <w:t>är den senast publicerade på RIV TA’s hemsida för tjänstedomänen</w:t>
      </w:r>
      <w:r w:rsidR="0038515C">
        <w:t>.</w:t>
      </w:r>
    </w:p>
    <w:p w14:paraId="60C11783" w14:textId="77777777" w:rsidR="00DE0A27" w:rsidRDefault="00DE0A27" w:rsidP="00267947">
      <w:pPr>
        <w:pStyle w:val="Rubrik2"/>
      </w:pPr>
      <w:bookmarkStart w:id="17" w:name="_Toc283620680"/>
      <w:bookmarkStart w:id="18" w:name="_Toc163300882"/>
      <w:r>
        <w:t xml:space="preserve">Version </w:t>
      </w:r>
      <w:fldSimple w:instr=" DOCPROPERTY  &quot;Version_1&quot; \* MERGEFORMAT ">
        <w:r w:rsidR="00E8296C">
          <w:t>3</w:t>
        </w:r>
      </w:fldSimple>
      <w:r w:rsidR="00E8296C">
        <w:t>.</w:t>
      </w:r>
      <w:fldSimple w:instr=" DOCPROPERTY &quot;Version_2&quot; \* MERGEFORMAT ">
        <w:r w:rsidR="00E8296C">
          <w:t>1</w:t>
        </w:r>
      </w:fldSimple>
      <w:r w:rsidR="00E8296C">
        <w:t>.</w:t>
      </w:r>
      <w:fldSimple w:instr=" DOCPROPERTY &quot;Version_3&quot; \* MERGEFORMAT ">
        <w:r w:rsidR="00E8296C">
          <w:t>0</w:t>
        </w:r>
        <w:bookmarkEnd w:id="17"/>
      </w:fldSimple>
    </w:p>
    <w:p w14:paraId="6AAFD9E0" w14:textId="77777777" w:rsidR="00DE0A27" w:rsidRDefault="00DE0A27" w:rsidP="00267947">
      <w:pPr>
        <w:pStyle w:val="Rubrik3"/>
      </w:pPr>
      <w:r>
        <w:t>Oförändrade tjänstekontrakt</w:t>
      </w:r>
    </w:p>
    <w:p w14:paraId="774645AE" w14:textId="77777777" w:rsidR="00DE0A27" w:rsidRDefault="00DE0A27" w:rsidP="00B91AA5">
      <w:pPr>
        <w:numPr>
          <w:ilvl w:val="0"/>
          <w:numId w:val="20"/>
        </w:numPr>
      </w:pPr>
      <w:r>
        <w:t>DeleteAnswers, version 1.0</w:t>
      </w:r>
    </w:p>
    <w:p w14:paraId="5DEC2636" w14:textId="77777777" w:rsidR="00DE0A27" w:rsidRDefault="00DE0A27" w:rsidP="00B91AA5">
      <w:pPr>
        <w:numPr>
          <w:ilvl w:val="0"/>
          <w:numId w:val="20"/>
        </w:numPr>
      </w:pPr>
      <w:r>
        <w:t>DeleteQuestions, version 1.0</w:t>
      </w:r>
    </w:p>
    <w:p w14:paraId="4782C527" w14:textId="77777777" w:rsidR="00DE0A27" w:rsidRDefault="00DE0A27" w:rsidP="00B91AA5">
      <w:pPr>
        <w:numPr>
          <w:ilvl w:val="0"/>
          <w:numId w:val="20"/>
        </w:numPr>
      </w:pPr>
      <w:r>
        <w:t>FindAllQuestions, version 1.0</w:t>
      </w:r>
    </w:p>
    <w:p w14:paraId="7ED23358" w14:textId="77777777" w:rsidR="00DE0A27" w:rsidRDefault="00DE0A27" w:rsidP="00B91AA5">
      <w:pPr>
        <w:numPr>
          <w:ilvl w:val="0"/>
          <w:numId w:val="20"/>
        </w:numPr>
      </w:pPr>
      <w:r>
        <w:t>FindAllAnswers, version 1.0</w:t>
      </w:r>
    </w:p>
    <w:p w14:paraId="6108B06D" w14:textId="77777777" w:rsidR="00DE0A27" w:rsidRDefault="00DE0A27" w:rsidP="00B91AA5">
      <w:pPr>
        <w:numPr>
          <w:ilvl w:val="0"/>
          <w:numId w:val="20"/>
        </w:numPr>
      </w:pPr>
      <w:r>
        <w:t>ReceiveMedicalCertificateQuestion, version 1.0</w:t>
      </w:r>
    </w:p>
    <w:p w14:paraId="2565305F" w14:textId="77777777" w:rsidR="00DE0A27" w:rsidRDefault="00DE0A27" w:rsidP="00B91AA5">
      <w:pPr>
        <w:numPr>
          <w:ilvl w:val="0"/>
          <w:numId w:val="20"/>
        </w:numPr>
      </w:pPr>
      <w:r>
        <w:t>ReceiveMedicalCertificateAnswer, version 1.0</w:t>
      </w:r>
    </w:p>
    <w:p w14:paraId="35FD8022" w14:textId="77777777" w:rsidR="00DE0A27" w:rsidRDefault="00DE0A27" w:rsidP="00B91AA5">
      <w:pPr>
        <w:numPr>
          <w:ilvl w:val="0"/>
          <w:numId w:val="20"/>
        </w:numPr>
      </w:pPr>
      <w:r>
        <w:t>SendMedicalCertificateQuestion, version 1.0</w:t>
      </w:r>
    </w:p>
    <w:p w14:paraId="5929671A" w14:textId="77777777" w:rsidR="00DE0A27" w:rsidRPr="00D543DE" w:rsidRDefault="00DE0A27" w:rsidP="00B91AA5">
      <w:pPr>
        <w:numPr>
          <w:ilvl w:val="0"/>
          <w:numId w:val="20"/>
        </w:numPr>
      </w:pPr>
      <w:r>
        <w:t>SendMedicalCertificateAnswer, version 1.0</w:t>
      </w:r>
    </w:p>
    <w:p w14:paraId="2465269D" w14:textId="77777777" w:rsidR="00DE0A27" w:rsidRDefault="00DE0A27" w:rsidP="00267947">
      <w:pPr>
        <w:pStyle w:val="Rubrik3"/>
      </w:pPr>
      <w:r>
        <w:t>Nya tjänstekontrakt</w:t>
      </w:r>
    </w:p>
    <w:p w14:paraId="57872A87" w14:textId="77777777" w:rsidR="00DE0A27" w:rsidRDefault="00DE0A27" w:rsidP="00B91AA5">
      <w:r>
        <w:t>Följande nya tjänstekontrakt finns från och med version 3.1.0:</w:t>
      </w:r>
    </w:p>
    <w:p w14:paraId="7777608B" w14:textId="77777777" w:rsidR="00DE0A27" w:rsidRDefault="00DE0A27" w:rsidP="00B91AA5">
      <w:pPr>
        <w:numPr>
          <w:ilvl w:val="0"/>
          <w:numId w:val="21"/>
        </w:numPr>
      </w:pPr>
      <w:r>
        <w:t>GetCertificate, version 1.0</w:t>
      </w:r>
    </w:p>
    <w:p w14:paraId="39BFBD17" w14:textId="77777777" w:rsidR="00DE0A27" w:rsidRDefault="00DE0A27" w:rsidP="00B91AA5">
      <w:pPr>
        <w:numPr>
          <w:ilvl w:val="0"/>
          <w:numId w:val="21"/>
        </w:numPr>
      </w:pPr>
      <w:r>
        <w:t>ListCertificates, version 1.0</w:t>
      </w:r>
    </w:p>
    <w:p w14:paraId="0BC5FA4B" w14:textId="77777777" w:rsidR="00DE0A27" w:rsidRDefault="00DE0A27" w:rsidP="00B91AA5">
      <w:pPr>
        <w:numPr>
          <w:ilvl w:val="0"/>
          <w:numId w:val="21"/>
        </w:numPr>
      </w:pPr>
      <w:r>
        <w:t>RevokeMedicalCertificate, version 1.0</w:t>
      </w:r>
    </w:p>
    <w:p w14:paraId="451FC80B" w14:textId="77777777" w:rsidR="00DE0A27" w:rsidRDefault="00DE0A27" w:rsidP="00B91AA5">
      <w:pPr>
        <w:numPr>
          <w:ilvl w:val="0"/>
          <w:numId w:val="21"/>
        </w:numPr>
      </w:pPr>
      <w:r>
        <w:t>SendMedicalCertificate, version 1.0</w:t>
      </w:r>
    </w:p>
    <w:p w14:paraId="6F4A1BB2" w14:textId="77777777" w:rsidR="00DE0A27" w:rsidRDefault="00DE0A27" w:rsidP="00B91AA5">
      <w:pPr>
        <w:numPr>
          <w:ilvl w:val="0"/>
          <w:numId w:val="21"/>
        </w:numPr>
      </w:pPr>
      <w:r>
        <w:t>SetCertificateStatus, version 1.0</w:t>
      </w:r>
    </w:p>
    <w:p w14:paraId="0915635E" w14:textId="77777777" w:rsidR="00DE0A27" w:rsidRDefault="00DE0A27" w:rsidP="00267947">
      <w:pPr>
        <w:pStyle w:val="Rubrik3"/>
      </w:pPr>
      <w:r>
        <w:t>Förändrade tjänstekontrakt</w:t>
      </w:r>
    </w:p>
    <w:p w14:paraId="1491CF9D" w14:textId="77777777" w:rsidR="0069772B" w:rsidRDefault="0069772B" w:rsidP="0069772B">
      <w:r>
        <w:t xml:space="preserve">Nedan redovisas kompatibilitet mellan konsument och producent för tjänstekontrakten som finns i flera versioner. Kompatibilitet avser här såväl format som semantik. För definition av kompatibilitet mellan format, se </w:t>
      </w:r>
      <w:hyperlink r:id="rId10" w:history="1">
        <w:r w:rsidRPr="00196FE2">
          <w:rPr>
            <w:rStyle w:val="Hyperlnk"/>
          </w:rPr>
          <w:t>RIV Tekniska Anvisningar, Översikt.</w:t>
        </w:r>
      </w:hyperlink>
    </w:p>
    <w:p w14:paraId="38D671EF" w14:textId="77777777" w:rsidR="001D14EE" w:rsidRDefault="001D14EE" w:rsidP="00735FE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51"/>
        <w:gridCol w:w="1668"/>
        <w:gridCol w:w="1418"/>
        <w:gridCol w:w="1701"/>
      </w:tblGrid>
      <w:tr w:rsidR="00B620F6" w14:paraId="55E9D6A2" w14:textId="77777777" w:rsidTr="00371437">
        <w:trPr>
          <w:trHeight w:val="328"/>
        </w:trPr>
        <w:tc>
          <w:tcPr>
            <w:tcW w:w="2551" w:type="dxa"/>
            <w:shd w:val="clear" w:color="auto" w:fill="C0C0C0"/>
          </w:tcPr>
          <w:p w14:paraId="15DDA4A2" w14:textId="77777777" w:rsidR="001D14EE" w:rsidRPr="00371437" w:rsidRDefault="001D14EE" w:rsidP="00735FE1">
            <w:pPr>
              <w:rPr>
                <w:sz w:val="24"/>
              </w:rPr>
            </w:pPr>
            <w:r w:rsidRPr="00371437">
              <w:rPr>
                <w:sz w:val="24"/>
              </w:rPr>
              <w:t>Tjänstekontrakt</w:t>
            </w:r>
          </w:p>
        </w:tc>
        <w:tc>
          <w:tcPr>
            <w:tcW w:w="1668" w:type="dxa"/>
            <w:shd w:val="clear" w:color="auto" w:fill="C0C0C0"/>
          </w:tcPr>
          <w:p w14:paraId="7301A747" w14:textId="77777777" w:rsidR="001D14EE" w:rsidRPr="00371437" w:rsidRDefault="001D14EE" w:rsidP="00735FE1">
            <w:pPr>
              <w:rPr>
                <w:sz w:val="24"/>
              </w:rPr>
            </w:pPr>
            <w:r w:rsidRPr="00371437">
              <w:rPr>
                <w:sz w:val="24"/>
              </w:rPr>
              <w:t>Konsument</w:t>
            </w:r>
          </w:p>
        </w:tc>
        <w:tc>
          <w:tcPr>
            <w:tcW w:w="1418" w:type="dxa"/>
            <w:shd w:val="clear" w:color="auto" w:fill="C0C0C0"/>
          </w:tcPr>
          <w:p w14:paraId="217B3320" w14:textId="77777777" w:rsidR="001D14EE" w:rsidRPr="00371437" w:rsidRDefault="001D14EE" w:rsidP="00735FE1">
            <w:pPr>
              <w:rPr>
                <w:sz w:val="24"/>
              </w:rPr>
            </w:pPr>
            <w:r w:rsidRPr="00371437">
              <w:rPr>
                <w:sz w:val="24"/>
              </w:rPr>
              <w:t>Producent</w:t>
            </w:r>
          </w:p>
        </w:tc>
        <w:tc>
          <w:tcPr>
            <w:tcW w:w="1701" w:type="dxa"/>
            <w:shd w:val="clear" w:color="auto" w:fill="C0C0C0"/>
          </w:tcPr>
          <w:p w14:paraId="0E650E7F" w14:textId="77777777" w:rsidR="001D14EE" w:rsidRPr="00371437" w:rsidRDefault="001D14EE" w:rsidP="00735FE1">
            <w:pPr>
              <w:rPr>
                <w:sz w:val="24"/>
              </w:rPr>
            </w:pPr>
            <w:r w:rsidRPr="00371437">
              <w:rPr>
                <w:sz w:val="24"/>
              </w:rPr>
              <w:t>Kompabilitet</w:t>
            </w:r>
          </w:p>
        </w:tc>
      </w:tr>
      <w:tr w:rsidR="00B620F6" w14:paraId="653BD215" w14:textId="77777777" w:rsidTr="00371437">
        <w:tc>
          <w:tcPr>
            <w:tcW w:w="2551" w:type="dxa"/>
            <w:vMerge w:val="restart"/>
            <w:shd w:val="clear" w:color="auto" w:fill="auto"/>
          </w:tcPr>
          <w:p w14:paraId="06DBDD0C" w14:textId="77777777" w:rsidR="001D14EE" w:rsidRDefault="001D14EE" w:rsidP="00735FE1">
            <w:r>
              <w:t>RegisterMedicalCertificate</w:t>
            </w:r>
          </w:p>
        </w:tc>
        <w:tc>
          <w:tcPr>
            <w:tcW w:w="1668" w:type="dxa"/>
            <w:shd w:val="clear" w:color="auto" w:fill="auto"/>
          </w:tcPr>
          <w:p w14:paraId="3BBBC0D2" w14:textId="77777777" w:rsidR="001D14EE" w:rsidRDefault="001D14EE" w:rsidP="00735FE1">
            <w:r w:rsidRPr="00371437">
              <w:rPr>
                <w:rFonts w:eastAsia="Times New Roman" w:cs="Arial"/>
                <w:noProof w:val="0"/>
                <w:color w:val="auto"/>
                <w:lang w:val="en-US"/>
              </w:rPr>
              <w:t>3.0</w:t>
            </w:r>
          </w:p>
        </w:tc>
        <w:tc>
          <w:tcPr>
            <w:tcW w:w="1418" w:type="dxa"/>
            <w:shd w:val="clear" w:color="auto" w:fill="auto"/>
          </w:tcPr>
          <w:p w14:paraId="2CE0F941" w14:textId="77777777" w:rsidR="001D14EE" w:rsidRDefault="001D14EE" w:rsidP="00735FE1">
            <w:r w:rsidRPr="00371437">
              <w:rPr>
                <w:rFonts w:eastAsia="Times New Roman" w:cs="Arial"/>
                <w:noProof w:val="0"/>
                <w:color w:val="auto"/>
                <w:lang w:val="en-US"/>
              </w:rPr>
              <w:t>3.1</w:t>
            </w:r>
          </w:p>
        </w:tc>
        <w:tc>
          <w:tcPr>
            <w:tcW w:w="1701" w:type="dxa"/>
            <w:shd w:val="clear" w:color="auto" w:fill="auto"/>
          </w:tcPr>
          <w:p w14:paraId="4DC6F899" w14:textId="77777777" w:rsidR="001D14EE" w:rsidRDefault="001D14EE" w:rsidP="00735FE1">
            <w:r w:rsidRPr="00371437">
              <w:rPr>
                <w:rFonts w:eastAsia="Times New Roman" w:cs="Arial"/>
                <w:noProof w:val="0"/>
                <w:color w:val="auto"/>
                <w:lang w:val="en-US"/>
              </w:rPr>
              <w:t> Ja</w:t>
            </w:r>
          </w:p>
        </w:tc>
      </w:tr>
      <w:tr w:rsidR="00B620F6" w14:paraId="7E2A96A4" w14:textId="77777777" w:rsidTr="00371437">
        <w:tc>
          <w:tcPr>
            <w:tcW w:w="2551" w:type="dxa"/>
            <w:vMerge/>
            <w:shd w:val="clear" w:color="auto" w:fill="auto"/>
          </w:tcPr>
          <w:p w14:paraId="42F75AED" w14:textId="77777777" w:rsidR="001D14EE" w:rsidRDefault="001D14EE" w:rsidP="00735FE1"/>
        </w:tc>
        <w:tc>
          <w:tcPr>
            <w:tcW w:w="1668" w:type="dxa"/>
            <w:shd w:val="clear" w:color="auto" w:fill="auto"/>
          </w:tcPr>
          <w:p w14:paraId="26681422" w14:textId="77777777" w:rsidR="001D14EE" w:rsidRDefault="001D14EE" w:rsidP="00735FE1">
            <w:r w:rsidRPr="00371437">
              <w:rPr>
                <w:rFonts w:eastAsia="Times New Roman" w:cs="Arial"/>
                <w:noProof w:val="0"/>
                <w:color w:val="auto"/>
                <w:lang w:val="en-US"/>
              </w:rPr>
              <w:t>3.1</w:t>
            </w:r>
          </w:p>
        </w:tc>
        <w:tc>
          <w:tcPr>
            <w:tcW w:w="1418" w:type="dxa"/>
            <w:shd w:val="clear" w:color="auto" w:fill="auto"/>
          </w:tcPr>
          <w:p w14:paraId="01D9349F" w14:textId="77777777" w:rsidR="001D14EE" w:rsidRDefault="001D14EE" w:rsidP="00735FE1">
            <w:r w:rsidRPr="00371437">
              <w:rPr>
                <w:rFonts w:eastAsia="Times New Roman" w:cs="Arial"/>
                <w:noProof w:val="0"/>
                <w:color w:val="auto"/>
                <w:lang w:val="en-US"/>
              </w:rPr>
              <w:t>3.0</w:t>
            </w:r>
          </w:p>
        </w:tc>
        <w:tc>
          <w:tcPr>
            <w:tcW w:w="1701" w:type="dxa"/>
            <w:shd w:val="clear" w:color="auto" w:fill="auto"/>
          </w:tcPr>
          <w:p w14:paraId="04C46A31" w14:textId="77777777" w:rsidR="001D14EE" w:rsidRDefault="001D14EE" w:rsidP="00735FE1">
            <w:r w:rsidRPr="00371437">
              <w:rPr>
                <w:rFonts w:eastAsia="Times New Roman" w:cs="Arial"/>
                <w:noProof w:val="0"/>
                <w:color w:val="auto"/>
                <w:lang w:val="en-US"/>
              </w:rPr>
              <w:t> Ja</w:t>
            </w:r>
          </w:p>
        </w:tc>
      </w:tr>
    </w:tbl>
    <w:p w14:paraId="42E2154B" w14:textId="77777777" w:rsidR="00DE0A27" w:rsidRDefault="00DE0A27" w:rsidP="00267947">
      <w:pPr>
        <w:pStyle w:val="Rubrik3"/>
      </w:pPr>
      <w:r>
        <w:t>Utgångna tjänstekontrakt</w:t>
      </w:r>
    </w:p>
    <w:p w14:paraId="7657B562" w14:textId="77777777" w:rsidR="00DE0A27" w:rsidRPr="00C80D82" w:rsidRDefault="00DE0A27" w:rsidP="00B91AA5">
      <w:r>
        <w:t>Inga tjänstekontrakt har utgått.</w:t>
      </w:r>
    </w:p>
    <w:p w14:paraId="1DD67A52" w14:textId="77777777" w:rsidR="00C63695" w:rsidRDefault="00C63695" w:rsidP="00267947">
      <w:pPr>
        <w:pStyle w:val="Rubrik2"/>
      </w:pPr>
      <w:bookmarkStart w:id="19" w:name="_Toc283620681"/>
      <w:r>
        <w:t>Version 3.0.0</w:t>
      </w:r>
      <w:bookmarkEnd w:id="19"/>
    </w:p>
    <w:p w14:paraId="481F703C" w14:textId="77777777" w:rsidR="00C63695" w:rsidRPr="00C63695" w:rsidRDefault="00C63695" w:rsidP="00B91AA5">
      <w:r>
        <w:t>Följande tjänstekontrakt ingår i denna version</w:t>
      </w:r>
    </w:p>
    <w:p w14:paraId="79217C78" w14:textId="77777777" w:rsidR="00C63695" w:rsidRDefault="00C63695" w:rsidP="00B91AA5">
      <w:pPr>
        <w:numPr>
          <w:ilvl w:val="0"/>
          <w:numId w:val="20"/>
        </w:numPr>
      </w:pPr>
      <w:r>
        <w:t xml:space="preserve">DeleteAnswers, </w:t>
      </w:r>
      <w:r w:rsidR="00C87A65">
        <w:t xml:space="preserve">version </w:t>
      </w:r>
      <w:r>
        <w:t>1.0</w:t>
      </w:r>
    </w:p>
    <w:p w14:paraId="14B0FD29" w14:textId="77777777" w:rsidR="00C63695" w:rsidRDefault="00C63695" w:rsidP="00B91AA5">
      <w:pPr>
        <w:numPr>
          <w:ilvl w:val="0"/>
          <w:numId w:val="20"/>
        </w:numPr>
      </w:pPr>
      <w:r>
        <w:t>DeleteQuestions</w:t>
      </w:r>
      <w:r w:rsidR="00C87A65">
        <w:t>, version 1.0</w:t>
      </w:r>
    </w:p>
    <w:p w14:paraId="64ECC138" w14:textId="77777777" w:rsidR="00C63695" w:rsidRDefault="00C63695" w:rsidP="00B91AA5">
      <w:pPr>
        <w:numPr>
          <w:ilvl w:val="0"/>
          <w:numId w:val="20"/>
        </w:numPr>
      </w:pPr>
      <w:r>
        <w:t>FindAllQuestions</w:t>
      </w:r>
      <w:r w:rsidR="00C87A65">
        <w:t>, version 1.0</w:t>
      </w:r>
    </w:p>
    <w:p w14:paraId="69BD6B71" w14:textId="77777777" w:rsidR="00C63695" w:rsidRDefault="00C63695" w:rsidP="00B91AA5">
      <w:pPr>
        <w:numPr>
          <w:ilvl w:val="0"/>
          <w:numId w:val="20"/>
        </w:numPr>
      </w:pPr>
      <w:r>
        <w:t>FindAllAnswers</w:t>
      </w:r>
      <w:r w:rsidR="00C87A65">
        <w:t>, version 1.0</w:t>
      </w:r>
    </w:p>
    <w:p w14:paraId="22CFAFAF" w14:textId="77777777" w:rsidR="00C63695" w:rsidRDefault="00C63695" w:rsidP="00B91AA5">
      <w:pPr>
        <w:numPr>
          <w:ilvl w:val="0"/>
          <w:numId w:val="20"/>
        </w:numPr>
      </w:pPr>
      <w:r>
        <w:t>ReceiveMedicalCertificateQuestion</w:t>
      </w:r>
      <w:r w:rsidR="00C87A65">
        <w:t>, version 1.0</w:t>
      </w:r>
    </w:p>
    <w:p w14:paraId="14939A0E" w14:textId="77777777" w:rsidR="00C63695" w:rsidRDefault="00C63695" w:rsidP="00B91AA5">
      <w:pPr>
        <w:numPr>
          <w:ilvl w:val="0"/>
          <w:numId w:val="20"/>
        </w:numPr>
      </w:pPr>
      <w:r>
        <w:t>ReceiveMedicalCertificateAnswer</w:t>
      </w:r>
      <w:r w:rsidR="00C87A65">
        <w:t>, version 1.0</w:t>
      </w:r>
    </w:p>
    <w:p w14:paraId="7D89B784" w14:textId="77777777" w:rsidR="00C63695" w:rsidRDefault="00C63695" w:rsidP="00B91AA5">
      <w:pPr>
        <w:numPr>
          <w:ilvl w:val="0"/>
          <w:numId w:val="20"/>
        </w:numPr>
      </w:pPr>
      <w:r>
        <w:t>RegisterMedicalCertificate</w:t>
      </w:r>
      <w:r w:rsidR="00C87A65">
        <w:t>, version 3.0</w:t>
      </w:r>
    </w:p>
    <w:p w14:paraId="27523825" w14:textId="77777777" w:rsidR="00C63695" w:rsidRDefault="00C63695" w:rsidP="00B91AA5">
      <w:pPr>
        <w:numPr>
          <w:ilvl w:val="0"/>
          <w:numId w:val="20"/>
        </w:numPr>
      </w:pPr>
      <w:r>
        <w:t>SendMedicalCertificateQuestion</w:t>
      </w:r>
      <w:r w:rsidR="00C87A65">
        <w:t>, version 1.0</w:t>
      </w:r>
    </w:p>
    <w:p w14:paraId="18409A37" w14:textId="77777777" w:rsidR="00C63695" w:rsidRDefault="00C63695" w:rsidP="00B91AA5">
      <w:pPr>
        <w:numPr>
          <w:ilvl w:val="0"/>
          <w:numId w:val="20"/>
        </w:numPr>
      </w:pPr>
      <w:r>
        <w:t>SendMedicalCertificateAnswer</w:t>
      </w:r>
      <w:r w:rsidR="00C87A65">
        <w:t>, version 1.0</w:t>
      </w:r>
    </w:p>
    <w:p w14:paraId="0169015B" w14:textId="77777777" w:rsidR="00C63695" w:rsidRPr="00C63695" w:rsidRDefault="00C63695" w:rsidP="00B91AA5">
      <w:pPr>
        <w:pStyle w:val="Brdtext"/>
      </w:pPr>
    </w:p>
    <w:p w14:paraId="3465BD93" w14:textId="77777777" w:rsidR="00B91AA5" w:rsidRDefault="000D34E4" w:rsidP="00267947">
      <w:pPr>
        <w:pStyle w:val="Rubrik1"/>
      </w:pPr>
      <w:bookmarkStart w:id="20" w:name="_Toc283620682"/>
      <w:bookmarkEnd w:id="18"/>
      <w:r>
        <w:t>T</w:t>
      </w:r>
      <w:r w:rsidR="00B91AA5">
        <w:t>jänstedomänen</w:t>
      </w:r>
      <w:r>
        <w:t>ens arkitektur</w:t>
      </w:r>
      <w:bookmarkEnd w:id="20"/>
    </w:p>
    <w:p w14:paraId="3E268F1D" w14:textId="77777777" w:rsidR="00B91AA5" w:rsidRPr="00817C8A" w:rsidRDefault="00B91AA5" w:rsidP="00B91AA5">
      <w:r>
        <w:t xml:space="preserve">Detta kapitel beskriver de flöden som är relevanta för tjänstedomänen. Beskrivningarna är i form av modeller, för varje flöde finns dels ett arbetsflöde som beskriver vilka steg som ingår i flödet och dels ett sekvensdiagram som tar hänsyn till vilka tjänstekontrakt som nyttjas i de olika stegen. </w:t>
      </w:r>
    </w:p>
    <w:p w14:paraId="684D214A" w14:textId="77777777" w:rsidR="00B91AA5" w:rsidRDefault="00B91AA5" w:rsidP="00267947">
      <w:pPr>
        <w:pStyle w:val="Rubrik2"/>
      </w:pPr>
      <w:bookmarkStart w:id="21" w:name="_Toc283620683"/>
      <w:r>
        <w:t>Skapa och hantera intyg från ett journalsystem</w:t>
      </w:r>
      <w:bookmarkEnd w:id="21"/>
    </w:p>
    <w:p w14:paraId="7202FCA1" w14:textId="77777777" w:rsidR="00B91AA5" w:rsidRDefault="00B91AA5" w:rsidP="00B91AA5">
      <w:r>
        <w:t>Nedanstående diagram visar hur ett intyg skapas och hanteras i ett journalsystem.  Diagrammen tar även upp rättelse av intyg.</w:t>
      </w:r>
    </w:p>
    <w:p w14:paraId="77A2AA24" w14:textId="77777777" w:rsidR="00B91AA5" w:rsidRDefault="00B91AA5" w:rsidP="00267947">
      <w:pPr>
        <w:pStyle w:val="Rubrik3"/>
      </w:pPr>
      <w:r>
        <w:t>Arbetsflöde</w:t>
      </w:r>
    </w:p>
    <w:p w14:paraId="36661872" w14:textId="77777777" w:rsidR="00B91AA5" w:rsidRPr="00B816D9" w:rsidRDefault="00917CEC" w:rsidP="00B91AA5">
      <w:pPr>
        <w:pStyle w:val="Brdtext"/>
        <w:ind w:left="0"/>
      </w:pPr>
      <w:r>
        <w:rPr>
          <w:noProof/>
          <w:lang w:eastAsia="sv-SE"/>
        </w:rPr>
        <w:drawing>
          <wp:inline distT="0" distB="0" distL="0" distR="0" wp14:anchorId="7B5E3620" wp14:editId="684F669A">
            <wp:extent cx="6295390" cy="2145030"/>
            <wp:effectExtent l="0" t="0" r="3810" b="0"/>
            <wp:docPr id="4" name="Picture 8" descr="Description: Skapa inty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cription: Skapa inty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95390" cy="2145030"/>
                    </a:xfrm>
                    <a:prstGeom prst="rect">
                      <a:avLst/>
                    </a:prstGeom>
                    <a:noFill/>
                    <a:ln>
                      <a:noFill/>
                    </a:ln>
                  </pic:spPr>
                </pic:pic>
              </a:graphicData>
            </a:graphic>
          </wp:inline>
        </w:drawing>
      </w:r>
    </w:p>
    <w:p w14:paraId="05C4A083" w14:textId="77777777" w:rsidR="00B91AA5" w:rsidRPr="00B816D9" w:rsidRDefault="00B91AA5" w:rsidP="00267947">
      <w:pPr>
        <w:pStyle w:val="Rubrik4"/>
      </w:pPr>
      <w:r>
        <w:t>Roller</w:t>
      </w:r>
    </w:p>
    <w:tbl>
      <w:tblPr>
        <w:tblW w:w="0" w:type="auto"/>
        <w:tblBorders>
          <w:top w:val="single" w:sz="12" w:space="0" w:color="000000"/>
          <w:bottom w:val="single" w:sz="12" w:space="0" w:color="000000"/>
          <w:insideH w:val="single" w:sz="6" w:space="0" w:color="000000"/>
        </w:tblBorders>
        <w:tblLook w:val="04A0" w:firstRow="1" w:lastRow="0" w:firstColumn="1" w:lastColumn="0" w:noHBand="0" w:noVBand="1"/>
      </w:tblPr>
      <w:tblGrid>
        <w:gridCol w:w="2093"/>
        <w:gridCol w:w="7984"/>
      </w:tblGrid>
      <w:tr w:rsidR="00B91AA5" w:rsidRPr="00F52969" w14:paraId="536E159F" w14:textId="77777777" w:rsidTr="00B3018F">
        <w:tc>
          <w:tcPr>
            <w:tcW w:w="2093" w:type="dxa"/>
            <w:tcBorders>
              <w:bottom w:val="single" w:sz="12" w:space="0" w:color="000000"/>
            </w:tcBorders>
            <w:shd w:val="clear" w:color="auto" w:fill="auto"/>
          </w:tcPr>
          <w:p w14:paraId="634E85EC" w14:textId="77777777" w:rsidR="00B91AA5" w:rsidRPr="00F52969" w:rsidRDefault="00B91AA5" w:rsidP="00B91AA5">
            <w:pPr>
              <w:rPr>
                <w:b/>
                <w:bCs/>
              </w:rPr>
            </w:pPr>
            <w:r w:rsidRPr="00F52969">
              <w:rPr>
                <w:b/>
                <w:bCs/>
              </w:rPr>
              <w:t>Namn/beteckning</w:t>
            </w:r>
          </w:p>
        </w:tc>
        <w:tc>
          <w:tcPr>
            <w:tcW w:w="7984" w:type="dxa"/>
            <w:tcBorders>
              <w:bottom w:val="single" w:sz="12" w:space="0" w:color="000000"/>
            </w:tcBorders>
            <w:shd w:val="clear" w:color="auto" w:fill="auto"/>
          </w:tcPr>
          <w:p w14:paraId="5674A1C0" w14:textId="77777777" w:rsidR="00B91AA5" w:rsidRPr="00F52969" w:rsidRDefault="00B91AA5" w:rsidP="00B91AA5">
            <w:pPr>
              <w:rPr>
                <w:b/>
                <w:bCs/>
              </w:rPr>
            </w:pPr>
            <w:r w:rsidRPr="00F52969">
              <w:rPr>
                <w:b/>
                <w:bCs/>
              </w:rPr>
              <w:t>Beskrivning</w:t>
            </w:r>
          </w:p>
        </w:tc>
      </w:tr>
      <w:tr w:rsidR="00B91AA5" w14:paraId="6F659FB1" w14:textId="77777777" w:rsidTr="00B3018F">
        <w:tc>
          <w:tcPr>
            <w:tcW w:w="2093" w:type="dxa"/>
            <w:shd w:val="clear" w:color="auto" w:fill="auto"/>
          </w:tcPr>
          <w:p w14:paraId="41404A8E" w14:textId="77777777" w:rsidR="00B91AA5" w:rsidRPr="00F52969" w:rsidRDefault="00B91AA5" w:rsidP="00B91AA5">
            <w:pPr>
              <w:rPr>
                <w:b/>
                <w:bCs/>
              </w:rPr>
            </w:pPr>
            <w:r w:rsidRPr="00F52969">
              <w:rPr>
                <w:b/>
                <w:bCs/>
              </w:rPr>
              <w:t>Patient</w:t>
            </w:r>
          </w:p>
        </w:tc>
        <w:tc>
          <w:tcPr>
            <w:tcW w:w="7984" w:type="dxa"/>
            <w:shd w:val="clear" w:color="auto" w:fill="auto"/>
          </w:tcPr>
          <w:p w14:paraId="5A790299" w14:textId="77777777" w:rsidR="00B91AA5" w:rsidRDefault="00B91AA5" w:rsidP="00B91AA5">
            <w:r>
              <w:t>Den person som besöker vården för att få ett intyg och som sedan använder detta intyg i kommunikation med intressenter, bl a Försäkringskassan.</w:t>
            </w:r>
          </w:p>
        </w:tc>
      </w:tr>
      <w:tr w:rsidR="00B91AA5" w14:paraId="40BD745E" w14:textId="77777777" w:rsidTr="00B3018F">
        <w:tc>
          <w:tcPr>
            <w:tcW w:w="2093" w:type="dxa"/>
            <w:shd w:val="clear" w:color="auto" w:fill="auto"/>
          </w:tcPr>
          <w:p w14:paraId="28AC29A9" w14:textId="77777777" w:rsidR="00B91AA5" w:rsidRPr="00F52969" w:rsidRDefault="00B91AA5" w:rsidP="00B91AA5">
            <w:pPr>
              <w:rPr>
                <w:b/>
                <w:bCs/>
              </w:rPr>
            </w:pPr>
            <w:r w:rsidRPr="00F52969">
              <w:rPr>
                <w:b/>
                <w:bCs/>
              </w:rPr>
              <w:t>Hälso- och sjukvårdspersonal</w:t>
            </w:r>
          </w:p>
        </w:tc>
        <w:tc>
          <w:tcPr>
            <w:tcW w:w="7984" w:type="dxa"/>
            <w:shd w:val="clear" w:color="auto" w:fill="auto"/>
          </w:tcPr>
          <w:p w14:paraId="6FC702A5" w14:textId="77777777" w:rsidR="00B91AA5" w:rsidRDefault="00B91AA5" w:rsidP="00B91AA5">
            <w:r>
              <w:t>Den hälso- och sjukvårdspersonal som skapar och hanterar en patients intyg.</w:t>
            </w:r>
          </w:p>
        </w:tc>
      </w:tr>
      <w:tr w:rsidR="00B91AA5" w14:paraId="798E2CB6" w14:textId="77777777" w:rsidTr="00B3018F">
        <w:tc>
          <w:tcPr>
            <w:tcW w:w="2093" w:type="dxa"/>
            <w:shd w:val="clear" w:color="auto" w:fill="auto"/>
          </w:tcPr>
          <w:p w14:paraId="3F2620E0" w14:textId="77777777" w:rsidR="00B91AA5" w:rsidRPr="00F52969" w:rsidRDefault="00B91AA5" w:rsidP="00B91AA5">
            <w:pPr>
              <w:rPr>
                <w:b/>
                <w:bCs/>
              </w:rPr>
            </w:pPr>
            <w:r w:rsidRPr="00F52969">
              <w:rPr>
                <w:b/>
                <w:bCs/>
              </w:rPr>
              <w:t>Försäkringskassan</w:t>
            </w:r>
          </w:p>
        </w:tc>
        <w:tc>
          <w:tcPr>
            <w:tcW w:w="7984" w:type="dxa"/>
            <w:shd w:val="clear" w:color="auto" w:fill="auto"/>
          </w:tcPr>
          <w:p w14:paraId="34C80C57" w14:textId="77777777" w:rsidR="00B91AA5" w:rsidRDefault="00B91AA5" w:rsidP="00B91AA5">
            <w:r>
              <w:t xml:space="preserve">Mottagare av intyg. I detta sammanhang görs ingen skillnad på Försäkringskassan som organisation och de handläggare som verkar i verksamheten. </w:t>
            </w:r>
          </w:p>
        </w:tc>
      </w:tr>
    </w:tbl>
    <w:p w14:paraId="5E562A6A" w14:textId="77777777" w:rsidR="00B91AA5" w:rsidRDefault="00B91AA5" w:rsidP="00267947">
      <w:pPr>
        <w:pStyle w:val="Rubrik4"/>
      </w:pPr>
      <w:r>
        <w:t>Arbetssteg</w:t>
      </w:r>
    </w:p>
    <w:tbl>
      <w:tblPr>
        <w:tblW w:w="0" w:type="auto"/>
        <w:tblBorders>
          <w:top w:val="single" w:sz="12" w:space="0" w:color="000000"/>
          <w:bottom w:val="single" w:sz="12" w:space="0" w:color="000000"/>
          <w:insideH w:val="single" w:sz="6" w:space="0" w:color="000000"/>
        </w:tblBorders>
        <w:tblLook w:val="04A0" w:firstRow="1" w:lastRow="0" w:firstColumn="1" w:lastColumn="0" w:noHBand="0" w:noVBand="1"/>
      </w:tblPr>
      <w:tblGrid>
        <w:gridCol w:w="2093"/>
        <w:gridCol w:w="7984"/>
      </w:tblGrid>
      <w:tr w:rsidR="00B91AA5" w:rsidRPr="00F52969" w14:paraId="772AA684" w14:textId="77777777" w:rsidTr="00B3018F">
        <w:tc>
          <w:tcPr>
            <w:tcW w:w="2093" w:type="dxa"/>
            <w:tcBorders>
              <w:bottom w:val="single" w:sz="12" w:space="0" w:color="000000"/>
            </w:tcBorders>
            <w:shd w:val="clear" w:color="auto" w:fill="auto"/>
          </w:tcPr>
          <w:p w14:paraId="2AA61EB8" w14:textId="77777777" w:rsidR="00B91AA5" w:rsidRPr="00F52969" w:rsidRDefault="00B91AA5" w:rsidP="00B91AA5">
            <w:pPr>
              <w:rPr>
                <w:b/>
                <w:bCs/>
              </w:rPr>
            </w:pPr>
            <w:r w:rsidRPr="00F52969">
              <w:rPr>
                <w:b/>
                <w:bCs/>
              </w:rPr>
              <w:t>Namn/beteckning</w:t>
            </w:r>
          </w:p>
        </w:tc>
        <w:tc>
          <w:tcPr>
            <w:tcW w:w="7984" w:type="dxa"/>
            <w:tcBorders>
              <w:bottom w:val="single" w:sz="12" w:space="0" w:color="000000"/>
            </w:tcBorders>
            <w:shd w:val="clear" w:color="auto" w:fill="auto"/>
          </w:tcPr>
          <w:p w14:paraId="41F53623" w14:textId="77777777" w:rsidR="00B91AA5" w:rsidRPr="00F52969" w:rsidRDefault="00B91AA5" w:rsidP="00B91AA5">
            <w:pPr>
              <w:rPr>
                <w:b/>
                <w:bCs/>
              </w:rPr>
            </w:pPr>
            <w:r w:rsidRPr="00F52969">
              <w:rPr>
                <w:b/>
                <w:bCs/>
              </w:rPr>
              <w:t>Beskrivning</w:t>
            </w:r>
          </w:p>
        </w:tc>
      </w:tr>
      <w:tr w:rsidR="00B91AA5" w:rsidRPr="00DA0DDA" w14:paraId="65E0B0FB" w14:textId="77777777" w:rsidTr="00B3018F">
        <w:trPr>
          <w:trHeight w:val="425"/>
        </w:trPr>
        <w:tc>
          <w:tcPr>
            <w:tcW w:w="2093" w:type="dxa"/>
            <w:shd w:val="clear" w:color="auto" w:fill="auto"/>
          </w:tcPr>
          <w:p w14:paraId="3A4312EF" w14:textId="77777777" w:rsidR="00B91AA5" w:rsidRPr="00F52969" w:rsidRDefault="00B91AA5" w:rsidP="00B91AA5">
            <w:pPr>
              <w:rPr>
                <w:b/>
              </w:rPr>
            </w:pPr>
            <w:r w:rsidRPr="00F52969">
              <w:rPr>
                <w:b/>
              </w:rPr>
              <w:t>Ha behov av ett intyg</w:t>
            </w:r>
          </w:p>
        </w:tc>
        <w:tc>
          <w:tcPr>
            <w:tcW w:w="7984" w:type="dxa"/>
            <w:shd w:val="clear" w:color="auto" w:fill="auto"/>
          </w:tcPr>
          <w:p w14:paraId="3A3A33C4" w14:textId="77777777" w:rsidR="00B91AA5" w:rsidRDefault="00B91AA5" w:rsidP="00B91AA5">
            <w:r>
              <w:t>Det arbetssteg som startar flödet är att patienten upplever sig ha ett behov av ett intyg. Detta ger att patienten tar kontakt med hälso- och sjukvården.</w:t>
            </w:r>
          </w:p>
        </w:tc>
      </w:tr>
      <w:tr w:rsidR="00B91AA5" w:rsidRPr="00DA0DDA" w14:paraId="1FBF9B10" w14:textId="77777777" w:rsidTr="00B3018F">
        <w:trPr>
          <w:trHeight w:val="425"/>
        </w:trPr>
        <w:tc>
          <w:tcPr>
            <w:tcW w:w="2093" w:type="dxa"/>
            <w:shd w:val="clear" w:color="auto" w:fill="auto"/>
          </w:tcPr>
          <w:p w14:paraId="77F271A9" w14:textId="77777777" w:rsidR="00B91AA5" w:rsidRPr="00F52969" w:rsidRDefault="00B91AA5" w:rsidP="00B91AA5">
            <w:pPr>
              <w:rPr>
                <w:b/>
              </w:rPr>
            </w:pPr>
            <w:r w:rsidRPr="00F52969">
              <w:rPr>
                <w:b/>
              </w:rPr>
              <w:t>Skapa intyg</w:t>
            </w:r>
          </w:p>
        </w:tc>
        <w:tc>
          <w:tcPr>
            <w:tcW w:w="7984" w:type="dxa"/>
            <w:shd w:val="clear" w:color="auto" w:fill="auto"/>
          </w:tcPr>
          <w:p w14:paraId="2AFF507D" w14:textId="77777777" w:rsidR="00B91AA5" w:rsidRDefault="00B91AA5" w:rsidP="00B91AA5">
            <w:r>
              <w:t>Behörig hälso- och sjukvårdspersonal tar i samband en vårdkontakt (alternativt efteråt) fram ett intyg åt patienten.</w:t>
            </w:r>
          </w:p>
        </w:tc>
      </w:tr>
      <w:tr w:rsidR="00B91AA5" w:rsidRPr="00DA0DDA" w14:paraId="213ADA47" w14:textId="77777777" w:rsidTr="00B3018F">
        <w:trPr>
          <w:trHeight w:val="425"/>
        </w:trPr>
        <w:tc>
          <w:tcPr>
            <w:tcW w:w="2093" w:type="dxa"/>
            <w:shd w:val="clear" w:color="auto" w:fill="auto"/>
          </w:tcPr>
          <w:p w14:paraId="14AC6B83" w14:textId="77777777" w:rsidR="00B91AA5" w:rsidRPr="00F52969" w:rsidRDefault="00B91AA5" w:rsidP="00B91AA5">
            <w:pPr>
              <w:rPr>
                <w:b/>
              </w:rPr>
            </w:pPr>
            <w:r w:rsidRPr="00F52969">
              <w:rPr>
                <w:b/>
              </w:rPr>
              <w:t>Signera och spara intyg</w:t>
            </w:r>
          </w:p>
        </w:tc>
        <w:tc>
          <w:tcPr>
            <w:tcW w:w="7984" w:type="dxa"/>
            <w:shd w:val="clear" w:color="auto" w:fill="auto"/>
          </w:tcPr>
          <w:p w14:paraId="35A54AFF" w14:textId="77777777" w:rsidR="00B91AA5" w:rsidRDefault="00B91AA5" w:rsidP="00B91AA5">
            <w:r>
              <w:t xml:space="preserve">När intyget är skapat och ifyllt ska det signeras av ansvarig läkare. Därefter sparas det i journalsystemet. </w:t>
            </w:r>
            <w:r>
              <w:br/>
              <w:t xml:space="preserve">Samtidigt som det sparas skickas det också till Intygstjänsten. </w:t>
            </w:r>
          </w:p>
        </w:tc>
      </w:tr>
      <w:tr w:rsidR="00B91AA5" w:rsidRPr="00DA0DDA" w14:paraId="7308167D" w14:textId="77777777" w:rsidTr="00B3018F">
        <w:trPr>
          <w:trHeight w:val="425"/>
        </w:trPr>
        <w:tc>
          <w:tcPr>
            <w:tcW w:w="2093" w:type="dxa"/>
            <w:shd w:val="clear" w:color="auto" w:fill="auto"/>
          </w:tcPr>
          <w:p w14:paraId="69D48DC3" w14:textId="77777777" w:rsidR="00B91AA5" w:rsidRPr="00F52969" w:rsidRDefault="00B91AA5" w:rsidP="00B91AA5">
            <w:pPr>
              <w:rPr>
                <w:b/>
                <w:i/>
              </w:rPr>
            </w:pPr>
          </w:p>
        </w:tc>
        <w:tc>
          <w:tcPr>
            <w:tcW w:w="7984" w:type="dxa"/>
            <w:shd w:val="clear" w:color="auto" w:fill="auto"/>
          </w:tcPr>
          <w:p w14:paraId="1A4F65FB" w14:textId="77777777" w:rsidR="00B91AA5" w:rsidRPr="00F52969" w:rsidRDefault="00B91AA5" w:rsidP="00B91AA5">
            <w:pPr>
              <w:rPr>
                <w:i/>
              </w:rPr>
            </w:pPr>
            <w:r w:rsidRPr="00F52969">
              <w:rPr>
                <w:i/>
              </w:rPr>
              <w:t>Efter det att ett intyg sparats finns det ett antal möjliga alternativ till fortsatta aktiviteter. Inget alternativ är uteslutande eller obligatoriskt. Det är alltså möjligt att flera av de givna alternativen till aktiviteterna väljs.</w:t>
            </w:r>
          </w:p>
        </w:tc>
      </w:tr>
      <w:tr w:rsidR="00B91AA5" w:rsidRPr="00DA0DDA" w14:paraId="35CB6445" w14:textId="77777777" w:rsidTr="00B3018F">
        <w:trPr>
          <w:trHeight w:val="425"/>
        </w:trPr>
        <w:tc>
          <w:tcPr>
            <w:tcW w:w="2093" w:type="dxa"/>
            <w:shd w:val="clear" w:color="auto" w:fill="auto"/>
          </w:tcPr>
          <w:p w14:paraId="18539E1E" w14:textId="77777777" w:rsidR="00B91AA5" w:rsidRPr="00F52969" w:rsidRDefault="00B91AA5" w:rsidP="00B91AA5">
            <w:pPr>
              <w:rPr>
                <w:b/>
              </w:rPr>
            </w:pPr>
            <w:r w:rsidRPr="00F52969">
              <w:rPr>
                <w:b/>
              </w:rPr>
              <w:t>Ha behov av att intyget går direkt till FK</w:t>
            </w:r>
          </w:p>
        </w:tc>
        <w:tc>
          <w:tcPr>
            <w:tcW w:w="7984" w:type="dxa"/>
            <w:shd w:val="clear" w:color="auto" w:fill="auto"/>
          </w:tcPr>
          <w:p w14:paraId="5AE59D2B" w14:textId="77777777" w:rsidR="00B91AA5" w:rsidRPr="004D209A" w:rsidRDefault="00B91AA5" w:rsidP="00B91AA5">
            <w:r w:rsidRPr="004D209A">
              <w:t xml:space="preserve">I vissa fall kan det bli nödvändigt att skicka </w:t>
            </w:r>
            <w:r>
              <w:t>ett intyg</w:t>
            </w:r>
            <w:r w:rsidRPr="004D209A">
              <w:t xml:space="preserve"> direkt till </w:t>
            </w:r>
            <w:r>
              <w:t>Försäkringskassan.</w:t>
            </w:r>
            <w:r w:rsidRPr="004D209A">
              <w:t xml:space="preserve"> </w:t>
            </w:r>
            <w:r w:rsidRPr="008E435C">
              <w:t>Det kan exempelvis röra patienter som själva är oförmögna att sköta kontakten med Försäkringskassan eller patienter som inte har tillgång till Internet.</w:t>
            </w:r>
          </w:p>
        </w:tc>
      </w:tr>
      <w:tr w:rsidR="00B91AA5" w:rsidRPr="00DA0DDA" w14:paraId="1A4A2CB1" w14:textId="77777777" w:rsidTr="00B3018F">
        <w:trPr>
          <w:trHeight w:val="425"/>
        </w:trPr>
        <w:tc>
          <w:tcPr>
            <w:tcW w:w="2093" w:type="dxa"/>
            <w:shd w:val="clear" w:color="auto" w:fill="auto"/>
          </w:tcPr>
          <w:p w14:paraId="56D28940" w14:textId="77777777" w:rsidR="00B91AA5" w:rsidRPr="00F52969" w:rsidRDefault="00B91AA5" w:rsidP="00B91AA5">
            <w:pPr>
              <w:rPr>
                <w:b/>
              </w:rPr>
            </w:pPr>
            <w:r w:rsidRPr="00F52969">
              <w:rPr>
                <w:b/>
              </w:rPr>
              <w:t>Inhämta samtycke att skicka intyg direkt till Försäkringskassan</w:t>
            </w:r>
          </w:p>
        </w:tc>
        <w:tc>
          <w:tcPr>
            <w:tcW w:w="7984" w:type="dxa"/>
            <w:shd w:val="clear" w:color="auto" w:fill="auto"/>
          </w:tcPr>
          <w:p w14:paraId="65E84273" w14:textId="77777777" w:rsidR="00B91AA5" w:rsidRDefault="00B91AA5" w:rsidP="00B91AA5">
            <w:r>
              <w:t>Hälso- och sjukvården måste ha patientens samtycke för att få skicka över ett intyg direkt till Försäkringskassan. Samtycket måste dokumenteras. Notera att det inte är nödvändigt att samtycket lagras i journalsystemet, men att det är hälso- och sjukvårdens ansvar att hålla informationen.</w:t>
            </w:r>
          </w:p>
        </w:tc>
      </w:tr>
      <w:tr w:rsidR="00B91AA5" w:rsidRPr="00DA0DDA" w14:paraId="7CB6885B" w14:textId="77777777" w:rsidTr="00B3018F">
        <w:trPr>
          <w:trHeight w:val="425"/>
        </w:trPr>
        <w:tc>
          <w:tcPr>
            <w:tcW w:w="2093" w:type="dxa"/>
            <w:shd w:val="clear" w:color="auto" w:fill="auto"/>
          </w:tcPr>
          <w:p w14:paraId="2AA13FE5" w14:textId="77777777" w:rsidR="00B91AA5" w:rsidRPr="00F52969" w:rsidRDefault="00B91AA5" w:rsidP="00B91AA5">
            <w:pPr>
              <w:rPr>
                <w:b/>
              </w:rPr>
            </w:pPr>
            <w:r w:rsidRPr="00F52969">
              <w:rPr>
                <w:b/>
              </w:rPr>
              <w:t>Skicka intyg till FK</w:t>
            </w:r>
          </w:p>
        </w:tc>
        <w:tc>
          <w:tcPr>
            <w:tcW w:w="7984" w:type="dxa"/>
            <w:shd w:val="clear" w:color="auto" w:fill="auto"/>
          </w:tcPr>
          <w:p w14:paraId="071CF382" w14:textId="77777777" w:rsidR="00B91AA5" w:rsidRDefault="00B91AA5" w:rsidP="00B91AA5">
            <w:r>
              <w:t>Hälso- och sjukvården skickar intyget direkt till Försäkringskassan.</w:t>
            </w:r>
          </w:p>
        </w:tc>
      </w:tr>
      <w:tr w:rsidR="00B91AA5" w:rsidRPr="00DA0DDA" w14:paraId="7A4B0A79" w14:textId="77777777" w:rsidTr="00B3018F">
        <w:trPr>
          <w:trHeight w:val="425"/>
        </w:trPr>
        <w:tc>
          <w:tcPr>
            <w:tcW w:w="2093" w:type="dxa"/>
            <w:shd w:val="clear" w:color="auto" w:fill="auto"/>
          </w:tcPr>
          <w:p w14:paraId="019A0BDD" w14:textId="77777777" w:rsidR="00B91AA5" w:rsidRPr="00F52969" w:rsidRDefault="00B91AA5" w:rsidP="00B91AA5">
            <w:pPr>
              <w:rPr>
                <w:b/>
              </w:rPr>
            </w:pPr>
            <w:r w:rsidRPr="00F52969">
              <w:rPr>
                <w:b/>
              </w:rPr>
              <w:t>Ta emot intyg</w:t>
            </w:r>
          </w:p>
        </w:tc>
        <w:tc>
          <w:tcPr>
            <w:tcW w:w="7984" w:type="dxa"/>
            <w:shd w:val="clear" w:color="auto" w:fill="auto"/>
          </w:tcPr>
          <w:p w14:paraId="0DC5DA0E" w14:textId="77777777" w:rsidR="00B91AA5" w:rsidRDefault="00B91AA5" w:rsidP="00B91AA5">
            <w:r>
              <w:t>Försäkringskassan tar emot det inskickade intyget.</w:t>
            </w:r>
          </w:p>
        </w:tc>
      </w:tr>
      <w:tr w:rsidR="00B91AA5" w:rsidRPr="00DA0DDA" w14:paraId="0CD752AE" w14:textId="77777777" w:rsidTr="00B3018F">
        <w:trPr>
          <w:trHeight w:val="425"/>
        </w:trPr>
        <w:tc>
          <w:tcPr>
            <w:tcW w:w="2093" w:type="dxa"/>
            <w:shd w:val="clear" w:color="auto" w:fill="auto"/>
          </w:tcPr>
          <w:p w14:paraId="2BDDC2ED" w14:textId="77777777" w:rsidR="00B91AA5" w:rsidRPr="00F52969" w:rsidRDefault="00B91AA5" w:rsidP="00B91AA5">
            <w:pPr>
              <w:rPr>
                <w:b/>
              </w:rPr>
            </w:pPr>
            <w:r w:rsidRPr="00F52969">
              <w:rPr>
                <w:b/>
              </w:rPr>
              <w:t>Vilja ha utskrift av intyg</w:t>
            </w:r>
          </w:p>
        </w:tc>
        <w:tc>
          <w:tcPr>
            <w:tcW w:w="7984" w:type="dxa"/>
            <w:shd w:val="clear" w:color="auto" w:fill="auto"/>
          </w:tcPr>
          <w:p w14:paraId="758BBCCF" w14:textId="77777777" w:rsidR="00B91AA5" w:rsidRDefault="00B91AA5" w:rsidP="00B91AA5">
            <w:r>
              <w:t>Patienten uttrycker en önskan att få en papperskopia av intyget som tagits fram.</w:t>
            </w:r>
          </w:p>
        </w:tc>
      </w:tr>
      <w:tr w:rsidR="00B91AA5" w:rsidRPr="00DA0DDA" w14:paraId="71F09E0E" w14:textId="77777777" w:rsidTr="00B3018F">
        <w:trPr>
          <w:trHeight w:val="425"/>
        </w:trPr>
        <w:tc>
          <w:tcPr>
            <w:tcW w:w="2093" w:type="dxa"/>
            <w:shd w:val="clear" w:color="auto" w:fill="auto"/>
          </w:tcPr>
          <w:p w14:paraId="3B8B8BE4" w14:textId="77777777" w:rsidR="00B91AA5" w:rsidRPr="00F52969" w:rsidRDefault="00B91AA5" w:rsidP="00B91AA5">
            <w:pPr>
              <w:rPr>
                <w:b/>
              </w:rPr>
            </w:pPr>
            <w:r w:rsidRPr="00F52969">
              <w:rPr>
                <w:b/>
              </w:rPr>
              <w:t>Skriva ut intyg</w:t>
            </w:r>
          </w:p>
        </w:tc>
        <w:tc>
          <w:tcPr>
            <w:tcW w:w="7984" w:type="dxa"/>
            <w:shd w:val="clear" w:color="auto" w:fill="auto"/>
          </w:tcPr>
          <w:p w14:paraId="738289E2" w14:textId="77777777" w:rsidR="00B91AA5" w:rsidRDefault="00B91AA5" w:rsidP="00B91AA5">
            <w:r>
              <w:t>Hälso- och sjukvårdspersonal skriver ut intyg på papper.</w:t>
            </w:r>
          </w:p>
        </w:tc>
      </w:tr>
      <w:tr w:rsidR="00B91AA5" w:rsidRPr="00DA0DDA" w14:paraId="582AB7B1" w14:textId="77777777" w:rsidTr="00B3018F">
        <w:trPr>
          <w:trHeight w:val="425"/>
        </w:trPr>
        <w:tc>
          <w:tcPr>
            <w:tcW w:w="2093" w:type="dxa"/>
            <w:shd w:val="clear" w:color="auto" w:fill="auto"/>
          </w:tcPr>
          <w:p w14:paraId="36EC8223" w14:textId="77777777" w:rsidR="00B91AA5" w:rsidRPr="00F52969" w:rsidRDefault="00B91AA5" w:rsidP="00B91AA5">
            <w:pPr>
              <w:rPr>
                <w:b/>
              </w:rPr>
            </w:pPr>
            <w:r w:rsidRPr="00F52969">
              <w:rPr>
                <w:b/>
              </w:rPr>
              <w:t>Skriva under intyg</w:t>
            </w:r>
          </w:p>
        </w:tc>
        <w:tc>
          <w:tcPr>
            <w:tcW w:w="7984" w:type="dxa"/>
            <w:shd w:val="clear" w:color="auto" w:fill="auto"/>
          </w:tcPr>
          <w:p w14:paraId="2A4946B8" w14:textId="77777777" w:rsidR="00B91AA5" w:rsidRDefault="00B91AA5" w:rsidP="00B91AA5">
            <w:r>
              <w:t>Ansvarig läkare skriver under intyget med sin namnteckning</w:t>
            </w:r>
          </w:p>
        </w:tc>
      </w:tr>
      <w:tr w:rsidR="00B91AA5" w:rsidRPr="00DA0DDA" w14:paraId="574A1EFD" w14:textId="77777777" w:rsidTr="00B3018F">
        <w:trPr>
          <w:trHeight w:val="425"/>
        </w:trPr>
        <w:tc>
          <w:tcPr>
            <w:tcW w:w="2093" w:type="dxa"/>
            <w:shd w:val="clear" w:color="auto" w:fill="auto"/>
          </w:tcPr>
          <w:p w14:paraId="79D5D9A3" w14:textId="77777777" w:rsidR="00B91AA5" w:rsidRPr="00F52969" w:rsidRDefault="00B91AA5" w:rsidP="00B91AA5">
            <w:pPr>
              <w:rPr>
                <w:b/>
              </w:rPr>
            </w:pPr>
            <w:r w:rsidRPr="00F52969">
              <w:rPr>
                <w:b/>
              </w:rPr>
              <w:t>Ta emot intyg</w:t>
            </w:r>
          </w:p>
        </w:tc>
        <w:tc>
          <w:tcPr>
            <w:tcW w:w="7984" w:type="dxa"/>
            <w:shd w:val="clear" w:color="auto" w:fill="auto"/>
          </w:tcPr>
          <w:p w14:paraId="1C0B4857" w14:textId="77777777" w:rsidR="00B91AA5" w:rsidRDefault="00B91AA5" w:rsidP="00B91AA5">
            <w:r>
              <w:t xml:space="preserve">Patienten tar emot intyget. </w:t>
            </w:r>
          </w:p>
          <w:p w14:paraId="77E2EA79" w14:textId="77777777" w:rsidR="00B91AA5" w:rsidRDefault="00B91AA5" w:rsidP="00B91AA5">
            <w:r>
              <w:t>Antingen kan patienten få sitt intyg direkt vid kontakt med sin vårdenhet eller om intyget skrivs först senare så får patienten intyget skickat till sig per post.</w:t>
            </w:r>
          </w:p>
        </w:tc>
      </w:tr>
      <w:tr w:rsidR="00B91AA5" w14:paraId="29A62E31" w14:textId="77777777" w:rsidTr="00B3018F">
        <w:tc>
          <w:tcPr>
            <w:tcW w:w="2093" w:type="dxa"/>
            <w:shd w:val="clear" w:color="auto" w:fill="auto"/>
          </w:tcPr>
          <w:p w14:paraId="5193B3A4" w14:textId="77777777" w:rsidR="00B91AA5" w:rsidRPr="00F52969" w:rsidRDefault="00B91AA5" w:rsidP="00B91AA5">
            <w:pPr>
              <w:rPr>
                <w:b/>
                <w:bCs/>
              </w:rPr>
            </w:pPr>
            <w:r w:rsidRPr="00F52969">
              <w:rPr>
                <w:b/>
                <w:bCs/>
              </w:rPr>
              <w:t>Konstatera behov av rättelse</w:t>
            </w:r>
          </w:p>
        </w:tc>
        <w:tc>
          <w:tcPr>
            <w:tcW w:w="7984" w:type="dxa"/>
            <w:shd w:val="clear" w:color="auto" w:fill="auto"/>
          </w:tcPr>
          <w:p w14:paraId="2A5F6B5A" w14:textId="77777777" w:rsidR="00B91AA5" w:rsidRDefault="00B91AA5" w:rsidP="00B91AA5">
            <w:r>
              <w:t xml:space="preserve">Av olika anledningar kan hälso- och sjukvården ha behov av att rätta ett intyg på grund av uppenbara felaktigheter i intyget. </w:t>
            </w:r>
          </w:p>
        </w:tc>
      </w:tr>
      <w:tr w:rsidR="00B91AA5" w14:paraId="449DB062" w14:textId="77777777" w:rsidTr="00B3018F">
        <w:tc>
          <w:tcPr>
            <w:tcW w:w="2093" w:type="dxa"/>
            <w:shd w:val="clear" w:color="auto" w:fill="auto"/>
          </w:tcPr>
          <w:p w14:paraId="6746E71D" w14:textId="77777777" w:rsidR="00B91AA5" w:rsidRPr="00F52969" w:rsidRDefault="00B91AA5" w:rsidP="00B91AA5">
            <w:pPr>
              <w:rPr>
                <w:b/>
                <w:bCs/>
              </w:rPr>
            </w:pPr>
            <w:r w:rsidRPr="00F52969">
              <w:rPr>
                <w:b/>
                <w:bCs/>
              </w:rPr>
              <w:t>Genomföra rättelse</w:t>
            </w:r>
          </w:p>
        </w:tc>
        <w:tc>
          <w:tcPr>
            <w:tcW w:w="7984" w:type="dxa"/>
            <w:shd w:val="clear" w:color="auto" w:fill="auto"/>
          </w:tcPr>
          <w:p w14:paraId="261D3128" w14:textId="77777777" w:rsidR="00B91AA5" w:rsidRDefault="00B91AA5" w:rsidP="00B91AA5">
            <w:r>
              <w:t xml:space="preserve">Ansvarig hälso- och sjukvårdspersonal genomför rättelsen i journalsystemet. När en rättelse sker innebär det att det den aktuella handlingen (eller anteckningen) markeras som ogiltig i systemet. </w:t>
            </w:r>
          </w:p>
          <w:p w14:paraId="48F39B68" w14:textId="77777777" w:rsidR="00B91AA5" w:rsidRDefault="00B91AA5" w:rsidP="00B91AA5">
            <w:r>
              <w:t>Information om att en rättelse skett propageras därefter till intygstjänsten.</w:t>
            </w:r>
          </w:p>
        </w:tc>
      </w:tr>
    </w:tbl>
    <w:p w14:paraId="70848401" w14:textId="77777777" w:rsidR="00B91AA5" w:rsidRPr="00D50339" w:rsidRDefault="00B91AA5" w:rsidP="00267947">
      <w:pPr>
        <w:pStyle w:val="Rubrik4"/>
      </w:pPr>
      <w:r>
        <w:t>Informationsmängder</w:t>
      </w:r>
    </w:p>
    <w:tbl>
      <w:tblPr>
        <w:tblW w:w="0" w:type="auto"/>
        <w:tblBorders>
          <w:top w:val="single" w:sz="12" w:space="0" w:color="000000"/>
          <w:bottom w:val="single" w:sz="12" w:space="0" w:color="000000"/>
          <w:insideH w:val="single" w:sz="6" w:space="0" w:color="000000"/>
        </w:tblBorders>
        <w:tblLook w:val="04A0" w:firstRow="1" w:lastRow="0" w:firstColumn="1" w:lastColumn="0" w:noHBand="0" w:noVBand="1"/>
      </w:tblPr>
      <w:tblGrid>
        <w:gridCol w:w="2306"/>
        <w:gridCol w:w="7832"/>
      </w:tblGrid>
      <w:tr w:rsidR="00B91AA5" w:rsidRPr="00F52969" w14:paraId="3CD1EF45" w14:textId="77777777" w:rsidTr="00B3018F">
        <w:tc>
          <w:tcPr>
            <w:tcW w:w="2093" w:type="dxa"/>
            <w:tcBorders>
              <w:bottom w:val="single" w:sz="12" w:space="0" w:color="000000"/>
            </w:tcBorders>
            <w:shd w:val="clear" w:color="auto" w:fill="auto"/>
          </w:tcPr>
          <w:p w14:paraId="26C9037D" w14:textId="77777777" w:rsidR="00B91AA5" w:rsidRPr="00F52969" w:rsidRDefault="00B91AA5" w:rsidP="00B91AA5">
            <w:pPr>
              <w:rPr>
                <w:b/>
                <w:bCs/>
              </w:rPr>
            </w:pPr>
            <w:r w:rsidRPr="00F52969">
              <w:rPr>
                <w:b/>
                <w:bCs/>
              </w:rPr>
              <w:t>Namn/beteckning</w:t>
            </w:r>
          </w:p>
        </w:tc>
        <w:tc>
          <w:tcPr>
            <w:tcW w:w="7984" w:type="dxa"/>
            <w:tcBorders>
              <w:bottom w:val="single" w:sz="12" w:space="0" w:color="000000"/>
            </w:tcBorders>
            <w:shd w:val="clear" w:color="auto" w:fill="auto"/>
          </w:tcPr>
          <w:p w14:paraId="0897A642" w14:textId="77777777" w:rsidR="00B91AA5" w:rsidRPr="00F52969" w:rsidRDefault="00B91AA5" w:rsidP="00B91AA5">
            <w:pPr>
              <w:rPr>
                <w:b/>
                <w:bCs/>
              </w:rPr>
            </w:pPr>
            <w:r w:rsidRPr="00F52969">
              <w:rPr>
                <w:b/>
                <w:bCs/>
              </w:rPr>
              <w:t>Beskrivning</w:t>
            </w:r>
          </w:p>
        </w:tc>
      </w:tr>
      <w:tr w:rsidR="00B91AA5" w14:paraId="4032616E" w14:textId="77777777" w:rsidTr="00B3018F">
        <w:tc>
          <w:tcPr>
            <w:tcW w:w="2093" w:type="dxa"/>
            <w:shd w:val="clear" w:color="auto" w:fill="auto"/>
          </w:tcPr>
          <w:p w14:paraId="5CD4F3DF" w14:textId="77777777" w:rsidR="00B91AA5" w:rsidRPr="00F52969" w:rsidRDefault="00B91AA5" w:rsidP="00B91AA5">
            <w:pPr>
              <w:rPr>
                <w:b/>
                <w:bCs/>
              </w:rPr>
            </w:pPr>
            <w:r w:rsidRPr="00F52969">
              <w:rPr>
                <w:b/>
                <w:bCs/>
              </w:rPr>
              <w:t xml:space="preserve">Intyg på </w:t>
            </w:r>
            <w:r w:rsidR="006923E1">
              <w:rPr>
                <w:b/>
                <w:bCs/>
              </w:rPr>
              <w:t>journalsystem</w:t>
            </w:r>
            <w:r w:rsidRPr="00F52969">
              <w:rPr>
                <w:b/>
                <w:bCs/>
              </w:rPr>
              <w:t>sformat</w:t>
            </w:r>
          </w:p>
        </w:tc>
        <w:tc>
          <w:tcPr>
            <w:tcW w:w="7984" w:type="dxa"/>
            <w:shd w:val="clear" w:color="auto" w:fill="auto"/>
          </w:tcPr>
          <w:p w14:paraId="709C88A0" w14:textId="77777777" w:rsidR="00B91AA5" w:rsidRDefault="00B91AA5" w:rsidP="00B91AA5">
            <w:r>
              <w:t xml:space="preserve">Den information som intyget består av lagrat på ett sätt som är anpassat för </w:t>
            </w:r>
            <w:r w:rsidR="006923E1">
              <w:t>journalsystem</w:t>
            </w:r>
            <w:r>
              <w:t>et.</w:t>
            </w:r>
          </w:p>
        </w:tc>
      </w:tr>
      <w:tr w:rsidR="00B91AA5" w14:paraId="35E96EB3" w14:textId="77777777" w:rsidTr="00B3018F">
        <w:tc>
          <w:tcPr>
            <w:tcW w:w="2093" w:type="dxa"/>
            <w:shd w:val="clear" w:color="auto" w:fill="auto"/>
          </w:tcPr>
          <w:p w14:paraId="67D083D0" w14:textId="77777777" w:rsidR="00B91AA5" w:rsidRPr="00F52969" w:rsidRDefault="00B91AA5" w:rsidP="00B91AA5">
            <w:pPr>
              <w:rPr>
                <w:b/>
                <w:bCs/>
              </w:rPr>
            </w:pPr>
            <w:r w:rsidRPr="00F52969">
              <w:rPr>
                <w:b/>
                <w:bCs/>
              </w:rPr>
              <w:t>Signatur</w:t>
            </w:r>
          </w:p>
        </w:tc>
        <w:tc>
          <w:tcPr>
            <w:tcW w:w="7984" w:type="dxa"/>
            <w:shd w:val="clear" w:color="auto" w:fill="auto"/>
          </w:tcPr>
          <w:p w14:paraId="455DAE02" w14:textId="77777777" w:rsidR="00B91AA5" w:rsidRDefault="00B91AA5" w:rsidP="00B91AA5">
            <w:r>
              <w:t xml:space="preserve">Signatur som behörig vårdpersonal tillför intyget för att bekräfta att dess innehåll är korrekt. </w:t>
            </w:r>
          </w:p>
        </w:tc>
      </w:tr>
      <w:tr w:rsidR="00B91AA5" w14:paraId="69B42380" w14:textId="77777777" w:rsidTr="00B3018F">
        <w:tc>
          <w:tcPr>
            <w:tcW w:w="2093" w:type="dxa"/>
            <w:shd w:val="clear" w:color="auto" w:fill="auto"/>
          </w:tcPr>
          <w:p w14:paraId="5748990D" w14:textId="77777777" w:rsidR="00B91AA5" w:rsidRPr="00F52969" w:rsidRDefault="00B91AA5" w:rsidP="00B91AA5">
            <w:pPr>
              <w:rPr>
                <w:b/>
                <w:bCs/>
              </w:rPr>
            </w:pPr>
            <w:r w:rsidRPr="00F52969">
              <w:rPr>
                <w:b/>
                <w:bCs/>
              </w:rPr>
              <w:t>Intyg</w:t>
            </w:r>
          </w:p>
        </w:tc>
        <w:tc>
          <w:tcPr>
            <w:tcW w:w="7984" w:type="dxa"/>
            <w:shd w:val="clear" w:color="auto" w:fill="auto"/>
          </w:tcPr>
          <w:p w14:paraId="17246144" w14:textId="77777777" w:rsidR="00B91AA5" w:rsidRDefault="00B91AA5" w:rsidP="00B91AA5">
            <w:r>
              <w:t>Den fullständiga informationsmängd som utgör intyget och motsvarande ett anrop att lagra ny information till intygstjänsten.</w:t>
            </w:r>
          </w:p>
        </w:tc>
      </w:tr>
      <w:tr w:rsidR="00B91AA5" w14:paraId="07C587CA" w14:textId="77777777" w:rsidTr="00B3018F">
        <w:tc>
          <w:tcPr>
            <w:tcW w:w="2093" w:type="dxa"/>
            <w:shd w:val="clear" w:color="auto" w:fill="auto"/>
          </w:tcPr>
          <w:p w14:paraId="3EC2CF60" w14:textId="77777777" w:rsidR="00B91AA5" w:rsidRPr="00F52969" w:rsidRDefault="00B91AA5" w:rsidP="00B91AA5">
            <w:pPr>
              <w:rPr>
                <w:b/>
                <w:bCs/>
              </w:rPr>
            </w:pPr>
            <w:r w:rsidRPr="00F52969">
              <w:rPr>
                <w:b/>
                <w:bCs/>
              </w:rPr>
              <w:t>Samtycke</w:t>
            </w:r>
          </w:p>
        </w:tc>
        <w:tc>
          <w:tcPr>
            <w:tcW w:w="7984" w:type="dxa"/>
            <w:shd w:val="clear" w:color="auto" w:fill="auto"/>
          </w:tcPr>
          <w:p w14:paraId="529A629A" w14:textId="77777777" w:rsidR="00B91AA5" w:rsidRDefault="00B91AA5" w:rsidP="00B91AA5">
            <w:r>
              <w:t xml:space="preserve">Patientens samtycke till att intyget skickas elektroniskt till Försäkringskassan. </w:t>
            </w:r>
          </w:p>
        </w:tc>
      </w:tr>
      <w:tr w:rsidR="00B91AA5" w14:paraId="25C8EA87" w14:textId="77777777" w:rsidTr="00B3018F">
        <w:tc>
          <w:tcPr>
            <w:tcW w:w="2093" w:type="dxa"/>
            <w:shd w:val="clear" w:color="auto" w:fill="auto"/>
          </w:tcPr>
          <w:p w14:paraId="3FF6FBB1" w14:textId="77777777" w:rsidR="00B91AA5" w:rsidRPr="00F52969" w:rsidRDefault="00B91AA5" w:rsidP="00B91AA5">
            <w:pPr>
              <w:rPr>
                <w:b/>
                <w:bCs/>
              </w:rPr>
            </w:pPr>
            <w:r w:rsidRPr="00F52969">
              <w:rPr>
                <w:b/>
                <w:bCs/>
              </w:rPr>
              <w:t>Intygsreferens</w:t>
            </w:r>
          </w:p>
        </w:tc>
        <w:tc>
          <w:tcPr>
            <w:tcW w:w="7984" w:type="dxa"/>
            <w:shd w:val="clear" w:color="auto" w:fill="auto"/>
          </w:tcPr>
          <w:p w14:paraId="01228EB2" w14:textId="77777777" w:rsidR="00B91AA5" w:rsidRDefault="00B91AA5" w:rsidP="00B91AA5">
            <w:r w:rsidRPr="008A2F3C">
              <w:t>En unik referens till ett</w:t>
            </w:r>
            <w:r>
              <w:t xml:space="preserve"> specifikt</w:t>
            </w:r>
            <w:r w:rsidRPr="008A2F3C">
              <w:t xml:space="preserve"> intyg i intygstjänsten</w:t>
            </w:r>
          </w:p>
        </w:tc>
      </w:tr>
      <w:tr w:rsidR="00B91AA5" w14:paraId="2596D706" w14:textId="77777777" w:rsidTr="00B3018F">
        <w:tc>
          <w:tcPr>
            <w:tcW w:w="2093" w:type="dxa"/>
            <w:shd w:val="clear" w:color="auto" w:fill="auto"/>
          </w:tcPr>
          <w:p w14:paraId="27DA08CC" w14:textId="77777777" w:rsidR="00B91AA5" w:rsidRPr="00F52969" w:rsidRDefault="00B91AA5" w:rsidP="00B91AA5">
            <w:pPr>
              <w:rPr>
                <w:b/>
                <w:bCs/>
              </w:rPr>
            </w:pPr>
            <w:r w:rsidRPr="00F52969">
              <w:rPr>
                <w:b/>
                <w:bCs/>
              </w:rPr>
              <w:t>Rättelse i journalsystemet</w:t>
            </w:r>
          </w:p>
        </w:tc>
        <w:tc>
          <w:tcPr>
            <w:tcW w:w="7984" w:type="dxa"/>
            <w:shd w:val="clear" w:color="auto" w:fill="auto"/>
          </w:tcPr>
          <w:p w14:paraId="72905196" w14:textId="77777777" w:rsidR="00B91AA5" w:rsidRDefault="00B91AA5" w:rsidP="00B91AA5">
            <w:r>
              <w:t xml:space="preserve">Information om att ett intyg har markerats som ogiltigt och rättats i </w:t>
            </w:r>
            <w:r w:rsidR="006923E1">
              <w:t>journalsystemet</w:t>
            </w:r>
            <w:r>
              <w:t>.</w:t>
            </w:r>
          </w:p>
        </w:tc>
      </w:tr>
      <w:tr w:rsidR="00B91AA5" w14:paraId="4E6EBBCC" w14:textId="77777777" w:rsidTr="00B3018F">
        <w:tc>
          <w:tcPr>
            <w:tcW w:w="2093" w:type="dxa"/>
            <w:shd w:val="clear" w:color="auto" w:fill="auto"/>
          </w:tcPr>
          <w:p w14:paraId="26C3D63A" w14:textId="77777777" w:rsidR="00B91AA5" w:rsidRPr="00F52969" w:rsidRDefault="00B91AA5" w:rsidP="00B91AA5">
            <w:pPr>
              <w:rPr>
                <w:b/>
                <w:bCs/>
              </w:rPr>
            </w:pPr>
            <w:r w:rsidRPr="00F52969">
              <w:rPr>
                <w:b/>
                <w:bCs/>
              </w:rPr>
              <w:t>Rättelse</w:t>
            </w:r>
          </w:p>
        </w:tc>
        <w:tc>
          <w:tcPr>
            <w:tcW w:w="7984" w:type="dxa"/>
            <w:shd w:val="clear" w:color="auto" w:fill="auto"/>
          </w:tcPr>
          <w:p w14:paraId="41FE28C4" w14:textId="77777777" w:rsidR="00B91AA5" w:rsidRDefault="00B91AA5" w:rsidP="00B91AA5">
            <w:r>
              <w:t>Information om att ett intyg har rättats och inte längre är giltigt.</w:t>
            </w:r>
          </w:p>
        </w:tc>
      </w:tr>
    </w:tbl>
    <w:p w14:paraId="09275DB9" w14:textId="77777777" w:rsidR="00B91AA5" w:rsidRPr="006344FE" w:rsidRDefault="00B91AA5" w:rsidP="00267947">
      <w:pPr>
        <w:pStyle w:val="Rubrik4"/>
      </w:pPr>
      <w:r>
        <w:t>Informationslager</w:t>
      </w:r>
    </w:p>
    <w:tbl>
      <w:tblPr>
        <w:tblW w:w="0" w:type="auto"/>
        <w:tblBorders>
          <w:top w:val="single" w:sz="12" w:space="0" w:color="000000"/>
          <w:bottom w:val="single" w:sz="12" w:space="0" w:color="000000"/>
          <w:insideH w:val="single" w:sz="6" w:space="0" w:color="000000"/>
        </w:tblBorders>
        <w:tblLook w:val="04A0" w:firstRow="1" w:lastRow="0" w:firstColumn="1" w:lastColumn="0" w:noHBand="0" w:noVBand="1"/>
      </w:tblPr>
      <w:tblGrid>
        <w:gridCol w:w="2093"/>
        <w:gridCol w:w="7984"/>
      </w:tblGrid>
      <w:tr w:rsidR="00B91AA5" w:rsidRPr="00F52969" w14:paraId="175071DA" w14:textId="77777777" w:rsidTr="00B3018F">
        <w:tc>
          <w:tcPr>
            <w:tcW w:w="2093" w:type="dxa"/>
            <w:tcBorders>
              <w:bottom w:val="single" w:sz="12" w:space="0" w:color="000000"/>
            </w:tcBorders>
            <w:shd w:val="clear" w:color="auto" w:fill="auto"/>
          </w:tcPr>
          <w:p w14:paraId="4643492A" w14:textId="77777777" w:rsidR="00B91AA5" w:rsidRPr="00F52969" w:rsidRDefault="00B91AA5" w:rsidP="00B91AA5">
            <w:pPr>
              <w:rPr>
                <w:b/>
                <w:bCs/>
              </w:rPr>
            </w:pPr>
            <w:r w:rsidRPr="00F52969">
              <w:rPr>
                <w:b/>
                <w:bCs/>
              </w:rPr>
              <w:t>Namn/beteckning</w:t>
            </w:r>
          </w:p>
        </w:tc>
        <w:tc>
          <w:tcPr>
            <w:tcW w:w="7984" w:type="dxa"/>
            <w:tcBorders>
              <w:bottom w:val="single" w:sz="12" w:space="0" w:color="000000"/>
            </w:tcBorders>
            <w:shd w:val="clear" w:color="auto" w:fill="auto"/>
          </w:tcPr>
          <w:p w14:paraId="1E5AAAA0" w14:textId="77777777" w:rsidR="00B91AA5" w:rsidRPr="00F52969" w:rsidRDefault="00B91AA5" w:rsidP="00B91AA5">
            <w:pPr>
              <w:rPr>
                <w:b/>
                <w:bCs/>
              </w:rPr>
            </w:pPr>
            <w:r w:rsidRPr="00F52969">
              <w:rPr>
                <w:b/>
                <w:bCs/>
              </w:rPr>
              <w:t>Beskrivning</w:t>
            </w:r>
          </w:p>
        </w:tc>
      </w:tr>
      <w:tr w:rsidR="00B91AA5" w14:paraId="38CF1FB1" w14:textId="77777777" w:rsidTr="00B3018F">
        <w:tc>
          <w:tcPr>
            <w:tcW w:w="2093" w:type="dxa"/>
            <w:shd w:val="clear" w:color="auto" w:fill="auto"/>
          </w:tcPr>
          <w:p w14:paraId="042C74BE" w14:textId="77777777" w:rsidR="00B91AA5" w:rsidRPr="00F52969" w:rsidRDefault="00B91AA5" w:rsidP="00B91AA5">
            <w:pPr>
              <w:rPr>
                <w:b/>
                <w:bCs/>
              </w:rPr>
            </w:pPr>
            <w:r w:rsidRPr="00F52969">
              <w:rPr>
                <w:b/>
                <w:bCs/>
              </w:rPr>
              <w:t>Journalsystem</w:t>
            </w:r>
          </w:p>
        </w:tc>
        <w:tc>
          <w:tcPr>
            <w:tcW w:w="7984" w:type="dxa"/>
            <w:shd w:val="clear" w:color="auto" w:fill="auto"/>
          </w:tcPr>
          <w:p w14:paraId="38874782" w14:textId="77777777" w:rsidR="00B91AA5" w:rsidRDefault="00B91AA5" w:rsidP="00B91AA5">
            <w:r>
              <w:t>Journalsystem, inte specifikt inriktat på sjukskrivning, håller bred information om patienten t.ex. anamnes och status. I detta sammanhang hanteras även sjukskrivningsinformation i journalsystemet även om det i praktiken kan skötas i separat modul eller system.</w:t>
            </w:r>
          </w:p>
        </w:tc>
      </w:tr>
      <w:tr w:rsidR="00B91AA5" w14:paraId="6CCB92EA" w14:textId="77777777" w:rsidTr="00B3018F">
        <w:tc>
          <w:tcPr>
            <w:tcW w:w="2093" w:type="dxa"/>
            <w:shd w:val="clear" w:color="auto" w:fill="auto"/>
          </w:tcPr>
          <w:p w14:paraId="7CFF9E7E" w14:textId="77777777" w:rsidR="00B91AA5" w:rsidRPr="00F52969" w:rsidRDefault="00B91AA5" w:rsidP="00B91AA5">
            <w:pPr>
              <w:rPr>
                <w:b/>
                <w:bCs/>
              </w:rPr>
            </w:pPr>
            <w:r w:rsidRPr="00F52969">
              <w:rPr>
                <w:b/>
                <w:bCs/>
              </w:rPr>
              <w:t>Intygstjänst</w:t>
            </w:r>
          </w:p>
        </w:tc>
        <w:tc>
          <w:tcPr>
            <w:tcW w:w="7984" w:type="dxa"/>
            <w:shd w:val="clear" w:color="auto" w:fill="auto"/>
          </w:tcPr>
          <w:p w14:paraId="757035C4" w14:textId="77777777" w:rsidR="00B91AA5" w:rsidRDefault="006E3285" w:rsidP="00B91AA5">
            <w:r>
              <w:t>Tjänst där alla intyg lagras och kommuniceras vidare från på vårdsidan</w:t>
            </w:r>
            <w:r w:rsidR="00B91AA5">
              <w:t xml:space="preserve">. </w:t>
            </w:r>
          </w:p>
        </w:tc>
      </w:tr>
    </w:tbl>
    <w:p w14:paraId="58D01ECE" w14:textId="77777777" w:rsidR="00B91AA5" w:rsidRDefault="00B91AA5" w:rsidP="00267947">
      <w:pPr>
        <w:pStyle w:val="Rubrik3"/>
      </w:pPr>
      <w:r>
        <w:t>Sekvensdiagram</w:t>
      </w:r>
    </w:p>
    <w:p w14:paraId="433AB228" w14:textId="77777777" w:rsidR="00B91AA5" w:rsidRDefault="00B91AA5" w:rsidP="00B91AA5">
      <w:r>
        <w:t>Nedanstående sekvensdiagram beskriver vilka tjänstekontrakt som används i det ovan beskrivna flödet. Här används RegisterMedicalCertificate, SendMedicalCertificate samt RevokeMedicalCertificate.</w:t>
      </w:r>
    </w:p>
    <w:p w14:paraId="3DD182E5" w14:textId="77777777" w:rsidR="00B91AA5" w:rsidRPr="006E7140" w:rsidRDefault="00B91AA5" w:rsidP="00B91AA5"/>
    <w:p w14:paraId="29976748" w14:textId="77777777" w:rsidR="00B91AA5" w:rsidRPr="00B03EEB" w:rsidRDefault="00917CEC" w:rsidP="00B91AA5">
      <w:pPr>
        <w:pStyle w:val="Brdtext"/>
        <w:ind w:left="0"/>
      </w:pPr>
      <w:r>
        <w:rPr>
          <w:noProof/>
          <w:lang w:eastAsia="sv-SE"/>
        </w:rPr>
        <w:drawing>
          <wp:inline distT="0" distB="0" distL="0" distR="0" wp14:anchorId="49202140" wp14:editId="70A85F07">
            <wp:extent cx="6295390" cy="3455670"/>
            <wp:effectExtent l="0" t="0" r="3810" b="0"/>
            <wp:docPr id="5" name="Picture 3" descr="Description: skapa läkarinty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skapa läkarinty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95390" cy="3455670"/>
                    </a:xfrm>
                    <a:prstGeom prst="rect">
                      <a:avLst/>
                    </a:prstGeom>
                    <a:noFill/>
                    <a:ln>
                      <a:noFill/>
                    </a:ln>
                  </pic:spPr>
                </pic:pic>
              </a:graphicData>
            </a:graphic>
          </wp:inline>
        </w:drawing>
      </w:r>
    </w:p>
    <w:p w14:paraId="3061F1B3" w14:textId="77777777" w:rsidR="00B91AA5" w:rsidRDefault="00B91AA5" w:rsidP="00B91AA5">
      <w:r>
        <w:t>Ovanstående sekvensdiagram visar:</w:t>
      </w:r>
    </w:p>
    <w:p w14:paraId="388230E0" w14:textId="77777777" w:rsidR="00B91AA5" w:rsidRDefault="00B91AA5" w:rsidP="008F013F">
      <w:pPr>
        <w:numPr>
          <w:ilvl w:val="0"/>
          <w:numId w:val="27"/>
        </w:numPr>
        <w:ind w:left="709"/>
      </w:pPr>
      <w:r>
        <w:t xml:space="preserve">Hur ett intyg skapas i hälso-och sjukvården och därefter kommuniceras till intygstjänsten med hjälp av tjänstekontraktet RegisterMedicalCertificate. </w:t>
      </w:r>
    </w:p>
    <w:p w14:paraId="7599DAD6" w14:textId="77777777" w:rsidR="00B91AA5" w:rsidRDefault="00B91AA5" w:rsidP="008F013F">
      <w:pPr>
        <w:numPr>
          <w:ilvl w:val="0"/>
          <w:numId w:val="27"/>
        </w:numPr>
        <w:ind w:left="709"/>
      </w:pPr>
      <w:r>
        <w:t xml:space="preserve">Hur ett intyg efter explicit behov hos patienten kan skickas från </w:t>
      </w:r>
      <w:r w:rsidR="006923E1">
        <w:t>journalsystemet</w:t>
      </w:r>
      <w:r>
        <w:t>till Försäkringskassan med hjälp av tjänstekontraktet SendMedicalCertificate.</w:t>
      </w:r>
    </w:p>
    <w:p w14:paraId="2A6D3F4D" w14:textId="77777777" w:rsidR="00B91AA5" w:rsidRPr="00840998" w:rsidRDefault="00B91AA5" w:rsidP="008F013F">
      <w:pPr>
        <w:numPr>
          <w:ilvl w:val="0"/>
          <w:numId w:val="27"/>
        </w:numPr>
        <w:ind w:left="709"/>
      </w:pPr>
      <w:r>
        <w:t xml:space="preserve">Hur ett intyg efter behov hos hälso- och sjukvårdspersonal kan rättas i </w:t>
      </w:r>
      <w:r w:rsidR="006923E1">
        <w:t>journalsystemet</w:t>
      </w:r>
      <w:r>
        <w:t xml:space="preserve"> och information om detta kommuniceras till intygstjänsten (och eventuellt vidare) med hjälp av tjänstekontraktet RevokeMedicalCertificate. </w:t>
      </w:r>
    </w:p>
    <w:p w14:paraId="3C2234AE" w14:textId="77777777" w:rsidR="00117185" w:rsidRDefault="00117185" w:rsidP="00267947">
      <w:pPr>
        <w:pStyle w:val="Rubrik2"/>
      </w:pPr>
      <w:bookmarkStart w:id="22" w:name="_Toc283620684"/>
      <w:r>
        <w:t>Invånarens hantering av läkarintyg</w:t>
      </w:r>
      <w:bookmarkEnd w:id="22"/>
    </w:p>
    <w:p w14:paraId="074BCA89" w14:textId="77777777" w:rsidR="00117185" w:rsidRDefault="00117185" w:rsidP="00B91AA5">
      <w:r>
        <w:t>Nedanstående diagram visar hur läkarintyg hanteras av invånaren. Invånaren använder antingen tjänsten Mina Intyg eller en Intygsmottagares tjänst</w:t>
      </w:r>
      <w:r w:rsidR="005C0649">
        <w:t xml:space="preserve"> (ex. Försäkringskassans Mina Sidor)</w:t>
      </w:r>
      <w:r>
        <w:t xml:space="preserve">. Det är alltid invånaren </w:t>
      </w:r>
      <w:r w:rsidR="00F00606">
        <w:t>som hanterar sina intyg oavsett vilket system han loggat in i.</w:t>
      </w:r>
      <w:r>
        <w:t xml:space="preserve"> </w:t>
      </w:r>
    </w:p>
    <w:p w14:paraId="01A59CA6" w14:textId="77777777" w:rsidR="00377422" w:rsidRDefault="00377422" w:rsidP="00377422">
      <w:r>
        <w:t>Nedanstående diagram visar hur ett intyg skapas och hanteras i ett journalsystem.  Diagrammen tar även upp rättelse av intyg.</w:t>
      </w:r>
    </w:p>
    <w:p w14:paraId="49774C98" w14:textId="77777777" w:rsidR="00377422" w:rsidRDefault="00377422" w:rsidP="00267947">
      <w:pPr>
        <w:pStyle w:val="Rubrik3"/>
      </w:pPr>
      <w:r>
        <w:t>Arbetsflöde</w:t>
      </w:r>
    </w:p>
    <w:p w14:paraId="00C23738" w14:textId="77777777" w:rsidR="00747644" w:rsidRDefault="00747644" w:rsidP="00B91AA5"/>
    <w:p w14:paraId="35CD0FAC" w14:textId="77777777" w:rsidR="000074E1" w:rsidRDefault="00917CEC" w:rsidP="00B91AA5">
      <w:r>
        <w:rPr>
          <w:lang w:eastAsia="sv-SE"/>
        </w:rPr>
        <w:drawing>
          <wp:inline distT="0" distB="0" distL="0" distR="0" wp14:anchorId="06527407" wp14:editId="2439D3FC">
            <wp:extent cx="6295390" cy="1573530"/>
            <wp:effectExtent l="0" t="0" r="3810" b="1270"/>
            <wp:docPr id="6" name="Picture 9" descr="Description: Använd läkarinty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cription: Använd läkarinty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95390" cy="1573530"/>
                    </a:xfrm>
                    <a:prstGeom prst="rect">
                      <a:avLst/>
                    </a:prstGeom>
                    <a:noFill/>
                    <a:ln>
                      <a:noFill/>
                    </a:ln>
                  </pic:spPr>
                </pic:pic>
              </a:graphicData>
            </a:graphic>
          </wp:inline>
        </w:drawing>
      </w:r>
    </w:p>
    <w:p w14:paraId="16DF1966" w14:textId="77777777" w:rsidR="00E23362" w:rsidRPr="00B816D9" w:rsidRDefault="00E23362" w:rsidP="00267947">
      <w:pPr>
        <w:pStyle w:val="Rubrik4"/>
      </w:pPr>
      <w:r>
        <w:t>Roller</w:t>
      </w:r>
    </w:p>
    <w:tbl>
      <w:tblPr>
        <w:tblW w:w="0" w:type="auto"/>
        <w:tblBorders>
          <w:top w:val="single" w:sz="12" w:space="0" w:color="000000"/>
          <w:bottom w:val="single" w:sz="12" w:space="0" w:color="000000"/>
          <w:insideH w:val="single" w:sz="6" w:space="0" w:color="000000"/>
        </w:tblBorders>
        <w:tblLook w:val="04A0" w:firstRow="1" w:lastRow="0" w:firstColumn="1" w:lastColumn="0" w:noHBand="0" w:noVBand="1"/>
      </w:tblPr>
      <w:tblGrid>
        <w:gridCol w:w="2093"/>
        <w:gridCol w:w="7984"/>
      </w:tblGrid>
      <w:tr w:rsidR="00E23362" w:rsidRPr="00F52969" w14:paraId="54451DEA" w14:textId="77777777" w:rsidTr="00C11C53">
        <w:tc>
          <w:tcPr>
            <w:tcW w:w="2093" w:type="dxa"/>
            <w:tcBorders>
              <w:bottom w:val="single" w:sz="12" w:space="0" w:color="000000"/>
            </w:tcBorders>
            <w:shd w:val="clear" w:color="auto" w:fill="auto"/>
          </w:tcPr>
          <w:p w14:paraId="07DE09D1" w14:textId="77777777" w:rsidR="00E23362" w:rsidRPr="00F52969" w:rsidRDefault="00E23362" w:rsidP="00C11C53">
            <w:pPr>
              <w:rPr>
                <w:b/>
                <w:bCs/>
              </w:rPr>
            </w:pPr>
            <w:r w:rsidRPr="00F52969">
              <w:rPr>
                <w:b/>
                <w:bCs/>
              </w:rPr>
              <w:t>Namn/beteckning</w:t>
            </w:r>
          </w:p>
        </w:tc>
        <w:tc>
          <w:tcPr>
            <w:tcW w:w="7984" w:type="dxa"/>
            <w:tcBorders>
              <w:bottom w:val="single" w:sz="12" w:space="0" w:color="000000"/>
            </w:tcBorders>
            <w:shd w:val="clear" w:color="auto" w:fill="auto"/>
          </w:tcPr>
          <w:p w14:paraId="6C2B4D65" w14:textId="77777777" w:rsidR="00E23362" w:rsidRPr="00F52969" w:rsidRDefault="00E23362" w:rsidP="00C11C53">
            <w:pPr>
              <w:rPr>
                <w:b/>
                <w:bCs/>
              </w:rPr>
            </w:pPr>
            <w:r w:rsidRPr="00F52969">
              <w:rPr>
                <w:b/>
                <w:bCs/>
              </w:rPr>
              <w:t>Beskrivning</w:t>
            </w:r>
          </w:p>
        </w:tc>
      </w:tr>
      <w:tr w:rsidR="00E23362" w14:paraId="68A9F87A" w14:textId="77777777" w:rsidTr="00C11C53">
        <w:tc>
          <w:tcPr>
            <w:tcW w:w="2093" w:type="dxa"/>
            <w:shd w:val="clear" w:color="auto" w:fill="auto"/>
          </w:tcPr>
          <w:p w14:paraId="7A998E85" w14:textId="77777777" w:rsidR="00E23362" w:rsidRPr="00F52969" w:rsidRDefault="00B36E17" w:rsidP="00C11C53">
            <w:pPr>
              <w:rPr>
                <w:b/>
                <w:bCs/>
              </w:rPr>
            </w:pPr>
            <w:r>
              <w:rPr>
                <w:b/>
                <w:bCs/>
              </w:rPr>
              <w:t>Invånare</w:t>
            </w:r>
          </w:p>
        </w:tc>
        <w:tc>
          <w:tcPr>
            <w:tcW w:w="7984" w:type="dxa"/>
            <w:shd w:val="clear" w:color="auto" w:fill="auto"/>
          </w:tcPr>
          <w:p w14:paraId="6FFD6F76" w14:textId="77777777" w:rsidR="00E23362" w:rsidRDefault="00681F97" w:rsidP="00B36E17">
            <w:r>
              <w:t>Den person som besöker vården för att få ett läkarintyg och som sedan använder detta läkarintyg i kommunikation med intressenter, bl a Försäkringskassan.</w:t>
            </w:r>
          </w:p>
        </w:tc>
      </w:tr>
    </w:tbl>
    <w:p w14:paraId="5BAE4ED7" w14:textId="77777777" w:rsidR="00E23362" w:rsidRDefault="00E23362" w:rsidP="00267947">
      <w:pPr>
        <w:pStyle w:val="Rubrik4"/>
      </w:pPr>
      <w:r>
        <w:t>Arbetssteg</w:t>
      </w:r>
    </w:p>
    <w:tbl>
      <w:tblPr>
        <w:tblW w:w="0" w:type="auto"/>
        <w:tblBorders>
          <w:top w:val="single" w:sz="12" w:space="0" w:color="000000"/>
          <w:bottom w:val="single" w:sz="12" w:space="0" w:color="000000"/>
          <w:insideH w:val="single" w:sz="6" w:space="0" w:color="000000"/>
        </w:tblBorders>
        <w:tblLook w:val="04A0" w:firstRow="1" w:lastRow="0" w:firstColumn="1" w:lastColumn="0" w:noHBand="0" w:noVBand="1"/>
      </w:tblPr>
      <w:tblGrid>
        <w:gridCol w:w="2317"/>
        <w:gridCol w:w="7821"/>
      </w:tblGrid>
      <w:tr w:rsidR="00E23362" w:rsidRPr="00F52969" w14:paraId="2815DE5E" w14:textId="77777777" w:rsidTr="005E54B2">
        <w:tc>
          <w:tcPr>
            <w:tcW w:w="2317" w:type="dxa"/>
            <w:tcBorders>
              <w:bottom w:val="single" w:sz="12" w:space="0" w:color="000000"/>
            </w:tcBorders>
            <w:shd w:val="clear" w:color="auto" w:fill="auto"/>
          </w:tcPr>
          <w:p w14:paraId="491364DF" w14:textId="77777777" w:rsidR="00E23362" w:rsidRPr="00F52969" w:rsidRDefault="00E23362" w:rsidP="00C11C53">
            <w:pPr>
              <w:rPr>
                <w:b/>
                <w:bCs/>
              </w:rPr>
            </w:pPr>
            <w:r w:rsidRPr="00F52969">
              <w:rPr>
                <w:b/>
                <w:bCs/>
              </w:rPr>
              <w:t>Namn/beteckning</w:t>
            </w:r>
          </w:p>
        </w:tc>
        <w:tc>
          <w:tcPr>
            <w:tcW w:w="7821" w:type="dxa"/>
            <w:tcBorders>
              <w:bottom w:val="single" w:sz="12" w:space="0" w:color="000000"/>
            </w:tcBorders>
            <w:shd w:val="clear" w:color="auto" w:fill="auto"/>
          </w:tcPr>
          <w:p w14:paraId="0811A5E4" w14:textId="77777777" w:rsidR="00E23362" w:rsidRPr="00F52969" w:rsidRDefault="00E23362" w:rsidP="00C11C53">
            <w:pPr>
              <w:rPr>
                <w:b/>
                <w:bCs/>
              </w:rPr>
            </w:pPr>
            <w:r w:rsidRPr="00F52969">
              <w:rPr>
                <w:b/>
                <w:bCs/>
              </w:rPr>
              <w:t>Beskrivning</w:t>
            </w:r>
          </w:p>
        </w:tc>
      </w:tr>
      <w:tr w:rsidR="00E23362" w:rsidRPr="00DA0DDA" w14:paraId="44C430E1" w14:textId="77777777" w:rsidTr="005E54B2">
        <w:trPr>
          <w:trHeight w:val="425"/>
        </w:trPr>
        <w:tc>
          <w:tcPr>
            <w:tcW w:w="2317" w:type="dxa"/>
            <w:shd w:val="clear" w:color="auto" w:fill="auto"/>
          </w:tcPr>
          <w:p w14:paraId="6A007B03" w14:textId="77777777" w:rsidR="00E23362" w:rsidRPr="00F52969" w:rsidRDefault="00C11C53" w:rsidP="00C11C53">
            <w:pPr>
              <w:rPr>
                <w:b/>
              </w:rPr>
            </w:pPr>
            <w:r>
              <w:rPr>
                <w:b/>
              </w:rPr>
              <w:t>Visa lista av intyg</w:t>
            </w:r>
          </w:p>
        </w:tc>
        <w:tc>
          <w:tcPr>
            <w:tcW w:w="7821" w:type="dxa"/>
            <w:shd w:val="clear" w:color="auto" w:fill="auto"/>
          </w:tcPr>
          <w:p w14:paraId="2F7C0B24" w14:textId="77777777" w:rsidR="00E23362" w:rsidRDefault="00E23362" w:rsidP="00690BD6">
            <w:r>
              <w:t xml:space="preserve">Det arbetssteg som startar flödet är att </w:t>
            </w:r>
            <w:r w:rsidR="00690BD6">
              <w:t xml:space="preserve">invånaren vill se en lista på intyg som finns sparade i Intygstjänsten för </w:t>
            </w:r>
            <w:r w:rsidR="00F16FD3">
              <w:t>invånaren</w:t>
            </w:r>
            <w:r w:rsidR="00690BD6">
              <w:t>.</w:t>
            </w:r>
          </w:p>
        </w:tc>
      </w:tr>
      <w:tr w:rsidR="00E23362" w:rsidRPr="00DA0DDA" w14:paraId="4D3485E8" w14:textId="77777777" w:rsidTr="005E54B2">
        <w:trPr>
          <w:trHeight w:val="425"/>
        </w:trPr>
        <w:tc>
          <w:tcPr>
            <w:tcW w:w="2317" w:type="dxa"/>
            <w:shd w:val="clear" w:color="auto" w:fill="auto"/>
          </w:tcPr>
          <w:p w14:paraId="3594088C" w14:textId="77777777" w:rsidR="00E23362" w:rsidRPr="00F52969" w:rsidRDefault="005E54B2" w:rsidP="00C11C53">
            <w:pPr>
              <w:rPr>
                <w:b/>
              </w:rPr>
            </w:pPr>
            <w:r>
              <w:rPr>
                <w:b/>
              </w:rPr>
              <w:t>Visa</w:t>
            </w:r>
            <w:r w:rsidR="00E23362" w:rsidRPr="00F52969">
              <w:rPr>
                <w:b/>
              </w:rPr>
              <w:t xml:space="preserve"> intyg</w:t>
            </w:r>
          </w:p>
        </w:tc>
        <w:tc>
          <w:tcPr>
            <w:tcW w:w="7821" w:type="dxa"/>
            <w:shd w:val="clear" w:color="auto" w:fill="auto"/>
          </w:tcPr>
          <w:p w14:paraId="0B18B06A" w14:textId="77777777" w:rsidR="00E23362" w:rsidRDefault="00F16FD3" w:rsidP="00C11C53">
            <w:r>
              <w:t>Ett valt intyg visas för invånaren med sitt innehåll</w:t>
            </w:r>
            <w:r w:rsidR="00E23362">
              <w:t>.</w:t>
            </w:r>
          </w:p>
        </w:tc>
      </w:tr>
      <w:tr w:rsidR="00E23362" w:rsidRPr="00DA0DDA" w14:paraId="1C486952" w14:textId="77777777" w:rsidTr="005E54B2">
        <w:trPr>
          <w:trHeight w:val="425"/>
        </w:trPr>
        <w:tc>
          <w:tcPr>
            <w:tcW w:w="2317" w:type="dxa"/>
            <w:shd w:val="clear" w:color="auto" w:fill="auto"/>
          </w:tcPr>
          <w:p w14:paraId="73020658" w14:textId="77777777" w:rsidR="00E23362" w:rsidRPr="00F52969" w:rsidRDefault="00E23362" w:rsidP="005E54B2">
            <w:pPr>
              <w:rPr>
                <w:b/>
              </w:rPr>
            </w:pPr>
            <w:r w:rsidRPr="00F52969">
              <w:rPr>
                <w:b/>
              </w:rPr>
              <w:t>S</w:t>
            </w:r>
            <w:r w:rsidR="005E54B2">
              <w:rPr>
                <w:b/>
              </w:rPr>
              <w:t>kicka intyg till FK</w:t>
            </w:r>
          </w:p>
        </w:tc>
        <w:tc>
          <w:tcPr>
            <w:tcW w:w="7821" w:type="dxa"/>
            <w:shd w:val="clear" w:color="auto" w:fill="auto"/>
          </w:tcPr>
          <w:p w14:paraId="2FBA61D8" w14:textId="77777777" w:rsidR="00E23362" w:rsidRDefault="00F16FD3" w:rsidP="00C11C53">
            <w:r>
              <w:t>Invånaren väljer att skicka intyget till en extern mottagare, i detta fallet Försäkringskassan</w:t>
            </w:r>
            <w:r w:rsidR="00E23362">
              <w:t xml:space="preserve">. </w:t>
            </w:r>
          </w:p>
        </w:tc>
      </w:tr>
      <w:tr w:rsidR="00E23362" w:rsidRPr="00DA0DDA" w14:paraId="53A81DB3" w14:textId="77777777" w:rsidTr="005E54B2">
        <w:trPr>
          <w:trHeight w:val="425"/>
        </w:trPr>
        <w:tc>
          <w:tcPr>
            <w:tcW w:w="2317" w:type="dxa"/>
            <w:shd w:val="clear" w:color="auto" w:fill="auto"/>
          </w:tcPr>
          <w:p w14:paraId="20FD3E11" w14:textId="77777777" w:rsidR="00E23362" w:rsidRPr="00F52969" w:rsidRDefault="005E54B2" w:rsidP="00C11C53">
            <w:pPr>
              <w:rPr>
                <w:b/>
              </w:rPr>
            </w:pPr>
            <w:r>
              <w:rPr>
                <w:b/>
              </w:rPr>
              <w:t>Ansöka om sjukpenning</w:t>
            </w:r>
          </w:p>
        </w:tc>
        <w:tc>
          <w:tcPr>
            <w:tcW w:w="7821" w:type="dxa"/>
            <w:shd w:val="clear" w:color="auto" w:fill="auto"/>
          </w:tcPr>
          <w:p w14:paraId="2E42CC65" w14:textId="77777777" w:rsidR="00E23362" w:rsidRPr="004D209A" w:rsidRDefault="00E23362" w:rsidP="00F16FD3">
            <w:r w:rsidRPr="004D209A">
              <w:t>I</w:t>
            </w:r>
            <w:r w:rsidR="00F16FD3">
              <w:t>nvånaren vill ansöka om sjukpenning genom att logga in på Försäkringskassan och därefter starta ansökningsprocessen</w:t>
            </w:r>
          </w:p>
        </w:tc>
      </w:tr>
      <w:tr w:rsidR="00E23362" w:rsidRPr="00DA0DDA" w14:paraId="47499466" w14:textId="77777777" w:rsidTr="005E54B2">
        <w:trPr>
          <w:trHeight w:val="425"/>
        </w:trPr>
        <w:tc>
          <w:tcPr>
            <w:tcW w:w="2317" w:type="dxa"/>
            <w:shd w:val="clear" w:color="auto" w:fill="auto"/>
          </w:tcPr>
          <w:p w14:paraId="73884227" w14:textId="77777777" w:rsidR="00E23362" w:rsidRPr="00F52969" w:rsidRDefault="005E54B2" w:rsidP="00C11C53">
            <w:pPr>
              <w:rPr>
                <w:b/>
              </w:rPr>
            </w:pPr>
            <w:r>
              <w:rPr>
                <w:b/>
              </w:rPr>
              <w:t>Hämta lista av intyg</w:t>
            </w:r>
          </w:p>
        </w:tc>
        <w:tc>
          <w:tcPr>
            <w:tcW w:w="7821" w:type="dxa"/>
            <w:shd w:val="clear" w:color="auto" w:fill="auto"/>
          </w:tcPr>
          <w:p w14:paraId="4D5EC21C" w14:textId="77777777" w:rsidR="00E23362" w:rsidRDefault="0072294F" w:rsidP="0072294F">
            <w:r>
              <w:t>I ansökningsprocessen väljer invånaren att hämta en lista på intyg från Intygstjänsten för att använda i samband med ansökan,</w:t>
            </w:r>
          </w:p>
        </w:tc>
      </w:tr>
      <w:tr w:rsidR="00E23362" w:rsidRPr="00DA0DDA" w14:paraId="3D0458AA" w14:textId="77777777" w:rsidTr="005E54B2">
        <w:trPr>
          <w:trHeight w:val="425"/>
        </w:trPr>
        <w:tc>
          <w:tcPr>
            <w:tcW w:w="2317" w:type="dxa"/>
            <w:shd w:val="clear" w:color="auto" w:fill="auto"/>
          </w:tcPr>
          <w:p w14:paraId="6CCED9EE" w14:textId="77777777" w:rsidR="00E23362" w:rsidRPr="00F52969" w:rsidRDefault="005E54B2" w:rsidP="00C11C53">
            <w:pPr>
              <w:rPr>
                <w:b/>
              </w:rPr>
            </w:pPr>
            <w:r>
              <w:rPr>
                <w:b/>
              </w:rPr>
              <w:t>Välj ett intyg</w:t>
            </w:r>
          </w:p>
        </w:tc>
        <w:tc>
          <w:tcPr>
            <w:tcW w:w="7821" w:type="dxa"/>
            <w:shd w:val="clear" w:color="auto" w:fill="auto"/>
          </w:tcPr>
          <w:p w14:paraId="568B673C" w14:textId="77777777" w:rsidR="00E23362" w:rsidRDefault="0072294F" w:rsidP="0072294F">
            <w:r>
              <w:t>Invånaren väljer det intyg som skall användas i ansökan.</w:t>
            </w:r>
          </w:p>
        </w:tc>
      </w:tr>
      <w:tr w:rsidR="00E23362" w:rsidRPr="00DA0DDA" w14:paraId="354EFC79" w14:textId="77777777" w:rsidTr="005E54B2">
        <w:trPr>
          <w:trHeight w:val="425"/>
        </w:trPr>
        <w:tc>
          <w:tcPr>
            <w:tcW w:w="2317" w:type="dxa"/>
            <w:shd w:val="clear" w:color="auto" w:fill="auto"/>
          </w:tcPr>
          <w:p w14:paraId="6ACA52DD" w14:textId="77777777" w:rsidR="00E23362" w:rsidRPr="00F52969" w:rsidRDefault="005E54B2" w:rsidP="00C11C53">
            <w:pPr>
              <w:rPr>
                <w:b/>
              </w:rPr>
            </w:pPr>
            <w:r>
              <w:rPr>
                <w:b/>
              </w:rPr>
              <w:t>Bifoga intyget till sjukpenningsansökan</w:t>
            </w:r>
          </w:p>
        </w:tc>
        <w:tc>
          <w:tcPr>
            <w:tcW w:w="7821" w:type="dxa"/>
            <w:shd w:val="clear" w:color="auto" w:fill="auto"/>
          </w:tcPr>
          <w:p w14:paraId="6ED9D1B5" w14:textId="77777777" w:rsidR="00E23362" w:rsidRDefault="0072294F" w:rsidP="00C11C53">
            <w:r>
              <w:t>Valt intyg bifogas till ansökan och denna sparas hos Försäkringskassan. I samband med detta meddelar Försäkringskassan vården att valt intyg använts av Försäkringskassan.</w:t>
            </w:r>
          </w:p>
        </w:tc>
      </w:tr>
    </w:tbl>
    <w:p w14:paraId="32388134" w14:textId="77777777" w:rsidR="00E23362" w:rsidRPr="00D50339" w:rsidRDefault="00E23362" w:rsidP="00267947">
      <w:pPr>
        <w:pStyle w:val="Rubrik4"/>
      </w:pPr>
      <w:r>
        <w:t>Informationsmängder</w:t>
      </w:r>
    </w:p>
    <w:tbl>
      <w:tblPr>
        <w:tblW w:w="0" w:type="auto"/>
        <w:tblBorders>
          <w:top w:val="single" w:sz="12" w:space="0" w:color="000000"/>
          <w:bottom w:val="single" w:sz="12" w:space="0" w:color="000000"/>
          <w:insideH w:val="single" w:sz="6" w:space="0" w:color="000000"/>
        </w:tblBorders>
        <w:tblLook w:val="04A0" w:firstRow="1" w:lastRow="0" w:firstColumn="1" w:lastColumn="0" w:noHBand="0" w:noVBand="1"/>
      </w:tblPr>
      <w:tblGrid>
        <w:gridCol w:w="2093"/>
        <w:gridCol w:w="7984"/>
      </w:tblGrid>
      <w:tr w:rsidR="00E23362" w:rsidRPr="00F52969" w14:paraId="5647B0BD" w14:textId="77777777" w:rsidTr="00C11C53">
        <w:tc>
          <w:tcPr>
            <w:tcW w:w="2093" w:type="dxa"/>
            <w:tcBorders>
              <w:bottom w:val="single" w:sz="12" w:space="0" w:color="000000"/>
            </w:tcBorders>
            <w:shd w:val="clear" w:color="auto" w:fill="auto"/>
          </w:tcPr>
          <w:p w14:paraId="3CC17A2A" w14:textId="77777777" w:rsidR="00E23362" w:rsidRPr="00F52969" w:rsidRDefault="00E23362" w:rsidP="00C11C53">
            <w:pPr>
              <w:rPr>
                <w:b/>
                <w:bCs/>
              </w:rPr>
            </w:pPr>
            <w:r w:rsidRPr="00F52969">
              <w:rPr>
                <w:b/>
                <w:bCs/>
              </w:rPr>
              <w:t>Namn/beteckning</w:t>
            </w:r>
          </w:p>
        </w:tc>
        <w:tc>
          <w:tcPr>
            <w:tcW w:w="7984" w:type="dxa"/>
            <w:tcBorders>
              <w:bottom w:val="single" w:sz="12" w:space="0" w:color="000000"/>
            </w:tcBorders>
            <w:shd w:val="clear" w:color="auto" w:fill="auto"/>
          </w:tcPr>
          <w:p w14:paraId="657861AA" w14:textId="77777777" w:rsidR="00E23362" w:rsidRPr="00F52969" w:rsidRDefault="00E23362" w:rsidP="00C11C53">
            <w:pPr>
              <w:rPr>
                <w:b/>
                <w:bCs/>
              </w:rPr>
            </w:pPr>
            <w:r w:rsidRPr="00F52969">
              <w:rPr>
                <w:b/>
                <w:bCs/>
              </w:rPr>
              <w:t>Beskrivning</w:t>
            </w:r>
          </w:p>
        </w:tc>
      </w:tr>
      <w:tr w:rsidR="00E23362" w14:paraId="4F87FD93" w14:textId="77777777" w:rsidTr="00C11C53">
        <w:tc>
          <w:tcPr>
            <w:tcW w:w="2093" w:type="dxa"/>
            <w:shd w:val="clear" w:color="auto" w:fill="auto"/>
          </w:tcPr>
          <w:p w14:paraId="175437C7" w14:textId="77777777" w:rsidR="00E23362" w:rsidRPr="00F52969" w:rsidRDefault="005E54B2" w:rsidP="00C11C53">
            <w:pPr>
              <w:rPr>
                <w:b/>
                <w:bCs/>
              </w:rPr>
            </w:pPr>
            <w:r>
              <w:rPr>
                <w:b/>
                <w:bCs/>
              </w:rPr>
              <w:t>Lista av intyg</w:t>
            </w:r>
          </w:p>
        </w:tc>
        <w:tc>
          <w:tcPr>
            <w:tcW w:w="7984" w:type="dxa"/>
            <w:shd w:val="clear" w:color="auto" w:fill="auto"/>
          </w:tcPr>
          <w:p w14:paraId="14EC7D1A" w14:textId="77777777" w:rsidR="00E23362" w:rsidRDefault="003F7480" w:rsidP="00C11C53">
            <w:r>
              <w:t>Den information som beskriver ett intyg kort i listform</w:t>
            </w:r>
            <w:r w:rsidR="00E23362">
              <w:t>.</w:t>
            </w:r>
          </w:p>
        </w:tc>
      </w:tr>
      <w:tr w:rsidR="00E23362" w14:paraId="0B8F7974" w14:textId="77777777" w:rsidTr="00C11C53">
        <w:tc>
          <w:tcPr>
            <w:tcW w:w="2093" w:type="dxa"/>
            <w:shd w:val="clear" w:color="auto" w:fill="auto"/>
          </w:tcPr>
          <w:p w14:paraId="2F17D3E9" w14:textId="77777777" w:rsidR="00E23362" w:rsidRPr="00F52969" w:rsidRDefault="00E23362" w:rsidP="00C11C53">
            <w:pPr>
              <w:rPr>
                <w:b/>
                <w:bCs/>
              </w:rPr>
            </w:pPr>
            <w:r w:rsidRPr="00F52969">
              <w:rPr>
                <w:b/>
                <w:bCs/>
              </w:rPr>
              <w:t>Intyg</w:t>
            </w:r>
          </w:p>
        </w:tc>
        <w:tc>
          <w:tcPr>
            <w:tcW w:w="7984" w:type="dxa"/>
            <w:shd w:val="clear" w:color="auto" w:fill="auto"/>
          </w:tcPr>
          <w:p w14:paraId="40294D83" w14:textId="77777777" w:rsidR="00E23362" w:rsidRDefault="00E23362" w:rsidP="003F7480">
            <w:r>
              <w:t>Den fullständiga informationsmängd som utgör intyget.</w:t>
            </w:r>
          </w:p>
        </w:tc>
      </w:tr>
      <w:tr w:rsidR="00E23362" w14:paraId="1E936F56" w14:textId="77777777" w:rsidTr="00C11C53">
        <w:tc>
          <w:tcPr>
            <w:tcW w:w="2093" w:type="dxa"/>
            <w:shd w:val="clear" w:color="auto" w:fill="auto"/>
          </w:tcPr>
          <w:p w14:paraId="1A3308F8" w14:textId="77777777" w:rsidR="00E23362" w:rsidRPr="00F52969" w:rsidRDefault="005E54B2" w:rsidP="00C11C53">
            <w:pPr>
              <w:rPr>
                <w:b/>
                <w:bCs/>
              </w:rPr>
            </w:pPr>
            <w:r>
              <w:rPr>
                <w:b/>
                <w:bCs/>
              </w:rPr>
              <w:t>Status för ett intyg</w:t>
            </w:r>
          </w:p>
        </w:tc>
        <w:tc>
          <w:tcPr>
            <w:tcW w:w="7984" w:type="dxa"/>
            <w:shd w:val="clear" w:color="auto" w:fill="auto"/>
          </w:tcPr>
          <w:p w14:paraId="32EBE3EB" w14:textId="77777777" w:rsidR="00E23362" w:rsidRDefault="003F7480" w:rsidP="003F7480">
            <w:r>
              <w:t>Kort information om ett intygs status.</w:t>
            </w:r>
            <w:r w:rsidR="00E23362">
              <w:t xml:space="preserve"> </w:t>
            </w:r>
          </w:p>
        </w:tc>
      </w:tr>
    </w:tbl>
    <w:p w14:paraId="1922FC3A" w14:textId="77777777" w:rsidR="00E23362" w:rsidRPr="006344FE" w:rsidRDefault="00E23362" w:rsidP="00267947">
      <w:pPr>
        <w:pStyle w:val="Rubrik4"/>
      </w:pPr>
      <w:r>
        <w:t>Informationslager</w:t>
      </w:r>
    </w:p>
    <w:tbl>
      <w:tblPr>
        <w:tblW w:w="0" w:type="auto"/>
        <w:tblBorders>
          <w:top w:val="single" w:sz="12" w:space="0" w:color="000000"/>
          <w:bottom w:val="single" w:sz="12" w:space="0" w:color="000000"/>
          <w:insideH w:val="single" w:sz="6" w:space="0" w:color="000000"/>
        </w:tblBorders>
        <w:tblLook w:val="04A0" w:firstRow="1" w:lastRow="0" w:firstColumn="1" w:lastColumn="0" w:noHBand="0" w:noVBand="1"/>
      </w:tblPr>
      <w:tblGrid>
        <w:gridCol w:w="2093"/>
        <w:gridCol w:w="7984"/>
      </w:tblGrid>
      <w:tr w:rsidR="00E23362" w:rsidRPr="00F52969" w14:paraId="0BBCEE48" w14:textId="77777777" w:rsidTr="00C11C53">
        <w:tc>
          <w:tcPr>
            <w:tcW w:w="2093" w:type="dxa"/>
            <w:tcBorders>
              <w:bottom w:val="single" w:sz="12" w:space="0" w:color="000000"/>
            </w:tcBorders>
            <w:shd w:val="clear" w:color="auto" w:fill="auto"/>
          </w:tcPr>
          <w:p w14:paraId="6E330992" w14:textId="77777777" w:rsidR="00E23362" w:rsidRPr="00F52969" w:rsidRDefault="00E23362" w:rsidP="00C11C53">
            <w:pPr>
              <w:rPr>
                <w:b/>
                <w:bCs/>
              </w:rPr>
            </w:pPr>
            <w:r w:rsidRPr="00F52969">
              <w:rPr>
                <w:b/>
                <w:bCs/>
              </w:rPr>
              <w:t>Namn/beteckning</w:t>
            </w:r>
          </w:p>
        </w:tc>
        <w:tc>
          <w:tcPr>
            <w:tcW w:w="7984" w:type="dxa"/>
            <w:tcBorders>
              <w:bottom w:val="single" w:sz="12" w:space="0" w:color="000000"/>
            </w:tcBorders>
            <w:shd w:val="clear" w:color="auto" w:fill="auto"/>
          </w:tcPr>
          <w:p w14:paraId="37031156" w14:textId="77777777" w:rsidR="00E23362" w:rsidRPr="00F52969" w:rsidRDefault="00E23362" w:rsidP="00C11C53">
            <w:pPr>
              <w:rPr>
                <w:b/>
                <w:bCs/>
              </w:rPr>
            </w:pPr>
            <w:r w:rsidRPr="00F52969">
              <w:rPr>
                <w:b/>
                <w:bCs/>
              </w:rPr>
              <w:t>Beskrivning</w:t>
            </w:r>
          </w:p>
        </w:tc>
      </w:tr>
      <w:tr w:rsidR="00E23362" w14:paraId="4BBEC15D" w14:textId="77777777" w:rsidTr="00C11C53">
        <w:tc>
          <w:tcPr>
            <w:tcW w:w="2093" w:type="dxa"/>
            <w:shd w:val="clear" w:color="auto" w:fill="auto"/>
          </w:tcPr>
          <w:p w14:paraId="6A0DF20E" w14:textId="77777777" w:rsidR="00E23362" w:rsidRPr="00F52969" w:rsidRDefault="00E23362" w:rsidP="00C11C53">
            <w:pPr>
              <w:rPr>
                <w:b/>
                <w:bCs/>
              </w:rPr>
            </w:pPr>
            <w:r w:rsidRPr="00F52969">
              <w:rPr>
                <w:b/>
                <w:bCs/>
              </w:rPr>
              <w:t>Intygstjänst</w:t>
            </w:r>
          </w:p>
        </w:tc>
        <w:tc>
          <w:tcPr>
            <w:tcW w:w="7984" w:type="dxa"/>
            <w:shd w:val="clear" w:color="auto" w:fill="auto"/>
          </w:tcPr>
          <w:p w14:paraId="340C023E" w14:textId="77777777" w:rsidR="00E23362" w:rsidRDefault="00ED70BE" w:rsidP="00ED70BE">
            <w:r>
              <w:t>Tjänst där alla intyg lagras och kommuniceras vidare från på vårdsidan.</w:t>
            </w:r>
          </w:p>
        </w:tc>
      </w:tr>
      <w:tr w:rsidR="005E54B2" w14:paraId="14E9FD19" w14:textId="77777777" w:rsidTr="00C11C53">
        <w:tc>
          <w:tcPr>
            <w:tcW w:w="2093" w:type="dxa"/>
            <w:shd w:val="clear" w:color="auto" w:fill="auto"/>
          </w:tcPr>
          <w:p w14:paraId="700CF981" w14:textId="77777777" w:rsidR="005E54B2" w:rsidRPr="00F52969" w:rsidRDefault="005E54B2" w:rsidP="00C11C53">
            <w:pPr>
              <w:rPr>
                <w:b/>
                <w:bCs/>
              </w:rPr>
            </w:pPr>
            <w:r>
              <w:rPr>
                <w:b/>
                <w:bCs/>
              </w:rPr>
              <w:t>Försäkringskassan</w:t>
            </w:r>
          </w:p>
        </w:tc>
        <w:tc>
          <w:tcPr>
            <w:tcW w:w="7984" w:type="dxa"/>
            <w:shd w:val="clear" w:color="auto" w:fill="auto"/>
          </w:tcPr>
          <w:p w14:paraId="3CCCB935" w14:textId="77777777" w:rsidR="005E54B2" w:rsidRPr="00371437" w:rsidRDefault="00471876" w:rsidP="008478DC">
            <w:r w:rsidRPr="00471876">
              <w:t>Mottagare av intyg. I detta sammanhang görs ingen skillnad på Försäkringskassans olika interna system.</w:t>
            </w:r>
          </w:p>
        </w:tc>
      </w:tr>
    </w:tbl>
    <w:p w14:paraId="6F9F6F90" w14:textId="77777777" w:rsidR="00415A0A" w:rsidRDefault="00415A0A" w:rsidP="00267947">
      <w:pPr>
        <w:pStyle w:val="Rubrik3"/>
      </w:pPr>
      <w:r>
        <w:t>Sekvensdiagram</w:t>
      </w:r>
    </w:p>
    <w:p w14:paraId="5287CC17" w14:textId="77777777" w:rsidR="00415A0A" w:rsidRDefault="00415A0A" w:rsidP="00415A0A">
      <w:r>
        <w:t xml:space="preserve">Nedanstående sekvensdiagram beskriver vilka tjänstekontrakt som används i det ovan beskrivna flödet. </w:t>
      </w:r>
      <w:r w:rsidR="002478EF">
        <w:t>Tjänstekontrakt som används är ListMedicalCertificates, GetMedicalCertificate och SetCertificateStatus.</w:t>
      </w:r>
    </w:p>
    <w:p w14:paraId="3EAD7409" w14:textId="77777777" w:rsidR="004508C8" w:rsidRDefault="004508C8" w:rsidP="00415A0A"/>
    <w:p w14:paraId="1F494368" w14:textId="77777777" w:rsidR="002478EF" w:rsidRDefault="00917CEC" w:rsidP="00415A0A">
      <w:r>
        <w:rPr>
          <w:lang w:eastAsia="sv-SE"/>
        </w:rPr>
        <w:drawing>
          <wp:inline distT="0" distB="0" distL="0" distR="0" wp14:anchorId="5986412A" wp14:editId="0E7EC133">
            <wp:extent cx="6277610" cy="3973830"/>
            <wp:effectExtent l="0" t="0" r="0" b="0"/>
            <wp:docPr id="7" name="Picture 4" descr="Description: Invånarens hant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Invånarens hanteri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77610" cy="3973830"/>
                    </a:xfrm>
                    <a:prstGeom prst="rect">
                      <a:avLst/>
                    </a:prstGeom>
                    <a:noFill/>
                    <a:ln>
                      <a:noFill/>
                    </a:ln>
                  </pic:spPr>
                </pic:pic>
              </a:graphicData>
            </a:graphic>
          </wp:inline>
        </w:drawing>
      </w:r>
    </w:p>
    <w:p w14:paraId="58ABA0DB" w14:textId="77777777" w:rsidR="008B445E" w:rsidRDefault="008B445E" w:rsidP="00415A0A"/>
    <w:p w14:paraId="4B46D49D" w14:textId="77777777" w:rsidR="008B445E" w:rsidRDefault="008B445E" w:rsidP="008B445E">
      <w:r>
        <w:t>Ovanstående sekvensdiagram visar:</w:t>
      </w:r>
    </w:p>
    <w:p w14:paraId="775769D1" w14:textId="77777777" w:rsidR="008B445E" w:rsidRDefault="008B445E" w:rsidP="00B03C2E">
      <w:pPr>
        <w:numPr>
          <w:ilvl w:val="0"/>
          <w:numId w:val="27"/>
        </w:numPr>
        <w:ind w:left="709"/>
      </w:pPr>
      <w:r>
        <w:t xml:space="preserve">Hur man kan visa en lista över en invånares tillgängliga intyg som skapats i hälso-och sjukvården. Denna lista fås genom användningen tjänstekontraktet ListCertificates. </w:t>
      </w:r>
    </w:p>
    <w:p w14:paraId="6F836E82" w14:textId="77777777" w:rsidR="008B445E" w:rsidRDefault="008B445E" w:rsidP="00B03C2E">
      <w:pPr>
        <w:numPr>
          <w:ilvl w:val="0"/>
          <w:numId w:val="27"/>
        </w:numPr>
        <w:ind w:left="709"/>
      </w:pPr>
      <w:r>
        <w:t xml:space="preserve">Hur man från en lista kan hämta ett intyg och visa dess innehåll för en invånare. Man hämtar ett intyg med hjälp av tjänstekontraktet GetCertificate. </w:t>
      </w:r>
    </w:p>
    <w:p w14:paraId="20336D89" w14:textId="77777777" w:rsidR="008B445E" w:rsidRDefault="008B445E" w:rsidP="00B03C2E">
      <w:pPr>
        <w:numPr>
          <w:ilvl w:val="0"/>
          <w:numId w:val="27"/>
        </w:numPr>
        <w:ind w:left="709"/>
      </w:pPr>
      <w:r>
        <w:t>Hur man kan skicka ett intyg till en mottagare (Försäkringskassan i detta fall) eller bifoga ett intyg till en sjukpenningsansökan hos Försäkringskassan. När man skickar ett intyg från vården används tjänstekontraktet SendMedicalCertificate (se kapitel 3.1). Använder man ett intyg hos en extern part meddelar man detta genom tjänstekontraktet SetCertificateStatus.</w:t>
      </w:r>
    </w:p>
    <w:p w14:paraId="6FFDE16E" w14:textId="77777777" w:rsidR="000074E1" w:rsidRPr="007D5066" w:rsidRDefault="000074E1" w:rsidP="00267947">
      <w:pPr>
        <w:pStyle w:val="Rubrik2"/>
      </w:pPr>
      <w:bookmarkStart w:id="23" w:name="_Ref283303373"/>
      <w:bookmarkStart w:id="24" w:name="_Ref283367211"/>
      <w:bookmarkStart w:id="25" w:name="_Toc283620685"/>
      <w:r w:rsidRPr="007D5066">
        <w:t>Ärendehantering för ett läkarintyg</w:t>
      </w:r>
      <w:bookmarkEnd w:id="23"/>
      <w:bookmarkEnd w:id="24"/>
      <w:bookmarkEnd w:id="25"/>
    </w:p>
    <w:p w14:paraId="79BE2FCB" w14:textId="79CFB50E" w:rsidR="00747644" w:rsidRDefault="000074E1" w:rsidP="00B91AA5">
      <w:r>
        <w:t>Ne</w:t>
      </w:r>
      <w:r w:rsidR="007F5B96">
        <w:t>danstående diagram visar hur</w:t>
      </w:r>
      <w:r>
        <w:t xml:space="preserve"> ärende</w:t>
      </w:r>
      <w:r w:rsidR="007F5B96">
        <w:t>n, bestående</w:t>
      </w:r>
      <w:r>
        <w:t xml:space="preserve"> av frågor och svar</w:t>
      </w:r>
      <w:r w:rsidR="007F5B96">
        <w:t>,</w:t>
      </w:r>
      <w:r>
        <w:t xml:space="preserve"> hanteras. Ett ärende består alltid </w:t>
      </w:r>
      <w:r w:rsidR="007F5B96">
        <w:t>av</w:t>
      </w:r>
      <w:r w:rsidR="00AD3B5B">
        <w:t xml:space="preserve"> en</w:t>
      </w:r>
      <w:r w:rsidR="007F5B96">
        <w:t xml:space="preserve"> och endast </w:t>
      </w:r>
      <w:r>
        <w:t>en fråga</w:t>
      </w:r>
      <w:r w:rsidR="007F5B96">
        <w:t>,</w:t>
      </w:r>
      <w:r>
        <w:t xml:space="preserve"> och</w:t>
      </w:r>
      <w:r w:rsidR="007F5B96">
        <w:t xml:space="preserve"> </w:t>
      </w:r>
      <w:r w:rsidR="00277849">
        <w:t xml:space="preserve">ett </w:t>
      </w:r>
      <w:r w:rsidR="007F5B96">
        <w:t>eventuellt</w:t>
      </w:r>
      <w:r>
        <w:t xml:space="preserve"> svar</w:t>
      </w:r>
      <w:r w:rsidR="00277849">
        <w:t xml:space="preserve"> på denna fråga</w:t>
      </w:r>
      <w:r>
        <w:t>. Om ett nytt läkakrintyg behöver skapas följs flödet för ”Skapa och hantera läkarintyg från ett journalsystem”.</w:t>
      </w:r>
    </w:p>
    <w:p w14:paraId="103C8240" w14:textId="77777777" w:rsidR="00043417" w:rsidRDefault="00043417" w:rsidP="00B91AA5"/>
    <w:p w14:paraId="7C5D7C55" w14:textId="1C27EC68" w:rsidR="00747644" w:rsidRDefault="00AD3B5B" w:rsidP="00B91AA5">
      <w:r>
        <w:rPr>
          <w:lang w:eastAsia="sv-SE"/>
        </w:rPr>
        <w:drawing>
          <wp:inline distT="0" distB="0" distL="0" distR="0" wp14:anchorId="37BD8801" wp14:editId="342DC8C4">
            <wp:extent cx="6300470" cy="3372672"/>
            <wp:effectExtent l="0" t="0" r="0" b="5715"/>
            <wp:docPr id="14"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00470" cy="3372672"/>
                    </a:xfrm>
                    <a:prstGeom prst="rect">
                      <a:avLst/>
                    </a:prstGeom>
                    <a:noFill/>
                    <a:ln>
                      <a:noFill/>
                    </a:ln>
                  </pic:spPr>
                </pic:pic>
              </a:graphicData>
            </a:graphic>
          </wp:inline>
        </w:drawing>
      </w:r>
      <w:r w:rsidRPr="00AD3B5B">
        <w:rPr>
          <w:lang w:eastAsia="sv-SE"/>
        </w:rPr>
        <w:t xml:space="preserve"> </w:t>
      </w:r>
    </w:p>
    <w:p w14:paraId="2977B3BA" w14:textId="77777777" w:rsidR="00F20E39" w:rsidRPr="00B816D9" w:rsidRDefault="00F20E39" w:rsidP="00267947">
      <w:pPr>
        <w:pStyle w:val="Rubrik4"/>
      </w:pPr>
      <w:r>
        <w:t>Roller</w:t>
      </w:r>
    </w:p>
    <w:tbl>
      <w:tblPr>
        <w:tblW w:w="0" w:type="auto"/>
        <w:tblBorders>
          <w:top w:val="single" w:sz="12" w:space="0" w:color="000000"/>
          <w:bottom w:val="single" w:sz="12" w:space="0" w:color="000000"/>
          <w:insideH w:val="single" w:sz="6" w:space="0" w:color="000000"/>
        </w:tblBorders>
        <w:tblLook w:val="04A0" w:firstRow="1" w:lastRow="0" w:firstColumn="1" w:lastColumn="0" w:noHBand="0" w:noVBand="1"/>
      </w:tblPr>
      <w:tblGrid>
        <w:gridCol w:w="2093"/>
        <w:gridCol w:w="7984"/>
      </w:tblGrid>
      <w:tr w:rsidR="00F20E39" w:rsidRPr="00F52969" w14:paraId="23831B28" w14:textId="77777777" w:rsidTr="008B012A">
        <w:tc>
          <w:tcPr>
            <w:tcW w:w="2093" w:type="dxa"/>
            <w:tcBorders>
              <w:bottom w:val="single" w:sz="12" w:space="0" w:color="000000"/>
            </w:tcBorders>
            <w:shd w:val="clear" w:color="auto" w:fill="auto"/>
          </w:tcPr>
          <w:p w14:paraId="7036C14E" w14:textId="77777777" w:rsidR="00F20E39" w:rsidRPr="00F52969" w:rsidRDefault="00F20E39" w:rsidP="008B012A">
            <w:pPr>
              <w:rPr>
                <w:b/>
                <w:bCs/>
              </w:rPr>
            </w:pPr>
            <w:r w:rsidRPr="00F52969">
              <w:rPr>
                <w:b/>
                <w:bCs/>
              </w:rPr>
              <w:t>Namn/beteckning</w:t>
            </w:r>
          </w:p>
        </w:tc>
        <w:tc>
          <w:tcPr>
            <w:tcW w:w="7984" w:type="dxa"/>
            <w:tcBorders>
              <w:bottom w:val="single" w:sz="12" w:space="0" w:color="000000"/>
            </w:tcBorders>
            <w:shd w:val="clear" w:color="auto" w:fill="auto"/>
          </w:tcPr>
          <w:p w14:paraId="7FA2CC43" w14:textId="77777777" w:rsidR="00F20E39" w:rsidRPr="00F52969" w:rsidRDefault="00F20E39" w:rsidP="008B012A">
            <w:pPr>
              <w:rPr>
                <w:b/>
                <w:bCs/>
              </w:rPr>
            </w:pPr>
            <w:r w:rsidRPr="00F52969">
              <w:rPr>
                <w:b/>
                <w:bCs/>
              </w:rPr>
              <w:t>Beskrivning</w:t>
            </w:r>
          </w:p>
        </w:tc>
      </w:tr>
      <w:tr w:rsidR="007B0DC2" w14:paraId="3F615F89" w14:textId="77777777" w:rsidTr="008B012A">
        <w:tc>
          <w:tcPr>
            <w:tcW w:w="2093" w:type="dxa"/>
            <w:shd w:val="clear" w:color="auto" w:fill="auto"/>
          </w:tcPr>
          <w:p w14:paraId="77B587E6" w14:textId="77777777" w:rsidR="007B0DC2" w:rsidRDefault="007B0DC2" w:rsidP="008B012A">
            <w:pPr>
              <w:rPr>
                <w:b/>
                <w:bCs/>
              </w:rPr>
            </w:pPr>
            <w:r w:rsidRPr="00F52969">
              <w:rPr>
                <w:b/>
                <w:bCs/>
              </w:rPr>
              <w:t>Hälso- och sjukvårdspersonal</w:t>
            </w:r>
          </w:p>
        </w:tc>
        <w:tc>
          <w:tcPr>
            <w:tcW w:w="7984" w:type="dxa"/>
            <w:shd w:val="clear" w:color="auto" w:fill="auto"/>
          </w:tcPr>
          <w:p w14:paraId="0A2B6F81" w14:textId="77777777" w:rsidR="007B0DC2" w:rsidRDefault="007B0DC2" w:rsidP="00F82B84">
            <w:r>
              <w:t xml:space="preserve">Den hälso- och sjukvårdspersonal som skapar och hanterar </w:t>
            </w:r>
            <w:r w:rsidR="00E733E8">
              <w:t xml:space="preserve">frågor och svar </w:t>
            </w:r>
            <w:r w:rsidR="00F82B84">
              <w:t>för</w:t>
            </w:r>
            <w:r w:rsidR="00E733E8">
              <w:t xml:space="preserve"> ett </w:t>
            </w:r>
            <w:r>
              <w:t>intyg.</w:t>
            </w:r>
          </w:p>
        </w:tc>
      </w:tr>
      <w:tr w:rsidR="00E733E8" w14:paraId="37D687A8" w14:textId="77777777" w:rsidTr="008B012A">
        <w:tc>
          <w:tcPr>
            <w:tcW w:w="2093" w:type="dxa"/>
            <w:shd w:val="clear" w:color="auto" w:fill="auto"/>
          </w:tcPr>
          <w:p w14:paraId="159AE30A" w14:textId="77777777" w:rsidR="00E733E8" w:rsidRPr="00F52969" w:rsidRDefault="00E733E8" w:rsidP="008B012A">
            <w:pPr>
              <w:rPr>
                <w:b/>
                <w:bCs/>
              </w:rPr>
            </w:pPr>
            <w:r>
              <w:rPr>
                <w:b/>
                <w:bCs/>
              </w:rPr>
              <w:t>Handläggare FK</w:t>
            </w:r>
          </w:p>
        </w:tc>
        <w:tc>
          <w:tcPr>
            <w:tcW w:w="7984" w:type="dxa"/>
            <w:shd w:val="clear" w:color="auto" w:fill="auto"/>
          </w:tcPr>
          <w:p w14:paraId="7204A90F" w14:textId="77777777" w:rsidR="00E733E8" w:rsidRDefault="00F82B84" w:rsidP="008B012A">
            <w:r>
              <w:t>Den personal på Försäkringskassan som handlägger ärenden där ett intyg används.</w:t>
            </w:r>
          </w:p>
        </w:tc>
      </w:tr>
    </w:tbl>
    <w:p w14:paraId="3C1EFE64" w14:textId="77777777" w:rsidR="00F20E39" w:rsidRDefault="00F20E39" w:rsidP="00267947">
      <w:pPr>
        <w:pStyle w:val="Rubrik4"/>
      </w:pPr>
      <w:r>
        <w:t>Arbetssteg</w:t>
      </w:r>
    </w:p>
    <w:tbl>
      <w:tblPr>
        <w:tblW w:w="0" w:type="auto"/>
        <w:tblBorders>
          <w:top w:val="single" w:sz="12" w:space="0" w:color="000000"/>
          <w:bottom w:val="single" w:sz="12" w:space="0" w:color="000000"/>
          <w:insideH w:val="single" w:sz="6" w:space="0" w:color="000000"/>
        </w:tblBorders>
        <w:tblLook w:val="04A0" w:firstRow="1" w:lastRow="0" w:firstColumn="1" w:lastColumn="0" w:noHBand="0" w:noVBand="1"/>
      </w:tblPr>
      <w:tblGrid>
        <w:gridCol w:w="2317"/>
        <w:gridCol w:w="7821"/>
      </w:tblGrid>
      <w:tr w:rsidR="00F20E39" w:rsidRPr="00F52969" w14:paraId="1E0A583D" w14:textId="77777777" w:rsidTr="008B012A">
        <w:tc>
          <w:tcPr>
            <w:tcW w:w="2317" w:type="dxa"/>
            <w:tcBorders>
              <w:bottom w:val="single" w:sz="12" w:space="0" w:color="000000"/>
            </w:tcBorders>
            <w:shd w:val="clear" w:color="auto" w:fill="auto"/>
          </w:tcPr>
          <w:p w14:paraId="0C120B50" w14:textId="77777777" w:rsidR="00F20E39" w:rsidRPr="00F52969" w:rsidRDefault="00F20E39" w:rsidP="008B012A">
            <w:pPr>
              <w:rPr>
                <w:b/>
                <w:bCs/>
              </w:rPr>
            </w:pPr>
            <w:r w:rsidRPr="00F52969">
              <w:rPr>
                <w:b/>
                <w:bCs/>
              </w:rPr>
              <w:t>Namn/beteckning</w:t>
            </w:r>
          </w:p>
        </w:tc>
        <w:tc>
          <w:tcPr>
            <w:tcW w:w="7821" w:type="dxa"/>
            <w:tcBorders>
              <w:bottom w:val="single" w:sz="12" w:space="0" w:color="000000"/>
            </w:tcBorders>
            <w:shd w:val="clear" w:color="auto" w:fill="auto"/>
          </w:tcPr>
          <w:p w14:paraId="2B48AC65" w14:textId="77777777" w:rsidR="00F20E39" w:rsidRPr="00F52969" w:rsidRDefault="00F20E39" w:rsidP="008B012A">
            <w:pPr>
              <w:rPr>
                <w:b/>
                <w:bCs/>
              </w:rPr>
            </w:pPr>
            <w:r w:rsidRPr="00F52969">
              <w:rPr>
                <w:b/>
                <w:bCs/>
              </w:rPr>
              <w:t>Beskrivning</w:t>
            </w:r>
          </w:p>
        </w:tc>
      </w:tr>
      <w:tr w:rsidR="00F20E39" w:rsidRPr="00DA0DDA" w14:paraId="4528CEDD" w14:textId="77777777" w:rsidTr="008B012A">
        <w:trPr>
          <w:trHeight w:val="425"/>
        </w:trPr>
        <w:tc>
          <w:tcPr>
            <w:tcW w:w="2317" w:type="dxa"/>
            <w:shd w:val="clear" w:color="auto" w:fill="auto"/>
          </w:tcPr>
          <w:p w14:paraId="0DE7E2D2" w14:textId="77777777" w:rsidR="00F20E39" w:rsidRPr="00F52969" w:rsidRDefault="00E733E8" w:rsidP="008B012A">
            <w:pPr>
              <w:rPr>
                <w:b/>
              </w:rPr>
            </w:pPr>
            <w:r>
              <w:rPr>
                <w:b/>
              </w:rPr>
              <w:t>Skriva och skicka fråga</w:t>
            </w:r>
          </w:p>
        </w:tc>
        <w:tc>
          <w:tcPr>
            <w:tcW w:w="7821" w:type="dxa"/>
            <w:shd w:val="clear" w:color="auto" w:fill="auto"/>
          </w:tcPr>
          <w:p w14:paraId="13F550C8" w14:textId="77777777" w:rsidR="00F20E39" w:rsidRDefault="00F82B84" w:rsidP="00F82B84">
            <w:r>
              <w:t>Ett behov finns att skapa en fråga för ett tidigare skickat intyg. Detta behov kan uppstå både hos vården och Försäkringskassan.</w:t>
            </w:r>
          </w:p>
        </w:tc>
      </w:tr>
      <w:tr w:rsidR="00F20E39" w:rsidRPr="00DA0DDA" w14:paraId="637FCAF4" w14:textId="77777777" w:rsidTr="008B012A">
        <w:trPr>
          <w:trHeight w:val="425"/>
        </w:trPr>
        <w:tc>
          <w:tcPr>
            <w:tcW w:w="2317" w:type="dxa"/>
            <w:shd w:val="clear" w:color="auto" w:fill="auto"/>
          </w:tcPr>
          <w:p w14:paraId="4994D5B1" w14:textId="77777777" w:rsidR="00F20E39" w:rsidRPr="00F52969" w:rsidRDefault="00C2633D" w:rsidP="008B012A">
            <w:pPr>
              <w:rPr>
                <w:b/>
              </w:rPr>
            </w:pPr>
            <w:r>
              <w:rPr>
                <w:b/>
              </w:rPr>
              <w:t>Visa fråga från FK</w:t>
            </w:r>
          </w:p>
        </w:tc>
        <w:tc>
          <w:tcPr>
            <w:tcW w:w="7821" w:type="dxa"/>
            <w:shd w:val="clear" w:color="auto" w:fill="auto"/>
          </w:tcPr>
          <w:p w14:paraId="6DD6C63C" w14:textId="77777777" w:rsidR="00F20E39" w:rsidRDefault="00F82B84" w:rsidP="00C2633D">
            <w:r>
              <w:t>En fråga hämtas och visas för den hälso- och sjukvårdspersonal som hanterar frågor för ett intyg.</w:t>
            </w:r>
          </w:p>
        </w:tc>
      </w:tr>
      <w:tr w:rsidR="00F82B84" w:rsidRPr="00DA0DDA" w14:paraId="6A2381F6" w14:textId="77777777" w:rsidTr="008B012A">
        <w:trPr>
          <w:trHeight w:val="425"/>
        </w:trPr>
        <w:tc>
          <w:tcPr>
            <w:tcW w:w="2317" w:type="dxa"/>
            <w:shd w:val="clear" w:color="auto" w:fill="auto"/>
          </w:tcPr>
          <w:p w14:paraId="3899E6DB" w14:textId="77777777" w:rsidR="00F82B84" w:rsidRDefault="00F82B84" w:rsidP="008B012A">
            <w:pPr>
              <w:rPr>
                <w:b/>
              </w:rPr>
            </w:pPr>
            <w:r>
              <w:rPr>
                <w:b/>
              </w:rPr>
              <w:t>Visa fråga från vården</w:t>
            </w:r>
          </w:p>
        </w:tc>
        <w:tc>
          <w:tcPr>
            <w:tcW w:w="7821" w:type="dxa"/>
            <w:shd w:val="clear" w:color="auto" w:fill="auto"/>
          </w:tcPr>
          <w:p w14:paraId="033A2ED6" w14:textId="77777777" w:rsidR="00F82B84" w:rsidRDefault="00F82B84" w:rsidP="00F82B84">
            <w:r>
              <w:t>En fråga hämtas och visas för den Försäkringskassepersonal som hanterar frågor för ett intyg.</w:t>
            </w:r>
          </w:p>
        </w:tc>
      </w:tr>
      <w:tr w:rsidR="00F20E39" w:rsidRPr="00DA0DDA" w14:paraId="7C910E63" w14:textId="77777777" w:rsidTr="008B012A">
        <w:trPr>
          <w:trHeight w:val="425"/>
        </w:trPr>
        <w:tc>
          <w:tcPr>
            <w:tcW w:w="2317" w:type="dxa"/>
            <w:shd w:val="clear" w:color="auto" w:fill="auto"/>
          </w:tcPr>
          <w:p w14:paraId="6F3D9960" w14:textId="77777777" w:rsidR="00F20E39" w:rsidRPr="00F52969" w:rsidRDefault="00C2633D" w:rsidP="008B012A">
            <w:pPr>
              <w:rPr>
                <w:b/>
              </w:rPr>
            </w:pPr>
            <w:r>
              <w:rPr>
                <w:b/>
              </w:rPr>
              <w:t>Skapa nytt läkarintyg</w:t>
            </w:r>
          </w:p>
        </w:tc>
        <w:tc>
          <w:tcPr>
            <w:tcW w:w="7821" w:type="dxa"/>
            <w:shd w:val="clear" w:color="auto" w:fill="auto"/>
          </w:tcPr>
          <w:p w14:paraId="2931F502" w14:textId="77777777" w:rsidR="00F20E39" w:rsidRDefault="00F82B84" w:rsidP="00C2633D">
            <w:r>
              <w:t>Ny eller ändrad information i intyget behöver förmedlas som svar på en fråga. Detta ledder till att ett nytt intyg skapas och skickas enligt tidigare beskriven process.</w:t>
            </w:r>
          </w:p>
        </w:tc>
      </w:tr>
      <w:tr w:rsidR="00F20E39" w:rsidRPr="00DA0DDA" w14:paraId="404BC50B" w14:textId="77777777" w:rsidTr="008B012A">
        <w:trPr>
          <w:trHeight w:val="425"/>
        </w:trPr>
        <w:tc>
          <w:tcPr>
            <w:tcW w:w="2317" w:type="dxa"/>
            <w:shd w:val="clear" w:color="auto" w:fill="auto"/>
          </w:tcPr>
          <w:p w14:paraId="63E1E2CD" w14:textId="77777777" w:rsidR="00F20E39" w:rsidRPr="00F52969" w:rsidRDefault="00C2633D" w:rsidP="008B012A">
            <w:pPr>
              <w:rPr>
                <w:b/>
              </w:rPr>
            </w:pPr>
            <w:r>
              <w:rPr>
                <w:b/>
              </w:rPr>
              <w:t>Skriva och skicka svar</w:t>
            </w:r>
          </w:p>
        </w:tc>
        <w:tc>
          <w:tcPr>
            <w:tcW w:w="7821" w:type="dxa"/>
            <w:shd w:val="clear" w:color="auto" w:fill="auto"/>
          </w:tcPr>
          <w:p w14:paraId="6BC6AF9B" w14:textId="77777777" w:rsidR="00F82B84" w:rsidRPr="004D209A" w:rsidRDefault="00F82B84" w:rsidP="00F82B84">
            <w:r>
              <w:t>Ett svar skapas för en fråga och skickas till frågeställaren.</w:t>
            </w:r>
          </w:p>
        </w:tc>
      </w:tr>
    </w:tbl>
    <w:p w14:paraId="35D31B07" w14:textId="77777777" w:rsidR="00F20E39" w:rsidRPr="00D50339" w:rsidRDefault="00F20E39" w:rsidP="00267947">
      <w:pPr>
        <w:pStyle w:val="Rubrik4"/>
      </w:pPr>
      <w:r>
        <w:t>Informationsmängder</w:t>
      </w:r>
    </w:p>
    <w:tbl>
      <w:tblPr>
        <w:tblW w:w="0" w:type="auto"/>
        <w:tblBorders>
          <w:top w:val="single" w:sz="12" w:space="0" w:color="000000"/>
          <w:bottom w:val="single" w:sz="12" w:space="0" w:color="000000"/>
          <w:insideH w:val="single" w:sz="6" w:space="0" w:color="000000"/>
        </w:tblBorders>
        <w:tblLook w:val="04A0" w:firstRow="1" w:lastRow="0" w:firstColumn="1" w:lastColumn="0" w:noHBand="0" w:noVBand="1"/>
      </w:tblPr>
      <w:tblGrid>
        <w:gridCol w:w="2093"/>
        <w:gridCol w:w="7984"/>
      </w:tblGrid>
      <w:tr w:rsidR="00F20E39" w:rsidRPr="00F52969" w14:paraId="71605B6E" w14:textId="77777777" w:rsidTr="008B012A">
        <w:tc>
          <w:tcPr>
            <w:tcW w:w="2093" w:type="dxa"/>
            <w:tcBorders>
              <w:bottom w:val="single" w:sz="12" w:space="0" w:color="000000"/>
            </w:tcBorders>
            <w:shd w:val="clear" w:color="auto" w:fill="auto"/>
          </w:tcPr>
          <w:p w14:paraId="7EC0A1D2" w14:textId="77777777" w:rsidR="00F20E39" w:rsidRPr="00F52969" w:rsidRDefault="00F20E39" w:rsidP="008B012A">
            <w:pPr>
              <w:rPr>
                <w:b/>
                <w:bCs/>
              </w:rPr>
            </w:pPr>
            <w:r w:rsidRPr="00F52969">
              <w:rPr>
                <w:b/>
                <w:bCs/>
              </w:rPr>
              <w:t>Namn/beteckning</w:t>
            </w:r>
          </w:p>
        </w:tc>
        <w:tc>
          <w:tcPr>
            <w:tcW w:w="7984" w:type="dxa"/>
            <w:tcBorders>
              <w:bottom w:val="single" w:sz="12" w:space="0" w:color="000000"/>
            </w:tcBorders>
            <w:shd w:val="clear" w:color="auto" w:fill="auto"/>
          </w:tcPr>
          <w:p w14:paraId="3F0D0407" w14:textId="77777777" w:rsidR="00F20E39" w:rsidRPr="00F52969" w:rsidRDefault="00F20E39" w:rsidP="008B012A">
            <w:pPr>
              <w:rPr>
                <w:b/>
                <w:bCs/>
              </w:rPr>
            </w:pPr>
            <w:r w:rsidRPr="00F52969">
              <w:rPr>
                <w:b/>
                <w:bCs/>
              </w:rPr>
              <w:t>Beskrivning</w:t>
            </w:r>
          </w:p>
        </w:tc>
      </w:tr>
      <w:tr w:rsidR="00F20E39" w14:paraId="189DF25B" w14:textId="77777777" w:rsidTr="008B012A">
        <w:tc>
          <w:tcPr>
            <w:tcW w:w="2093" w:type="dxa"/>
            <w:shd w:val="clear" w:color="auto" w:fill="auto"/>
          </w:tcPr>
          <w:p w14:paraId="18A07177" w14:textId="77777777" w:rsidR="00F20E39" w:rsidRPr="00F52969" w:rsidRDefault="00F20E39" w:rsidP="008B012A">
            <w:pPr>
              <w:rPr>
                <w:b/>
                <w:bCs/>
              </w:rPr>
            </w:pPr>
            <w:r w:rsidRPr="00F52969">
              <w:rPr>
                <w:b/>
                <w:bCs/>
              </w:rPr>
              <w:t>Intyg</w:t>
            </w:r>
          </w:p>
        </w:tc>
        <w:tc>
          <w:tcPr>
            <w:tcW w:w="7984" w:type="dxa"/>
            <w:shd w:val="clear" w:color="auto" w:fill="auto"/>
          </w:tcPr>
          <w:p w14:paraId="5E2DA849" w14:textId="77777777" w:rsidR="00F20E39" w:rsidRDefault="00F82B84" w:rsidP="00F5458B">
            <w:r>
              <w:t>Den fullständiga informationsmängd som utgör intyget.</w:t>
            </w:r>
          </w:p>
        </w:tc>
      </w:tr>
      <w:tr w:rsidR="00F20E39" w14:paraId="4FB7FDFA" w14:textId="77777777" w:rsidTr="008B012A">
        <w:tc>
          <w:tcPr>
            <w:tcW w:w="2093" w:type="dxa"/>
            <w:shd w:val="clear" w:color="auto" w:fill="auto"/>
          </w:tcPr>
          <w:p w14:paraId="7E674DDE" w14:textId="77777777" w:rsidR="00F20E39" w:rsidRPr="00F52969" w:rsidRDefault="00F5458B" w:rsidP="008B012A">
            <w:pPr>
              <w:rPr>
                <w:b/>
                <w:bCs/>
              </w:rPr>
            </w:pPr>
            <w:r>
              <w:rPr>
                <w:b/>
                <w:bCs/>
              </w:rPr>
              <w:t>Fråga</w:t>
            </w:r>
          </w:p>
        </w:tc>
        <w:tc>
          <w:tcPr>
            <w:tcW w:w="7984" w:type="dxa"/>
            <w:shd w:val="clear" w:color="auto" w:fill="auto"/>
          </w:tcPr>
          <w:p w14:paraId="5C23426C" w14:textId="77777777" w:rsidR="00F20E39" w:rsidRDefault="00F82B84" w:rsidP="00F5458B">
            <w:r>
              <w:t>Den informationsmängd som utgör en fråga.</w:t>
            </w:r>
          </w:p>
        </w:tc>
      </w:tr>
      <w:tr w:rsidR="00F5458B" w14:paraId="338FD52F" w14:textId="77777777" w:rsidTr="008B012A">
        <w:tc>
          <w:tcPr>
            <w:tcW w:w="2093" w:type="dxa"/>
            <w:shd w:val="clear" w:color="auto" w:fill="auto"/>
          </w:tcPr>
          <w:p w14:paraId="60974A5E" w14:textId="77777777" w:rsidR="00F5458B" w:rsidRDefault="00F5458B" w:rsidP="008B012A">
            <w:pPr>
              <w:rPr>
                <w:b/>
                <w:bCs/>
              </w:rPr>
            </w:pPr>
            <w:r>
              <w:rPr>
                <w:b/>
                <w:bCs/>
              </w:rPr>
              <w:t>Svar</w:t>
            </w:r>
          </w:p>
        </w:tc>
        <w:tc>
          <w:tcPr>
            <w:tcW w:w="7984" w:type="dxa"/>
            <w:shd w:val="clear" w:color="auto" w:fill="auto"/>
          </w:tcPr>
          <w:p w14:paraId="270CDD3B" w14:textId="77777777" w:rsidR="00F5458B" w:rsidRDefault="00F82B84" w:rsidP="008B012A">
            <w:r>
              <w:t>Den informationsmängd som utgör ett svar på en fråga.</w:t>
            </w:r>
          </w:p>
        </w:tc>
      </w:tr>
    </w:tbl>
    <w:p w14:paraId="2FF2411E" w14:textId="77777777" w:rsidR="00F20E39" w:rsidRPr="006344FE" w:rsidRDefault="00F20E39" w:rsidP="00267947">
      <w:pPr>
        <w:pStyle w:val="Rubrik4"/>
      </w:pPr>
      <w:r>
        <w:t>Informationslager</w:t>
      </w:r>
    </w:p>
    <w:tbl>
      <w:tblPr>
        <w:tblW w:w="0" w:type="auto"/>
        <w:tblBorders>
          <w:top w:val="single" w:sz="12" w:space="0" w:color="000000"/>
          <w:bottom w:val="single" w:sz="12" w:space="0" w:color="000000"/>
          <w:insideH w:val="single" w:sz="6" w:space="0" w:color="000000"/>
        </w:tblBorders>
        <w:tblLook w:val="04A0" w:firstRow="1" w:lastRow="0" w:firstColumn="1" w:lastColumn="0" w:noHBand="0" w:noVBand="1"/>
      </w:tblPr>
      <w:tblGrid>
        <w:gridCol w:w="2105"/>
        <w:gridCol w:w="8030"/>
      </w:tblGrid>
      <w:tr w:rsidR="00F20E39" w:rsidRPr="00F52969" w14:paraId="51515C45" w14:textId="77777777" w:rsidTr="00CD2DF7">
        <w:trPr>
          <w:trHeight w:val="236"/>
        </w:trPr>
        <w:tc>
          <w:tcPr>
            <w:tcW w:w="2105" w:type="dxa"/>
            <w:tcBorders>
              <w:bottom w:val="single" w:sz="12" w:space="0" w:color="000000"/>
            </w:tcBorders>
            <w:shd w:val="clear" w:color="auto" w:fill="auto"/>
          </w:tcPr>
          <w:p w14:paraId="7BB8FBF4" w14:textId="77777777" w:rsidR="00F20E39" w:rsidRPr="00F52969" w:rsidRDefault="00F20E39" w:rsidP="008B012A">
            <w:pPr>
              <w:rPr>
                <w:b/>
                <w:bCs/>
              </w:rPr>
            </w:pPr>
            <w:r w:rsidRPr="00F52969">
              <w:rPr>
                <w:b/>
                <w:bCs/>
              </w:rPr>
              <w:t>Namn/beteckning</w:t>
            </w:r>
          </w:p>
        </w:tc>
        <w:tc>
          <w:tcPr>
            <w:tcW w:w="8030" w:type="dxa"/>
            <w:tcBorders>
              <w:bottom w:val="single" w:sz="12" w:space="0" w:color="000000"/>
            </w:tcBorders>
            <w:shd w:val="clear" w:color="auto" w:fill="auto"/>
          </w:tcPr>
          <w:p w14:paraId="02A6BA9A" w14:textId="77777777" w:rsidR="00F20E39" w:rsidRPr="00F52969" w:rsidRDefault="00F20E39" w:rsidP="008B012A">
            <w:pPr>
              <w:rPr>
                <w:b/>
                <w:bCs/>
              </w:rPr>
            </w:pPr>
            <w:r w:rsidRPr="00F52969">
              <w:rPr>
                <w:b/>
                <w:bCs/>
              </w:rPr>
              <w:t>Beskrivning</w:t>
            </w:r>
          </w:p>
        </w:tc>
      </w:tr>
      <w:tr w:rsidR="00EA1B9B" w14:paraId="3F6ABAB6" w14:textId="77777777" w:rsidTr="00CD2DF7">
        <w:trPr>
          <w:trHeight w:val="226"/>
        </w:trPr>
        <w:tc>
          <w:tcPr>
            <w:tcW w:w="2105" w:type="dxa"/>
            <w:shd w:val="clear" w:color="auto" w:fill="auto"/>
          </w:tcPr>
          <w:p w14:paraId="394D90FF" w14:textId="77777777" w:rsidR="00EA1B9B" w:rsidRPr="00F52969" w:rsidRDefault="00EA1B9B" w:rsidP="008B012A">
            <w:pPr>
              <w:rPr>
                <w:b/>
                <w:bCs/>
              </w:rPr>
            </w:pPr>
            <w:r>
              <w:rPr>
                <w:b/>
                <w:bCs/>
              </w:rPr>
              <w:t>Journalsystem</w:t>
            </w:r>
          </w:p>
        </w:tc>
        <w:tc>
          <w:tcPr>
            <w:tcW w:w="8030" w:type="dxa"/>
            <w:shd w:val="clear" w:color="auto" w:fill="auto"/>
          </w:tcPr>
          <w:p w14:paraId="6FC04D84" w14:textId="77777777" w:rsidR="00EA1B9B" w:rsidRDefault="00EA1B9B" w:rsidP="00EA1B9B">
            <w:r>
              <w:t>Journalsystem, inte specifikt inriktat på sjukskrivning, håller bred information om patienten t.ex. anamnes och status. I detta sammanhang hanteras även fråga/svar i journalsystemet även om det i praktiken kan skötas i separat modul eller system.</w:t>
            </w:r>
          </w:p>
        </w:tc>
      </w:tr>
      <w:tr w:rsidR="00F20E39" w14:paraId="60C5B9D5" w14:textId="77777777" w:rsidTr="00CD2DF7">
        <w:trPr>
          <w:trHeight w:val="226"/>
        </w:trPr>
        <w:tc>
          <w:tcPr>
            <w:tcW w:w="2105" w:type="dxa"/>
            <w:shd w:val="clear" w:color="auto" w:fill="auto"/>
          </w:tcPr>
          <w:p w14:paraId="7C89B866" w14:textId="77777777" w:rsidR="00F20E39" w:rsidRPr="00F52969" w:rsidRDefault="00F20E39" w:rsidP="008B012A">
            <w:pPr>
              <w:rPr>
                <w:b/>
                <w:bCs/>
              </w:rPr>
            </w:pPr>
            <w:r>
              <w:rPr>
                <w:b/>
                <w:bCs/>
              </w:rPr>
              <w:t>Försäkringskassan</w:t>
            </w:r>
          </w:p>
        </w:tc>
        <w:tc>
          <w:tcPr>
            <w:tcW w:w="8030" w:type="dxa"/>
            <w:shd w:val="clear" w:color="auto" w:fill="auto"/>
          </w:tcPr>
          <w:p w14:paraId="4A740A8E" w14:textId="77777777" w:rsidR="00F20E39" w:rsidRDefault="00471876" w:rsidP="008B012A">
            <w:r w:rsidRPr="00471876">
              <w:t>Mottagare av intyg. I detta sammanhang görs ingen skillnad på Försäkringskassans olika interna system.</w:t>
            </w:r>
          </w:p>
        </w:tc>
      </w:tr>
      <w:tr w:rsidR="00CC762A" w14:paraId="43661AC6" w14:textId="77777777" w:rsidTr="00CD2DF7">
        <w:trPr>
          <w:trHeight w:val="236"/>
        </w:trPr>
        <w:tc>
          <w:tcPr>
            <w:tcW w:w="2105" w:type="dxa"/>
            <w:shd w:val="clear" w:color="auto" w:fill="auto"/>
          </w:tcPr>
          <w:p w14:paraId="1C770ED3" w14:textId="77777777" w:rsidR="00CC762A" w:rsidRDefault="00CC762A" w:rsidP="008B012A">
            <w:pPr>
              <w:rPr>
                <w:b/>
                <w:bCs/>
              </w:rPr>
            </w:pPr>
            <w:r>
              <w:rPr>
                <w:b/>
                <w:bCs/>
              </w:rPr>
              <w:t>Ärendelåda</w:t>
            </w:r>
          </w:p>
        </w:tc>
        <w:tc>
          <w:tcPr>
            <w:tcW w:w="8030" w:type="dxa"/>
            <w:shd w:val="clear" w:color="auto" w:fill="auto"/>
          </w:tcPr>
          <w:p w14:paraId="1E808474" w14:textId="77777777" w:rsidR="00CC762A" w:rsidRDefault="008478DC" w:rsidP="008B012A">
            <w:r>
              <w:t>Ett system för mellanlagring av frågor och svar från Försäkringskassan.</w:t>
            </w:r>
          </w:p>
        </w:tc>
      </w:tr>
    </w:tbl>
    <w:p w14:paraId="3F1E0674" w14:textId="77777777" w:rsidR="00CD2DF7" w:rsidRDefault="00CD2DF7" w:rsidP="00CD2DF7"/>
    <w:p w14:paraId="7DEA78E3" w14:textId="77777777" w:rsidR="00300835" w:rsidRDefault="00300835" w:rsidP="00267947">
      <w:pPr>
        <w:pStyle w:val="Rubrik3"/>
      </w:pPr>
      <w:bookmarkStart w:id="26" w:name="_Ref283366919"/>
      <w:r>
        <w:t>Sekvensdiagram</w:t>
      </w:r>
      <w:bookmarkEnd w:id="26"/>
    </w:p>
    <w:p w14:paraId="272C9A1F" w14:textId="77777777" w:rsidR="00300835" w:rsidRDefault="00300835" w:rsidP="00300835">
      <w:r>
        <w:t>Nedanstående sekvensdiagram beskriver vilka tjänstekontrakt som används i det ovan beskrivna flödet. Tjänstekontrakt som används är SendMedicalCertificateQuestion, SendMedicalCertificateAnswer, ReceiveMedicalCertificateQuestion och ReceiveMedicalCertificateAnswer.</w:t>
      </w:r>
    </w:p>
    <w:p w14:paraId="75216243" w14:textId="77777777" w:rsidR="00FF194F" w:rsidRDefault="00FF194F" w:rsidP="00300835"/>
    <w:p w14:paraId="1CC39DBA" w14:textId="0494A476" w:rsidR="00A76119" w:rsidRDefault="00C45A5E" w:rsidP="00300835">
      <w:r>
        <w:rPr>
          <w:lang w:eastAsia="sv-SE"/>
        </w:rPr>
        <w:drawing>
          <wp:inline distT="0" distB="0" distL="0" distR="0" wp14:anchorId="28466474" wp14:editId="441F6C90">
            <wp:extent cx="6191534" cy="3901440"/>
            <wp:effectExtent l="0" t="0" r="6350" b="10160"/>
            <wp:docPr id="15"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92089" cy="3901790"/>
                    </a:xfrm>
                    <a:prstGeom prst="rect">
                      <a:avLst/>
                    </a:prstGeom>
                    <a:noFill/>
                    <a:ln>
                      <a:noFill/>
                    </a:ln>
                  </pic:spPr>
                </pic:pic>
              </a:graphicData>
            </a:graphic>
          </wp:inline>
        </w:drawing>
      </w:r>
      <w:r w:rsidRPr="00C45A5E">
        <w:rPr>
          <w:lang w:eastAsia="sv-SE"/>
        </w:rPr>
        <w:t xml:space="preserve"> </w:t>
      </w:r>
    </w:p>
    <w:p w14:paraId="1786A5F0" w14:textId="77777777" w:rsidR="00880A29" w:rsidRDefault="00880A29" w:rsidP="00880A29"/>
    <w:p w14:paraId="2398B8F6" w14:textId="77777777" w:rsidR="00880A29" w:rsidRDefault="00880A29" w:rsidP="00880A29">
      <w:r>
        <w:t>Ovanstående sekvensdiagram visar:</w:t>
      </w:r>
    </w:p>
    <w:p w14:paraId="34FC87DD" w14:textId="77777777" w:rsidR="00880A29" w:rsidRDefault="00880A29" w:rsidP="00880A29">
      <w:pPr>
        <w:numPr>
          <w:ilvl w:val="0"/>
          <w:numId w:val="27"/>
        </w:numPr>
        <w:ind w:left="709"/>
      </w:pPr>
      <w:r>
        <w:t xml:space="preserve">Hur man skickar en fråga från Försäkringskassan till vården och hur vården svarar på denna fråga. De tjänstekontrakt som används är ReceiveMedicalCertificateQuestion och SendMedicalCertificateAnswer. </w:t>
      </w:r>
    </w:p>
    <w:p w14:paraId="56F50299" w14:textId="77777777" w:rsidR="00880A29" w:rsidRDefault="00880A29" w:rsidP="00880A29">
      <w:pPr>
        <w:numPr>
          <w:ilvl w:val="0"/>
          <w:numId w:val="27"/>
        </w:numPr>
        <w:ind w:left="709"/>
      </w:pPr>
      <w:r>
        <w:t>Hur man skickar en fråga från vården till Försäkringskassan och hur Försäkringskassan svarar på denna fråga. De tjänstekontrakt som används ä</w:t>
      </w:r>
      <w:r w:rsidR="00233B7C">
        <w:t xml:space="preserve">r SendMedicalCertificateAnswer </w:t>
      </w:r>
      <w:r>
        <w:t xml:space="preserve">och ReceiveMedicalCertificateAnswer. </w:t>
      </w:r>
    </w:p>
    <w:p w14:paraId="10719535" w14:textId="77777777" w:rsidR="00300835" w:rsidRPr="00300835" w:rsidRDefault="00726566" w:rsidP="00267947">
      <w:pPr>
        <w:pStyle w:val="Rubrik2"/>
      </w:pPr>
      <w:bookmarkStart w:id="27" w:name="_Toc283620686"/>
      <w:r>
        <w:t>Ärendelåda</w:t>
      </w:r>
      <w:bookmarkEnd w:id="27"/>
    </w:p>
    <w:p w14:paraId="7075BBC3" w14:textId="77777777" w:rsidR="00043417" w:rsidRDefault="00470B63" w:rsidP="00B91AA5">
      <w:r>
        <w:t>Diagrammet visar hur ett journalsystem anropar Ärendelådan vid vissa tider för att se om det finns frågor eller svar avsedda till de verksamheter journalsystemet stöder.</w:t>
      </w:r>
    </w:p>
    <w:p w14:paraId="6FB119CE" w14:textId="77777777" w:rsidR="00043417" w:rsidRDefault="00043417" w:rsidP="00B91AA5"/>
    <w:p w14:paraId="7837D850" w14:textId="77777777" w:rsidR="00043417" w:rsidRDefault="00917CEC" w:rsidP="00B91AA5">
      <w:r>
        <w:rPr>
          <w:lang w:eastAsia="sv-SE"/>
        </w:rPr>
        <w:drawing>
          <wp:inline distT="0" distB="0" distL="0" distR="0" wp14:anchorId="4072DF46" wp14:editId="11EC4AD6">
            <wp:extent cx="6295390" cy="2233295"/>
            <wp:effectExtent l="0" t="0" r="3810" b="1905"/>
            <wp:docPr id="10" name="Picture 11" descr="Description: Ärendel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cription: Ärendelåd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95390" cy="2233295"/>
                    </a:xfrm>
                    <a:prstGeom prst="rect">
                      <a:avLst/>
                    </a:prstGeom>
                    <a:noFill/>
                    <a:ln>
                      <a:noFill/>
                    </a:ln>
                  </pic:spPr>
                </pic:pic>
              </a:graphicData>
            </a:graphic>
          </wp:inline>
        </w:drawing>
      </w:r>
    </w:p>
    <w:p w14:paraId="1172653C" w14:textId="77777777" w:rsidR="00300835" w:rsidRPr="00B816D9" w:rsidRDefault="00300835" w:rsidP="00267947">
      <w:pPr>
        <w:pStyle w:val="Rubrik4"/>
      </w:pPr>
      <w:r>
        <w:t>Roller</w:t>
      </w:r>
    </w:p>
    <w:tbl>
      <w:tblPr>
        <w:tblW w:w="0" w:type="auto"/>
        <w:tblBorders>
          <w:top w:val="single" w:sz="12" w:space="0" w:color="000000"/>
          <w:bottom w:val="single" w:sz="12" w:space="0" w:color="000000"/>
          <w:insideH w:val="single" w:sz="6" w:space="0" w:color="000000"/>
        </w:tblBorders>
        <w:tblLook w:val="04A0" w:firstRow="1" w:lastRow="0" w:firstColumn="1" w:lastColumn="0" w:noHBand="0" w:noVBand="1"/>
      </w:tblPr>
      <w:tblGrid>
        <w:gridCol w:w="2093"/>
        <w:gridCol w:w="7984"/>
      </w:tblGrid>
      <w:tr w:rsidR="00300835" w:rsidRPr="00F52969" w14:paraId="1C8E046E" w14:textId="77777777" w:rsidTr="003D616F">
        <w:tc>
          <w:tcPr>
            <w:tcW w:w="2093" w:type="dxa"/>
            <w:tcBorders>
              <w:bottom w:val="single" w:sz="12" w:space="0" w:color="000000"/>
            </w:tcBorders>
            <w:shd w:val="clear" w:color="auto" w:fill="auto"/>
          </w:tcPr>
          <w:p w14:paraId="6CA25F20" w14:textId="77777777" w:rsidR="00300835" w:rsidRPr="00F52969" w:rsidRDefault="00300835" w:rsidP="003D616F">
            <w:pPr>
              <w:rPr>
                <w:b/>
                <w:bCs/>
              </w:rPr>
            </w:pPr>
            <w:r w:rsidRPr="00F52969">
              <w:rPr>
                <w:b/>
                <w:bCs/>
              </w:rPr>
              <w:t>Namn/beteckning</w:t>
            </w:r>
          </w:p>
        </w:tc>
        <w:tc>
          <w:tcPr>
            <w:tcW w:w="7984" w:type="dxa"/>
            <w:tcBorders>
              <w:bottom w:val="single" w:sz="12" w:space="0" w:color="000000"/>
            </w:tcBorders>
            <w:shd w:val="clear" w:color="auto" w:fill="auto"/>
          </w:tcPr>
          <w:p w14:paraId="2C282E89" w14:textId="77777777" w:rsidR="00300835" w:rsidRPr="00F52969" w:rsidRDefault="00300835" w:rsidP="003D616F">
            <w:pPr>
              <w:rPr>
                <w:b/>
                <w:bCs/>
              </w:rPr>
            </w:pPr>
            <w:r w:rsidRPr="00F52969">
              <w:rPr>
                <w:b/>
                <w:bCs/>
              </w:rPr>
              <w:t>Beskrivning</w:t>
            </w:r>
          </w:p>
        </w:tc>
      </w:tr>
      <w:tr w:rsidR="00300835" w14:paraId="60A95DBD" w14:textId="77777777" w:rsidTr="003D616F">
        <w:tc>
          <w:tcPr>
            <w:tcW w:w="2093" w:type="dxa"/>
            <w:shd w:val="clear" w:color="auto" w:fill="auto"/>
          </w:tcPr>
          <w:p w14:paraId="0F4CAE74" w14:textId="77777777" w:rsidR="00300835" w:rsidRPr="00F52969" w:rsidRDefault="00551A35" w:rsidP="003D616F">
            <w:pPr>
              <w:rPr>
                <w:b/>
                <w:bCs/>
              </w:rPr>
            </w:pPr>
            <w:r>
              <w:rPr>
                <w:b/>
                <w:bCs/>
              </w:rPr>
              <w:t>Journalsystem</w:t>
            </w:r>
          </w:p>
        </w:tc>
        <w:tc>
          <w:tcPr>
            <w:tcW w:w="7984" w:type="dxa"/>
            <w:shd w:val="clear" w:color="auto" w:fill="auto"/>
          </w:tcPr>
          <w:p w14:paraId="0BCD5E5A" w14:textId="77777777" w:rsidR="00300835" w:rsidRDefault="009D08F1" w:rsidP="003D616F">
            <w:r>
              <w:t>Aktören är i detta fallet ett system, dvs ingen individ är inblandad.</w:t>
            </w:r>
          </w:p>
        </w:tc>
      </w:tr>
    </w:tbl>
    <w:p w14:paraId="5C7DFA98" w14:textId="77777777" w:rsidR="00300835" w:rsidRDefault="00300835" w:rsidP="00267947">
      <w:pPr>
        <w:pStyle w:val="Rubrik4"/>
      </w:pPr>
      <w:r>
        <w:t>Arbetssteg</w:t>
      </w:r>
    </w:p>
    <w:tbl>
      <w:tblPr>
        <w:tblW w:w="0" w:type="auto"/>
        <w:tblBorders>
          <w:top w:val="single" w:sz="12" w:space="0" w:color="000000"/>
          <w:bottom w:val="single" w:sz="12" w:space="0" w:color="000000"/>
          <w:insideH w:val="single" w:sz="6" w:space="0" w:color="000000"/>
        </w:tblBorders>
        <w:tblLook w:val="04A0" w:firstRow="1" w:lastRow="0" w:firstColumn="1" w:lastColumn="0" w:noHBand="0" w:noVBand="1"/>
      </w:tblPr>
      <w:tblGrid>
        <w:gridCol w:w="2317"/>
        <w:gridCol w:w="7821"/>
      </w:tblGrid>
      <w:tr w:rsidR="00300835" w:rsidRPr="00F52969" w14:paraId="453454E3" w14:textId="77777777" w:rsidTr="003D616F">
        <w:tc>
          <w:tcPr>
            <w:tcW w:w="2317" w:type="dxa"/>
            <w:tcBorders>
              <w:bottom w:val="single" w:sz="12" w:space="0" w:color="000000"/>
            </w:tcBorders>
            <w:shd w:val="clear" w:color="auto" w:fill="auto"/>
          </w:tcPr>
          <w:p w14:paraId="68037860" w14:textId="77777777" w:rsidR="00300835" w:rsidRPr="00F52969" w:rsidRDefault="00300835" w:rsidP="003D616F">
            <w:pPr>
              <w:rPr>
                <w:b/>
                <w:bCs/>
              </w:rPr>
            </w:pPr>
            <w:r w:rsidRPr="00F52969">
              <w:rPr>
                <w:b/>
                <w:bCs/>
              </w:rPr>
              <w:t>Namn/beteckning</w:t>
            </w:r>
          </w:p>
        </w:tc>
        <w:tc>
          <w:tcPr>
            <w:tcW w:w="7821" w:type="dxa"/>
            <w:tcBorders>
              <w:bottom w:val="single" w:sz="12" w:space="0" w:color="000000"/>
            </w:tcBorders>
            <w:shd w:val="clear" w:color="auto" w:fill="auto"/>
          </w:tcPr>
          <w:p w14:paraId="682DEEF0" w14:textId="77777777" w:rsidR="00300835" w:rsidRPr="00F52969" w:rsidRDefault="00300835" w:rsidP="003D616F">
            <w:pPr>
              <w:rPr>
                <w:b/>
                <w:bCs/>
              </w:rPr>
            </w:pPr>
            <w:r w:rsidRPr="00F52969">
              <w:rPr>
                <w:b/>
                <w:bCs/>
              </w:rPr>
              <w:t>Beskrivning</w:t>
            </w:r>
          </w:p>
        </w:tc>
      </w:tr>
      <w:tr w:rsidR="00300835" w:rsidRPr="00DA0DDA" w14:paraId="489B0C40" w14:textId="77777777" w:rsidTr="003D616F">
        <w:trPr>
          <w:trHeight w:val="425"/>
        </w:trPr>
        <w:tc>
          <w:tcPr>
            <w:tcW w:w="2317" w:type="dxa"/>
            <w:shd w:val="clear" w:color="auto" w:fill="auto"/>
          </w:tcPr>
          <w:p w14:paraId="03A9714B" w14:textId="77777777" w:rsidR="00300835" w:rsidRPr="00F52969" w:rsidRDefault="00551A35" w:rsidP="003D616F">
            <w:pPr>
              <w:rPr>
                <w:b/>
              </w:rPr>
            </w:pPr>
            <w:r>
              <w:rPr>
                <w:b/>
              </w:rPr>
              <w:t>Hämta och spara frågor</w:t>
            </w:r>
          </w:p>
        </w:tc>
        <w:tc>
          <w:tcPr>
            <w:tcW w:w="7821" w:type="dxa"/>
            <w:shd w:val="clear" w:color="auto" w:fill="auto"/>
          </w:tcPr>
          <w:p w14:paraId="166C0225" w14:textId="77777777" w:rsidR="00300835" w:rsidRDefault="009D08F1" w:rsidP="003D616F">
            <w:r>
              <w:t>Ett anrop görs för att se om det finns några nya frågor som är adresserade till en verksamhet som Journalsystemet hanterar. De frågor som eventuellt finns returneras som svar på denna förfrågan.</w:t>
            </w:r>
          </w:p>
        </w:tc>
      </w:tr>
      <w:tr w:rsidR="00300835" w:rsidRPr="00DA0DDA" w14:paraId="54458494" w14:textId="77777777" w:rsidTr="003D616F">
        <w:trPr>
          <w:trHeight w:val="425"/>
        </w:trPr>
        <w:tc>
          <w:tcPr>
            <w:tcW w:w="2317" w:type="dxa"/>
            <w:shd w:val="clear" w:color="auto" w:fill="auto"/>
          </w:tcPr>
          <w:p w14:paraId="7F31BFAC" w14:textId="77777777" w:rsidR="00300835" w:rsidRPr="00F52969" w:rsidRDefault="00551A35" w:rsidP="003D616F">
            <w:pPr>
              <w:rPr>
                <w:b/>
              </w:rPr>
            </w:pPr>
            <w:r>
              <w:rPr>
                <w:b/>
              </w:rPr>
              <w:t>Ta bort frågor</w:t>
            </w:r>
          </w:p>
        </w:tc>
        <w:tc>
          <w:tcPr>
            <w:tcW w:w="7821" w:type="dxa"/>
            <w:shd w:val="clear" w:color="auto" w:fill="auto"/>
          </w:tcPr>
          <w:p w14:paraId="3293342E" w14:textId="77777777" w:rsidR="00300835" w:rsidRDefault="009D08F1" w:rsidP="00D62FA1">
            <w:r>
              <w:t>Efter att ha sparat nya frågor görs ett anrop för att ta bort dessa</w:t>
            </w:r>
            <w:r w:rsidR="00D62FA1">
              <w:t>.</w:t>
            </w:r>
          </w:p>
        </w:tc>
      </w:tr>
      <w:tr w:rsidR="00300835" w:rsidRPr="00DA0DDA" w14:paraId="51813F3F" w14:textId="77777777" w:rsidTr="003D616F">
        <w:trPr>
          <w:trHeight w:val="425"/>
        </w:trPr>
        <w:tc>
          <w:tcPr>
            <w:tcW w:w="2317" w:type="dxa"/>
            <w:shd w:val="clear" w:color="auto" w:fill="auto"/>
          </w:tcPr>
          <w:p w14:paraId="09FC00A1" w14:textId="77777777" w:rsidR="00300835" w:rsidRPr="00F52969" w:rsidRDefault="00551A35" w:rsidP="003D616F">
            <w:pPr>
              <w:rPr>
                <w:b/>
              </w:rPr>
            </w:pPr>
            <w:r>
              <w:rPr>
                <w:b/>
              </w:rPr>
              <w:t>Hämta och spara svar</w:t>
            </w:r>
          </w:p>
        </w:tc>
        <w:tc>
          <w:tcPr>
            <w:tcW w:w="7821" w:type="dxa"/>
            <w:shd w:val="clear" w:color="auto" w:fill="auto"/>
          </w:tcPr>
          <w:p w14:paraId="23B0D251" w14:textId="77777777" w:rsidR="00300835" w:rsidRDefault="00D62FA1" w:rsidP="00D62FA1">
            <w:r>
              <w:t>Ett anrop görs för att se om det finns några nya svar som är adresserade till en verksamhet som Journalsystemet hanterar. De svar som eventuellt finns returneras som svar på denna förfrågan.</w:t>
            </w:r>
          </w:p>
        </w:tc>
      </w:tr>
      <w:tr w:rsidR="00300835" w:rsidRPr="00DA0DDA" w14:paraId="79873A3B" w14:textId="77777777" w:rsidTr="003D616F">
        <w:trPr>
          <w:trHeight w:val="425"/>
        </w:trPr>
        <w:tc>
          <w:tcPr>
            <w:tcW w:w="2317" w:type="dxa"/>
            <w:shd w:val="clear" w:color="auto" w:fill="auto"/>
          </w:tcPr>
          <w:p w14:paraId="66643B36" w14:textId="77777777" w:rsidR="00300835" w:rsidRPr="00F52969" w:rsidRDefault="00551A35" w:rsidP="003D616F">
            <w:pPr>
              <w:rPr>
                <w:b/>
              </w:rPr>
            </w:pPr>
            <w:r>
              <w:rPr>
                <w:b/>
              </w:rPr>
              <w:t>Ta bort svar</w:t>
            </w:r>
          </w:p>
        </w:tc>
        <w:tc>
          <w:tcPr>
            <w:tcW w:w="7821" w:type="dxa"/>
            <w:shd w:val="clear" w:color="auto" w:fill="auto"/>
          </w:tcPr>
          <w:p w14:paraId="2E4072F7" w14:textId="77777777" w:rsidR="00300835" w:rsidRPr="004D209A" w:rsidRDefault="00D62FA1" w:rsidP="00D62FA1">
            <w:r>
              <w:t>Efter att ha sparat nya svar görs ett anrop för att ta bort dessa.</w:t>
            </w:r>
          </w:p>
        </w:tc>
      </w:tr>
    </w:tbl>
    <w:p w14:paraId="53D1D4BB" w14:textId="77777777" w:rsidR="00300835" w:rsidRPr="00D50339" w:rsidRDefault="00300835" w:rsidP="00267947">
      <w:pPr>
        <w:pStyle w:val="Rubrik4"/>
      </w:pPr>
      <w:r>
        <w:t>Informationsmängder</w:t>
      </w:r>
    </w:p>
    <w:tbl>
      <w:tblPr>
        <w:tblW w:w="0" w:type="auto"/>
        <w:tblBorders>
          <w:top w:val="single" w:sz="12" w:space="0" w:color="000000"/>
          <w:bottom w:val="single" w:sz="12" w:space="0" w:color="000000"/>
          <w:insideH w:val="single" w:sz="6" w:space="0" w:color="000000"/>
        </w:tblBorders>
        <w:tblLook w:val="04A0" w:firstRow="1" w:lastRow="0" w:firstColumn="1" w:lastColumn="0" w:noHBand="0" w:noVBand="1"/>
      </w:tblPr>
      <w:tblGrid>
        <w:gridCol w:w="2093"/>
        <w:gridCol w:w="7984"/>
      </w:tblGrid>
      <w:tr w:rsidR="00300835" w:rsidRPr="00F52969" w14:paraId="14FBBB37" w14:textId="77777777" w:rsidTr="003D616F">
        <w:tc>
          <w:tcPr>
            <w:tcW w:w="2093" w:type="dxa"/>
            <w:tcBorders>
              <w:bottom w:val="single" w:sz="12" w:space="0" w:color="000000"/>
            </w:tcBorders>
            <w:shd w:val="clear" w:color="auto" w:fill="auto"/>
          </w:tcPr>
          <w:p w14:paraId="33DAE7F8" w14:textId="77777777" w:rsidR="00300835" w:rsidRPr="00F52969" w:rsidRDefault="00300835" w:rsidP="003D616F">
            <w:pPr>
              <w:rPr>
                <w:b/>
                <w:bCs/>
              </w:rPr>
            </w:pPr>
            <w:r w:rsidRPr="00F52969">
              <w:rPr>
                <w:b/>
                <w:bCs/>
              </w:rPr>
              <w:t>Namn/beteckning</w:t>
            </w:r>
          </w:p>
        </w:tc>
        <w:tc>
          <w:tcPr>
            <w:tcW w:w="7984" w:type="dxa"/>
            <w:tcBorders>
              <w:bottom w:val="single" w:sz="12" w:space="0" w:color="000000"/>
            </w:tcBorders>
            <w:shd w:val="clear" w:color="auto" w:fill="auto"/>
          </w:tcPr>
          <w:p w14:paraId="7001ED5B" w14:textId="77777777" w:rsidR="00300835" w:rsidRPr="00F52969" w:rsidRDefault="00300835" w:rsidP="003D616F">
            <w:pPr>
              <w:rPr>
                <w:b/>
                <w:bCs/>
              </w:rPr>
            </w:pPr>
            <w:r w:rsidRPr="00F52969">
              <w:rPr>
                <w:b/>
                <w:bCs/>
              </w:rPr>
              <w:t>Beskrivning</w:t>
            </w:r>
          </w:p>
        </w:tc>
      </w:tr>
      <w:tr w:rsidR="00DE527B" w14:paraId="797F47F5" w14:textId="77777777" w:rsidTr="00AB3FAA">
        <w:tc>
          <w:tcPr>
            <w:tcW w:w="2093" w:type="dxa"/>
            <w:shd w:val="clear" w:color="auto" w:fill="auto"/>
          </w:tcPr>
          <w:p w14:paraId="1849E9E6" w14:textId="77777777" w:rsidR="00DE527B" w:rsidRPr="00F52969" w:rsidRDefault="00DE527B" w:rsidP="00AB3FAA">
            <w:pPr>
              <w:rPr>
                <w:b/>
                <w:bCs/>
              </w:rPr>
            </w:pPr>
            <w:r>
              <w:rPr>
                <w:b/>
                <w:bCs/>
              </w:rPr>
              <w:t>Frågor</w:t>
            </w:r>
          </w:p>
        </w:tc>
        <w:tc>
          <w:tcPr>
            <w:tcW w:w="7984" w:type="dxa"/>
            <w:shd w:val="clear" w:color="auto" w:fill="auto"/>
          </w:tcPr>
          <w:p w14:paraId="669EE9E1" w14:textId="77777777" w:rsidR="00DE527B" w:rsidRDefault="00DE527B" w:rsidP="00DE527B">
            <w:r>
              <w:t>Den informationsmängd som utgör frågor.</w:t>
            </w:r>
          </w:p>
        </w:tc>
      </w:tr>
      <w:tr w:rsidR="00DE527B" w14:paraId="01775B47" w14:textId="77777777" w:rsidTr="00AB3FAA">
        <w:tc>
          <w:tcPr>
            <w:tcW w:w="2093" w:type="dxa"/>
            <w:shd w:val="clear" w:color="auto" w:fill="auto"/>
          </w:tcPr>
          <w:p w14:paraId="22F87F70" w14:textId="77777777" w:rsidR="00DE527B" w:rsidRDefault="00DE527B" w:rsidP="00AB3FAA">
            <w:pPr>
              <w:rPr>
                <w:b/>
                <w:bCs/>
              </w:rPr>
            </w:pPr>
            <w:r>
              <w:rPr>
                <w:b/>
                <w:bCs/>
              </w:rPr>
              <w:t>Svar</w:t>
            </w:r>
          </w:p>
        </w:tc>
        <w:tc>
          <w:tcPr>
            <w:tcW w:w="7984" w:type="dxa"/>
            <w:shd w:val="clear" w:color="auto" w:fill="auto"/>
          </w:tcPr>
          <w:p w14:paraId="323DA1DD" w14:textId="77777777" w:rsidR="00DE527B" w:rsidRDefault="00DE527B" w:rsidP="00DE527B">
            <w:r>
              <w:t>Den informationsmängd som utgör svar på frågor.</w:t>
            </w:r>
          </w:p>
        </w:tc>
      </w:tr>
    </w:tbl>
    <w:p w14:paraId="5AF56AEA" w14:textId="77777777" w:rsidR="00300835" w:rsidRPr="006344FE" w:rsidRDefault="00300835" w:rsidP="00267947">
      <w:pPr>
        <w:pStyle w:val="Rubrik4"/>
      </w:pPr>
      <w:r>
        <w:t>Informationslager</w:t>
      </w:r>
    </w:p>
    <w:tbl>
      <w:tblPr>
        <w:tblW w:w="0" w:type="auto"/>
        <w:tblBorders>
          <w:top w:val="single" w:sz="12" w:space="0" w:color="000000"/>
          <w:bottom w:val="single" w:sz="12" w:space="0" w:color="000000"/>
          <w:insideH w:val="single" w:sz="6" w:space="0" w:color="000000"/>
        </w:tblBorders>
        <w:tblLook w:val="04A0" w:firstRow="1" w:lastRow="0" w:firstColumn="1" w:lastColumn="0" w:noHBand="0" w:noVBand="1"/>
      </w:tblPr>
      <w:tblGrid>
        <w:gridCol w:w="2093"/>
        <w:gridCol w:w="7984"/>
      </w:tblGrid>
      <w:tr w:rsidR="00300835" w:rsidRPr="00F52969" w14:paraId="29F05BBC" w14:textId="77777777" w:rsidTr="003D616F">
        <w:tc>
          <w:tcPr>
            <w:tcW w:w="2093" w:type="dxa"/>
            <w:tcBorders>
              <w:bottom w:val="single" w:sz="12" w:space="0" w:color="000000"/>
            </w:tcBorders>
            <w:shd w:val="clear" w:color="auto" w:fill="auto"/>
          </w:tcPr>
          <w:p w14:paraId="14136EB9" w14:textId="77777777" w:rsidR="00300835" w:rsidRPr="00F52969" w:rsidRDefault="00300835" w:rsidP="003D616F">
            <w:pPr>
              <w:rPr>
                <w:b/>
                <w:bCs/>
              </w:rPr>
            </w:pPr>
            <w:r w:rsidRPr="00F52969">
              <w:rPr>
                <w:b/>
                <w:bCs/>
              </w:rPr>
              <w:t>Namn/beteckning</w:t>
            </w:r>
          </w:p>
        </w:tc>
        <w:tc>
          <w:tcPr>
            <w:tcW w:w="7984" w:type="dxa"/>
            <w:tcBorders>
              <w:bottom w:val="single" w:sz="12" w:space="0" w:color="000000"/>
            </w:tcBorders>
            <w:shd w:val="clear" w:color="auto" w:fill="auto"/>
          </w:tcPr>
          <w:p w14:paraId="488B7ABC" w14:textId="77777777" w:rsidR="00300835" w:rsidRPr="00F52969" w:rsidRDefault="00300835" w:rsidP="003D616F">
            <w:pPr>
              <w:rPr>
                <w:b/>
                <w:bCs/>
              </w:rPr>
            </w:pPr>
            <w:r w:rsidRPr="00F52969">
              <w:rPr>
                <w:b/>
                <w:bCs/>
              </w:rPr>
              <w:t>Beskrivning</w:t>
            </w:r>
          </w:p>
        </w:tc>
      </w:tr>
      <w:tr w:rsidR="00300835" w14:paraId="53E25604" w14:textId="77777777" w:rsidTr="003D616F">
        <w:tc>
          <w:tcPr>
            <w:tcW w:w="2093" w:type="dxa"/>
            <w:shd w:val="clear" w:color="auto" w:fill="auto"/>
          </w:tcPr>
          <w:p w14:paraId="04FC022F" w14:textId="77777777" w:rsidR="00300835" w:rsidRPr="00F52969" w:rsidRDefault="00551A35" w:rsidP="003D616F">
            <w:pPr>
              <w:rPr>
                <w:b/>
                <w:bCs/>
              </w:rPr>
            </w:pPr>
            <w:r>
              <w:rPr>
                <w:b/>
                <w:bCs/>
              </w:rPr>
              <w:t>Journalsystem</w:t>
            </w:r>
          </w:p>
        </w:tc>
        <w:tc>
          <w:tcPr>
            <w:tcW w:w="7984" w:type="dxa"/>
            <w:shd w:val="clear" w:color="auto" w:fill="auto"/>
          </w:tcPr>
          <w:p w14:paraId="52EC721B" w14:textId="77777777" w:rsidR="00300835" w:rsidRDefault="00DE527B" w:rsidP="003D616F">
            <w:r>
              <w:t>Journalsystem, inte specifikt inriktat på sjukskrivning, håller bred information om patienten t.ex. anamnes och status. I detta sammanhang hanteras även fråga/svar i journalsystemet även om det i praktiken kan skötas i separat modul eller system.</w:t>
            </w:r>
          </w:p>
        </w:tc>
      </w:tr>
      <w:tr w:rsidR="00DE527B" w14:paraId="4DFB1B14" w14:textId="77777777" w:rsidTr="003D616F">
        <w:tc>
          <w:tcPr>
            <w:tcW w:w="2093" w:type="dxa"/>
            <w:shd w:val="clear" w:color="auto" w:fill="auto"/>
          </w:tcPr>
          <w:p w14:paraId="2D0AB9FC" w14:textId="77777777" w:rsidR="00DE527B" w:rsidRPr="00F52969" w:rsidRDefault="00DE527B" w:rsidP="003D616F">
            <w:pPr>
              <w:rPr>
                <w:b/>
                <w:bCs/>
              </w:rPr>
            </w:pPr>
            <w:r>
              <w:rPr>
                <w:b/>
                <w:bCs/>
              </w:rPr>
              <w:t>Ärendelådan</w:t>
            </w:r>
          </w:p>
        </w:tc>
        <w:tc>
          <w:tcPr>
            <w:tcW w:w="7984" w:type="dxa"/>
            <w:shd w:val="clear" w:color="auto" w:fill="auto"/>
          </w:tcPr>
          <w:p w14:paraId="0F8DCCEB" w14:textId="77777777" w:rsidR="00DE527B" w:rsidRDefault="00DE527B" w:rsidP="003D616F">
            <w:r>
              <w:t>Ett system för mellanlagring av frågor och svar från Försäkringskassan.</w:t>
            </w:r>
          </w:p>
        </w:tc>
      </w:tr>
    </w:tbl>
    <w:p w14:paraId="354AA196" w14:textId="77777777" w:rsidR="00CD2DF7" w:rsidRDefault="00CD2DF7" w:rsidP="00267947">
      <w:pPr>
        <w:pStyle w:val="Rubrik3"/>
      </w:pPr>
      <w:r>
        <w:t>Sekvensdiagram</w:t>
      </w:r>
    </w:p>
    <w:p w14:paraId="0B25D0BC" w14:textId="77777777" w:rsidR="00CD2DF7" w:rsidRDefault="00CD2DF7" w:rsidP="00CD2DF7">
      <w:r>
        <w:t xml:space="preserve">Nedanstående sekvensdiagram beskriver vilka tjänstekontrakt som används i det ovan beskrivna flödet. Tjänstekontrakt som används är </w:t>
      </w:r>
      <w:r w:rsidR="00682C6F">
        <w:t>FindAllQuestions, FindAllAnswers, DeleteQuestions och DeleteAnswers</w:t>
      </w:r>
      <w:r>
        <w:t>.</w:t>
      </w:r>
    </w:p>
    <w:p w14:paraId="44C57C96" w14:textId="77777777" w:rsidR="00251329" w:rsidRDefault="00251329" w:rsidP="00251329"/>
    <w:p w14:paraId="67495A7C" w14:textId="77777777" w:rsidR="00251329" w:rsidRDefault="00251329" w:rsidP="00251329"/>
    <w:p w14:paraId="042138A4" w14:textId="77777777" w:rsidR="00251329" w:rsidRDefault="00917CEC" w:rsidP="00251329">
      <w:r>
        <w:rPr>
          <w:lang w:eastAsia="sv-SE"/>
        </w:rPr>
        <w:drawing>
          <wp:inline distT="0" distB="0" distL="0" distR="0" wp14:anchorId="30FFB561" wp14:editId="5CDE2892">
            <wp:extent cx="3622675" cy="2487930"/>
            <wp:effectExtent l="0" t="0" r="9525" b="1270"/>
            <wp:docPr id="11" name="Picture 12" descr="Description: Ärendel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cription: Ärendelåd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22675" cy="2487930"/>
                    </a:xfrm>
                    <a:prstGeom prst="rect">
                      <a:avLst/>
                    </a:prstGeom>
                    <a:noFill/>
                    <a:ln>
                      <a:noFill/>
                    </a:ln>
                  </pic:spPr>
                </pic:pic>
              </a:graphicData>
            </a:graphic>
          </wp:inline>
        </w:drawing>
      </w:r>
    </w:p>
    <w:p w14:paraId="0986AD25" w14:textId="77777777" w:rsidR="00251329" w:rsidRDefault="00251329" w:rsidP="00251329"/>
    <w:p w14:paraId="0EAD1573" w14:textId="77777777" w:rsidR="00251329" w:rsidRDefault="00251329" w:rsidP="00251329">
      <w:r>
        <w:t>Ovanstående sekvensdiagram visar:</w:t>
      </w:r>
    </w:p>
    <w:p w14:paraId="211C8850" w14:textId="77777777" w:rsidR="00251329" w:rsidRDefault="00251329" w:rsidP="00251329">
      <w:pPr>
        <w:numPr>
          <w:ilvl w:val="0"/>
          <w:numId w:val="27"/>
        </w:numPr>
        <w:ind w:left="709"/>
      </w:pPr>
      <w:r>
        <w:t xml:space="preserve">Hur </w:t>
      </w:r>
      <w:r w:rsidR="00E72D58">
        <w:t>ett journalsystem frågar efter nya frågor inkomna till Ärendelådan och därefter sparar eventuellt nya frågor i Journalsystemet för att sedan ta bort dessa från Ärendelådan. De tjänstekontrakt som används är FindA</w:t>
      </w:r>
      <w:r w:rsidR="00233B7C">
        <w:t>llQuestions och DeleteQuestions</w:t>
      </w:r>
      <w:r w:rsidR="00E72D58">
        <w:t>.</w:t>
      </w:r>
    </w:p>
    <w:p w14:paraId="5EA62CFE" w14:textId="77777777" w:rsidR="00CD2DF7" w:rsidRDefault="00E72D58" w:rsidP="00B91AA5">
      <w:pPr>
        <w:numPr>
          <w:ilvl w:val="0"/>
          <w:numId w:val="27"/>
        </w:numPr>
        <w:ind w:left="709"/>
      </w:pPr>
      <w:r>
        <w:t>Hur ett journalsystem frågar efter nya svar inkomna till Ärendelådan och därefter sparar eventuellt nya svar i Journalsystemet för att sedan ta bort dessa från Ärendelådan. De tjänstekontrakt som används är F</w:t>
      </w:r>
      <w:r w:rsidR="00233B7C">
        <w:t>indAllAnswers och DeleteAnswers</w:t>
      </w:r>
      <w:r>
        <w:t>.</w:t>
      </w:r>
    </w:p>
    <w:p w14:paraId="2818F480" w14:textId="77777777" w:rsidR="00267947" w:rsidRDefault="00267947" w:rsidP="00267947">
      <w:pPr>
        <w:pStyle w:val="Rubrik2"/>
      </w:pPr>
      <w:bookmarkStart w:id="28" w:name="_Toc283620687"/>
      <w:r>
        <w:t>Obligatoriska kontrakt</w:t>
      </w:r>
      <w:bookmarkEnd w:id="28"/>
    </w:p>
    <w:p w14:paraId="60689F60" w14:textId="77777777" w:rsidR="007001AD" w:rsidRPr="007001AD" w:rsidRDefault="007001AD" w:rsidP="007001AD">
      <w:r>
        <w:t>Följande tabell anger vilka kontrakt som är obligatoriska att realisera för respektive flöde.</w:t>
      </w:r>
    </w:p>
    <w:p w14:paraId="28B70DA7" w14:textId="77777777" w:rsidR="00ED3DAD" w:rsidRDefault="00ED3DAD" w:rsidP="00ED3DAD"/>
    <w:tbl>
      <w:tblPr>
        <w:tblW w:w="938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4848"/>
        <w:gridCol w:w="1134"/>
        <w:gridCol w:w="1134"/>
        <w:gridCol w:w="1134"/>
        <w:gridCol w:w="1134"/>
      </w:tblGrid>
      <w:tr w:rsidR="00167925" w14:paraId="709D4DD8" w14:textId="77777777" w:rsidTr="00167925">
        <w:tc>
          <w:tcPr>
            <w:tcW w:w="4848" w:type="dxa"/>
            <w:shd w:val="clear" w:color="auto" w:fill="C0C0C0"/>
          </w:tcPr>
          <w:p w14:paraId="1193891A" w14:textId="77777777" w:rsidR="004718F2" w:rsidRPr="00371437" w:rsidRDefault="004718F2" w:rsidP="00ED3DAD">
            <w:pPr>
              <w:pStyle w:val="TableText"/>
              <w:ind w:right="0"/>
              <w:rPr>
                <w:color w:val="000000"/>
              </w:rPr>
            </w:pPr>
            <w:r w:rsidRPr="00371437">
              <w:rPr>
                <w:color w:val="000000"/>
              </w:rPr>
              <w:t>Tjänstekontrakt</w:t>
            </w:r>
          </w:p>
        </w:tc>
        <w:tc>
          <w:tcPr>
            <w:tcW w:w="1134" w:type="dxa"/>
            <w:shd w:val="clear" w:color="auto" w:fill="C0C0C0"/>
          </w:tcPr>
          <w:p w14:paraId="63FF5E38" w14:textId="77777777" w:rsidR="004718F2" w:rsidRPr="00371437" w:rsidRDefault="004718F2" w:rsidP="008D5B18">
            <w:pPr>
              <w:pStyle w:val="TableText"/>
              <w:ind w:right="0"/>
              <w:jc w:val="center"/>
              <w:rPr>
                <w:color w:val="000000"/>
              </w:rPr>
            </w:pPr>
            <w:r w:rsidRPr="00371437">
              <w:rPr>
                <w:color w:val="000000"/>
              </w:rPr>
              <w:t>Flöde 3.1</w:t>
            </w:r>
          </w:p>
        </w:tc>
        <w:tc>
          <w:tcPr>
            <w:tcW w:w="1134" w:type="dxa"/>
            <w:shd w:val="clear" w:color="auto" w:fill="C0C0C0"/>
          </w:tcPr>
          <w:p w14:paraId="56CE77E3" w14:textId="77777777" w:rsidR="004718F2" w:rsidRPr="00371437" w:rsidRDefault="004718F2" w:rsidP="008D5B18">
            <w:pPr>
              <w:pStyle w:val="TableText"/>
              <w:ind w:left="0" w:right="0"/>
              <w:jc w:val="center"/>
              <w:rPr>
                <w:color w:val="000000"/>
              </w:rPr>
            </w:pPr>
            <w:r w:rsidRPr="00371437">
              <w:rPr>
                <w:color w:val="000000"/>
              </w:rPr>
              <w:t>Flöde 3.2</w:t>
            </w:r>
          </w:p>
        </w:tc>
        <w:tc>
          <w:tcPr>
            <w:tcW w:w="1134" w:type="dxa"/>
            <w:shd w:val="clear" w:color="auto" w:fill="C0C0C0"/>
          </w:tcPr>
          <w:p w14:paraId="49DA2EBC" w14:textId="77777777" w:rsidR="004718F2" w:rsidRPr="00371437" w:rsidRDefault="004718F2" w:rsidP="008D5B18">
            <w:pPr>
              <w:pStyle w:val="TableText"/>
              <w:ind w:right="0"/>
              <w:jc w:val="center"/>
              <w:rPr>
                <w:color w:val="000000"/>
              </w:rPr>
            </w:pPr>
            <w:r w:rsidRPr="00371437">
              <w:rPr>
                <w:color w:val="000000"/>
              </w:rPr>
              <w:t>Flöde 3.3</w:t>
            </w:r>
          </w:p>
        </w:tc>
        <w:tc>
          <w:tcPr>
            <w:tcW w:w="1134" w:type="dxa"/>
            <w:shd w:val="clear" w:color="auto" w:fill="C0C0C0"/>
          </w:tcPr>
          <w:p w14:paraId="523FB205" w14:textId="77777777" w:rsidR="004718F2" w:rsidRPr="00371437" w:rsidRDefault="004718F2" w:rsidP="008D5B18">
            <w:pPr>
              <w:pStyle w:val="TableText"/>
              <w:ind w:right="0"/>
              <w:jc w:val="center"/>
              <w:rPr>
                <w:color w:val="000000"/>
              </w:rPr>
            </w:pPr>
            <w:r w:rsidRPr="00371437">
              <w:rPr>
                <w:color w:val="000000"/>
              </w:rPr>
              <w:t>Flöde 3.4</w:t>
            </w:r>
          </w:p>
        </w:tc>
      </w:tr>
      <w:tr w:rsidR="00167925" w14:paraId="68B6E765" w14:textId="77777777" w:rsidTr="00167925">
        <w:tc>
          <w:tcPr>
            <w:tcW w:w="4848" w:type="dxa"/>
          </w:tcPr>
          <w:p w14:paraId="5DC0441D" w14:textId="77777777" w:rsidR="00167925" w:rsidRDefault="00167925" w:rsidP="00167925">
            <w:pPr>
              <w:ind w:left="360"/>
            </w:pPr>
            <w:r>
              <w:t>RegisterMedicalCertificate</w:t>
            </w:r>
          </w:p>
        </w:tc>
        <w:tc>
          <w:tcPr>
            <w:tcW w:w="1134" w:type="dxa"/>
          </w:tcPr>
          <w:p w14:paraId="3401F510" w14:textId="77777777" w:rsidR="00167925" w:rsidRDefault="00167925" w:rsidP="00ED3DAD">
            <w:pPr>
              <w:pStyle w:val="TableText"/>
              <w:ind w:right="0"/>
              <w:jc w:val="center"/>
            </w:pPr>
            <w:r>
              <w:t>X</w:t>
            </w:r>
          </w:p>
        </w:tc>
        <w:tc>
          <w:tcPr>
            <w:tcW w:w="1134" w:type="dxa"/>
          </w:tcPr>
          <w:p w14:paraId="4A232933" w14:textId="77777777" w:rsidR="00167925" w:rsidRDefault="00167925" w:rsidP="00ED3DAD">
            <w:pPr>
              <w:pStyle w:val="TableText"/>
              <w:ind w:right="0"/>
            </w:pPr>
          </w:p>
        </w:tc>
        <w:tc>
          <w:tcPr>
            <w:tcW w:w="1134" w:type="dxa"/>
          </w:tcPr>
          <w:p w14:paraId="41F060D2" w14:textId="77777777" w:rsidR="00167925" w:rsidRDefault="00167925" w:rsidP="00ED3DAD">
            <w:pPr>
              <w:pStyle w:val="TableText"/>
              <w:ind w:right="0"/>
            </w:pPr>
          </w:p>
        </w:tc>
        <w:tc>
          <w:tcPr>
            <w:tcW w:w="1134" w:type="dxa"/>
          </w:tcPr>
          <w:p w14:paraId="3DBF2338" w14:textId="77777777" w:rsidR="00167925" w:rsidRDefault="00167925" w:rsidP="00ED3DAD">
            <w:pPr>
              <w:pStyle w:val="TableText"/>
              <w:ind w:right="0"/>
            </w:pPr>
          </w:p>
        </w:tc>
      </w:tr>
      <w:tr w:rsidR="00167925" w14:paraId="6B680D6A" w14:textId="77777777" w:rsidTr="00167925">
        <w:tc>
          <w:tcPr>
            <w:tcW w:w="4848" w:type="dxa"/>
          </w:tcPr>
          <w:p w14:paraId="4BD7F58B" w14:textId="77777777" w:rsidR="00167925" w:rsidRDefault="00167925" w:rsidP="00167925">
            <w:pPr>
              <w:ind w:left="360"/>
            </w:pPr>
            <w:r>
              <w:t>SendMedicalCertificate</w:t>
            </w:r>
          </w:p>
        </w:tc>
        <w:tc>
          <w:tcPr>
            <w:tcW w:w="1134" w:type="dxa"/>
          </w:tcPr>
          <w:p w14:paraId="36F3A5E5" w14:textId="77777777" w:rsidR="00167925" w:rsidRDefault="00167925" w:rsidP="00ED3DAD">
            <w:pPr>
              <w:pStyle w:val="TableText"/>
              <w:ind w:right="0"/>
              <w:jc w:val="center"/>
            </w:pPr>
            <w:r>
              <w:t>X</w:t>
            </w:r>
          </w:p>
        </w:tc>
        <w:tc>
          <w:tcPr>
            <w:tcW w:w="1134" w:type="dxa"/>
          </w:tcPr>
          <w:p w14:paraId="3C301836" w14:textId="77777777" w:rsidR="00167925" w:rsidRDefault="00167925" w:rsidP="00ED3DAD">
            <w:pPr>
              <w:pStyle w:val="TableText"/>
              <w:ind w:right="0"/>
            </w:pPr>
          </w:p>
        </w:tc>
        <w:tc>
          <w:tcPr>
            <w:tcW w:w="1134" w:type="dxa"/>
          </w:tcPr>
          <w:p w14:paraId="1C1D972D" w14:textId="77777777" w:rsidR="00167925" w:rsidRDefault="00167925" w:rsidP="00ED3DAD">
            <w:pPr>
              <w:pStyle w:val="TableText"/>
              <w:ind w:right="0"/>
            </w:pPr>
          </w:p>
        </w:tc>
        <w:tc>
          <w:tcPr>
            <w:tcW w:w="1134" w:type="dxa"/>
          </w:tcPr>
          <w:p w14:paraId="363D5EBB" w14:textId="77777777" w:rsidR="00167925" w:rsidRDefault="00167925" w:rsidP="00ED3DAD">
            <w:pPr>
              <w:pStyle w:val="TableText"/>
              <w:ind w:right="0"/>
            </w:pPr>
          </w:p>
        </w:tc>
      </w:tr>
      <w:tr w:rsidR="00167925" w14:paraId="7FCF0855" w14:textId="77777777" w:rsidTr="00167925">
        <w:tc>
          <w:tcPr>
            <w:tcW w:w="4848" w:type="dxa"/>
          </w:tcPr>
          <w:p w14:paraId="11D7816A" w14:textId="77777777" w:rsidR="00167925" w:rsidRDefault="00167925" w:rsidP="00167925">
            <w:pPr>
              <w:ind w:left="360"/>
            </w:pPr>
            <w:r>
              <w:t>RevokeMedicalCertificate</w:t>
            </w:r>
          </w:p>
        </w:tc>
        <w:tc>
          <w:tcPr>
            <w:tcW w:w="1134" w:type="dxa"/>
          </w:tcPr>
          <w:p w14:paraId="138C742F" w14:textId="77777777" w:rsidR="00167925" w:rsidRDefault="00167925" w:rsidP="00ED3DAD">
            <w:pPr>
              <w:pStyle w:val="TableText"/>
              <w:ind w:right="0"/>
              <w:jc w:val="center"/>
            </w:pPr>
            <w:r>
              <w:t>X</w:t>
            </w:r>
          </w:p>
        </w:tc>
        <w:tc>
          <w:tcPr>
            <w:tcW w:w="1134" w:type="dxa"/>
          </w:tcPr>
          <w:p w14:paraId="0E51FD27" w14:textId="77777777" w:rsidR="00167925" w:rsidRDefault="00167925" w:rsidP="00ED3DAD">
            <w:pPr>
              <w:pStyle w:val="TableText"/>
              <w:ind w:right="0"/>
            </w:pPr>
          </w:p>
        </w:tc>
        <w:tc>
          <w:tcPr>
            <w:tcW w:w="1134" w:type="dxa"/>
          </w:tcPr>
          <w:p w14:paraId="7A697EFB" w14:textId="77777777" w:rsidR="00167925" w:rsidRDefault="00167925" w:rsidP="00ED3DAD">
            <w:pPr>
              <w:pStyle w:val="TableText"/>
              <w:ind w:right="0"/>
            </w:pPr>
          </w:p>
        </w:tc>
        <w:tc>
          <w:tcPr>
            <w:tcW w:w="1134" w:type="dxa"/>
          </w:tcPr>
          <w:p w14:paraId="3C395DC4" w14:textId="77777777" w:rsidR="00167925" w:rsidRDefault="00167925" w:rsidP="00ED3DAD">
            <w:pPr>
              <w:pStyle w:val="TableText"/>
              <w:ind w:right="0"/>
            </w:pPr>
          </w:p>
        </w:tc>
      </w:tr>
      <w:tr w:rsidR="00167925" w14:paraId="7907BACF" w14:textId="77777777" w:rsidTr="00167925">
        <w:tc>
          <w:tcPr>
            <w:tcW w:w="4848" w:type="dxa"/>
          </w:tcPr>
          <w:p w14:paraId="447FA6CE" w14:textId="77777777" w:rsidR="00167925" w:rsidRDefault="009F7E85" w:rsidP="00167925">
            <w:pPr>
              <w:ind w:left="360"/>
            </w:pPr>
            <w:r>
              <w:t>ListCertificates</w:t>
            </w:r>
          </w:p>
        </w:tc>
        <w:tc>
          <w:tcPr>
            <w:tcW w:w="1134" w:type="dxa"/>
          </w:tcPr>
          <w:p w14:paraId="702F0579" w14:textId="77777777" w:rsidR="00167925" w:rsidRDefault="00167925" w:rsidP="00ED3DAD">
            <w:pPr>
              <w:pStyle w:val="TableText"/>
              <w:ind w:right="0"/>
              <w:jc w:val="center"/>
            </w:pPr>
          </w:p>
        </w:tc>
        <w:tc>
          <w:tcPr>
            <w:tcW w:w="1134" w:type="dxa"/>
          </w:tcPr>
          <w:p w14:paraId="56F1EE96" w14:textId="77777777" w:rsidR="00167925" w:rsidRDefault="009F7E85" w:rsidP="00FC5D45">
            <w:pPr>
              <w:pStyle w:val="TableText"/>
              <w:ind w:right="0"/>
              <w:jc w:val="center"/>
            </w:pPr>
            <w:r>
              <w:t>X</w:t>
            </w:r>
          </w:p>
        </w:tc>
        <w:tc>
          <w:tcPr>
            <w:tcW w:w="1134" w:type="dxa"/>
          </w:tcPr>
          <w:p w14:paraId="1A5AE59C" w14:textId="77777777" w:rsidR="00167925" w:rsidRDefault="00167925" w:rsidP="00FC5D45">
            <w:pPr>
              <w:pStyle w:val="TableText"/>
              <w:ind w:right="0"/>
              <w:jc w:val="center"/>
            </w:pPr>
          </w:p>
        </w:tc>
        <w:tc>
          <w:tcPr>
            <w:tcW w:w="1134" w:type="dxa"/>
          </w:tcPr>
          <w:p w14:paraId="2C27417A" w14:textId="77777777" w:rsidR="00167925" w:rsidRDefault="00167925" w:rsidP="00FC5D45">
            <w:pPr>
              <w:pStyle w:val="TableText"/>
              <w:ind w:right="0"/>
              <w:jc w:val="center"/>
            </w:pPr>
          </w:p>
        </w:tc>
      </w:tr>
      <w:tr w:rsidR="009F7E85" w14:paraId="62825A29" w14:textId="77777777" w:rsidTr="00167925">
        <w:tc>
          <w:tcPr>
            <w:tcW w:w="4848" w:type="dxa"/>
          </w:tcPr>
          <w:p w14:paraId="3896A111" w14:textId="77777777" w:rsidR="009F7E85" w:rsidRDefault="009F7E85" w:rsidP="00167925">
            <w:pPr>
              <w:ind w:left="360"/>
            </w:pPr>
            <w:r>
              <w:t>GetCertificate</w:t>
            </w:r>
          </w:p>
        </w:tc>
        <w:tc>
          <w:tcPr>
            <w:tcW w:w="1134" w:type="dxa"/>
          </w:tcPr>
          <w:p w14:paraId="05ADEB69" w14:textId="77777777" w:rsidR="009F7E85" w:rsidRDefault="009F7E85" w:rsidP="00ED3DAD">
            <w:pPr>
              <w:pStyle w:val="TableText"/>
              <w:ind w:right="0"/>
              <w:jc w:val="center"/>
            </w:pPr>
          </w:p>
        </w:tc>
        <w:tc>
          <w:tcPr>
            <w:tcW w:w="1134" w:type="dxa"/>
          </w:tcPr>
          <w:p w14:paraId="7C2CD3A3" w14:textId="77777777" w:rsidR="009F7E85" w:rsidRDefault="009F7E85" w:rsidP="00FC5D45">
            <w:pPr>
              <w:pStyle w:val="TableText"/>
              <w:ind w:right="0"/>
              <w:jc w:val="center"/>
            </w:pPr>
            <w:r>
              <w:t>X</w:t>
            </w:r>
          </w:p>
        </w:tc>
        <w:tc>
          <w:tcPr>
            <w:tcW w:w="1134" w:type="dxa"/>
          </w:tcPr>
          <w:p w14:paraId="5EC012C4" w14:textId="77777777" w:rsidR="009F7E85" w:rsidRDefault="009F7E85" w:rsidP="00FC5D45">
            <w:pPr>
              <w:pStyle w:val="TableText"/>
              <w:ind w:right="0"/>
              <w:jc w:val="center"/>
            </w:pPr>
          </w:p>
        </w:tc>
        <w:tc>
          <w:tcPr>
            <w:tcW w:w="1134" w:type="dxa"/>
          </w:tcPr>
          <w:p w14:paraId="099CE177" w14:textId="77777777" w:rsidR="009F7E85" w:rsidRDefault="009F7E85" w:rsidP="00FC5D45">
            <w:pPr>
              <w:pStyle w:val="TableText"/>
              <w:ind w:right="0"/>
              <w:jc w:val="center"/>
            </w:pPr>
          </w:p>
        </w:tc>
      </w:tr>
      <w:tr w:rsidR="009F7E85" w14:paraId="45A21AD9" w14:textId="77777777" w:rsidTr="00167925">
        <w:tc>
          <w:tcPr>
            <w:tcW w:w="4848" w:type="dxa"/>
          </w:tcPr>
          <w:p w14:paraId="3DC9BF1F" w14:textId="77777777" w:rsidR="009F7E85" w:rsidRDefault="009F7E85" w:rsidP="00167925">
            <w:pPr>
              <w:ind w:left="360"/>
            </w:pPr>
            <w:r>
              <w:t>SetCertificateStatus</w:t>
            </w:r>
          </w:p>
        </w:tc>
        <w:tc>
          <w:tcPr>
            <w:tcW w:w="1134" w:type="dxa"/>
          </w:tcPr>
          <w:p w14:paraId="7FB5D522" w14:textId="77777777" w:rsidR="009F7E85" w:rsidRDefault="009F7E85" w:rsidP="00ED3DAD">
            <w:pPr>
              <w:pStyle w:val="TableText"/>
              <w:ind w:right="0"/>
              <w:jc w:val="center"/>
            </w:pPr>
          </w:p>
        </w:tc>
        <w:tc>
          <w:tcPr>
            <w:tcW w:w="1134" w:type="dxa"/>
          </w:tcPr>
          <w:p w14:paraId="7DBE877D" w14:textId="77777777" w:rsidR="009F7E85" w:rsidRDefault="009F7E85" w:rsidP="00FC5D45">
            <w:pPr>
              <w:pStyle w:val="TableText"/>
              <w:ind w:right="0"/>
              <w:jc w:val="center"/>
            </w:pPr>
            <w:r>
              <w:t>X</w:t>
            </w:r>
          </w:p>
        </w:tc>
        <w:tc>
          <w:tcPr>
            <w:tcW w:w="1134" w:type="dxa"/>
          </w:tcPr>
          <w:p w14:paraId="1160B648" w14:textId="77777777" w:rsidR="009F7E85" w:rsidRDefault="009F7E85" w:rsidP="00FC5D45">
            <w:pPr>
              <w:pStyle w:val="TableText"/>
              <w:ind w:right="0"/>
              <w:jc w:val="center"/>
            </w:pPr>
          </w:p>
        </w:tc>
        <w:tc>
          <w:tcPr>
            <w:tcW w:w="1134" w:type="dxa"/>
          </w:tcPr>
          <w:p w14:paraId="463DA2FA" w14:textId="77777777" w:rsidR="009F7E85" w:rsidRDefault="009F7E85" w:rsidP="00FC5D45">
            <w:pPr>
              <w:pStyle w:val="TableText"/>
              <w:ind w:right="0"/>
              <w:jc w:val="center"/>
            </w:pPr>
          </w:p>
        </w:tc>
      </w:tr>
      <w:tr w:rsidR="009F7E85" w14:paraId="13E42C75" w14:textId="77777777" w:rsidTr="00167925">
        <w:tc>
          <w:tcPr>
            <w:tcW w:w="4848" w:type="dxa"/>
          </w:tcPr>
          <w:p w14:paraId="76ECE25A" w14:textId="77777777" w:rsidR="009F7E85" w:rsidRDefault="008A0700" w:rsidP="00167925">
            <w:pPr>
              <w:ind w:left="360"/>
            </w:pPr>
            <w:r>
              <w:t>ReceiveMedicalCertificateQuestion</w:t>
            </w:r>
          </w:p>
        </w:tc>
        <w:tc>
          <w:tcPr>
            <w:tcW w:w="1134" w:type="dxa"/>
          </w:tcPr>
          <w:p w14:paraId="78B489A2" w14:textId="77777777" w:rsidR="009F7E85" w:rsidRDefault="009F7E85" w:rsidP="00ED3DAD">
            <w:pPr>
              <w:pStyle w:val="TableText"/>
              <w:ind w:right="0"/>
              <w:jc w:val="center"/>
            </w:pPr>
          </w:p>
        </w:tc>
        <w:tc>
          <w:tcPr>
            <w:tcW w:w="1134" w:type="dxa"/>
          </w:tcPr>
          <w:p w14:paraId="4110FE44" w14:textId="77777777" w:rsidR="009F7E85" w:rsidRDefault="009F7E85" w:rsidP="00FC5D45">
            <w:pPr>
              <w:pStyle w:val="TableText"/>
              <w:ind w:right="0"/>
              <w:jc w:val="center"/>
            </w:pPr>
          </w:p>
        </w:tc>
        <w:tc>
          <w:tcPr>
            <w:tcW w:w="1134" w:type="dxa"/>
          </w:tcPr>
          <w:p w14:paraId="43F75EA1" w14:textId="77777777" w:rsidR="009F7E85" w:rsidRDefault="008A0700" w:rsidP="00FC5D45">
            <w:pPr>
              <w:pStyle w:val="TableText"/>
              <w:ind w:right="0"/>
              <w:jc w:val="center"/>
            </w:pPr>
            <w:r>
              <w:t>X</w:t>
            </w:r>
          </w:p>
        </w:tc>
        <w:tc>
          <w:tcPr>
            <w:tcW w:w="1134" w:type="dxa"/>
          </w:tcPr>
          <w:p w14:paraId="03F61DDC" w14:textId="77777777" w:rsidR="009F7E85" w:rsidRDefault="009F7E85" w:rsidP="00FC5D45">
            <w:pPr>
              <w:pStyle w:val="TableText"/>
              <w:ind w:right="0"/>
              <w:jc w:val="center"/>
            </w:pPr>
          </w:p>
        </w:tc>
      </w:tr>
      <w:tr w:rsidR="008A0700" w14:paraId="121575D6" w14:textId="77777777" w:rsidTr="00167925">
        <w:tc>
          <w:tcPr>
            <w:tcW w:w="4848" w:type="dxa"/>
          </w:tcPr>
          <w:p w14:paraId="338A4C70" w14:textId="77777777" w:rsidR="008A0700" w:rsidRDefault="008A0700" w:rsidP="00167925">
            <w:pPr>
              <w:ind w:left="360"/>
            </w:pPr>
            <w:r>
              <w:t>ReceiveMedicalCertificateAnswer</w:t>
            </w:r>
          </w:p>
        </w:tc>
        <w:tc>
          <w:tcPr>
            <w:tcW w:w="1134" w:type="dxa"/>
          </w:tcPr>
          <w:p w14:paraId="5BA3268C" w14:textId="77777777" w:rsidR="008A0700" w:rsidRDefault="008A0700" w:rsidP="00ED3DAD">
            <w:pPr>
              <w:pStyle w:val="TableText"/>
              <w:ind w:right="0"/>
              <w:jc w:val="center"/>
            </w:pPr>
          </w:p>
        </w:tc>
        <w:tc>
          <w:tcPr>
            <w:tcW w:w="1134" w:type="dxa"/>
          </w:tcPr>
          <w:p w14:paraId="1D0ABC1A" w14:textId="77777777" w:rsidR="008A0700" w:rsidRDefault="008A0700" w:rsidP="00FC5D45">
            <w:pPr>
              <w:pStyle w:val="TableText"/>
              <w:ind w:right="0"/>
              <w:jc w:val="center"/>
            </w:pPr>
          </w:p>
        </w:tc>
        <w:tc>
          <w:tcPr>
            <w:tcW w:w="1134" w:type="dxa"/>
          </w:tcPr>
          <w:p w14:paraId="3FDEF2DC" w14:textId="77777777" w:rsidR="008A0700" w:rsidRDefault="008A0700" w:rsidP="00FC5D45">
            <w:pPr>
              <w:pStyle w:val="TableText"/>
              <w:ind w:right="0"/>
              <w:jc w:val="center"/>
            </w:pPr>
            <w:r>
              <w:t>X</w:t>
            </w:r>
          </w:p>
        </w:tc>
        <w:tc>
          <w:tcPr>
            <w:tcW w:w="1134" w:type="dxa"/>
          </w:tcPr>
          <w:p w14:paraId="6717AB59" w14:textId="77777777" w:rsidR="008A0700" w:rsidRDefault="008A0700" w:rsidP="00FC5D45">
            <w:pPr>
              <w:pStyle w:val="TableText"/>
              <w:ind w:right="0"/>
              <w:jc w:val="center"/>
            </w:pPr>
          </w:p>
        </w:tc>
      </w:tr>
      <w:tr w:rsidR="008A0700" w14:paraId="07EAD365" w14:textId="77777777" w:rsidTr="00167925">
        <w:tc>
          <w:tcPr>
            <w:tcW w:w="4848" w:type="dxa"/>
          </w:tcPr>
          <w:p w14:paraId="5C5659EC" w14:textId="77777777" w:rsidR="008A0700" w:rsidRDefault="008A0700" w:rsidP="00167925">
            <w:pPr>
              <w:ind w:left="360"/>
            </w:pPr>
            <w:r>
              <w:t>SendMedicalCertificateQuestion</w:t>
            </w:r>
          </w:p>
        </w:tc>
        <w:tc>
          <w:tcPr>
            <w:tcW w:w="1134" w:type="dxa"/>
          </w:tcPr>
          <w:p w14:paraId="77C4A200" w14:textId="77777777" w:rsidR="008A0700" w:rsidRDefault="008A0700" w:rsidP="00ED3DAD">
            <w:pPr>
              <w:pStyle w:val="TableText"/>
              <w:ind w:right="0"/>
              <w:jc w:val="center"/>
            </w:pPr>
          </w:p>
        </w:tc>
        <w:tc>
          <w:tcPr>
            <w:tcW w:w="1134" w:type="dxa"/>
          </w:tcPr>
          <w:p w14:paraId="4D87D016" w14:textId="77777777" w:rsidR="008A0700" w:rsidRDefault="008A0700" w:rsidP="00FC5D45">
            <w:pPr>
              <w:pStyle w:val="TableText"/>
              <w:ind w:right="0"/>
              <w:jc w:val="center"/>
            </w:pPr>
          </w:p>
        </w:tc>
        <w:tc>
          <w:tcPr>
            <w:tcW w:w="1134" w:type="dxa"/>
          </w:tcPr>
          <w:p w14:paraId="6E46C005" w14:textId="77777777" w:rsidR="008A0700" w:rsidRDefault="008A0700" w:rsidP="00FC5D45">
            <w:pPr>
              <w:pStyle w:val="TableText"/>
              <w:ind w:right="0"/>
              <w:jc w:val="center"/>
            </w:pPr>
            <w:r>
              <w:t>X</w:t>
            </w:r>
          </w:p>
        </w:tc>
        <w:tc>
          <w:tcPr>
            <w:tcW w:w="1134" w:type="dxa"/>
          </w:tcPr>
          <w:p w14:paraId="2B416C77" w14:textId="77777777" w:rsidR="008A0700" w:rsidRDefault="008A0700" w:rsidP="00FC5D45">
            <w:pPr>
              <w:pStyle w:val="TableText"/>
              <w:ind w:right="0"/>
              <w:jc w:val="center"/>
            </w:pPr>
          </w:p>
        </w:tc>
      </w:tr>
      <w:tr w:rsidR="008A0700" w14:paraId="5B7F6C32" w14:textId="77777777" w:rsidTr="00167925">
        <w:tc>
          <w:tcPr>
            <w:tcW w:w="4848" w:type="dxa"/>
          </w:tcPr>
          <w:p w14:paraId="56BC8C14" w14:textId="77777777" w:rsidR="008A0700" w:rsidRDefault="008A0700" w:rsidP="00167925">
            <w:pPr>
              <w:ind w:left="360"/>
            </w:pPr>
            <w:r>
              <w:t>SendMedicalCertificateAnswer</w:t>
            </w:r>
          </w:p>
        </w:tc>
        <w:tc>
          <w:tcPr>
            <w:tcW w:w="1134" w:type="dxa"/>
          </w:tcPr>
          <w:p w14:paraId="1A56B28F" w14:textId="77777777" w:rsidR="008A0700" w:rsidRDefault="008A0700" w:rsidP="00ED3DAD">
            <w:pPr>
              <w:pStyle w:val="TableText"/>
              <w:ind w:right="0"/>
              <w:jc w:val="center"/>
            </w:pPr>
          </w:p>
        </w:tc>
        <w:tc>
          <w:tcPr>
            <w:tcW w:w="1134" w:type="dxa"/>
          </w:tcPr>
          <w:p w14:paraId="0B0CE2E2" w14:textId="77777777" w:rsidR="008A0700" w:rsidRDefault="008A0700" w:rsidP="00FC5D45">
            <w:pPr>
              <w:pStyle w:val="TableText"/>
              <w:ind w:right="0"/>
              <w:jc w:val="center"/>
            </w:pPr>
          </w:p>
        </w:tc>
        <w:tc>
          <w:tcPr>
            <w:tcW w:w="1134" w:type="dxa"/>
          </w:tcPr>
          <w:p w14:paraId="08689DCB" w14:textId="77777777" w:rsidR="008A0700" w:rsidRDefault="008A0700" w:rsidP="00FC5D45">
            <w:pPr>
              <w:pStyle w:val="TableText"/>
              <w:ind w:right="0"/>
              <w:jc w:val="center"/>
            </w:pPr>
            <w:r>
              <w:t>X</w:t>
            </w:r>
          </w:p>
        </w:tc>
        <w:tc>
          <w:tcPr>
            <w:tcW w:w="1134" w:type="dxa"/>
          </w:tcPr>
          <w:p w14:paraId="307A363C" w14:textId="77777777" w:rsidR="008A0700" w:rsidRDefault="008A0700" w:rsidP="00FC5D45">
            <w:pPr>
              <w:pStyle w:val="TableText"/>
              <w:ind w:right="0"/>
              <w:jc w:val="center"/>
            </w:pPr>
          </w:p>
        </w:tc>
      </w:tr>
      <w:tr w:rsidR="008A0700" w14:paraId="74DF357B" w14:textId="77777777" w:rsidTr="00167925">
        <w:tc>
          <w:tcPr>
            <w:tcW w:w="4848" w:type="dxa"/>
          </w:tcPr>
          <w:p w14:paraId="4266902F" w14:textId="77777777" w:rsidR="008A0700" w:rsidRDefault="008A0700" w:rsidP="00167925">
            <w:pPr>
              <w:ind w:left="360"/>
            </w:pPr>
            <w:r>
              <w:t>FindAllQuestions</w:t>
            </w:r>
          </w:p>
        </w:tc>
        <w:tc>
          <w:tcPr>
            <w:tcW w:w="1134" w:type="dxa"/>
          </w:tcPr>
          <w:p w14:paraId="73B622A1" w14:textId="77777777" w:rsidR="008A0700" w:rsidRDefault="008A0700" w:rsidP="00ED3DAD">
            <w:pPr>
              <w:pStyle w:val="TableText"/>
              <w:ind w:right="0"/>
              <w:jc w:val="center"/>
            </w:pPr>
          </w:p>
        </w:tc>
        <w:tc>
          <w:tcPr>
            <w:tcW w:w="1134" w:type="dxa"/>
          </w:tcPr>
          <w:p w14:paraId="2D5B663D" w14:textId="77777777" w:rsidR="008A0700" w:rsidRDefault="008A0700" w:rsidP="00FC5D45">
            <w:pPr>
              <w:pStyle w:val="TableText"/>
              <w:ind w:right="0"/>
              <w:jc w:val="center"/>
            </w:pPr>
          </w:p>
        </w:tc>
        <w:tc>
          <w:tcPr>
            <w:tcW w:w="1134" w:type="dxa"/>
          </w:tcPr>
          <w:p w14:paraId="266DED6E" w14:textId="77777777" w:rsidR="008A0700" w:rsidRDefault="008A0700" w:rsidP="00FC5D45">
            <w:pPr>
              <w:pStyle w:val="TableText"/>
              <w:ind w:right="0"/>
              <w:jc w:val="center"/>
            </w:pPr>
          </w:p>
        </w:tc>
        <w:tc>
          <w:tcPr>
            <w:tcW w:w="1134" w:type="dxa"/>
          </w:tcPr>
          <w:p w14:paraId="623A626F" w14:textId="77777777" w:rsidR="008A0700" w:rsidRDefault="008A0700" w:rsidP="00FC5D45">
            <w:pPr>
              <w:pStyle w:val="TableText"/>
              <w:ind w:right="0"/>
              <w:jc w:val="center"/>
            </w:pPr>
            <w:r>
              <w:t>X</w:t>
            </w:r>
          </w:p>
        </w:tc>
      </w:tr>
      <w:tr w:rsidR="008A0700" w14:paraId="4B5212E9" w14:textId="77777777" w:rsidTr="00167925">
        <w:tc>
          <w:tcPr>
            <w:tcW w:w="4848" w:type="dxa"/>
          </w:tcPr>
          <w:p w14:paraId="3213A4DF" w14:textId="77777777" w:rsidR="008A0700" w:rsidRDefault="008A0700" w:rsidP="00167925">
            <w:pPr>
              <w:ind w:left="360"/>
            </w:pPr>
            <w:r>
              <w:t>FindAllAnswers</w:t>
            </w:r>
          </w:p>
        </w:tc>
        <w:tc>
          <w:tcPr>
            <w:tcW w:w="1134" w:type="dxa"/>
          </w:tcPr>
          <w:p w14:paraId="36A8DC26" w14:textId="77777777" w:rsidR="008A0700" w:rsidRDefault="008A0700" w:rsidP="00ED3DAD">
            <w:pPr>
              <w:pStyle w:val="TableText"/>
              <w:ind w:right="0"/>
              <w:jc w:val="center"/>
            </w:pPr>
          </w:p>
        </w:tc>
        <w:tc>
          <w:tcPr>
            <w:tcW w:w="1134" w:type="dxa"/>
          </w:tcPr>
          <w:p w14:paraId="07126F2E" w14:textId="77777777" w:rsidR="008A0700" w:rsidRDefault="008A0700" w:rsidP="00FC5D45">
            <w:pPr>
              <w:pStyle w:val="TableText"/>
              <w:ind w:right="0"/>
              <w:jc w:val="center"/>
            </w:pPr>
          </w:p>
        </w:tc>
        <w:tc>
          <w:tcPr>
            <w:tcW w:w="1134" w:type="dxa"/>
          </w:tcPr>
          <w:p w14:paraId="693FF53A" w14:textId="77777777" w:rsidR="008A0700" w:rsidRDefault="008A0700" w:rsidP="00FC5D45">
            <w:pPr>
              <w:pStyle w:val="TableText"/>
              <w:ind w:right="0"/>
              <w:jc w:val="center"/>
            </w:pPr>
          </w:p>
        </w:tc>
        <w:tc>
          <w:tcPr>
            <w:tcW w:w="1134" w:type="dxa"/>
          </w:tcPr>
          <w:p w14:paraId="55AF90C7" w14:textId="77777777" w:rsidR="008A0700" w:rsidRDefault="008A0700" w:rsidP="00FC5D45">
            <w:pPr>
              <w:pStyle w:val="TableText"/>
              <w:ind w:right="0"/>
              <w:jc w:val="center"/>
            </w:pPr>
            <w:r>
              <w:t>X</w:t>
            </w:r>
          </w:p>
        </w:tc>
      </w:tr>
      <w:tr w:rsidR="008A0700" w14:paraId="61FE7685" w14:textId="77777777" w:rsidTr="00167925">
        <w:tc>
          <w:tcPr>
            <w:tcW w:w="4848" w:type="dxa"/>
          </w:tcPr>
          <w:p w14:paraId="26AC4EB6" w14:textId="77777777" w:rsidR="008A0700" w:rsidRDefault="008A0700" w:rsidP="00167925">
            <w:pPr>
              <w:ind w:left="360"/>
            </w:pPr>
            <w:r>
              <w:t>DeleteQuestions</w:t>
            </w:r>
          </w:p>
        </w:tc>
        <w:tc>
          <w:tcPr>
            <w:tcW w:w="1134" w:type="dxa"/>
          </w:tcPr>
          <w:p w14:paraId="3B545C55" w14:textId="77777777" w:rsidR="008A0700" w:rsidRDefault="008A0700" w:rsidP="00ED3DAD">
            <w:pPr>
              <w:pStyle w:val="TableText"/>
              <w:ind w:right="0"/>
              <w:jc w:val="center"/>
            </w:pPr>
          </w:p>
        </w:tc>
        <w:tc>
          <w:tcPr>
            <w:tcW w:w="1134" w:type="dxa"/>
          </w:tcPr>
          <w:p w14:paraId="2E66F5E8" w14:textId="77777777" w:rsidR="008A0700" w:rsidRDefault="008A0700" w:rsidP="00FC5D45">
            <w:pPr>
              <w:pStyle w:val="TableText"/>
              <w:ind w:right="0"/>
              <w:jc w:val="center"/>
            </w:pPr>
          </w:p>
        </w:tc>
        <w:tc>
          <w:tcPr>
            <w:tcW w:w="1134" w:type="dxa"/>
          </w:tcPr>
          <w:p w14:paraId="3EF494A1" w14:textId="77777777" w:rsidR="008A0700" w:rsidRDefault="008A0700" w:rsidP="00FC5D45">
            <w:pPr>
              <w:pStyle w:val="TableText"/>
              <w:ind w:right="0"/>
              <w:jc w:val="center"/>
            </w:pPr>
          </w:p>
        </w:tc>
        <w:tc>
          <w:tcPr>
            <w:tcW w:w="1134" w:type="dxa"/>
          </w:tcPr>
          <w:p w14:paraId="47F6CC0A" w14:textId="77777777" w:rsidR="008A0700" w:rsidRDefault="008A0700" w:rsidP="00FC5D45">
            <w:pPr>
              <w:pStyle w:val="TableText"/>
              <w:ind w:right="0"/>
              <w:jc w:val="center"/>
            </w:pPr>
            <w:r>
              <w:t>X</w:t>
            </w:r>
          </w:p>
        </w:tc>
      </w:tr>
      <w:tr w:rsidR="008A0700" w14:paraId="2F6AA36E" w14:textId="77777777" w:rsidTr="00167925">
        <w:tc>
          <w:tcPr>
            <w:tcW w:w="4848" w:type="dxa"/>
          </w:tcPr>
          <w:p w14:paraId="7A15B2D1" w14:textId="77777777" w:rsidR="008A0700" w:rsidRDefault="008A0700" w:rsidP="00167925">
            <w:pPr>
              <w:ind w:left="360"/>
            </w:pPr>
            <w:r>
              <w:t>DeleteAnswers</w:t>
            </w:r>
          </w:p>
        </w:tc>
        <w:tc>
          <w:tcPr>
            <w:tcW w:w="1134" w:type="dxa"/>
          </w:tcPr>
          <w:p w14:paraId="2D79E859" w14:textId="77777777" w:rsidR="008A0700" w:rsidRDefault="008A0700" w:rsidP="00ED3DAD">
            <w:pPr>
              <w:pStyle w:val="TableText"/>
              <w:ind w:right="0"/>
              <w:jc w:val="center"/>
            </w:pPr>
          </w:p>
        </w:tc>
        <w:tc>
          <w:tcPr>
            <w:tcW w:w="1134" w:type="dxa"/>
          </w:tcPr>
          <w:p w14:paraId="38D371E1" w14:textId="77777777" w:rsidR="008A0700" w:rsidRDefault="008A0700" w:rsidP="00FC5D45">
            <w:pPr>
              <w:pStyle w:val="TableText"/>
              <w:ind w:right="0"/>
              <w:jc w:val="center"/>
            </w:pPr>
          </w:p>
        </w:tc>
        <w:tc>
          <w:tcPr>
            <w:tcW w:w="1134" w:type="dxa"/>
          </w:tcPr>
          <w:p w14:paraId="22C48C86" w14:textId="77777777" w:rsidR="008A0700" w:rsidRDefault="008A0700" w:rsidP="00FC5D45">
            <w:pPr>
              <w:pStyle w:val="TableText"/>
              <w:ind w:right="0"/>
              <w:jc w:val="center"/>
            </w:pPr>
          </w:p>
        </w:tc>
        <w:tc>
          <w:tcPr>
            <w:tcW w:w="1134" w:type="dxa"/>
          </w:tcPr>
          <w:p w14:paraId="694FA49A" w14:textId="77777777" w:rsidR="008A0700" w:rsidRDefault="008A0700" w:rsidP="00FC5D45">
            <w:pPr>
              <w:pStyle w:val="TableText"/>
              <w:ind w:right="0"/>
              <w:jc w:val="center"/>
            </w:pPr>
            <w:r>
              <w:t>X</w:t>
            </w:r>
          </w:p>
        </w:tc>
      </w:tr>
    </w:tbl>
    <w:p w14:paraId="290C73A0" w14:textId="77777777" w:rsidR="00267947" w:rsidRDefault="00267947" w:rsidP="00267947">
      <w:pPr>
        <w:pStyle w:val="Rubrik2"/>
      </w:pPr>
      <w:bookmarkStart w:id="29" w:name="_Toc283620688"/>
      <w:r>
        <w:t>Adressering</w:t>
      </w:r>
      <w:bookmarkEnd w:id="29"/>
    </w:p>
    <w:p w14:paraId="5DBC9199" w14:textId="77777777" w:rsidR="008F013F" w:rsidRDefault="008F013F" w:rsidP="008F013F">
      <w:pPr>
        <w:pStyle w:val="Rubrik3"/>
      </w:pPr>
      <w:r>
        <w:t>Skapa och hantera intyg från ett journalsystem</w:t>
      </w:r>
    </w:p>
    <w:p w14:paraId="262A7792" w14:textId="77777777" w:rsidR="008F013F" w:rsidRDefault="008F013F" w:rsidP="006F77D1">
      <w:r>
        <w:t xml:space="preserve">Den logiska adressen för transaktionen </w:t>
      </w:r>
      <w:r w:rsidR="006F77D1">
        <w:t>är</w:t>
      </w:r>
      <w:r>
        <w:t xml:space="preserve"> till intygstjänsten</w:t>
      </w:r>
      <w:r w:rsidR="00BE13F3">
        <w:t>, som representeras av Ineras organisationnummer</w:t>
      </w:r>
      <w:r>
        <w:t>.</w:t>
      </w:r>
    </w:p>
    <w:p w14:paraId="4639DF79" w14:textId="77777777" w:rsidR="00ED3DAD" w:rsidRDefault="008F013F" w:rsidP="008F013F">
      <w:r>
        <w:t>Detta tjänstekontrakt finns med sedan version 3.0 men används nu för att skicka intyg till intygstjänsten hellre än till Försäkringskassan, den logiska adressen reflekterar denna skillnad.</w:t>
      </w:r>
    </w:p>
    <w:p w14:paraId="353F1114" w14:textId="77777777" w:rsidR="00B03C2E" w:rsidRDefault="00B03C2E" w:rsidP="00B03C2E">
      <w:pPr>
        <w:pStyle w:val="Rubrik3"/>
      </w:pPr>
      <w:r>
        <w:t>Invånarens hantering av läkarintyg</w:t>
      </w:r>
    </w:p>
    <w:p w14:paraId="4F7F0A3A" w14:textId="77777777" w:rsidR="00233B7C" w:rsidRDefault="00233B7C" w:rsidP="006F77D1">
      <w:r>
        <w:t xml:space="preserve">Den logiska adressen för transaktionen </w:t>
      </w:r>
      <w:r w:rsidR="006F77D1">
        <w:t>är</w:t>
      </w:r>
      <w:r w:rsidR="00BE13F3">
        <w:t xml:space="preserve"> till intygstjänsten, som representeras av Ineras organisationnummer.</w:t>
      </w:r>
    </w:p>
    <w:p w14:paraId="57B8245E" w14:textId="77777777" w:rsidR="00233B7C" w:rsidRPr="007D5066" w:rsidRDefault="00233B7C" w:rsidP="00233B7C">
      <w:pPr>
        <w:pStyle w:val="Rubrik3"/>
      </w:pPr>
      <w:r w:rsidRPr="007D5066">
        <w:t>Ärendehantering för ett läkarintyg</w:t>
      </w:r>
    </w:p>
    <w:p w14:paraId="4E58070F" w14:textId="77777777" w:rsidR="00B03C2E" w:rsidRDefault="00233B7C" w:rsidP="008F013F">
      <w:r>
        <w:t xml:space="preserve">De logiska adresserna för transaktionerna är till vårdverksamheter </w:t>
      </w:r>
      <w:r w:rsidR="00AB2B46">
        <w:t xml:space="preserve">(vårdgivare#vårdenhet) </w:t>
      </w:r>
      <w:r w:rsidR="006F77D1">
        <w:t xml:space="preserve">när vården är mottagare </w:t>
      </w:r>
      <w:r>
        <w:t>och Försäkringskassan</w:t>
      </w:r>
      <w:r w:rsidR="006F77D1">
        <w:t xml:space="preserve"> </w:t>
      </w:r>
      <w:r w:rsidR="00BE13F3">
        <w:t xml:space="preserve">(organisationsmummer) </w:t>
      </w:r>
      <w:r w:rsidR="006F77D1">
        <w:t>i annat fall</w:t>
      </w:r>
      <w:r>
        <w:t>.</w:t>
      </w:r>
    </w:p>
    <w:p w14:paraId="2213AD48" w14:textId="77777777" w:rsidR="00233B7C" w:rsidRPr="00300835" w:rsidRDefault="00233B7C" w:rsidP="00233B7C">
      <w:pPr>
        <w:pStyle w:val="Rubrik3"/>
      </w:pPr>
      <w:r>
        <w:t>Ärendelåda</w:t>
      </w:r>
    </w:p>
    <w:p w14:paraId="67EB6D09" w14:textId="77777777" w:rsidR="006F77D1" w:rsidRDefault="006F77D1" w:rsidP="006F77D1">
      <w:r>
        <w:t>Den logiska adressen för transaktionen är till Ärendelådan</w:t>
      </w:r>
      <w:r w:rsidR="00BE13F3">
        <w:t>, som representeras av Ineras organisationnummer</w:t>
      </w:r>
      <w:r>
        <w:t>.</w:t>
      </w:r>
    </w:p>
    <w:p w14:paraId="4DC2CFDB" w14:textId="77777777" w:rsidR="00267947" w:rsidRDefault="00267947" w:rsidP="00267947">
      <w:pPr>
        <w:pStyle w:val="Rubrik2"/>
      </w:pPr>
      <w:bookmarkStart w:id="30" w:name="_Toc283620689"/>
      <w:r>
        <w:t>Aggregering och engagemangsindex</w:t>
      </w:r>
      <w:bookmarkEnd w:id="30"/>
    </w:p>
    <w:p w14:paraId="45ACD961" w14:textId="77777777" w:rsidR="00267947" w:rsidRPr="00267947" w:rsidRDefault="00267947" w:rsidP="00267947">
      <w:r>
        <w:t>Används ej i denna eller tidigare versioner.</w:t>
      </w:r>
    </w:p>
    <w:p w14:paraId="131C2965" w14:textId="77777777" w:rsidR="00E536DB" w:rsidRDefault="00F33ACB" w:rsidP="00267947">
      <w:pPr>
        <w:pStyle w:val="Rubrik1"/>
      </w:pPr>
      <w:bookmarkStart w:id="31" w:name="_Toc224960921"/>
      <w:bookmarkStart w:id="32" w:name="_Toc283620690"/>
      <w:r>
        <w:t>Tjänstedomänens k</w:t>
      </w:r>
      <w:r w:rsidR="00E536DB">
        <w:t>rav och regler</w:t>
      </w:r>
      <w:bookmarkEnd w:id="31"/>
      <w:bookmarkEnd w:id="32"/>
    </w:p>
    <w:p w14:paraId="3A6CC249" w14:textId="77777777" w:rsidR="00A7534D" w:rsidRDefault="00E536DB" w:rsidP="00B91AA5">
      <w:r>
        <w:t xml:space="preserve">Dessa gäller </w:t>
      </w:r>
      <w:r w:rsidR="002F575C">
        <w:t xml:space="preserve">alla tjänstekontrakt i </w:t>
      </w:r>
      <w:r>
        <w:t>hela tjänstedomänen</w:t>
      </w:r>
      <w:r w:rsidR="002F575C">
        <w:t xml:space="preserve"> om inte undantag görs för specifika tjänstekontrakt sneare i dokumentet</w:t>
      </w:r>
      <w:r>
        <w:t>.</w:t>
      </w:r>
    </w:p>
    <w:p w14:paraId="79664601" w14:textId="77777777" w:rsidR="004218F9" w:rsidRDefault="004218F9" w:rsidP="00267947">
      <w:pPr>
        <w:pStyle w:val="Rubrik2"/>
      </w:pPr>
      <w:bookmarkStart w:id="33" w:name="_Toc354407313"/>
      <w:bookmarkStart w:id="34" w:name="_Toc283620691"/>
      <w:r>
        <w:t>Informationssäkerhet och juridik</w:t>
      </w:r>
      <w:bookmarkEnd w:id="33"/>
      <w:bookmarkEnd w:id="34"/>
    </w:p>
    <w:p w14:paraId="63988C3F" w14:textId="77777777" w:rsidR="00155538" w:rsidRDefault="00155538" w:rsidP="00267947">
      <w:pPr>
        <w:pStyle w:val="Rubrik3"/>
      </w:pPr>
      <w:r>
        <w:t>Krav på en tjänsteproducent</w:t>
      </w:r>
    </w:p>
    <w:p w14:paraId="6E493EB3" w14:textId="77777777" w:rsidR="00155538" w:rsidRPr="00434298" w:rsidDel="00C61E46" w:rsidRDefault="00553E01" w:rsidP="00267947">
      <w:pPr>
        <w:pStyle w:val="Rubrik4"/>
        <w:rPr>
          <w:del w:id="35" w:author="Mats Ekhammar" w:date="2013-05-10T18:15:00Z"/>
        </w:rPr>
      </w:pPr>
      <w:commentRangeStart w:id="36"/>
      <w:del w:id="37" w:author="Mats Ekhammar" w:date="2013-05-10T18:15:00Z">
        <w:r w:rsidDel="00C61E46">
          <w:delText>tillgänglighet, svarstid,</w:delText>
        </w:r>
        <w:commentRangeEnd w:id="36"/>
        <w:r w:rsidR="00614BDA" w:rsidDel="00C61E46">
          <w:rPr>
            <w:rStyle w:val="Kommentarsreferens"/>
            <w:i/>
            <w:lang w:val="en-GB"/>
          </w:rPr>
          <w:commentReference w:id="36"/>
        </w:r>
      </w:del>
    </w:p>
    <w:p w14:paraId="0AF755DD" w14:textId="77777777" w:rsidR="00155538" w:rsidRDefault="00155538" w:rsidP="00267947">
      <w:pPr>
        <w:pStyle w:val="Rubrik4"/>
      </w:pPr>
      <w:r>
        <w:t>Informationssäkerhet</w:t>
      </w:r>
    </w:p>
    <w:p w14:paraId="4DA5A413" w14:textId="77777777" w:rsidR="00155538" w:rsidRDefault="00155538" w:rsidP="00155538">
      <w:r>
        <w:t>De flesta tjänstekontrakt i domänen hanterar känslig information och klassas som patientuppgifter.</w:t>
      </w:r>
    </w:p>
    <w:p w14:paraId="66944DDC" w14:textId="77777777" w:rsidR="00155538" w:rsidRDefault="00155538" w:rsidP="00155538">
      <w:r>
        <w:t>Detta betyder att de krav som PDL (Patient Data Lagen) ställer på hur informationen hanteras skall beaktas.</w:t>
      </w:r>
      <w:ins w:id="38" w:author="Mats Ekhammar" w:date="2013-05-10T18:21:00Z">
        <w:r w:rsidR="00134D22">
          <w:t xml:space="preserve"> En tjänsteproducent ger åtkomst till sina tjänster genom </w:t>
        </w:r>
      </w:ins>
      <w:ins w:id="39" w:author="Mats Ekhammar" w:date="2013-05-10T18:23:00Z">
        <w:r w:rsidR="00134D22">
          <w:t xml:space="preserve">avtal </w:t>
        </w:r>
      </w:ins>
      <w:ins w:id="40" w:author="Mats Ekhammar" w:date="2013-05-10T18:24:00Z">
        <w:r w:rsidR="00134D22">
          <w:t>som Tjänsteplattformen hanterar</w:t>
        </w:r>
      </w:ins>
      <w:ins w:id="41" w:author="Mats Ekhammar" w:date="2013-05-10T18:25:00Z">
        <w:r w:rsidR="00134D22">
          <w:t xml:space="preserve"> och verkställer för en tjänstekonsument</w:t>
        </w:r>
      </w:ins>
      <w:ins w:id="42" w:author="Mats Ekhammar" w:date="2013-05-10T18:24:00Z">
        <w:r w:rsidR="00134D22">
          <w:t xml:space="preserve">. </w:t>
        </w:r>
      </w:ins>
      <w:ins w:id="43" w:author="Mats Ekhammar" w:date="2013-05-10T18:21:00Z">
        <w:r w:rsidR="00134D22">
          <w:t xml:space="preserve"> </w:t>
        </w:r>
      </w:ins>
    </w:p>
    <w:p w14:paraId="627BCC68" w14:textId="77777777" w:rsidR="00155538" w:rsidRPr="00155538" w:rsidDel="00134D22" w:rsidRDefault="00155538" w:rsidP="00267947">
      <w:pPr>
        <w:pStyle w:val="Rubrik3"/>
        <w:rPr>
          <w:del w:id="44" w:author="Mats Ekhammar" w:date="2013-05-10T18:26:00Z"/>
        </w:rPr>
      </w:pPr>
      <w:del w:id="45" w:author="Mats Ekhammar" w:date="2013-05-10T18:26:00Z">
        <w:r w:rsidDel="00134D22">
          <w:delText xml:space="preserve">För en tjänsteproducent gäller det främst hur dessa uppgifter hanteras och åtkomsten till </w:delText>
        </w:r>
        <w:commentRangeStart w:id="46"/>
        <w:r w:rsidDel="00134D22">
          <w:delText>dessa</w:delText>
        </w:r>
        <w:commentRangeEnd w:id="46"/>
        <w:r w:rsidR="00C61E46" w:rsidDel="00134D22">
          <w:rPr>
            <w:rStyle w:val="Kommentarsreferens"/>
            <w:i/>
            <w:lang w:val="en-GB"/>
          </w:rPr>
          <w:commentReference w:id="46"/>
        </w:r>
        <w:r w:rsidDel="00134D22">
          <w:delText>.</w:delText>
        </w:r>
      </w:del>
    </w:p>
    <w:p w14:paraId="425DA9AB" w14:textId="77777777" w:rsidR="00155538" w:rsidRDefault="00155538" w:rsidP="00267947">
      <w:pPr>
        <w:pStyle w:val="Rubrik3"/>
      </w:pPr>
      <w:r>
        <w:t>Krav på en tjänstekonsument</w:t>
      </w:r>
    </w:p>
    <w:p w14:paraId="1E42D094" w14:textId="77777777" w:rsidR="00553E01" w:rsidRPr="00553E01" w:rsidDel="00C61E46" w:rsidRDefault="00553E01" w:rsidP="00267947">
      <w:pPr>
        <w:pStyle w:val="Rubrik4"/>
        <w:rPr>
          <w:del w:id="47" w:author="Mats Ekhammar" w:date="2013-05-10T18:16:00Z"/>
        </w:rPr>
      </w:pPr>
      <w:del w:id="48" w:author="Mats Ekhammar" w:date="2013-05-10T18:16:00Z">
        <w:r w:rsidRPr="005F4FEE" w:rsidDel="00C61E46">
          <w:delText xml:space="preserve">uppfyllande </w:delText>
        </w:r>
        <w:r w:rsidDel="00C61E46">
          <w:delText>av aktuella lagar samt syfte med åtkomsten. Om PDL är tillämplig kommer per automatik lagens krav på stark autentisering, kryptering, spärrar, samtycke, loggning</w:delText>
        </w:r>
      </w:del>
    </w:p>
    <w:p w14:paraId="04486DE0" w14:textId="77777777" w:rsidR="00155538" w:rsidRDefault="00155538" w:rsidP="00267947">
      <w:pPr>
        <w:pStyle w:val="Rubrik4"/>
      </w:pPr>
      <w:r>
        <w:t>Informationssäkerhet</w:t>
      </w:r>
    </w:p>
    <w:p w14:paraId="69ABCF03" w14:textId="77777777" w:rsidR="00155538" w:rsidRDefault="00155538" w:rsidP="00155538">
      <w:r>
        <w:t>De flesta tjänstekontrakt i domänen hanterar känslig information och klassas som patientuppgifter.</w:t>
      </w:r>
    </w:p>
    <w:p w14:paraId="7F319F78" w14:textId="77777777" w:rsidR="0060373C" w:rsidRDefault="00155538" w:rsidP="00155538">
      <w:r w:rsidRPr="00DE75E6">
        <w:t>Detta betyder att de krav som PDL (Patient Data Lagen) ställer på hur informationen hanteras skall beaktas</w:t>
      </w:r>
      <w:r>
        <w:t xml:space="preserve"> när hälso- och sjukvårdspersonal är </w:t>
      </w:r>
      <w:r w:rsidR="0060373C">
        <w:t>mottagare av denna information</w:t>
      </w:r>
      <w:r w:rsidRPr="00DE75E6">
        <w:t>.</w:t>
      </w:r>
      <w:r>
        <w:t xml:space="preserve"> </w:t>
      </w:r>
      <w:r w:rsidR="0060373C">
        <w:t>I dagsläget hämtas kan endast en vårdenhet hämta sin egen information. I samband med detta görs åtkomstkontroll i NTJP för dessa tjänster.</w:t>
      </w:r>
    </w:p>
    <w:p w14:paraId="2DBFC8B0" w14:textId="77777777" w:rsidR="00155538" w:rsidRPr="00155538" w:rsidRDefault="000F4D35" w:rsidP="00155538">
      <w:r>
        <w:t>Flera av tjänsterna är rikt</w:t>
      </w:r>
      <w:r w:rsidR="004256A4">
        <w:t>ade att användas av en invånare där syftet är att hantera sina intyg.</w:t>
      </w:r>
    </w:p>
    <w:p w14:paraId="3182D8C9" w14:textId="77777777" w:rsidR="00155538" w:rsidRDefault="000F4D35" w:rsidP="00267947">
      <w:pPr>
        <w:pStyle w:val="Rubrik4"/>
      </w:pPr>
      <w:r>
        <w:t>Stark autentisering</w:t>
      </w:r>
    </w:p>
    <w:p w14:paraId="03C3707D" w14:textId="77777777" w:rsidR="00155538" w:rsidRDefault="00155538" w:rsidP="00155538">
      <w:r>
        <w:t xml:space="preserve">En inloggad användare </w:t>
      </w:r>
      <w:r w:rsidR="000F4D35">
        <w:t xml:space="preserve">från hälso- och sjukvården </w:t>
      </w:r>
      <w:r>
        <w:t>skall vara starkt autentiserad med SITHS-kort eller motsvarande nivå av säkerhet</w:t>
      </w:r>
      <w:r w:rsidR="000F4D35">
        <w:t xml:space="preserve"> i systemet</w:t>
      </w:r>
      <w:r>
        <w:t>.</w:t>
      </w:r>
    </w:p>
    <w:p w14:paraId="7BBF1A3D" w14:textId="77777777" w:rsidR="000F4D35" w:rsidRDefault="000F4D35" w:rsidP="00155538">
      <w:r>
        <w:t>En inloggad invånare skall vara starkt autentiserad med eLegitimation eller motsvarande nivå i syst</w:t>
      </w:r>
      <w:r w:rsidR="006A7EFD">
        <w:t>emet.</w:t>
      </w:r>
    </w:p>
    <w:p w14:paraId="6D5E8427" w14:textId="77777777" w:rsidR="00CE1433" w:rsidRDefault="00894F7B" w:rsidP="00267947">
      <w:pPr>
        <w:pStyle w:val="Rubrik2"/>
      </w:pPr>
      <w:bookmarkStart w:id="49" w:name="_Toc283620692"/>
      <w:r>
        <w:t>Felhantering</w:t>
      </w:r>
      <w:bookmarkEnd w:id="49"/>
    </w:p>
    <w:p w14:paraId="5E00BEE2" w14:textId="77777777" w:rsidR="00CD57EC" w:rsidRDefault="00CD57EC" w:rsidP="00B91AA5">
      <w:r>
        <w:t xml:space="preserve">Ett logisk fel returneras i ett response (result) och anger om anropet lyckades eller ej (resultCode). Ett lyckad anrop motsvaras av OK eller INFO. Om INFO returneras finns mer information som anger under vilka specifika omständigheter anropet ansågs vara lyckat av mottagaren. </w:t>
      </w:r>
    </w:p>
    <w:p w14:paraId="5DA7C189" w14:textId="77777777" w:rsidR="00CD57EC" w:rsidRPr="00CD57EC" w:rsidRDefault="00CD57EC" w:rsidP="00B91AA5">
      <w:r>
        <w:t xml:space="preserve">Ett tekniskt fel </w:t>
      </w:r>
      <w:r w:rsidR="00490EE7">
        <w:t>returnerar ett SoapFault.</w:t>
      </w:r>
    </w:p>
    <w:p w14:paraId="07B89205" w14:textId="77777777" w:rsidR="003B1DAD" w:rsidRPr="003B1DAD" w:rsidRDefault="00D3073F" w:rsidP="00267947">
      <w:pPr>
        <w:pStyle w:val="Rubrik3"/>
      </w:pPr>
      <w:r>
        <w:t>Logiska</w:t>
      </w:r>
      <w:r w:rsidR="00CE1433">
        <w:t xml:space="preserve"> fel </w:t>
      </w:r>
    </w:p>
    <w:p w14:paraId="4EC676D9" w14:textId="77777777" w:rsidR="00F23157" w:rsidRDefault="0063218F" w:rsidP="00B91AA5">
      <w:pPr>
        <w:rPr>
          <w:lang w:val="en-US"/>
        </w:rPr>
      </w:pPr>
      <w:r>
        <w:t>Då felkoden ERROR returneras (</w:t>
      </w:r>
      <w:r w:rsidRPr="0063218F">
        <w:rPr>
          <w:lang w:val="en-US"/>
        </w:rPr>
        <w:t>resultCode</w:t>
      </w:r>
      <w:r>
        <w:t xml:space="preserve">) skall typen av fel returneras i </w:t>
      </w:r>
      <w:r w:rsidRPr="0063218F">
        <w:rPr>
          <w:lang w:val="en-US"/>
        </w:rPr>
        <w:t>errorId</w:t>
      </w:r>
      <w:r>
        <w:rPr>
          <w:lang w:val="en-US"/>
        </w:rPr>
        <w:t>. Denna kan vara av 4 huvudtyper som skall tolkas enligt följande:</w:t>
      </w:r>
    </w:p>
    <w:p w14:paraId="2ECA430B" w14:textId="77777777" w:rsidR="0063218F" w:rsidRPr="00CE1433" w:rsidRDefault="0063218F" w:rsidP="00B91AA5">
      <w:pPr>
        <w:numPr>
          <w:ilvl w:val="0"/>
          <w:numId w:val="26"/>
        </w:numPr>
        <w:rPr>
          <w:b/>
          <w:lang w:val="en-US"/>
        </w:rPr>
      </w:pPr>
      <w:r w:rsidRPr="00CE1433">
        <w:rPr>
          <w:b/>
          <w:lang w:val="en-US"/>
        </w:rPr>
        <w:t>VALIDATION_ERROR</w:t>
      </w:r>
    </w:p>
    <w:p w14:paraId="207AB92A" w14:textId="77777777" w:rsidR="008269E6" w:rsidRDefault="008269E6" w:rsidP="00B91AA5">
      <w:pPr>
        <w:ind w:left="720"/>
      </w:pPr>
      <w:r>
        <w:t>Informationsmängden som skickats är ej korrekt utifrån de regler som gäller för tjänstekontraktet. En förklarande errorText kan närmare peka på vilken regel som ej efterföljts.</w:t>
      </w:r>
    </w:p>
    <w:p w14:paraId="1F1E54A1" w14:textId="77777777" w:rsidR="00F33B0B" w:rsidRDefault="00F33B0B" w:rsidP="00B91AA5">
      <w:pPr>
        <w:ind w:left="720"/>
      </w:pPr>
      <w:r>
        <w:t>En omsändning av information kommer att ge samma fel.</w:t>
      </w:r>
    </w:p>
    <w:p w14:paraId="69A16C31" w14:textId="77777777" w:rsidR="0063218F" w:rsidRPr="00CE1433" w:rsidRDefault="00D2725A" w:rsidP="00B91AA5">
      <w:pPr>
        <w:numPr>
          <w:ilvl w:val="0"/>
          <w:numId w:val="26"/>
        </w:numPr>
        <w:rPr>
          <w:b/>
          <w:lang w:val="en-US"/>
        </w:rPr>
      </w:pPr>
      <w:r w:rsidRPr="00CE1433">
        <w:rPr>
          <w:b/>
          <w:lang w:val="en-US"/>
        </w:rPr>
        <w:t>TRANSFORMATION_ERROR</w:t>
      </w:r>
    </w:p>
    <w:p w14:paraId="70C08D7B" w14:textId="77777777" w:rsidR="00F33B0B" w:rsidRDefault="00F33B0B" w:rsidP="00B91AA5">
      <w:pPr>
        <w:ind w:left="720"/>
      </w:pPr>
      <w:r>
        <w:t>Informationsmängden som skickats kan ej översättas till mottagande systems format. De</w:t>
      </w:r>
      <w:r w:rsidR="0002633A">
        <w:t>n</w:t>
      </w:r>
      <w:r>
        <w:t>na felkod kan uppträda i inledande tester av tjänstekontrakten och skall ej finnas vid produktionsklara system.</w:t>
      </w:r>
    </w:p>
    <w:p w14:paraId="2600A74A" w14:textId="77777777" w:rsidR="00F33B0B" w:rsidRPr="008269E6" w:rsidRDefault="00F33B0B" w:rsidP="00B91AA5">
      <w:pPr>
        <w:ind w:left="720"/>
      </w:pPr>
      <w:r>
        <w:t>En omsändning av information kommer att ge samma fel.</w:t>
      </w:r>
    </w:p>
    <w:p w14:paraId="021E8240" w14:textId="77777777" w:rsidR="00D2725A" w:rsidRPr="00CE1433" w:rsidRDefault="008269E6" w:rsidP="00B91AA5">
      <w:pPr>
        <w:numPr>
          <w:ilvl w:val="0"/>
          <w:numId w:val="26"/>
        </w:numPr>
        <w:rPr>
          <w:b/>
          <w:lang w:val="en-US"/>
        </w:rPr>
      </w:pPr>
      <w:r w:rsidRPr="00CE1433">
        <w:rPr>
          <w:b/>
          <w:lang w:val="en-US"/>
        </w:rPr>
        <w:t>APPLICATION_ERROR</w:t>
      </w:r>
    </w:p>
    <w:p w14:paraId="677785D9" w14:textId="77777777" w:rsidR="0002633A" w:rsidRDefault="0002633A" w:rsidP="00B91AA5">
      <w:pPr>
        <w:ind w:left="720"/>
      </w:pPr>
      <w:r>
        <w:t xml:space="preserve">Ett fel inträffade när informationen togs emot av det mottagande systemet. Denna felkod skickas av det mottagande systemet och mer information om felet skall skickas i fältet errorText. </w:t>
      </w:r>
    </w:p>
    <w:p w14:paraId="6F56C34D" w14:textId="77777777" w:rsidR="00CE1433" w:rsidRPr="0002633A" w:rsidRDefault="0002633A" w:rsidP="00B2011B">
      <w:pPr>
        <w:ind w:left="720"/>
      </w:pPr>
      <w:r>
        <w:t>En omsändning av informationen kan lyckas beroende på typ av fel.</w:t>
      </w:r>
    </w:p>
    <w:p w14:paraId="6E8F6046" w14:textId="77777777" w:rsidR="008269E6" w:rsidRPr="00CE1433" w:rsidRDefault="008269E6" w:rsidP="00B91AA5">
      <w:pPr>
        <w:numPr>
          <w:ilvl w:val="0"/>
          <w:numId w:val="26"/>
        </w:numPr>
        <w:rPr>
          <w:b/>
        </w:rPr>
      </w:pPr>
      <w:r w:rsidRPr="00CE1433">
        <w:rPr>
          <w:b/>
          <w:lang w:val="en-US"/>
        </w:rPr>
        <w:t>TECHNICAL_ERROR</w:t>
      </w:r>
    </w:p>
    <w:p w14:paraId="0D6D4EA6" w14:textId="77777777" w:rsidR="0002633A" w:rsidRDefault="0002633A" w:rsidP="00B91AA5">
      <w:pPr>
        <w:ind w:left="720"/>
      </w:pPr>
      <w:r>
        <w:t>Ett fel inträffade som inte har med skickad information att göra. Denna typ av fel kan fås om mottagande system ej svarar (time-out) eller liknande fel.</w:t>
      </w:r>
    </w:p>
    <w:p w14:paraId="356EFB77" w14:textId="77777777" w:rsidR="0063218F" w:rsidRPr="00F23157" w:rsidRDefault="0002633A" w:rsidP="00B91AA5">
      <w:pPr>
        <w:ind w:left="720"/>
      </w:pPr>
      <w:r>
        <w:t>En omsändning av informationen bör göras enligt ett förutbestämt schema, dock med ett begränsat antal försök.</w:t>
      </w:r>
    </w:p>
    <w:p w14:paraId="7DB1D0CE" w14:textId="77777777" w:rsidR="003B1DAD" w:rsidRDefault="00D3073F" w:rsidP="00267947">
      <w:pPr>
        <w:pStyle w:val="Rubrik3"/>
        <w:rPr>
          <w:lang w:val="en-US"/>
        </w:rPr>
      </w:pPr>
      <w:r>
        <w:t>Tekniska</w:t>
      </w:r>
      <w:r w:rsidR="00871D2D">
        <w:t xml:space="preserve"> fel (</w:t>
      </w:r>
      <w:r w:rsidR="003B1DAD">
        <w:t>SoapFault</w:t>
      </w:r>
      <w:r w:rsidR="00871D2D">
        <w:t>)</w:t>
      </w:r>
    </w:p>
    <w:p w14:paraId="29A4611A" w14:textId="77777777" w:rsidR="003B1DAD" w:rsidRDefault="003B1DAD" w:rsidP="00B91AA5">
      <w:r>
        <w:t xml:space="preserve">Denna </w:t>
      </w:r>
      <w:r w:rsidR="00871D2D">
        <w:t>typ av fel kan likställas vid ovanstående tekniska fel. En omsändning av informationen bör göras enligt ett förutbestämt schema, dock med ett begränsat antal försök.</w:t>
      </w:r>
    </w:p>
    <w:p w14:paraId="222DFC70" w14:textId="77777777" w:rsidR="00266A0D" w:rsidRDefault="00266A0D" w:rsidP="00266A0D">
      <w:pPr>
        <w:pStyle w:val="Rubrik2"/>
      </w:pPr>
      <w:bookmarkStart w:id="50" w:name="_Toc283620693"/>
      <w:r>
        <w:t>Krav på en tjänstekonsument</w:t>
      </w:r>
      <w:bookmarkEnd w:id="50"/>
    </w:p>
    <w:p w14:paraId="593A0DEE" w14:textId="77777777" w:rsidR="00266A0D" w:rsidRDefault="00266A0D" w:rsidP="00266A0D">
      <w:pPr>
        <w:pStyle w:val="Rubrik3"/>
      </w:pPr>
      <w:r>
        <w:t>Omsändning vid fel</w:t>
      </w:r>
    </w:p>
    <w:p w14:paraId="23355AF9" w14:textId="77777777" w:rsidR="00266A0D" w:rsidRDefault="00266A0D" w:rsidP="00266A0D">
      <w:r>
        <w:t>En strategi för omsändning av anrop bör finnas i de fall en tjänstekonsument agerar som en proxy för att system. Dvs ansvaret för att anrop genomförs har delegerats till denna proxy.</w:t>
      </w:r>
    </w:p>
    <w:p w14:paraId="50EFD16E" w14:textId="77777777" w:rsidR="00266A0D" w:rsidRDefault="00266A0D" w:rsidP="00266A0D">
      <w:r>
        <w:t>Omsändningstrategin skall innehålla ett begränsat antal försök under ett ökande tidsintervall. Dessutom skall den endast tillämpas vid tekniska fel eller vid logiska fel av typen TECHNICAL_ERROR.</w:t>
      </w:r>
    </w:p>
    <w:p w14:paraId="1B425409" w14:textId="77777777" w:rsidR="00266A0D" w:rsidRDefault="00266A0D" w:rsidP="00266A0D">
      <w:pPr>
        <w:pStyle w:val="Rubrik3"/>
      </w:pPr>
      <w:r>
        <w:t>Felhantering</w:t>
      </w:r>
    </w:p>
    <w:p w14:paraId="5A9EA666" w14:textId="77777777" w:rsidR="00266A0D" w:rsidRDefault="00266A0D" w:rsidP="00266A0D">
      <w:r>
        <w:t>Då alla tjänster används synkront är det tjänstekonsumenten som ansvarar för att tolka fel i samband med kommunikation korrekt.</w:t>
      </w:r>
    </w:p>
    <w:p w14:paraId="13627BB0" w14:textId="77777777" w:rsidR="00266A0D" w:rsidRPr="00266A0D" w:rsidRDefault="00266A0D" w:rsidP="00266A0D"/>
    <w:p w14:paraId="442FC03E" w14:textId="77777777" w:rsidR="00624204" w:rsidRPr="00624204" w:rsidRDefault="00624204" w:rsidP="00624204">
      <w:r>
        <w:t xml:space="preserve">Följande krav skall beaktas då </w:t>
      </w:r>
      <w:r w:rsidR="00163D72">
        <w:t>system agerar som tjänsteproducenter och tjänstekonsumenter</w:t>
      </w:r>
      <w:r>
        <w:t xml:space="preserve"> för tjänstedomänens ingående tjänster.</w:t>
      </w:r>
    </w:p>
    <w:p w14:paraId="76EED1ED" w14:textId="77777777" w:rsidR="00A7201A" w:rsidRDefault="00A7201A" w:rsidP="00266A0D">
      <w:pPr>
        <w:pStyle w:val="Rubrik2"/>
      </w:pPr>
      <w:bookmarkStart w:id="51" w:name="_Toc283620694"/>
      <w:r>
        <w:t>Krav på en tjänsteproducent</w:t>
      </w:r>
      <w:bookmarkEnd w:id="51"/>
    </w:p>
    <w:p w14:paraId="42F87545" w14:textId="77777777" w:rsidR="00E3668E" w:rsidRDefault="00E3668E" w:rsidP="00266A0D">
      <w:pPr>
        <w:pStyle w:val="Rubrik3"/>
      </w:pPr>
      <w:r>
        <w:t>SLA krav</w:t>
      </w:r>
    </w:p>
    <w:p w14:paraId="50B7C1CA" w14:textId="77777777" w:rsidR="00434298" w:rsidRDefault="00434298" w:rsidP="00434298">
      <w:r>
        <w:t xml:space="preserve">Följande generella SLA-krav gäller för alla </w:t>
      </w:r>
      <w:r w:rsidR="00735AB8">
        <w:t>tjänsteproducenter som tillhandahåller tjänster</w:t>
      </w:r>
      <w:r w:rsidR="009B7579">
        <w:t>.</w:t>
      </w:r>
      <w:r w:rsidR="00735AB8">
        <w:t xml:space="preserve"> Dessa krav gäller</w:t>
      </w:r>
      <w:r w:rsidR="00F247EA">
        <w:t xml:space="preserve"> där inget annat anges för ett specifikt tjänstekontrakt.</w:t>
      </w:r>
    </w:p>
    <w:p w14:paraId="34924789" w14:textId="77777777" w:rsidR="00434298" w:rsidRPr="00434298" w:rsidRDefault="00434298" w:rsidP="00434298"/>
    <w:tbl>
      <w:tblPr>
        <w:tblW w:w="968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8"/>
        <w:gridCol w:w="4154"/>
        <w:gridCol w:w="3266"/>
      </w:tblGrid>
      <w:tr w:rsidR="00E3668E" w:rsidRPr="00D957CA" w14:paraId="467170F4" w14:textId="77777777" w:rsidTr="002466B0">
        <w:tc>
          <w:tcPr>
            <w:tcW w:w="2268" w:type="dxa"/>
          </w:tcPr>
          <w:p w14:paraId="6ACF34D9" w14:textId="77777777" w:rsidR="00E3668E" w:rsidRPr="00D957CA" w:rsidRDefault="00E3668E" w:rsidP="00B91AA5">
            <w:pPr>
              <w:rPr>
                <w:b/>
              </w:rPr>
            </w:pPr>
            <w:r>
              <w:rPr>
                <w:b/>
              </w:rPr>
              <w:t>Kategori</w:t>
            </w:r>
          </w:p>
        </w:tc>
        <w:tc>
          <w:tcPr>
            <w:tcW w:w="4154" w:type="dxa"/>
          </w:tcPr>
          <w:p w14:paraId="2A2B601F" w14:textId="77777777" w:rsidR="00E3668E" w:rsidRPr="00D957CA" w:rsidRDefault="00E3668E" w:rsidP="00B91AA5">
            <w:pPr>
              <w:rPr>
                <w:b/>
              </w:rPr>
            </w:pPr>
            <w:r>
              <w:rPr>
                <w:b/>
              </w:rPr>
              <w:t>Värde</w:t>
            </w:r>
          </w:p>
        </w:tc>
        <w:tc>
          <w:tcPr>
            <w:tcW w:w="3266" w:type="dxa"/>
          </w:tcPr>
          <w:p w14:paraId="5D133F54" w14:textId="77777777" w:rsidR="00E3668E" w:rsidRDefault="002A04ED" w:rsidP="00B91AA5">
            <w:pPr>
              <w:rPr>
                <w:b/>
              </w:rPr>
            </w:pPr>
            <w:r>
              <w:rPr>
                <w:b/>
              </w:rPr>
              <w:t>Beskrivning</w:t>
            </w:r>
          </w:p>
        </w:tc>
      </w:tr>
      <w:tr w:rsidR="00E3668E" w14:paraId="166F47D2" w14:textId="77777777" w:rsidTr="002466B0">
        <w:tc>
          <w:tcPr>
            <w:tcW w:w="2268" w:type="dxa"/>
          </w:tcPr>
          <w:p w14:paraId="090708A7" w14:textId="77777777" w:rsidR="00E3668E" w:rsidRPr="000B4BFF" w:rsidRDefault="00E3668E" w:rsidP="00B91AA5">
            <w:r>
              <w:t>Svarstid</w:t>
            </w:r>
          </w:p>
        </w:tc>
        <w:tc>
          <w:tcPr>
            <w:tcW w:w="4154" w:type="dxa"/>
          </w:tcPr>
          <w:p w14:paraId="6DE39122" w14:textId="77777777" w:rsidR="00E3668E" w:rsidRPr="000B4BFF" w:rsidRDefault="00E3668E" w:rsidP="00B91AA5">
            <w:r>
              <w:t>&lt; 1 sekund för 95% av alla anrop</w:t>
            </w:r>
          </w:p>
        </w:tc>
        <w:tc>
          <w:tcPr>
            <w:tcW w:w="3266" w:type="dxa"/>
          </w:tcPr>
          <w:p w14:paraId="4E43B478" w14:textId="77777777" w:rsidR="00E3668E" w:rsidRDefault="00E3668E" w:rsidP="00B91AA5"/>
        </w:tc>
      </w:tr>
      <w:tr w:rsidR="00E3668E" w14:paraId="773F622A" w14:textId="77777777" w:rsidTr="002466B0">
        <w:tc>
          <w:tcPr>
            <w:tcW w:w="2268" w:type="dxa"/>
          </w:tcPr>
          <w:p w14:paraId="4623102A" w14:textId="77777777" w:rsidR="00E3668E" w:rsidRPr="000B4BFF" w:rsidRDefault="00E3668E" w:rsidP="00B91AA5">
            <w:r>
              <w:t>Tillgänglighet</w:t>
            </w:r>
          </w:p>
        </w:tc>
        <w:tc>
          <w:tcPr>
            <w:tcW w:w="4154" w:type="dxa"/>
          </w:tcPr>
          <w:p w14:paraId="4A300308" w14:textId="77777777" w:rsidR="00E3668E" w:rsidRPr="000B4BFF" w:rsidRDefault="00E3668E" w:rsidP="00B91AA5">
            <w:r>
              <w:t>24x7, 99,5%</w:t>
            </w:r>
          </w:p>
        </w:tc>
        <w:tc>
          <w:tcPr>
            <w:tcW w:w="3266" w:type="dxa"/>
          </w:tcPr>
          <w:p w14:paraId="2EF139B3" w14:textId="77777777" w:rsidR="00E3668E" w:rsidRDefault="00E3668E" w:rsidP="00B91AA5"/>
        </w:tc>
      </w:tr>
      <w:tr w:rsidR="00E3668E" w14:paraId="6D43B832" w14:textId="77777777" w:rsidTr="002466B0">
        <w:tc>
          <w:tcPr>
            <w:tcW w:w="2268" w:type="dxa"/>
          </w:tcPr>
          <w:p w14:paraId="55A5D2CD" w14:textId="77777777" w:rsidR="00E3668E" w:rsidRDefault="00E3668E" w:rsidP="00B91AA5">
            <w:r>
              <w:t>Last</w:t>
            </w:r>
          </w:p>
        </w:tc>
        <w:tc>
          <w:tcPr>
            <w:tcW w:w="4154" w:type="dxa"/>
          </w:tcPr>
          <w:p w14:paraId="5594F1E4" w14:textId="77777777" w:rsidR="00E3668E" w:rsidRPr="000B4BFF" w:rsidRDefault="00E3668E" w:rsidP="00B91AA5">
            <w:r>
              <w:t>1 transaktion per sekund</w:t>
            </w:r>
          </w:p>
        </w:tc>
        <w:tc>
          <w:tcPr>
            <w:tcW w:w="3266" w:type="dxa"/>
          </w:tcPr>
          <w:p w14:paraId="4E10957D" w14:textId="77777777" w:rsidR="00E3668E" w:rsidRDefault="00E3668E" w:rsidP="00B91AA5"/>
        </w:tc>
      </w:tr>
      <w:tr w:rsidR="006B0323" w14:paraId="2745B88B" w14:textId="77777777" w:rsidTr="002466B0">
        <w:tc>
          <w:tcPr>
            <w:tcW w:w="2268" w:type="dxa"/>
          </w:tcPr>
          <w:p w14:paraId="59FE438F" w14:textId="77777777" w:rsidR="006B0323" w:rsidRDefault="006B0323" w:rsidP="00B91AA5">
            <w:r>
              <w:t>Aktualitet</w:t>
            </w:r>
          </w:p>
        </w:tc>
        <w:tc>
          <w:tcPr>
            <w:tcW w:w="4154" w:type="dxa"/>
          </w:tcPr>
          <w:p w14:paraId="0A72A649" w14:textId="77777777" w:rsidR="006B0323" w:rsidRPr="007C7B21" w:rsidRDefault="002A04ED" w:rsidP="00B91AA5">
            <w:pPr>
              <w:rPr>
                <w:highlight w:val="yellow"/>
              </w:rPr>
            </w:pPr>
            <w:r>
              <w:t>Alla information skall alltid vara uppdaterad.</w:t>
            </w:r>
          </w:p>
        </w:tc>
        <w:tc>
          <w:tcPr>
            <w:tcW w:w="3266" w:type="dxa"/>
          </w:tcPr>
          <w:p w14:paraId="6B61F01F" w14:textId="77777777" w:rsidR="006B0323" w:rsidRDefault="006B0323" w:rsidP="00B91AA5"/>
        </w:tc>
      </w:tr>
      <w:tr w:rsidR="006B0323" w14:paraId="6062099E" w14:textId="77777777" w:rsidTr="002466B0">
        <w:tc>
          <w:tcPr>
            <w:tcW w:w="2268" w:type="dxa"/>
          </w:tcPr>
          <w:p w14:paraId="38C579E6" w14:textId="77777777" w:rsidR="006B0323" w:rsidRDefault="006B0323" w:rsidP="00B91AA5">
            <w:r w:rsidRPr="00D14337">
              <w:t>Återställningstid</w:t>
            </w:r>
          </w:p>
        </w:tc>
        <w:tc>
          <w:tcPr>
            <w:tcW w:w="4154" w:type="dxa"/>
          </w:tcPr>
          <w:p w14:paraId="0AE23863" w14:textId="77777777" w:rsidR="006B0323" w:rsidRPr="00163D72" w:rsidRDefault="006B0323" w:rsidP="00B91AA5">
            <w:r w:rsidRPr="00163D72">
              <w:t>1 dygn</w:t>
            </w:r>
          </w:p>
        </w:tc>
        <w:tc>
          <w:tcPr>
            <w:tcW w:w="3266" w:type="dxa"/>
          </w:tcPr>
          <w:p w14:paraId="2399DA8D" w14:textId="77777777" w:rsidR="006B0323" w:rsidRDefault="006B0323" w:rsidP="00B91AA5">
            <w:r>
              <w:t>Vid kat</w:t>
            </w:r>
            <w:r w:rsidR="00C84EAA">
              <w:t>a</w:t>
            </w:r>
            <w:r>
              <w:t>strof, bortfall av hel hall</w:t>
            </w:r>
          </w:p>
        </w:tc>
      </w:tr>
    </w:tbl>
    <w:p w14:paraId="2C17EDA8" w14:textId="77777777" w:rsidR="00155538" w:rsidRPr="00894F7B" w:rsidRDefault="00155538" w:rsidP="00155538"/>
    <w:p w14:paraId="2D051827" w14:textId="77777777" w:rsidR="003A0235" w:rsidRDefault="003A0235" w:rsidP="00267947">
      <w:pPr>
        <w:pStyle w:val="Rubrik1"/>
      </w:pPr>
      <w:bookmarkStart w:id="52" w:name="_Toc224960922"/>
      <w:bookmarkStart w:id="53" w:name="_Toc283620695"/>
      <w:bookmarkEnd w:id="14"/>
      <w:bookmarkEnd w:id="15"/>
      <w:bookmarkEnd w:id="16"/>
      <w:r>
        <w:t xml:space="preserve">Tjänstedomänens </w:t>
      </w:r>
      <w:bookmarkEnd w:id="52"/>
      <w:r w:rsidR="00472626">
        <w:t>meddelandemodeller</w:t>
      </w:r>
      <w:bookmarkEnd w:id="53"/>
    </w:p>
    <w:p w14:paraId="377C6D01" w14:textId="77777777" w:rsidR="00924A22" w:rsidRDefault="00924A22" w:rsidP="00924A22">
      <w:bookmarkStart w:id="54" w:name="_Toc224960923"/>
      <w:r>
        <w:t>Här beskrivs de meddelandemodeller som tjänstekontrakten bygger på. För varje meddelandemodell beskrivs hur mappning ser ut mot V-TIM version 2.0</w:t>
      </w:r>
      <w:r>
        <w:rPr>
          <w:rStyle w:val="Fotnotsreferens"/>
        </w:rPr>
        <w:footnoteReference w:id="1"/>
      </w:r>
      <w:r>
        <w:t>.</w:t>
      </w:r>
    </w:p>
    <w:p w14:paraId="3B6E9B3A" w14:textId="77777777" w:rsidR="00924A22" w:rsidRDefault="00924A22" w:rsidP="00267947">
      <w:pPr>
        <w:pStyle w:val="Rubrik2"/>
      </w:pPr>
      <w:bookmarkStart w:id="55" w:name="_Toc226715225"/>
      <w:bookmarkStart w:id="56" w:name="_Toc283620696"/>
      <w:r>
        <w:t>V-MIM Läkarintyg 7263</w:t>
      </w:r>
      <w:bookmarkEnd w:id="55"/>
      <w:bookmarkEnd w:id="56"/>
    </w:p>
    <w:p w14:paraId="1D45CE13" w14:textId="77777777" w:rsidR="00924A22" w:rsidRPr="002F2D14" w:rsidRDefault="00917CEC" w:rsidP="00924A22">
      <w:pPr>
        <w:ind w:left="-851"/>
      </w:pPr>
      <w:r>
        <w:rPr>
          <w:lang w:eastAsia="sv-SE"/>
        </w:rPr>
        <w:drawing>
          <wp:inline distT="0" distB="0" distL="0" distR="0" wp14:anchorId="51C75D2D" wp14:editId="684E7604">
            <wp:extent cx="6313170" cy="3771900"/>
            <wp:effectExtent l="0" t="0" r="11430" b="12700"/>
            <wp:docPr id="12" name="Picture 13" descr="Description: Description: Informationsmodell_7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cription: Description: Informationsmodell_726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13170" cy="3771900"/>
                    </a:xfrm>
                    <a:prstGeom prst="rect">
                      <a:avLst/>
                    </a:prstGeom>
                    <a:noFill/>
                    <a:ln>
                      <a:noFill/>
                    </a:ln>
                  </pic:spPr>
                </pic:pic>
              </a:graphicData>
            </a:graphic>
          </wp:inline>
        </w:drawing>
      </w:r>
    </w:p>
    <w:p w14:paraId="19FF65C1" w14:textId="77777777" w:rsidR="00924A22" w:rsidRPr="002F2D14" w:rsidRDefault="00924A22" w:rsidP="00924A22"/>
    <w:p w14:paraId="75EF4F16" w14:textId="77777777" w:rsidR="00924A22" w:rsidRPr="002F2D14" w:rsidRDefault="00924A22" w:rsidP="00924A22"/>
    <w:tbl>
      <w:tblPr>
        <w:tblW w:w="9073" w:type="dxa"/>
        <w:tblInd w:w="-176" w:type="dxa"/>
        <w:tblBorders>
          <w:top w:val="single" w:sz="8" w:space="0" w:color="4F81BD"/>
          <w:left w:val="single" w:sz="8" w:space="0" w:color="4F81BD"/>
          <w:bottom w:val="single" w:sz="8" w:space="0" w:color="4F81BD"/>
          <w:right w:val="single" w:sz="8" w:space="0" w:color="4F81BD"/>
        </w:tblBorders>
        <w:tblLayout w:type="fixed"/>
        <w:tblLook w:val="04A0" w:firstRow="1" w:lastRow="0" w:firstColumn="1" w:lastColumn="0" w:noHBand="0" w:noVBand="1"/>
      </w:tblPr>
      <w:tblGrid>
        <w:gridCol w:w="4112"/>
        <w:gridCol w:w="4961"/>
      </w:tblGrid>
      <w:tr w:rsidR="00924A22" w:rsidRPr="00F80392" w14:paraId="5954424F" w14:textId="77777777" w:rsidTr="009D08F1">
        <w:tc>
          <w:tcPr>
            <w:tcW w:w="4112" w:type="dxa"/>
            <w:shd w:val="clear" w:color="auto" w:fill="4F81BD"/>
          </w:tcPr>
          <w:p w14:paraId="78BA051C" w14:textId="77777777" w:rsidR="00924A22" w:rsidRPr="00F80392" w:rsidRDefault="00924A22" w:rsidP="009D08F1">
            <w:pPr>
              <w:rPr>
                <w:rFonts w:ascii="Calibri" w:hAnsi="Calibri"/>
                <w:b/>
                <w:bCs/>
                <w:sz w:val="22"/>
                <w:szCs w:val="22"/>
              </w:rPr>
            </w:pPr>
            <w:r w:rsidRPr="00F80392">
              <w:rPr>
                <w:rFonts w:ascii="Calibri" w:hAnsi="Calibri"/>
                <w:b/>
                <w:bCs/>
                <w:sz w:val="22"/>
                <w:szCs w:val="22"/>
              </w:rPr>
              <w:t>Klass.attribut</w:t>
            </w:r>
          </w:p>
        </w:tc>
        <w:tc>
          <w:tcPr>
            <w:tcW w:w="4961" w:type="dxa"/>
            <w:shd w:val="clear" w:color="auto" w:fill="4F81BD"/>
          </w:tcPr>
          <w:p w14:paraId="136308C6" w14:textId="77777777" w:rsidR="00924A22" w:rsidRPr="00F80392" w:rsidRDefault="00924A22" w:rsidP="009D08F1">
            <w:pPr>
              <w:rPr>
                <w:rFonts w:ascii="Calibri" w:hAnsi="Calibri"/>
                <w:b/>
                <w:bCs/>
                <w:sz w:val="22"/>
                <w:szCs w:val="22"/>
              </w:rPr>
            </w:pPr>
            <w:r w:rsidRPr="00F80392">
              <w:rPr>
                <w:rFonts w:ascii="Calibri" w:hAnsi="Calibri"/>
                <w:b/>
                <w:bCs/>
                <w:sz w:val="22"/>
                <w:szCs w:val="22"/>
              </w:rPr>
              <w:t>Mappning mot V-TIM 2.0</w:t>
            </w:r>
          </w:p>
        </w:tc>
      </w:tr>
      <w:tr w:rsidR="00924A22" w:rsidRPr="00F80392" w14:paraId="470E92D8" w14:textId="77777777" w:rsidTr="009D08F1">
        <w:tc>
          <w:tcPr>
            <w:tcW w:w="4112" w:type="dxa"/>
            <w:tcBorders>
              <w:top w:val="single" w:sz="8" w:space="0" w:color="4F81BD"/>
              <w:left w:val="single" w:sz="8" w:space="0" w:color="4F81BD"/>
              <w:bottom w:val="single" w:sz="8" w:space="0" w:color="4F81BD"/>
            </w:tcBorders>
            <w:shd w:val="clear" w:color="auto" w:fill="auto"/>
          </w:tcPr>
          <w:p w14:paraId="1080BB40" w14:textId="77777777" w:rsidR="00924A22" w:rsidRPr="00F80392" w:rsidRDefault="00924A22" w:rsidP="009D08F1">
            <w:pPr>
              <w:rPr>
                <w:rFonts w:ascii="Calibri" w:hAnsi="Calibri"/>
                <w:b/>
                <w:bCs/>
                <w:sz w:val="22"/>
                <w:szCs w:val="22"/>
              </w:rPr>
            </w:pPr>
            <w:r w:rsidRPr="00F80392">
              <w:rPr>
                <w:rFonts w:ascii="Calibri" w:hAnsi="Calibri"/>
                <w:b/>
                <w:bCs/>
                <w:sz w:val="22"/>
                <w:szCs w:val="22"/>
              </w:rPr>
              <w:t>Aktivitet</w:t>
            </w:r>
          </w:p>
        </w:tc>
        <w:tc>
          <w:tcPr>
            <w:tcW w:w="4961" w:type="dxa"/>
            <w:tcBorders>
              <w:top w:val="single" w:sz="8" w:space="0" w:color="4F81BD"/>
              <w:bottom w:val="single" w:sz="8" w:space="0" w:color="4F81BD"/>
            </w:tcBorders>
            <w:shd w:val="clear" w:color="auto" w:fill="auto"/>
          </w:tcPr>
          <w:p w14:paraId="359C44F7" w14:textId="77777777" w:rsidR="00924A22" w:rsidRPr="00F80392" w:rsidRDefault="00924A22" w:rsidP="009D08F1">
            <w:pPr>
              <w:rPr>
                <w:rFonts w:ascii="Calibri" w:hAnsi="Calibri"/>
                <w:sz w:val="22"/>
                <w:szCs w:val="22"/>
              </w:rPr>
            </w:pPr>
            <w:r w:rsidRPr="00F80392">
              <w:rPr>
                <w:rFonts w:ascii="Calibri" w:hAnsi="Calibri"/>
                <w:sz w:val="22"/>
                <w:szCs w:val="22"/>
              </w:rPr>
              <w:t>Aktivitet</w:t>
            </w:r>
          </w:p>
        </w:tc>
      </w:tr>
      <w:tr w:rsidR="00924A22" w:rsidRPr="00F80392" w14:paraId="269776E7" w14:textId="77777777" w:rsidTr="009D08F1">
        <w:tc>
          <w:tcPr>
            <w:tcW w:w="4112" w:type="dxa"/>
            <w:shd w:val="clear" w:color="auto" w:fill="auto"/>
          </w:tcPr>
          <w:p w14:paraId="15243D84" w14:textId="77777777" w:rsidR="00924A22" w:rsidRPr="00F80392" w:rsidRDefault="00924A22" w:rsidP="009D08F1">
            <w:pPr>
              <w:rPr>
                <w:rFonts w:ascii="Calibri" w:hAnsi="Calibri"/>
                <w:b/>
                <w:bCs/>
                <w:sz w:val="22"/>
                <w:szCs w:val="22"/>
              </w:rPr>
            </w:pPr>
            <w:r w:rsidRPr="00F80392">
              <w:rPr>
                <w:rFonts w:ascii="Calibri" w:hAnsi="Calibri"/>
                <w:b/>
                <w:bCs/>
                <w:sz w:val="22"/>
                <w:szCs w:val="22"/>
              </w:rPr>
              <w:t>Aktivitet.läkarintygsaktivitet</w:t>
            </w:r>
          </w:p>
        </w:tc>
        <w:tc>
          <w:tcPr>
            <w:tcW w:w="4961" w:type="dxa"/>
            <w:shd w:val="clear" w:color="auto" w:fill="auto"/>
          </w:tcPr>
          <w:p w14:paraId="2A58AAA6" w14:textId="77777777" w:rsidR="00924A22" w:rsidRPr="00F80392" w:rsidRDefault="00924A22" w:rsidP="009D08F1">
            <w:pPr>
              <w:rPr>
                <w:rFonts w:ascii="Calibri" w:hAnsi="Calibri"/>
                <w:sz w:val="22"/>
                <w:szCs w:val="22"/>
              </w:rPr>
            </w:pPr>
            <w:r w:rsidRPr="00F80392">
              <w:rPr>
                <w:rFonts w:ascii="Calibri" w:hAnsi="Calibri"/>
                <w:sz w:val="22"/>
                <w:szCs w:val="22"/>
              </w:rPr>
              <w:t>Aktivitet.aktivitetskod</w:t>
            </w:r>
          </w:p>
        </w:tc>
      </w:tr>
      <w:tr w:rsidR="00924A22" w:rsidRPr="00F80392" w14:paraId="17C0A222" w14:textId="77777777" w:rsidTr="009D08F1">
        <w:tc>
          <w:tcPr>
            <w:tcW w:w="4112" w:type="dxa"/>
            <w:tcBorders>
              <w:top w:val="single" w:sz="8" w:space="0" w:color="4F81BD"/>
              <w:left w:val="single" w:sz="8" w:space="0" w:color="4F81BD"/>
              <w:bottom w:val="single" w:sz="8" w:space="0" w:color="4F81BD"/>
            </w:tcBorders>
            <w:shd w:val="clear" w:color="auto" w:fill="auto"/>
          </w:tcPr>
          <w:p w14:paraId="1BB9322B" w14:textId="77777777" w:rsidR="00924A22" w:rsidRPr="00F80392" w:rsidRDefault="00924A22" w:rsidP="009D08F1">
            <w:pPr>
              <w:rPr>
                <w:rFonts w:ascii="Calibri" w:hAnsi="Calibri"/>
                <w:b/>
                <w:bCs/>
                <w:sz w:val="22"/>
                <w:szCs w:val="22"/>
              </w:rPr>
            </w:pPr>
            <w:r w:rsidRPr="00F80392">
              <w:rPr>
                <w:rFonts w:ascii="Calibri" w:hAnsi="Calibri"/>
                <w:b/>
                <w:bCs/>
                <w:sz w:val="22"/>
                <w:szCs w:val="22"/>
              </w:rPr>
              <w:t>Aktivitet.beskrivning</w:t>
            </w:r>
          </w:p>
        </w:tc>
        <w:tc>
          <w:tcPr>
            <w:tcW w:w="4961" w:type="dxa"/>
            <w:tcBorders>
              <w:top w:val="single" w:sz="8" w:space="0" w:color="4F81BD"/>
              <w:bottom w:val="single" w:sz="8" w:space="0" w:color="4F81BD"/>
            </w:tcBorders>
            <w:shd w:val="clear" w:color="auto" w:fill="auto"/>
          </w:tcPr>
          <w:p w14:paraId="2AC66294" w14:textId="77777777" w:rsidR="00924A22" w:rsidRPr="00F80392" w:rsidRDefault="00924A22" w:rsidP="009D08F1">
            <w:pPr>
              <w:rPr>
                <w:rFonts w:ascii="Calibri" w:hAnsi="Calibri"/>
                <w:sz w:val="22"/>
                <w:szCs w:val="22"/>
              </w:rPr>
            </w:pPr>
            <w:r w:rsidRPr="00F80392">
              <w:rPr>
                <w:rFonts w:ascii="Calibri" w:hAnsi="Calibri"/>
                <w:sz w:val="22"/>
                <w:szCs w:val="22"/>
              </w:rPr>
              <w:t>Aktivitet.aktivitetsbeskrivning</w:t>
            </w:r>
          </w:p>
        </w:tc>
      </w:tr>
      <w:tr w:rsidR="00924A22" w:rsidRPr="00F80392" w14:paraId="5908AD0C" w14:textId="77777777" w:rsidTr="009D08F1">
        <w:tc>
          <w:tcPr>
            <w:tcW w:w="4112" w:type="dxa"/>
            <w:shd w:val="clear" w:color="auto" w:fill="auto"/>
          </w:tcPr>
          <w:p w14:paraId="5418A813" w14:textId="77777777" w:rsidR="00924A22" w:rsidRPr="00F80392" w:rsidRDefault="00924A22" w:rsidP="009D08F1">
            <w:pPr>
              <w:rPr>
                <w:rFonts w:ascii="Calibri" w:eastAsia="Times New Roman" w:hAnsi="Calibri"/>
                <w:b/>
                <w:bCs/>
                <w:color w:val="auto"/>
                <w:sz w:val="22"/>
                <w:szCs w:val="22"/>
              </w:rPr>
            </w:pPr>
            <w:r w:rsidRPr="00F80392">
              <w:rPr>
                <w:rFonts w:ascii="Calibri" w:eastAsia="Times New Roman" w:hAnsi="Calibri"/>
                <w:b/>
                <w:bCs/>
                <w:color w:val="auto"/>
                <w:sz w:val="22"/>
                <w:szCs w:val="22"/>
              </w:rPr>
              <w:t>Arbetsförmåga</w:t>
            </w:r>
          </w:p>
        </w:tc>
        <w:tc>
          <w:tcPr>
            <w:tcW w:w="4961" w:type="dxa"/>
            <w:shd w:val="clear" w:color="auto" w:fill="auto"/>
          </w:tcPr>
          <w:p w14:paraId="50F4C3CF" w14:textId="77777777" w:rsidR="00924A22" w:rsidRPr="00F80392" w:rsidRDefault="00924A22" w:rsidP="009D08F1">
            <w:pPr>
              <w:rPr>
                <w:rFonts w:ascii="Calibri" w:hAnsi="Calibri"/>
                <w:sz w:val="22"/>
                <w:szCs w:val="22"/>
              </w:rPr>
            </w:pPr>
            <w:r w:rsidRPr="00F80392">
              <w:rPr>
                <w:rFonts w:ascii="Calibri" w:eastAsia="Times New Roman" w:hAnsi="Calibri"/>
                <w:sz w:val="22"/>
                <w:szCs w:val="22"/>
              </w:rPr>
              <w:t>Bedömt tillstånd</w:t>
            </w:r>
          </w:p>
        </w:tc>
      </w:tr>
      <w:tr w:rsidR="00924A22" w:rsidRPr="00F80392" w14:paraId="58090176" w14:textId="77777777" w:rsidTr="009D08F1">
        <w:tc>
          <w:tcPr>
            <w:tcW w:w="4112" w:type="dxa"/>
            <w:tcBorders>
              <w:top w:val="single" w:sz="8" w:space="0" w:color="4F81BD"/>
              <w:left w:val="single" w:sz="8" w:space="0" w:color="4F81BD"/>
              <w:bottom w:val="single" w:sz="8" w:space="0" w:color="4F81BD"/>
            </w:tcBorders>
            <w:shd w:val="clear" w:color="auto" w:fill="auto"/>
          </w:tcPr>
          <w:p w14:paraId="3CE37ED3" w14:textId="77777777" w:rsidR="00924A22" w:rsidRPr="00F80392" w:rsidRDefault="00924A22" w:rsidP="009D08F1">
            <w:pPr>
              <w:rPr>
                <w:rFonts w:ascii="Calibri" w:eastAsia="Times New Roman" w:hAnsi="Calibri"/>
                <w:b/>
                <w:bCs/>
                <w:color w:val="auto"/>
                <w:sz w:val="22"/>
                <w:szCs w:val="22"/>
              </w:rPr>
            </w:pPr>
            <w:r w:rsidRPr="00F80392">
              <w:rPr>
                <w:rFonts w:ascii="Calibri" w:eastAsia="Times New Roman" w:hAnsi="Calibri"/>
                <w:b/>
                <w:bCs/>
                <w:color w:val="auto"/>
                <w:sz w:val="22"/>
                <w:szCs w:val="22"/>
              </w:rPr>
              <w:t>Arbetsförmåga.motivering</w:t>
            </w:r>
          </w:p>
        </w:tc>
        <w:tc>
          <w:tcPr>
            <w:tcW w:w="4961" w:type="dxa"/>
            <w:tcBorders>
              <w:top w:val="single" w:sz="8" w:space="0" w:color="4F81BD"/>
              <w:bottom w:val="single" w:sz="8" w:space="0" w:color="4F81BD"/>
            </w:tcBorders>
            <w:shd w:val="clear" w:color="auto" w:fill="auto"/>
          </w:tcPr>
          <w:p w14:paraId="7E8539D8" w14:textId="77777777" w:rsidR="00924A22" w:rsidRPr="00F80392" w:rsidRDefault="00924A22" w:rsidP="009D08F1">
            <w:pPr>
              <w:rPr>
                <w:rFonts w:ascii="Calibri" w:hAnsi="Calibri"/>
                <w:sz w:val="22"/>
                <w:szCs w:val="22"/>
              </w:rPr>
            </w:pPr>
            <w:r w:rsidRPr="00F80392">
              <w:rPr>
                <w:rFonts w:ascii="Calibri" w:eastAsia="Times New Roman" w:hAnsi="Calibri"/>
                <w:color w:val="auto"/>
                <w:sz w:val="22"/>
                <w:szCs w:val="22"/>
              </w:rPr>
              <w:t xml:space="preserve">Ingår i </w:t>
            </w:r>
            <w:r w:rsidRPr="00F80392">
              <w:rPr>
                <w:rFonts w:ascii="Calibri" w:hAnsi="Calibri"/>
                <w:sz w:val="22"/>
                <w:szCs w:val="22"/>
              </w:rPr>
              <w:t>Bedömt tillstånd.s</w:t>
            </w:r>
            <w:r w:rsidRPr="00F80392">
              <w:rPr>
                <w:rFonts w:ascii="Calibri" w:eastAsia="Times New Roman" w:hAnsi="Calibri"/>
                <w:sz w:val="22"/>
                <w:szCs w:val="22"/>
              </w:rPr>
              <w:t>pecifikation bedömt tillstånd</w:t>
            </w:r>
          </w:p>
        </w:tc>
      </w:tr>
      <w:tr w:rsidR="00924A22" w:rsidRPr="00F80392" w14:paraId="4B0CDCD6" w14:textId="77777777" w:rsidTr="009D08F1">
        <w:tc>
          <w:tcPr>
            <w:tcW w:w="4112" w:type="dxa"/>
            <w:shd w:val="clear" w:color="auto" w:fill="auto"/>
          </w:tcPr>
          <w:p w14:paraId="6C89FE94" w14:textId="77777777" w:rsidR="00924A22" w:rsidRPr="00F80392" w:rsidRDefault="00924A22" w:rsidP="009D08F1">
            <w:pPr>
              <w:rPr>
                <w:rFonts w:ascii="Calibri" w:eastAsia="Times New Roman" w:hAnsi="Calibri"/>
                <w:b/>
                <w:bCs/>
                <w:color w:val="auto"/>
                <w:sz w:val="22"/>
                <w:szCs w:val="22"/>
              </w:rPr>
            </w:pPr>
            <w:r w:rsidRPr="00F80392">
              <w:rPr>
                <w:rFonts w:ascii="Calibri" w:eastAsia="Times New Roman" w:hAnsi="Calibri"/>
                <w:b/>
                <w:bCs/>
                <w:color w:val="auto"/>
                <w:sz w:val="22"/>
                <w:szCs w:val="22"/>
              </w:rPr>
              <w:t>Arbetsförmåga.prognosangivelse</w:t>
            </w:r>
          </w:p>
        </w:tc>
        <w:tc>
          <w:tcPr>
            <w:tcW w:w="4961" w:type="dxa"/>
            <w:shd w:val="clear" w:color="auto" w:fill="auto"/>
          </w:tcPr>
          <w:p w14:paraId="04F8777E" w14:textId="77777777" w:rsidR="00924A22" w:rsidRPr="00F80392" w:rsidRDefault="00924A22" w:rsidP="009D08F1">
            <w:pPr>
              <w:rPr>
                <w:rFonts w:ascii="Calibri" w:hAnsi="Calibri"/>
                <w:sz w:val="22"/>
                <w:szCs w:val="22"/>
              </w:rPr>
            </w:pPr>
            <w:r w:rsidRPr="00F80392">
              <w:rPr>
                <w:rFonts w:ascii="Calibri" w:eastAsia="Times New Roman" w:hAnsi="Calibri"/>
                <w:color w:val="auto"/>
                <w:sz w:val="22"/>
                <w:szCs w:val="22"/>
              </w:rPr>
              <w:t xml:space="preserve">Ingår i </w:t>
            </w:r>
            <w:r w:rsidRPr="00F80392">
              <w:rPr>
                <w:rFonts w:ascii="Calibri" w:hAnsi="Calibri"/>
                <w:sz w:val="22"/>
                <w:szCs w:val="22"/>
              </w:rPr>
              <w:t>Bedömt tillstånd.s</w:t>
            </w:r>
            <w:r w:rsidRPr="00F80392">
              <w:rPr>
                <w:rFonts w:ascii="Calibri" w:eastAsia="Times New Roman" w:hAnsi="Calibri"/>
                <w:sz w:val="22"/>
                <w:szCs w:val="22"/>
              </w:rPr>
              <w:t>pecifikation bedömt tillstånd</w:t>
            </w:r>
          </w:p>
        </w:tc>
      </w:tr>
      <w:tr w:rsidR="00924A22" w:rsidRPr="00F80392" w14:paraId="1EF3EEEB" w14:textId="77777777" w:rsidTr="009D08F1">
        <w:tc>
          <w:tcPr>
            <w:tcW w:w="4112" w:type="dxa"/>
            <w:tcBorders>
              <w:top w:val="single" w:sz="8" w:space="0" w:color="4F81BD"/>
              <w:left w:val="single" w:sz="8" w:space="0" w:color="4F81BD"/>
              <w:bottom w:val="single" w:sz="8" w:space="0" w:color="4F81BD"/>
            </w:tcBorders>
            <w:shd w:val="clear" w:color="auto" w:fill="auto"/>
          </w:tcPr>
          <w:p w14:paraId="4780E332" w14:textId="77777777" w:rsidR="00924A22" w:rsidRPr="00F80392" w:rsidRDefault="00924A22" w:rsidP="009D08F1">
            <w:pPr>
              <w:rPr>
                <w:rFonts w:ascii="Calibri" w:hAnsi="Calibri"/>
                <w:b/>
                <w:bCs/>
                <w:sz w:val="22"/>
                <w:szCs w:val="22"/>
              </w:rPr>
            </w:pPr>
            <w:bookmarkStart w:id="57" w:name="_Toc341085382"/>
            <w:r w:rsidRPr="00F80392">
              <w:rPr>
                <w:rFonts w:ascii="Calibri" w:hAnsi="Calibri"/>
                <w:b/>
                <w:bCs/>
                <w:sz w:val="22"/>
                <w:szCs w:val="22"/>
              </w:rPr>
              <w:t>Arbetsförmåga nedsättning</w:t>
            </w:r>
            <w:bookmarkEnd w:id="57"/>
          </w:p>
        </w:tc>
        <w:tc>
          <w:tcPr>
            <w:tcW w:w="4961" w:type="dxa"/>
            <w:tcBorders>
              <w:top w:val="single" w:sz="8" w:space="0" w:color="4F81BD"/>
              <w:bottom w:val="single" w:sz="8" w:space="0" w:color="4F81BD"/>
            </w:tcBorders>
            <w:shd w:val="clear" w:color="auto" w:fill="auto"/>
          </w:tcPr>
          <w:p w14:paraId="3698CCC2" w14:textId="77777777" w:rsidR="00924A22" w:rsidRPr="00F80392" w:rsidRDefault="00924A22" w:rsidP="009D08F1">
            <w:pPr>
              <w:rPr>
                <w:rFonts w:ascii="Calibri" w:hAnsi="Calibri"/>
                <w:sz w:val="22"/>
                <w:szCs w:val="22"/>
              </w:rPr>
            </w:pPr>
            <w:r w:rsidRPr="00F80392">
              <w:rPr>
                <w:rFonts w:ascii="Calibri" w:eastAsia="Times New Roman" w:hAnsi="Calibri"/>
                <w:sz w:val="22"/>
                <w:szCs w:val="22"/>
              </w:rPr>
              <w:t>Bedömt tillstånd</w:t>
            </w:r>
          </w:p>
        </w:tc>
      </w:tr>
      <w:tr w:rsidR="00924A22" w:rsidRPr="00F80392" w14:paraId="60257871" w14:textId="77777777" w:rsidTr="009D08F1">
        <w:tc>
          <w:tcPr>
            <w:tcW w:w="4112" w:type="dxa"/>
            <w:shd w:val="clear" w:color="auto" w:fill="auto"/>
          </w:tcPr>
          <w:p w14:paraId="0F2168F1" w14:textId="77777777" w:rsidR="00924A22" w:rsidRPr="00F80392" w:rsidRDefault="00924A22" w:rsidP="009D08F1">
            <w:pPr>
              <w:rPr>
                <w:rFonts w:ascii="Calibri" w:hAnsi="Calibri"/>
                <w:b/>
                <w:bCs/>
                <w:sz w:val="22"/>
                <w:szCs w:val="22"/>
              </w:rPr>
            </w:pPr>
            <w:r w:rsidRPr="00F80392">
              <w:rPr>
                <w:rFonts w:ascii="Calibri" w:hAnsi="Calibri"/>
                <w:b/>
                <w:bCs/>
                <w:sz w:val="22"/>
                <w:szCs w:val="22"/>
              </w:rPr>
              <w:t>Arbetsförmåga nedsättning.</w:t>
            </w:r>
            <w:r w:rsidRPr="00F80392">
              <w:rPr>
                <w:rFonts w:ascii="Calibri" w:eastAsia="Times New Roman" w:hAnsi="Calibri"/>
                <w:b/>
                <w:bCs/>
                <w:color w:val="auto"/>
                <w:sz w:val="22"/>
                <w:szCs w:val="22"/>
              </w:rPr>
              <w:t xml:space="preserve"> nedsättningsgrad</w:t>
            </w:r>
          </w:p>
        </w:tc>
        <w:tc>
          <w:tcPr>
            <w:tcW w:w="4961" w:type="dxa"/>
            <w:shd w:val="clear" w:color="auto" w:fill="auto"/>
          </w:tcPr>
          <w:p w14:paraId="0FC3A88A" w14:textId="77777777" w:rsidR="00924A22" w:rsidRPr="00F80392" w:rsidRDefault="00924A22" w:rsidP="009D08F1">
            <w:pPr>
              <w:rPr>
                <w:rFonts w:ascii="Calibri" w:hAnsi="Calibri"/>
                <w:sz w:val="22"/>
                <w:szCs w:val="22"/>
              </w:rPr>
            </w:pPr>
            <w:r w:rsidRPr="00F80392">
              <w:rPr>
                <w:rFonts w:ascii="Calibri" w:eastAsia="Times New Roman" w:hAnsi="Calibri"/>
                <w:color w:val="auto"/>
                <w:sz w:val="22"/>
                <w:szCs w:val="22"/>
              </w:rPr>
              <w:t xml:space="preserve">Ingår i </w:t>
            </w:r>
            <w:r w:rsidRPr="00F80392">
              <w:rPr>
                <w:rFonts w:ascii="Calibri" w:hAnsi="Calibri"/>
                <w:sz w:val="22"/>
                <w:szCs w:val="22"/>
              </w:rPr>
              <w:t>Bedömt tillstånd.s</w:t>
            </w:r>
            <w:r w:rsidRPr="00F80392">
              <w:rPr>
                <w:rFonts w:ascii="Calibri" w:eastAsia="Times New Roman" w:hAnsi="Calibri"/>
                <w:sz w:val="22"/>
                <w:szCs w:val="22"/>
              </w:rPr>
              <w:t>pecifikation bedömt tillstånd, motsvarar allvarlighetsgrad</w:t>
            </w:r>
          </w:p>
        </w:tc>
      </w:tr>
      <w:tr w:rsidR="00924A22" w:rsidRPr="00F80392" w14:paraId="5A0433CB" w14:textId="77777777" w:rsidTr="009D08F1">
        <w:tc>
          <w:tcPr>
            <w:tcW w:w="4112" w:type="dxa"/>
            <w:tcBorders>
              <w:top w:val="single" w:sz="8" w:space="0" w:color="4F81BD"/>
              <w:left w:val="single" w:sz="8" w:space="0" w:color="4F81BD"/>
              <w:bottom w:val="single" w:sz="8" w:space="0" w:color="4F81BD"/>
            </w:tcBorders>
            <w:shd w:val="clear" w:color="auto" w:fill="auto"/>
          </w:tcPr>
          <w:p w14:paraId="188A7DBD" w14:textId="77777777" w:rsidR="00924A22" w:rsidRPr="00F80392" w:rsidRDefault="00924A22" w:rsidP="009D08F1">
            <w:pPr>
              <w:rPr>
                <w:rFonts w:ascii="Calibri" w:hAnsi="Calibri"/>
                <w:b/>
                <w:bCs/>
                <w:sz w:val="22"/>
                <w:szCs w:val="22"/>
              </w:rPr>
            </w:pPr>
            <w:r w:rsidRPr="00F80392">
              <w:rPr>
                <w:rFonts w:ascii="Calibri" w:hAnsi="Calibri"/>
                <w:b/>
                <w:bCs/>
                <w:sz w:val="22"/>
                <w:szCs w:val="22"/>
              </w:rPr>
              <w:t>Arbetsförmåga nedsättning.</w:t>
            </w:r>
            <w:r w:rsidRPr="00F80392">
              <w:rPr>
                <w:rFonts w:ascii="Calibri" w:eastAsia="Times New Roman" w:hAnsi="Calibri"/>
                <w:b/>
                <w:bCs/>
                <w:color w:val="auto"/>
                <w:sz w:val="22"/>
                <w:szCs w:val="22"/>
              </w:rPr>
              <w:t xml:space="preserve"> varaktighet</w:t>
            </w:r>
          </w:p>
        </w:tc>
        <w:tc>
          <w:tcPr>
            <w:tcW w:w="4961" w:type="dxa"/>
            <w:tcBorders>
              <w:top w:val="single" w:sz="8" w:space="0" w:color="4F81BD"/>
              <w:bottom w:val="single" w:sz="8" w:space="0" w:color="4F81BD"/>
            </w:tcBorders>
            <w:shd w:val="clear" w:color="auto" w:fill="auto"/>
          </w:tcPr>
          <w:p w14:paraId="14068AB6" w14:textId="77777777" w:rsidR="00924A22" w:rsidRPr="00F80392" w:rsidRDefault="00924A22" w:rsidP="009D08F1">
            <w:pPr>
              <w:rPr>
                <w:rFonts w:ascii="Calibri" w:hAnsi="Calibri"/>
                <w:sz w:val="22"/>
                <w:szCs w:val="22"/>
              </w:rPr>
            </w:pPr>
            <w:r w:rsidRPr="00F80392">
              <w:rPr>
                <w:rFonts w:ascii="Calibri" w:hAnsi="Calibri"/>
                <w:sz w:val="22"/>
                <w:szCs w:val="22"/>
              </w:rPr>
              <w:t>Bedömt tillstånd.bedömt tillstånd tid</w:t>
            </w:r>
          </w:p>
        </w:tc>
      </w:tr>
      <w:tr w:rsidR="00924A22" w:rsidRPr="00F80392" w14:paraId="5561B710" w14:textId="77777777" w:rsidTr="009D08F1">
        <w:tc>
          <w:tcPr>
            <w:tcW w:w="4112" w:type="dxa"/>
            <w:shd w:val="clear" w:color="auto" w:fill="auto"/>
          </w:tcPr>
          <w:p w14:paraId="6E43DE1E" w14:textId="77777777" w:rsidR="00924A22" w:rsidRPr="00F80392" w:rsidRDefault="00924A22" w:rsidP="009D08F1">
            <w:pPr>
              <w:rPr>
                <w:rFonts w:ascii="Calibri" w:hAnsi="Calibri"/>
                <w:b/>
                <w:bCs/>
                <w:sz w:val="22"/>
                <w:szCs w:val="22"/>
              </w:rPr>
            </w:pPr>
            <w:bookmarkStart w:id="58" w:name="_Toc341085383"/>
            <w:r w:rsidRPr="00F80392">
              <w:rPr>
                <w:rFonts w:ascii="Calibri" w:hAnsi="Calibri"/>
                <w:b/>
                <w:bCs/>
                <w:sz w:val="22"/>
                <w:szCs w:val="22"/>
              </w:rPr>
              <w:t>Arbetsuppgift</w:t>
            </w:r>
            <w:bookmarkEnd w:id="58"/>
          </w:p>
        </w:tc>
        <w:tc>
          <w:tcPr>
            <w:tcW w:w="4961" w:type="dxa"/>
            <w:shd w:val="clear" w:color="auto" w:fill="auto"/>
          </w:tcPr>
          <w:p w14:paraId="3CAD09E7" w14:textId="77777777" w:rsidR="00924A22" w:rsidRPr="00F80392" w:rsidRDefault="00924A22" w:rsidP="009D08F1">
            <w:pPr>
              <w:rPr>
                <w:rFonts w:ascii="Calibri" w:hAnsi="Calibri"/>
                <w:sz w:val="22"/>
                <w:szCs w:val="22"/>
              </w:rPr>
            </w:pPr>
            <w:r w:rsidRPr="00F80392">
              <w:rPr>
                <w:rFonts w:ascii="Calibri" w:hAnsi="Calibri"/>
                <w:sz w:val="22"/>
                <w:szCs w:val="22"/>
              </w:rPr>
              <w:t>Saknar motsvarighet i V-TIM 2.</w:t>
            </w:r>
            <w:r>
              <w:rPr>
                <w:rFonts w:ascii="Calibri" w:hAnsi="Calibri"/>
                <w:sz w:val="22"/>
                <w:szCs w:val="22"/>
              </w:rPr>
              <w:t>2</w:t>
            </w:r>
          </w:p>
        </w:tc>
      </w:tr>
      <w:tr w:rsidR="00924A22" w:rsidRPr="00F80392" w14:paraId="0DCBABFB" w14:textId="77777777" w:rsidTr="009D08F1">
        <w:tc>
          <w:tcPr>
            <w:tcW w:w="4112" w:type="dxa"/>
            <w:tcBorders>
              <w:top w:val="single" w:sz="8" w:space="0" w:color="4F81BD"/>
              <w:left w:val="single" w:sz="8" w:space="0" w:color="4F81BD"/>
              <w:bottom w:val="single" w:sz="8" w:space="0" w:color="4F81BD"/>
            </w:tcBorders>
            <w:shd w:val="clear" w:color="auto" w:fill="auto"/>
          </w:tcPr>
          <w:p w14:paraId="20B8B9FB" w14:textId="77777777" w:rsidR="00924A22" w:rsidRPr="00F80392" w:rsidRDefault="00924A22" w:rsidP="009D08F1">
            <w:pPr>
              <w:rPr>
                <w:rFonts w:ascii="Calibri" w:hAnsi="Calibri"/>
                <w:b/>
                <w:bCs/>
                <w:sz w:val="22"/>
                <w:szCs w:val="22"/>
              </w:rPr>
            </w:pPr>
            <w:r w:rsidRPr="00F80392">
              <w:rPr>
                <w:rFonts w:ascii="Calibri" w:hAnsi="Calibri"/>
                <w:b/>
                <w:bCs/>
                <w:sz w:val="22"/>
                <w:szCs w:val="22"/>
              </w:rPr>
              <w:t>Arbetsuppgift.typ av arbetsuppgift</w:t>
            </w:r>
          </w:p>
        </w:tc>
        <w:tc>
          <w:tcPr>
            <w:tcW w:w="4961" w:type="dxa"/>
            <w:tcBorders>
              <w:top w:val="single" w:sz="8" w:space="0" w:color="4F81BD"/>
              <w:bottom w:val="single" w:sz="8" w:space="0" w:color="4F81BD"/>
            </w:tcBorders>
            <w:shd w:val="clear" w:color="auto" w:fill="auto"/>
          </w:tcPr>
          <w:p w14:paraId="69C38B80" w14:textId="77777777" w:rsidR="00924A22" w:rsidRPr="00F80392" w:rsidRDefault="00924A22" w:rsidP="009D08F1">
            <w:pPr>
              <w:rPr>
                <w:rFonts w:ascii="Calibri" w:hAnsi="Calibri"/>
                <w:sz w:val="22"/>
                <w:szCs w:val="22"/>
              </w:rPr>
            </w:pPr>
            <w:r>
              <w:rPr>
                <w:rFonts w:ascii="Calibri" w:hAnsi="Calibri"/>
                <w:sz w:val="22"/>
                <w:szCs w:val="22"/>
              </w:rPr>
              <w:t>Saknar motsvarighet i V-TIM 2.2</w:t>
            </w:r>
          </w:p>
        </w:tc>
      </w:tr>
      <w:tr w:rsidR="00924A22" w:rsidRPr="00F80392" w14:paraId="0A5D0B75" w14:textId="77777777" w:rsidTr="009D08F1">
        <w:tc>
          <w:tcPr>
            <w:tcW w:w="4112" w:type="dxa"/>
            <w:shd w:val="clear" w:color="auto" w:fill="auto"/>
          </w:tcPr>
          <w:p w14:paraId="59918709" w14:textId="77777777" w:rsidR="00924A22" w:rsidRPr="00F80392" w:rsidRDefault="00924A22" w:rsidP="009D08F1">
            <w:pPr>
              <w:rPr>
                <w:rFonts w:ascii="Calibri" w:hAnsi="Calibri"/>
                <w:b/>
                <w:bCs/>
                <w:sz w:val="22"/>
                <w:szCs w:val="22"/>
              </w:rPr>
            </w:pPr>
            <w:r w:rsidRPr="00F80392">
              <w:rPr>
                <w:rFonts w:ascii="Calibri" w:hAnsi="Calibri"/>
                <w:b/>
                <w:bCs/>
                <w:sz w:val="22"/>
                <w:szCs w:val="22"/>
              </w:rPr>
              <w:t>Bedömt tillstånd</w:t>
            </w:r>
          </w:p>
        </w:tc>
        <w:tc>
          <w:tcPr>
            <w:tcW w:w="4961" w:type="dxa"/>
            <w:shd w:val="clear" w:color="auto" w:fill="auto"/>
          </w:tcPr>
          <w:p w14:paraId="3EF64FB8" w14:textId="77777777" w:rsidR="00924A22" w:rsidRPr="00F80392" w:rsidRDefault="00924A22" w:rsidP="009D08F1">
            <w:pPr>
              <w:rPr>
                <w:rFonts w:ascii="Calibri" w:hAnsi="Calibri"/>
                <w:sz w:val="22"/>
                <w:szCs w:val="22"/>
              </w:rPr>
            </w:pPr>
            <w:r w:rsidRPr="00F80392">
              <w:rPr>
                <w:rFonts w:ascii="Calibri" w:eastAsia="Times New Roman" w:hAnsi="Calibri"/>
                <w:sz w:val="22"/>
                <w:szCs w:val="22"/>
              </w:rPr>
              <w:t>Bedömt tillstånd</w:t>
            </w:r>
          </w:p>
        </w:tc>
      </w:tr>
      <w:tr w:rsidR="00924A22" w:rsidRPr="00F80392" w14:paraId="217FFB46" w14:textId="77777777" w:rsidTr="009D08F1">
        <w:tc>
          <w:tcPr>
            <w:tcW w:w="4112" w:type="dxa"/>
            <w:tcBorders>
              <w:top w:val="single" w:sz="8" w:space="0" w:color="4F81BD"/>
              <w:left w:val="single" w:sz="8" w:space="0" w:color="4F81BD"/>
              <w:bottom w:val="single" w:sz="8" w:space="0" w:color="4F81BD"/>
            </w:tcBorders>
            <w:shd w:val="clear" w:color="auto" w:fill="auto"/>
          </w:tcPr>
          <w:p w14:paraId="2E8D312A" w14:textId="77777777" w:rsidR="00924A22" w:rsidRPr="00F80392" w:rsidRDefault="00924A22" w:rsidP="009D08F1">
            <w:pPr>
              <w:rPr>
                <w:rFonts w:ascii="Calibri" w:hAnsi="Calibri"/>
                <w:b/>
                <w:bCs/>
                <w:sz w:val="22"/>
                <w:szCs w:val="22"/>
              </w:rPr>
            </w:pPr>
            <w:r w:rsidRPr="00F80392">
              <w:rPr>
                <w:rFonts w:ascii="Calibri" w:hAnsi="Calibri"/>
                <w:b/>
                <w:bCs/>
                <w:sz w:val="22"/>
                <w:szCs w:val="22"/>
              </w:rPr>
              <w:t>Bedömt tillstånd.beskrivning</w:t>
            </w:r>
          </w:p>
        </w:tc>
        <w:tc>
          <w:tcPr>
            <w:tcW w:w="4961" w:type="dxa"/>
            <w:tcBorders>
              <w:top w:val="single" w:sz="8" w:space="0" w:color="4F81BD"/>
              <w:bottom w:val="single" w:sz="8" w:space="0" w:color="4F81BD"/>
            </w:tcBorders>
            <w:shd w:val="clear" w:color="auto" w:fill="auto"/>
          </w:tcPr>
          <w:p w14:paraId="79A3F1CB" w14:textId="77777777" w:rsidR="00924A22" w:rsidRPr="00F80392" w:rsidRDefault="00924A22" w:rsidP="009D08F1">
            <w:pPr>
              <w:rPr>
                <w:rFonts w:ascii="Calibri" w:hAnsi="Calibri"/>
                <w:sz w:val="22"/>
                <w:szCs w:val="22"/>
              </w:rPr>
            </w:pPr>
            <w:r w:rsidRPr="00F80392">
              <w:rPr>
                <w:rFonts w:ascii="Calibri" w:eastAsia="Times New Roman" w:hAnsi="Calibri"/>
                <w:sz w:val="22"/>
                <w:szCs w:val="22"/>
              </w:rPr>
              <w:t>Bedömt tillstånd</w:t>
            </w:r>
            <w:r w:rsidRPr="00F80392">
              <w:rPr>
                <w:rFonts w:ascii="Calibri" w:hAnsi="Calibri"/>
                <w:sz w:val="22"/>
                <w:szCs w:val="22"/>
              </w:rPr>
              <w:t>.beskrivning</w:t>
            </w:r>
          </w:p>
        </w:tc>
      </w:tr>
      <w:tr w:rsidR="00924A22" w:rsidRPr="00F80392" w14:paraId="4F3E7A6A" w14:textId="77777777" w:rsidTr="009D08F1">
        <w:tc>
          <w:tcPr>
            <w:tcW w:w="4112" w:type="dxa"/>
            <w:shd w:val="clear" w:color="auto" w:fill="auto"/>
          </w:tcPr>
          <w:p w14:paraId="45D77017" w14:textId="77777777" w:rsidR="00924A22" w:rsidRPr="00F80392" w:rsidRDefault="00924A22" w:rsidP="009D08F1">
            <w:pPr>
              <w:rPr>
                <w:rFonts w:ascii="Calibri" w:hAnsi="Calibri"/>
                <w:b/>
                <w:bCs/>
                <w:sz w:val="22"/>
                <w:szCs w:val="22"/>
              </w:rPr>
            </w:pPr>
            <w:r w:rsidRPr="00F80392">
              <w:rPr>
                <w:rFonts w:ascii="Calibri" w:hAnsi="Calibri"/>
                <w:b/>
                <w:bCs/>
                <w:sz w:val="22"/>
                <w:szCs w:val="22"/>
              </w:rPr>
              <w:t>Enhet</w:t>
            </w:r>
          </w:p>
        </w:tc>
        <w:tc>
          <w:tcPr>
            <w:tcW w:w="4961" w:type="dxa"/>
            <w:shd w:val="clear" w:color="auto" w:fill="auto"/>
          </w:tcPr>
          <w:p w14:paraId="74F3FD04" w14:textId="77777777" w:rsidR="00924A22" w:rsidRPr="00F80392" w:rsidRDefault="00924A22" w:rsidP="009D08F1">
            <w:pPr>
              <w:rPr>
                <w:rFonts w:ascii="Calibri" w:hAnsi="Calibri"/>
                <w:sz w:val="22"/>
                <w:szCs w:val="22"/>
              </w:rPr>
            </w:pPr>
            <w:r w:rsidRPr="00F80392">
              <w:rPr>
                <w:rFonts w:ascii="Calibri" w:hAnsi="Calibri"/>
                <w:sz w:val="22"/>
                <w:szCs w:val="22"/>
              </w:rPr>
              <w:t>Enhet</w:t>
            </w:r>
          </w:p>
        </w:tc>
      </w:tr>
      <w:tr w:rsidR="00924A22" w:rsidRPr="00F80392" w14:paraId="4C6CFC78" w14:textId="77777777" w:rsidTr="009D08F1">
        <w:tc>
          <w:tcPr>
            <w:tcW w:w="4112" w:type="dxa"/>
            <w:tcBorders>
              <w:top w:val="single" w:sz="8" w:space="0" w:color="4F81BD"/>
              <w:left w:val="single" w:sz="8" w:space="0" w:color="4F81BD"/>
              <w:bottom w:val="single" w:sz="8" w:space="0" w:color="4F81BD"/>
            </w:tcBorders>
            <w:shd w:val="clear" w:color="auto" w:fill="auto"/>
          </w:tcPr>
          <w:p w14:paraId="2AEB0701" w14:textId="77777777" w:rsidR="00924A22" w:rsidRPr="00F80392" w:rsidRDefault="00924A22" w:rsidP="009D08F1">
            <w:pPr>
              <w:rPr>
                <w:rFonts w:ascii="Calibri" w:hAnsi="Calibri"/>
                <w:b/>
                <w:bCs/>
                <w:sz w:val="22"/>
                <w:szCs w:val="22"/>
              </w:rPr>
            </w:pPr>
            <w:r w:rsidRPr="00F80392">
              <w:rPr>
                <w:rFonts w:ascii="Calibri" w:hAnsi="Calibri"/>
                <w:b/>
                <w:bCs/>
                <w:sz w:val="22"/>
                <w:szCs w:val="22"/>
              </w:rPr>
              <w:t>Enhet.enhets-id</w:t>
            </w:r>
          </w:p>
        </w:tc>
        <w:tc>
          <w:tcPr>
            <w:tcW w:w="4961" w:type="dxa"/>
            <w:tcBorders>
              <w:top w:val="single" w:sz="8" w:space="0" w:color="4F81BD"/>
              <w:bottom w:val="single" w:sz="8" w:space="0" w:color="4F81BD"/>
            </w:tcBorders>
            <w:shd w:val="clear" w:color="auto" w:fill="auto"/>
          </w:tcPr>
          <w:p w14:paraId="15788AAE" w14:textId="77777777" w:rsidR="00924A22" w:rsidRPr="00F80392" w:rsidRDefault="00924A22" w:rsidP="009D08F1">
            <w:pPr>
              <w:rPr>
                <w:rFonts w:ascii="Calibri" w:hAnsi="Calibri"/>
                <w:sz w:val="22"/>
                <w:szCs w:val="22"/>
              </w:rPr>
            </w:pPr>
            <w:r w:rsidRPr="00F80392">
              <w:rPr>
                <w:rFonts w:ascii="Calibri" w:hAnsi="Calibri"/>
                <w:sz w:val="22"/>
                <w:szCs w:val="22"/>
              </w:rPr>
              <w:t>Enhet.enhets-id</w:t>
            </w:r>
          </w:p>
        </w:tc>
      </w:tr>
      <w:tr w:rsidR="00924A22" w:rsidRPr="00F80392" w14:paraId="59D9FC91" w14:textId="77777777" w:rsidTr="009D08F1">
        <w:tc>
          <w:tcPr>
            <w:tcW w:w="4112" w:type="dxa"/>
            <w:shd w:val="clear" w:color="auto" w:fill="auto"/>
          </w:tcPr>
          <w:p w14:paraId="0C1E5779" w14:textId="77777777" w:rsidR="00924A22" w:rsidRPr="00F80392" w:rsidRDefault="00924A22" w:rsidP="009D08F1">
            <w:pPr>
              <w:rPr>
                <w:rFonts w:ascii="Calibri" w:hAnsi="Calibri"/>
                <w:b/>
                <w:bCs/>
                <w:sz w:val="22"/>
                <w:szCs w:val="22"/>
              </w:rPr>
            </w:pPr>
            <w:r w:rsidRPr="00F80392">
              <w:rPr>
                <w:rFonts w:ascii="Calibri" w:hAnsi="Calibri"/>
                <w:b/>
                <w:bCs/>
                <w:sz w:val="22"/>
                <w:szCs w:val="22"/>
              </w:rPr>
              <w:t>Enhet.enhetsnamn</w:t>
            </w:r>
          </w:p>
        </w:tc>
        <w:tc>
          <w:tcPr>
            <w:tcW w:w="4961" w:type="dxa"/>
            <w:shd w:val="clear" w:color="auto" w:fill="auto"/>
          </w:tcPr>
          <w:p w14:paraId="030E6233" w14:textId="77777777" w:rsidR="00924A22" w:rsidRPr="00F80392" w:rsidRDefault="00924A22" w:rsidP="009D08F1">
            <w:pPr>
              <w:rPr>
                <w:rFonts w:ascii="Calibri" w:hAnsi="Calibri"/>
                <w:sz w:val="22"/>
                <w:szCs w:val="22"/>
              </w:rPr>
            </w:pPr>
            <w:r w:rsidRPr="00F80392">
              <w:rPr>
                <w:rFonts w:ascii="Calibri" w:hAnsi="Calibri"/>
                <w:sz w:val="22"/>
                <w:szCs w:val="22"/>
              </w:rPr>
              <w:t>Enhet.enhetsnamn</w:t>
            </w:r>
          </w:p>
        </w:tc>
      </w:tr>
      <w:tr w:rsidR="00924A22" w:rsidRPr="00F80392" w14:paraId="6948E3F9" w14:textId="77777777" w:rsidTr="009D08F1">
        <w:tc>
          <w:tcPr>
            <w:tcW w:w="4112" w:type="dxa"/>
            <w:tcBorders>
              <w:top w:val="single" w:sz="8" w:space="0" w:color="4F81BD"/>
              <w:left w:val="single" w:sz="8" w:space="0" w:color="4F81BD"/>
              <w:bottom w:val="single" w:sz="8" w:space="0" w:color="4F81BD"/>
            </w:tcBorders>
            <w:shd w:val="clear" w:color="auto" w:fill="auto"/>
          </w:tcPr>
          <w:p w14:paraId="1ABB2FCE" w14:textId="77777777" w:rsidR="00924A22" w:rsidRPr="00F80392" w:rsidRDefault="00924A22" w:rsidP="009D08F1">
            <w:pPr>
              <w:rPr>
                <w:rFonts w:ascii="Calibri" w:hAnsi="Calibri"/>
                <w:b/>
                <w:bCs/>
                <w:sz w:val="22"/>
                <w:szCs w:val="22"/>
              </w:rPr>
            </w:pPr>
            <w:r w:rsidRPr="00F80392">
              <w:rPr>
                <w:rFonts w:ascii="Calibri" w:hAnsi="Calibri"/>
                <w:b/>
                <w:bCs/>
                <w:sz w:val="22"/>
                <w:szCs w:val="22"/>
              </w:rPr>
              <w:t>Enhet.</w:t>
            </w:r>
            <w:r w:rsidRPr="00F80392">
              <w:rPr>
                <w:rFonts w:ascii="Calibri" w:eastAsia="Times New Roman" w:hAnsi="Calibri"/>
                <w:b/>
                <w:bCs/>
                <w:sz w:val="22"/>
                <w:szCs w:val="22"/>
              </w:rPr>
              <w:t>postadress</w:t>
            </w:r>
          </w:p>
        </w:tc>
        <w:tc>
          <w:tcPr>
            <w:tcW w:w="4961" w:type="dxa"/>
            <w:tcBorders>
              <w:top w:val="single" w:sz="8" w:space="0" w:color="4F81BD"/>
              <w:bottom w:val="single" w:sz="8" w:space="0" w:color="4F81BD"/>
            </w:tcBorders>
            <w:shd w:val="clear" w:color="auto" w:fill="auto"/>
          </w:tcPr>
          <w:p w14:paraId="1A25B640" w14:textId="77777777" w:rsidR="00924A22" w:rsidRPr="00F80392" w:rsidRDefault="00924A22" w:rsidP="009D08F1">
            <w:pPr>
              <w:rPr>
                <w:rFonts w:ascii="Calibri" w:hAnsi="Calibri"/>
                <w:sz w:val="22"/>
                <w:szCs w:val="22"/>
              </w:rPr>
            </w:pPr>
            <w:r w:rsidRPr="00F80392">
              <w:rPr>
                <w:rFonts w:ascii="Calibri" w:hAnsi="Calibri"/>
                <w:sz w:val="22"/>
                <w:szCs w:val="22"/>
              </w:rPr>
              <w:t>Saknar motsvarighet i V-TIM 2.</w:t>
            </w:r>
            <w:r>
              <w:rPr>
                <w:rFonts w:ascii="Calibri" w:hAnsi="Calibri"/>
                <w:sz w:val="22"/>
                <w:szCs w:val="22"/>
              </w:rPr>
              <w:t>2</w:t>
            </w:r>
          </w:p>
          <w:p w14:paraId="33CD6282" w14:textId="77777777" w:rsidR="00924A22" w:rsidRPr="00F80392" w:rsidRDefault="00924A22" w:rsidP="009D08F1">
            <w:pPr>
              <w:rPr>
                <w:rFonts w:ascii="Calibri" w:hAnsi="Calibri"/>
                <w:sz w:val="22"/>
                <w:szCs w:val="22"/>
              </w:rPr>
            </w:pPr>
            <w:r w:rsidRPr="00F80392">
              <w:rPr>
                <w:rFonts w:ascii="Calibri" w:eastAsia="Times New Roman" w:hAnsi="Calibri"/>
                <w:sz w:val="22"/>
                <w:szCs w:val="22"/>
              </w:rPr>
              <w:t>Adressuppgifter.postadress i HSA</w:t>
            </w:r>
          </w:p>
        </w:tc>
      </w:tr>
      <w:tr w:rsidR="00924A22" w:rsidRPr="00F80392" w14:paraId="1AB2CFF8" w14:textId="77777777" w:rsidTr="009D08F1">
        <w:tc>
          <w:tcPr>
            <w:tcW w:w="4112" w:type="dxa"/>
            <w:shd w:val="clear" w:color="auto" w:fill="auto"/>
          </w:tcPr>
          <w:p w14:paraId="2C5EC3FD" w14:textId="77777777" w:rsidR="00924A22" w:rsidRPr="00F80392" w:rsidRDefault="00924A22" w:rsidP="009D08F1">
            <w:pPr>
              <w:rPr>
                <w:rFonts w:ascii="Calibri" w:hAnsi="Calibri"/>
                <w:b/>
                <w:bCs/>
                <w:sz w:val="22"/>
                <w:szCs w:val="22"/>
              </w:rPr>
            </w:pPr>
            <w:r w:rsidRPr="00F80392">
              <w:rPr>
                <w:rFonts w:ascii="Calibri" w:hAnsi="Calibri"/>
                <w:b/>
                <w:bCs/>
                <w:sz w:val="22"/>
                <w:szCs w:val="22"/>
              </w:rPr>
              <w:t>Enhet.</w:t>
            </w:r>
            <w:r w:rsidRPr="00F80392">
              <w:rPr>
                <w:rFonts w:ascii="Calibri" w:eastAsia="Times New Roman" w:hAnsi="Calibri"/>
                <w:b/>
                <w:bCs/>
                <w:sz w:val="22"/>
                <w:szCs w:val="22"/>
              </w:rPr>
              <w:t>p</w:t>
            </w:r>
            <w:r w:rsidRPr="00F80392">
              <w:rPr>
                <w:rFonts w:ascii="Calibri" w:hAnsi="Calibri"/>
                <w:b/>
                <w:bCs/>
                <w:sz w:val="22"/>
                <w:szCs w:val="22"/>
              </w:rPr>
              <w:t>ostnummer</w:t>
            </w:r>
          </w:p>
        </w:tc>
        <w:tc>
          <w:tcPr>
            <w:tcW w:w="4961" w:type="dxa"/>
            <w:shd w:val="clear" w:color="auto" w:fill="auto"/>
          </w:tcPr>
          <w:p w14:paraId="4A919667" w14:textId="77777777" w:rsidR="00924A22" w:rsidRPr="00F80392" w:rsidRDefault="00924A22" w:rsidP="009D08F1">
            <w:pPr>
              <w:rPr>
                <w:rFonts w:ascii="Calibri" w:hAnsi="Calibri"/>
                <w:sz w:val="22"/>
                <w:szCs w:val="22"/>
              </w:rPr>
            </w:pPr>
            <w:r w:rsidRPr="00F80392">
              <w:rPr>
                <w:rFonts w:ascii="Calibri" w:hAnsi="Calibri"/>
                <w:sz w:val="22"/>
                <w:szCs w:val="22"/>
              </w:rPr>
              <w:t>Saknar motsvarighet i V-TIM 2.</w:t>
            </w:r>
            <w:r>
              <w:rPr>
                <w:rFonts w:ascii="Calibri" w:hAnsi="Calibri"/>
                <w:sz w:val="22"/>
                <w:szCs w:val="22"/>
              </w:rPr>
              <w:t>2</w:t>
            </w:r>
          </w:p>
          <w:p w14:paraId="4E43D0EC" w14:textId="77777777" w:rsidR="00924A22" w:rsidRPr="00F80392" w:rsidRDefault="00924A22" w:rsidP="009D08F1">
            <w:pPr>
              <w:rPr>
                <w:rFonts w:ascii="Calibri" w:hAnsi="Calibri"/>
                <w:sz w:val="22"/>
                <w:szCs w:val="22"/>
              </w:rPr>
            </w:pPr>
            <w:r w:rsidRPr="00F80392">
              <w:rPr>
                <w:rFonts w:ascii="Calibri" w:eastAsia="Times New Roman" w:hAnsi="Calibri"/>
                <w:sz w:val="22"/>
                <w:szCs w:val="22"/>
              </w:rPr>
              <w:t>Adressuppgif</w:t>
            </w:r>
            <w:r w:rsidRPr="00F80392">
              <w:rPr>
                <w:rFonts w:ascii="Calibri" w:hAnsi="Calibri"/>
                <w:sz w:val="22"/>
                <w:szCs w:val="22"/>
              </w:rPr>
              <w:t>ter.postnr</w:t>
            </w:r>
            <w:r w:rsidRPr="00F80392">
              <w:rPr>
                <w:rFonts w:ascii="Calibri" w:eastAsia="Times New Roman" w:hAnsi="Calibri"/>
                <w:sz w:val="22"/>
                <w:szCs w:val="22"/>
              </w:rPr>
              <w:t xml:space="preserve"> i HSA</w:t>
            </w:r>
          </w:p>
        </w:tc>
      </w:tr>
      <w:tr w:rsidR="00924A22" w:rsidRPr="00F80392" w14:paraId="44D39C09" w14:textId="77777777" w:rsidTr="009D08F1">
        <w:tc>
          <w:tcPr>
            <w:tcW w:w="4112" w:type="dxa"/>
            <w:tcBorders>
              <w:top w:val="single" w:sz="8" w:space="0" w:color="4F81BD"/>
              <w:left w:val="single" w:sz="8" w:space="0" w:color="4F81BD"/>
              <w:bottom w:val="single" w:sz="8" w:space="0" w:color="4F81BD"/>
            </w:tcBorders>
            <w:shd w:val="clear" w:color="auto" w:fill="auto"/>
          </w:tcPr>
          <w:p w14:paraId="58E11597" w14:textId="77777777" w:rsidR="00924A22" w:rsidRPr="00F80392" w:rsidRDefault="00924A22" w:rsidP="009D08F1">
            <w:pPr>
              <w:rPr>
                <w:rFonts w:ascii="Calibri" w:hAnsi="Calibri"/>
                <w:b/>
                <w:bCs/>
                <w:sz w:val="22"/>
                <w:szCs w:val="22"/>
              </w:rPr>
            </w:pPr>
            <w:r w:rsidRPr="00F80392">
              <w:rPr>
                <w:rFonts w:ascii="Calibri" w:hAnsi="Calibri"/>
                <w:b/>
                <w:bCs/>
                <w:sz w:val="22"/>
                <w:szCs w:val="22"/>
              </w:rPr>
              <w:t>Enhet.</w:t>
            </w:r>
            <w:r w:rsidRPr="00F80392">
              <w:rPr>
                <w:rFonts w:ascii="Calibri" w:eastAsia="Times New Roman" w:hAnsi="Calibri"/>
                <w:b/>
                <w:bCs/>
                <w:sz w:val="22"/>
                <w:szCs w:val="22"/>
              </w:rPr>
              <w:t>post</w:t>
            </w:r>
            <w:r w:rsidRPr="00F80392">
              <w:rPr>
                <w:rFonts w:ascii="Calibri" w:hAnsi="Calibri"/>
                <w:b/>
                <w:bCs/>
                <w:sz w:val="22"/>
                <w:szCs w:val="22"/>
              </w:rPr>
              <w:t>ort</w:t>
            </w:r>
          </w:p>
        </w:tc>
        <w:tc>
          <w:tcPr>
            <w:tcW w:w="4961" w:type="dxa"/>
            <w:tcBorders>
              <w:top w:val="single" w:sz="8" w:space="0" w:color="4F81BD"/>
              <w:bottom w:val="single" w:sz="8" w:space="0" w:color="4F81BD"/>
            </w:tcBorders>
            <w:shd w:val="clear" w:color="auto" w:fill="auto"/>
          </w:tcPr>
          <w:p w14:paraId="4E061A0C" w14:textId="77777777" w:rsidR="00924A22" w:rsidRPr="00F80392" w:rsidRDefault="00924A22" w:rsidP="009D08F1">
            <w:pPr>
              <w:rPr>
                <w:rFonts w:ascii="Calibri" w:hAnsi="Calibri"/>
                <w:sz w:val="22"/>
                <w:szCs w:val="22"/>
              </w:rPr>
            </w:pPr>
            <w:r w:rsidRPr="00F80392">
              <w:rPr>
                <w:rFonts w:ascii="Calibri" w:hAnsi="Calibri"/>
                <w:sz w:val="22"/>
                <w:szCs w:val="22"/>
              </w:rPr>
              <w:t>Saknar motsvarighet i V-TIM 2.</w:t>
            </w:r>
            <w:r>
              <w:rPr>
                <w:rFonts w:ascii="Calibri" w:hAnsi="Calibri"/>
                <w:sz w:val="22"/>
                <w:szCs w:val="22"/>
              </w:rPr>
              <w:t>2</w:t>
            </w:r>
          </w:p>
          <w:p w14:paraId="5B22102E" w14:textId="77777777" w:rsidR="00924A22" w:rsidRPr="00F80392" w:rsidRDefault="00924A22" w:rsidP="009D08F1">
            <w:pPr>
              <w:rPr>
                <w:rFonts w:ascii="Calibri" w:hAnsi="Calibri"/>
                <w:sz w:val="22"/>
                <w:szCs w:val="22"/>
              </w:rPr>
            </w:pPr>
            <w:r w:rsidRPr="00F80392">
              <w:rPr>
                <w:rFonts w:ascii="Calibri" w:hAnsi="Calibri"/>
                <w:sz w:val="22"/>
                <w:szCs w:val="22"/>
                <w:highlight w:val="yellow"/>
              </w:rPr>
              <w:t>Attrib</w:t>
            </w:r>
            <w:r w:rsidRPr="00F80392">
              <w:rPr>
                <w:rFonts w:ascii="Calibri" w:eastAsia="Times New Roman" w:hAnsi="Calibri"/>
                <w:sz w:val="22"/>
                <w:szCs w:val="22"/>
                <w:highlight w:val="yellow"/>
              </w:rPr>
              <w:t>utet motsvarar X i HSA</w:t>
            </w:r>
          </w:p>
        </w:tc>
      </w:tr>
      <w:tr w:rsidR="00924A22" w:rsidRPr="00F80392" w14:paraId="689DD93A" w14:textId="77777777" w:rsidTr="009D08F1">
        <w:tc>
          <w:tcPr>
            <w:tcW w:w="4112" w:type="dxa"/>
            <w:shd w:val="clear" w:color="auto" w:fill="auto"/>
          </w:tcPr>
          <w:p w14:paraId="0515F19F" w14:textId="77777777" w:rsidR="00924A22" w:rsidRPr="00F80392" w:rsidRDefault="00924A22" w:rsidP="009D08F1">
            <w:pPr>
              <w:rPr>
                <w:rFonts w:ascii="Calibri" w:hAnsi="Calibri"/>
                <w:b/>
                <w:bCs/>
                <w:sz w:val="22"/>
                <w:szCs w:val="22"/>
              </w:rPr>
            </w:pPr>
            <w:r w:rsidRPr="00F80392">
              <w:rPr>
                <w:rFonts w:ascii="Calibri" w:hAnsi="Calibri"/>
                <w:b/>
                <w:bCs/>
                <w:sz w:val="22"/>
                <w:szCs w:val="22"/>
              </w:rPr>
              <w:t>Enhet.telefonnummer</w:t>
            </w:r>
          </w:p>
        </w:tc>
        <w:tc>
          <w:tcPr>
            <w:tcW w:w="4961" w:type="dxa"/>
            <w:shd w:val="clear" w:color="auto" w:fill="auto"/>
          </w:tcPr>
          <w:p w14:paraId="35E306E7" w14:textId="77777777" w:rsidR="00924A22" w:rsidRPr="00F80392" w:rsidRDefault="00924A22" w:rsidP="009D08F1">
            <w:pPr>
              <w:rPr>
                <w:rFonts w:ascii="Calibri" w:hAnsi="Calibri"/>
                <w:sz w:val="22"/>
                <w:szCs w:val="22"/>
              </w:rPr>
            </w:pPr>
            <w:r w:rsidRPr="00F80392">
              <w:rPr>
                <w:rFonts w:ascii="Calibri" w:hAnsi="Calibri"/>
                <w:sz w:val="22"/>
                <w:szCs w:val="22"/>
              </w:rPr>
              <w:t>Saknar motsvarighet i V-TIM 2.</w:t>
            </w:r>
            <w:r>
              <w:rPr>
                <w:rFonts w:ascii="Calibri" w:hAnsi="Calibri"/>
                <w:sz w:val="22"/>
                <w:szCs w:val="22"/>
              </w:rPr>
              <w:t>2</w:t>
            </w:r>
          </w:p>
          <w:p w14:paraId="618C90DA" w14:textId="77777777" w:rsidR="00924A22" w:rsidRPr="00F80392" w:rsidRDefault="00924A22" w:rsidP="009D08F1">
            <w:pPr>
              <w:rPr>
                <w:rFonts w:ascii="Calibri" w:hAnsi="Calibri"/>
                <w:sz w:val="22"/>
                <w:szCs w:val="22"/>
              </w:rPr>
            </w:pPr>
            <w:r w:rsidRPr="00F80392">
              <w:rPr>
                <w:rFonts w:ascii="Calibri" w:hAnsi="Calibri"/>
                <w:sz w:val="22"/>
                <w:szCs w:val="22"/>
              </w:rPr>
              <w:t>Telefonnummer</w:t>
            </w:r>
            <w:r w:rsidRPr="00F80392">
              <w:rPr>
                <w:rFonts w:ascii="Calibri" w:eastAsia="Times New Roman" w:hAnsi="Calibri"/>
                <w:sz w:val="22"/>
                <w:szCs w:val="22"/>
              </w:rPr>
              <w:t>.</w:t>
            </w:r>
            <w:r w:rsidRPr="00F80392">
              <w:rPr>
                <w:rFonts w:ascii="Calibri" w:hAnsi="Calibri"/>
                <w:sz w:val="22"/>
                <w:szCs w:val="22"/>
              </w:rPr>
              <w:t xml:space="preserve">direktnummer eller Telefonnummer.växeltelefon </w:t>
            </w:r>
            <w:r w:rsidRPr="00F80392">
              <w:rPr>
                <w:rFonts w:ascii="Calibri" w:eastAsia="Times New Roman" w:hAnsi="Calibri"/>
                <w:sz w:val="22"/>
                <w:szCs w:val="22"/>
              </w:rPr>
              <w:t>i HSA</w:t>
            </w:r>
          </w:p>
        </w:tc>
      </w:tr>
      <w:tr w:rsidR="00924A22" w:rsidRPr="00F80392" w14:paraId="6ACDF821" w14:textId="77777777" w:rsidTr="009D08F1">
        <w:tc>
          <w:tcPr>
            <w:tcW w:w="4112" w:type="dxa"/>
            <w:tcBorders>
              <w:top w:val="single" w:sz="8" w:space="0" w:color="4F81BD"/>
              <w:left w:val="single" w:sz="8" w:space="0" w:color="4F81BD"/>
              <w:bottom w:val="single" w:sz="8" w:space="0" w:color="4F81BD"/>
            </w:tcBorders>
            <w:shd w:val="clear" w:color="auto" w:fill="auto"/>
          </w:tcPr>
          <w:p w14:paraId="0AA384B4" w14:textId="77777777" w:rsidR="00924A22" w:rsidRPr="00F80392" w:rsidRDefault="00924A22" w:rsidP="009D08F1">
            <w:pPr>
              <w:rPr>
                <w:rFonts w:ascii="Calibri" w:hAnsi="Calibri"/>
                <w:b/>
                <w:bCs/>
                <w:sz w:val="22"/>
                <w:szCs w:val="22"/>
              </w:rPr>
            </w:pPr>
            <w:r w:rsidRPr="00F80392">
              <w:rPr>
                <w:rFonts w:ascii="Calibri" w:hAnsi="Calibri"/>
                <w:b/>
                <w:bCs/>
                <w:sz w:val="22"/>
                <w:szCs w:val="22"/>
              </w:rPr>
              <w:t>Funktionstillstånd</w:t>
            </w:r>
          </w:p>
        </w:tc>
        <w:tc>
          <w:tcPr>
            <w:tcW w:w="4961" w:type="dxa"/>
            <w:tcBorders>
              <w:top w:val="single" w:sz="8" w:space="0" w:color="4F81BD"/>
              <w:bottom w:val="single" w:sz="8" w:space="0" w:color="4F81BD"/>
            </w:tcBorders>
            <w:shd w:val="clear" w:color="auto" w:fill="auto"/>
          </w:tcPr>
          <w:p w14:paraId="3E269FD1" w14:textId="77777777" w:rsidR="00924A22" w:rsidRPr="00F80392" w:rsidRDefault="00924A22" w:rsidP="009D08F1">
            <w:pPr>
              <w:rPr>
                <w:rFonts w:ascii="Calibri" w:hAnsi="Calibri"/>
                <w:sz w:val="22"/>
                <w:szCs w:val="22"/>
              </w:rPr>
            </w:pPr>
            <w:r w:rsidRPr="00F80392">
              <w:rPr>
                <w:rFonts w:ascii="Calibri" w:hAnsi="Calibri"/>
                <w:sz w:val="22"/>
                <w:szCs w:val="22"/>
              </w:rPr>
              <w:t>Bedömt tillstånd</w:t>
            </w:r>
          </w:p>
        </w:tc>
      </w:tr>
      <w:tr w:rsidR="00924A22" w:rsidRPr="00F80392" w14:paraId="668E0EB8" w14:textId="77777777" w:rsidTr="009D08F1">
        <w:tc>
          <w:tcPr>
            <w:tcW w:w="4112" w:type="dxa"/>
            <w:shd w:val="clear" w:color="auto" w:fill="auto"/>
          </w:tcPr>
          <w:p w14:paraId="7AB4F6B5" w14:textId="77777777" w:rsidR="00924A22" w:rsidRPr="00F80392" w:rsidRDefault="00924A22" w:rsidP="009D08F1">
            <w:pPr>
              <w:rPr>
                <w:rFonts w:ascii="Calibri" w:hAnsi="Calibri"/>
                <w:b/>
                <w:bCs/>
                <w:sz w:val="22"/>
                <w:szCs w:val="22"/>
              </w:rPr>
            </w:pPr>
            <w:r w:rsidRPr="00F80392">
              <w:rPr>
                <w:rFonts w:ascii="Calibri" w:hAnsi="Calibri"/>
                <w:b/>
                <w:bCs/>
                <w:sz w:val="22"/>
                <w:szCs w:val="22"/>
              </w:rPr>
              <w:t>Funktionstillstånd.beskrivning</w:t>
            </w:r>
          </w:p>
        </w:tc>
        <w:tc>
          <w:tcPr>
            <w:tcW w:w="4961" w:type="dxa"/>
            <w:shd w:val="clear" w:color="auto" w:fill="auto"/>
          </w:tcPr>
          <w:p w14:paraId="0B696D2D" w14:textId="77777777" w:rsidR="00924A22" w:rsidRPr="00F80392" w:rsidRDefault="00924A22" w:rsidP="009D08F1">
            <w:pPr>
              <w:rPr>
                <w:rFonts w:ascii="Calibri" w:hAnsi="Calibri"/>
                <w:sz w:val="22"/>
                <w:szCs w:val="22"/>
              </w:rPr>
            </w:pPr>
            <w:r w:rsidRPr="00F80392">
              <w:rPr>
                <w:rFonts w:ascii="Calibri" w:hAnsi="Calibri"/>
                <w:sz w:val="22"/>
                <w:szCs w:val="22"/>
              </w:rPr>
              <w:t>Bedömt tillstånd.beskrivning</w:t>
            </w:r>
          </w:p>
        </w:tc>
      </w:tr>
      <w:tr w:rsidR="00924A22" w:rsidRPr="00F80392" w14:paraId="4AD19457" w14:textId="77777777" w:rsidTr="009D08F1">
        <w:tc>
          <w:tcPr>
            <w:tcW w:w="4112" w:type="dxa"/>
            <w:tcBorders>
              <w:top w:val="single" w:sz="8" w:space="0" w:color="4F81BD"/>
              <w:left w:val="single" w:sz="8" w:space="0" w:color="4F81BD"/>
              <w:bottom w:val="single" w:sz="8" w:space="0" w:color="4F81BD"/>
            </w:tcBorders>
            <w:shd w:val="clear" w:color="auto" w:fill="auto"/>
          </w:tcPr>
          <w:p w14:paraId="72D78B99" w14:textId="77777777" w:rsidR="00924A22" w:rsidRPr="00F80392" w:rsidRDefault="00924A22" w:rsidP="009D08F1">
            <w:pPr>
              <w:rPr>
                <w:rFonts w:ascii="Calibri" w:hAnsi="Calibri"/>
                <w:b/>
                <w:bCs/>
                <w:sz w:val="22"/>
                <w:szCs w:val="22"/>
              </w:rPr>
            </w:pPr>
            <w:r w:rsidRPr="00F80392">
              <w:rPr>
                <w:rFonts w:ascii="Calibri" w:hAnsi="Calibri"/>
                <w:b/>
                <w:bCs/>
                <w:sz w:val="22"/>
                <w:szCs w:val="22"/>
              </w:rPr>
              <w:t>Funktionstillstånd</w:t>
            </w:r>
            <w:r w:rsidRPr="00F80392">
              <w:rPr>
                <w:rFonts w:ascii="Calibri" w:eastAsia="Times New Roman" w:hAnsi="Calibri"/>
                <w:b/>
                <w:bCs/>
                <w:color w:val="auto"/>
                <w:sz w:val="22"/>
                <w:szCs w:val="22"/>
              </w:rPr>
              <w:t>.typ av funktionstillstånd</w:t>
            </w:r>
          </w:p>
        </w:tc>
        <w:tc>
          <w:tcPr>
            <w:tcW w:w="4961" w:type="dxa"/>
            <w:tcBorders>
              <w:top w:val="single" w:sz="8" w:space="0" w:color="4F81BD"/>
              <w:bottom w:val="single" w:sz="8" w:space="0" w:color="4F81BD"/>
            </w:tcBorders>
            <w:shd w:val="clear" w:color="auto" w:fill="auto"/>
          </w:tcPr>
          <w:p w14:paraId="521355DB" w14:textId="77777777" w:rsidR="00924A22" w:rsidRPr="00F80392" w:rsidRDefault="00924A22" w:rsidP="009D08F1">
            <w:pPr>
              <w:rPr>
                <w:rFonts w:ascii="Calibri" w:hAnsi="Calibri"/>
                <w:sz w:val="22"/>
                <w:szCs w:val="22"/>
              </w:rPr>
            </w:pPr>
            <w:r w:rsidRPr="00F80392">
              <w:rPr>
                <w:rFonts w:ascii="Calibri" w:eastAsia="Times New Roman" w:hAnsi="Calibri"/>
                <w:color w:val="auto"/>
                <w:sz w:val="22"/>
                <w:szCs w:val="22"/>
              </w:rPr>
              <w:t>Ingår i Bedömt tillstånd.specifikation av det bedömda tillståndet</w:t>
            </w:r>
          </w:p>
        </w:tc>
      </w:tr>
      <w:tr w:rsidR="00924A22" w:rsidRPr="00F80392" w14:paraId="133E2516" w14:textId="77777777" w:rsidTr="009D08F1">
        <w:tc>
          <w:tcPr>
            <w:tcW w:w="4112" w:type="dxa"/>
            <w:shd w:val="clear" w:color="auto" w:fill="auto"/>
          </w:tcPr>
          <w:p w14:paraId="6534A904" w14:textId="77777777" w:rsidR="00924A22" w:rsidRPr="00F80392" w:rsidRDefault="00924A22" w:rsidP="009D08F1">
            <w:pPr>
              <w:rPr>
                <w:rFonts w:ascii="Calibri" w:hAnsi="Calibri"/>
                <w:b/>
                <w:bCs/>
                <w:sz w:val="22"/>
                <w:szCs w:val="22"/>
              </w:rPr>
            </w:pPr>
            <w:bookmarkStart w:id="59" w:name="_Toc182360194"/>
            <w:bookmarkStart w:id="60" w:name="_Toc182360354"/>
            <w:bookmarkStart w:id="61" w:name="_Toc182362280"/>
            <w:bookmarkStart w:id="62" w:name="_Toc185645925"/>
            <w:bookmarkStart w:id="63" w:name="_Toc341085387"/>
            <w:r w:rsidRPr="00F80392">
              <w:rPr>
                <w:rFonts w:ascii="Calibri" w:hAnsi="Calibri"/>
                <w:b/>
                <w:bCs/>
                <w:sz w:val="22"/>
                <w:szCs w:val="22"/>
              </w:rPr>
              <w:t>HoS-Personal</w:t>
            </w:r>
            <w:bookmarkEnd w:id="59"/>
            <w:bookmarkEnd w:id="60"/>
            <w:bookmarkEnd w:id="61"/>
            <w:bookmarkEnd w:id="62"/>
            <w:bookmarkEnd w:id="63"/>
          </w:p>
        </w:tc>
        <w:tc>
          <w:tcPr>
            <w:tcW w:w="4961" w:type="dxa"/>
            <w:shd w:val="clear" w:color="auto" w:fill="auto"/>
          </w:tcPr>
          <w:p w14:paraId="3044EF5F" w14:textId="77777777" w:rsidR="00924A22" w:rsidRPr="00F80392" w:rsidRDefault="00924A22" w:rsidP="009D08F1">
            <w:pPr>
              <w:rPr>
                <w:rFonts w:ascii="Calibri" w:hAnsi="Calibri"/>
                <w:sz w:val="22"/>
                <w:szCs w:val="22"/>
              </w:rPr>
            </w:pPr>
            <w:r w:rsidRPr="00F80392">
              <w:rPr>
                <w:rFonts w:ascii="Calibri" w:hAnsi="Calibri"/>
                <w:sz w:val="22"/>
                <w:szCs w:val="22"/>
              </w:rPr>
              <w:t xml:space="preserve">Personal i V-TIM 2.0. </w:t>
            </w:r>
          </w:p>
          <w:p w14:paraId="5F9FDF15" w14:textId="77777777" w:rsidR="00924A22" w:rsidRPr="00F80392" w:rsidRDefault="00924A22" w:rsidP="009D08F1">
            <w:pPr>
              <w:rPr>
                <w:rFonts w:ascii="Calibri" w:eastAsia="Times New Roman" w:hAnsi="Calibri"/>
                <w:color w:val="auto"/>
                <w:sz w:val="22"/>
                <w:szCs w:val="22"/>
              </w:rPr>
            </w:pPr>
            <w:r w:rsidRPr="00F80392">
              <w:rPr>
                <w:rFonts w:ascii="Calibri" w:hAnsi="Calibri"/>
                <w:sz w:val="22"/>
                <w:szCs w:val="22"/>
              </w:rPr>
              <w:t>Person i HSA</w:t>
            </w:r>
          </w:p>
        </w:tc>
      </w:tr>
      <w:tr w:rsidR="00924A22" w:rsidRPr="00F80392" w14:paraId="0A37474C" w14:textId="77777777" w:rsidTr="009D08F1">
        <w:tc>
          <w:tcPr>
            <w:tcW w:w="4112" w:type="dxa"/>
            <w:tcBorders>
              <w:top w:val="single" w:sz="8" w:space="0" w:color="4F81BD"/>
              <w:left w:val="single" w:sz="8" w:space="0" w:color="4F81BD"/>
              <w:bottom w:val="single" w:sz="8" w:space="0" w:color="4F81BD"/>
            </w:tcBorders>
            <w:shd w:val="clear" w:color="auto" w:fill="auto"/>
          </w:tcPr>
          <w:p w14:paraId="52218B84" w14:textId="77777777" w:rsidR="00924A22" w:rsidRPr="00F80392" w:rsidRDefault="00924A22" w:rsidP="009D08F1">
            <w:pPr>
              <w:rPr>
                <w:rFonts w:ascii="Calibri" w:hAnsi="Calibri"/>
                <w:b/>
                <w:bCs/>
                <w:sz w:val="22"/>
                <w:szCs w:val="22"/>
              </w:rPr>
            </w:pPr>
            <w:r w:rsidRPr="00F80392">
              <w:rPr>
                <w:rFonts w:ascii="Calibri" w:hAnsi="Calibri"/>
                <w:b/>
                <w:bCs/>
                <w:sz w:val="22"/>
                <w:szCs w:val="22"/>
              </w:rPr>
              <w:t>HoS-Personal</w:t>
            </w:r>
            <w:r w:rsidRPr="00F80392">
              <w:rPr>
                <w:rFonts w:ascii="Calibri" w:eastAsia="Times New Roman" w:hAnsi="Calibri"/>
                <w:b/>
                <w:bCs/>
                <w:color w:val="auto"/>
                <w:sz w:val="22"/>
                <w:szCs w:val="22"/>
              </w:rPr>
              <w:t>.personal-id</w:t>
            </w:r>
          </w:p>
        </w:tc>
        <w:tc>
          <w:tcPr>
            <w:tcW w:w="4961" w:type="dxa"/>
            <w:tcBorders>
              <w:top w:val="single" w:sz="8" w:space="0" w:color="4F81BD"/>
              <w:bottom w:val="single" w:sz="8" w:space="0" w:color="4F81BD"/>
            </w:tcBorders>
            <w:shd w:val="clear" w:color="auto" w:fill="auto"/>
          </w:tcPr>
          <w:p w14:paraId="6BF22E94" w14:textId="77777777" w:rsidR="00924A22" w:rsidRPr="00F80392" w:rsidRDefault="00924A22" w:rsidP="009D08F1">
            <w:pPr>
              <w:rPr>
                <w:rFonts w:ascii="Calibri" w:eastAsia="Times New Roman" w:hAnsi="Calibri"/>
                <w:color w:val="auto"/>
                <w:sz w:val="22"/>
                <w:szCs w:val="22"/>
              </w:rPr>
            </w:pPr>
            <w:r w:rsidRPr="00F80392">
              <w:rPr>
                <w:rFonts w:ascii="Calibri" w:eastAsia="Times New Roman" w:hAnsi="Calibri"/>
                <w:color w:val="auto"/>
                <w:sz w:val="22"/>
                <w:szCs w:val="22"/>
              </w:rPr>
              <w:t>Personal.personal-id i V-TIM 2.0.</w:t>
            </w:r>
          </w:p>
          <w:p w14:paraId="44F1C59F" w14:textId="77777777" w:rsidR="00924A22" w:rsidRPr="00F80392" w:rsidRDefault="00924A22" w:rsidP="009D08F1">
            <w:pPr>
              <w:rPr>
                <w:rFonts w:ascii="Calibri" w:eastAsia="Times New Roman" w:hAnsi="Calibri"/>
                <w:color w:val="auto"/>
                <w:sz w:val="22"/>
                <w:szCs w:val="22"/>
              </w:rPr>
            </w:pPr>
            <w:r w:rsidRPr="00F80392">
              <w:rPr>
                <w:rFonts w:ascii="Calibri" w:eastAsia="Times New Roman" w:hAnsi="Calibri"/>
                <w:color w:val="auto"/>
                <w:sz w:val="22"/>
                <w:szCs w:val="22"/>
              </w:rPr>
              <w:t>Person.HSA-id i HSA</w:t>
            </w:r>
          </w:p>
        </w:tc>
      </w:tr>
      <w:tr w:rsidR="00924A22" w:rsidRPr="00F80392" w14:paraId="42BFF73A" w14:textId="77777777" w:rsidTr="009D08F1">
        <w:tc>
          <w:tcPr>
            <w:tcW w:w="4112" w:type="dxa"/>
            <w:shd w:val="clear" w:color="auto" w:fill="auto"/>
          </w:tcPr>
          <w:p w14:paraId="05B6DC9F" w14:textId="77777777" w:rsidR="00924A22" w:rsidRPr="00F80392" w:rsidRDefault="00924A22" w:rsidP="009D08F1">
            <w:pPr>
              <w:rPr>
                <w:rFonts w:ascii="Calibri" w:hAnsi="Calibri"/>
                <w:b/>
                <w:bCs/>
                <w:sz w:val="22"/>
                <w:szCs w:val="22"/>
              </w:rPr>
            </w:pPr>
            <w:r w:rsidRPr="00F80392">
              <w:rPr>
                <w:rFonts w:ascii="Calibri" w:hAnsi="Calibri"/>
                <w:b/>
                <w:bCs/>
                <w:sz w:val="22"/>
                <w:szCs w:val="22"/>
              </w:rPr>
              <w:t>HoS-Personal.</w:t>
            </w:r>
            <w:r w:rsidRPr="00F80392">
              <w:rPr>
                <w:rFonts w:ascii="Calibri" w:eastAsia="Times New Roman" w:hAnsi="Calibri"/>
                <w:b/>
                <w:bCs/>
                <w:color w:val="auto"/>
                <w:sz w:val="22"/>
                <w:szCs w:val="22"/>
              </w:rPr>
              <w:t xml:space="preserve"> fullständigt namn</w:t>
            </w:r>
          </w:p>
        </w:tc>
        <w:tc>
          <w:tcPr>
            <w:tcW w:w="4961" w:type="dxa"/>
            <w:shd w:val="clear" w:color="auto" w:fill="auto"/>
          </w:tcPr>
          <w:p w14:paraId="533A611B" w14:textId="77777777" w:rsidR="00924A22" w:rsidRPr="00F80392" w:rsidRDefault="00924A22" w:rsidP="009D08F1">
            <w:pPr>
              <w:rPr>
                <w:rFonts w:ascii="Calibri" w:eastAsia="Times New Roman" w:hAnsi="Calibri"/>
                <w:color w:val="auto"/>
                <w:sz w:val="22"/>
                <w:szCs w:val="22"/>
              </w:rPr>
            </w:pPr>
            <w:r w:rsidRPr="00F80392">
              <w:rPr>
                <w:rFonts w:ascii="Calibri" w:hAnsi="Calibri"/>
                <w:sz w:val="22"/>
                <w:szCs w:val="22"/>
              </w:rPr>
              <w:t>Personal.</w:t>
            </w:r>
            <w:r w:rsidRPr="00F80392">
              <w:rPr>
                <w:rFonts w:ascii="Calibri" w:eastAsia="Times New Roman" w:hAnsi="Calibri"/>
                <w:color w:val="auto"/>
                <w:sz w:val="22"/>
                <w:szCs w:val="22"/>
              </w:rPr>
              <w:t xml:space="preserve">fullständigt namn i V-TIM 2.0. </w:t>
            </w:r>
          </w:p>
          <w:p w14:paraId="01AC1C22" w14:textId="77777777" w:rsidR="00924A22" w:rsidRPr="00F80392" w:rsidRDefault="00924A22" w:rsidP="009D08F1">
            <w:pPr>
              <w:rPr>
                <w:rFonts w:ascii="Calibri" w:eastAsia="Times New Roman" w:hAnsi="Calibri"/>
                <w:color w:val="auto"/>
                <w:sz w:val="22"/>
                <w:szCs w:val="22"/>
              </w:rPr>
            </w:pPr>
            <w:r w:rsidRPr="00F80392">
              <w:rPr>
                <w:rFonts w:ascii="Calibri" w:eastAsia="Times New Roman" w:hAnsi="Calibri"/>
                <w:color w:val="auto"/>
                <w:sz w:val="22"/>
                <w:szCs w:val="22"/>
              </w:rPr>
              <w:t>Person.fullständigt namn i HSA.</w:t>
            </w:r>
          </w:p>
        </w:tc>
      </w:tr>
      <w:tr w:rsidR="00924A22" w:rsidRPr="00F80392" w14:paraId="3A56A96B" w14:textId="77777777" w:rsidTr="009D08F1">
        <w:tc>
          <w:tcPr>
            <w:tcW w:w="4112" w:type="dxa"/>
            <w:tcBorders>
              <w:top w:val="single" w:sz="8" w:space="0" w:color="4F81BD"/>
              <w:left w:val="single" w:sz="8" w:space="0" w:color="4F81BD"/>
              <w:bottom w:val="single" w:sz="8" w:space="0" w:color="4F81BD"/>
            </w:tcBorders>
            <w:shd w:val="clear" w:color="auto" w:fill="auto"/>
          </w:tcPr>
          <w:p w14:paraId="597C52B9" w14:textId="77777777" w:rsidR="00924A22" w:rsidRPr="00F80392" w:rsidRDefault="00924A22" w:rsidP="009D08F1">
            <w:pPr>
              <w:rPr>
                <w:rFonts w:ascii="Calibri" w:hAnsi="Calibri"/>
                <w:b/>
                <w:bCs/>
                <w:sz w:val="22"/>
                <w:szCs w:val="22"/>
              </w:rPr>
            </w:pPr>
            <w:bookmarkStart w:id="64" w:name="_Toc341085388"/>
            <w:r w:rsidRPr="00F80392">
              <w:rPr>
                <w:rFonts w:ascii="Calibri" w:hAnsi="Calibri"/>
                <w:b/>
                <w:bCs/>
                <w:sz w:val="22"/>
                <w:szCs w:val="22"/>
              </w:rPr>
              <w:t>Läkarutlåtande</w:t>
            </w:r>
            <w:bookmarkEnd w:id="64"/>
          </w:p>
        </w:tc>
        <w:tc>
          <w:tcPr>
            <w:tcW w:w="4961" w:type="dxa"/>
            <w:tcBorders>
              <w:top w:val="single" w:sz="8" w:space="0" w:color="4F81BD"/>
              <w:bottom w:val="single" w:sz="8" w:space="0" w:color="4F81BD"/>
            </w:tcBorders>
            <w:shd w:val="clear" w:color="auto" w:fill="auto"/>
          </w:tcPr>
          <w:p w14:paraId="117E6E35" w14:textId="77777777" w:rsidR="00924A22" w:rsidRPr="00F80392" w:rsidRDefault="00924A22" w:rsidP="009D08F1">
            <w:pPr>
              <w:rPr>
                <w:rFonts w:ascii="Calibri" w:eastAsia="Times New Roman" w:hAnsi="Calibri"/>
                <w:color w:val="auto"/>
                <w:sz w:val="22"/>
                <w:szCs w:val="22"/>
              </w:rPr>
            </w:pPr>
            <w:r w:rsidRPr="00F80392">
              <w:rPr>
                <w:rFonts w:ascii="Calibri" w:hAnsi="Calibri"/>
                <w:sz w:val="22"/>
                <w:szCs w:val="22"/>
              </w:rPr>
              <w:t>Framställan</w:t>
            </w:r>
          </w:p>
        </w:tc>
      </w:tr>
      <w:tr w:rsidR="00924A22" w:rsidRPr="00F80392" w14:paraId="754EC0FE" w14:textId="77777777" w:rsidTr="009D08F1">
        <w:tc>
          <w:tcPr>
            <w:tcW w:w="4112" w:type="dxa"/>
            <w:shd w:val="clear" w:color="auto" w:fill="auto"/>
          </w:tcPr>
          <w:p w14:paraId="29AE3042" w14:textId="77777777" w:rsidR="00924A22" w:rsidRPr="00F80392" w:rsidRDefault="00924A22" w:rsidP="009D08F1">
            <w:pPr>
              <w:rPr>
                <w:rFonts w:ascii="Calibri" w:hAnsi="Calibri"/>
                <w:b/>
                <w:bCs/>
                <w:sz w:val="22"/>
                <w:szCs w:val="22"/>
              </w:rPr>
            </w:pPr>
            <w:r w:rsidRPr="00F80392">
              <w:rPr>
                <w:rFonts w:ascii="Calibri" w:hAnsi="Calibri"/>
                <w:b/>
                <w:bCs/>
                <w:sz w:val="22"/>
                <w:szCs w:val="22"/>
              </w:rPr>
              <w:t>Läkarutlåtande.</w:t>
            </w:r>
            <w:r w:rsidRPr="00F80392">
              <w:rPr>
                <w:rFonts w:ascii="Calibri" w:eastAsia="Times New Roman" w:hAnsi="Calibri"/>
                <w:b/>
                <w:bCs/>
                <w:color w:val="auto"/>
                <w:sz w:val="22"/>
                <w:szCs w:val="22"/>
              </w:rPr>
              <w:t>läkarutlåtande-id</w:t>
            </w:r>
          </w:p>
        </w:tc>
        <w:tc>
          <w:tcPr>
            <w:tcW w:w="4961" w:type="dxa"/>
            <w:shd w:val="clear" w:color="auto" w:fill="auto"/>
          </w:tcPr>
          <w:p w14:paraId="1A7E2B45" w14:textId="77777777" w:rsidR="00924A22" w:rsidRPr="00F80392" w:rsidRDefault="00924A22" w:rsidP="009D08F1">
            <w:pPr>
              <w:rPr>
                <w:rFonts w:ascii="Calibri" w:eastAsia="Times New Roman" w:hAnsi="Calibri"/>
                <w:color w:val="auto"/>
                <w:sz w:val="22"/>
                <w:szCs w:val="22"/>
              </w:rPr>
            </w:pPr>
            <w:r w:rsidRPr="00F80392">
              <w:rPr>
                <w:rFonts w:ascii="Calibri" w:eastAsia="Times New Roman" w:hAnsi="Calibri"/>
                <w:color w:val="auto"/>
                <w:sz w:val="22"/>
                <w:szCs w:val="22"/>
              </w:rPr>
              <w:t>Framställan.framställarens analysobjekts-id</w:t>
            </w:r>
          </w:p>
        </w:tc>
      </w:tr>
      <w:tr w:rsidR="00924A22" w:rsidRPr="00F80392" w14:paraId="5F0D12A6" w14:textId="77777777" w:rsidTr="009D08F1">
        <w:tc>
          <w:tcPr>
            <w:tcW w:w="4112" w:type="dxa"/>
            <w:tcBorders>
              <w:top w:val="single" w:sz="8" w:space="0" w:color="4F81BD"/>
              <w:left w:val="single" w:sz="8" w:space="0" w:color="4F81BD"/>
              <w:bottom w:val="single" w:sz="8" w:space="0" w:color="4F81BD"/>
            </w:tcBorders>
            <w:shd w:val="clear" w:color="auto" w:fill="auto"/>
          </w:tcPr>
          <w:p w14:paraId="694EC2B0" w14:textId="77777777" w:rsidR="00924A22" w:rsidRPr="00F80392" w:rsidRDefault="00924A22" w:rsidP="009D08F1">
            <w:pPr>
              <w:rPr>
                <w:rFonts w:ascii="Calibri" w:hAnsi="Calibri"/>
                <w:b/>
                <w:bCs/>
                <w:sz w:val="22"/>
                <w:szCs w:val="22"/>
              </w:rPr>
            </w:pPr>
            <w:r w:rsidRPr="00F80392">
              <w:rPr>
                <w:rFonts w:ascii="Calibri" w:hAnsi="Calibri"/>
                <w:b/>
                <w:bCs/>
                <w:sz w:val="22"/>
                <w:szCs w:val="22"/>
              </w:rPr>
              <w:t>Läkarutlåtande.</w:t>
            </w:r>
            <w:r w:rsidRPr="00F80392">
              <w:rPr>
                <w:rFonts w:ascii="Calibri" w:eastAsia="Times New Roman" w:hAnsi="Calibri"/>
                <w:b/>
                <w:bCs/>
                <w:color w:val="auto"/>
                <w:sz w:val="22"/>
                <w:szCs w:val="22"/>
              </w:rPr>
              <w:t>typ av utlåtande</w:t>
            </w:r>
          </w:p>
        </w:tc>
        <w:tc>
          <w:tcPr>
            <w:tcW w:w="4961" w:type="dxa"/>
            <w:tcBorders>
              <w:top w:val="single" w:sz="8" w:space="0" w:color="4F81BD"/>
              <w:bottom w:val="single" w:sz="8" w:space="0" w:color="4F81BD"/>
            </w:tcBorders>
            <w:shd w:val="clear" w:color="auto" w:fill="auto"/>
          </w:tcPr>
          <w:p w14:paraId="0D8FC1DE" w14:textId="77777777" w:rsidR="00924A22" w:rsidRPr="00F80392" w:rsidRDefault="00924A22" w:rsidP="009D08F1">
            <w:pPr>
              <w:rPr>
                <w:rFonts w:ascii="Calibri" w:eastAsia="Times New Roman" w:hAnsi="Calibri"/>
                <w:color w:val="auto"/>
                <w:sz w:val="22"/>
                <w:szCs w:val="22"/>
              </w:rPr>
            </w:pPr>
            <w:r w:rsidRPr="00F80392">
              <w:rPr>
                <w:rFonts w:ascii="Calibri" w:eastAsia="Times New Roman" w:hAnsi="Calibri"/>
                <w:color w:val="auto"/>
                <w:sz w:val="22"/>
                <w:szCs w:val="22"/>
              </w:rPr>
              <w:t>Framställan.framställan typ</w:t>
            </w:r>
          </w:p>
        </w:tc>
      </w:tr>
      <w:tr w:rsidR="00924A22" w:rsidRPr="00F80392" w14:paraId="66794E88" w14:textId="77777777" w:rsidTr="009D08F1">
        <w:tc>
          <w:tcPr>
            <w:tcW w:w="4112" w:type="dxa"/>
            <w:shd w:val="clear" w:color="auto" w:fill="auto"/>
          </w:tcPr>
          <w:p w14:paraId="13916291" w14:textId="77777777" w:rsidR="00924A22" w:rsidRPr="00F80392" w:rsidRDefault="00924A22" w:rsidP="009D08F1">
            <w:pPr>
              <w:rPr>
                <w:rFonts w:ascii="Calibri" w:hAnsi="Calibri"/>
                <w:b/>
                <w:bCs/>
                <w:sz w:val="22"/>
                <w:szCs w:val="22"/>
              </w:rPr>
            </w:pPr>
            <w:r w:rsidRPr="00F80392">
              <w:rPr>
                <w:rFonts w:ascii="Calibri" w:hAnsi="Calibri"/>
                <w:b/>
                <w:bCs/>
                <w:sz w:val="22"/>
                <w:szCs w:val="22"/>
              </w:rPr>
              <w:t>Läkarutlåtande.</w:t>
            </w:r>
            <w:r w:rsidRPr="00F80392">
              <w:rPr>
                <w:rFonts w:ascii="Calibri" w:eastAsia="Times New Roman" w:hAnsi="Calibri"/>
                <w:b/>
                <w:bCs/>
                <w:color w:val="auto"/>
                <w:sz w:val="22"/>
                <w:szCs w:val="22"/>
              </w:rPr>
              <w:t>kommentar</w:t>
            </w:r>
          </w:p>
        </w:tc>
        <w:tc>
          <w:tcPr>
            <w:tcW w:w="4961" w:type="dxa"/>
            <w:shd w:val="clear" w:color="auto" w:fill="auto"/>
          </w:tcPr>
          <w:p w14:paraId="4B7F1C9B" w14:textId="77777777" w:rsidR="00924A22" w:rsidRPr="00F80392" w:rsidRDefault="00924A22" w:rsidP="009D08F1">
            <w:pPr>
              <w:rPr>
                <w:rFonts w:ascii="Calibri" w:eastAsia="Times New Roman" w:hAnsi="Calibri"/>
                <w:color w:val="auto"/>
                <w:sz w:val="22"/>
                <w:szCs w:val="22"/>
              </w:rPr>
            </w:pPr>
            <w:r w:rsidRPr="00F80392">
              <w:rPr>
                <w:rFonts w:ascii="Calibri" w:hAnsi="Calibri"/>
                <w:sz w:val="22"/>
                <w:szCs w:val="22"/>
              </w:rPr>
              <w:t>Framställan</w:t>
            </w:r>
            <w:r>
              <w:rPr>
                <w:rFonts w:ascii="Calibri" w:hAnsi="Calibri"/>
                <w:sz w:val="22"/>
                <w:szCs w:val="22"/>
              </w:rPr>
              <w:t>.kommentar i V-TIM 2.2</w:t>
            </w:r>
          </w:p>
        </w:tc>
      </w:tr>
      <w:tr w:rsidR="00924A22" w:rsidRPr="00F80392" w14:paraId="31375346" w14:textId="77777777" w:rsidTr="009D08F1">
        <w:tc>
          <w:tcPr>
            <w:tcW w:w="4112" w:type="dxa"/>
            <w:tcBorders>
              <w:top w:val="single" w:sz="8" w:space="0" w:color="4F81BD"/>
              <w:left w:val="single" w:sz="8" w:space="0" w:color="4F81BD"/>
              <w:bottom w:val="single" w:sz="8" w:space="0" w:color="4F81BD"/>
            </w:tcBorders>
            <w:shd w:val="clear" w:color="auto" w:fill="auto"/>
          </w:tcPr>
          <w:p w14:paraId="56C6AAA5" w14:textId="77777777" w:rsidR="00924A22" w:rsidRPr="00F80392" w:rsidRDefault="00924A22" w:rsidP="009D08F1">
            <w:pPr>
              <w:rPr>
                <w:rFonts w:ascii="Calibri" w:hAnsi="Calibri"/>
                <w:b/>
                <w:bCs/>
                <w:sz w:val="22"/>
                <w:szCs w:val="22"/>
              </w:rPr>
            </w:pPr>
            <w:r w:rsidRPr="00F80392">
              <w:rPr>
                <w:rFonts w:ascii="Calibri" w:hAnsi="Calibri"/>
                <w:b/>
                <w:bCs/>
                <w:sz w:val="22"/>
                <w:szCs w:val="22"/>
              </w:rPr>
              <w:t>Läkarutlåtande.</w:t>
            </w:r>
            <w:r w:rsidRPr="00F80392">
              <w:rPr>
                <w:rFonts w:ascii="Calibri" w:eastAsia="Times New Roman" w:hAnsi="Calibri"/>
                <w:b/>
                <w:bCs/>
                <w:color w:val="auto"/>
                <w:sz w:val="22"/>
                <w:szCs w:val="22"/>
              </w:rPr>
              <w:t>signeringsdatum</w:t>
            </w:r>
          </w:p>
        </w:tc>
        <w:tc>
          <w:tcPr>
            <w:tcW w:w="4961" w:type="dxa"/>
            <w:tcBorders>
              <w:top w:val="single" w:sz="8" w:space="0" w:color="4F81BD"/>
              <w:bottom w:val="single" w:sz="8" w:space="0" w:color="4F81BD"/>
            </w:tcBorders>
            <w:shd w:val="clear" w:color="auto" w:fill="auto"/>
          </w:tcPr>
          <w:p w14:paraId="1E8D63B8" w14:textId="77777777" w:rsidR="00924A22" w:rsidRPr="00F80392" w:rsidRDefault="00924A22" w:rsidP="009D08F1">
            <w:pPr>
              <w:rPr>
                <w:rFonts w:ascii="Calibri" w:eastAsia="Times New Roman" w:hAnsi="Calibri"/>
                <w:color w:val="auto"/>
                <w:sz w:val="22"/>
                <w:szCs w:val="22"/>
              </w:rPr>
            </w:pPr>
            <w:r w:rsidRPr="00F80392">
              <w:rPr>
                <w:rFonts w:ascii="Calibri" w:hAnsi="Calibri"/>
                <w:sz w:val="22"/>
                <w:szCs w:val="22"/>
              </w:rPr>
              <w:t>Sakn</w:t>
            </w:r>
            <w:r>
              <w:rPr>
                <w:rFonts w:ascii="Calibri" w:hAnsi="Calibri"/>
                <w:sz w:val="22"/>
                <w:szCs w:val="22"/>
              </w:rPr>
              <w:t>ar motsvarighet i V-TIM 2.2</w:t>
            </w:r>
          </w:p>
        </w:tc>
      </w:tr>
      <w:tr w:rsidR="00924A22" w:rsidRPr="00F80392" w14:paraId="1D17499D" w14:textId="77777777" w:rsidTr="009D08F1">
        <w:tc>
          <w:tcPr>
            <w:tcW w:w="4112" w:type="dxa"/>
            <w:shd w:val="clear" w:color="auto" w:fill="auto"/>
          </w:tcPr>
          <w:p w14:paraId="32827E92" w14:textId="77777777" w:rsidR="00924A22" w:rsidRPr="00F80392" w:rsidRDefault="00924A22" w:rsidP="009D08F1">
            <w:pPr>
              <w:rPr>
                <w:rFonts w:ascii="Calibri" w:hAnsi="Calibri"/>
                <w:b/>
                <w:bCs/>
                <w:sz w:val="22"/>
                <w:szCs w:val="22"/>
              </w:rPr>
            </w:pPr>
            <w:bookmarkStart w:id="65" w:name="_Toc341085389"/>
            <w:r w:rsidRPr="00F80392">
              <w:rPr>
                <w:rFonts w:ascii="Calibri" w:hAnsi="Calibri"/>
                <w:b/>
                <w:bCs/>
                <w:sz w:val="22"/>
                <w:szCs w:val="22"/>
              </w:rPr>
              <w:t>Medicinskt tillstånd</w:t>
            </w:r>
            <w:bookmarkEnd w:id="65"/>
          </w:p>
        </w:tc>
        <w:tc>
          <w:tcPr>
            <w:tcW w:w="4961" w:type="dxa"/>
            <w:shd w:val="clear" w:color="auto" w:fill="auto"/>
          </w:tcPr>
          <w:p w14:paraId="533E6E38" w14:textId="77777777" w:rsidR="00924A22" w:rsidRPr="00F80392" w:rsidRDefault="00924A22" w:rsidP="009D08F1">
            <w:pPr>
              <w:rPr>
                <w:rFonts w:ascii="Calibri" w:eastAsia="Times New Roman" w:hAnsi="Calibri"/>
                <w:color w:val="auto"/>
                <w:sz w:val="22"/>
                <w:szCs w:val="22"/>
              </w:rPr>
            </w:pPr>
            <w:r w:rsidRPr="00F80392">
              <w:rPr>
                <w:rFonts w:ascii="Calibri" w:hAnsi="Calibri"/>
                <w:sz w:val="22"/>
                <w:szCs w:val="22"/>
              </w:rPr>
              <w:t>Bedömt tillstånd</w:t>
            </w:r>
          </w:p>
        </w:tc>
      </w:tr>
      <w:tr w:rsidR="00924A22" w:rsidRPr="00F80392" w14:paraId="6E649282" w14:textId="77777777" w:rsidTr="009D08F1">
        <w:tc>
          <w:tcPr>
            <w:tcW w:w="4112" w:type="dxa"/>
            <w:tcBorders>
              <w:top w:val="single" w:sz="8" w:space="0" w:color="4F81BD"/>
              <w:left w:val="single" w:sz="8" w:space="0" w:color="4F81BD"/>
              <w:bottom w:val="single" w:sz="8" w:space="0" w:color="4F81BD"/>
            </w:tcBorders>
            <w:shd w:val="clear" w:color="auto" w:fill="auto"/>
          </w:tcPr>
          <w:p w14:paraId="216FDBC3" w14:textId="77777777" w:rsidR="00924A22" w:rsidRPr="00F80392" w:rsidRDefault="00924A22" w:rsidP="009D08F1">
            <w:pPr>
              <w:rPr>
                <w:rFonts w:ascii="Calibri" w:hAnsi="Calibri"/>
                <w:b/>
                <w:bCs/>
                <w:sz w:val="22"/>
                <w:szCs w:val="22"/>
              </w:rPr>
            </w:pPr>
            <w:r w:rsidRPr="00F80392">
              <w:rPr>
                <w:rFonts w:ascii="Calibri" w:hAnsi="Calibri"/>
                <w:b/>
                <w:bCs/>
                <w:sz w:val="22"/>
                <w:szCs w:val="22"/>
              </w:rPr>
              <w:t>Medicinskt tilstånd.beskrivning</w:t>
            </w:r>
          </w:p>
        </w:tc>
        <w:tc>
          <w:tcPr>
            <w:tcW w:w="4961" w:type="dxa"/>
            <w:tcBorders>
              <w:top w:val="single" w:sz="8" w:space="0" w:color="4F81BD"/>
              <w:bottom w:val="single" w:sz="8" w:space="0" w:color="4F81BD"/>
            </w:tcBorders>
            <w:shd w:val="clear" w:color="auto" w:fill="auto"/>
          </w:tcPr>
          <w:p w14:paraId="5B4E8581" w14:textId="77777777" w:rsidR="00924A22" w:rsidRPr="00F80392" w:rsidRDefault="00924A22" w:rsidP="009D08F1">
            <w:pPr>
              <w:rPr>
                <w:rFonts w:ascii="Calibri" w:hAnsi="Calibri"/>
                <w:sz w:val="22"/>
                <w:szCs w:val="22"/>
              </w:rPr>
            </w:pPr>
            <w:r w:rsidRPr="00F80392">
              <w:rPr>
                <w:rFonts w:ascii="Calibri" w:hAnsi="Calibri"/>
                <w:sz w:val="22"/>
                <w:szCs w:val="22"/>
              </w:rPr>
              <w:t xml:space="preserve">Bedömt </w:t>
            </w:r>
            <w:r w:rsidRPr="00F80392">
              <w:rPr>
                <w:rFonts w:ascii="Calibri" w:eastAsia="Times New Roman" w:hAnsi="Calibri"/>
                <w:sz w:val="22"/>
                <w:szCs w:val="22"/>
              </w:rPr>
              <w:t>tillstånd</w:t>
            </w:r>
            <w:r w:rsidRPr="00F80392">
              <w:rPr>
                <w:rFonts w:ascii="Calibri" w:hAnsi="Calibri"/>
                <w:sz w:val="22"/>
                <w:szCs w:val="22"/>
              </w:rPr>
              <w:t>.beskrivning</w:t>
            </w:r>
          </w:p>
        </w:tc>
      </w:tr>
      <w:tr w:rsidR="00924A22" w:rsidRPr="00F80392" w14:paraId="6F19DCE1" w14:textId="77777777" w:rsidTr="009D08F1">
        <w:tc>
          <w:tcPr>
            <w:tcW w:w="4112" w:type="dxa"/>
            <w:shd w:val="clear" w:color="auto" w:fill="auto"/>
          </w:tcPr>
          <w:p w14:paraId="23556D9B" w14:textId="77777777" w:rsidR="00924A22" w:rsidRPr="00F80392" w:rsidRDefault="00924A22" w:rsidP="009D08F1">
            <w:pPr>
              <w:rPr>
                <w:rFonts w:ascii="Calibri" w:hAnsi="Calibri"/>
                <w:b/>
                <w:bCs/>
                <w:sz w:val="22"/>
                <w:szCs w:val="22"/>
              </w:rPr>
            </w:pPr>
            <w:r w:rsidRPr="00F80392">
              <w:rPr>
                <w:rFonts w:ascii="Calibri" w:hAnsi="Calibri"/>
                <w:b/>
                <w:bCs/>
                <w:sz w:val="22"/>
                <w:szCs w:val="22"/>
              </w:rPr>
              <w:t>Medicinskt tillstånd</w:t>
            </w:r>
            <w:r w:rsidRPr="00F80392">
              <w:rPr>
                <w:rFonts w:ascii="Calibri" w:eastAsia="Times New Roman" w:hAnsi="Calibri"/>
                <w:b/>
                <w:bCs/>
                <w:color w:val="auto"/>
                <w:sz w:val="22"/>
                <w:szCs w:val="22"/>
              </w:rPr>
              <w:t>.tillståndskod</w:t>
            </w:r>
          </w:p>
        </w:tc>
        <w:tc>
          <w:tcPr>
            <w:tcW w:w="4961" w:type="dxa"/>
            <w:shd w:val="clear" w:color="auto" w:fill="auto"/>
          </w:tcPr>
          <w:p w14:paraId="1F5A87D6" w14:textId="77777777" w:rsidR="00924A22" w:rsidRPr="00F80392" w:rsidRDefault="00924A22" w:rsidP="009D08F1">
            <w:pPr>
              <w:rPr>
                <w:rFonts w:ascii="Calibri" w:eastAsia="Times New Roman" w:hAnsi="Calibri"/>
                <w:color w:val="auto"/>
                <w:sz w:val="22"/>
                <w:szCs w:val="22"/>
              </w:rPr>
            </w:pPr>
            <w:r w:rsidRPr="00F80392">
              <w:rPr>
                <w:rFonts w:ascii="Calibri" w:eastAsia="Times New Roman" w:hAnsi="Calibri"/>
                <w:color w:val="auto"/>
                <w:sz w:val="22"/>
                <w:szCs w:val="22"/>
              </w:rPr>
              <w:t>Ingår i Bedömt tillstånd.specifikation av det bedömda tillståndet, motsvarar tillståndskod</w:t>
            </w:r>
          </w:p>
        </w:tc>
      </w:tr>
      <w:tr w:rsidR="00924A22" w:rsidRPr="00F80392" w14:paraId="17E5DED6" w14:textId="77777777" w:rsidTr="009D08F1">
        <w:tc>
          <w:tcPr>
            <w:tcW w:w="4112" w:type="dxa"/>
            <w:tcBorders>
              <w:top w:val="single" w:sz="8" w:space="0" w:color="4F81BD"/>
              <w:left w:val="single" w:sz="8" w:space="0" w:color="4F81BD"/>
              <w:bottom w:val="single" w:sz="8" w:space="0" w:color="4F81BD"/>
            </w:tcBorders>
            <w:shd w:val="clear" w:color="auto" w:fill="auto"/>
          </w:tcPr>
          <w:p w14:paraId="4E3B9029" w14:textId="77777777" w:rsidR="00924A22" w:rsidRPr="00F80392" w:rsidRDefault="00924A22" w:rsidP="009D08F1">
            <w:pPr>
              <w:rPr>
                <w:rFonts w:ascii="Calibri" w:hAnsi="Calibri"/>
                <w:b/>
                <w:bCs/>
                <w:sz w:val="22"/>
                <w:szCs w:val="22"/>
              </w:rPr>
            </w:pPr>
            <w:bookmarkStart w:id="66" w:name="_Toc176141584"/>
            <w:bookmarkStart w:id="67" w:name="_Toc182360193"/>
            <w:bookmarkStart w:id="68" w:name="_Toc182360353"/>
            <w:bookmarkStart w:id="69" w:name="_Toc182362279"/>
            <w:bookmarkStart w:id="70" w:name="_Toc185645924"/>
            <w:bookmarkStart w:id="71" w:name="_Toc341085390"/>
            <w:r w:rsidRPr="00F80392">
              <w:rPr>
                <w:rFonts w:ascii="Calibri" w:hAnsi="Calibri"/>
                <w:b/>
                <w:bCs/>
                <w:sz w:val="22"/>
                <w:szCs w:val="22"/>
              </w:rPr>
              <w:t>Patient</w:t>
            </w:r>
            <w:bookmarkEnd w:id="66"/>
            <w:bookmarkEnd w:id="67"/>
            <w:bookmarkEnd w:id="68"/>
            <w:bookmarkEnd w:id="69"/>
            <w:bookmarkEnd w:id="70"/>
            <w:bookmarkEnd w:id="71"/>
          </w:p>
        </w:tc>
        <w:tc>
          <w:tcPr>
            <w:tcW w:w="4961" w:type="dxa"/>
            <w:tcBorders>
              <w:top w:val="single" w:sz="8" w:space="0" w:color="4F81BD"/>
              <w:bottom w:val="single" w:sz="8" w:space="0" w:color="4F81BD"/>
            </w:tcBorders>
            <w:shd w:val="clear" w:color="auto" w:fill="auto"/>
          </w:tcPr>
          <w:p w14:paraId="5E164870" w14:textId="77777777" w:rsidR="00924A22" w:rsidRPr="00F80392" w:rsidRDefault="00924A22" w:rsidP="009D08F1">
            <w:pPr>
              <w:rPr>
                <w:rFonts w:ascii="Calibri" w:eastAsia="Times New Roman" w:hAnsi="Calibri"/>
                <w:color w:val="auto"/>
                <w:sz w:val="22"/>
                <w:szCs w:val="22"/>
              </w:rPr>
            </w:pPr>
            <w:r w:rsidRPr="00F80392">
              <w:rPr>
                <w:rFonts w:ascii="Calibri" w:hAnsi="Calibri"/>
                <w:sz w:val="22"/>
                <w:szCs w:val="22"/>
              </w:rPr>
              <w:t>Patient</w:t>
            </w:r>
          </w:p>
        </w:tc>
      </w:tr>
      <w:tr w:rsidR="00924A22" w:rsidRPr="00F80392" w14:paraId="12F18F31" w14:textId="77777777" w:rsidTr="009D08F1">
        <w:tc>
          <w:tcPr>
            <w:tcW w:w="4112" w:type="dxa"/>
            <w:shd w:val="clear" w:color="auto" w:fill="auto"/>
          </w:tcPr>
          <w:p w14:paraId="68A26BAA" w14:textId="77777777" w:rsidR="00924A22" w:rsidRPr="00F80392" w:rsidRDefault="00924A22" w:rsidP="009D08F1">
            <w:pPr>
              <w:rPr>
                <w:rFonts w:ascii="Calibri" w:hAnsi="Calibri"/>
                <w:b/>
                <w:bCs/>
                <w:sz w:val="22"/>
                <w:szCs w:val="22"/>
              </w:rPr>
            </w:pPr>
            <w:r w:rsidRPr="00F80392">
              <w:rPr>
                <w:rFonts w:ascii="Calibri" w:hAnsi="Calibri"/>
                <w:b/>
                <w:bCs/>
                <w:sz w:val="22"/>
                <w:szCs w:val="22"/>
              </w:rPr>
              <w:t>Patient.person-id</w:t>
            </w:r>
          </w:p>
        </w:tc>
        <w:tc>
          <w:tcPr>
            <w:tcW w:w="4961" w:type="dxa"/>
            <w:shd w:val="clear" w:color="auto" w:fill="auto"/>
          </w:tcPr>
          <w:p w14:paraId="3A09543E" w14:textId="77777777" w:rsidR="00924A22" w:rsidRPr="00F80392" w:rsidRDefault="00924A22" w:rsidP="009D08F1">
            <w:pPr>
              <w:rPr>
                <w:rFonts w:ascii="Calibri" w:eastAsia="Times New Roman" w:hAnsi="Calibri"/>
                <w:color w:val="auto"/>
                <w:sz w:val="22"/>
                <w:szCs w:val="22"/>
              </w:rPr>
            </w:pPr>
            <w:r w:rsidRPr="00F80392">
              <w:rPr>
                <w:rFonts w:ascii="Calibri" w:hAnsi="Calibri"/>
                <w:sz w:val="22"/>
                <w:szCs w:val="22"/>
              </w:rPr>
              <w:t>Patient.person-id</w:t>
            </w:r>
          </w:p>
        </w:tc>
      </w:tr>
      <w:tr w:rsidR="00924A22" w:rsidRPr="00F80392" w14:paraId="4CEBE949" w14:textId="77777777" w:rsidTr="009D08F1">
        <w:tc>
          <w:tcPr>
            <w:tcW w:w="4112" w:type="dxa"/>
            <w:tcBorders>
              <w:top w:val="single" w:sz="8" w:space="0" w:color="4F81BD"/>
              <w:left w:val="single" w:sz="8" w:space="0" w:color="4F81BD"/>
              <w:bottom w:val="single" w:sz="8" w:space="0" w:color="4F81BD"/>
            </w:tcBorders>
            <w:shd w:val="clear" w:color="auto" w:fill="auto"/>
          </w:tcPr>
          <w:p w14:paraId="580EF4E9" w14:textId="77777777" w:rsidR="00924A22" w:rsidRPr="00F80392" w:rsidRDefault="00924A22" w:rsidP="009D08F1">
            <w:pPr>
              <w:rPr>
                <w:rFonts w:ascii="Calibri" w:hAnsi="Calibri"/>
                <w:b/>
                <w:bCs/>
                <w:sz w:val="22"/>
                <w:szCs w:val="22"/>
              </w:rPr>
            </w:pPr>
            <w:r w:rsidRPr="00F80392">
              <w:rPr>
                <w:rFonts w:ascii="Calibri" w:hAnsi="Calibri"/>
                <w:b/>
                <w:bCs/>
                <w:sz w:val="22"/>
                <w:szCs w:val="22"/>
              </w:rPr>
              <w:t>Patient.</w:t>
            </w:r>
            <w:r w:rsidRPr="00F80392">
              <w:rPr>
                <w:rFonts w:ascii="Calibri" w:eastAsia="Times New Roman" w:hAnsi="Calibri"/>
                <w:b/>
                <w:bCs/>
                <w:color w:val="auto"/>
                <w:sz w:val="22"/>
                <w:szCs w:val="22"/>
              </w:rPr>
              <w:t>förnamn</w:t>
            </w:r>
          </w:p>
        </w:tc>
        <w:tc>
          <w:tcPr>
            <w:tcW w:w="4961" w:type="dxa"/>
            <w:tcBorders>
              <w:top w:val="single" w:sz="8" w:space="0" w:color="4F81BD"/>
              <w:bottom w:val="single" w:sz="8" w:space="0" w:color="4F81BD"/>
            </w:tcBorders>
            <w:shd w:val="clear" w:color="auto" w:fill="auto"/>
          </w:tcPr>
          <w:p w14:paraId="50D66BA1" w14:textId="77777777" w:rsidR="00924A22" w:rsidRPr="00F80392" w:rsidRDefault="00924A22" w:rsidP="009D08F1">
            <w:pPr>
              <w:rPr>
                <w:rFonts w:ascii="Calibri" w:eastAsia="Times New Roman" w:hAnsi="Calibri"/>
                <w:color w:val="auto"/>
                <w:sz w:val="22"/>
                <w:szCs w:val="22"/>
              </w:rPr>
            </w:pPr>
            <w:r w:rsidRPr="00F80392">
              <w:rPr>
                <w:rFonts w:ascii="Calibri" w:hAnsi="Calibri"/>
                <w:sz w:val="22"/>
                <w:szCs w:val="22"/>
              </w:rPr>
              <w:t>Patient.förnamn</w:t>
            </w:r>
          </w:p>
        </w:tc>
      </w:tr>
      <w:tr w:rsidR="00924A22" w:rsidRPr="00F80392" w14:paraId="674CD56E" w14:textId="77777777" w:rsidTr="009D08F1">
        <w:tc>
          <w:tcPr>
            <w:tcW w:w="4112" w:type="dxa"/>
            <w:shd w:val="clear" w:color="auto" w:fill="auto"/>
          </w:tcPr>
          <w:p w14:paraId="116181A5" w14:textId="77777777" w:rsidR="00924A22" w:rsidRPr="00F80392" w:rsidRDefault="00924A22" w:rsidP="009D08F1">
            <w:pPr>
              <w:rPr>
                <w:rFonts w:ascii="Calibri" w:hAnsi="Calibri"/>
                <w:b/>
                <w:bCs/>
                <w:sz w:val="22"/>
                <w:szCs w:val="22"/>
              </w:rPr>
            </w:pPr>
            <w:r w:rsidRPr="00F80392">
              <w:rPr>
                <w:rFonts w:ascii="Calibri" w:hAnsi="Calibri"/>
                <w:b/>
                <w:bCs/>
                <w:sz w:val="22"/>
                <w:szCs w:val="22"/>
              </w:rPr>
              <w:t>Patient.</w:t>
            </w:r>
            <w:r w:rsidRPr="00F80392">
              <w:rPr>
                <w:rFonts w:ascii="Calibri" w:eastAsia="Times New Roman" w:hAnsi="Calibri"/>
                <w:b/>
                <w:bCs/>
                <w:color w:val="auto"/>
                <w:sz w:val="22"/>
                <w:szCs w:val="22"/>
              </w:rPr>
              <w:t>mellannamn</w:t>
            </w:r>
          </w:p>
        </w:tc>
        <w:tc>
          <w:tcPr>
            <w:tcW w:w="4961" w:type="dxa"/>
            <w:shd w:val="clear" w:color="auto" w:fill="auto"/>
          </w:tcPr>
          <w:p w14:paraId="64B74E89" w14:textId="77777777" w:rsidR="00924A22" w:rsidRPr="00F80392" w:rsidRDefault="00924A22" w:rsidP="009D08F1">
            <w:pPr>
              <w:rPr>
                <w:rFonts w:ascii="Calibri" w:eastAsia="Times New Roman" w:hAnsi="Calibri"/>
                <w:color w:val="auto"/>
                <w:sz w:val="22"/>
                <w:szCs w:val="22"/>
              </w:rPr>
            </w:pPr>
            <w:r w:rsidRPr="00F80392">
              <w:rPr>
                <w:rFonts w:ascii="Calibri" w:hAnsi="Calibri"/>
                <w:sz w:val="22"/>
                <w:szCs w:val="22"/>
              </w:rPr>
              <w:t>Patient.mellannamn</w:t>
            </w:r>
          </w:p>
        </w:tc>
      </w:tr>
      <w:tr w:rsidR="00924A22" w:rsidRPr="00F80392" w14:paraId="1057625A" w14:textId="77777777" w:rsidTr="009D08F1">
        <w:tc>
          <w:tcPr>
            <w:tcW w:w="4112" w:type="dxa"/>
            <w:tcBorders>
              <w:top w:val="single" w:sz="8" w:space="0" w:color="4F81BD"/>
              <w:left w:val="single" w:sz="8" w:space="0" w:color="4F81BD"/>
              <w:bottom w:val="single" w:sz="8" w:space="0" w:color="4F81BD"/>
            </w:tcBorders>
            <w:shd w:val="clear" w:color="auto" w:fill="auto"/>
          </w:tcPr>
          <w:p w14:paraId="09A4B9E0" w14:textId="77777777" w:rsidR="00924A22" w:rsidRPr="00F80392" w:rsidRDefault="00924A22" w:rsidP="009D08F1">
            <w:pPr>
              <w:rPr>
                <w:rFonts w:ascii="Calibri" w:hAnsi="Calibri"/>
                <w:b/>
                <w:bCs/>
                <w:sz w:val="22"/>
                <w:szCs w:val="22"/>
              </w:rPr>
            </w:pPr>
            <w:r w:rsidRPr="00F80392">
              <w:rPr>
                <w:rFonts w:ascii="Calibri" w:hAnsi="Calibri"/>
                <w:b/>
                <w:bCs/>
                <w:sz w:val="22"/>
                <w:szCs w:val="22"/>
              </w:rPr>
              <w:t>Patient.</w:t>
            </w:r>
            <w:r w:rsidRPr="00F80392">
              <w:rPr>
                <w:rFonts w:ascii="Calibri" w:eastAsia="Times New Roman" w:hAnsi="Calibri"/>
                <w:b/>
                <w:bCs/>
                <w:color w:val="auto"/>
                <w:sz w:val="22"/>
                <w:szCs w:val="22"/>
              </w:rPr>
              <w:t>efternamn</w:t>
            </w:r>
          </w:p>
        </w:tc>
        <w:tc>
          <w:tcPr>
            <w:tcW w:w="4961" w:type="dxa"/>
            <w:tcBorders>
              <w:top w:val="single" w:sz="8" w:space="0" w:color="4F81BD"/>
              <w:bottom w:val="single" w:sz="8" w:space="0" w:color="4F81BD"/>
            </w:tcBorders>
            <w:shd w:val="clear" w:color="auto" w:fill="auto"/>
          </w:tcPr>
          <w:p w14:paraId="0F7B82D8" w14:textId="77777777" w:rsidR="00924A22" w:rsidRPr="00F80392" w:rsidRDefault="00924A22" w:rsidP="009D08F1">
            <w:pPr>
              <w:rPr>
                <w:rFonts w:ascii="Calibri" w:eastAsia="Times New Roman" w:hAnsi="Calibri"/>
                <w:color w:val="auto"/>
                <w:sz w:val="22"/>
                <w:szCs w:val="22"/>
              </w:rPr>
            </w:pPr>
            <w:r w:rsidRPr="00F80392">
              <w:rPr>
                <w:rFonts w:ascii="Calibri" w:hAnsi="Calibri"/>
                <w:sz w:val="22"/>
                <w:szCs w:val="22"/>
              </w:rPr>
              <w:t>Patient.efternamn</w:t>
            </w:r>
          </w:p>
        </w:tc>
      </w:tr>
      <w:tr w:rsidR="00924A22" w:rsidRPr="00F80392" w14:paraId="25CE73F5" w14:textId="77777777" w:rsidTr="009D08F1">
        <w:tc>
          <w:tcPr>
            <w:tcW w:w="4112" w:type="dxa"/>
            <w:shd w:val="clear" w:color="auto" w:fill="auto"/>
          </w:tcPr>
          <w:p w14:paraId="0364CDEC" w14:textId="77777777" w:rsidR="00924A22" w:rsidRPr="00F80392" w:rsidRDefault="00924A22" w:rsidP="009D08F1">
            <w:pPr>
              <w:rPr>
                <w:rFonts w:ascii="Calibri" w:hAnsi="Calibri"/>
                <w:b/>
                <w:bCs/>
                <w:sz w:val="22"/>
                <w:szCs w:val="22"/>
              </w:rPr>
            </w:pPr>
            <w:r w:rsidRPr="00F80392">
              <w:rPr>
                <w:rFonts w:ascii="Calibri" w:hAnsi="Calibri"/>
                <w:b/>
                <w:bCs/>
                <w:sz w:val="22"/>
                <w:szCs w:val="22"/>
              </w:rPr>
              <w:t>Referens</w:t>
            </w:r>
          </w:p>
        </w:tc>
        <w:tc>
          <w:tcPr>
            <w:tcW w:w="4961" w:type="dxa"/>
            <w:shd w:val="clear" w:color="auto" w:fill="auto"/>
          </w:tcPr>
          <w:p w14:paraId="4D3C8530" w14:textId="77777777" w:rsidR="00924A22" w:rsidRPr="00F80392" w:rsidRDefault="00924A22" w:rsidP="009D08F1">
            <w:pPr>
              <w:rPr>
                <w:rFonts w:ascii="Calibri" w:hAnsi="Calibri"/>
                <w:sz w:val="22"/>
                <w:szCs w:val="22"/>
              </w:rPr>
            </w:pPr>
            <w:r w:rsidRPr="00F80392">
              <w:rPr>
                <w:rFonts w:ascii="Calibri" w:hAnsi="Calibri"/>
                <w:sz w:val="22"/>
                <w:szCs w:val="22"/>
              </w:rPr>
              <w:t>Saknar motsvarighet i V-TIM 2.0</w:t>
            </w:r>
          </w:p>
        </w:tc>
      </w:tr>
      <w:tr w:rsidR="00924A22" w:rsidRPr="00F80392" w14:paraId="40048123" w14:textId="77777777" w:rsidTr="009D08F1">
        <w:tc>
          <w:tcPr>
            <w:tcW w:w="4112" w:type="dxa"/>
            <w:tcBorders>
              <w:top w:val="single" w:sz="8" w:space="0" w:color="4F81BD"/>
              <w:left w:val="single" w:sz="8" w:space="0" w:color="4F81BD"/>
              <w:bottom w:val="single" w:sz="8" w:space="0" w:color="4F81BD"/>
            </w:tcBorders>
            <w:shd w:val="clear" w:color="auto" w:fill="auto"/>
          </w:tcPr>
          <w:p w14:paraId="7C433898" w14:textId="77777777" w:rsidR="00924A22" w:rsidRPr="00F80392" w:rsidRDefault="00924A22" w:rsidP="009D08F1">
            <w:pPr>
              <w:rPr>
                <w:rFonts w:ascii="Calibri" w:hAnsi="Calibri"/>
                <w:b/>
                <w:bCs/>
                <w:sz w:val="22"/>
                <w:szCs w:val="22"/>
              </w:rPr>
            </w:pPr>
            <w:r w:rsidRPr="00F80392">
              <w:rPr>
                <w:rFonts w:ascii="Calibri" w:hAnsi="Calibri"/>
                <w:b/>
                <w:bCs/>
                <w:sz w:val="22"/>
                <w:szCs w:val="22"/>
              </w:rPr>
              <w:t>Referens.referenstyp</w:t>
            </w:r>
          </w:p>
        </w:tc>
        <w:tc>
          <w:tcPr>
            <w:tcW w:w="4961" w:type="dxa"/>
            <w:tcBorders>
              <w:top w:val="single" w:sz="8" w:space="0" w:color="4F81BD"/>
              <w:bottom w:val="single" w:sz="8" w:space="0" w:color="4F81BD"/>
            </w:tcBorders>
            <w:shd w:val="clear" w:color="auto" w:fill="auto"/>
          </w:tcPr>
          <w:p w14:paraId="39DF2112" w14:textId="77777777" w:rsidR="00924A22" w:rsidRPr="00F80392" w:rsidRDefault="00924A22" w:rsidP="009D08F1">
            <w:pPr>
              <w:rPr>
                <w:rFonts w:ascii="Calibri" w:hAnsi="Calibri"/>
                <w:sz w:val="22"/>
                <w:szCs w:val="22"/>
              </w:rPr>
            </w:pPr>
            <w:r w:rsidRPr="00F80392">
              <w:rPr>
                <w:rFonts w:ascii="Calibri" w:hAnsi="Calibri"/>
                <w:sz w:val="22"/>
                <w:szCs w:val="22"/>
              </w:rPr>
              <w:t>Saknar motsvarighet i V-TIM 2.0</w:t>
            </w:r>
          </w:p>
        </w:tc>
      </w:tr>
      <w:tr w:rsidR="00924A22" w:rsidRPr="00F80392" w14:paraId="7DC03C30" w14:textId="77777777" w:rsidTr="009D08F1">
        <w:tc>
          <w:tcPr>
            <w:tcW w:w="4112" w:type="dxa"/>
            <w:shd w:val="clear" w:color="auto" w:fill="auto"/>
          </w:tcPr>
          <w:p w14:paraId="07DAEE24" w14:textId="77777777" w:rsidR="00924A22" w:rsidRPr="00F80392" w:rsidRDefault="00924A22" w:rsidP="009D08F1">
            <w:pPr>
              <w:rPr>
                <w:rFonts w:ascii="Calibri" w:hAnsi="Calibri"/>
                <w:b/>
                <w:bCs/>
                <w:sz w:val="22"/>
                <w:szCs w:val="22"/>
              </w:rPr>
            </w:pPr>
            <w:r w:rsidRPr="00F80392">
              <w:rPr>
                <w:rFonts w:ascii="Calibri" w:hAnsi="Calibri"/>
                <w:b/>
                <w:bCs/>
                <w:sz w:val="22"/>
                <w:szCs w:val="22"/>
              </w:rPr>
              <w:t>Referens.datum</w:t>
            </w:r>
          </w:p>
        </w:tc>
        <w:tc>
          <w:tcPr>
            <w:tcW w:w="4961" w:type="dxa"/>
            <w:shd w:val="clear" w:color="auto" w:fill="auto"/>
          </w:tcPr>
          <w:p w14:paraId="74EE870F" w14:textId="77777777" w:rsidR="00924A22" w:rsidRPr="00F80392" w:rsidRDefault="00924A22" w:rsidP="009D08F1">
            <w:pPr>
              <w:rPr>
                <w:rFonts w:ascii="Calibri" w:hAnsi="Calibri"/>
                <w:sz w:val="22"/>
                <w:szCs w:val="22"/>
              </w:rPr>
            </w:pPr>
            <w:r w:rsidRPr="00F80392">
              <w:rPr>
                <w:rFonts w:ascii="Calibri" w:hAnsi="Calibri"/>
                <w:sz w:val="22"/>
                <w:szCs w:val="22"/>
              </w:rPr>
              <w:t>Saknar motsvarighet i V-TIM 2.0</w:t>
            </w:r>
          </w:p>
        </w:tc>
      </w:tr>
      <w:tr w:rsidR="00924A22" w:rsidRPr="00F80392" w14:paraId="40ED6561" w14:textId="77777777" w:rsidTr="009D08F1">
        <w:tc>
          <w:tcPr>
            <w:tcW w:w="4112" w:type="dxa"/>
            <w:tcBorders>
              <w:top w:val="single" w:sz="8" w:space="0" w:color="4F81BD"/>
              <w:left w:val="single" w:sz="8" w:space="0" w:color="4F81BD"/>
              <w:bottom w:val="single" w:sz="8" w:space="0" w:color="4F81BD"/>
            </w:tcBorders>
            <w:shd w:val="clear" w:color="auto" w:fill="auto"/>
          </w:tcPr>
          <w:p w14:paraId="52D1F373" w14:textId="77777777" w:rsidR="00924A22" w:rsidRPr="00F80392" w:rsidRDefault="00924A22" w:rsidP="009D08F1">
            <w:pPr>
              <w:rPr>
                <w:rFonts w:ascii="Calibri" w:hAnsi="Calibri"/>
                <w:b/>
                <w:bCs/>
                <w:sz w:val="22"/>
                <w:szCs w:val="22"/>
              </w:rPr>
            </w:pPr>
            <w:bookmarkStart w:id="72" w:name="_Toc185645928"/>
            <w:bookmarkStart w:id="73" w:name="_Toc341085392"/>
            <w:r w:rsidRPr="00F80392">
              <w:rPr>
                <w:rFonts w:ascii="Calibri" w:hAnsi="Calibri"/>
                <w:b/>
                <w:bCs/>
                <w:sz w:val="22"/>
                <w:szCs w:val="22"/>
              </w:rPr>
              <w:t>Sysselsättning</w:t>
            </w:r>
            <w:bookmarkEnd w:id="72"/>
            <w:bookmarkEnd w:id="73"/>
          </w:p>
        </w:tc>
        <w:tc>
          <w:tcPr>
            <w:tcW w:w="4961" w:type="dxa"/>
            <w:tcBorders>
              <w:top w:val="single" w:sz="8" w:space="0" w:color="4F81BD"/>
              <w:bottom w:val="single" w:sz="8" w:space="0" w:color="4F81BD"/>
            </w:tcBorders>
            <w:shd w:val="clear" w:color="auto" w:fill="auto"/>
          </w:tcPr>
          <w:p w14:paraId="5B755FE9" w14:textId="77777777" w:rsidR="00924A22" w:rsidRPr="00F80392" w:rsidRDefault="00924A22" w:rsidP="009D08F1">
            <w:pPr>
              <w:rPr>
                <w:rFonts w:ascii="Calibri" w:hAnsi="Calibri"/>
                <w:sz w:val="22"/>
                <w:szCs w:val="22"/>
              </w:rPr>
            </w:pPr>
            <w:r w:rsidRPr="00F80392">
              <w:rPr>
                <w:rFonts w:ascii="Calibri" w:hAnsi="Calibri"/>
                <w:sz w:val="22"/>
                <w:szCs w:val="22"/>
              </w:rPr>
              <w:t>Observation/Uppfattat tillstånd</w:t>
            </w:r>
          </w:p>
        </w:tc>
      </w:tr>
      <w:tr w:rsidR="00924A22" w:rsidRPr="00F80392" w14:paraId="59CD81ED" w14:textId="77777777" w:rsidTr="009D08F1">
        <w:tc>
          <w:tcPr>
            <w:tcW w:w="4112" w:type="dxa"/>
            <w:shd w:val="clear" w:color="auto" w:fill="auto"/>
          </w:tcPr>
          <w:p w14:paraId="6E571E1D" w14:textId="77777777" w:rsidR="00924A22" w:rsidRPr="00F80392" w:rsidRDefault="00924A22" w:rsidP="009D08F1">
            <w:pPr>
              <w:rPr>
                <w:rFonts w:ascii="Calibri" w:hAnsi="Calibri"/>
                <w:b/>
                <w:bCs/>
                <w:sz w:val="22"/>
                <w:szCs w:val="22"/>
              </w:rPr>
            </w:pPr>
            <w:r w:rsidRPr="00F80392">
              <w:rPr>
                <w:rFonts w:ascii="Calibri" w:hAnsi="Calibri"/>
                <w:b/>
                <w:bCs/>
                <w:sz w:val="22"/>
                <w:szCs w:val="22"/>
              </w:rPr>
              <w:t>Sysselsättning.typ av sysselsättning</w:t>
            </w:r>
          </w:p>
        </w:tc>
        <w:tc>
          <w:tcPr>
            <w:tcW w:w="4961" w:type="dxa"/>
            <w:shd w:val="clear" w:color="auto" w:fill="auto"/>
          </w:tcPr>
          <w:p w14:paraId="1F2B439C" w14:textId="77777777" w:rsidR="00924A22" w:rsidRPr="00F80392" w:rsidRDefault="00924A22" w:rsidP="009D08F1">
            <w:pPr>
              <w:rPr>
                <w:rFonts w:ascii="Calibri" w:hAnsi="Calibri"/>
                <w:sz w:val="22"/>
                <w:szCs w:val="22"/>
              </w:rPr>
            </w:pPr>
            <w:r w:rsidRPr="00F80392">
              <w:rPr>
                <w:rFonts w:ascii="Calibri" w:eastAsia="Times New Roman" w:hAnsi="Calibri"/>
                <w:color w:val="auto"/>
                <w:sz w:val="22"/>
                <w:szCs w:val="22"/>
              </w:rPr>
              <w:t>Attribut</w:t>
            </w:r>
            <w:r w:rsidRPr="00F80392">
              <w:rPr>
                <w:rFonts w:ascii="Calibri" w:hAnsi="Calibri"/>
                <w:sz w:val="22"/>
                <w:szCs w:val="22"/>
              </w:rPr>
              <w:t>et motsvarar</w:t>
            </w:r>
            <w:r w:rsidRPr="00F80392">
              <w:rPr>
                <w:rFonts w:ascii="Calibri" w:eastAsia="Times New Roman" w:hAnsi="Calibri"/>
                <w:color w:val="auto"/>
                <w:sz w:val="22"/>
                <w:szCs w:val="22"/>
              </w:rPr>
              <w:t xml:space="preserve"> ANTINGEN Observation/Uppfattat tillstånd.observerat/uppfattat objekt ELLER ingår i Observation/Uppfattat tillstånd.observation/uppfattat tillstånd specifikation</w:t>
            </w:r>
          </w:p>
        </w:tc>
      </w:tr>
      <w:tr w:rsidR="00924A22" w:rsidRPr="00F80392" w14:paraId="15D740FC" w14:textId="77777777" w:rsidTr="009D08F1">
        <w:tc>
          <w:tcPr>
            <w:tcW w:w="4112" w:type="dxa"/>
            <w:tcBorders>
              <w:top w:val="single" w:sz="8" w:space="0" w:color="4F81BD"/>
              <w:left w:val="single" w:sz="8" w:space="0" w:color="4F81BD"/>
              <w:bottom w:val="single" w:sz="8" w:space="0" w:color="4F81BD"/>
            </w:tcBorders>
            <w:shd w:val="clear" w:color="auto" w:fill="auto"/>
          </w:tcPr>
          <w:p w14:paraId="3BFE3B29" w14:textId="77777777" w:rsidR="00924A22" w:rsidRPr="00F80392" w:rsidRDefault="00924A22" w:rsidP="009D08F1">
            <w:pPr>
              <w:rPr>
                <w:rFonts w:ascii="Calibri" w:hAnsi="Calibri"/>
                <w:b/>
                <w:bCs/>
                <w:sz w:val="22"/>
                <w:szCs w:val="22"/>
              </w:rPr>
            </w:pPr>
            <w:bookmarkStart w:id="74" w:name="_Toc341085393"/>
            <w:r w:rsidRPr="00F80392">
              <w:rPr>
                <w:rFonts w:ascii="Calibri" w:hAnsi="Calibri"/>
                <w:b/>
                <w:bCs/>
                <w:sz w:val="22"/>
                <w:szCs w:val="22"/>
              </w:rPr>
              <w:t>Vårdgivare</w:t>
            </w:r>
            <w:bookmarkEnd w:id="74"/>
          </w:p>
        </w:tc>
        <w:tc>
          <w:tcPr>
            <w:tcW w:w="4961" w:type="dxa"/>
            <w:tcBorders>
              <w:top w:val="single" w:sz="8" w:space="0" w:color="4F81BD"/>
              <w:bottom w:val="single" w:sz="8" w:space="0" w:color="4F81BD"/>
            </w:tcBorders>
            <w:shd w:val="clear" w:color="auto" w:fill="auto"/>
          </w:tcPr>
          <w:p w14:paraId="23307A79" w14:textId="77777777" w:rsidR="00924A22" w:rsidRPr="00F80392" w:rsidRDefault="00924A22" w:rsidP="009D08F1">
            <w:pPr>
              <w:rPr>
                <w:rFonts w:ascii="Calibri" w:hAnsi="Calibri"/>
                <w:sz w:val="22"/>
                <w:szCs w:val="22"/>
              </w:rPr>
            </w:pPr>
            <w:r w:rsidRPr="00F80392">
              <w:rPr>
                <w:rFonts w:ascii="Calibri" w:hAnsi="Calibri"/>
                <w:sz w:val="22"/>
                <w:szCs w:val="22"/>
              </w:rPr>
              <w:t>Enhet</w:t>
            </w:r>
          </w:p>
        </w:tc>
      </w:tr>
      <w:tr w:rsidR="00924A22" w:rsidRPr="00F80392" w14:paraId="73538E0F" w14:textId="77777777" w:rsidTr="009D08F1">
        <w:tc>
          <w:tcPr>
            <w:tcW w:w="4112" w:type="dxa"/>
            <w:shd w:val="clear" w:color="auto" w:fill="auto"/>
          </w:tcPr>
          <w:p w14:paraId="7DE4D2E4" w14:textId="77777777" w:rsidR="00924A22" w:rsidRPr="00F80392" w:rsidRDefault="00924A22" w:rsidP="009D08F1">
            <w:pPr>
              <w:rPr>
                <w:rFonts w:ascii="Calibri" w:hAnsi="Calibri"/>
                <w:b/>
                <w:bCs/>
                <w:sz w:val="22"/>
                <w:szCs w:val="22"/>
              </w:rPr>
            </w:pPr>
            <w:r w:rsidRPr="00F80392">
              <w:rPr>
                <w:rFonts w:ascii="Calibri" w:hAnsi="Calibri"/>
                <w:b/>
                <w:bCs/>
                <w:sz w:val="22"/>
                <w:szCs w:val="22"/>
              </w:rPr>
              <w:t>Vårdgivare.vårdgivare-id</w:t>
            </w:r>
          </w:p>
        </w:tc>
        <w:tc>
          <w:tcPr>
            <w:tcW w:w="4961" w:type="dxa"/>
            <w:shd w:val="clear" w:color="auto" w:fill="auto"/>
          </w:tcPr>
          <w:p w14:paraId="4E7B82BE" w14:textId="77777777" w:rsidR="00924A22" w:rsidRPr="00F80392" w:rsidRDefault="00924A22" w:rsidP="009D08F1">
            <w:pPr>
              <w:rPr>
                <w:rFonts w:ascii="Calibri" w:hAnsi="Calibri"/>
                <w:sz w:val="22"/>
                <w:szCs w:val="22"/>
              </w:rPr>
            </w:pPr>
            <w:r w:rsidRPr="00F80392">
              <w:rPr>
                <w:rFonts w:ascii="Calibri" w:hAnsi="Calibri"/>
                <w:sz w:val="22"/>
                <w:szCs w:val="22"/>
              </w:rPr>
              <w:t>Enhet.enhets-id</w:t>
            </w:r>
          </w:p>
        </w:tc>
      </w:tr>
      <w:tr w:rsidR="00924A22" w:rsidRPr="00F80392" w14:paraId="07CD66E8" w14:textId="77777777" w:rsidTr="009D08F1">
        <w:tc>
          <w:tcPr>
            <w:tcW w:w="4112" w:type="dxa"/>
            <w:tcBorders>
              <w:top w:val="single" w:sz="8" w:space="0" w:color="4F81BD"/>
              <w:left w:val="single" w:sz="8" w:space="0" w:color="4F81BD"/>
              <w:bottom w:val="single" w:sz="8" w:space="0" w:color="4F81BD"/>
            </w:tcBorders>
            <w:shd w:val="clear" w:color="auto" w:fill="auto"/>
          </w:tcPr>
          <w:p w14:paraId="677DC9E3" w14:textId="77777777" w:rsidR="00924A22" w:rsidRPr="00F80392" w:rsidRDefault="00924A22" w:rsidP="009D08F1">
            <w:pPr>
              <w:rPr>
                <w:rFonts w:ascii="Calibri" w:hAnsi="Calibri"/>
                <w:b/>
                <w:bCs/>
                <w:sz w:val="22"/>
                <w:szCs w:val="22"/>
              </w:rPr>
            </w:pPr>
            <w:r w:rsidRPr="00F80392">
              <w:rPr>
                <w:rFonts w:ascii="Calibri" w:hAnsi="Calibri"/>
                <w:b/>
                <w:bCs/>
                <w:sz w:val="22"/>
                <w:szCs w:val="22"/>
              </w:rPr>
              <w:t>Vårdgivare.vårdgivarnamn</w:t>
            </w:r>
          </w:p>
        </w:tc>
        <w:tc>
          <w:tcPr>
            <w:tcW w:w="4961" w:type="dxa"/>
            <w:tcBorders>
              <w:top w:val="single" w:sz="8" w:space="0" w:color="4F81BD"/>
              <w:bottom w:val="single" w:sz="8" w:space="0" w:color="4F81BD"/>
            </w:tcBorders>
            <w:shd w:val="clear" w:color="auto" w:fill="auto"/>
          </w:tcPr>
          <w:p w14:paraId="5FB6EDCB" w14:textId="77777777" w:rsidR="00924A22" w:rsidRPr="00F80392" w:rsidRDefault="00924A22" w:rsidP="009D08F1">
            <w:pPr>
              <w:rPr>
                <w:rFonts w:ascii="Calibri" w:hAnsi="Calibri"/>
                <w:sz w:val="22"/>
                <w:szCs w:val="22"/>
              </w:rPr>
            </w:pPr>
            <w:r w:rsidRPr="00F80392">
              <w:rPr>
                <w:rFonts w:ascii="Calibri" w:hAnsi="Calibri"/>
                <w:sz w:val="22"/>
                <w:szCs w:val="22"/>
              </w:rPr>
              <w:t>Enhet.enhetsnamn</w:t>
            </w:r>
          </w:p>
        </w:tc>
      </w:tr>
      <w:tr w:rsidR="00924A22" w:rsidRPr="00F80392" w14:paraId="5ACE0B09" w14:textId="77777777" w:rsidTr="009D08F1">
        <w:tc>
          <w:tcPr>
            <w:tcW w:w="4112" w:type="dxa"/>
            <w:shd w:val="clear" w:color="auto" w:fill="auto"/>
          </w:tcPr>
          <w:p w14:paraId="6DF183CE" w14:textId="77777777" w:rsidR="00924A22" w:rsidRPr="00F80392" w:rsidRDefault="00924A22" w:rsidP="009D08F1">
            <w:pPr>
              <w:rPr>
                <w:rFonts w:ascii="Calibri" w:hAnsi="Calibri"/>
                <w:b/>
                <w:bCs/>
                <w:sz w:val="22"/>
                <w:szCs w:val="22"/>
              </w:rPr>
            </w:pPr>
            <w:bookmarkStart w:id="75" w:name="_Toc182360197"/>
            <w:bookmarkStart w:id="76" w:name="_Toc182360357"/>
            <w:bookmarkStart w:id="77" w:name="_Toc182362283"/>
            <w:bookmarkStart w:id="78" w:name="_Toc185645927"/>
            <w:bookmarkStart w:id="79" w:name="_Toc341085394"/>
            <w:r w:rsidRPr="00F80392">
              <w:rPr>
                <w:rFonts w:ascii="Calibri" w:hAnsi="Calibri"/>
                <w:b/>
                <w:bCs/>
                <w:sz w:val="22"/>
                <w:szCs w:val="22"/>
              </w:rPr>
              <w:t>Vårdkontakt</w:t>
            </w:r>
            <w:bookmarkEnd w:id="75"/>
            <w:bookmarkEnd w:id="76"/>
            <w:bookmarkEnd w:id="77"/>
            <w:bookmarkEnd w:id="78"/>
            <w:bookmarkEnd w:id="79"/>
          </w:p>
        </w:tc>
        <w:tc>
          <w:tcPr>
            <w:tcW w:w="4961" w:type="dxa"/>
            <w:shd w:val="clear" w:color="auto" w:fill="auto"/>
          </w:tcPr>
          <w:p w14:paraId="655A7882" w14:textId="77777777" w:rsidR="00924A22" w:rsidRPr="00F80392" w:rsidRDefault="00924A22" w:rsidP="009D08F1">
            <w:pPr>
              <w:rPr>
                <w:rFonts w:ascii="Calibri" w:hAnsi="Calibri"/>
                <w:sz w:val="22"/>
                <w:szCs w:val="22"/>
              </w:rPr>
            </w:pPr>
            <w:r w:rsidRPr="00F80392">
              <w:rPr>
                <w:rFonts w:ascii="Calibri" w:hAnsi="Calibri"/>
                <w:sz w:val="22"/>
                <w:szCs w:val="22"/>
              </w:rPr>
              <w:t>Saknar motsvarighet i V-TIM 2.0</w:t>
            </w:r>
          </w:p>
        </w:tc>
      </w:tr>
      <w:tr w:rsidR="00924A22" w:rsidRPr="00F80392" w14:paraId="55A8760A" w14:textId="77777777" w:rsidTr="009D08F1">
        <w:tc>
          <w:tcPr>
            <w:tcW w:w="4112" w:type="dxa"/>
            <w:tcBorders>
              <w:top w:val="single" w:sz="8" w:space="0" w:color="4F81BD"/>
              <w:left w:val="single" w:sz="8" w:space="0" w:color="4F81BD"/>
              <w:bottom w:val="single" w:sz="8" w:space="0" w:color="4F81BD"/>
            </w:tcBorders>
            <w:shd w:val="clear" w:color="auto" w:fill="auto"/>
          </w:tcPr>
          <w:p w14:paraId="2D8A431E" w14:textId="77777777" w:rsidR="00924A22" w:rsidRPr="00F80392" w:rsidRDefault="00924A22" w:rsidP="009D08F1">
            <w:pPr>
              <w:rPr>
                <w:rFonts w:ascii="Calibri" w:hAnsi="Calibri"/>
                <w:b/>
                <w:bCs/>
                <w:sz w:val="22"/>
                <w:szCs w:val="22"/>
              </w:rPr>
            </w:pPr>
            <w:r w:rsidRPr="00F80392">
              <w:rPr>
                <w:rFonts w:ascii="Calibri" w:hAnsi="Calibri"/>
                <w:b/>
                <w:bCs/>
                <w:sz w:val="22"/>
                <w:szCs w:val="22"/>
              </w:rPr>
              <w:t>Vårdkontakt.vårdkontakttyp</w:t>
            </w:r>
          </w:p>
        </w:tc>
        <w:tc>
          <w:tcPr>
            <w:tcW w:w="4961" w:type="dxa"/>
            <w:tcBorders>
              <w:top w:val="single" w:sz="8" w:space="0" w:color="4F81BD"/>
              <w:bottom w:val="single" w:sz="8" w:space="0" w:color="4F81BD"/>
            </w:tcBorders>
            <w:shd w:val="clear" w:color="auto" w:fill="auto"/>
          </w:tcPr>
          <w:p w14:paraId="2C3DB07D" w14:textId="77777777" w:rsidR="00924A22" w:rsidRPr="00F80392" w:rsidRDefault="00924A22" w:rsidP="009D08F1">
            <w:pPr>
              <w:rPr>
                <w:rFonts w:ascii="Calibri" w:hAnsi="Calibri"/>
                <w:sz w:val="22"/>
                <w:szCs w:val="22"/>
              </w:rPr>
            </w:pPr>
            <w:r w:rsidRPr="00F80392">
              <w:rPr>
                <w:rFonts w:ascii="Calibri" w:hAnsi="Calibri"/>
                <w:sz w:val="22"/>
                <w:szCs w:val="22"/>
              </w:rPr>
              <w:t>Saknar motsvarighet i V-TIM 2.0</w:t>
            </w:r>
          </w:p>
        </w:tc>
      </w:tr>
      <w:tr w:rsidR="00924A22" w:rsidRPr="00F80392" w14:paraId="60CE3CB0" w14:textId="77777777" w:rsidTr="009D08F1">
        <w:tc>
          <w:tcPr>
            <w:tcW w:w="4112" w:type="dxa"/>
            <w:shd w:val="clear" w:color="auto" w:fill="auto"/>
          </w:tcPr>
          <w:p w14:paraId="3AC5342D" w14:textId="77777777" w:rsidR="00924A22" w:rsidRPr="00F80392" w:rsidRDefault="00924A22" w:rsidP="009D08F1">
            <w:pPr>
              <w:rPr>
                <w:rFonts w:ascii="Calibri" w:hAnsi="Calibri"/>
                <w:b/>
                <w:bCs/>
                <w:sz w:val="22"/>
                <w:szCs w:val="22"/>
              </w:rPr>
            </w:pPr>
            <w:r w:rsidRPr="00F80392">
              <w:rPr>
                <w:rFonts w:ascii="Calibri" w:hAnsi="Calibri"/>
                <w:b/>
                <w:bCs/>
                <w:sz w:val="22"/>
                <w:szCs w:val="22"/>
              </w:rPr>
              <w:t>Vårdkontakt.vårdkontaktstid</w:t>
            </w:r>
          </w:p>
        </w:tc>
        <w:tc>
          <w:tcPr>
            <w:tcW w:w="4961" w:type="dxa"/>
            <w:shd w:val="clear" w:color="auto" w:fill="auto"/>
          </w:tcPr>
          <w:p w14:paraId="3A6F7452" w14:textId="77777777" w:rsidR="00924A22" w:rsidRPr="00F80392" w:rsidRDefault="00924A22" w:rsidP="009D08F1">
            <w:pPr>
              <w:rPr>
                <w:rFonts w:ascii="Calibri" w:hAnsi="Calibri"/>
                <w:sz w:val="22"/>
                <w:szCs w:val="22"/>
              </w:rPr>
            </w:pPr>
            <w:r w:rsidRPr="00F80392">
              <w:rPr>
                <w:rFonts w:ascii="Calibri" w:hAnsi="Calibri"/>
                <w:sz w:val="22"/>
                <w:szCs w:val="22"/>
              </w:rPr>
              <w:t>Saknar motsvarighet i V-TIM 2.0</w:t>
            </w:r>
          </w:p>
        </w:tc>
      </w:tr>
    </w:tbl>
    <w:p w14:paraId="62FB100A" w14:textId="77777777" w:rsidR="00924A22" w:rsidRPr="002F2D14" w:rsidRDefault="00924A22" w:rsidP="00924A22">
      <w:bookmarkStart w:id="80" w:name="_Toc176141590"/>
      <w:bookmarkStart w:id="81" w:name="_Toc176141594"/>
      <w:bookmarkStart w:id="82" w:name="_Toc182360207"/>
      <w:bookmarkStart w:id="83" w:name="_Toc182360366"/>
      <w:bookmarkStart w:id="84" w:name="_Toc182362292"/>
      <w:bookmarkEnd w:id="80"/>
      <w:bookmarkEnd w:id="81"/>
      <w:bookmarkEnd w:id="82"/>
      <w:bookmarkEnd w:id="83"/>
      <w:bookmarkEnd w:id="84"/>
    </w:p>
    <w:p w14:paraId="54A3433F" w14:textId="77777777" w:rsidR="00924A22" w:rsidRDefault="00924A22" w:rsidP="00267947">
      <w:pPr>
        <w:pStyle w:val="Rubrik2"/>
      </w:pPr>
      <w:r>
        <w:br w:type="page"/>
      </w:r>
      <w:bookmarkStart w:id="85" w:name="_Toc283620697"/>
      <w:r>
        <w:t>V-MIM Funktionen för elektronisk ärendekommunikation</w:t>
      </w:r>
      <w:bookmarkEnd w:id="85"/>
    </w:p>
    <w:p w14:paraId="1657AC25" w14:textId="77777777" w:rsidR="00924A22" w:rsidRPr="000A2E68" w:rsidRDefault="00917CEC" w:rsidP="00924A22">
      <w:r>
        <w:rPr>
          <w:lang w:eastAsia="sv-SE"/>
        </w:rPr>
        <w:drawing>
          <wp:inline distT="0" distB="0" distL="0" distR="0" wp14:anchorId="25125C29" wp14:editId="4C66492A">
            <wp:extent cx="6022975" cy="4141470"/>
            <wp:effectExtent l="0" t="0" r="0" b="0"/>
            <wp:docPr id="13" name="Bild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22975" cy="4141470"/>
                    </a:xfrm>
                    <a:prstGeom prst="rect">
                      <a:avLst/>
                    </a:prstGeom>
                    <a:noFill/>
                    <a:ln>
                      <a:noFill/>
                    </a:ln>
                  </pic:spPr>
                </pic:pic>
              </a:graphicData>
            </a:graphic>
          </wp:inline>
        </w:drawing>
      </w:r>
    </w:p>
    <w:p w14:paraId="3C73BC44" w14:textId="77777777" w:rsidR="00924A22" w:rsidRDefault="00924A22" w:rsidP="00924A22"/>
    <w:p w14:paraId="3F0A58B7" w14:textId="77777777" w:rsidR="00924A22" w:rsidRDefault="00924A22" w:rsidP="00924A22">
      <w:r>
        <w:t>En del av klasserna i modellen har bedömts ligga utanför V-TIMs tillämpningsområde och har därför inte mappats mot V-TIM. Det gäller klasserna Avsändare, Meddelande, Mottagare samt</w:t>
      </w:r>
      <w:r w:rsidRPr="001E0BF1">
        <w:t xml:space="preserve"> </w:t>
      </w:r>
      <w:r>
        <w:t>Organisation.</w:t>
      </w:r>
    </w:p>
    <w:p w14:paraId="0AFA406C" w14:textId="77777777" w:rsidR="00924A22" w:rsidRDefault="00924A22" w:rsidP="00924A22"/>
    <w:tbl>
      <w:tblPr>
        <w:tblW w:w="9073" w:type="dxa"/>
        <w:tblInd w:w="-176" w:type="dxa"/>
        <w:tblBorders>
          <w:top w:val="single" w:sz="8" w:space="0" w:color="4F81BD"/>
          <w:left w:val="single" w:sz="8" w:space="0" w:color="4F81BD"/>
          <w:bottom w:val="single" w:sz="8" w:space="0" w:color="4F81BD"/>
          <w:right w:val="single" w:sz="8" w:space="0" w:color="4F81BD"/>
        </w:tblBorders>
        <w:tblLayout w:type="fixed"/>
        <w:tblLook w:val="04A0" w:firstRow="1" w:lastRow="0" w:firstColumn="1" w:lastColumn="0" w:noHBand="0" w:noVBand="1"/>
      </w:tblPr>
      <w:tblGrid>
        <w:gridCol w:w="4112"/>
        <w:gridCol w:w="4961"/>
      </w:tblGrid>
      <w:tr w:rsidR="00924A22" w:rsidRPr="00F80392" w14:paraId="1FAF48E2" w14:textId="77777777" w:rsidTr="009D08F1">
        <w:tc>
          <w:tcPr>
            <w:tcW w:w="4112" w:type="dxa"/>
            <w:shd w:val="clear" w:color="auto" w:fill="4F81BD"/>
          </w:tcPr>
          <w:p w14:paraId="3D861DD7" w14:textId="77777777" w:rsidR="00924A22" w:rsidRPr="00F80392" w:rsidRDefault="00924A22" w:rsidP="009D08F1">
            <w:pPr>
              <w:rPr>
                <w:rFonts w:ascii="Calibri" w:hAnsi="Calibri"/>
                <w:b/>
                <w:bCs/>
                <w:sz w:val="22"/>
                <w:szCs w:val="22"/>
              </w:rPr>
            </w:pPr>
            <w:r w:rsidRPr="00F80392">
              <w:rPr>
                <w:rFonts w:ascii="Calibri" w:hAnsi="Calibri"/>
                <w:b/>
                <w:bCs/>
                <w:sz w:val="22"/>
                <w:szCs w:val="22"/>
              </w:rPr>
              <w:t>Klass.attribut</w:t>
            </w:r>
          </w:p>
        </w:tc>
        <w:tc>
          <w:tcPr>
            <w:tcW w:w="4961" w:type="dxa"/>
            <w:shd w:val="clear" w:color="auto" w:fill="4F81BD"/>
          </w:tcPr>
          <w:p w14:paraId="5D339A32" w14:textId="77777777" w:rsidR="00924A22" w:rsidRPr="00F80392" w:rsidRDefault="00924A22" w:rsidP="009D08F1">
            <w:pPr>
              <w:rPr>
                <w:rFonts w:ascii="Calibri" w:hAnsi="Calibri"/>
                <w:b/>
                <w:bCs/>
                <w:sz w:val="22"/>
                <w:szCs w:val="22"/>
              </w:rPr>
            </w:pPr>
            <w:r w:rsidRPr="00F80392">
              <w:rPr>
                <w:rFonts w:ascii="Calibri" w:hAnsi="Calibri"/>
                <w:b/>
                <w:bCs/>
                <w:sz w:val="22"/>
                <w:szCs w:val="22"/>
              </w:rPr>
              <w:t>Mappning mot V-TIM 2.0</w:t>
            </w:r>
          </w:p>
        </w:tc>
      </w:tr>
      <w:tr w:rsidR="00924A22" w:rsidRPr="00F80392" w14:paraId="3FC4C294" w14:textId="77777777" w:rsidTr="009D08F1">
        <w:tc>
          <w:tcPr>
            <w:tcW w:w="4112" w:type="dxa"/>
            <w:tcBorders>
              <w:top w:val="single" w:sz="8" w:space="0" w:color="4F81BD"/>
              <w:left w:val="single" w:sz="8" w:space="0" w:color="4F81BD"/>
              <w:bottom w:val="single" w:sz="8" w:space="0" w:color="4F81BD"/>
            </w:tcBorders>
            <w:shd w:val="clear" w:color="auto" w:fill="auto"/>
          </w:tcPr>
          <w:p w14:paraId="228BBBFA" w14:textId="77777777" w:rsidR="00924A22" w:rsidRPr="00F80392" w:rsidRDefault="00924A22" w:rsidP="009D08F1">
            <w:pPr>
              <w:rPr>
                <w:rFonts w:ascii="Calibri" w:hAnsi="Calibri"/>
                <w:b/>
                <w:bCs/>
                <w:sz w:val="22"/>
                <w:szCs w:val="22"/>
              </w:rPr>
            </w:pPr>
            <w:r>
              <w:rPr>
                <w:rFonts w:ascii="Calibri" w:hAnsi="Calibri"/>
                <w:b/>
                <w:bCs/>
                <w:sz w:val="22"/>
                <w:szCs w:val="22"/>
              </w:rPr>
              <w:t>Avsändare</w:t>
            </w:r>
          </w:p>
        </w:tc>
        <w:tc>
          <w:tcPr>
            <w:tcW w:w="4961" w:type="dxa"/>
            <w:tcBorders>
              <w:top w:val="single" w:sz="8" w:space="0" w:color="4F81BD"/>
              <w:bottom w:val="single" w:sz="8" w:space="0" w:color="4F81BD"/>
            </w:tcBorders>
            <w:shd w:val="clear" w:color="auto" w:fill="auto"/>
          </w:tcPr>
          <w:p w14:paraId="65B7304C" w14:textId="77777777" w:rsidR="00924A22" w:rsidRPr="00F80392" w:rsidRDefault="00924A22" w:rsidP="009D08F1">
            <w:pPr>
              <w:rPr>
                <w:rFonts w:ascii="Calibri" w:hAnsi="Calibri"/>
                <w:sz w:val="22"/>
                <w:szCs w:val="22"/>
              </w:rPr>
            </w:pPr>
            <w:r>
              <w:rPr>
                <w:rFonts w:ascii="Calibri" w:hAnsi="Calibri"/>
                <w:sz w:val="22"/>
                <w:szCs w:val="22"/>
              </w:rPr>
              <w:t>Mappas inte mot V-TIM</w:t>
            </w:r>
          </w:p>
        </w:tc>
      </w:tr>
      <w:tr w:rsidR="00924A22" w:rsidRPr="00F80392" w14:paraId="385FD01A" w14:textId="77777777" w:rsidTr="009D08F1">
        <w:tc>
          <w:tcPr>
            <w:tcW w:w="4112" w:type="dxa"/>
            <w:shd w:val="clear" w:color="auto" w:fill="auto"/>
          </w:tcPr>
          <w:p w14:paraId="7A6981FA" w14:textId="77777777" w:rsidR="00924A22" w:rsidRPr="00F80392" w:rsidRDefault="00924A22" w:rsidP="009D08F1">
            <w:pPr>
              <w:rPr>
                <w:rFonts w:ascii="Calibri" w:hAnsi="Calibri"/>
                <w:b/>
                <w:bCs/>
                <w:sz w:val="22"/>
                <w:szCs w:val="22"/>
              </w:rPr>
            </w:pPr>
            <w:r w:rsidRPr="00F80392">
              <w:rPr>
                <w:rFonts w:ascii="Calibri" w:hAnsi="Calibri"/>
                <w:b/>
                <w:bCs/>
                <w:sz w:val="22"/>
                <w:szCs w:val="22"/>
              </w:rPr>
              <w:t>Enhet</w:t>
            </w:r>
          </w:p>
        </w:tc>
        <w:tc>
          <w:tcPr>
            <w:tcW w:w="4961" w:type="dxa"/>
            <w:shd w:val="clear" w:color="auto" w:fill="auto"/>
          </w:tcPr>
          <w:p w14:paraId="3CAC4856" w14:textId="77777777" w:rsidR="00924A22" w:rsidRPr="00F80392" w:rsidRDefault="00924A22" w:rsidP="009D08F1">
            <w:pPr>
              <w:rPr>
                <w:rFonts w:ascii="Calibri" w:hAnsi="Calibri"/>
                <w:sz w:val="22"/>
                <w:szCs w:val="22"/>
              </w:rPr>
            </w:pPr>
            <w:r w:rsidRPr="00F80392">
              <w:rPr>
                <w:rFonts w:ascii="Calibri" w:hAnsi="Calibri"/>
                <w:sz w:val="22"/>
                <w:szCs w:val="22"/>
              </w:rPr>
              <w:t>Enhet</w:t>
            </w:r>
          </w:p>
        </w:tc>
      </w:tr>
      <w:tr w:rsidR="00924A22" w:rsidRPr="00F80392" w14:paraId="0BDC643D" w14:textId="77777777" w:rsidTr="009D08F1">
        <w:tc>
          <w:tcPr>
            <w:tcW w:w="4112" w:type="dxa"/>
            <w:tcBorders>
              <w:top w:val="single" w:sz="8" w:space="0" w:color="4F81BD"/>
              <w:left w:val="single" w:sz="8" w:space="0" w:color="4F81BD"/>
              <w:bottom w:val="single" w:sz="8" w:space="0" w:color="4F81BD"/>
            </w:tcBorders>
            <w:shd w:val="clear" w:color="auto" w:fill="auto"/>
          </w:tcPr>
          <w:p w14:paraId="4EBF4C83" w14:textId="77777777" w:rsidR="00924A22" w:rsidRPr="00F80392" w:rsidRDefault="00924A22" w:rsidP="009D08F1">
            <w:pPr>
              <w:rPr>
                <w:rFonts w:ascii="Calibri" w:hAnsi="Calibri"/>
                <w:b/>
                <w:bCs/>
                <w:sz w:val="22"/>
                <w:szCs w:val="22"/>
              </w:rPr>
            </w:pPr>
            <w:r w:rsidRPr="00F80392">
              <w:rPr>
                <w:rFonts w:ascii="Calibri" w:hAnsi="Calibri"/>
                <w:b/>
                <w:bCs/>
                <w:sz w:val="22"/>
                <w:szCs w:val="22"/>
              </w:rPr>
              <w:t>Enhet.enhets-id</w:t>
            </w:r>
          </w:p>
        </w:tc>
        <w:tc>
          <w:tcPr>
            <w:tcW w:w="4961" w:type="dxa"/>
            <w:tcBorders>
              <w:top w:val="single" w:sz="8" w:space="0" w:color="4F81BD"/>
              <w:bottom w:val="single" w:sz="8" w:space="0" w:color="4F81BD"/>
            </w:tcBorders>
            <w:shd w:val="clear" w:color="auto" w:fill="auto"/>
          </w:tcPr>
          <w:p w14:paraId="1BE719FB" w14:textId="77777777" w:rsidR="00924A22" w:rsidRPr="00F80392" w:rsidRDefault="00924A22" w:rsidP="009D08F1">
            <w:pPr>
              <w:rPr>
                <w:rFonts w:ascii="Calibri" w:hAnsi="Calibri"/>
                <w:sz w:val="22"/>
                <w:szCs w:val="22"/>
              </w:rPr>
            </w:pPr>
            <w:r w:rsidRPr="00F80392">
              <w:rPr>
                <w:rFonts w:ascii="Calibri" w:hAnsi="Calibri"/>
                <w:sz w:val="22"/>
                <w:szCs w:val="22"/>
              </w:rPr>
              <w:t>Enhet.enhets-id</w:t>
            </w:r>
          </w:p>
        </w:tc>
      </w:tr>
      <w:tr w:rsidR="00924A22" w:rsidRPr="00F80392" w14:paraId="38884C0D" w14:textId="77777777" w:rsidTr="009D08F1">
        <w:tc>
          <w:tcPr>
            <w:tcW w:w="4112" w:type="dxa"/>
            <w:shd w:val="clear" w:color="auto" w:fill="auto"/>
          </w:tcPr>
          <w:p w14:paraId="20FE3887" w14:textId="77777777" w:rsidR="00924A22" w:rsidRPr="00F80392" w:rsidRDefault="00924A22" w:rsidP="009D08F1">
            <w:pPr>
              <w:rPr>
                <w:rFonts w:ascii="Calibri" w:hAnsi="Calibri"/>
                <w:b/>
                <w:bCs/>
                <w:sz w:val="22"/>
                <w:szCs w:val="22"/>
              </w:rPr>
            </w:pPr>
            <w:r w:rsidRPr="00F80392">
              <w:rPr>
                <w:rFonts w:ascii="Calibri" w:hAnsi="Calibri"/>
                <w:b/>
                <w:bCs/>
                <w:sz w:val="22"/>
                <w:szCs w:val="22"/>
              </w:rPr>
              <w:t>Enhet.enhetsnamn</w:t>
            </w:r>
          </w:p>
        </w:tc>
        <w:tc>
          <w:tcPr>
            <w:tcW w:w="4961" w:type="dxa"/>
            <w:shd w:val="clear" w:color="auto" w:fill="auto"/>
          </w:tcPr>
          <w:p w14:paraId="53CB47A4" w14:textId="77777777" w:rsidR="00924A22" w:rsidRPr="00F80392" w:rsidRDefault="00924A22" w:rsidP="009D08F1">
            <w:pPr>
              <w:rPr>
                <w:rFonts w:ascii="Calibri" w:hAnsi="Calibri"/>
                <w:sz w:val="22"/>
                <w:szCs w:val="22"/>
              </w:rPr>
            </w:pPr>
            <w:r w:rsidRPr="00F80392">
              <w:rPr>
                <w:rFonts w:ascii="Calibri" w:hAnsi="Calibri"/>
                <w:sz w:val="22"/>
                <w:szCs w:val="22"/>
              </w:rPr>
              <w:t>Enhet.enhetsnamn</w:t>
            </w:r>
          </w:p>
        </w:tc>
      </w:tr>
      <w:tr w:rsidR="00924A22" w:rsidRPr="00F80392" w14:paraId="29B9D5BB" w14:textId="77777777" w:rsidTr="009D08F1">
        <w:tc>
          <w:tcPr>
            <w:tcW w:w="4112" w:type="dxa"/>
            <w:tcBorders>
              <w:top w:val="single" w:sz="8" w:space="0" w:color="4F81BD"/>
              <w:left w:val="single" w:sz="8" w:space="0" w:color="4F81BD"/>
              <w:bottom w:val="single" w:sz="8" w:space="0" w:color="4F81BD"/>
            </w:tcBorders>
            <w:shd w:val="clear" w:color="auto" w:fill="auto"/>
          </w:tcPr>
          <w:p w14:paraId="5FDA50A8" w14:textId="77777777" w:rsidR="00924A22" w:rsidRPr="00F80392" w:rsidRDefault="00924A22" w:rsidP="009D08F1">
            <w:pPr>
              <w:rPr>
                <w:rFonts w:ascii="Calibri" w:hAnsi="Calibri"/>
                <w:b/>
                <w:bCs/>
                <w:sz w:val="22"/>
                <w:szCs w:val="22"/>
              </w:rPr>
            </w:pPr>
            <w:r w:rsidRPr="00F80392">
              <w:rPr>
                <w:rFonts w:ascii="Calibri" w:hAnsi="Calibri"/>
                <w:b/>
                <w:bCs/>
                <w:sz w:val="22"/>
                <w:szCs w:val="22"/>
              </w:rPr>
              <w:t>Enhet.</w:t>
            </w:r>
            <w:r w:rsidRPr="00F80392">
              <w:rPr>
                <w:rFonts w:ascii="Calibri" w:eastAsia="Times New Roman" w:hAnsi="Calibri"/>
                <w:b/>
                <w:bCs/>
                <w:sz w:val="22"/>
                <w:szCs w:val="22"/>
              </w:rPr>
              <w:t>postadress</w:t>
            </w:r>
          </w:p>
        </w:tc>
        <w:tc>
          <w:tcPr>
            <w:tcW w:w="4961" w:type="dxa"/>
            <w:tcBorders>
              <w:top w:val="single" w:sz="8" w:space="0" w:color="4F81BD"/>
              <w:bottom w:val="single" w:sz="8" w:space="0" w:color="4F81BD"/>
            </w:tcBorders>
            <w:shd w:val="clear" w:color="auto" w:fill="auto"/>
          </w:tcPr>
          <w:p w14:paraId="5555373D" w14:textId="77777777" w:rsidR="00924A22" w:rsidRPr="00F80392" w:rsidRDefault="00924A22" w:rsidP="009D08F1">
            <w:pPr>
              <w:rPr>
                <w:rFonts w:ascii="Calibri" w:hAnsi="Calibri"/>
                <w:sz w:val="22"/>
                <w:szCs w:val="22"/>
              </w:rPr>
            </w:pPr>
            <w:r w:rsidRPr="00F80392">
              <w:rPr>
                <w:rFonts w:ascii="Calibri" w:hAnsi="Calibri"/>
                <w:sz w:val="22"/>
                <w:szCs w:val="22"/>
              </w:rPr>
              <w:t>Saknar motsvarighet i V-TIM 2.0</w:t>
            </w:r>
          </w:p>
          <w:p w14:paraId="413502D1" w14:textId="77777777" w:rsidR="00924A22" w:rsidRPr="00F80392" w:rsidRDefault="00924A22" w:rsidP="009D08F1">
            <w:pPr>
              <w:rPr>
                <w:rFonts w:ascii="Calibri" w:hAnsi="Calibri"/>
                <w:sz w:val="22"/>
                <w:szCs w:val="22"/>
              </w:rPr>
            </w:pPr>
            <w:r w:rsidRPr="00F80392">
              <w:rPr>
                <w:rFonts w:ascii="Calibri" w:eastAsia="Times New Roman" w:hAnsi="Calibri"/>
                <w:sz w:val="22"/>
                <w:szCs w:val="22"/>
              </w:rPr>
              <w:t>Adressuppgifter.postadress i HSA</w:t>
            </w:r>
          </w:p>
        </w:tc>
      </w:tr>
      <w:tr w:rsidR="00924A22" w:rsidRPr="00F80392" w14:paraId="6C96B6BF" w14:textId="77777777" w:rsidTr="009D08F1">
        <w:tc>
          <w:tcPr>
            <w:tcW w:w="4112" w:type="dxa"/>
            <w:shd w:val="clear" w:color="auto" w:fill="auto"/>
          </w:tcPr>
          <w:p w14:paraId="59493D8D" w14:textId="77777777" w:rsidR="00924A22" w:rsidRPr="00F80392" w:rsidRDefault="00924A22" w:rsidP="009D08F1">
            <w:pPr>
              <w:rPr>
                <w:rFonts w:ascii="Calibri" w:hAnsi="Calibri"/>
                <w:b/>
                <w:bCs/>
                <w:sz w:val="22"/>
                <w:szCs w:val="22"/>
              </w:rPr>
            </w:pPr>
            <w:r w:rsidRPr="00F80392">
              <w:rPr>
                <w:rFonts w:ascii="Calibri" w:hAnsi="Calibri"/>
                <w:b/>
                <w:bCs/>
                <w:sz w:val="22"/>
                <w:szCs w:val="22"/>
              </w:rPr>
              <w:t>Enhet.</w:t>
            </w:r>
            <w:r w:rsidRPr="00F80392">
              <w:rPr>
                <w:rFonts w:ascii="Calibri" w:eastAsia="Times New Roman" w:hAnsi="Calibri"/>
                <w:b/>
                <w:bCs/>
                <w:sz w:val="22"/>
                <w:szCs w:val="22"/>
              </w:rPr>
              <w:t>p</w:t>
            </w:r>
            <w:r w:rsidRPr="00F80392">
              <w:rPr>
                <w:rFonts w:ascii="Calibri" w:hAnsi="Calibri"/>
                <w:b/>
                <w:bCs/>
                <w:sz w:val="22"/>
                <w:szCs w:val="22"/>
              </w:rPr>
              <w:t>ostnummer</w:t>
            </w:r>
          </w:p>
        </w:tc>
        <w:tc>
          <w:tcPr>
            <w:tcW w:w="4961" w:type="dxa"/>
            <w:shd w:val="clear" w:color="auto" w:fill="auto"/>
          </w:tcPr>
          <w:p w14:paraId="69CB2329" w14:textId="77777777" w:rsidR="00924A22" w:rsidRPr="00F80392" w:rsidRDefault="00924A22" w:rsidP="009D08F1">
            <w:pPr>
              <w:rPr>
                <w:rFonts w:ascii="Calibri" w:hAnsi="Calibri"/>
                <w:sz w:val="22"/>
                <w:szCs w:val="22"/>
              </w:rPr>
            </w:pPr>
            <w:r w:rsidRPr="00F80392">
              <w:rPr>
                <w:rFonts w:ascii="Calibri" w:hAnsi="Calibri"/>
                <w:sz w:val="22"/>
                <w:szCs w:val="22"/>
              </w:rPr>
              <w:t>Saknar motsvarighet i V-TIM 2.0</w:t>
            </w:r>
          </w:p>
          <w:p w14:paraId="3110CD0A" w14:textId="77777777" w:rsidR="00924A22" w:rsidRPr="00F80392" w:rsidRDefault="00924A22" w:rsidP="009D08F1">
            <w:pPr>
              <w:rPr>
                <w:rFonts w:ascii="Calibri" w:hAnsi="Calibri"/>
                <w:sz w:val="22"/>
                <w:szCs w:val="22"/>
              </w:rPr>
            </w:pPr>
            <w:r w:rsidRPr="00F80392">
              <w:rPr>
                <w:rFonts w:ascii="Calibri" w:eastAsia="Times New Roman" w:hAnsi="Calibri"/>
                <w:sz w:val="22"/>
                <w:szCs w:val="22"/>
              </w:rPr>
              <w:t>Adressuppgif</w:t>
            </w:r>
            <w:r w:rsidRPr="00F80392">
              <w:rPr>
                <w:rFonts w:ascii="Calibri" w:hAnsi="Calibri"/>
                <w:sz w:val="22"/>
                <w:szCs w:val="22"/>
              </w:rPr>
              <w:t>ter.postnr</w:t>
            </w:r>
            <w:r w:rsidRPr="00F80392">
              <w:rPr>
                <w:rFonts w:ascii="Calibri" w:eastAsia="Times New Roman" w:hAnsi="Calibri"/>
                <w:sz w:val="22"/>
                <w:szCs w:val="22"/>
              </w:rPr>
              <w:t xml:space="preserve"> i HSA</w:t>
            </w:r>
          </w:p>
        </w:tc>
      </w:tr>
      <w:tr w:rsidR="00924A22" w:rsidRPr="00F80392" w14:paraId="45506BE6" w14:textId="77777777" w:rsidTr="009D08F1">
        <w:tc>
          <w:tcPr>
            <w:tcW w:w="4112" w:type="dxa"/>
            <w:tcBorders>
              <w:top w:val="single" w:sz="8" w:space="0" w:color="4F81BD"/>
              <w:left w:val="single" w:sz="8" w:space="0" w:color="4F81BD"/>
              <w:bottom w:val="single" w:sz="8" w:space="0" w:color="4F81BD"/>
            </w:tcBorders>
            <w:shd w:val="clear" w:color="auto" w:fill="auto"/>
          </w:tcPr>
          <w:p w14:paraId="6CEDAD7A" w14:textId="77777777" w:rsidR="00924A22" w:rsidRPr="00F80392" w:rsidRDefault="00924A22" w:rsidP="009D08F1">
            <w:pPr>
              <w:rPr>
                <w:rFonts w:ascii="Calibri" w:hAnsi="Calibri"/>
                <w:b/>
                <w:bCs/>
                <w:sz w:val="22"/>
                <w:szCs w:val="22"/>
              </w:rPr>
            </w:pPr>
            <w:r w:rsidRPr="00F80392">
              <w:rPr>
                <w:rFonts w:ascii="Calibri" w:hAnsi="Calibri"/>
                <w:b/>
                <w:bCs/>
                <w:sz w:val="22"/>
                <w:szCs w:val="22"/>
              </w:rPr>
              <w:t>Enhet.</w:t>
            </w:r>
            <w:r w:rsidRPr="00F80392">
              <w:rPr>
                <w:rFonts w:ascii="Calibri" w:eastAsia="Times New Roman" w:hAnsi="Calibri"/>
                <w:b/>
                <w:bCs/>
                <w:sz w:val="22"/>
                <w:szCs w:val="22"/>
              </w:rPr>
              <w:t>post</w:t>
            </w:r>
            <w:r w:rsidRPr="00F80392">
              <w:rPr>
                <w:rFonts w:ascii="Calibri" w:hAnsi="Calibri"/>
                <w:b/>
                <w:bCs/>
                <w:sz w:val="22"/>
                <w:szCs w:val="22"/>
              </w:rPr>
              <w:t>ort</w:t>
            </w:r>
          </w:p>
        </w:tc>
        <w:tc>
          <w:tcPr>
            <w:tcW w:w="4961" w:type="dxa"/>
            <w:tcBorders>
              <w:top w:val="single" w:sz="8" w:space="0" w:color="4F81BD"/>
              <w:bottom w:val="single" w:sz="8" w:space="0" w:color="4F81BD"/>
            </w:tcBorders>
            <w:shd w:val="clear" w:color="auto" w:fill="auto"/>
          </w:tcPr>
          <w:p w14:paraId="75251754" w14:textId="77777777" w:rsidR="00924A22" w:rsidRPr="00F80392" w:rsidRDefault="00924A22" w:rsidP="009D08F1">
            <w:pPr>
              <w:rPr>
                <w:rFonts w:ascii="Calibri" w:hAnsi="Calibri"/>
                <w:sz w:val="22"/>
                <w:szCs w:val="22"/>
              </w:rPr>
            </w:pPr>
            <w:r w:rsidRPr="00F80392">
              <w:rPr>
                <w:rFonts w:ascii="Calibri" w:hAnsi="Calibri"/>
                <w:sz w:val="22"/>
                <w:szCs w:val="22"/>
              </w:rPr>
              <w:t>Saknar motsvarighet i V-TIM 2.0</w:t>
            </w:r>
          </w:p>
          <w:p w14:paraId="2AFCF504" w14:textId="77777777" w:rsidR="00924A22" w:rsidRPr="00F80392" w:rsidRDefault="00924A22" w:rsidP="009D08F1">
            <w:pPr>
              <w:rPr>
                <w:rFonts w:ascii="Calibri" w:hAnsi="Calibri"/>
                <w:sz w:val="22"/>
                <w:szCs w:val="22"/>
              </w:rPr>
            </w:pPr>
            <w:r w:rsidRPr="00F80392">
              <w:rPr>
                <w:rFonts w:ascii="Calibri" w:hAnsi="Calibri"/>
                <w:sz w:val="22"/>
                <w:szCs w:val="22"/>
                <w:highlight w:val="yellow"/>
              </w:rPr>
              <w:t>Attrib</w:t>
            </w:r>
            <w:r w:rsidRPr="00F80392">
              <w:rPr>
                <w:rFonts w:ascii="Calibri" w:eastAsia="Times New Roman" w:hAnsi="Calibri"/>
                <w:sz w:val="22"/>
                <w:szCs w:val="22"/>
                <w:highlight w:val="yellow"/>
              </w:rPr>
              <w:t>utet motsvarar X i HSA</w:t>
            </w:r>
          </w:p>
        </w:tc>
      </w:tr>
      <w:tr w:rsidR="00924A22" w:rsidRPr="00F80392" w14:paraId="664F3399" w14:textId="77777777" w:rsidTr="009D08F1">
        <w:tc>
          <w:tcPr>
            <w:tcW w:w="4112" w:type="dxa"/>
            <w:shd w:val="clear" w:color="auto" w:fill="auto"/>
          </w:tcPr>
          <w:p w14:paraId="39484167" w14:textId="77777777" w:rsidR="00924A22" w:rsidRPr="00F80392" w:rsidRDefault="00924A22" w:rsidP="009D08F1">
            <w:pPr>
              <w:rPr>
                <w:rFonts w:ascii="Calibri" w:hAnsi="Calibri"/>
                <w:b/>
                <w:bCs/>
                <w:sz w:val="22"/>
                <w:szCs w:val="22"/>
              </w:rPr>
            </w:pPr>
            <w:r w:rsidRPr="00F80392">
              <w:rPr>
                <w:rFonts w:ascii="Calibri" w:hAnsi="Calibri"/>
                <w:b/>
                <w:bCs/>
                <w:sz w:val="22"/>
                <w:szCs w:val="22"/>
              </w:rPr>
              <w:t>Enhet.telefonnummer</w:t>
            </w:r>
          </w:p>
        </w:tc>
        <w:tc>
          <w:tcPr>
            <w:tcW w:w="4961" w:type="dxa"/>
            <w:shd w:val="clear" w:color="auto" w:fill="auto"/>
          </w:tcPr>
          <w:p w14:paraId="2401E702" w14:textId="77777777" w:rsidR="00924A22" w:rsidRPr="00F80392" w:rsidRDefault="00924A22" w:rsidP="009D08F1">
            <w:pPr>
              <w:rPr>
                <w:rFonts w:ascii="Calibri" w:hAnsi="Calibri"/>
                <w:sz w:val="22"/>
                <w:szCs w:val="22"/>
              </w:rPr>
            </w:pPr>
            <w:r w:rsidRPr="00F80392">
              <w:rPr>
                <w:rFonts w:ascii="Calibri" w:hAnsi="Calibri"/>
                <w:sz w:val="22"/>
                <w:szCs w:val="22"/>
              </w:rPr>
              <w:t>Saknar motsvarighet i V-TIM 2.0</w:t>
            </w:r>
          </w:p>
          <w:p w14:paraId="7808025A" w14:textId="77777777" w:rsidR="00924A22" w:rsidRPr="00F80392" w:rsidRDefault="00924A22" w:rsidP="009D08F1">
            <w:pPr>
              <w:rPr>
                <w:rFonts w:ascii="Calibri" w:hAnsi="Calibri"/>
                <w:sz w:val="22"/>
                <w:szCs w:val="22"/>
              </w:rPr>
            </w:pPr>
            <w:r w:rsidRPr="00F80392">
              <w:rPr>
                <w:rFonts w:ascii="Calibri" w:hAnsi="Calibri"/>
                <w:sz w:val="22"/>
                <w:szCs w:val="22"/>
              </w:rPr>
              <w:t>Telefonnummer</w:t>
            </w:r>
            <w:r w:rsidRPr="00F80392">
              <w:rPr>
                <w:rFonts w:ascii="Calibri" w:eastAsia="Times New Roman" w:hAnsi="Calibri"/>
                <w:sz w:val="22"/>
                <w:szCs w:val="22"/>
              </w:rPr>
              <w:t>.</w:t>
            </w:r>
            <w:r w:rsidRPr="00F80392">
              <w:rPr>
                <w:rFonts w:ascii="Calibri" w:hAnsi="Calibri"/>
                <w:sz w:val="22"/>
                <w:szCs w:val="22"/>
              </w:rPr>
              <w:t xml:space="preserve">direktnummer eller Telefonnummer.växeltelefon </w:t>
            </w:r>
            <w:r w:rsidRPr="00F80392">
              <w:rPr>
                <w:rFonts w:ascii="Calibri" w:eastAsia="Times New Roman" w:hAnsi="Calibri"/>
                <w:sz w:val="22"/>
                <w:szCs w:val="22"/>
              </w:rPr>
              <w:t>i HSA</w:t>
            </w:r>
          </w:p>
        </w:tc>
      </w:tr>
      <w:tr w:rsidR="00924A22" w:rsidRPr="00F80392" w14:paraId="457DF670" w14:textId="77777777" w:rsidTr="009D08F1">
        <w:tc>
          <w:tcPr>
            <w:tcW w:w="4112" w:type="dxa"/>
            <w:tcBorders>
              <w:top w:val="single" w:sz="8" w:space="0" w:color="4F81BD"/>
              <w:left w:val="single" w:sz="8" w:space="0" w:color="4F81BD"/>
              <w:bottom w:val="single" w:sz="8" w:space="0" w:color="4F81BD"/>
            </w:tcBorders>
            <w:shd w:val="clear" w:color="auto" w:fill="auto"/>
          </w:tcPr>
          <w:p w14:paraId="077B6CFF" w14:textId="77777777" w:rsidR="00924A22" w:rsidRPr="00F80392" w:rsidRDefault="00924A22" w:rsidP="009D08F1">
            <w:pPr>
              <w:rPr>
                <w:rFonts w:ascii="Calibri" w:hAnsi="Calibri"/>
                <w:b/>
                <w:bCs/>
                <w:sz w:val="22"/>
                <w:szCs w:val="22"/>
              </w:rPr>
            </w:pPr>
            <w:r>
              <w:rPr>
                <w:rFonts w:ascii="Calibri" w:hAnsi="Calibri"/>
                <w:b/>
                <w:bCs/>
                <w:sz w:val="22"/>
                <w:szCs w:val="22"/>
              </w:rPr>
              <w:t>Enhet.e-post</w:t>
            </w:r>
          </w:p>
        </w:tc>
        <w:tc>
          <w:tcPr>
            <w:tcW w:w="4961" w:type="dxa"/>
            <w:tcBorders>
              <w:top w:val="single" w:sz="8" w:space="0" w:color="4F81BD"/>
              <w:bottom w:val="single" w:sz="8" w:space="0" w:color="4F81BD"/>
            </w:tcBorders>
            <w:shd w:val="clear" w:color="auto" w:fill="auto"/>
          </w:tcPr>
          <w:p w14:paraId="25112225" w14:textId="77777777" w:rsidR="00924A22" w:rsidRDefault="00924A22" w:rsidP="009D08F1">
            <w:pPr>
              <w:rPr>
                <w:rFonts w:ascii="Calibri" w:hAnsi="Calibri"/>
                <w:sz w:val="22"/>
                <w:szCs w:val="22"/>
              </w:rPr>
            </w:pPr>
            <w:r>
              <w:rPr>
                <w:rFonts w:ascii="Calibri" w:hAnsi="Calibri"/>
                <w:sz w:val="22"/>
                <w:szCs w:val="22"/>
              </w:rPr>
              <w:t>Saknar motsvarighet i V-TIM 2.0</w:t>
            </w:r>
          </w:p>
          <w:p w14:paraId="1D579F10" w14:textId="77777777" w:rsidR="00924A22" w:rsidRPr="00F80392" w:rsidRDefault="00924A22" w:rsidP="009D08F1">
            <w:pPr>
              <w:rPr>
                <w:rFonts w:ascii="Calibri" w:hAnsi="Calibri"/>
                <w:sz w:val="22"/>
                <w:szCs w:val="22"/>
              </w:rPr>
            </w:pPr>
            <w:r>
              <w:rPr>
                <w:rFonts w:ascii="Calibri" w:hAnsi="Calibri"/>
                <w:sz w:val="22"/>
                <w:szCs w:val="22"/>
              </w:rPr>
              <w:t>Internetuppgifter.e-postadress i HSA</w:t>
            </w:r>
          </w:p>
        </w:tc>
      </w:tr>
      <w:tr w:rsidR="00924A22" w:rsidRPr="00F80392" w14:paraId="273C88F8" w14:textId="77777777" w:rsidTr="009D08F1">
        <w:tc>
          <w:tcPr>
            <w:tcW w:w="4112" w:type="dxa"/>
            <w:tcBorders>
              <w:top w:val="single" w:sz="8" w:space="0" w:color="4F81BD"/>
              <w:left w:val="single" w:sz="8" w:space="0" w:color="4F81BD"/>
              <w:bottom w:val="single" w:sz="8" w:space="0" w:color="4F81BD"/>
            </w:tcBorders>
            <w:shd w:val="clear" w:color="auto" w:fill="auto"/>
          </w:tcPr>
          <w:p w14:paraId="0C64076C" w14:textId="77777777" w:rsidR="00924A22" w:rsidRPr="00F80392" w:rsidRDefault="00924A22" w:rsidP="009D08F1">
            <w:pPr>
              <w:rPr>
                <w:rFonts w:ascii="Calibri" w:hAnsi="Calibri"/>
                <w:b/>
                <w:bCs/>
                <w:sz w:val="22"/>
                <w:szCs w:val="22"/>
              </w:rPr>
            </w:pPr>
            <w:r>
              <w:rPr>
                <w:rFonts w:ascii="Calibri" w:hAnsi="Calibri"/>
                <w:b/>
                <w:bCs/>
                <w:sz w:val="22"/>
                <w:szCs w:val="22"/>
              </w:rPr>
              <w:t>Enhet.arbetsplatskod</w:t>
            </w:r>
          </w:p>
        </w:tc>
        <w:tc>
          <w:tcPr>
            <w:tcW w:w="4961" w:type="dxa"/>
            <w:tcBorders>
              <w:top w:val="single" w:sz="8" w:space="0" w:color="4F81BD"/>
              <w:bottom w:val="single" w:sz="8" w:space="0" w:color="4F81BD"/>
            </w:tcBorders>
            <w:shd w:val="clear" w:color="auto" w:fill="auto"/>
          </w:tcPr>
          <w:p w14:paraId="747D80D0" w14:textId="77777777" w:rsidR="00924A22" w:rsidRDefault="00924A22" w:rsidP="009D08F1">
            <w:pPr>
              <w:rPr>
                <w:rFonts w:ascii="Calibri" w:hAnsi="Calibri"/>
                <w:sz w:val="22"/>
                <w:szCs w:val="22"/>
              </w:rPr>
            </w:pPr>
            <w:r>
              <w:rPr>
                <w:rFonts w:ascii="Calibri" w:hAnsi="Calibri"/>
                <w:sz w:val="22"/>
                <w:szCs w:val="22"/>
              </w:rPr>
              <w:t>Saknar motsvarighet i V-TIM 2.0</w:t>
            </w:r>
          </w:p>
          <w:p w14:paraId="0DC3AFD0" w14:textId="77777777" w:rsidR="00924A22" w:rsidRPr="00F80392" w:rsidRDefault="00924A22" w:rsidP="009D08F1">
            <w:pPr>
              <w:rPr>
                <w:rFonts w:ascii="Calibri" w:hAnsi="Calibri"/>
                <w:sz w:val="22"/>
                <w:szCs w:val="22"/>
              </w:rPr>
            </w:pPr>
            <w:r>
              <w:rPr>
                <w:rFonts w:ascii="Calibri" w:hAnsi="Calibri"/>
                <w:sz w:val="22"/>
                <w:szCs w:val="22"/>
              </w:rPr>
              <w:t>Organisationsuppgifter.arbetsplatskod i HSA</w:t>
            </w:r>
          </w:p>
        </w:tc>
      </w:tr>
      <w:tr w:rsidR="00924A22" w:rsidRPr="00F80392" w14:paraId="1D10DDC7" w14:textId="77777777" w:rsidTr="009D08F1">
        <w:tc>
          <w:tcPr>
            <w:tcW w:w="4112" w:type="dxa"/>
            <w:shd w:val="clear" w:color="auto" w:fill="auto"/>
          </w:tcPr>
          <w:p w14:paraId="585F53BB" w14:textId="77777777" w:rsidR="00924A22" w:rsidRPr="00F80392" w:rsidRDefault="00924A22" w:rsidP="009D08F1">
            <w:pPr>
              <w:rPr>
                <w:rFonts w:ascii="Calibri" w:hAnsi="Calibri"/>
                <w:b/>
                <w:bCs/>
                <w:sz w:val="22"/>
                <w:szCs w:val="22"/>
              </w:rPr>
            </w:pPr>
            <w:r w:rsidRPr="00F80392">
              <w:rPr>
                <w:rFonts w:ascii="Calibri" w:hAnsi="Calibri"/>
                <w:b/>
                <w:bCs/>
                <w:sz w:val="22"/>
                <w:szCs w:val="22"/>
              </w:rPr>
              <w:t>HoS-Personal</w:t>
            </w:r>
          </w:p>
        </w:tc>
        <w:tc>
          <w:tcPr>
            <w:tcW w:w="4961" w:type="dxa"/>
            <w:shd w:val="clear" w:color="auto" w:fill="auto"/>
          </w:tcPr>
          <w:p w14:paraId="5C1C0B44" w14:textId="77777777" w:rsidR="00924A22" w:rsidRPr="00F80392" w:rsidRDefault="00924A22" w:rsidP="009D08F1">
            <w:pPr>
              <w:rPr>
                <w:rFonts w:ascii="Calibri" w:hAnsi="Calibri"/>
                <w:sz w:val="22"/>
                <w:szCs w:val="22"/>
              </w:rPr>
            </w:pPr>
            <w:r w:rsidRPr="00F80392">
              <w:rPr>
                <w:rFonts w:ascii="Calibri" w:hAnsi="Calibri"/>
                <w:sz w:val="22"/>
                <w:szCs w:val="22"/>
              </w:rPr>
              <w:t xml:space="preserve">Personal i V-TIM 2.0. </w:t>
            </w:r>
          </w:p>
          <w:p w14:paraId="3AE923D8" w14:textId="77777777" w:rsidR="00924A22" w:rsidRPr="00F80392" w:rsidRDefault="00924A22" w:rsidP="009D08F1">
            <w:pPr>
              <w:rPr>
                <w:rFonts w:ascii="Calibri" w:eastAsia="Times New Roman" w:hAnsi="Calibri"/>
                <w:color w:val="auto"/>
                <w:sz w:val="22"/>
                <w:szCs w:val="22"/>
              </w:rPr>
            </w:pPr>
            <w:r w:rsidRPr="00F80392">
              <w:rPr>
                <w:rFonts w:ascii="Calibri" w:hAnsi="Calibri"/>
                <w:sz w:val="22"/>
                <w:szCs w:val="22"/>
              </w:rPr>
              <w:t>Person i HSA</w:t>
            </w:r>
          </w:p>
        </w:tc>
      </w:tr>
      <w:tr w:rsidR="00924A22" w:rsidRPr="00F80392" w14:paraId="15CB9B00" w14:textId="77777777" w:rsidTr="009D08F1">
        <w:tc>
          <w:tcPr>
            <w:tcW w:w="4112" w:type="dxa"/>
            <w:tcBorders>
              <w:top w:val="single" w:sz="8" w:space="0" w:color="4F81BD"/>
              <w:left w:val="single" w:sz="8" w:space="0" w:color="4F81BD"/>
              <w:bottom w:val="single" w:sz="8" w:space="0" w:color="4F81BD"/>
            </w:tcBorders>
            <w:shd w:val="clear" w:color="auto" w:fill="auto"/>
          </w:tcPr>
          <w:p w14:paraId="2B18D9A3" w14:textId="77777777" w:rsidR="00924A22" w:rsidRPr="00F80392" w:rsidRDefault="00924A22" w:rsidP="009D08F1">
            <w:pPr>
              <w:rPr>
                <w:rFonts w:ascii="Calibri" w:hAnsi="Calibri"/>
                <w:b/>
                <w:bCs/>
                <w:sz w:val="22"/>
                <w:szCs w:val="22"/>
              </w:rPr>
            </w:pPr>
            <w:r>
              <w:rPr>
                <w:rFonts w:ascii="Calibri" w:hAnsi="Calibri"/>
                <w:b/>
                <w:bCs/>
                <w:sz w:val="22"/>
                <w:szCs w:val="22"/>
              </w:rPr>
              <w:t>HoS-Personal.förskrivarkod</w:t>
            </w:r>
          </w:p>
        </w:tc>
        <w:tc>
          <w:tcPr>
            <w:tcW w:w="4961" w:type="dxa"/>
            <w:tcBorders>
              <w:top w:val="single" w:sz="8" w:space="0" w:color="4F81BD"/>
              <w:bottom w:val="single" w:sz="8" w:space="0" w:color="4F81BD"/>
            </w:tcBorders>
            <w:shd w:val="clear" w:color="auto" w:fill="auto"/>
          </w:tcPr>
          <w:p w14:paraId="7361FA7C" w14:textId="77777777" w:rsidR="00924A22" w:rsidRDefault="00924A22" w:rsidP="009D08F1">
            <w:pPr>
              <w:rPr>
                <w:rFonts w:ascii="Calibri" w:hAnsi="Calibri"/>
                <w:sz w:val="22"/>
                <w:szCs w:val="22"/>
              </w:rPr>
            </w:pPr>
            <w:r>
              <w:rPr>
                <w:rFonts w:ascii="Calibri" w:hAnsi="Calibri"/>
                <w:sz w:val="22"/>
                <w:szCs w:val="22"/>
              </w:rPr>
              <w:t>Saknar motsvarighet i V-TIM 2.0</w:t>
            </w:r>
          </w:p>
          <w:p w14:paraId="10D350B3" w14:textId="77777777" w:rsidR="00924A22" w:rsidRPr="00F80392" w:rsidRDefault="00924A22" w:rsidP="009D08F1">
            <w:pPr>
              <w:rPr>
                <w:rFonts w:ascii="Calibri" w:hAnsi="Calibri"/>
                <w:sz w:val="22"/>
                <w:szCs w:val="22"/>
              </w:rPr>
            </w:pPr>
            <w:r>
              <w:rPr>
                <w:rFonts w:ascii="Calibri" w:hAnsi="Calibri"/>
                <w:sz w:val="22"/>
                <w:szCs w:val="22"/>
              </w:rPr>
              <w:t>Förskrivarkod.förskrivarkod i HSA</w:t>
            </w:r>
          </w:p>
        </w:tc>
      </w:tr>
      <w:tr w:rsidR="00924A22" w:rsidRPr="00F80392" w14:paraId="0B6A8F28" w14:textId="77777777" w:rsidTr="009D08F1">
        <w:tc>
          <w:tcPr>
            <w:tcW w:w="4112" w:type="dxa"/>
            <w:tcBorders>
              <w:top w:val="single" w:sz="8" w:space="0" w:color="4F81BD"/>
              <w:left w:val="single" w:sz="8" w:space="0" w:color="4F81BD"/>
              <w:bottom w:val="single" w:sz="8" w:space="0" w:color="4F81BD"/>
            </w:tcBorders>
            <w:shd w:val="clear" w:color="auto" w:fill="auto"/>
          </w:tcPr>
          <w:p w14:paraId="3F061CC7" w14:textId="77777777" w:rsidR="00924A22" w:rsidRPr="00F80392" w:rsidRDefault="00924A22" w:rsidP="009D08F1">
            <w:pPr>
              <w:rPr>
                <w:rFonts w:ascii="Calibri" w:hAnsi="Calibri"/>
                <w:b/>
                <w:bCs/>
                <w:sz w:val="22"/>
                <w:szCs w:val="22"/>
              </w:rPr>
            </w:pPr>
            <w:r w:rsidRPr="00F80392">
              <w:rPr>
                <w:rFonts w:ascii="Calibri" w:hAnsi="Calibri"/>
                <w:b/>
                <w:bCs/>
                <w:sz w:val="22"/>
                <w:szCs w:val="22"/>
              </w:rPr>
              <w:t>HoS-Personal</w:t>
            </w:r>
            <w:r w:rsidRPr="00F80392">
              <w:rPr>
                <w:rFonts w:ascii="Calibri" w:eastAsia="Times New Roman" w:hAnsi="Calibri"/>
                <w:b/>
                <w:bCs/>
                <w:color w:val="auto"/>
                <w:sz w:val="22"/>
                <w:szCs w:val="22"/>
              </w:rPr>
              <w:t>.personal-id</w:t>
            </w:r>
          </w:p>
        </w:tc>
        <w:tc>
          <w:tcPr>
            <w:tcW w:w="4961" w:type="dxa"/>
            <w:tcBorders>
              <w:top w:val="single" w:sz="8" w:space="0" w:color="4F81BD"/>
              <w:bottom w:val="single" w:sz="8" w:space="0" w:color="4F81BD"/>
            </w:tcBorders>
            <w:shd w:val="clear" w:color="auto" w:fill="auto"/>
          </w:tcPr>
          <w:p w14:paraId="688AC699" w14:textId="77777777" w:rsidR="00924A22" w:rsidRPr="00F80392" w:rsidRDefault="00924A22" w:rsidP="009D08F1">
            <w:pPr>
              <w:rPr>
                <w:rFonts w:ascii="Calibri" w:eastAsia="Times New Roman" w:hAnsi="Calibri"/>
                <w:color w:val="auto"/>
                <w:sz w:val="22"/>
                <w:szCs w:val="22"/>
              </w:rPr>
            </w:pPr>
            <w:r w:rsidRPr="00F80392">
              <w:rPr>
                <w:rFonts w:ascii="Calibri" w:eastAsia="Times New Roman" w:hAnsi="Calibri"/>
                <w:color w:val="auto"/>
                <w:sz w:val="22"/>
                <w:szCs w:val="22"/>
              </w:rPr>
              <w:t>Personal.personal-id i V-TIM 2.0.</w:t>
            </w:r>
          </w:p>
          <w:p w14:paraId="2EF1C049" w14:textId="77777777" w:rsidR="00924A22" w:rsidRPr="00F80392" w:rsidRDefault="00924A22" w:rsidP="009D08F1">
            <w:pPr>
              <w:rPr>
                <w:rFonts w:ascii="Calibri" w:eastAsia="Times New Roman" w:hAnsi="Calibri"/>
                <w:color w:val="auto"/>
                <w:sz w:val="22"/>
                <w:szCs w:val="22"/>
              </w:rPr>
            </w:pPr>
            <w:r w:rsidRPr="00F80392">
              <w:rPr>
                <w:rFonts w:ascii="Calibri" w:eastAsia="Times New Roman" w:hAnsi="Calibri"/>
                <w:color w:val="auto"/>
                <w:sz w:val="22"/>
                <w:szCs w:val="22"/>
              </w:rPr>
              <w:t>Person.HSA-id i HSA</w:t>
            </w:r>
          </w:p>
        </w:tc>
      </w:tr>
      <w:tr w:rsidR="00924A22" w:rsidRPr="00F80392" w14:paraId="11B01F6D" w14:textId="77777777" w:rsidTr="009D08F1">
        <w:tc>
          <w:tcPr>
            <w:tcW w:w="4112" w:type="dxa"/>
            <w:shd w:val="clear" w:color="auto" w:fill="auto"/>
          </w:tcPr>
          <w:p w14:paraId="1202B4D2" w14:textId="77777777" w:rsidR="00924A22" w:rsidRPr="00F80392" w:rsidRDefault="00924A22" w:rsidP="009D08F1">
            <w:pPr>
              <w:rPr>
                <w:rFonts w:ascii="Calibri" w:hAnsi="Calibri"/>
                <w:b/>
                <w:bCs/>
                <w:sz w:val="22"/>
                <w:szCs w:val="22"/>
              </w:rPr>
            </w:pPr>
            <w:r w:rsidRPr="00F80392">
              <w:rPr>
                <w:rFonts w:ascii="Calibri" w:hAnsi="Calibri"/>
                <w:b/>
                <w:bCs/>
                <w:sz w:val="22"/>
                <w:szCs w:val="22"/>
              </w:rPr>
              <w:t>HoS-Personal.</w:t>
            </w:r>
            <w:r w:rsidRPr="00F80392">
              <w:rPr>
                <w:rFonts w:ascii="Calibri" w:eastAsia="Times New Roman" w:hAnsi="Calibri"/>
                <w:b/>
                <w:bCs/>
                <w:color w:val="auto"/>
                <w:sz w:val="22"/>
                <w:szCs w:val="22"/>
              </w:rPr>
              <w:t xml:space="preserve"> fullständigt namn</w:t>
            </w:r>
          </w:p>
        </w:tc>
        <w:tc>
          <w:tcPr>
            <w:tcW w:w="4961" w:type="dxa"/>
            <w:shd w:val="clear" w:color="auto" w:fill="auto"/>
          </w:tcPr>
          <w:p w14:paraId="0CDF941D" w14:textId="77777777" w:rsidR="00924A22" w:rsidRPr="00F80392" w:rsidRDefault="00924A22" w:rsidP="009D08F1">
            <w:pPr>
              <w:rPr>
                <w:rFonts w:ascii="Calibri" w:eastAsia="Times New Roman" w:hAnsi="Calibri"/>
                <w:color w:val="auto"/>
                <w:sz w:val="22"/>
                <w:szCs w:val="22"/>
              </w:rPr>
            </w:pPr>
            <w:r w:rsidRPr="00F80392">
              <w:rPr>
                <w:rFonts w:ascii="Calibri" w:hAnsi="Calibri"/>
                <w:sz w:val="22"/>
                <w:szCs w:val="22"/>
              </w:rPr>
              <w:t>Personal.</w:t>
            </w:r>
            <w:r w:rsidRPr="00F80392">
              <w:rPr>
                <w:rFonts w:ascii="Calibri" w:eastAsia="Times New Roman" w:hAnsi="Calibri"/>
                <w:color w:val="auto"/>
                <w:sz w:val="22"/>
                <w:szCs w:val="22"/>
              </w:rPr>
              <w:t xml:space="preserve">fullständigt namn i V-TIM 2.0. </w:t>
            </w:r>
          </w:p>
          <w:p w14:paraId="7841DC5F" w14:textId="77777777" w:rsidR="00924A22" w:rsidRPr="00F80392" w:rsidRDefault="00924A22" w:rsidP="009D08F1">
            <w:pPr>
              <w:rPr>
                <w:rFonts w:ascii="Calibri" w:eastAsia="Times New Roman" w:hAnsi="Calibri"/>
                <w:color w:val="auto"/>
                <w:sz w:val="22"/>
                <w:szCs w:val="22"/>
              </w:rPr>
            </w:pPr>
            <w:r w:rsidRPr="00F80392">
              <w:rPr>
                <w:rFonts w:ascii="Calibri" w:eastAsia="Times New Roman" w:hAnsi="Calibri"/>
                <w:color w:val="auto"/>
                <w:sz w:val="22"/>
                <w:szCs w:val="22"/>
              </w:rPr>
              <w:t>Person.fullständigt namn i HSA.</w:t>
            </w:r>
          </w:p>
        </w:tc>
      </w:tr>
      <w:tr w:rsidR="00924A22" w:rsidRPr="00F80392" w14:paraId="46918FEC" w14:textId="77777777" w:rsidTr="009D08F1">
        <w:tc>
          <w:tcPr>
            <w:tcW w:w="4112" w:type="dxa"/>
            <w:tcBorders>
              <w:top w:val="single" w:sz="8" w:space="0" w:color="4F81BD"/>
              <w:left w:val="single" w:sz="8" w:space="0" w:color="4F81BD"/>
              <w:bottom w:val="single" w:sz="8" w:space="0" w:color="4F81BD"/>
            </w:tcBorders>
            <w:shd w:val="clear" w:color="auto" w:fill="auto"/>
          </w:tcPr>
          <w:p w14:paraId="2CB25644" w14:textId="77777777" w:rsidR="00924A22" w:rsidRPr="00F80392" w:rsidRDefault="00924A22" w:rsidP="009D08F1">
            <w:pPr>
              <w:rPr>
                <w:rFonts w:ascii="Calibri" w:hAnsi="Calibri"/>
                <w:b/>
                <w:bCs/>
                <w:sz w:val="22"/>
                <w:szCs w:val="22"/>
              </w:rPr>
            </w:pPr>
            <w:r w:rsidRPr="00F80392">
              <w:rPr>
                <w:rFonts w:ascii="Calibri" w:hAnsi="Calibri"/>
                <w:b/>
                <w:bCs/>
                <w:sz w:val="22"/>
                <w:szCs w:val="22"/>
              </w:rPr>
              <w:t>Läkarutlåtande</w:t>
            </w:r>
          </w:p>
        </w:tc>
        <w:tc>
          <w:tcPr>
            <w:tcW w:w="4961" w:type="dxa"/>
            <w:tcBorders>
              <w:top w:val="single" w:sz="8" w:space="0" w:color="4F81BD"/>
              <w:bottom w:val="single" w:sz="8" w:space="0" w:color="4F81BD"/>
            </w:tcBorders>
            <w:shd w:val="clear" w:color="auto" w:fill="auto"/>
          </w:tcPr>
          <w:p w14:paraId="50A434FC" w14:textId="77777777" w:rsidR="00924A22" w:rsidRPr="00F80392" w:rsidRDefault="00924A22" w:rsidP="009D08F1">
            <w:pPr>
              <w:rPr>
                <w:rFonts w:ascii="Calibri" w:eastAsia="Times New Roman" w:hAnsi="Calibri"/>
                <w:color w:val="auto"/>
                <w:sz w:val="22"/>
                <w:szCs w:val="22"/>
              </w:rPr>
            </w:pPr>
            <w:r w:rsidRPr="00F80392">
              <w:rPr>
                <w:rFonts w:ascii="Calibri" w:hAnsi="Calibri"/>
                <w:sz w:val="22"/>
                <w:szCs w:val="22"/>
              </w:rPr>
              <w:t>Framställan</w:t>
            </w:r>
          </w:p>
        </w:tc>
      </w:tr>
      <w:tr w:rsidR="00924A22" w:rsidRPr="00F80392" w14:paraId="2C87E1DF" w14:textId="77777777" w:rsidTr="009D08F1">
        <w:tc>
          <w:tcPr>
            <w:tcW w:w="4112" w:type="dxa"/>
            <w:shd w:val="clear" w:color="auto" w:fill="auto"/>
          </w:tcPr>
          <w:p w14:paraId="594B2B8C" w14:textId="77777777" w:rsidR="00924A22" w:rsidRPr="00F80392" w:rsidRDefault="00924A22" w:rsidP="009D08F1">
            <w:pPr>
              <w:rPr>
                <w:rFonts w:ascii="Calibri" w:hAnsi="Calibri"/>
                <w:b/>
                <w:bCs/>
                <w:sz w:val="22"/>
                <w:szCs w:val="22"/>
              </w:rPr>
            </w:pPr>
            <w:r w:rsidRPr="00F80392">
              <w:rPr>
                <w:rFonts w:ascii="Calibri" w:hAnsi="Calibri"/>
                <w:b/>
                <w:bCs/>
                <w:sz w:val="22"/>
                <w:szCs w:val="22"/>
              </w:rPr>
              <w:t>Läkarutlåtande.</w:t>
            </w:r>
            <w:r w:rsidRPr="00F80392">
              <w:rPr>
                <w:rFonts w:ascii="Calibri" w:eastAsia="Times New Roman" w:hAnsi="Calibri"/>
                <w:b/>
                <w:bCs/>
                <w:color w:val="auto"/>
                <w:sz w:val="22"/>
                <w:szCs w:val="22"/>
              </w:rPr>
              <w:t>läkarutlåtande-id</w:t>
            </w:r>
          </w:p>
        </w:tc>
        <w:tc>
          <w:tcPr>
            <w:tcW w:w="4961" w:type="dxa"/>
            <w:shd w:val="clear" w:color="auto" w:fill="auto"/>
          </w:tcPr>
          <w:p w14:paraId="33D27965" w14:textId="77777777" w:rsidR="00924A22" w:rsidRPr="00F80392" w:rsidRDefault="00924A22" w:rsidP="009D08F1">
            <w:pPr>
              <w:rPr>
                <w:rFonts w:ascii="Calibri" w:eastAsia="Times New Roman" w:hAnsi="Calibri"/>
                <w:color w:val="auto"/>
                <w:sz w:val="22"/>
                <w:szCs w:val="22"/>
              </w:rPr>
            </w:pPr>
            <w:r w:rsidRPr="00F80392">
              <w:rPr>
                <w:rFonts w:ascii="Calibri" w:eastAsia="Times New Roman" w:hAnsi="Calibri"/>
                <w:color w:val="auto"/>
                <w:sz w:val="22"/>
                <w:szCs w:val="22"/>
              </w:rPr>
              <w:t>Framställan.framställarens analysobjekts-id</w:t>
            </w:r>
          </w:p>
        </w:tc>
      </w:tr>
      <w:tr w:rsidR="00924A22" w:rsidRPr="00F80392" w14:paraId="2B51B8E1" w14:textId="77777777" w:rsidTr="009D08F1">
        <w:tc>
          <w:tcPr>
            <w:tcW w:w="4112" w:type="dxa"/>
            <w:tcBorders>
              <w:top w:val="single" w:sz="8" w:space="0" w:color="4F81BD"/>
              <w:left w:val="single" w:sz="8" w:space="0" w:color="4F81BD"/>
              <w:bottom w:val="single" w:sz="8" w:space="0" w:color="4F81BD"/>
            </w:tcBorders>
            <w:shd w:val="clear" w:color="auto" w:fill="auto"/>
          </w:tcPr>
          <w:p w14:paraId="73F0FB1B" w14:textId="77777777" w:rsidR="00924A22" w:rsidRPr="00F80392" w:rsidRDefault="00924A22" w:rsidP="009D08F1">
            <w:pPr>
              <w:rPr>
                <w:rFonts w:ascii="Calibri" w:hAnsi="Calibri"/>
                <w:b/>
                <w:bCs/>
                <w:sz w:val="22"/>
                <w:szCs w:val="22"/>
              </w:rPr>
            </w:pPr>
            <w:r w:rsidRPr="00F80392">
              <w:rPr>
                <w:rFonts w:ascii="Calibri" w:hAnsi="Calibri"/>
                <w:b/>
                <w:bCs/>
                <w:sz w:val="22"/>
                <w:szCs w:val="22"/>
              </w:rPr>
              <w:t>Läkarutlåtande.</w:t>
            </w:r>
            <w:r w:rsidRPr="00F80392">
              <w:rPr>
                <w:rFonts w:ascii="Calibri" w:eastAsia="Times New Roman" w:hAnsi="Calibri"/>
                <w:b/>
                <w:bCs/>
                <w:color w:val="auto"/>
                <w:sz w:val="22"/>
                <w:szCs w:val="22"/>
              </w:rPr>
              <w:t>typ av utlåtande</w:t>
            </w:r>
          </w:p>
        </w:tc>
        <w:tc>
          <w:tcPr>
            <w:tcW w:w="4961" w:type="dxa"/>
            <w:tcBorders>
              <w:top w:val="single" w:sz="8" w:space="0" w:color="4F81BD"/>
              <w:bottom w:val="single" w:sz="8" w:space="0" w:color="4F81BD"/>
            </w:tcBorders>
            <w:shd w:val="clear" w:color="auto" w:fill="auto"/>
          </w:tcPr>
          <w:p w14:paraId="7EDE2581" w14:textId="77777777" w:rsidR="00924A22" w:rsidRPr="00F80392" w:rsidRDefault="00924A22" w:rsidP="009D08F1">
            <w:pPr>
              <w:rPr>
                <w:rFonts w:ascii="Calibri" w:eastAsia="Times New Roman" w:hAnsi="Calibri"/>
                <w:color w:val="auto"/>
                <w:sz w:val="22"/>
                <w:szCs w:val="22"/>
              </w:rPr>
            </w:pPr>
            <w:r w:rsidRPr="00F80392">
              <w:rPr>
                <w:rFonts w:ascii="Calibri" w:eastAsia="Times New Roman" w:hAnsi="Calibri"/>
                <w:color w:val="auto"/>
                <w:sz w:val="22"/>
                <w:szCs w:val="22"/>
              </w:rPr>
              <w:t>Framställan.framställan typ</w:t>
            </w:r>
          </w:p>
        </w:tc>
      </w:tr>
      <w:tr w:rsidR="00924A22" w:rsidRPr="00F80392" w14:paraId="4755A849" w14:textId="77777777" w:rsidTr="009D08F1">
        <w:tc>
          <w:tcPr>
            <w:tcW w:w="4112" w:type="dxa"/>
            <w:tcBorders>
              <w:top w:val="single" w:sz="8" w:space="0" w:color="4F81BD"/>
              <w:left w:val="single" w:sz="8" w:space="0" w:color="4F81BD"/>
              <w:bottom w:val="single" w:sz="8" w:space="0" w:color="4F81BD"/>
            </w:tcBorders>
            <w:shd w:val="clear" w:color="auto" w:fill="auto"/>
          </w:tcPr>
          <w:p w14:paraId="792E62AE" w14:textId="77777777" w:rsidR="00924A22" w:rsidRPr="00F80392" w:rsidRDefault="00924A22" w:rsidP="009D08F1">
            <w:pPr>
              <w:rPr>
                <w:rFonts w:ascii="Calibri" w:hAnsi="Calibri"/>
                <w:b/>
                <w:bCs/>
                <w:sz w:val="22"/>
                <w:szCs w:val="22"/>
              </w:rPr>
            </w:pPr>
            <w:r w:rsidRPr="00F80392">
              <w:rPr>
                <w:rFonts w:ascii="Calibri" w:hAnsi="Calibri"/>
                <w:b/>
                <w:bCs/>
                <w:sz w:val="22"/>
                <w:szCs w:val="22"/>
              </w:rPr>
              <w:t>Läkarutlåtande.</w:t>
            </w:r>
            <w:r w:rsidRPr="00F80392">
              <w:rPr>
                <w:rFonts w:ascii="Calibri" w:eastAsia="Times New Roman" w:hAnsi="Calibri"/>
                <w:b/>
                <w:bCs/>
                <w:color w:val="auto"/>
                <w:sz w:val="22"/>
                <w:szCs w:val="22"/>
              </w:rPr>
              <w:t>signeringsdatum</w:t>
            </w:r>
          </w:p>
        </w:tc>
        <w:tc>
          <w:tcPr>
            <w:tcW w:w="4961" w:type="dxa"/>
            <w:tcBorders>
              <w:top w:val="single" w:sz="8" w:space="0" w:color="4F81BD"/>
              <w:bottom w:val="single" w:sz="8" w:space="0" w:color="4F81BD"/>
            </w:tcBorders>
            <w:shd w:val="clear" w:color="auto" w:fill="auto"/>
          </w:tcPr>
          <w:p w14:paraId="038CB057" w14:textId="77777777" w:rsidR="00924A22" w:rsidRPr="00F80392" w:rsidRDefault="00924A22" w:rsidP="009D08F1">
            <w:pPr>
              <w:rPr>
                <w:rFonts w:ascii="Calibri" w:eastAsia="Times New Roman" w:hAnsi="Calibri"/>
                <w:color w:val="auto"/>
                <w:sz w:val="22"/>
                <w:szCs w:val="22"/>
              </w:rPr>
            </w:pPr>
            <w:r w:rsidRPr="00F80392">
              <w:rPr>
                <w:rFonts w:ascii="Calibri" w:hAnsi="Calibri"/>
                <w:sz w:val="22"/>
                <w:szCs w:val="22"/>
              </w:rPr>
              <w:t>Sakn</w:t>
            </w:r>
            <w:r>
              <w:rPr>
                <w:rFonts w:ascii="Calibri" w:hAnsi="Calibri"/>
                <w:sz w:val="22"/>
                <w:szCs w:val="22"/>
              </w:rPr>
              <w:t>ar motsvarighet i V-TIM 2.2</w:t>
            </w:r>
          </w:p>
        </w:tc>
      </w:tr>
      <w:tr w:rsidR="00924A22" w:rsidRPr="00F80392" w14:paraId="7B4CF808" w14:textId="77777777" w:rsidTr="009D08F1">
        <w:tc>
          <w:tcPr>
            <w:tcW w:w="4112" w:type="dxa"/>
            <w:tcBorders>
              <w:top w:val="single" w:sz="8" w:space="0" w:color="4F81BD"/>
              <w:left w:val="single" w:sz="8" w:space="0" w:color="4F81BD"/>
              <w:bottom w:val="single" w:sz="8" w:space="0" w:color="4F81BD"/>
            </w:tcBorders>
            <w:shd w:val="clear" w:color="auto" w:fill="auto"/>
          </w:tcPr>
          <w:p w14:paraId="3C25D894" w14:textId="77777777" w:rsidR="00924A22" w:rsidRPr="00F80392" w:rsidRDefault="00924A22" w:rsidP="009D08F1">
            <w:pPr>
              <w:rPr>
                <w:rFonts w:ascii="Calibri" w:hAnsi="Calibri"/>
                <w:b/>
                <w:bCs/>
                <w:sz w:val="22"/>
                <w:szCs w:val="22"/>
              </w:rPr>
            </w:pPr>
            <w:r>
              <w:rPr>
                <w:rFonts w:ascii="Calibri" w:hAnsi="Calibri"/>
                <w:b/>
                <w:bCs/>
                <w:sz w:val="22"/>
                <w:szCs w:val="22"/>
              </w:rPr>
              <w:t>Meddelande</w:t>
            </w:r>
          </w:p>
        </w:tc>
        <w:tc>
          <w:tcPr>
            <w:tcW w:w="4961" w:type="dxa"/>
            <w:tcBorders>
              <w:top w:val="single" w:sz="8" w:space="0" w:color="4F81BD"/>
              <w:bottom w:val="single" w:sz="8" w:space="0" w:color="4F81BD"/>
            </w:tcBorders>
            <w:shd w:val="clear" w:color="auto" w:fill="auto"/>
          </w:tcPr>
          <w:p w14:paraId="12F27A5D" w14:textId="77777777" w:rsidR="00924A22" w:rsidRPr="00F80392" w:rsidRDefault="00924A22" w:rsidP="009D08F1">
            <w:pPr>
              <w:rPr>
                <w:rFonts w:ascii="Calibri" w:hAnsi="Calibri"/>
                <w:sz w:val="22"/>
                <w:szCs w:val="22"/>
              </w:rPr>
            </w:pPr>
            <w:r>
              <w:rPr>
                <w:rFonts w:ascii="Calibri" w:hAnsi="Calibri"/>
                <w:sz w:val="22"/>
                <w:szCs w:val="22"/>
              </w:rPr>
              <w:t>Mappas inte mot V-TIM</w:t>
            </w:r>
          </w:p>
        </w:tc>
      </w:tr>
      <w:tr w:rsidR="00924A22" w:rsidRPr="00F80392" w14:paraId="228DD549" w14:textId="77777777" w:rsidTr="009D08F1">
        <w:tc>
          <w:tcPr>
            <w:tcW w:w="4112" w:type="dxa"/>
            <w:tcBorders>
              <w:top w:val="single" w:sz="8" w:space="0" w:color="4F81BD"/>
              <w:left w:val="single" w:sz="8" w:space="0" w:color="4F81BD"/>
              <w:bottom w:val="single" w:sz="8" w:space="0" w:color="4F81BD"/>
            </w:tcBorders>
            <w:shd w:val="clear" w:color="auto" w:fill="auto"/>
          </w:tcPr>
          <w:p w14:paraId="52D4383A" w14:textId="77777777" w:rsidR="00924A22" w:rsidRPr="00F80392" w:rsidRDefault="00924A22" w:rsidP="009D08F1">
            <w:pPr>
              <w:rPr>
                <w:rFonts w:ascii="Calibri" w:hAnsi="Calibri"/>
                <w:b/>
                <w:bCs/>
                <w:sz w:val="22"/>
                <w:szCs w:val="22"/>
              </w:rPr>
            </w:pPr>
            <w:r>
              <w:rPr>
                <w:rFonts w:ascii="Calibri" w:hAnsi="Calibri"/>
                <w:b/>
                <w:bCs/>
                <w:sz w:val="22"/>
                <w:szCs w:val="22"/>
              </w:rPr>
              <w:t>Meddelande.meddelande-rubrik</w:t>
            </w:r>
          </w:p>
        </w:tc>
        <w:tc>
          <w:tcPr>
            <w:tcW w:w="4961" w:type="dxa"/>
            <w:tcBorders>
              <w:top w:val="single" w:sz="8" w:space="0" w:color="4F81BD"/>
              <w:bottom w:val="single" w:sz="8" w:space="0" w:color="4F81BD"/>
            </w:tcBorders>
            <w:shd w:val="clear" w:color="auto" w:fill="auto"/>
          </w:tcPr>
          <w:p w14:paraId="327DE383" w14:textId="77777777" w:rsidR="00924A22" w:rsidRPr="00F80392" w:rsidRDefault="00924A22" w:rsidP="009D08F1">
            <w:pPr>
              <w:rPr>
                <w:rFonts w:ascii="Calibri" w:hAnsi="Calibri"/>
                <w:sz w:val="22"/>
                <w:szCs w:val="22"/>
              </w:rPr>
            </w:pPr>
            <w:r>
              <w:rPr>
                <w:rFonts w:ascii="Calibri" w:hAnsi="Calibri"/>
                <w:sz w:val="22"/>
                <w:szCs w:val="22"/>
              </w:rPr>
              <w:t>Mappas inte mot V-TIM</w:t>
            </w:r>
          </w:p>
        </w:tc>
      </w:tr>
      <w:tr w:rsidR="00924A22" w:rsidRPr="00F80392" w14:paraId="5E0D08DF" w14:textId="77777777" w:rsidTr="009D08F1">
        <w:tc>
          <w:tcPr>
            <w:tcW w:w="4112" w:type="dxa"/>
            <w:tcBorders>
              <w:top w:val="single" w:sz="8" w:space="0" w:color="4F81BD"/>
              <w:left w:val="single" w:sz="8" w:space="0" w:color="4F81BD"/>
              <w:bottom w:val="single" w:sz="8" w:space="0" w:color="4F81BD"/>
            </w:tcBorders>
            <w:shd w:val="clear" w:color="auto" w:fill="auto"/>
          </w:tcPr>
          <w:p w14:paraId="363C09F1" w14:textId="77777777" w:rsidR="00924A22" w:rsidRPr="00F80392" w:rsidRDefault="00924A22" w:rsidP="009D08F1">
            <w:pPr>
              <w:rPr>
                <w:rFonts w:ascii="Calibri" w:hAnsi="Calibri"/>
                <w:b/>
                <w:bCs/>
                <w:sz w:val="22"/>
                <w:szCs w:val="22"/>
              </w:rPr>
            </w:pPr>
            <w:r>
              <w:rPr>
                <w:rFonts w:ascii="Calibri" w:hAnsi="Calibri"/>
                <w:b/>
                <w:bCs/>
                <w:sz w:val="22"/>
                <w:szCs w:val="22"/>
              </w:rPr>
              <w:t>Meddelande.vård-referens-id</w:t>
            </w:r>
          </w:p>
        </w:tc>
        <w:tc>
          <w:tcPr>
            <w:tcW w:w="4961" w:type="dxa"/>
            <w:tcBorders>
              <w:top w:val="single" w:sz="8" w:space="0" w:color="4F81BD"/>
              <w:bottom w:val="single" w:sz="8" w:space="0" w:color="4F81BD"/>
            </w:tcBorders>
            <w:shd w:val="clear" w:color="auto" w:fill="auto"/>
          </w:tcPr>
          <w:p w14:paraId="385633C6" w14:textId="77777777" w:rsidR="00924A22" w:rsidRPr="00F80392" w:rsidRDefault="00924A22" w:rsidP="009D08F1">
            <w:pPr>
              <w:rPr>
                <w:rFonts w:ascii="Calibri" w:hAnsi="Calibri"/>
                <w:sz w:val="22"/>
                <w:szCs w:val="22"/>
              </w:rPr>
            </w:pPr>
            <w:r>
              <w:rPr>
                <w:rFonts w:ascii="Calibri" w:hAnsi="Calibri"/>
                <w:sz w:val="22"/>
                <w:szCs w:val="22"/>
              </w:rPr>
              <w:t>Mappas inte mot V-TIM</w:t>
            </w:r>
          </w:p>
        </w:tc>
      </w:tr>
      <w:tr w:rsidR="00924A22" w:rsidRPr="00F80392" w14:paraId="754718E7" w14:textId="77777777" w:rsidTr="009D08F1">
        <w:tc>
          <w:tcPr>
            <w:tcW w:w="4112" w:type="dxa"/>
            <w:tcBorders>
              <w:top w:val="single" w:sz="8" w:space="0" w:color="4F81BD"/>
              <w:left w:val="single" w:sz="8" w:space="0" w:color="4F81BD"/>
              <w:bottom w:val="single" w:sz="8" w:space="0" w:color="4F81BD"/>
            </w:tcBorders>
            <w:shd w:val="clear" w:color="auto" w:fill="auto"/>
          </w:tcPr>
          <w:p w14:paraId="351A39F7" w14:textId="77777777" w:rsidR="00924A22" w:rsidRPr="00F80392" w:rsidRDefault="00924A22" w:rsidP="009D08F1">
            <w:pPr>
              <w:rPr>
                <w:rFonts w:ascii="Calibri" w:hAnsi="Calibri"/>
                <w:b/>
                <w:bCs/>
                <w:sz w:val="22"/>
                <w:szCs w:val="22"/>
              </w:rPr>
            </w:pPr>
            <w:r>
              <w:rPr>
                <w:rFonts w:ascii="Calibri" w:hAnsi="Calibri"/>
                <w:b/>
                <w:bCs/>
                <w:sz w:val="22"/>
                <w:szCs w:val="22"/>
              </w:rPr>
              <w:t>Meddelande.FK-referens-id</w:t>
            </w:r>
          </w:p>
        </w:tc>
        <w:tc>
          <w:tcPr>
            <w:tcW w:w="4961" w:type="dxa"/>
            <w:tcBorders>
              <w:top w:val="single" w:sz="8" w:space="0" w:color="4F81BD"/>
              <w:bottom w:val="single" w:sz="8" w:space="0" w:color="4F81BD"/>
            </w:tcBorders>
            <w:shd w:val="clear" w:color="auto" w:fill="auto"/>
          </w:tcPr>
          <w:p w14:paraId="4A2E823C" w14:textId="77777777" w:rsidR="00924A22" w:rsidRPr="00F80392" w:rsidRDefault="00924A22" w:rsidP="009D08F1">
            <w:pPr>
              <w:rPr>
                <w:rFonts w:ascii="Calibri" w:hAnsi="Calibri"/>
                <w:sz w:val="22"/>
                <w:szCs w:val="22"/>
              </w:rPr>
            </w:pPr>
            <w:r>
              <w:rPr>
                <w:rFonts w:ascii="Calibri" w:hAnsi="Calibri"/>
                <w:sz w:val="22"/>
                <w:szCs w:val="22"/>
              </w:rPr>
              <w:t>Mappas inte mot V-TIM</w:t>
            </w:r>
          </w:p>
        </w:tc>
      </w:tr>
      <w:tr w:rsidR="00924A22" w:rsidRPr="00F80392" w14:paraId="139E2F53" w14:textId="77777777" w:rsidTr="009D08F1">
        <w:tc>
          <w:tcPr>
            <w:tcW w:w="4112" w:type="dxa"/>
            <w:tcBorders>
              <w:top w:val="single" w:sz="8" w:space="0" w:color="4F81BD"/>
              <w:left w:val="single" w:sz="8" w:space="0" w:color="4F81BD"/>
              <w:bottom w:val="single" w:sz="8" w:space="0" w:color="4F81BD"/>
            </w:tcBorders>
            <w:shd w:val="clear" w:color="auto" w:fill="auto"/>
          </w:tcPr>
          <w:p w14:paraId="43933F58" w14:textId="77777777" w:rsidR="00924A22" w:rsidRPr="00F80392" w:rsidRDefault="00924A22" w:rsidP="009D08F1">
            <w:pPr>
              <w:rPr>
                <w:rFonts w:ascii="Calibri" w:hAnsi="Calibri"/>
                <w:b/>
                <w:bCs/>
                <w:sz w:val="22"/>
                <w:szCs w:val="22"/>
              </w:rPr>
            </w:pPr>
            <w:r>
              <w:rPr>
                <w:rFonts w:ascii="Calibri" w:hAnsi="Calibri"/>
                <w:b/>
                <w:bCs/>
                <w:sz w:val="22"/>
                <w:szCs w:val="22"/>
              </w:rPr>
              <w:t>Meddelande.ämne</w:t>
            </w:r>
          </w:p>
        </w:tc>
        <w:tc>
          <w:tcPr>
            <w:tcW w:w="4961" w:type="dxa"/>
            <w:tcBorders>
              <w:top w:val="single" w:sz="8" w:space="0" w:color="4F81BD"/>
              <w:bottom w:val="single" w:sz="8" w:space="0" w:color="4F81BD"/>
            </w:tcBorders>
            <w:shd w:val="clear" w:color="auto" w:fill="auto"/>
          </w:tcPr>
          <w:p w14:paraId="02F1DC54" w14:textId="77777777" w:rsidR="00924A22" w:rsidRPr="00F80392" w:rsidRDefault="00924A22" w:rsidP="009D08F1">
            <w:pPr>
              <w:rPr>
                <w:rFonts w:ascii="Calibri" w:hAnsi="Calibri"/>
                <w:sz w:val="22"/>
                <w:szCs w:val="22"/>
              </w:rPr>
            </w:pPr>
            <w:r>
              <w:rPr>
                <w:rFonts w:ascii="Calibri" w:hAnsi="Calibri"/>
                <w:sz w:val="22"/>
                <w:szCs w:val="22"/>
              </w:rPr>
              <w:t>Mappas inte mot V-TIM</w:t>
            </w:r>
          </w:p>
        </w:tc>
      </w:tr>
      <w:tr w:rsidR="00924A22" w:rsidRPr="00F80392" w14:paraId="18B74FD1" w14:textId="77777777" w:rsidTr="009D08F1">
        <w:tc>
          <w:tcPr>
            <w:tcW w:w="4112" w:type="dxa"/>
            <w:tcBorders>
              <w:top w:val="single" w:sz="8" w:space="0" w:color="4F81BD"/>
              <w:left w:val="single" w:sz="8" w:space="0" w:color="4F81BD"/>
              <w:bottom w:val="single" w:sz="8" w:space="0" w:color="4F81BD"/>
            </w:tcBorders>
            <w:shd w:val="clear" w:color="auto" w:fill="auto"/>
          </w:tcPr>
          <w:p w14:paraId="368A4E75" w14:textId="77777777" w:rsidR="00924A22" w:rsidRPr="00F80392" w:rsidRDefault="00924A22" w:rsidP="009D08F1">
            <w:pPr>
              <w:rPr>
                <w:rFonts w:ascii="Calibri" w:hAnsi="Calibri"/>
                <w:b/>
                <w:bCs/>
                <w:sz w:val="22"/>
                <w:szCs w:val="22"/>
              </w:rPr>
            </w:pPr>
            <w:r>
              <w:rPr>
                <w:rFonts w:ascii="Calibri" w:hAnsi="Calibri"/>
                <w:b/>
                <w:bCs/>
                <w:sz w:val="22"/>
                <w:szCs w:val="22"/>
              </w:rPr>
              <w:t>Meddelande.fält</w:t>
            </w:r>
          </w:p>
        </w:tc>
        <w:tc>
          <w:tcPr>
            <w:tcW w:w="4961" w:type="dxa"/>
            <w:tcBorders>
              <w:top w:val="single" w:sz="8" w:space="0" w:color="4F81BD"/>
              <w:bottom w:val="single" w:sz="8" w:space="0" w:color="4F81BD"/>
            </w:tcBorders>
            <w:shd w:val="clear" w:color="auto" w:fill="auto"/>
          </w:tcPr>
          <w:p w14:paraId="72F0BE09" w14:textId="77777777" w:rsidR="00924A22" w:rsidRPr="00F80392" w:rsidRDefault="00924A22" w:rsidP="009D08F1">
            <w:pPr>
              <w:rPr>
                <w:rFonts w:ascii="Calibri" w:hAnsi="Calibri"/>
                <w:sz w:val="22"/>
                <w:szCs w:val="22"/>
              </w:rPr>
            </w:pPr>
            <w:r>
              <w:rPr>
                <w:rFonts w:ascii="Calibri" w:hAnsi="Calibri"/>
                <w:sz w:val="22"/>
                <w:szCs w:val="22"/>
              </w:rPr>
              <w:t>Mappas inte mot V-TIM</w:t>
            </w:r>
          </w:p>
        </w:tc>
      </w:tr>
      <w:tr w:rsidR="00924A22" w:rsidRPr="00F80392" w14:paraId="1C52FA5E" w14:textId="77777777" w:rsidTr="009D08F1">
        <w:tc>
          <w:tcPr>
            <w:tcW w:w="4112" w:type="dxa"/>
            <w:tcBorders>
              <w:top w:val="single" w:sz="8" w:space="0" w:color="4F81BD"/>
              <w:left w:val="single" w:sz="8" w:space="0" w:color="4F81BD"/>
              <w:bottom w:val="single" w:sz="8" w:space="0" w:color="4F81BD"/>
            </w:tcBorders>
            <w:shd w:val="clear" w:color="auto" w:fill="auto"/>
          </w:tcPr>
          <w:p w14:paraId="4B7DB1CF" w14:textId="77777777" w:rsidR="00924A22" w:rsidRPr="00F80392" w:rsidRDefault="00924A22" w:rsidP="009D08F1">
            <w:pPr>
              <w:rPr>
                <w:rFonts w:ascii="Calibri" w:hAnsi="Calibri"/>
                <w:b/>
                <w:bCs/>
                <w:sz w:val="22"/>
                <w:szCs w:val="22"/>
              </w:rPr>
            </w:pPr>
            <w:r>
              <w:rPr>
                <w:rFonts w:ascii="Calibri" w:hAnsi="Calibri"/>
                <w:b/>
                <w:bCs/>
                <w:sz w:val="22"/>
                <w:szCs w:val="22"/>
              </w:rPr>
              <w:t>Meddelande.meddelandetext</w:t>
            </w:r>
          </w:p>
        </w:tc>
        <w:tc>
          <w:tcPr>
            <w:tcW w:w="4961" w:type="dxa"/>
            <w:tcBorders>
              <w:top w:val="single" w:sz="8" w:space="0" w:color="4F81BD"/>
              <w:bottom w:val="single" w:sz="8" w:space="0" w:color="4F81BD"/>
            </w:tcBorders>
            <w:shd w:val="clear" w:color="auto" w:fill="auto"/>
          </w:tcPr>
          <w:p w14:paraId="301B2479" w14:textId="77777777" w:rsidR="00924A22" w:rsidRPr="00F80392" w:rsidRDefault="00924A22" w:rsidP="009D08F1">
            <w:pPr>
              <w:rPr>
                <w:rFonts w:ascii="Calibri" w:hAnsi="Calibri"/>
                <w:sz w:val="22"/>
                <w:szCs w:val="22"/>
              </w:rPr>
            </w:pPr>
            <w:r>
              <w:rPr>
                <w:rFonts w:ascii="Calibri" w:hAnsi="Calibri"/>
                <w:sz w:val="22"/>
                <w:szCs w:val="22"/>
              </w:rPr>
              <w:t>Mappas inte mot V-TIM</w:t>
            </w:r>
          </w:p>
        </w:tc>
      </w:tr>
      <w:tr w:rsidR="00924A22" w:rsidRPr="00F80392" w14:paraId="2E065098" w14:textId="77777777" w:rsidTr="009D08F1">
        <w:tc>
          <w:tcPr>
            <w:tcW w:w="4112" w:type="dxa"/>
            <w:tcBorders>
              <w:top w:val="single" w:sz="8" w:space="0" w:color="4F81BD"/>
              <w:left w:val="single" w:sz="8" w:space="0" w:color="4F81BD"/>
              <w:bottom w:val="single" w:sz="8" w:space="0" w:color="4F81BD"/>
            </w:tcBorders>
            <w:shd w:val="clear" w:color="auto" w:fill="auto"/>
          </w:tcPr>
          <w:p w14:paraId="365BBBC5" w14:textId="77777777" w:rsidR="00924A22" w:rsidRPr="00F80392" w:rsidRDefault="00924A22" w:rsidP="009D08F1">
            <w:pPr>
              <w:rPr>
                <w:rFonts w:ascii="Calibri" w:hAnsi="Calibri"/>
                <w:b/>
                <w:bCs/>
                <w:sz w:val="22"/>
                <w:szCs w:val="22"/>
              </w:rPr>
            </w:pPr>
            <w:r>
              <w:rPr>
                <w:rFonts w:ascii="Calibri" w:hAnsi="Calibri"/>
                <w:b/>
                <w:bCs/>
                <w:sz w:val="22"/>
                <w:szCs w:val="22"/>
              </w:rPr>
              <w:t>Meddelande.kompletteringstext</w:t>
            </w:r>
          </w:p>
        </w:tc>
        <w:tc>
          <w:tcPr>
            <w:tcW w:w="4961" w:type="dxa"/>
            <w:tcBorders>
              <w:top w:val="single" w:sz="8" w:space="0" w:color="4F81BD"/>
              <w:bottom w:val="single" w:sz="8" w:space="0" w:color="4F81BD"/>
            </w:tcBorders>
            <w:shd w:val="clear" w:color="auto" w:fill="auto"/>
          </w:tcPr>
          <w:p w14:paraId="783F4350" w14:textId="77777777" w:rsidR="00924A22" w:rsidRPr="00F80392" w:rsidRDefault="00924A22" w:rsidP="009D08F1">
            <w:pPr>
              <w:rPr>
                <w:rFonts w:ascii="Calibri" w:hAnsi="Calibri"/>
                <w:sz w:val="22"/>
                <w:szCs w:val="22"/>
              </w:rPr>
            </w:pPr>
            <w:r>
              <w:rPr>
                <w:rFonts w:ascii="Calibri" w:hAnsi="Calibri"/>
                <w:sz w:val="22"/>
                <w:szCs w:val="22"/>
              </w:rPr>
              <w:t>Mappas inte mot V-TIM</w:t>
            </w:r>
          </w:p>
        </w:tc>
      </w:tr>
      <w:tr w:rsidR="00924A22" w:rsidRPr="00F80392" w14:paraId="0D1F7AC7" w14:textId="77777777" w:rsidTr="009D08F1">
        <w:tc>
          <w:tcPr>
            <w:tcW w:w="4112" w:type="dxa"/>
            <w:tcBorders>
              <w:top w:val="single" w:sz="8" w:space="0" w:color="4F81BD"/>
              <w:left w:val="single" w:sz="8" w:space="0" w:color="4F81BD"/>
              <w:bottom w:val="single" w:sz="8" w:space="0" w:color="4F81BD"/>
            </w:tcBorders>
            <w:shd w:val="clear" w:color="auto" w:fill="auto"/>
          </w:tcPr>
          <w:p w14:paraId="434EACDD" w14:textId="77777777" w:rsidR="00924A22" w:rsidRPr="00F80392" w:rsidRDefault="00924A22" w:rsidP="009D08F1">
            <w:pPr>
              <w:rPr>
                <w:rFonts w:ascii="Calibri" w:hAnsi="Calibri"/>
                <w:b/>
                <w:bCs/>
                <w:sz w:val="22"/>
                <w:szCs w:val="22"/>
              </w:rPr>
            </w:pPr>
            <w:r>
              <w:rPr>
                <w:rFonts w:ascii="Calibri" w:hAnsi="Calibri"/>
                <w:b/>
                <w:bCs/>
                <w:sz w:val="22"/>
                <w:szCs w:val="22"/>
              </w:rPr>
              <w:t>Meddelande.avsänt tidpunkt</w:t>
            </w:r>
          </w:p>
        </w:tc>
        <w:tc>
          <w:tcPr>
            <w:tcW w:w="4961" w:type="dxa"/>
            <w:tcBorders>
              <w:top w:val="single" w:sz="8" w:space="0" w:color="4F81BD"/>
              <w:bottom w:val="single" w:sz="8" w:space="0" w:color="4F81BD"/>
            </w:tcBorders>
            <w:shd w:val="clear" w:color="auto" w:fill="auto"/>
          </w:tcPr>
          <w:p w14:paraId="3C4A655D" w14:textId="77777777" w:rsidR="00924A22" w:rsidRPr="00F80392" w:rsidRDefault="00924A22" w:rsidP="009D08F1">
            <w:pPr>
              <w:rPr>
                <w:rFonts w:ascii="Calibri" w:hAnsi="Calibri"/>
                <w:sz w:val="22"/>
                <w:szCs w:val="22"/>
              </w:rPr>
            </w:pPr>
            <w:r>
              <w:rPr>
                <w:rFonts w:ascii="Calibri" w:hAnsi="Calibri"/>
                <w:sz w:val="22"/>
                <w:szCs w:val="22"/>
              </w:rPr>
              <w:t>Mappas inte mot V-TIM</w:t>
            </w:r>
          </w:p>
        </w:tc>
      </w:tr>
      <w:tr w:rsidR="00924A22" w:rsidRPr="00F80392" w14:paraId="48104121" w14:textId="77777777" w:rsidTr="009D08F1">
        <w:tc>
          <w:tcPr>
            <w:tcW w:w="4112" w:type="dxa"/>
            <w:tcBorders>
              <w:top w:val="single" w:sz="8" w:space="0" w:color="4F81BD"/>
              <w:left w:val="single" w:sz="8" w:space="0" w:color="4F81BD"/>
              <w:bottom w:val="single" w:sz="8" w:space="0" w:color="4F81BD"/>
            </w:tcBorders>
            <w:shd w:val="clear" w:color="auto" w:fill="auto"/>
          </w:tcPr>
          <w:p w14:paraId="0BB5DD8B" w14:textId="77777777" w:rsidR="00924A22" w:rsidRPr="00F80392" w:rsidRDefault="00924A22" w:rsidP="009D08F1">
            <w:pPr>
              <w:rPr>
                <w:rFonts w:ascii="Calibri" w:hAnsi="Calibri"/>
                <w:b/>
                <w:bCs/>
                <w:sz w:val="22"/>
                <w:szCs w:val="22"/>
              </w:rPr>
            </w:pPr>
            <w:r>
              <w:rPr>
                <w:rFonts w:ascii="Calibri" w:hAnsi="Calibri"/>
                <w:b/>
                <w:bCs/>
                <w:sz w:val="22"/>
                <w:szCs w:val="22"/>
              </w:rPr>
              <w:t>Meddelande.signeringstidpunkt</w:t>
            </w:r>
          </w:p>
        </w:tc>
        <w:tc>
          <w:tcPr>
            <w:tcW w:w="4961" w:type="dxa"/>
            <w:tcBorders>
              <w:top w:val="single" w:sz="8" w:space="0" w:color="4F81BD"/>
              <w:bottom w:val="single" w:sz="8" w:space="0" w:color="4F81BD"/>
            </w:tcBorders>
            <w:shd w:val="clear" w:color="auto" w:fill="auto"/>
          </w:tcPr>
          <w:p w14:paraId="5B00C847" w14:textId="77777777" w:rsidR="00924A22" w:rsidRPr="00F80392" w:rsidRDefault="00924A22" w:rsidP="009D08F1">
            <w:pPr>
              <w:rPr>
                <w:rFonts w:ascii="Calibri" w:hAnsi="Calibri"/>
                <w:sz w:val="22"/>
                <w:szCs w:val="22"/>
              </w:rPr>
            </w:pPr>
            <w:r>
              <w:rPr>
                <w:rFonts w:ascii="Calibri" w:hAnsi="Calibri"/>
                <w:sz w:val="22"/>
                <w:szCs w:val="22"/>
              </w:rPr>
              <w:t>Mappas inte mot V-TIM</w:t>
            </w:r>
          </w:p>
        </w:tc>
      </w:tr>
      <w:tr w:rsidR="00924A22" w:rsidRPr="00F80392" w14:paraId="32D1822E" w14:textId="77777777" w:rsidTr="009D08F1">
        <w:tc>
          <w:tcPr>
            <w:tcW w:w="4112" w:type="dxa"/>
            <w:tcBorders>
              <w:top w:val="single" w:sz="8" w:space="0" w:color="4F81BD"/>
              <w:left w:val="single" w:sz="8" w:space="0" w:color="4F81BD"/>
              <w:bottom w:val="single" w:sz="8" w:space="0" w:color="4F81BD"/>
            </w:tcBorders>
            <w:shd w:val="clear" w:color="auto" w:fill="auto"/>
          </w:tcPr>
          <w:p w14:paraId="329F7A10" w14:textId="77777777" w:rsidR="00924A22" w:rsidRPr="00F80392" w:rsidRDefault="00924A22" w:rsidP="009D08F1">
            <w:pPr>
              <w:rPr>
                <w:rFonts w:ascii="Calibri" w:hAnsi="Calibri"/>
                <w:b/>
                <w:bCs/>
                <w:sz w:val="22"/>
                <w:szCs w:val="22"/>
              </w:rPr>
            </w:pPr>
            <w:r>
              <w:rPr>
                <w:rFonts w:ascii="Calibri" w:hAnsi="Calibri"/>
                <w:b/>
                <w:bCs/>
                <w:sz w:val="22"/>
                <w:szCs w:val="22"/>
              </w:rPr>
              <w:t>Meddelande.sista datum för svar</w:t>
            </w:r>
          </w:p>
        </w:tc>
        <w:tc>
          <w:tcPr>
            <w:tcW w:w="4961" w:type="dxa"/>
            <w:tcBorders>
              <w:top w:val="single" w:sz="8" w:space="0" w:color="4F81BD"/>
              <w:bottom w:val="single" w:sz="8" w:space="0" w:color="4F81BD"/>
            </w:tcBorders>
            <w:shd w:val="clear" w:color="auto" w:fill="auto"/>
          </w:tcPr>
          <w:p w14:paraId="2B1A80F2" w14:textId="77777777" w:rsidR="00924A22" w:rsidRPr="00F80392" w:rsidRDefault="00924A22" w:rsidP="009D08F1">
            <w:pPr>
              <w:rPr>
                <w:rFonts w:ascii="Calibri" w:hAnsi="Calibri"/>
                <w:sz w:val="22"/>
                <w:szCs w:val="22"/>
              </w:rPr>
            </w:pPr>
            <w:r>
              <w:rPr>
                <w:rFonts w:ascii="Calibri" w:hAnsi="Calibri"/>
                <w:sz w:val="22"/>
                <w:szCs w:val="22"/>
              </w:rPr>
              <w:t>Mappas inte mot V-TIM</w:t>
            </w:r>
          </w:p>
        </w:tc>
      </w:tr>
      <w:tr w:rsidR="00924A22" w:rsidRPr="00F80392" w14:paraId="6BE3CDC0" w14:textId="77777777" w:rsidTr="009D08F1">
        <w:tc>
          <w:tcPr>
            <w:tcW w:w="4112" w:type="dxa"/>
            <w:tcBorders>
              <w:top w:val="single" w:sz="8" w:space="0" w:color="4F81BD"/>
              <w:left w:val="single" w:sz="8" w:space="0" w:color="4F81BD"/>
              <w:bottom w:val="single" w:sz="8" w:space="0" w:color="4F81BD"/>
            </w:tcBorders>
            <w:shd w:val="clear" w:color="auto" w:fill="auto"/>
          </w:tcPr>
          <w:p w14:paraId="2A7BF661" w14:textId="77777777" w:rsidR="00924A22" w:rsidRPr="00F80392" w:rsidRDefault="00924A22" w:rsidP="009D08F1">
            <w:pPr>
              <w:rPr>
                <w:rFonts w:ascii="Calibri" w:hAnsi="Calibri"/>
                <w:b/>
                <w:bCs/>
                <w:sz w:val="22"/>
                <w:szCs w:val="22"/>
              </w:rPr>
            </w:pPr>
            <w:r>
              <w:rPr>
                <w:rFonts w:ascii="Calibri" w:hAnsi="Calibri"/>
                <w:b/>
                <w:bCs/>
                <w:sz w:val="22"/>
                <w:szCs w:val="22"/>
              </w:rPr>
              <w:t>Mottagare</w:t>
            </w:r>
          </w:p>
        </w:tc>
        <w:tc>
          <w:tcPr>
            <w:tcW w:w="4961" w:type="dxa"/>
            <w:tcBorders>
              <w:top w:val="single" w:sz="8" w:space="0" w:color="4F81BD"/>
              <w:bottom w:val="single" w:sz="8" w:space="0" w:color="4F81BD"/>
            </w:tcBorders>
            <w:shd w:val="clear" w:color="auto" w:fill="auto"/>
          </w:tcPr>
          <w:p w14:paraId="70A7AEA4" w14:textId="77777777" w:rsidR="00924A22" w:rsidRPr="00F80392" w:rsidRDefault="00924A22" w:rsidP="009D08F1">
            <w:pPr>
              <w:rPr>
                <w:rFonts w:ascii="Calibri" w:hAnsi="Calibri"/>
                <w:sz w:val="22"/>
                <w:szCs w:val="22"/>
              </w:rPr>
            </w:pPr>
            <w:r>
              <w:rPr>
                <w:rFonts w:ascii="Calibri" w:hAnsi="Calibri"/>
                <w:sz w:val="22"/>
                <w:szCs w:val="22"/>
              </w:rPr>
              <w:t>Mappas inte mot V-TIM</w:t>
            </w:r>
          </w:p>
        </w:tc>
      </w:tr>
      <w:tr w:rsidR="00924A22" w:rsidRPr="00F80392" w14:paraId="45EBE720" w14:textId="77777777" w:rsidTr="009D08F1">
        <w:tc>
          <w:tcPr>
            <w:tcW w:w="4112" w:type="dxa"/>
            <w:tcBorders>
              <w:top w:val="single" w:sz="8" w:space="0" w:color="4F81BD"/>
              <w:left w:val="single" w:sz="8" w:space="0" w:color="4F81BD"/>
              <w:bottom w:val="single" w:sz="8" w:space="0" w:color="4F81BD"/>
            </w:tcBorders>
            <w:shd w:val="clear" w:color="auto" w:fill="auto"/>
          </w:tcPr>
          <w:p w14:paraId="1D59287A" w14:textId="77777777" w:rsidR="00924A22" w:rsidRPr="00F80392" w:rsidRDefault="00924A22" w:rsidP="009D08F1">
            <w:pPr>
              <w:rPr>
                <w:rFonts w:ascii="Calibri" w:hAnsi="Calibri"/>
                <w:b/>
                <w:bCs/>
                <w:sz w:val="22"/>
                <w:szCs w:val="22"/>
              </w:rPr>
            </w:pPr>
            <w:r>
              <w:rPr>
                <w:rFonts w:ascii="Calibri" w:hAnsi="Calibri"/>
                <w:b/>
                <w:bCs/>
                <w:sz w:val="22"/>
                <w:szCs w:val="22"/>
              </w:rPr>
              <w:t>Organisation</w:t>
            </w:r>
          </w:p>
        </w:tc>
        <w:tc>
          <w:tcPr>
            <w:tcW w:w="4961" w:type="dxa"/>
            <w:tcBorders>
              <w:top w:val="single" w:sz="8" w:space="0" w:color="4F81BD"/>
              <w:bottom w:val="single" w:sz="8" w:space="0" w:color="4F81BD"/>
            </w:tcBorders>
            <w:shd w:val="clear" w:color="auto" w:fill="auto"/>
          </w:tcPr>
          <w:p w14:paraId="00728F30" w14:textId="77777777" w:rsidR="00924A22" w:rsidRPr="00F80392" w:rsidRDefault="00924A22" w:rsidP="009D08F1">
            <w:pPr>
              <w:rPr>
                <w:rFonts w:ascii="Calibri" w:hAnsi="Calibri"/>
                <w:sz w:val="22"/>
                <w:szCs w:val="22"/>
              </w:rPr>
            </w:pPr>
            <w:r>
              <w:rPr>
                <w:rFonts w:ascii="Calibri" w:hAnsi="Calibri"/>
                <w:sz w:val="22"/>
                <w:szCs w:val="22"/>
              </w:rPr>
              <w:t>Mappas inte mot V-TIM</w:t>
            </w:r>
          </w:p>
        </w:tc>
      </w:tr>
      <w:tr w:rsidR="00924A22" w:rsidRPr="00F80392" w14:paraId="0190A88D" w14:textId="77777777" w:rsidTr="009D08F1">
        <w:tc>
          <w:tcPr>
            <w:tcW w:w="4112" w:type="dxa"/>
            <w:tcBorders>
              <w:top w:val="single" w:sz="8" w:space="0" w:color="4F81BD"/>
              <w:left w:val="single" w:sz="8" w:space="0" w:color="4F81BD"/>
              <w:bottom w:val="single" w:sz="8" w:space="0" w:color="4F81BD"/>
            </w:tcBorders>
            <w:shd w:val="clear" w:color="auto" w:fill="auto"/>
          </w:tcPr>
          <w:p w14:paraId="060E836E" w14:textId="77777777" w:rsidR="00924A22" w:rsidRPr="00F80392" w:rsidRDefault="00924A22" w:rsidP="009D08F1">
            <w:pPr>
              <w:rPr>
                <w:rFonts w:ascii="Calibri" w:hAnsi="Calibri"/>
                <w:b/>
                <w:bCs/>
                <w:sz w:val="22"/>
                <w:szCs w:val="22"/>
              </w:rPr>
            </w:pPr>
            <w:r>
              <w:rPr>
                <w:rFonts w:ascii="Calibri" w:hAnsi="Calibri"/>
                <w:b/>
                <w:bCs/>
                <w:sz w:val="22"/>
                <w:szCs w:val="22"/>
              </w:rPr>
              <w:t>Organisation.kontaktuppgifter</w:t>
            </w:r>
          </w:p>
        </w:tc>
        <w:tc>
          <w:tcPr>
            <w:tcW w:w="4961" w:type="dxa"/>
            <w:tcBorders>
              <w:top w:val="single" w:sz="8" w:space="0" w:color="4F81BD"/>
              <w:bottom w:val="single" w:sz="8" w:space="0" w:color="4F81BD"/>
            </w:tcBorders>
            <w:shd w:val="clear" w:color="auto" w:fill="auto"/>
          </w:tcPr>
          <w:p w14:paraId="75D4D8DE" w14:textId="77777777" w:rsidR="00924A22" w:rsidRPr="00F80392" w:rsidRDefault="00924A22" w:rsidP="009D08F1">
            <w:pPr>
              <w:rPr>
                <w:rFonts w:ascii="Calibri" w:hAnsi="Calibri"/>
                <w:sz w:val="22"/>
                <w:szCs w:val="22"/>
              </w:rPr>
            </w:pPr>
            <w:r>
              <w:rPr>
                <w:rFonts w:ascii="Calibri" w:hAnsi="Calibri"/>
                <w:sz w:val="22"/>
                <w:szCs w:val="22"/>
              </w:rPr>
              <w:t>Mappas inte mot V-TIM</w:t>
            </w:r>
          </w:p>
        </w:tc>
      </w:tr>
      <w:tr w:rsidR="00924A22" w:rsidRPr="00F80392" w14:paraId="53706069" w14:textId="77777777" w:rsidTr="009D08F1">
        <w:tc>
          <w:tcPr>
            <w:tcW w:w="4112" w:type="dxa"/>
            <w:tcBorders>
              <w:top w:val="single" w:sz="8" w:space="0" w:color="4F81BD"/>
              <w:left w:val="single" w:sz="8" w:space="0" w:color="4F81BD"/>
              <w:bottom w:val="single" w:sz="8" w:space="0" w:color="4F81BD"/>
            </w:tcBorders>
            <w:shd w:val="clear" w:color="auto" w:fill="auto"/>
          </w:tcPr>
          <w:p w14:paraId="259ECBEB" w14:textId="77777777" w:rsidR="00924A22" w:rsidRPr="00F80392" w:rsidRDefault="00924A22" w:rsidP="009D08F1">
            <w:pPr>
              <w:rPr>
                <w:rFonts w:ascii="Calibri" w:hAnsi="Calibri"/>
                <w:b/>
                <w:bCs/>
                <w:sz w:val="22"/>
                <w:szCs w:val="22"/>
              </w:rPr>
            </w:pPr>
            <w:r w:rsidRPr="00F80392">
              <w:rPr>
                <w:rFonts w:ascii="Calibri" w:hAnsi="Calibri"/>
                <w:b/>
                <w:bCs/>
                <w:sz w:val="22"/>
                <w:szCs w:val="22"/>
              </w:rPr>
              <w:t>Patient</w:t>
            </w:r>
          </w:p>
        </w:tc>
        <w:tc>
          <w:tcPr>
            <w:tcW w:w="4961" w:type="dxa"/>
            <w:tcBorders>
              <w:top w:val="single" w:sz="8" w:space="0" w:color="4F81BD"/>
              <w:bottom w:val="single" w:sz="8" w:space="0" w:color="4F81BD"/>
            </w:tcBorders>
            <w:shd w:val="clear" w:color="auto" w:fill="auto"/>
          </w:tcPr>
          <w:p w14:paraId="5801ADAB" w14:textId="77777777" w:rsidR="00924A22" w:rsidRPr="00F80392" w:rsidRDefault="00924A22" w:rsidP="009D08F1">
            <w:pPr>
              <w:rPr>
                <w:rFonts w:ascii="Calibri" w:eastAsia="Times New Roman" w:hAnsi="Calibri"/>
                <w:color w:val="auto"/>
                <w:sz w:val="22"/>
                <w:szCs w:val="22"/>
              </w:rPr>
            </w:pPr>
            <w:r w:rsidRPr="00F80392">
              <w:rPr>
                <w:rFonts w:ascii="Calibri" w:hAnsi="Calibri"/>
                <w:sz w:val="22"/>
                <w:szCs w:val="22"/>
              </w:rPr>
              <w:t>Patient</w:t>
            </w:r>
          </w:p>
        </w:tc>
      </w:tr>
      <w:tr w:rsidR="00924A22" w:rsidRPr="00F80392" w14:paraId="68167BBF" w14:textId="77777777" w:rsidTr="009D08F1">
        <w:tc>
          <w:tcPr>
            <w:tcW w:w="4112" w:type="dxa"/>
            <w:shd w:val="clear" w:color="auto" w:fill="auto"/>
          </w:tcPr>
          <w:p w14:paraId="192F71DD" w14:textId="77777777" w:rsidR="00924A22" w:rsidRPr="00F80392" w:rsidRDefault="00924A22" w:rsidP="009D08F1">
            <w:pPr>
              <w:rPr>
                <w:rFonts w:ascii="Calibri" w:hAnsi="Calibri"/>
                <w:b/>
                <w:bCs/>
                <w:sz w:val="22"/>
                <w:szCs w:val="22"/>
              </w:rPr>
            </w:pPr>
            <w:r w:rsidRPr="00F80392">
              <w:rPr>
                <w:rFonts w:ascii="Calibri" w:hAnsi="Calibri"/>
                <w:b/>
                <w:bCs/>
                <w:sz w:val="22"/>
                <w:szCs w:val="22"/>
              </w:rPr>
              <w:t>Patient.person-id</w:t>
            </w:r>
          </w:p>
        </w:tc>
        <w:tc>
          <w:tcPr>
            <w:tcW w:w="4961" w:type="dxa"/>
            <w:shd w:val="clear" w:color="auto" w:fill="auto"/>
          </w:tcPr>
          <w:p w14:paraId="4C2FFD55" w14:textId="77777777" w:rsidR="00924A22" w:rsidRPr="00F80392" w:rsidRDefault="00924A22" w:rsidP="009D08F1">
            <w:pPr>
              <w:rPr>
                <w:rFonts w:ascii="Calibri" w:eastAsia="Times New Roman" w:hAnsi="Calibri"/>
                <w:color w:val="auto"/>
                <w:sz w:val="22"/>
                <w:szCs w:val="22"/>
              </w:rPr>
            </w:pPr>
            <w:r w:rsidRPr="00F80392">
              <w:rPr>
                <w:rFonts w:ascii="Calibri" w:hAnsi="Calibri"/>
                <w:sz w:val="22"/>
                <w:szCs w:val="22"/>
              </w:rPr>
              <w:t>Patient.person-id</w:t>
            </w:r>
          </w:p>
        </w:tc>
      </w:tr>
      <w:tr w:rsidR="00924A22" w:rsidRPr="00F80392" w14:paraId="2840DF73" w14:textId="77777777" w:rsidTr="009D08F1">
        <w:tc>
          <w:tcPr>
            <w:tcW w:w="4112" w:type="dxa"/>
            <w:tcBorders>
              <w:top w:val="single" w:sz="8" w:space="0" w:color="4F81BD"/>
              <w:left w:val="single" w:sz="8" w:space="0" w:color="4F81BD"/>
              <w:bottom w:val="single" w:sz="8" w:space="0" w:color="4F81BD"/>
            </w:tcBorders>
            <w:shd w:val="clear" w:color="auto" w:fill="auto"/>
          </w:tcPr>
          <w:p w14:paraId="41962E5F" w14:textId="77777777" w:rsidR="00924A22" w:rsidRPr="00F80392" w:rsidRDefault="00924A22" w:rsidP="009D08F1">
            <w:pPr>
              <w:rPr>
                <w:rFonts w:ascii="Calibri" w:hAnsi="Calibri"/>
                <w:b/>
                <w:bCs/>
                <w:sz w:val="22"/>
                <w:szCs w:val="22"/>
              </w:rPr>
            </w:pPr>
            <w:r>
              <w:rPr>
                <w:rFonts w:ascii="Calibri" w:hAnsi="Calibri"/>
                <w:b/>
                <w:bCs/>
                <w:sz w:val="22"/>
                <w:szCs w:val="22"/>
              </w:rPr>
              <w:t>Patient.fullständigt namn</w:t>
            </w:r>
          </w:p>
        </w:tc>
        <w:tc>
          <w:tcPr>
            <w:tcW w:w="4961" w:type="dxa"/>
            <w:tcBorders>
              <w:top w:val="single" w:sz="8" w:space="0" w:color="4F81BD"/>
              <w:bottom w:val="single" w:sz="8" w:space="0" w:color="4F81BD"/>
            </w:tcBorders>
            <w:shd w:val="clear" w:color="auto" w:fill="auto"/>
          </w:tcPr>
          <w:p w14:paraId="397DC023" w14:textId="77777777" w:rsidR="00924A22" w:rsidRPr="00F80392" w:rsidRDefault="00924A22" w:rsidP="009D08F1">
            <w:pPr>
              <w:rPr>
                <w:rFonts w:ascii="Calibri" w:hAnsi="Calibri"/>
                <w:sz w:val="22"/>
                <w:szCs w:val="22"/>
              </w:rPr>
            </w:pPr>
            <w:r w:rsidRPr="00F80392">
              <w:rPr>
                <w:rFonts w:ascii="Calibri" w:hAnsi="Calibri"/>
                <w:sz w:val="22"/>
                <w:szCs w:val="22"/>
              </w:rPr>
              <w:t>Patient.förnamn</w:t>
            </w:r>
            <w:r>
              <w:rPr>
                <w:rFonts w:ascii="Calibri" w:hAnsi="Calibri"/>
                <w:sz w:val="22"/>
                <w:szCs w:val="22"/>
              </w:rPr>
              <w:t>,</w:t>
            </w:r>
            <w:r w:rsidRPr="00F80392">
              <w:rPr>
                <w:rFonts w:ascii="Calibri" w:hAnsi="Calibri"/>
                <w:sz w:val="22"/>
                <w:szCs w:val="22"/>
              </w:rPr>
              <w:t xml:space="preserve"> Patient.mellannamn</w:t>
            </w:r>
            <w:r>
              <w:rPr>
                <w:rFonts w:ascii="Calibri" w:hAnsi="Calibri"/>
                <w:sz w:val="22"/>
                <w:szCs w:val="22"/>
              </w:rPr>
              <w:t xml:space="preserve">, </w:t>
            </w:r>
            <w:r w:rsidRPr="00F80392">
              <w:rPr>
                <w:rFonts w:ascii="Calibri" w:hAnsi="Calibri"/>
                <w:sz w:val="22"/>
                <w:szCs w:val="22"/>
              </w:rPr>
              <w:t>Patient.efternamn</w:t>
            </w:r>
          </w:p>
        </w:tc>
      </w:tr>
      <w:tr w:rsidR="00924A22" w:rsidRPr="00F80392" w14:paraId="1D173908" w14:textId="77777777" w:rsidTr="009D08F1">
        <w:tc>
          <w:tcPr>
            <w:tcW w:w="4112" w:type="dxa"/>
            <w:tcBorders>
              <w:top w:val="single" w:sz="8" w:space="0" w:color="4F81BD"/>
              <w:left w:val="single" w:sz="8" w:space="0" w:color="4F81BD"/>
              <w:bottom w:val="single" w:sz="8" w:space="0" w:color="4F81BD"/>
            </w:tcBorders>
            <w:shd w:val="clear" w:color="auto" w:fill="auto"/>
          </w:tcPr>
          <w:p w14:paraId="5BC9055C" w14:textId="77777777" w:rsidR="00924A22" w:rsidRPr="00F80392" w:rsidRDefault="00924A22" w:rsidP="009D08F1">
            <w:pPr>
              <w:rPr>
                <w:rFonts w:ascii="Calibri" w:hAnsi="Calibri"/>
                <w:b/>
                <w:bCs/>
                <w:sz w:val="22"/>
                <w:szCs w:val="22"/>
              </w:rPr>
            </w:pPr>
            <w:r w:rsidRPr="00F80392">
              <w:rPr>
                <w:rFonts w:ascii="Calibri" w:hAnsi="Calibri"/>
                <w:b/>
                <w:bCs/>
                <w:sz w:val="22"/>
                <w:szCs w:val="22"/>
              </w:rPr>
              <w:t>Vårdgivare</w:t>
            </w:r>
          </w:p>
        </w:tc>
        <w:tc>
          <w:tcPr>
            <w:tcW w:w="4961" w:type="dxa"/>
            <w:tcBorders>
              <w:top w:val="single" w:sz="8" w:space="0" w:color="4F81BD"/>
              <w:bottom w:val="single" w:sz="8" w:space="0" w:color="4F81BD"/>
              <w:right w:val="single" w:sz="8" w:space="0" w:color="4F81BD"/>
            </w:tcBorders>
            <w:shd w:val="clear" w:color="auto" w:fill="auto"/>
          </w:tcPr>
          <w:p w14:paraId="49DF784F" w14:textId="77777777" w:rsidR="00924A22" w:rsidRPr="00F80392" w:rsidRDefault="00924A22" w:rsidP="009D08F1">
            <w:pPr>
              <w:rPr>
                <w:rFonts w:ascii="Calibri" w:hAnsi="Calibri"/>
                <w:sz w:val="22"/>
                <w:szCs w:val="22"/>
              </w:rPr>
            </w:pPr>
            <w:r w:rsidRPr="00F80392">
              <w:rPr>
                <w:rFonts w:ascii="Calibri" w:hAnsi="Calibri"/>
                <w:sz w:val="22"/>
                <w:szCs w:val="22"/>
              </w:rPr>
              <w:t>Enhet</w:t>
            </w:r>
          </w:p>
        </w:tc>
      </w:tr>
      <w:tr w:rsidR="00924A22" w:rsidRPr="00F80392" w14:paraId="2F569C53" w14:textId="77777777" w:rsidTr="009D08F1">
        <w:tc>
          <w:tcPr>
            <w:tcW w:w="4112" w:type="dxa"/>
            <w:tcBorders>
              <w:top w:val="single" w:sz="8" w:space="0" w:color="4F81BD"/>
              <w:left w:val="single" w:sz="8" w:space="0" w:color="4F81BD"/>
              <w:bottom w:val="single" w:sz="8" w:space="0" w:color="4F81BD"/>
            </w:tcBorders>
            <w:shd w:val="clear" w:color="auto" w:fill="auto"/>
          </w:tcPr>
          <w:p w14:paraId="1EF3A294" w14:textId="77777777" w:rsidR="00924A22" w:rsidRPr="00F80392" w:rsidRDefault="00924A22" w:rsidP="009D08F1">
            <w:pPr>
              <w:rPr>
                <w:rFonts w:ascii="Calibri" w:hAnsi="Calibri"/>
                <w:b/>
                <w:bCs/>
                <w:sz w:val="22"/>
                <w:szCs w:val="22"/>
              </w:rPr>
            </w:pPr>
            <w:r w:rsidRPr="00F80392">
              <w:rPr>
                <w:rFonts w:ascii="Calibri" w:hAnsi="Calibri"/>
                <w:b/>
                <w:bCs/>
                <w:sz w:val="22"/>
                <w:szCs w:val="22"/>
              </w:rPr>
              <w:t>Vårdgivare.vårdgivare-id</w:t>
            </w:r>
          </w:p>
        </w:tc>
        <w:tc>
          <w:tcPr>
            <w:tcW w:w="4961" w:type="dxa"/>
            <w:tcBorders>
              <w:top w:val="single" w:sz="8" w:space="0" w:color="4F81BD"/>
              <w:bottom w:val="single" w:sz="8" w:space="0" w:color="4F81BD"/>
              <w:right w:val="single" w:sz="8" w:space="0" w:color="4F81BD"/>
            </w:tcBorders>
            <w:shd w:val="clear" w:color="auto" w:fill="auto"/>
          </w:tcPr>
          <w:p w14:paraId="03B0C3DD" w14:textId="77777777" w:rsidR="00924A22" w:rsidRPr="00F80392" w:rsidRDefault="00924A22" w:rsidP="009D08F1">
            <w:pPr>
              <w:rPr>
                <w:rFonts w:ascii="Calibri" w:hAnsi="Calibri"/>
                <w:sz w:val="22"/>
                <w:szCs w:val="22"/>
              </w:rPr>
            </w:pPr>
            <w:r w:rsidRPr="00F80392">
              <w:rPr>
                <w:rFonts w:ascii="Calibri" w:hAnsi="Calibri"/>
                <w:sz w:val="22"/>
                <w:szCs w:val="22"/>
              </w:rPr>
              <w:t>Enhet.enhets-id</w:t>
            </w:r>
          </w:p>
        </w:tc>
      </w:tr>
      <w:tr w:rsidR="00924A22" w:rsidRPr="00F80392" w14:paraId="0FF3DDC1" w14:textId="77777777" w:rsidTr="009D08F1">
        <w:tc>
          <w:tcPr>
            <w:tcW w:w="4112" w:type="dxa"/>
            <w:tcBorders>
              <w:top w:val="single" w:sz="8" w:space="0" w:color="4F81BD"/>
              <w:left w:val="single" w:sz="8" w:space="0" w:color="4F81BD"/>
              <w:bottom w:val="single" w:sz="8" w:space="0" w:color="4F81BD"/>
            </w:tcBorders>
            <w:shd w:val="clear" w:color="auto" w:fill="auto"/>
          </w:tcPr>
          <w:p w14:paraId="28B7E7FB" w14:textId="77777777" w:rsidR="00924A22" w:rsidRPr="00F80392" w:rsidRDefault="00924A22" w:rsidP="009D08F1">
            <w:pPr>
              <w:rPr>
                <w:rFonts w:ascii="Calibri" w:hAnsi="Calibri"/>
                <w:b/>
                <w:bCs/>
                <w:sz w:val="22"/>
                <w:szCs w:val="22"/>
              </w:rPr>
            </w:pPr>
            <w:r w:rsidRPr="00F80392">
              <w:rPr>
                <w:rFonts w:ascii="Calibri" w:hAnsi="Calibri"/>
                <w:b/>
                <w:bCs/>
                <w:sz w:val="22"/>
                <w:szCs w:val="22"/>
              </w:rPr>
              <w:t>Vårdgivare.vårdgivarnamn</w:t>
            </w:r>
          </w:p>
        </w:tc>
        <w:tc>
          <w:tcPr>
            <w:tcW w:w="4961" w:type="dxa"/>
            <w:tcBorders>
              <w:top w:val="single" w:sz="8" w:space="0" w:color="4F81BD"/>
              <w:bottom w:val="single" w:sz="8" w:space="0" w:color="4F81BD"/>
              <w:right w:val="single" w:sz="8" w:space="0" w:color="4F81BD"/>
            </w:tcBorders>
            <w:shd w:val="clear" w:color="auto" w:fill="auto"/>
          </w:tcPr>
          <w:p w14:paraId="324B5B21" w14:textId="77777777" w:rsidR="00924A22" w:rsidRPr="00F80392" w:rsidRDefault="00924A22" w:rsidP="009D08F1">
            <w:pPr>
              <w:rPr>
                <w:rFonts w:ascii="Calibri" w:hAnsi="Calibri"/>
                <w:sz w:val="22"/>
                <w:szCs w:val="22"/>
              </w:rPr>
            </w:pPr>
            <w:r w:rsidRPr="00F80392">
              <w:rPr>
                <w:rFonts w:ascii="Calibri" w:hAnsi="Calibri"/>
                <w:sz w:val="22"/>
                <w:szCs w:val="22"/>
              </w:rPr>
              <w:t>Enhet.enhetsnamn</w:t>
            </w:r>
          </w:p>
        </w:tc>
      </w:tr>
    </w:tbl>
    <w:p w14:paraId="198EE3A5" w14:textId="77777777" w:rsidR="004218F9" w:rsidRDefault="004218F9" w:rsidP="00267947">
      <w:pPr>
        <w:pStyle w:val="Rubrik2"/>
      </w:pPr>
      <w:bookmarkStart w:id="86" w:name="_Toc283620698"/>
      <w:r>
        <w:t>Format regler</w:t>
      </w:r>
      <w:bookmarkEnd w:id="86"/>
    </w:p>
    <w:p w14:paraId="19C00311" w14:textId="77777777" w:rsidR="004218F9" w:rsidRDefault="004218F9" w:rsidP="00267947">
      <w:pPr>
        <w:pStyle w:val="Rubrik3"/>
      </w:pPr>
      <w:r>
        <w:t>Personidentitet</w:t>
      </w:r>
    </w:p>
    <w:p w14:paraId="764259A5" w14:textId="77777777" w:rsidR="004218F9" w:rsidRPr="005B4494" w:rsidRDefault="004218F9" w:rsidP="004218F9">
      <w:r>
        <w:t>Personidentitet anges på formatet ÅÅÅÅMMDD-XXXX. Samma format gäller för olika typer av personidentiteter(reservnummer mm), dvs 8 siffror, bindestreck samt 4 siffror.</w:t>
      </w:r>
    </w:p>
    <w:p w14:paraId="6A76112A" w14:textId="77777777" w:rsidR="004218F9" w:rsidRDefault="004218F9" w:rsidP="00267947">
      <w:pPr>
        <w:pStyle w:val="Rubrik3"/>
      </w:pPr>
      <w:r>
        <w:t>Datum</w:t>
      </w:r>
    </w:p>
    <w:p w14:paraId="4E7D6CC5" w14:textId="77777777" w:rsidR="004218F9" w:rsidRDefault="004218F9" w:rsidP="004218F9">
      <w:r>
        <w:t>Datum anges alltid på formatet ”ÅÅÅÅ-MM-DD”. Exempel: 2010-11-26</w:t>
      </w:r>
    </w:p>
    <w:p w14:paraId="3CC2ACB7" w14:textId="77777777" w:rsidR="004218F9" w:rsidRDefault="004218F9" w:rsidP="00267947">
      <w:pPr>
        <w:pStyle w:val="Rubrik3"/>
      </w:pPr>
      <w:r>
        <w:t>Datum och Tid</w:t>
      </w:r>
    </w:p>
    <w:p w14:paraId="1368B895" w14:textId="77777777" w:rsidR="004218F9" w:rsidRDefault="004218F9" w:rsidP="004218F9">
      <w:r>
        <w:t>Tid och datum anges alltid på formatet ”ÅÅÅÅ-MM-DDThh:mm:ss”. Exempel: 2010-11-26T09:12:33</w:t>
      </w:r>
    </w:p>
    <w:p w14:paraId="337DE646" w14:textId="77777777" w:rsidR="004218F9" w:rsidRDefault="004218F9" w:rsidP="00267947">
      <w:pPr>
        <w:pStyle w:val="Rubrik3"/>
      </w:pPr>
      <w:r>
        <w:t>Tidszon för tidpunkter</w:t>
      </w:r>
    </w:p>
    <w:p w14:paraId="7FF7E378" w14:textId="77777777" w:rsidR="004218F9" w:rsidRPr="00462BD9" w:rsidRDefault="004218F9" w:rsidP="004218F9">
      <w:r>
        <w:t>Tidszon anges inte i meddelandeformaten. Alla information om datum och tidpunkter som utbyts via tjänsterna ska ange datum och tidpunkter i den tidszon som gäller/gällde i Sverige vid den tidpunkt som respektive datum- eller tidpunktsfält bär information om. Såväl tjänstekonsumenter som tjänsteproducenter skall med andra ord förutsätta att datum och tidpunkter som utbyts är i tidszonerna CET (svensk normaltid) respektive CEST (svensk normaltid med justering för sommartid).</w:t>
      </w:r>
    </w:p>
    <w:p w14:paraId="63DE5CD7" w14:textId="77777777" w:rsidR="00A31C71" w:rsidRDefault="00A31C71" w:rsidP="00267947">
      <w:pPr>
        <w:pStyle w:val="Rubrik1"/>
      </w:pPr>
      <w:bookmarkStart w:id="87" w:name="_Toc283620699"/>
      <w:r>
        <w:t>Tjänstekontrakt</w:t>
      </w:r>
      <w:bookmarkEnd w:id="54"/>
      <w:bookmarkEnd w:id="87"/>
    </w:p>
    <w:p w14:paraId="649C93D2" w14:textId="77777777" w:rsidR="00533A31" w:rsidRDefault="005B4494" w:rsidP="00267947">
      <w:pPr>
        <w:pStyle w:val="Rubrik2"/>
      </w:pPr>
      <w:bookmarkStart w:id="88" w:name="_Toc283620700"/>
      <w:r>
        <w:t>RegisterMedicalCertificate</w:t>
      </w:r>
      <w:bookmarkEnd w:id="88"/>
      <w:r w:rsidR="00533A31">
        <w:t xml:space="preserve"> </w:t>
      </w:r>
    </w:p>
    <w:p w14:paraId="65DFD8D2" w14:textId="77777777" w:rsidR="00533A31" w:rsidRDefault="00533A31" w:rsidP="00B91AA5">
      <w:r w:rsidRPr="00406201">
        <w:t xml:space="preserve">Tjänsten </w:t>
      </w:r>
      <w:r w:rsidR="005B4494">
        <w:t>skickar ett komplett läkarintyg med informationsmängden enligt blankett FK7263.</w:t>
      </w:r>
      <w:r w:rsidR="0037681E">
        <w:t xml:space="preserve"> </w:t>
      </w:r>
      <w:r>
        <w:t>Både begäran och svar består av xml-dokument.</w:t>
      </w:r>
    </w:p>
    <w:p w14:paraId="578DE1F4" w14:textId="77777777" w:rsidR="00AE10B1" w:rsidRDefault="00AE10B1" w:rsidP="00267947">
      <w:pPr>
        <w:pStyle w:val="Rubrik3"/>
      </w:pPr>
      <w:r>
        <w:t>Version</w:t>
      </w:r>
    </w:p>
    <w:p w14:paraId="79223C88" w14:textId="77777777" w:rsidR="00AE10B1" w:rsidRPr="00C55071" w:rsidRDefault="002C6451" w:rsidP="00B91AA5">
      <w:r>
        <w:t>3.1</w:t>
      </w:r>
    </w:p>
    <w:p w14:paraId="31792704" w14:textId="77777777" w:rsidR="00073530" w:rsidRDefault="00073530" w:rsidP="00267947">
      <w:pPr>
        <w:pStyle w:val="Rubrik3"/>
      </w:pPr>
      <w:r>
        <w:t>Fältregler</w:t>
      </w:r>
    </w:p>
    <w:p w14:paraId="0FDA96CD" w14:textId="77777777" w:rsidR="00613A7A" w:rsidRPr="00613A7A" w:rsidRDefault="001E5DBE" w:rsidP="00B91AA5">
      <w:r>
        <w:t>Nedanstående tabell beskriver varje individuellt fält i begäran och svar. Kardinaliteten beskriver om ett fält är valfritt (0..1) eller obligatoriskt (1..1).</w:t>
      </w:r>
      <w:r w:rsidR="00613A7A">
        <w:t xml:space="preserve"> Har denna benämning en * finns ytterliggare regler för detta element och beskrivs mer i detalj i </w:t>
      </w:r>
      <w:r>
        <w:t>efterkommande stycke Tjänstekontraktsspecifika krav och r</w:t>
      </w:r>
      <w:r w:rsidR="00613A7A">
        <w:t xml:space="preserve">egler. </w:t>
      </w:r>
    </w:p>
    <w:p w14:paraId="4FD801DA" w14:textId="77777777" w:rsidR="001130D8" w:rsidRPr="00E30D2E" w:rsidRDefault="001130D8" w:rsidP="00B91AA5">
      <w:pPr>
        <w:pStyle w:val="Brdtext"/>
      </w:pPr>
    </w:p>
    <w:tbl>
      <w:tblPr>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219"/>
        <w:gridCol w:w="992"/>
        <w:gridCol w:w="3402"/>
        <w:gridCol w:w="1395"/>
      </w:tblGrid>
      <w:tr w:rsidR="001130D8" w:rsidRPr="004E06B5" w14:paraId="45A55E20" w14:textId="77777777" w:rsidTr="00D366C4">
        <w:tc>
          <w:tcPr>
            <w:tcW w:w="4219" w:type="dxa"/>
            <w:shd w:val="clear" w:color="auto" w:fill="B3B3B3"/>
          </w:tcPr>
          <w:p w14:paraId="2CCBD7B2" w14:textId="77777777" w:rsidR="001130D8" w:rsidRPr="008771B1" w:rsidRDefault="001130D8" w:rsidP="00B91AA5">
            <w:pPr>
              <w:rPr>
                <w:rFonts w:eastAsia="Batang"/>
                <w:b/>
              </w:rPr>
            </w:pPr>
            <w:r w:rsidRPr="008771B1">
              <w:rPr>
                <w:rFonts w:eastAsia="Batang"/>
                <w:b/>
              </w:rPr>
              <w:t>Namn</w:t>
            </w:r>
          </w:p>
        </w:tc>
        <w:tc>
          <w:tcPr>
            <w:tcW w:w="992" w:type="dxa"/>
            <w:shd w:val="clear" w:color="auto" w:fill="B3B3B3"/>
          </w:tcPr>
          <w:p w14:paraId="231E96CA" w14:textId="77777777" w:rsidR="001130D8" w:rsidRPr="008771B1" w:rsidRDefault="001130D8" w:rsidP="00B91AA5">
            <w:pPr>
              <w:rPr>
                <w:rFonts w:eastAsia="Batang"/>
                <w:b/>
              </w:rPr>
            </w:pPr>
            <w:r w:rsidRPr="008771B1">
              <w:rPr>
                <w:rFonts w:eastAsia="Batang"/>
                <w:b/>
              </w:rPr>
              <w:t>Typ</w:t>
            </w:r>
          </w:p>
        </w:tc>
        <w:tc>
          <w:tcPr>
            <w:tcW w:w="3402" w:type="dxa"/>
            <w:shd w:val="clear" w:color="auto" w:fill="B3B3B3"/>
          </w:tcPr>
          <w:p w14:paraId="678B9607" w14:textId="77777777" w:rsidR="001130D8" w:rsidRPr="008771B1" w:rsidRDefault="00D366C4" w:rsidP="00B91AA5">
            <w:pPr>
              <w:rPr>
                <w:rFonts w:eastAsia="Batang"/>
                <w:b/>
              </w:rPr>
            </w:pPr>
            <w:r w:rsidRPr="00D366C4">
              <w:rPr>
                <w:b/>
              </w:rPr>
              <w:t>Beskrivning</w:t>
            </w:r>
          </w:p>
        </w:tc>
        <w:tc>
          <w:tcPr>
            <w:tcW w:w="1395" w:type="dxa"/>
            <w:shd w:val="clear" w:color="auto" w:fill="B3B3B3"/>
          </w:tcPr>
          <w:p w14:paraId="710771CB" w14:textId="77777777" w:rsidR="001130D8" w:rsidRDefault="00D366C4" w:rsidP="00B91AA5">
            <w:pPr>
              <w:rPr>
                <w:rFonts w:eastAsia="Batang"/>
                <w:b/>
              </w:rPr>
            </w:pPr>
            <w:r>
              <w:rPr>
                <w:rFonts w:eastAsia="Batang"/>
                <w:b/>
              </w:rPr>
              <w:t>Kardinalitet</w:t>
            </w:r>
          </w:p>
        </w:tc>
      </w:tr>
      <w:tr w:rsidR="001130D8" w:rsidRPr="004E06B5" w14:paraId="0C2B88B5" w14:textId="77777777" w:rsidTr="00D366C4">
        <w:tc>
          <w:tcPr>
            <w:tcW w:w="4219" w:type="dxa"/>
          </w:tcPr>
          <w:p w14:paraId="7418C252" w14:textId="77777777" w:rsidR="001130D8" w:rsidRPr="00D10D9E" w:rsidRDefault="001130D8" w:rsidP="00B91AA5">
            <w:pPr>
              <w:rPr>
                <w:rFonts w:eastAsia="Batang"/>
                <w:b/>
              </w:rPr>
            </w:pPr>
            <w:r w:rsidRPr="00D10D9E">
              <w:rPr>
                <w:rFonts w:eastAsia="Batang"/>
                <w:b/>
              </w:rPr>
              <w:t>Begäran</w:t>
            </w:r>
          </w:p>
        </w:tc>
        <w:tc>
          <w:tcPr>
            <w:tcW w:w="992" w:type="dxa"/>
          </w:tcPr>
          <w:p w14:paraId="74E3B5AD" w14:textId="77777777" w:rsidR="001130D8" w:rsidRPr="008771B1" w:rsidRDefault="001130D8" w:rsidP="00B91AA5">
            <w:pPr>
              <w:rPr>
                <w:rFonts w:eastAsia="Batang"/>
              </w:rPr>
            </w:pPr>
          </w:p>
        </w:tc>
        <w:tc>
          <w:tcPr>
            <w:tcW w:w="3402" w:type="dxa"/>
          </w:tcPr>
          <w:p w14:paraId="5EBDB1A5" w14:textId="77777777" w:rsidR="001130D8" w:rsidRPr="008771B1" w:rsidRDefault="001130D8" w:rsidP="00B91AA5">
            <w:pPr>
              <w:rPr>
                <w:rFonts w:eastAsia="Batang"/>
              </w:rPr>
            </w:pPr>
          </w:p>
        </w:tc>
        <w:tc>
          <w:tcPr>
            <w:tcW w:w="1395" w:type="dxa"/>
          </w:tcPr>
          <w:p w14:paraId="2E54F443" w14:textId="77777777" w:rsidR="001130D8" w:rsidRPr="008771B1" w:rsidRDefault="001130D8" w:rsidP="00B91AA5">
            <w:pPr>
              <w:rPr>
                <w:rFonts w:eastAsia="Batang"/>
              </w:rPr>
            </w:pPr>
          </w:p>
        </w:tc>
      </w:tr>
      <w:tr w:rsidR="00F96BED" w:rsidRPr="00D10D9E" w14:paraId="51BAA3EF" w14:textId="77777777" w:rsidTr="00D366C4">
        <w:tc>
          <w:tcPr>
            <w:tcW w:w="4219" w:type="dxa"/>
          </w:tcPr>
          <w:p w14:paraId="7D283D79" w14:textId="77777777" w:rsidR="00F96BED" w:rsidRPr="001F17FF" w:rsidRDefault="00AB3FAA" w:rsidP="00B91AA5">
            <w:r>
              <w:t>lakarutlatande</w:t>
            </w:r>
          </w:p>
        </w:tc>
        <w:tc>
          <w:tcPr>
            <w:tcW w:w="992" w:type="dxa"/>
          </w:tcPr>
          <w:p w14:paraId="0BCB543B" w14:textId="77777777" w:rsidR="00F96BED" w:rsidRPr="008771B1" w:rsidRDefault="00F96BED" w:rsidP="00B91AA5">
            <w:pPr>
              <w:rPr>
                <w:rFonts w:eastAsia="Batang"/>
              </w:rPr>
            </w:pPr>
          </w:p>
        </w:tc>
        <w:tc>
          <w:tcPr>
            <w:tcW w:w="3402" w:type="dxa"/>
          </w:tcPr>
          <w:p w14:paraId="126B05EC" w14:textId="77777777" w:rsidR="00F96BED" w:rsidRPr="00D10D9E" w:rsidRDefault="00F96BED" w:rsidP="00B91AA5">
            <w:pPr>
              <w:rPr>
                <w:rFonts w:eastAsia="Batang"/>
              </w:rPr>
            </w:pPr>
          </w:p>
        </w:tc>
        <w:tc>
          <w:tcPr>
            <w:tcW w:w="1395" w:type="dxa"/>
          </w:tcPr>
          <w:p w14:paraId="2ECEE1D6" w14:textId="77777777" w:rsidR="00AB3FAA" w:rsidRPr="00D10D9E" w:rsidRDefault="00AB3FAA" w:rsidP="00B91AA5">
            <w:pPr>
              <w:rPr>
                <w:rFonts w:eastAsia="Batang"/>
              </w:rPr>
            </w:pPr>
            <w:r>
              <w:rPr>
                <w:rFonts w:eastAsia="Batang"/>
              </w:rPr>
              <w:t>1..1</w:t>
            </w:r>
          </w:p>
        </w:tc>
      </w:tr>
      <w:tr w:rsidR="00AB3FAA" w:rsidRPr="00D10D9E" w14:paraId="7EA125EA" w14:textId="77777777" w:rsidTr="00D366C4">
        <w:tc>
          <w:tcPr>
            <w:tcW w:w="4219" w:type="dxa"/>
          </w:tcPr>
          <w:p w14:paraId="002FF5D3" w14:textId="77777777" w:rsidR="00AB3FAA" w:rsidRPr="001F17FF" w:rsidRDefault="00AB3FAA" w:rsidP="00B91AA5">
            <w:r>
              <w:t>lakarutlatande.l</w:t>
            </w:r>
            <w:r w:rsidRPr="001F17FF">
              <w:t>akarutlatande-id</w:t>
            </w:r>
          </w:p>
        </w:tc>
        <w:tc>
          <w:tcPr>
            <w:tcW w:w="992" w:type="dxa"/>
          </w:tcPr>
          <w:p w14:paraId="4AF645A4" w14:textId="77777777" w:rsidR="00AB3FAA" w:rsidRDefault="00AB3FAA" w:rsidP="00B91AA5">
            <w:pPr>
              <w:rPr>
                <w:rFonts w:eastAsia="Batang"/>
              </w:rPr>
            </w:pPr>
            <w:r>
              <w:rPr>
                <w:rFonts w:eastAsia="Batang"/>
              </w:rPr>
              <w:t>string</w:t>
            </w:r>
          </w:p>
        </w:tc>
        <w:tc>
          <w:tcPr>
            <w:tcW w:w="3402" w:type="dxa"/>
          </w:tcPr>
          <w:p w14:paraId="64DA81F0" w14:textId="77777777" w:rsidR="00AB3FAA" w:rsidRDefault="00AB3FAA" w:rsidP="00B91AA5">
            <w:pPr>
              <w:rPr>
                <w:rFonts w:eastAsia="Batang"/>
              </w:rPr>
            </w:pPr>
            <w:r>
              <w:rPr>
                <w:rFonts w:eastAsia="Batang"/>
              </w:rPr>
              <w:t>Identitet på läkarintyget. Är en GUID.</w:t>
            </w:r>
          </w:p>
        </w:tc>
        <w:tc>
          <w:tcPr>
            <w:tcW w:w="1395" w:type="dxa"/>
          </w:tcPr>
          <w:p w14:paraId="2DB7C8DA" w14:textId="77777777" w:rsidR="00AB3FAA" w:rsidRDefault="00AB3FAA" w:rsidP="00B91AA5">
            <w:pPr>
              <w:rPr>
                <w:rFonts w:eastAsia="Batang"/>
              </w:rPr>
            </w:pPr>
            <w:r>
              <w:rPr>
                <w:rFonts w:eastAsia="Batang"/>
              </w:rPr>
              <w:t>1..1</w:t>
            </w:r>
          </w:p>
        </w:tc>
      </w:tr>
      <w:tr w:rsidR="00AB3FAA" w:rsidRPr="004E06B5" w14:paraId="001CBE6F" w14:textId="77777777" w:rsidTr="00D366C4">
        <w:tc>
          <w:tcPr>
            <w:tcW w:w="4219" w:type="dxa"/>
          </w:tcPr>
          <w:p w14:paraId="0738703B" w14:textId="77777777" w:rsidR="00AB3FAA" w:rsidRPr="001F17FF" w:rsidRDefault="00AB3FAA" w:rsidP="00B91AA5">
            <w:r>
              <w:t>lakarutlatande.</w:t>
            </w:r>
            <w:r w:rsidRPr="001F17FF">
              <w:t>typAvUtlatande</w:t>
            </w:r>
          </w:p>
        </w:tc>
        <w:tc>
          <w:tcPr>
            <w:tcW w:w="992" w:type="dxa"/>
          </w:tcPr>
          <w:p w14:paraId="1B364268" w14:textId="77777777" w:rsidR="00AB3FAA" w:rsidRPr="008771B1" w:rsidRDefault="00AB3FAA" w:rsidP="00B91AA5">
            <w:pPr>
              <w:rPr>
                <w:rFonts w:eastAsia="Batang"/>
              </w:rPr>
            </w:pPr>
            <w:r w:rsidRPr="008771B1">
              <w:rPr>
                <w:rFonts w:eastAsia="Batang"/>
              </w:rPr>
              <w:t>string</w:t>
            </w:r>
          </w:p>
        </w:tc>
        <w:tc>
          <w:tcPr>
            <w:tcW w:w="3402" w:type="dxa"/>
          </w:tcPr>
          <w:p w14:paraId="0B9E4163" w14:textId="77777777" w:rsidR="00AB3FAA" w:rsidRPr="008771B1" w:rsidRDefault="00AB3FAA" w:rsidP="00B91AA5">
            <w:pPr>
              <w:rPr>
                <w:rFonts w:eastAsia="Batang"/>
              </w:rPr>
            </w:pPr>
            <w:r>
              <w:rPr>
                <w:rFonts w:eastAsia="Batang"/>
              </w:rPr>
              <w:t>Fix text enligt</w:t>
            </w:r>
            <w:r w:rsidRPr="001C42FD">
              <w:rPr>
                <w:rFonts w:eastAsia="Batang"/>
              </w:rPr>
              <w:t xml:space="preserve">: </w:t>
            </w:r>
            <w:r w:rsidRPr="001C42FD">
              <w:rPr>
                <w:rFonts w:eastAsia="Batang"/>
                <w:iCs/>
              </w:rPr>
              <w:t>Läkarintyg enligt 3 kap, 8 § lagen (1962:381) om allmän försäkring</w:t>
            </w:r>
          </w:p>
        </w:tc>
        <w:tc>
          <w:tcPr>
            <w:tcW w:w="1395" w:type="dxa"/>
          </w:tcPr>
          <w:p w14:paraId="513F2FE1" w14:textId="77777777" w:rsidR="00AB3FAA" w:rsidRDefault="00AB3FAA" w:rsidP="00B91AA5">
            <w:pPr>
              <w:rPr>
                <w:rFonts w:eastAsia="Batang"/>
              </w:rPr>
            </w:pPr>
            <w:r>
              <w:rPr>
                <w:rFonts w:eastAsia="Batang"/>
              </w:rPr>
              <w:t>1..1</w:t>
            </w:r>
          </w:p>
        </w:tc>
      </w:tr>
      <w:tr w:rsidR="00AB3FAA" w:rsidRPr="00D10D9E" w14:paraId="37F497C0" w14:textId="77777777" w:rsidTr="00D366C4">
        <w:tc>
          <w:tcPr>
            <w:tcW w:w="4219" w:type="dxa"/>
          </w:tcPr>
          <w:p w14:paraId="69C246D1" w14:textId="77777777" w:rsidR="00AB3FAA" w:rsidRPr="001F17FF" w:rsidRDefault="00AB3FAA" w:rsidP="00B91AA5">
            <w:r>
              <w:t>lakarutlatande.</w:t>
            </w:r>
            <w:r w:rsidRPr="001F17FF">
              <w:t>kommenta</w:t>
            </w:r>
            <w:r>
              <w:t>r</w:t>
            </w:r>
          </w:p>
        </w:tc>
        <w:tc>
          <w:tcPr>
            <w:tcW w:w="992" w:type="dxa"/>
          </w:tcPr>
          <w:p w14:paraId="5D23BD5B" w14:textId="77777777" w:rsidR="00AB3FAA" w:rsidRPr="00EC6C6D" w:rsidRDefault="00AB3FAA" w:rsidP="00B91AA5">
            <w:pPr>
              <w:rPr>
                <w:rFonts w:eastAsia="Batang"/>
              </w:rPr>
            </w:pPr>
            <w:r w:rsidRPr="00EC6C6D">
              <w:rPr>
                <w:rFonts w:eastAsia="Batang"/>
              </w:rPr>
              <w:t>string</w:t>
            </w:r>
          </w:p>
        </w:tc>
        <w:tc>
          <w:tcPr>
            <w:tcW w:w="3402" w:type="dxa"/>
          </w:tcPr>
          <w:p w14:paraId="3F2436D5" w14:textId="77777777" w:rsidR="00AB3FAA" w:rsidRPr="00D10D9E" w:rsidRDefault="00AB3FAA" w:rsidP="00B91AA5">
            <w:pPr>
              <w:rPr>
                <w:rFonts w:eastAsia="Batang"/>
              </w:rPr>
            </w:pPr>
            <w:r>
              <w:rPr>
                <w:rFonts w:eastAsia="Batang"/>
              </w:rPr>
              <w:t>Extra upplysningar i fritext (</w:t>
            </w:r>
            <w:r w:rsidRPr="001C42FD">
              <w:rPr>
                <w:rFonts w:eastAsia="Batang"/>
                <w:b/>
              </w:rPr>
              <w:t>Fält 13</w:t>
            </w:r>
            <w:r>
              <w:rPr>
                <w:rFonts w:eastAsia="Batang"/>
              </w:rPr>
              <w:t>)</w:t>
            </w:r>
          </w:p>
        </w:tc>
        <w:tc>
          <w:tcPr>
            <w:tcW w:w="1395" w:type="dxa"/>
          </w:tcPr>
          <w:p w14:paraId="6B585CFF" w14:textId="77777777" w:rsidR="00AB3FAA" w:rsidRPr="00D10D9E" w:rsidRDefault="00AB3FAA" w:rsidP="00B91AA5">
            <w:pPr>
              <w:rPr>
                <w:rFonts w:eastAsia="Batang"/>
              </w:rPr>
            </w:pPr>
            <w:r>
              <w:rPr>
                <w:rFonts w:eastAsia="Batang"/>
              </w:rPr>
              <w:t>0..1*</w:t>
            </w:r>
          </w:p>
        </w:tc>
      </w:tr>
      <w:tr w:rsidR="00AB3FAA" w:rsidRPr="00D10D9E" w14:paraId="4310C343" w14:textId="77777777" w:rsidTr="00D366C4">
        <w:tc>
          <w:tcPr>
            <w:tcW w:w="4219" w:type="dxa"/>
          </w:tcPr>
          <w:p w14:paraId="3D6E76FE" w14:textId="77777777" w:rsidR="00AB3FAA" w:rsidRPr="001F17FF" w:rsidRDefault="00AB3FAA" w:rsidP="00B91AA5">
            <w:r>
              <w:t>lakarutlatande.signeringsdatum</w:t>
            </w:r>
          </w:p>
        </w:tc>
        <w:tc>
          <w:tcPr>
            <w:tcW w:w="992" w:type="dxa"/>
          </w:tcPr>
          <w:p w14:paraId="51D7CABC" w14:textId="77777777" w:rsidR="00AB3FAA" w:rsidRPr="00EC6C6D" w:rsidRDefault="00AB3FAA" w:rsidP="00B91AA5">
            <w:pPr>
              <w:rPr>
                <w:rFonts w:eastAsia="Batang"/>
              </w:rPr>
            </w:pPr>
            <w:r>
              <w:rPr>
                <w:rFonts w:eastAsia="Batang"/>
              </w:rPr>
              <w:t>datetime</w:t>
            </w:r>
          </w:p>
        </w:tc>
        <w:tc>
          <w:tcPr>
            <w:tcW w:w="3402" w:type="dxa"/>
          </w:tcPr>
          <w:p w14:paraId="5E896DAE" w14:textId="77777777" w:rsidR="00AB3FAA" w:rsidRDefault="00AB3FAA" w:rsidP="00B91AA5">
            <w:pPr>
              <w:rPr>
                <w:rFonts w:eastAsia="Batang"/>
              </w:rPr>
            </w:pPr>
            <w:r>
              <w:rPr>
                <w:rFonts w:eastAsia="Batang"/>
              </w:rPr>
              <w:t>När läkarintyget signerades (</w:t>
            </w:r>
            <w:r w:rsidRPr="00330478">
              <w:rPr>
                <w:rFonts w:eastAsia="Batang"/>
                <w:b/>
              </w:rPr>
              <w:t>Fält 14</w:t>
            </w:r>
            <w:r>
              <w:rPr>
                <w:rFonts w:eastAsia="Batang"/>
              </w:rPr>
              <w:t>)</w:t>
            </w:r>
          </w:p>
        </w:tc>
        <w:tc>
          <w:tcPr>
            <w:tcW w:w="1395" w:type="dxa"/>
          </w:tcPr>
          <w:p w14:paraId="59418ED1" w14:textId="77777777" w:rsidR="00AB3FAA" w:rsidRDefault="00AB3FAA" w:rsidP="00B91AA5">
            <w:pPr>
              <w:rPr>
                <w:rFonts w:eastAsia="Batang"/>
              </w:rPr>
            </w:pPr>
            <w:r>
              <w:rPr>
                <w:rFonts w:eastAsia="Batang"/>
              </w:rPr>
              <w:t>1..1</w:t>
            </w:r>
          </w:p>
        </w:tc>
      </w:tr>
      <w:tr w:rsidR="00AB3FAA" w:rsidRPr="00D10D9E" w14:paraId="4FA6EB7A" w14:textId="77777777" w:rsidTr="00D366C4">
        <w:tc>
          <w:tcPr>
            <w:tcW w:w="4219" w:type="dxa"/>
          </w:tcPr>
          <w:p w14:paraId="751FCB49" w14:textId="77777777" w:rsidR="00AB3FAA" w:rsidRPr="001F17FF" w:rsidRDefault="00AB3FAA" w:rsidP="00B91AA5">
            <w:r>
              <w:t>lakarutlatande.skickatdatum</w:t>
            </w:r>
          </w:p>
        </w:tc>
        <w:tc>
          <w:tcPr>
            <w:tcW w:w="992" w:type="dxa"/>
          </w:tcPr>
          <w:p w14:paraId="5FC6A993" w14:textId="77777777" w:rsidR="00AB3FAA" w:rsidRPr="00EC6C6D" w:rsidRDefault="00AB3FAA" w:rsidP="00B91AA5">
            <w:pPr>
              <w:rPr>
                <w:rFonts w:eastAsia="Batang"/>
              </w:rPr>
            </w:pPr>
            <w:r>
              <w:rPr>
                <w:rFonts w:eastAsia="Batang"/>
              </w:rPr>
              <w:t>datetime</w:t>
            </w:r>
          </w:p>
        </w:tc>
        <w:tc>
          <w:tcPr>
            <w:tcW w:w="3402" w:type="dxa"/>
          </w:tcPr>
          <w:p w14:paraId="6364688F" w14:textId="77777777" w:rsidR="00AB3FAA" w:rsidRDefault="00AB3FAA" w:rsidP="00B91AA5">
            <w:pPr>
              <w:rPr>
                <w:rFonts w:eastAsia="Batang"/>
              </w:rPr>
            </w:pPr>
            <w:r>
              <w:rPr>
                <w:rFonts w:eastAsia="Batang"/>
              </w:rPr>
              <w:t>När läkarintyget skickades till FK</w:t>
            </w:r>
          </w:p>
        </w:tc>
        <w:tc>
          <w:tcPr>
            <w:tcW w:w="1395" w:type="dxa"/>
          </w:tcPr>
          <w:p w14:paraId="1E0C0EF7" w14:textId="77777777" w:rsidR="00AB3FAA" w:rsidRDefault="00AB3FAA" w:rsidP="00B91AA5">
            <w:pPr>
              <w:rPr>
                <w:rFonts w:eastAsia="Batang"/>
              </w:rPr>
            </w:pPr>
            <w:r>
              <w:rPr>
                <w:rFonts w:eastAsia="Batang"/>
              </w:rPr>
              <w:t>1..1</w:t>
            </w:r>
          </w:p>
        </w:tc>
      </w:tr>
      <w:tr w:rsidR="00AB3FAA" w:rsidRPr="00D10D9E" w14:paraId="49E27146" w14:textId="77777777" w:rsidTr="00D366C4">
        <w:tc>
          <w:tcPr>
            <w:tcW w:w="4219" w:type="dxa"/>
          </w:tcPr>
          <w:p w14:paraId="51A487AD" w14:textId="77777777" w:rsidR="00AB3FAA" w:rsidRDefault="00AB3FAA" w:rsidP="00B91AA5">
            <w:r>
              <w:t>lakarutlatande.patient</w:t>
            </w:r>
          </w:p>
        </w:tc>
        <w:tc>
          <w:tcPr>
            <w:tcW w:w="992" w:type="dxa"/>
          </w:tcPr>
          <w:p w14:paraId="2FF5E851" w14:textId="77777777" w:rsidR="00AB3FAA" w:rsidRDefault="00AB3FAA" w:rsidP="00B91AA5">
            <w:pPr>
              <w:rPr>
                <w:rFonts w:eastAsia="Batang"/>
              </w:rPr>
            </w:pPr>
          </w:p>
        </w:tc>
        <w:tc>
          <w:tcPr>
            <w:tcW w:w="3402" w:type="dxa"/>
          </w:tcPr>
          <w:p w14:paraId="07DE378F" w14:textId="77777777" w:rsidR="00AB3FAA" w:rsidRDefault="00AB3FAA" w:rsidP="00B91AA5">
            <w:pPr>
              <w:rPr>
                <w:rFonts w:eastAsia="Batang"/>
              </w:rPr>
            </w:pPr>
            <w:r>
              <w:rPr>
                <w:rFonts w:eastAsia="Batang"/>
              </w:rPr>
              <w:t>Patienten</w:t>
            </w:r>
          </w:p>
        </w:tc>
        <w:tc>
          <w:tcPr>
            <w:tcW w:w="1395" w:type="dxa"/>
          </w:tcPr>
          <w:p w14:paraId="73060B0A" w14:textId="77777777" w:rsidR="00AB3FAA" w:rsidRDefault="00AB3FAA" w:rsidP="00B91AA5">
            <w:pPr>
              <w:rPr>
                <w:rFonts w:eastAsia="Batang"/>
              </w:rPr>
            </w:pPr>
            <w:r>
              <w:rPr>
                <w:rFonts w:eastAsia="Batang"/>
              </w:rPr>
              <w:t>1..1</w:t>
            </w:r>
          </w:p>
        </w:tc>
      </w:tr>
      <w:tr w:rsidR="00AB3FAA" w:rsidRPr="00D10D9E" w14:paraId="0198E9CC" w14:textId="77777777" w:rsidTr="00D366C4">
        <w:tc>
          <w:tcPr>
            <w:tcW w:w="4219" w:type="dxa"/>
          </w:tcPr>
          <w:p w14:paraId="0F2060FA" w14:textId="77777777" w:rsidR="00AB3FAA" w:rsidRPr="00651025" w:rsidRDefault="000836CD" w:rsidP="00B91AA5">
            <w:r>
              <w:t>..</w:t>
            </w:r>
            <w:r w:rsidR="00AB3FAA">
              <w:t>patient.</w:t>
            </w:r>
            <w:r w:rsidR="00AB3FAA" w:rsidRPr="00651025">
              <w:t>person-id</w:t>
            </w:r>
          </w:p>
        </w:tc>
        <w:tc>
          <w:tcPr>
            <w:tcW w:w="992" w:type="dxa"/>
          </w:tcPr>
          <w:p w14:paraId="6835026D" w14:textId="77777777" w:rsidR="00AB3FAA" w:rsidRPr="00EC6C6D" w:rsidRDefault="00AB3FAA" w:rsidP="00B91AA5">
            <w:pPr>
              <w:rPr>
                <w:rFonts w:eastAsia="Batang"/>
              </w:rPr>
            </w:pPr>
            <w:r>
              <w:rPr>
                <w:rFonts w:eastAsia="Batang"/>
              </w:rPr>
              <w:t>Id</w:t>
            </w:r>
          </w:p>
        </w:tc>
        <w:tc>
          <w:tcPr>
            <w:tcW w:w="3402" w:type="dxa"/>
          </w:tcPr>
          <w:p w14:paraId="54AB04DC" w14:textId="77777777" w:rsidR="00AB3FAA" w:rsidRPr="00D10D9E" w:rsidRDefault="00AB3FAA" w:rsidP="00B91AA5">
            <w:pPr>
              <w:rPr>
                <w:rFonts w:eastAsia="Batang"/>
              </w:rPr>
            </w:pPr>
            <w:r>
              <w:rPr>
                <w:rFonts w:eastAsia="Batang"/>
              </w:rPr>
              <w:t>Patientens personnummer eller samordningsnummer</w:t>
            </w:r>
          </w:p>
        </w:tc>
        <w:tc>
          <w:tcPr>
            <w:tcW w:w="1395" w:type="dxa"/>
          </w:tcPr>
          <w:p w14:paraId="3FE65007" w14:textId="77777777" w:rsidR="00AB3FAA" w:rsidRPr="00D10D9E" w:rsidRDefault="000836CD" w:rsidP="00B91AA5">
            <w:pPr>
              <w:rPr>
                <w:rFonts w:eastAsia="Batang"/>
              </w:rPr>
            </w:pPr>
            <w:r>
              <w:rPr>
                <w:rFonts w:eastAsia="Batang"/>
              </w:rPr>
              <w:t>1..1</w:t>
            </w:r>
          </w:p>
        </w:tc>
      </w:tr>
      <w:tr w:rsidR="00AB3FAA" w:rsidRPr="00D10D9E" w14:paraId="6A7D66B8" w14:textId="77777777" w:rsidTr="00D366C4">
        <w:tc>
          <w:tcPr>
            <w:tcW w:w="4219" w:type="dxa"/>
          </w:tcPr>
          <w:p w14:paraId="624DF500" w14:textId="77777777" w:rsidR="00AB3FAA" w:rsidRPr="00651025" w:rsidRDefault="000836CD" w:rsidP="00B91AA5">
            <w:r>
              <w:t>..</w:t>
            </w:r>
            <w:r w:rsidR="00AB3FAA">
              <w:t>patient.</w:t>
            </w:r>
            <w:r w:rsidR="00AB3FAA" w:rsidRPr="00651025">
              <w:t>fullstandigtNamn</w:t>
            </w:r>
          </w:p>
        </w:tc>
        <w:tc>
          <w:tcPr>
            <w:tcW w:w="992" w:type="dxa"/>
          </w:tcPr>
          <w:p w14:paraId="63BCDC30" w14:textId="77777777" w:rsidR="00AB3FAA" w:rsidRPr="001C42FD" w:rsidRDefault="00AB3FAA" w:rsidP="00B91AA5">
            <w:pPr>
              <w:rPr>
                <w:rFonts w:eastAsia="Batang"/>
              </w:rPr>
            </w:pPr>
            <w:r>
              <w:rPr>
                <w:rFonts w:eastAsia="Batang"/>
              </w:rPr>
              <w:t>string</w:t>
            </w:r>
          </w:p>
        </w:tc>
        <w:tc>
          <w:tcPr>
            <w:tcW w:w="3402" w:type="dxa"/>
          </w:tcPr>
          <w:p w14:paraId="5F5804E9" w14:textId="77777777" w:rsidR="00AB3FAA" w:rsidRPr="00D10D9E" w:rsidRDefault="00AB3FAA" w:rsidP="00B91AA5">
            <w:pPr>
              <w:rPr>
                <w:rFonts w:eastAsia="Batang"/>
              </w:rPr>
            </w:pPr>
            <w:r>
              <w:rPr>
                <w:rFonts w:eastAsia="Batang"/>
              </w:rPr>
              <w:t xml:space="preserve">Patientens </w:t>
            </w:r>
            <w:r w:rsidR="000836CD">
              <w:rPr>
                <w:rFonts w:eastAsia="Batang"/>
              </w:rPr>
              <w:t xml:space="preserve">hela </w:t>
            </w:r>
            <w:r>
              <w:rPr>
                <w:rFonts w:eastAsia="Batang"/>
              </w:rPr>
              <w:t>namn</w:t>
            </w:r>
          </w:p>
        </w:tc>
        <w:tc>
          <w:tcPr>
            <w:tcW w:w="1395" w:type="dxa"/>
          </w:tcPr>
          <w:p w14:paraId="4EC158ED" w14:textId="77777777" w:rsidR="00AB3FAA" w:rsidRPr="00D10D9E" w:rsidRDefault="000836CD" w:rsidP="00B91AA5">
            <w:pPr>
              <w:rPr>
                <w:rFonts w:eastAsia="Batang"/>
              </w:rPr>
            </w:pPr>
            <w:r>
              <w:rPr>
                <w:rFonts w:eastAsia="Batang"/>
              </w:rPr>
              <w:t>1..1</w:t>
            </w:r>
          </w:p>
        </w:tc>
      </w:tr>
      <w:tr w:rsidR="00547092" w:rsidRPr="00D10D9E" w14:paraId="311B4F3C" w14:textId="77777777" w:rsidTr="00D366C4">
        <w:tc>
          <w:tcPr>
            <w:tcW w:w="4219" w:type="dxa"/>
          </w:tcPr>
          <w:p w14:paraId="67DA8CE3" w14:textId="77777777" w:rsidR="00547092" w:rsidRDefault="00547092" w:rsidP="00B91AA5">
            <w:r>
              <w:t>lakarutlatande.skapadAvHosPersonal</w:t>
            </w:r>
          </w:p>
        </w:tc>
        <w:tc>
          <w:tcPr>
            <w:tcW w:w="992" w:type="dxa"/>
          </w:tcPr>
          <w:p w14:paraId="465BDDD2" w14:textId="77777777" w:rsidR="00547092" w:rsidRDefault="00547092" w:rsidP="00B91AA5">
            <w:pPr>
              <w:rPr>
                <w:rFonts w:eastAsia="Batang"/>
              </w:rPr>
            </w:pPr>
          </w:p>
        </w:tc>
        <w:tc>
          <w:tcPr>
            <w:tcW w:w="3402" w:type="dxa"/>
          </w:tcPr>
          <w:p w14:paraId="4D5996B5" w14:textId="77777777" w:rsidR="00547092" w:rsidRDefault="00547092" w:rsidP="00B91AA5">
            <w:pPr>
              <w:rPr>
                <w:rFonts w:eastAsia="Batang"/>
              </w:rPr>
            </w:pPr>
            <w:r>
              <w:rPr>
                <w:rFonts w:eastAsia="Batang"/>
              </w:rPr>
              <w:t>Vårdpersonal</w:t>
            </w:r>
          </w:p>
        </w:tc>
        <w:tc>
          <w:tcPr>
            <w:tcW w:w="1395" w:type="dxa"/>
          </w:tcPr>
          <w:p w14:paraId="00F77A4B" w14:textId="77777777" w:rsidR="00547092" w:rsidRDefault="00547092" w:rsidP="00B91AA5">
            <w:pPr>
              <w:rPr>
                <w:rFonts w:eastAsia="Batang"/>
              </w:rPr>
            </w:pPr>
            <w:r>
              <w:rPr>
                <w:rFonts w:eastAsia="Batang"/>
              </w:rPr>
              <w:t>1..1</w:t>
            </w:r>
          </w:p>
        </w:tc>
      </w:tr>
      <w:tr w:rsidR="00AB3FAA" w:rsidRPr="00D10D9E" w14:paraId="577187DE" w14:textId="77777777" w:rsidTr="00D366C4">
        <w:tc>
          <w:tcPr>
            <w:tcW w:w="4219" w:type="dxa"/>
          </w:tcPr>
          <w:p w14:paraId="7FBB8F47" w14:textId="77777777" w:rsidR="00AB3FAA" w:rsidRPr="00805656" w:rsidRDefault="00547092" w:rsidP="00B91AA5">
            <w:r>
              <w:t>..</w:t>
            </w:r>
            <w:r w:rsidR="00AB3FAA">
              <w:t>skapadAvHosPersonal.</w:t>
            </w:r>
            <w:r w:rsidR="00AB3FAA" w:rsidRPr="00805656">
              <w:t>personal-id</w:t>
            </w:r>
          </w:p>
        </w:tc>
        <w:tc>
          <w:tcPr>
            <w:tcW w:w="992" w:type="dxa"/>
          </w:tcPr>
          <w:p w14:paraId="5974A45E" w14:textId="77777777" w:rsidR="00AB3FAA" w:rsidRPr="008771B1" w:rsidRDefault="00AB3FAA" w:rsidP="00B91AA5">
            <w:pPr>
              <w:rPr>
                <w:rFonts w:eastAsia="Batang"/>
                <w:lang w:val="en-GB"/>
              </w:rPr>
            </w:pPr>
            <w:r>
              <w:rPr>
                <w:rFonts w:eastAsia="Batang"/>
                <w:lang w:val="en-GB"/>
              </w:rPr>
              <w:t>hsaid</w:t>
            </w:r>
          </w:p>
        </w:tc>
        <w:tc>
          <w:tcPr>
            <w:tcW w:w="3402" w:type="dxa"/>
          </w:tcPr>
          <w:p w14:paraId="6AD29F42" w14:textId="77777777" w:rsidR="00AB3FAA" w:rsidRPr="00D10D9E" w:rsidRDefault="00AB3FAA" w:rsidP="00B91AA5">
            <w:pPr>
              <w:rPr>
                <w:rFonts w:eastAsia="Batang"/>
              </w:rPr>
            </w:pPr>
            <w:r w:rsidRPr="007E4029">
              <w:rPr>
                <w:rFonts w:eastAsia="Batang"/>
              </w:rPr>
              <w:t>Hsa-Id för Ho</w:t>
            </w:r>
            <w:r>
              <w:rPr>
                <w:rFonts w:eastAsia="Batang"/>
              </w:rPr>
              <w:t xml:space="preserve">s-person </w:t>
            </w:r>
            <w:r w:rsidRPr="007E4029">
              <w:rPr>
                <w:rFonts w:eastAsia="Batang"/>
              </w:rPr>
              <w:t xml:space="preserve">som </w:t>
            </w:r>
            <w:r>
              <w:rPr>
                <w:rFonts w:eastAsia="Batang"/>
              </w:rPr>
              <w:t>utfärdar läkarintyget.</w:t>
            </w:r>
          </w:p>
        </w:tc>
        <w:tc>
          <w:tcPr>
            <w:tcW w:w="1395" w:type="dxa"/>
          </w:tcPr>
          <w:p w14:paraId="2D34A382" w14:textId="77777777" w:rsidR="00AB3FAA" w:rsidRPr="00D10D9E" w:rsidRDefault="00547092" w:rsidP="00B91AA5">
            <w:pPr>
              <w:rPr>
                <w:rFonts w:eastAsia="Batang"/>
              </w:rPr>
            </w:pPr>
            <w:r>
              <w:rPr>
                <w:rFonts w:eastAsia="Batang"/>
              </w:rPr>
              <w:t>1..1</w:t>
            </w:r>
          </w:p>
        </w:tc>
      </w:tr>
      <w:tr w:rsidR="00AB3FAA" w:rsidRPr="00D10D9E" w14:paraId="628679FB" w14:textId="77777777" w:rsidTr="00D366C4">
        <w:tc>
          <w:tcPr>
            <w:tcW w:w="4219" w:type="dxa"/>
          </w:tcPr>
          <w:p w14:paraId="39764117" w14:textId="77777777" w:rsidR="00AB3FAA" w:rsidRDefault="00547092" w:rsidP="00B91AA5">
            <w:r>
              <w:t>..</w:t>
            </w:r>
            <w:r w:rsidR="00AB3FAA">
              <w:t>skapadAvHosPersonal.forskrivarkod</w:t>
            </w:r>
          </w:p>
        </w:tc>
        <w:tc>
          <w:tcPr>
            <w:tcW w:w="992" w:type="dxa"/>
          </w:tcPr>
          <w:p w14:paraId="08ABE959" w14:textId="77777777" w:rsidR="00AB3FAA" w:rsidRDefault="00AB3FAA" w:rsidP="00B91AA5">
            <w:pPr>
              <w:rPr>
                <w:rFonts w:eastAsia="Batang"/>
                <w:lang w:val="en-GB"/>
              </w:rPr>
            </w:pPr>
            <w:r>
              <w:rPr>
                <w:rFonts w:eastAsia="Batang"/>
                <w:lang w:val="en-GB"/>
              </w:rPr>
              <w:t>string</w:t>
            </w:r>
          </w:p>
        </w:tc>
        <w:tc>
          <w:tcPr>
            <w:tcW w:w="3402" w:type="dxa"/>
          </w:tcPr>
          <w:p w14:paraId="4623B494" w14:textId="77777777" w:rsidR="00AB3FAA" w:rsidRPr="007E4029" w:rsidRDefault="00AB3FAA" w:rsidP="00B91AA5">
            <w:pPr>
              <w:rPr>
                <w:rFonts w:eastAsia="Batang"/>
              </w:rPr>
            </w:pPr>
            <w:r>
              <w:rPr>
                <w:rFonts w:eastAsia="Batang"/>
              </w:rPr>
              <w:t>Förskrivarkod för Hos-person</w:t>
            </w:r>
          </w:p>
        </w:tc>
        <w:tc>
          <w:tcPr>
            <w:tcW w:w="1395" w:type="dxa"/>
          </w:tcPr>
          <w:p w14:paraId="62D362E9" w14:textId="77777777" w:rsidR="00AB3FAA" w:rsidRDefault="00547092" w:rsidP="00B91AA5">
            <w:pPr>
              <w:rPr>
                <w:rFonts w:eastAsia="Batang"/>
              </w:rPr>
            </w:pPr>
            <w:r>
              <w:rPr>
                <w:rFonts w:eastAsia="Batang"/>
              </w:rPr>
              <w:t>0..1</w:t>
            </w:r>
          </w:p>
        </w:tc>
      </w:tr>
      <w:tr w:rsidR="00AB3FAA" w:rsidRPr="00D10D9E" w14:paraId="40066877" w14:textId="77777777" w:rsidTr="00D366C4">
        <w:tc>
          <w:tcPr>
            <w:tcW w:w="4219" w:type="dxa"/>
          </w:tcPr>
          <w:p w14:paraId="5C027D41" w14:textId="77777777" w:rsidR="00AB3FAA" w:rsidRPr="00805656" w:rsidRDefault="00547092" w:rsidP="00B91AA5">
            <w:r>
              <w:t>..</w:t>
            </w:r>
            <w:r w:rsidR="00AB3FAA">
              <w:t>skapadAvHosPersonal.</w:t>
            </w:r>
            <w:r w:rsidR="00AB3FAA" w:rsidRPr="00805656">
              <w:t>fullstandigtNamn</w:t>
            </w:r>
          </w:p>
        </w:tc>
        <w:tc>
          <w:tcPr>
            <w:tcW w:w="992" w:type="dxa"/>
          </w:tcPr>
          <w:p w14:paraId="668C161B" w14:textId="77777777" w:rsidR="00AB3FAA" w:rsidRPr="008C515D" w:rsidRDefault="00AB3FAA" w:rsidP="00B91AA5">
            <w:pPr>
              <w:rPr>
                <w:rFonts w:eastAsia="Batang"/>
              </w:rPr>
            </w:pPr>
            <w:r>
              <w:rPr>
                <w:rFonts w:eastAsia="Batang"/>
              </w:rPr>
              <w:t>string</w:t>
            </w:r>
          </w:p>
        </w:tc>
        <w:tc>
          <w:tcPr>
            <w:tcW w:w="3402" w:type="dxa"/>
          </w:tcPr>
          <w:p w14:paraId="2738EE70" w14:textId="77777777" w:rsidR="00AB3FAA" w:rsidRPr="00D10D9E" w:rsidRDefault="00AB3FAA" w:rsidP="00B91AA5">
            <w:pPr>
              <w:rPr>
                <w:rFonts w:eastAsia="Batang"/>
              </w:rPr>
            </w:pPr>
            <w:r>
              <w:rPr>
                <w:rFonts w:eastAsia="Batang"/>
              </w:rPr>
              <w:t>Namn för Hos-person som utfärdar läkarintyget</w:t>
            </w:r>
          </w:p>
        </w:tc>
        <w:tc>
          <w:tcPr>
            <w:tcW w:w="1395" w:type="dxa"/>
          </w:tcPr>
          <w:p w14:paraId="4E20165A" w14:textId="77777777" w:rsidR="00AB3FAA" w:rsidRPr="00D10D9E" w:rsidRDefault="00547092" w:rsidP="00B91AA5">
            <w:pPr>
              <w:rPr>
                <w:rFonts w:eastAsia="Batang"/>
              </w:rPr>
            </w:pPr>
            <w:r>
              <w:rPr>
                <w:rFonts w:eastAsia="Batang"/>
              </w:rPr>
              <w:t>1..1</w:t>
            </w:r>
          </w:p>
        </w:tc>
      </w:tr>
      <w:tr w:rsidR="00547092" w:rsidRPr="00D10D9E" w14:paraId="41AC58F3" w14:textId="77777777" w:rsidTr="00D366C4">
        <w:tc>
          <w:tcPr>
            <w:tcW w:w="4219" w:type="dxa"/>
          </w:tcPr>
          <w:p w14:paraId="50E27B0A" w14:textId="77777777" w:rsidR="00547092" w:rsidRDefault="00547092" w:rsidP="00B91AA5">
            <w:r>
              <w:t>..skapadAvHosPersonal.enhet</w:t>
            </w:r>
          </w:p>
        </w:tc>
        <w:tc>
          <w:tcPr>
            <w:tcW w:w="992" w:type="dxa"/>
          </w:tcPr>
          <w:p w14:paraId="1B97185C" w14:textId="77777777" w:rsidR="00547092" w:rsidRDefault="00547092" w:rsidP="00B91AA5">
            <w:pPr>
              <w:rPr>
                <w:rFonts w:eastAsia="Batang"/>
              </w:rPr>
            </w:pPr>
          </w:p>
        </w:tc>
        <w:tc>
          <w:tcPr>
            <w:tcW w:w="3402" w:type="dxa"/>
          </w:tcPr>
          <w:p w14:paraId="0E8E4037" w14:textId="77777777" w:rsidR="00547092" w:rsidRDefault="00547092" w:rsidP="00B91AA5">
            <w:pPr>
              <w:rPr>
                <w:rFonts w:eastAsia="Batang"/>
              </w:rPr>
            </w:pPr>
            <w:r>
              <w:rPr>
                <w:rFonts w:eastAsia="Batang"/>
              </w:rPr>
              <w:t>Vårdenhet</w:t>
            </w:r>
          </w:p>
        </w:tc>
        <w:tc>
          <w:tcPr>
            <w:tcW w:w="1395" w:type="dxa"/>
          </w:tcPr>
          <w:p w14:paraId="024239B4" w14:textId="77777777" w:rsidR="00547092" w:rsidRDefault="00547092" w:rsidP="00B91AA5">
            <w:pPr>
              <w:rPr>
                <w:rFonts w:eastAsia="Batang"/>
              </w:rPr>
            </w:pPr>
            <w:r>
              <w:rPr>
                <w:rFonts w:eastAsia="Batang"/>
              </w:rPr>
              <w:t>1..1</w:t>
            </w:r>
          </w:p>
        </w:tc>
      </w:tr>
      <w:tr w:rsidR="00AB3FAA" w:rsidRPr="00D10D9E" w14:paraId="71B0ABE9" w14:textId="77777777" w:rsidTr="00D366C4">
        <w:tc>
          <w:tcPr>
            <w:tcW w:w="4219" w:type="dxa"/>
          </w:tcPr>
          <w:p w14:paraId="0BDD42B7" w14:textId="77777777" w:rsidR="00AB3FAA" w:rsidRPr="00D10D9E" w:rsidRDefault="001242EA" w:rsidP="00B91AA5">
            <w:pPr>
              <w:rPr>
                <w:rFonts w:eastAsia="Batang"/>
                <w:b/>
                <w:lang w:val="en-GB"/>
              </w:rPr>
            </w:pPr>
            <w:r>
              <w:rPr>
                <w:iCs/>
              </w:rPr>
              <w:t>..</w:t>
            </w:r>
            <w:r w:rsidR="00AB3FAA">
              <w:rPr>
                <w:iCs/>
              </w:rPr>
              <w:t>enhet</w:t>
            </w:r>
            <w:r w:rsidR="00AB3FAA">
              <w:t>.</w:t>
            </w:r>
            <w:r w:rsidR="00AB3FAA" w:rsidRPr="003968B2">
              <w:t>enhets-id</w:t>
            </w:r>
          </w:p>
        </w:tc>
        <w:tc>
          <w:tcPr>
            <w:tcW w:w="992" w:type="dxa"/>
          </w:tcPr>
          <w:p w14:paraId="42552831" w14:textId="77777777" w:rsidR="00AB3FAA" w:rsidRPr="008771B1" w:rsidRDefault="00AB3FAA" w:rsidP="00B91AA5">
            <w:pPr>
              <w:rPr>
                <w:rFonts w:eastAsia="Batang"/>
                <w:lang w:val="en-GB"/>
              </w:rPr>
            </w:pPr>
            <w:r>
              <w:rPr>
                <w:rFonts w:eastAsia="Batang"/>
              </w:rPr>
              <w:t>h</w:t>
            </w:r>
            <w:r w:rsidRPr="004B52E9">
              <w:rPr>
                <w:rFonts w:eastAsia="Batang"/>
              </w:rPr>
              <w:t>saId</w:t>
            </w:r>
          </w:p>
        </w:tc>
        <w:tc>
          <w:tcPr>
            <w:tcW w:w="3402" w:type="dxa"/>
          </w:tcPr>
          <w:p w14:paraId="57F3C51A" w14:textId="77777777" w:rsidR="00AB3FAA" w:rsidRPr="00D10D9E" w:rsidRDefault="00AB3FAA" w:rsidP="00B91AA5">
            <w:pPr>
              <w:rPr>
                <w:rFonts w:eastAsia="Batang"/>
              </w:rPr>
            </w:pPr>
            <w:r w:rsidRPr="007E4029">
              <w:rPr>
                <w:rFonts w:eastAsia="Batang"/>
              </w:rPr>
              <w:t>Hsa-Id för Ho</w:t>
            </w:r>
            <w:r>
              <w:rPr>
                <w:rFonts w:eastAsia="Batang"/>
              </w:rPr>
              <w:t>s-vårdenhet där läkarintyget utfärdas</w:t>
            </w:r>
          </w:p>
        </w:tc>
        <w:tc>
          <w:tcPr>
            <w:tcW w:w="1395" w:type="dxa"/>
          </w:tcPr>
          <w:p w14:paraId="3DDD6677" w14:textId="77777777" w:rsidR="00AB3FAA" w:rsidRPr="00D10D9E" w:rsidRDefault="001242EA" w:rsidP="00B91AA5">
            <w:pPr>
              <w:rPr>
                <w:rFonts w:eastAsia="Batang"/>
              </w:rPr>
            </w:pPr>
            <w:r>
              <w:rPr>
                <w:rFonts w:eastAsia="Batang"/>
              </w:rPr>
              <w:t>1..1</w:t>
            </w:r>
          </w:p>
        </w:tc>
      </w:tr>
      <w:tr w:rsidR="00AB3FAA" w:rsidRPr="00D10D9E" w14:paraId="3CE2AD4C" w14:textId="77777777" w:rsidTr="00D366C4">
        <w:tc>
          <w:tcPr>
            <w:tcW w:w="4219" w:type="dxa"/>
          </w:tcPr>
          <w:p w14:paraId="21BFEAD4" w14:textId="77777777" w:rsidR="00AB3FAA" w:rsidRDefault="001242EA" w:rsidP="00B91AA5">
            <w:pPr>
              <w:rPr>
                <w:iCs/>
              </w:rPr>
            </w:pPr>
            <w:r>
              <w:rPr>
                <w:iCs/>
              </w:rPr>
              <w:t>..</w:t>
            </w:r>
            <w:r w:rsidR="00AB3FAA">
              <w:rPr>
                <w:iCs/>
              </w:rPr>
              <w:t>enhet.</w:t>
            </w:r>
            <w:r w:rsidR="00AB3FAA">
              <w:t>arbetsplatskod</w:t>
            </w:r>
          </w:p>
        </w:tc>
        <w:tc>
          <w:tcPr>
            <w:tcW w:w="992" w:type="dxa"/>
          </w:tcPr>
          <w:p w14:paraId="5AA0911E" w14:textId="77777777" w:rsidR="00AB3FAA" w:rsidRDefault="00AB3FAA" w:rsidP="00B91AA5">
            <w:pPr>
              <w:rPr>
                <w:rFonts w:eastAsia="Batang"/>
              </w:rPr>
            </w:pPr>
            <w:r>
              <w:rPr>
                <w:rFonts w:eastAsia="Batang"/>
              </w:rPr>
              <w:t>string</w:t>
            </w:r>
          </w:p>
        </w:tc>
        <w:tc>
          <w:tcPr>
            <w:tcW w:w="3402" w:type="dxa"/>
          </w:tcPr>
          <w:p w14:paraId="5CEC1E63" w14:textId="77777777" w:rsidR="00AB3FAA" w:rsidRPr="007E4029" w:rsidRDefault="00AB3FAA" w:rsidP="00B91AA5">
            <w:pPr>
              <w:rPr>
                <w:rFonts w:eastAsia="Batang"/>
              </w:rPr>
            </w:pPr>
            <w:r>
              <w:rPr>
                <w:rFonts w:eastAsia="Batang"/>
              </w:rPr>
              <w:t>Arbetsplatskoden för vårdenheten (</w:t>
            </w:r>
            <w:r w:rsidRPr="00BF5FD0">
              <w:rPr>
                <w:rFonts w:eastAsia="Batang"/>
                <w:b/>
              </w:rPr>
              <w:t>Fält 17</w:t>
            </w:r>
            <w:r>
              <w:rPr>
                <w:rFonts w:eastAsia="Batang"/>
              </w:rPr>
              <w:t>)</w:t>
            </w:r>
          </w:p>
        </w:tc>
        <w:tc>
          <w:tcPr>
            <w:tcW w:w="1395" w:type="dxa"/>
          </w:tcPr>
          <w:p w14:paraId="6956AAC8" w14:textId="77777777" w:rsidR="00AB3FAA" w:rsidRDefault="001242EA" w:rsidP="00B91AA5">
            <w:pPr>
              <w:rPr>
                <w:rFonts w:eastAsia="Batang"/>
              </w:rPr>
            </w:pPr>
            <w:r>
              <w:rPr>
                <w:rFonts w:eastAsia="Batang"/>
              </w:rPr>
              <w:t>1..1</w:t>
            </w:r>
          </w:p>
        </w:tc>
      </w:tr>
      <w:tr w:rsidR="00AB3FAA" w:rsidRPr="00D10D9E" w14:paraId="69B7349C" w14:textId="77777777" w:rsidTr="00D366C4">
        <w:tc>
          <w:tcPr>
            <w:tcW w:w="4219" w:type="dxa"/>
          </w:tcPr>
          <w:p w14:paraId="5F1F1300" w14:textId="77777777" w:rsidR="00AB3FAA" w:rsidRPr="00D10D9E" w:rsidRDefault="001242EA" w:rsidP="00B91AA5">
            <w:pPr>
              <w:rPr>
                <w:rFonts w:eastAsia="Batang"/>
                <w:b/>
                <w:lang w:val="en-GB"/>
              </w:rPr>
            </w:pPr>
            <w:r>
              <w:rPr>
                <w:iCs/>
              </w:rPr>
              <w:t>..</w:t>
            </w:r>
            <w:r w:rsidR="00AB3FAA">
              <w:rPr>
                <w:iCs/>
              </w:rPr>
              <w:t>enhet</w:t>
            </w:r>
            <w:r w:rsidR="00AB3FAA">
              <w:t>.</w:t>
            </w:r>
            <w:r w:rsidR="00AB3FAA" w:rsidRPr="003968B2">
              <w:t>enhets-namn</w:t>
            </w:r>
          </w:p>
        </w:tc>
        <w:tc>
          <w:tcPr>
            <w:tcW w:w="992" w:type="dxa"/>
          </w:tcPr>
          <w:p w14:paraId="4628D166" w14:textId="77777777" w:rsidR="00AB3FAA" w:rsidRPr="008771B1" w:rsidRDefault="00AB3FAA" w:rsidP="00B91AA5">
            <w:pPr>
              <w:rPr>
                <w:rFonts w:eastAsia="Batang"/>
                <w:lang w:val="en-GB"/>
              </w:rPr>
            </w:pPr>
            <w:r>
              <w:rPr>
                <w:rFonts w:eastAsia="Batang"/>
                <w:lang w:val="en-GB"/>
              </w:rPr>
              <w:t>string</w:t>
            </w:r>
          </w:p>
        </w:tc>
        <w:tc>
          <w:tcPr>
            <w:tcW w:w="3402" w:type="dxa"/>
          </w:tcPr>
          <w:p w14:paraId="26F60D33" w14:textId="77777777" w:rsidR="00AB3FAA" w:rsidRPr="00D10D9E" w:rsidRDefault="00AB3FAA" w:rsidP="00B91AA5">
            <w:pPr>
              <w:rPr>
                <w:rFonts w:eastAsia="Batang"/>
              </w:rPr>
            </w:pPr>
            <w:r>
              <w:rPr>
                <w:rFonts w:eastAsia="Batang"/>
              </w:rPr>
              <w:t>Namn på</w:t>
            </w:r>
            <w:r w:rsidRPr="007E4029">
              <w:rPr>
                <w:rFonts w:eastAsia="Batang"/>
              </w:rPr>
              <w:t xml:space="preserve"> Ho</w:t>
            </w:r>
            <w:r>
              <w:rPr>
                <w:rFonts w:eastAsia="Batang"/>
              </w:rPr>
              <w:t>s-vårdenhet där läkarintyget utfärdas</w:t>
            </w:r>
          </w:p>
        </w:tc>
        <w:tc>
          <w:tcPr>
            <w:tcW w:w="1395" w:type="dxa"/>
          </w:tcPr>
          <w:p w14:paraId="48651A85" w14:textId="77777777" w:rsidR="00AB3FAA" w:rsidRPr="00D10D9E" w:rsidRDefault="001242EA" w:rsidP="00B91AA5">
            <w:pPr>
              <w:rPr>
                <w:rFonts w:eastAsia="Batang"/>
              </w:rPr>
            </w:pPr>
            <w:r>
              <w:rPr>
                <w:rFonts w:eastAsia="Batang"/>
              </w:rPr>
              <w:t>1..1</w:t>
            </w:r>
          </w:p>
        </w:tc>
      </w:tr>
      <w:tr w:rsidR="00AB3FAA" w:rsidRPr="00D10D9E" w14:paraId="0C52D4F6" w14:textId="77777777" w:rsidTr="00D366C4">
        <w:tc>
          <w:tcPr>
            <w:tcW w:w="4219" w:type="dxa"/>
          </w:tcPr>
          <w:p w14:paraId="346A2BC6" w14:textId="77777777" w:rsidR="00AB3FAA" w:rsidRPr="00D10D9E" w:rsidRDefault="001242EA" w:rsidP="00B91AA5">
            <w:pPr>
              <w:rPr>
                <w:rFonts w:eastAsia="Batang"/>
                <w:b/>
                <w:lang w:val="en-GB"/>
              </w:rPr>
            </w:pPr>
            <w:r>
              <w:rPr>
                <w:iCs/>
              </w:rPr>
              <w:t>..</w:t>
            </w:r>
            <w:r w:rsidR="00AB3FAA">
              <w:rPr>
                <w:iCs/>
              </w:rPr>
              <w:t>enhet</w:t>
            </w:r>
            <w:r w:rsidR="00AB3FAA">
              <w:t>.postadress</w:t>
            </w:r>
          </w:p>
        </w:tc>
        <w:tc>
          <w:tcPr>
            <w:tcW w:w="992" w:type="dxa"/>
          </w:tcPr>
          <w:p w14:paraId="681E225E" w14:textId="77777777" w:rsidR="00AB3FAA" w:rsidRPr="008771B1" w:rsidRDefault="00AB3FAA" w:rsidP="00B91AA5">
            <w:pPr>
              <w:rPr>
                <w:rFonts w:eastAsia="Batang"/>
                <w:lang w:val="en-GB"/>
              </w:rPr>
            </w:pPr>
            <w:r>
              <w:rPr>
                <w:rFonts w:eastAsia="Batang"/>
                <w:lang w:val="en-GB"/>
              </w:rPr>
              <w:t>string</w:t>
            </w:r>
          </w:p>
        </w:tc>
        <w:tc>
          <w:tcPr>
            <w:tcW w:w="3402" w:type="dxa"/>
          </w:tcPr>
          <w:p w14:paraId="67196F60" w14:textId="77777777" w:rsidR="00AB3FAA" w:rsidRPr="00D10D9E" w:rsidRDefault="00AB3FAA" w:rsidP="00B91AA5">
            <w:pPr>
              <w:rPr>
                <w:rFonts w:eastAsia="Batang"/>
              </w:rPr>
            </w:pPr>
            <w:r>
              <w:rPr>
                <w:rFonts w:eastAsia="Batang"/>
              </w:rPr>
              <w:t>Postadress</w:t>
            </w:r>
            <w:r w:rsidRPr="007E4029">
              <w:rPr>
                <w:rFonts w:eastAsia="Batang"/>
              </w:rPr>
              <w:t xml:space="preserve"> för Ho</w:t>
            </w:r>
            <w:r>
              <w:rPr>
                <w:rFonts w:eastAsia="Batang"/>
              </w:rPr>
              <w:t>s-vårdenhet där läkarintyget utfärdas</w:t>
            </w:r>
          </w:p>
        </w:tc>
        <w:tc>
          <w:tcPr>
            <w:tcW w:w="1395" w:type="dxa"/>
          </w:tcPr>
          <w:p w14:paraId="55D2A00C" w14:textId="77777777" w:rsidR="00AB3FAA" w:rsidRPr="00D10D9E" w:rsidRDefault="001242EA" w:rsidP="00B91AA5">
            <w:pPr>
              <w:rPr>
                <w:rFonts w:eastAsia="Batang"/>
              </w:rPr>
            </w:pPr>
            <w:r>
              <w:rPr>
                <w:rFonts w:eastAsia="Batang"/>
              </w:rPr>
              <w:t>1..1</w:t>
            </w:r>
          </w:p>
        </w:tc>
      </w:tr>
      <w:tr w:rsidR="00AB3FAA" w:rsidRPr="00D10D9E" w14:paraId="6FE662C9" w14:textId="77777777" w:rsidTr="00D366C4">
        <w:tc>
          <w:tcPr>
            <w:tcW w:w="4219" w:type="dxa"/>
          </w:tcPr>
          <w:p w14:paraId="60C0AAB8" w14:textId="77777777" w:rsidR="00AB3FAA" w:rsidRPr="00D10D9E" w:rsidRDefault="001242EA" w:rsidP="00B91AA5">
            <w:pPr>
              <w:rPr>
                <w:rFonts w:eastAsia="Batang"/>
                <w:b/>
                <w:lang w:val="en-GB"/>
              </w:rPr>
            </w:pPr>
            <w:r>
              <w:rPr>
                <w:iCs/>
              </w:rPr>
              <w:t>..</w:t>
            </w:r>
            <w:r w:rsidR="00AB3FAA">
              <w:rPr>
                <w:iCs/>
              </w:rPr>
              <w:t>enhet</w:t>
            </w:r>
            <w:r w:rsidR="00AB3FAA">
              <w:t>.postnummer</w:t>
            </w:r>
          </w:p>
        </w:tc>
        <w:tc>
          <w:tcPr>
            <w:tcW w:w="992" w:type="dxa"/>
          </w:tcPr>
          <w:p w14:paraId="5A624E60" w14:textId="77777777" w:rsidR="00AB3FAA" w:rsidRPr="008771B1" w:rsidRDefault="00AB3FAA" w:rsidP="00B91AA5">
            <w:pPr>
              <w:rPr>
                <w:rFonts w:eastAsia="Batang"/>
                <w:lang w:val="en-GB"/>
              </w:rPr>
            </w:pPr>
            <w:r>
              <w:rPr>
                <w:rFonts w:eastAsia="Batang"/>
                <w:lang w:val="en-GB"/>
              </w:rPr>
              <w:t>string</w:t>
            </w:r>
          </w:p>
        </w:tc>
        <w:tc>
          <w:tcPr>
            <w:tcW w:w="3402" w:type="dxa"/>
          </w:tcPr>
          <w:p w14:paraId="0865AA8C" w14:textId="77777777" w:rsidR="00AB3FAA" w:rsidRPr="00D10D9E" w:rsidRDefault="00AB3FAA" w:rsidP="00B91AA5">
            <w:pPr>
              <w:rPr>
                <w:rFonts w:eastAsia="Batang"/>
              </w:rPr>
            </w:pPr>
            <w:r>
              <w:rPr>
                <w:rFonts w:eastAsia="Batang"/>
              </w:rPr>
              <w:t>Postnummer</w:t>
            </w:r>
            <w:r w:rsidRPr="007E4029">
              <w:rPr>
                <w:rFonts w:eastAsia="Batang"/>
              </w:rPr>
              <w:t xml:space="preserve"> för Ho</w:t>
            </w:r>
            <w:r>
              <w:rPr>
                <w:rFonts w:eastAsia="Batang"/>
              </w:rPr>
              <w:t>s-vårdenhet där läkarintyget utfärdas</w:t>
            </w:r>
          </w:p>
        </w:tc>
        <w:tc>
          <w:tcPr>
            <w:tcW w:w="1395" w:type="dxa"/>
          </w:tcPr>
          <w:p w14:paraId="3F4C5F07" w14:textId="77777777" w:rsidR="00AB3FAA" w:rsidRPr="00D10D9E" w:rsidRDefault="001242EA" w:rsidP="00B91AA5">
            <w:pPr>
              <w:rPr>
                <w:rFonts w:eastAsia="Batang"/>
              </w:rPr>
            </w:pPr>
            <w:r>
              <w:rPr>
                <w:rFonts w:eastAsia="Batang"/>
              </w:rPr>
              <w:t>1..1</w:t>
            </w:r>
          </w:p>
        </w:tc>
      </w:tr>
      <w:tr w:rsidR="00AB3FAA" w:rsidRPr="00D10D9E" w14:paraId="3F666722" w14:textId="77777777" w:rsidTr="00D366C4">
        <w:tc>
          <w:tcPr>
            <w:tcW w:w="4219" w:type="dxa"/>
          </w:tcPr>
          <w:p w14:paraId="7468B1A7" w14:textId="77777777" w:rsidR="00AB3FAA" w:rsidRPr="00D10D9E" w:rsidRDefault="001242EA" w:rsidP="00B91AA5">
            <w:pPr>
              <w:rPr>
                <w:rFonts w:eastAsia="Batang"/>
                <w:b/>
                <w:lang w:val="en-GB"/>
              </w:rPr>
            </w:pPr>
            <w:r>
              <w:rPr>
                <w:iCs/>
              </w:rPr>
              <w:t>..</w:t>
            </w:r>
            <w:r w:rsidR="00AB3FAA">
              <w:rPr>
                <w:iCs/>
              </w:rPr>
              <w:t>enhet</w:t>
            </w:r>
            <w:r w:rsidR="00AB3FAA">
              <w:t>.postort</w:t>
            </w:r>
          </w:p>
        </w:tc>
        <w:tc>
          <w:tcPr>
            <w:tcW w:w="992" w:type="dxa"/>
          </w:tcPr>
          <w:p w14:paraId="6F743E97" w14:textId="77777777" w:rsidR="00AB3FAA" w:rsidRPr="008771B1" w:rsidRDefault="00AB3FAA" w:rsidP="00B91AA5">
            <w:pPr>
              <w:rPr>
                <w:rFonts w:eastAsia="Batang"/>
                <w:lang w:val="en-GB"/>
              </w:rPr>
            </w:pPr>
            <w:r>
              <w:rPr>
                <w:rFonts w:eastAsia="Batang"/>
                <w:lang w:val="en-GB"/>
              </w:rPr>
              <w:t>string</w:t>
            </w:r>
          </w:p>
        </w:tc>
        <w:tc>
          <w:tcPr>
            <w:tcW w:w="3402" w:type="dxa"/>
          </w:tcPr>
          <w:p w14:paraId="5992087C" w14:textId="77777777" w:rsidR="00AB3FAA" w:rsidRPr="00D10D9E" w:rsidRDefault="00AB3FAA" w:rsidP="00B91AA5">
            <w:pPr>
              <w:rPr>
                <w:rFonts w:eastAsia="Batang"/>
              </w:rPr>
            </w:pPr>
            <w:r>
              <w:rPr>
                <w:rFonts w:eastAsia="Batang"/>
              </w:rPr>
              <w:t>Postort</w:t>
            </w:r>
            <w:r w:rsidRPr="007E4029">
              <w:rPr>
                <w:rFonts w:eastAsia="Batang"/>
              </w:rPr>
              <w:t xml:space="preserve"> för Ho</w:t>
            </w:r>
            <w:r>
              <w:rPr>
                <w:rFonts w:eastAsia="Batang"/>
              </w:rPr>
              <w:t>s-vårdenhet där läkarintyget utfärdas</w:t>
            </w:r>
          </w:p>
        </w:tc>
        <w:tc>
          <w:tcPr>
            <w:tcW w:w="1395" w:type="dxa"/>
          </w:tcPr>
          <w:p w14:paraId="525C70F6" w14:textId="77777777" w:rsidR="00AB3FAA" w:rsidRPr="00D10D9E" w:rsidRDefault="001242EA" w:rsidP="00B91AA5">
            <w:pPr>
              <w:rPr>
                <w:rFonts w:eastAsia="Batang"/>
              </w:rPr>
            </w:pPr>
            <w:r>
              <w:rPr>
                <w:rFonts w:eastAsia="Batang"/>
              </w:rPr>
              <w:t>1..1</w:t>
            </w:r>
          </w:p>
        </w:tc>
      </w:tr>
      <w:tr w:rsidR="00AB3FAA" w:rsidRPr="00D10D9E" w14:paraId="15942A2B" w14:textId="77777777" w:rsidTr="00D366C4">
        <w:tc>
          <w:tcPr>
            <w:tcW w:w="4219" w:type="dxa"/>
          </w:tcPr>
          <w:p w14:paraId="568F4E0E" w14:textId="77777777" w:rsidR="00AB3FAA" w:rsidRPr="00D10D9E" w:rsidRDefault="001242EA" w:rsidP="00B91AA5">
            <w:pPr>
              <w:rPr>
                <w:rFonts w:eastAsia="Batang"/>
                <w:b/>
                <w:lang w:val="en-GB"/>
              </w:rPr>
            </w:pPr>
            <w:r>
              <w:rPr>
                <w:iCs/>
              </w:rPr>
              <w:t>..</w:t>
            </w:r>
            <w:r w:rsidR="00AB3FAA">
              <w:rPr>
                <w:iCs/>
              </w:rPr>
              <w:t>enhet</w:t>
            </w:r>
            <w:r w:rsidR="00AB3FAA">
              <w:t>.telefonnummer</w:t>
            </w:r>
          </w:p>
        </w:tc>
        <w:tc>
          <w:tcPr>
            <w:tcW w:w="992" w:type="dxa"/>
          </w:tcPr>
          <w:p w14:paraId="52B24C98" w14:textId="77777777" w:rsidR="00AB3FAA" w:rsidRPr="008771B1" w:rsidRDefault="00AB3FAA" w:rsidP="00B91AA5">
            <w:pPr>
              <w:rPr>
                <w:rFonts w:eastAsia="Batang"/>
                <w:lang w:val="en-GB"/>
              </w:rPr>
            </w:pPr>
            <w:r>
              <w:rPr>
                <w:rFonts w:eastAsia="Batang"/>
                <w:lang w:val="en-GB"/>
              </w:rPr>
              <w:t>string</w:t>
            </w:r>
          </w:p>
        </w:tc>
        <w:tc>
          <w:tcPr>
            <w:tcW w:w="3402" w:type="dxa"/>
          </w:tcPr>
          <w:p w14:paraId="1D31576F" w14:textId="77777777" w:rsidR="00AB3FAA" w:rsidRPr="00D10D9E" w:rsidRDefault="00AB3FAA" w:rsidP="00B91AA5">
            <w:pPr>
              <w:rPr>
                <w:rFonts w:eastAsia="Batang"/>
              </w:rPr>
            </w:pPr>
            <w:r>
              <w:rPr>
                <w:rFonts w:eastAsia="Batang"/>
              </w:rPr>
              <w:t>Telefonnummer till</w:t>
            </w:r>
            <w:r w:rsidRPr="007E4029">
              <w:rPr>
                <w:rFonts w:eastAsia="Batang"/>
              </w:rPr>
              <w:t xml:space="preserve"> Ho</w:t>
            </w:r>
            <w:r>
              <w:rPr>
                <w:rFonts w:eastAsia="Batang"/>
              </w:rPr>
              <w:t>s-vårdenhet där läkarintyget utfärdas</w:t>
            </w:r>
          </w:p>
        </w:tc>
        <w:tc>
          <w:tcPr>
            <w:tcW w:w="1395" w:type="dxa"/>
          </w:tcPr>
          <w:p w14:paraId="08F40C9A" w14:textId="77777777" w:rsidR="00AB3FAA" w:rsidRPr="00D10D9E" w:rsidRDefault="001242EA" w:rsidP="00B91AA5">
            <w:pPr>
              <w:rPr>
                <w:rFonts w:eastAsia="Batang"/>
              </w:rPr>
            </w:pPr>
            <w:r>
              <w:rPr>
                <w:rFonts w:eastAsia="Batang"/>
              </w:rPr>
              <w:t>1..1</w:t>
            </w:r>
          </w:p>
        </w:tc>
      </w:tr>
      <w:tr w:rsidR="00AB3FAA" w:rsidRPr="00D10D9E" w14:paraId="0328DF56" w14:textId="77777777" w:rsidTr="00D366C4">
        <w:tc>
          <w:tcPr>
            <w:tcW w:w="4219" w:type="dxa"/>
          </w:tcPr>
          <w:p w14:paraId="70226C44" w14:textId="77777777" w:rsidR="00AB3FAA" w:rsidRPr="00D10D9E" w:rsidRDefault="001242EA" w:rsidP="00B91AA5">
            <w:pPr>
              <w:rPr>
                <w:rFonts w:eastAsia="Batang"/>
                <w:b/>
                <w:lang w:val="en-GB"/>
              </w:rPr>
            </w:pPr>
            <w:r>
              <w:rPr>
                <w:iCs/>
              </w:rPr>
              <w:t>..</w:t>
            </w:r>
            <w:r w:rsidR="00AB3FAA">
              <w:rPr>
                <w:iCs/>
              </w:rPr>
              <w:t>enhet</w:t>
            </w:r>
            <w:r w:rsidR="00AB3FAA">
              <w:t>.epost</w:t>
            </w:r>
          </w:p>
        </w:tc>
        <w:tc>
          <w:tcPr>
            <w:tcW w:w="992" w:type="dxa"/>
          </w:tcPr>
          <w:p w14:paraId="73A052D4" w14:textId="77777777" w:rsidR="00AB3FAA" w:rsidRPr="008771B1" w:rsidRDefault="00AB3FAA" w:rsidP="00B91AA5">
            <w:pPr>
              <w:rPr>
                <w:rFonts w:eastAsia="Batang"/>
                <w:lang w:val="en-GB"/>
              </w:rPr>
            </w:pPr>
            <w:r>
              <w:rPr>
                <w:rFonts w:eastAsia="Batang"/>
                <w:lang w:val="en-GB"/>
              </w:rPr>
              <w:t>string</w:t>
            </w:r>
          </w:p>
        </w:tc>
        <w:tc>
          <w:tcPr>
            <w:tcW w:w="3402" w:type="dxa"/>
          </w:tcPr>
          <w:p w14:paraId="68967F08" w14:textId="77777777" w:rsidR="00AB3FAA" w:rsidRPr="00D10D9E" w:rsidRDefault="00AB3FAA" w:rsidP="00B91AA5">
            <w:pPr>
              <w:rPr>
                <w:rFonts w:eastAsia="Batang"/>
              </w:rPr>
            </w:pPr>
            <w:r>
              <w:rPr>
                <w:rFonts w:eastAsia="Batang"/>
              </w:rPr>
              <w:t>Epost adress</w:t>
            </w:r>
            <w:r w:rsidRPr="007E4029">
              <w:rPr>
                <w:rFonts w:eastAsia="Batang"/>
              </w:rPr>
              <w:t xml:space="preserve"> för Ho</w:t>
            </w:r>
            <w:r>
              <w:rPr>
                <w:rFonts w:eastAsia="Batang"/>
              </w:rPr>
              <w:t>s-vårdenhet där läkarintyget utfärdas</w:t>
            </w:r>
          </w:p>
        </w:tc>
        <w:tc>
          <w:tcPr>
            <w:tcW w:w="1395" w:type="dxa"/>
          </w:tcPr>
          <w:p w14:paraId="70944506" w14:textId="77777777" w:rsidR="00AB3FAA" w:rsidRPr="00D10D9E" w:rsidRDefault="001242EA" w:rsidP="00B91AA5">
            <w:pPr>
              <w:rPr>
                <w:rFonts w:eastAsia="Batang"/>
              </w:rPr>
            </w:pPr>
            <w:r>
              <w:rPr>
                <w:rFonts w:eastAsia="Batang"/>
              </w:rPr>
              <w:t>0..1</w:t>
            </w:r>
          </w:p>
        </w:tc>
      </w:tr>
      <w:tr w:rsidR="001242EA" w:rsidRPr="00D10D9E" w14:paraId="6A09B8EF" w14:textId="77777777" w:rsidTr="00D366C4">
        <w:tc>
          <w:tcPr>
            <w:tcW w:w="4219" w:type="dxa"/>
          </w:tcPr>
          <w:p w14:paraId="520C85F0" w14:textId="77777777" w:rsidR="001242EA" w:rsidRDefault="001242EA" w:rsidP="00B91AA5">
            <w:pPr>
              <w:rPr>
                <w:iCs/>
              </w:rPr>
            </w:pPr>
            <w:r>
              <w:rPr>
                <w:iCs/>
              </w:rPr>
              <w:t>..enhet.vardgivare</w:t>
            </w:r>
          </w:p>
        </w:tc>
        <w:tc>
          <w:tcPr>
            <w:tcW w:w="992" w:type="dxa"/>
          </w:tcPr>
          <w:p w14:paraId="457B1BA9" w14:textId="77777777" w:rsidR="001242EA" w:rsidRDefault="001242EA" w:rsidP="00B91AA5">
            <w:pPr>
              <w:rPr>
                <w:rFonts w:eastAsia="Batang"/>
                <w:lang w:val="en-GB"/>
              </w:rPr>
            </w:pPr>
          </w:p>
        </w:tc>
        <w:tc>
          <w:tcPr>
            <w:tcW w:w="3402" w:type="dxa"/>
          </w:tcPr>
          <w:p w14:paraId="1EE0FA36" w14:textId="77777777" w:rsidR="001242EA" w:rsidRDefault="001242EA" w:rsidP="00B91AA5">
            <w:pPr>
              <w:rPr>
                <w:rFonts w:eastAsia="Batang"/>
              </w:rPr>
            </w:pPr>
            <w:r>
              <w:rPr>
                <w:rFonts w:eastAsia="Batang"/>
              </w:rPr>
              <w:t>Vårdgivare</w:t>
            </w:r>
          </w:p>
        </w:tc>
        <w:tc>
          <w:tcPr>
            <w:tcW w:w="1395" w:type="dxa"/>
          </w:tcPr>
          <w:p w14:paraId="37EBBEF6" w14:textId="77777777" w:rsidR="001242EA" w:rsidRDefault="001242EA" w:rsidP="00B91AA5">
            <w:pPr>
              <w:rPr>
                <w:rFonts w:eastAsia="Batang"/>
              </w:rPr>
            </w:pPr>
            <w:r>
              <w:rPr>
                <w:rFonts w:eastAsia="Batang"/>
              </w:rPr>
              <w:t>1..1</w:t>
            </w:r>
          </w:p>
        </w:tc>
      </w:tr>
      <w:tr w:rsidR="00AB3FAA" w:rsidRPr="00D10D9E" w14:paraId="1F970547" w14:textId="77777777" w:rsidTr="00D366C4">
        <w:tc>
          <w:tcPr>
            <w:tcW w:w="4219" w:type="dxa"/>
          </w:tcPr>
          <w:p w14:paraId="1208934D" w14:textId="77777777" w:rsidR="00AB3FAA" w:rsidRPr="00D10D9E" w:rsidRDefault="00011E66" w:rsidP="00B91AA5">
            <w:pPr>
              <w:rPr>
                <w:rFonts w:eastAsia="Batang"/>
                <w:b/>
                <w:lang w:val="en-GB"/>
              </w:rPr>
            </w:pPr>
            <w:r>
              <w:rPr>
                <w:iCs/>
              </w:rPr>
              <w:t>..</w:t>
            </w:r>
            <w:r w:rsidR="00AB3FAA">
              <w:rPr>
                <w:iCs/>
              </w:rPr>
              <w:t>vardgivare</w:t>
            </w:r>
            <w:r w:rsidR="00AB3FAA">
              <w:t>.</w:t>
            </w:r>
            <w:r w:rsidR="00AB3FAA" w:rsidRPr="003968B2">
              <w:t>vardgivare-id</w:t>
            </w:r>
          </w:p>
        </w:tc>
        <w:tc>
          <w:tcPr>
            <w:tcW w:w="992" w:type="dxa"/>
          </w:tcPr>
          <w:p w14:paraId="6E07A8B8" w14:textId="77777777" w:rsidR="00AB3FAA" w:rsidRPr="008771B1" w:rsidRDefault="00AB3FAA" w:rsidP="00B91AA5">
            <w:pPr>
              <w:rPr>
                <w:rFonts w:eastAsia="Batang"/>
                <w:lang w:val="en-GB"/>
              </w:rPr>
            </w:pPr>
            <w:r>
              <w:rPr>
                <w:rFonts w:eastAsia="Batang"/>
              </w:rPr>
              <w:t>h</w:t>
            </w:r>
            <w:r w:rsidRPr="004B52E9">
              <w:rPr>
                <w:rFonts w:eastAsia="Batang"/>
              </w:rPr>
              <w:t>saId</w:t>
            </w:r>
          </w:p>
        </w:tc>
        <w:tc>
          <w:tcPr>
            <w:tcW w:w="3402" w:type="dxa"/>
          </w:tcPr>
          <w:p w14:paraId="36E07A14" w14:textId="77777777" w:rsidR="00AB3FAA" w:rsidRPr="00D10D9E" w:rsidRDefault="00AB3FAA" w:rsidP="00B91AA5">
            <w:pPr>
              <w:rPr>
                <w:rFonts w:eastAsia="Batang"/>
              </w:rPr>
            </w:pPr>
            <w:r w:rsidRPr="007E4029">
              <w:rPr>
                <w:rFonts w:eastAsia="Batang"/>
              </w:rPr>
              <w:t>Hsa-Id för Ho</w:t>
            </w:r>
            <w:r>
              <w:rPr>
                <w:rFonts w:eastAsia="Batang"/>
              </w:rPr>
              <w:t>s-vårdgivare där läkarintyget utfärdas.</w:t>
            </w:r>
          </w:p>
        </w:tc>
        <w:tc>
          <w:tcPr>
            <w:tcW w:w="1395" w:type="dxa"/>
          </w:tcPr>
          <w:p w14:paraId="5CB82602" w14:textId="77777777" w:rsidR="00AB3FAA" w:rsidRPr="00D10D9E" w:rsidRDefault="00011E66" w:rsidP="00B91AA5">
            <w:pPr>
              <w:rPr>
                <w:rFonts w:eastAsia="Batang"/>
              </w:rPr>
            </w:pPr>
            <w:r>
              <w:rPr>
                <w:rFonts w:eastAsia="Batang"/>
              </w:rPr>
              <w:t>1..1</w:t>
            </w:r>
          </w:p>
        </w:tc>
      </w:tr>
      <w:tr w:rsidR="00AB3FAA" w:rsidRPr="00D10D9E" w14:paraId="145C0341" w14:textId="77777777" w:rsidTr="00D366C4">
        <w:tc>
          <w:tcPr>
            <w:tcW w:w="4219" w:type="dxa"/>
          </w:tcPr>
          <w:p w14:paraId="7FB23381" w14:textId="77777777" w:rsidR="00AB3FAA" w:rsidRPr="00D10D9E" w:rsidRDefault="00011E66" w:rsidP="00B91AA5">
            <w:pPr>
              <w:rPr>
                <w:rFonts w:eastAsia="Batang"/>
                <w:b/>
                <w:lang w:val="en-GB"/>
              </w:rPr>
            </w:pPr>
            <w:r>
              <w:rPr>
                <w:iCs/>
              </w:rPr>
              <w:t>..</w:t>
            </w:r>
            <w:r w:rsidR="00AB3FAA">
              <w:rPr>
                <w:iCs/>
              </w:rPr>
              <w:t>vardgivare</w:t>
            </w:r>
            <w:r w:rsidR="00AB3FAA">
              <w:t>.</w:t>
            </w:r>
            <w:r w:rsidR="00AB3FAA" w:rsidRPr="003968B2">
              <w:t>vardgivare-namn</w:t>
            </w:r>
          </w:p>
        </w:tc>
        <w:tc>
          <w:tcPr>
            <w:tcW w:w="992" w:type="dxa"/>
          </w:tcPr>
          <w:p w14:paraId="726EDD56" w14:textId="77777777" w:rsidR="00AB3FAA" w:rsidRPr="008771B1" w:rsidRDefault="00AB3FAA" w:rsidP="00B91AA5">
            <w:pPr>
              <w:rPr>
                <w:rFonts w:eastAsia="Batang"/>
                <w:lang w:val="en-GB"/>
              </w:rPr>
            </w:pPr>
            <w:r>
              <w:rPr>
                <w:rFonts w:eastAsia="Batang"/>
                <w:lang w:val="en-GB"/>
              </w:rPr>
              <w:t>string</w:t>
            </w:r>
          </w:p>
        </w:tc>
        <w:tc>
          <w:tcPr>
            <w:tcW w:w="3402" w:type="dxa"/>
          </w:tcPr>
          <w:p w14:paraId="222E27A7" w14:textId="77777777" w:rsidR="00AB3FAA" w:rsidRPr="00D10D9E" w:rsidRDefault="00AB3FAA" w:rsidP="00B91AA5">
            <w:pPr>
              <w:rPr>
                <w:rFonts w:eastAsia="Batang"/>
              </w:rPr>
            </w:pPr>
            <w:r>
              <w:rPr>
                <w:rFonts w:eastAsia="Batang"/>
              </w:rPr>
              <w:t>Namn på</w:t>
            </w:r>
            <w:r w:rsidRPr="007E4029">
              <w:rPr>
                <w:rFonts w:eastAsia="Batang"/>
              </w:rPr>
              <w:t xml:space="preserve"> Ho</w:t>
            </w:r>
            <w:r>
              <w:rPr>
                <w:rFonts w:eastAsia="Batang"/>
              </w:rPr>
              <w:t>s-vårdgivare där läkarintyget utfärdas.</w:t>
            </w:r>
          </w:p>
        </w:tc>
        <w:tc>
          <w:tcPr>
            <w:tcW w:w="1395" w:type="dxa"/>
          </w:tcPr>
          <w:p w14:paraId="5FB3EB70" w14:textId="77777777" w:rsidR="00AB3FAA" w:rsidRPr="00D10D9E" w:rsidRDefault="00011E66" w:rsidP="00B91AA5">
            <w:pPr>
              <w:rPr>
                <w:rFonts w:eastAsia="Batang"/>
              </w:rPr>
            </w:pPr>
            <w:r>
              <w:rPr>
                <w:rFonts w:eastAsia="Batang"/>
              </w:rPr>
              <w:t>1..1</w:t>
            </w:r>
          </w:p>
        </w:tc>
      </w:tr>
      <w:tr w:rsidR="003D051F" w:rsidRPr="00D10D9E" w14:paraId="199D65C8" w14:textId="77777777" w:rsidTr="00D366C4">
        <w:tc>
          <w:tcPr>
            <w:tcW w:w="4219" w:type="dxa"/>
          </w:tcPr>
          <w:p w14:paraId="28F586BE" w14:textId="77777777" w:rsidR="003D051F" w:rsidRDefault="003D051F" w:rsidP="00B91AA5">
            <w:pPr>
              <w:rPr>
                <w:iCs/>
              </w:rPr>
            </w:pPr>
            <w:r>
              <w:t>lakarutlatande.vardkontakt</w:t>
            </w:r>
          </w:p>
        </w:tc>
        <w:tc>
          <w:tcPr>
            <w:tcW w:w="992" w:type="dxa"/>
          </w:tcPr>
          <w:p w14:paraId="6E3EEE5A" w14:textId="77777777" w:rsidR="003D051F" w:rsidRDefault="003D051F" w:rsidP="00B91AA5">
            <w:pPr>
              <w:rPr>
                <w:rFonts w:eastAsia="Batang"/>
                <w:lang w:val="en-GB"/>
              </w:rPr>
            </w:pPr>
          </w:p>
        </w:tc>
        <w:tc>
          <w:tcPr>
            <w:tcW w:w="3402" w:type="dxa"/>
          </w:tcPr>
          <w:p w14:paraId="7F4AEFE6" w14:textId="77777777" w:rsidR="003D051F" w:rsidRDefault="00C14C70" w:rsidP="00B91AA5">
            <w:pPr>
              <w:rPr>
                <w:rFonts w:eastAsia="Batang"/>
              </w:rPr>
            </w:pPr>
            <w:r>
              <w:rPr>
                <w:rFonts w:eastAsia="Batang"/>
              </w:rPr>
              <w:t>Vårdkontakt</w:t>
            </w:r>
          </w:p>
        </w:tc>
        <w:tc>
          <w:tcPr>
            <w:tcW w:w="1395" w:type="dxa"/>
          </w:tcPr>
          <w:p w14:paraId="78E23879" w14:textId="77777777" w:rsidR="003D051F" w:rsidRDefault="003D051F" w:rsidP="00B91AA5">
            <w:pPr>
              <w:rPr>
                <w:rFonts w:eastAsia="Batang"/>
              </w:rPr>
            </w:pPr>
            <w:r>
              <w:rPr>
                <w:rFonts w:eastAsia="Batang"/>
              </w:rPr>
              <w:t>0..</w:t>
            </w:r>
            <w:r w:rsidR="00C14C70">
              <w:rPr>
                <w:rFonts w:eastAsia="Batang"/>
              </w:rPr>
              <w:t>2</w:t>
            </w:r>
          </w:p>
        </w:tc>
      </w:tr>
      <w:tr w:rsidR="00AB3FAA" w:rsidRPr="00D10D9E" w14:paraId="3362C909" w14:textId="77777777" w:rsidTr="00D366C4">
        <w:tc>
          <w:tcPr>
            <w:tcW w:w="4219" w:type="dxa"/>
          </w:tcPr>
          <w:p w14:paraId="46566BD1" w14:textId="77777777" w:rsidR="00AB3FAA" w:rsidRPr="00D10D9E" w:rsidRDefault="003D051F" w:rsidP="00B91AA5">
            <w:pPr>
              <w:rPr>
                <w:rFonts w:eastAsia="Batang"/>
                <w:b/>
                <w:lang w:val="en-GB"/>
              </w:rPr>
            </w:pPr>
            <w:r>
              <w:t>..</w:t>
            </w:r>
            <w:r w:rsidR="00AB3FAA">
              <w:t>vardkontakt.</w:t>
            </w:r>
            <w:r w:rsidR="00AB3FAA" w:rsidRPr="003968B2">
              <w:t>vardkontakttyp</w:t>
            </w:r>
          </w:p>
        </w:tc>
        <w:tc>
          <w:tcPr>
            <w:tcW w:w="992" w:type="dxa"/>
          </w:tcPr>
          <w:p w14:paraId="7C7319AC" w14:textId="77777777" w:rsidR="00AB3FAA" w:rsidRPr="008771B1" w:rsidRDefault="00AB3FAA" w:rsidP="00B91AA5">
            <w:pPr>
              <w:rPr>
                <w:rFonts w:eastAsia="Batang"/>
                <w:lang w:val="en-GB"/>
              </w:rPr>
            </w:pPr>
            <w:r>
              <w:rPr>
                <w:rFonts w:eastAsia="Batang"/>
                <w:lang w:val="en-GB"/>
              </w:rPr>
              <w:t>string</w:t>
            </w:r>
          </w:p>
        </w:tc>
        <w:tc>
          <w:tcPr>
            <w:tcW w:w="3402" w:type="dxa"/>
          </w:tcPr>
          <w:p w14:paraId="66ACD923" w14:textId="77777777" w:rsidR="00AB3FAA" w:rsidRDefault="00AB3FAA" w:rsidP="00B91AA5">
            <w:pPr>
              <w:rPr>
                <w:rFonts w:eastAsia="Batang"/>
              </w:rPr>
            </w:pPr>
            <w:r>
              <w:rPr>
                <w:rFonts w:eastAsia="Batang"/>
              </w:rPr>
              <w:t>Typ av vårdkontakt (min undersökning av patienten eller min telefonkontakt med patienten)</w:t>
            </w:r>
          </w:p>
          <w:p w14:paraId="10130516" w14:textId="77777777" w:rsidR="00AB3FAA" w:rsidRPr="00D10D9E" w:rsidRDefault="00AB3FAA" w:rsidP="00B91AA5">
            <w:pPr>
              <w:rPr>
                <w:rFonts w:eastAsia="Batang"/>
              </w:rPr>
            </w:pPr>
            <w:r>
              <w:rPr>
                <w:rFonts w:eastAsia="Batang"/>
              </w:rPr>
              <w:t>(</w:t>
            </w:r>
            <w:r>
              <w:rPr>
                <w:rFonts w:eastAsia="Batang"/>
                <w:b/>
              </w:rPr>
              <w:t>Fält 4, de 2</w:t>
            </w:r>
            <w:r w:rsidRPr="00DF1362">
              <w:rPr>
                <w:rFonts w:eastAsia="Batang"/>
                <w:b/>
              </w:rPr>
              <w:t xml:space="preserve"> översta kryssrutorna</w:t>
            </w:r>
            <w:r>
              <w:rPr>
                <w:rFonts w:eastAsia="Batang"/>
              </w:rPr>
              <w:t xml:space="preserve">) </w:t>
            </w:r>
          </w:p>
        </w:tc>
        <w:tc>
          <w:tcPr>
            <w:tcW w:w="1395" w:type="dxa"/>
          </w:tcPr>
          <w:p w14:paraId="44B6C9A6" w14:textId="77777777" w:rsidR="00AB3FAA" w:rsidRPr="00D10D9E" w:rsidRDefault="00387DFB" w:rsidP="00B91AA5">
            <w:pPr>
              <w:rPr>
                <w:rFonts w:eastAsia="Batang"/>
              </w:rPr>
            </w:pPr>
            <w:r>
              <w:rPr>
                <w:rFonts w:eastAsia="Batang"/>
              </w:rPr>
              <w:t>0..1</w:t>
            </w:r>
            <w:r w:rsidR="00AB3FAA">
              <w:rPr>
                <w:rFonts w:eastAsia="Batang"/>
              </w:rPr>
              <w:t>*</w:t>
            </w:r>
          </w:p>
        </w:tc>
      </w:tr>
      <w:tr w:rsidR="00AB3FAA" w:rsidRPr="00D10D9E" w14:paraId="074CFFCE" w14:textId="77777777" w:rsidTr="00D366C4">
        <w:tc>
          <w:tcPr>
            <w:tcW w:w="4219" w:type="dxa"/>
          </w:tcPr>
          <w:p w14:paraId="6FC72F0A" w14:textId="77777777" w:rsidR="00AB3FAA" w:rsidRPr="008C515D" w:rsidRDefault="003D051F" w:rsidP="00B91AA5">
            <w:pPr>
              <w:rPr>
                <w:rFonts w:eastAsia="Batang"/>
                <w:b/>
              </w:rPr>
            </w:pPr>
            <w:r>
              <w:t>..</w:t>
            </w:r>
            <w:r w:rsidR="00AB3FAA">
              <w:t>vardkontakt.</w:t>
            </w:r>
            <w:r w:rsidR="00AB3FAA" w:rsidRPr="003968B2">
              <w:t>vardkontaktstid</w:t>
            </w:r>
          </w:p>
        </w:tc>
        <w:tc>
          <w:tcPr>
            <w:tcW w:w="992" w:type="dxa"/>
          </w:tcPr>
          <w:p w14:paraId="47648B7E" w14:textId="77777777" w:rsidR="00AB3FAA" w:rsidRPr="008C515D" w:rsidRDefault="00AB3FAA" w:rsidP="00B91AA5">
            <w:pPr>
              <w:rPr>
                <w:rFonts w:eastAsia="Batang"/>
              </w:rPr>
            </w:pPr>
            <w:r>
              <w:rPr>
                <w:rFonts w:eastAsia="Batang"/>
              </w:rPr>
              <w:t>datum</w:t>
            </w:r>
          </w:p>
        </w:tc>
        <w:tc>
          <w:tcPr>
            <w:tcW w:w="3402" w:type="dxa"/>
          </w:tcPr>
          <w:p w14:paraId="77483A29" w14:textId="77777777" w:rsidR="00AB3FAA" w:rsidRPr="00D10D9E" w:rsidRDefault="00AB3FAA" w:rsidP="00B91AA5">
            <w:pPr>
              <w:rPr>
                <w:rFonts w:eastAsia="Batang"/>
              </w:rPr>
            </w:pPr>
            <w:r>
              <w:rPr>
                <w:rFonts w:eastAsia="Batang"/>
              </w:rPr>
              <w:t>Datum då vårdkontakten skedde</w:t>
            </w:r>
          </w:p>
        </w:tc>
        <w:tc>
          <w:tcPr>
            <w:tcW w:w="1395" w:type="dxa"/>
          </w:tcPr>
          <w:p w14:paraId="28EC2B7C" w14:textId="77777777" w:rsidR="00AB3FAA" w:rsidRPr="00D10D9E" w:rsidRDefault="00387DFB" w:rsidP="00B91AA5">
            <w:pPr>
              <w:rPr>
                <w:rFonts w:eastAsia="Batang"/>
              </w:rPr>
            </w:pPr>
            <w:r>
              <w:rPr>
                <w:rFonts w:eastAsia="Batang"/>
              </w:rPr>
              <w:t>0..1</w:t>
            </w:r>
            <w:r w:rsidR="00AB3FAA">
              <w:rPr>
                <w:rFonts w:eastAsia="Batang"/>
              </w:rPr>
              <w:t>*</w:t>
            </w:r>
          </w:p>
        </w:tc>
      </w:tr>
      <w:tr w:rsidR="00387DFB" w:rsidRPr="00D10D9E" w14:paraId="1E1561C0" w14:textId="77777777" w:rsidTr="00D366C4">
        <w:tc>
          <w:tcPr>
            <w:tcW w:w="4219" w:type="dxa"/>
          </w:tcPr>
          <w:p w14:paraId="2FFE2774" w14:textId="77777777" w:rsidR="00387DFB" w:rsidRDefault="00387DFB" w:rsidP="00B91AA5">
            <w:r>
              <w:t>lakarutlatande.referens</w:t>
            </w:r>
          </w:p>
        </w:tc>
        <w:tc>
          <w:tcPr>
            <w:tcW w:w="992" w:type="dxa"/>
          </w:tcPr>
          <w:p w14:paraId="443C47A9" w14:textId="77777777" w:rsidR="00387DFB" w:rsidRDefault="00387DFB" w:rsidP="00B91AA5">
            <w:pPr>
              <w:rPr>
                <w:rFonts w:eastAsia="Batang"/>
              </w:rPr>
            </w:pPr>
          </w:p>
        </w:tc>
        <w:tc>
          <w:tcPr>
            <w:tcW w:w="3402" w:type="dxa"/>
          </w:tcPr>
          <w:p w14:paraId="5795F2EA" w14:textId="77777777" w:rsidR="00387DFB" w:rsidRDefault="00387DFB" w:rsidP="00B91AA5">
            <w:pPr>
              <w:rPr>
                <w:rFonts w:eastAsia="Batang"/>
              </w:rPr>
            </w:pPr>
            <w:r>
              <w:rPr>
                <w:rFonts w:eastAsia="Batang"/>
              </w:rPr>
              <w:t>Referens</w:t>
            </w:r>
          </w:p>
        </w:tc>
        <w:tc>
          <w:tcPr>
            <w:tcW w:w="1395" w:type="dxa"/>
          </w:tcPr>
          <w:p w14:paraId="2E94D0A7" w14:textId="77777777" w:rsidR="00387DFB" w:rsidRDefault="00387DFB" w:rsidP="00B91AA5">
            <w:pPr>
              <w:rPr>
                <w:rFonts w:eastAsia="Batang"/>
              </w:rPr>
            </w:pPr>
            <w:r>
              <w:rPr>
                <w:rFonts w:eastAsia="Batang"/>
              </w:rPr>
              <w:t>0..2</w:t>
            </w:r>
          </w:p>
        </w:tc>
      </w:tr>
      <w:tr w:rsidR="00AB3FAA" w:rsidRPr="00D10D9E" w14:paraId="5BEC8641" w14:textId="77777777" w:rsidTr="00D366C4">
        <w:tc>
          <w:tcPr>
            <w:tcW w:w="4219" w:type="dxa"/>
          </w:tcPr>
          <w:p w14:paraId="3553B660" w14:textId="77777777" w:rsidR="00AB3FAA" w:rsidRPr="008C515D" w:rsidRDefault="00912769" w:rsidP="00B91AA5">
            <w:pPr>
              <w:rPr>
                <w:rFonts w:eastAsia="Batang"/>
                <w:b/>
              </w:rPr>
            </w:pPr>
            <w:r>
              <w:t>..</w:t>
            </w:r>
            <w:r w:rsidR="00AB3FAA">
              <w:t>referens.</w:t>
            </w:r>
            <w:r w:rsidR="00AB3FAA" w:rsidRPr="003968B2">
              <w:t>referenstyp</w:t>
            </w:r>
          </w:p>
        </w:tc>
        <w:tc>
          <w:tcPr>
            <w:tcW w:w="992" w:type="dxa"/>
          </w:tcPr>
          <w:p w14:paraId="6788607B" w14:textId="77777777" w:rsidR="00AB3FAA" w:rsidRPr="008C515D" w:rsidRDefault="00AB3FAA" w:rsidP="00B91AA5">
            <w:pPr>
              <w:rPr>
                <w:rFonts w:eastAsia="Batang"/>
              </w:rPr>
            </w:pPr>
            <w:r w:rsidRPr="008C515D">
              <w:rPr>
                <w:rFonts w:eastAsia="Batang"/>
              </w:rPr>
              <w:t>string</w:t>
            </w:r>
          </w:p>
        </w:tc>
        <w:tc>
          <w:tcPr>
            <w:tcW w:w="3402" w:type="dxa"/>
          </w:tcPr>
          <w:p w14:paraId="75EA4631" w14:textId="77777777" w:rsidR="00AB3FAA" w:rsidRDefault="00AB3FAA" w:rsidP="00B91AA5">
            <w:pPr>
              <w:rPr>
                <w:rFonts w:eastAsia="Batang"/>
              </w:rPr>
            </w:pPr>
            <w:r>
              <w:rPr>
                <w:rFonts w:eastAsia="Batang"/>
              </w:rPr>
              <w:t>Typ av referens (journaluppgifter eller annat)</w:t>
            </w:r>
          </w:p>
          <w:p w14:paraId="3793BB24" w14:textId="77777777" w:rsidR="00AB3FAA" w:rsidRPr="00D10D9E" w:rsidRDefault="00AB3FAA" w:rsidP="00B91AA5">
            <w:pPr>
              <w:rPr>
                <w:rFonts w:eastAsia="Batang"/>
              </w:rPr>
            </w:pPr>
            <w:r>
              <w:rPr>
                <w:rFonts w:eastAsia="Batang"/>
              </w:rPr>
              <w:t>(</w:t>
            </w:r>
            <w:r w:rsidRPr="00DF1362">
              <w:rPr>
                <w:rFonts w:eastAsia="Batang"/>
                <w:b/>
              </w:rPr>
              <w:t xml:space="preserve">Fält 4, de </w:t>
            </w:r>
            <w:r>
              <w:rPr>
                <w:rFonts w:eastAsia="Batang"/>
                <w:b/>
              </w:rPr>
              <w:t>2</w:t>
            </w:r>
            <w:r w:rsidRPr="00DF1362">
              <w:rPr>
                <w:rFonts w:eastAsia="Batang"/>
                <w:b/>
              </w:rPr>
              <w:t xml:space="preserve"> </w:t>
            </w:r>
            <w:r>
              <w:rPr>
                <w:rFonts w:eastAsia="Batang"/>
                <w:b/>
              </w:rPr>
              <w:t>nedre</w:t>
            </w:r>
            <w:r w:rsidRPr="00DF1362">
              <w:rPr>
                <w:rFonts w:eastAsia="Batang"/>
                <w:b/>
              </w:rPr>
              <w:t xml:space="preserve"> kryssrutorna</w:t>
            </w:r>
            <w:r>
              <w:rPr>
                <w:rFonts w:eastAsia="Batang"/>
              </w:rPr>
              <w:t>)</w:t>
            </w:r>
          </w:p>
        </w:tc>
        <w:tc>
          <w:tcPr>
            <w:tcW w:w="1395" w:type="dxa"/>
          </w:tcPr>
          <w:p w14:paraId="397F18F0" w14:textId="77777777" w:rsidR="00AB3FAA" w:rsidRPr="00D10D9E" w:rsidRDefault="00387DFB" w:rsidP="00B91AA5">
            <w:pPr>
              <w:rPr>
                <w:rFonts w:eastAsia="Batang"/>
              </w:rPr>
            </w:pPr>
            <w:r>
              <w:rPr>
                <w:rFonts w:eastAsia="Batang"/>
              </w:rPr>
              <w:t>0..1</w:t>
            </w:r>
            <w:r w:rsidR="00AB3FAA">
              <w:rPr>
                <w:rFonts w:eastAsia="Batang"/>
              </w:rPr>
              <w:t>*</w:t>
            </w:r>
          </w:p>
        </w:tc>
      </w:tr>
      <w:tr w:rsidR="00AB3FAA" w:rsidRPr="00D10D9E" w14:paraId="1EF248F3" w14:textId="77777777" w:rsidTr="00D366C4">
        <w:tc>
          <w:tcPr>
            <w:tcW w:w="4219" w:type="dxa"/>
          </w:tcPr>
          <w:p w14:paraId="1BE74801" w14:textId="77777777" w:rsidR="00AB3FAA" w:rsidRPr="008C515D" w:rsidRDefault="00912769" w:rsidP="00B91AA5">
            <w:pPr>
              <w:rPr>
                <w:rFonts w:eastAsia="Batang"/>
                <w:b/>
              </w:rPr>
            </w:pPr>
            <w:r>
              <w:t>..</w:t>
            </w:r>
            <w:r w:rsidR="00AB3FAA">
              <w:t>referens.</w:t>
            </w:r>
            <w:r w:rsidR="00AB3FAA" w:rsidRPr="003968B2">
              <w:t>datum</w:t>
            </w:r>
          </w:p>
        </w:tc>
        <w:tc>
          <w:tcPr>
            <w:tcW w:w="992" w:type="dxa"/>
          </w:tcPr>
          <w:p w14:paraId="12C2006B" w14:textId="77777777" w:rsidR="00AB3FAA" w:rsidRPr="008C515D" w:rsidRDefault="00AB3FAA" w:rsidP="00B91AA5">
            <w:pPr>
              <w:rPr>
                <w:rFonts w:eastAsia="Batang"/>
              </w:rPr>
            </w:pPr>
            <w:r w:rsidRPr="008C515D">
              <w:rPr>
                <w:rFonts w:eastAsia="Batang"/>
              </w:rPr>
              <w:t>datu</w:t>
            </w:r>
            <w:r>
              <w:rPr>
                <w:rFonts w:eastAsia="Batang"/>
              </w:rPr>
              <w:t>m</w:t>
            </w:r>
          </w:p>
        </w:tc>
        <w:tc>
          <w:tcPr>
            <w:tcW w:w="3402" w:type="dxa"/>
          </w:tcPr>
          <w:p w14:paraId="3796C93C" w14:textId="77777777" w:rsidR="00AB3FAA" w:rsidRPr="00D10D9E" w:rsidRDefault="00AB3FAA" w:rsidP="00B91AA5">
            <w:pPr>
              <w:rPr>
                <w:rFonts w:eastAsia="Batang"/>
              </w:rPr>
            </w:pPr>
            <w:r>
              <w:rPr>
                <w:rFonts w:eastAsia="Batang"/>
              </w:rPr>
              <w:t>Datum för ovanstående referens</w:t>
            </w:r>
          </w:p>
        </w:tc>
        <w:tc>
          <w:tcPr>
            <w:tcW w:w="1395" w:type="dxa"/>
          </w:tcPr>
          <w:p w14:paraId="2EB2DDC3" w14:textId="77777777" w:rsidR="00AB3FAA" w:rsidRPr="00D10D9E" w:rsidRDefault="00387DFB" w:rsidP="00B91AA5">
            <w:pPr>
              <w:rPr>
                <w:rFonts w:eastAsia="Batang"/>
              </w:rPr>
            </w:pPr>
            <w:r>
              <w:rPr>
                <w:rFonts w:eastAsia="Batang"/>
              </w:rPr>
              <w:t>0..1</w:t>
            </w:r>
            <w:r w:rsidR="00AB3FAA">
              <w:rPr>
                <w:rFonts w:eastAsia="Batang"/>
              </w:rPr>
              <w:t>*</w:t>
            </w:r>
          </w:p>
        </w:tc>
      </w:tr>
      <w:tr w:rsidR="006D565D" w:rsidRPr="00D10D9E" w14:paraId="4975467B" w14:textId="77777777" w:rsidTr="00D366C4">
        <w:tc>
          <w:tcPr>
            <w:tcW w:w="4219" w:type="dxa"/>
          </w:tcPr>
          <w:p w14:paraId="4FE55437" w14:textId="77777777" w:rsidR="006D565D" w:rsidRDefault="000C0D2F" w:rsidP="00B91AA5">
            <w:r>
              <w:t>lakarutlatande.</w:t>
            </w:r>
            <w:r w:rsidR="006D565D">
              <w:t>aktivitet</w:t>
            </w:r>
          </w:p>
        </w:tc>
        <w:tc>
          <w:tcPr>
            <w:tcW w:w="992" w:type="dxa"/>
          </w:tcPr>
          <w:p w14:paraId="2BDC95D4" w14:textId="77777777" w:rsidR="006D565D" w:rsidRPr="008C515D" w:rsidRDefault="006D565D" w:rsidP="00B91AA5">
            <w:pPr>
              <w:rPr>
                <w:rFonts w:eastAsia="Batang"/>
              </w:rPr>
            </w:pPr>
          </w:p>
        </w:tc>
        <w:tc>
          <w:tcPr>
            <w:tcW w:w="3402" w:type="dxa"/>
          </w:tcPr>
          <w:p w14:paraId="486CA34F" w14:textId="77777777" w:rsidR="006D565D" w:rsidRDefault="006D565D" w:rsidP="00B91AA5">
            <w:pPr>
              <w:rPr>
                <w:rFonts w:eastAsia="Batang"/>
              </w:rPr>
            </w:pPr>
            <w:r>
              <w:rPr>
                <w:rFonts w:eastAsia="Batang"/>
              </w:rPr>
              <w:t>Aktiviteter</w:t>
            </w:r>
          </w:p>
        </w:tc>
        <w:tc>
          <w:tcPr>
            <w:tcW w:w="1395" w:type="dxa"/>
          </w:tcPr>
          <w:p w14:paraId="0AC1D782" w14:textId="77777777" w:rsidR="006D565D" w:rsidRDefault="006D565D" w:rsidP="00B91AA5">
            <w:pPr>
              <w:rPr>
                <w:rFonts w:eastAsia="Batang"/>
              </w:rPr>
            </w:pPr>
            <w:r>
              <w:rPr>
                <w:rFonts w:eastAsia="Batang"/>
              </w:rPr>
              <w:t>0..n*</w:t>
            </w:r>
          </w:p>
        </w:tc>
      </w:tr>
      <w:tr w:rsidR="00AB3FAA" w:rsidRPr="00D10D9E" w14:paraId="3231342F" w14:textId="77777777" w:rsidTr="00D366C4">
        <w:tc>
          <w:tcPr>
            <w:tcW w:w="4219" w:type="dxa"/>
          </w:tcPr>
          <w:p w14:paraId="331DB5A0" w14:textId="77777777" w:rsidR="00AB3FAA" w:rsidRPr="008C515D" w:rsidRDefault="000C0D2F" w:rsidP="00B91AA5">
            <w:pPr>
              <w:rPr>
                <w:rFonts w:eastAsia="Batang"/>
                <w:b/>
              </w:rPr>
            </w:pPr>
            <w:r>
              <w:t>..</w:t>
            </w:r>
            <w:r w:rsidR="00AB3FAA">
              <w:t>aktivitet.</w:t>
            </w:r>
            <w:r w:rsidR="00AB3FAA" w:rsidRPr="003968B2">
              <w:t>aktivitetskod</w:t>
            </w:r>
          </w:p>
        </w:tc>
        <w:tc>
          <w:tcPr>
            <w:tcW w:w="992" w:type="dxa"/>
          </w:tcPr>
          <w:p w14:paraId="15CD85E8" w14:textId="77777777" w:rsidR="00AB3FAA" w:rsidRPr="008771B1" w:rsidRDefault="00AB3FAA" w:rsidP="00B91AA5">
            <w:pPr>
              <w:rPr>
                <w:rFonts w:eastAsia="Batang"/>
                <w:lang w:val="en-GB"/>
              </w:rPr>
            </w:pPr>
            <w:r>
              <w:rPr>
                <w:rFonts w:eastAsia="Batang"/>
                <w:lang w:val="en-GB"/>
              </w:rPr>
              <w:t>string</w:t>
            </w:r>
          </w:p>
        </w:tc>
        <w:tc>
          <w:tcPr>
            <w:tcW w:w="3402" w:type="dxa"/>
          </w:tcPr>
          <w:p w14:paraId="0896D367" w14:textId="77777777" w:rsidR="00AB3FAA" w:rsidRDefault="00AB3FAA" w:rsidP="00B91AA5">
            <w:pPr>
              <w:rPr>
                <w:rFonts w:eastAsia="Batang"/>
              </w:rPr>
            </w:pPr>
            <w:r>
              <w:rPr>
                <w:rFonts w:eastAsia="Batang"/>
              </w:rPr>
              <w:t>Aktivitetskoder som representerar olika val i blanketten.</w:t>
            </w:r>
          </w:p>
          <w:p w14:paraId="1D38B9C9" w14:textId="77777777" w:rsidR="00AB3FAA" w:rsidRPr="00D10D9E" w:rsidRDefault="00AB3FAA" w:rsidP="00B91AA5">
            <w:pPr>
              <w:rPr>
                <w:rFonts w:eastAsia="Batang"/>
              </w:rPr>
            </w:pPr>
            <w:r>
              <w:rPr>
                <w:rFonts w:eastAsia="Batang"/>
              </w:rPr>
              <w:t>(</w:t>
            </w:r>
            <w:r w:rsidRPr="00DA383D">
              <w:rPr>
                <w:rFonts w:eastAsia="Batang"/>
                <w:b/>
              </w:rPr>
              <w:t>Fält 1</w:t>
            </w:r>
            <w:r w:rsidRPr="00555BAA">
              <w:rPr>
                <w:rFonts w:eastAsia="Batang"/>
                <w:b/>
              </w:rPr>
              <w:t>, Fält 6a alla kryssrutor, Fält 6b alla kryssrutor, Fält 7 alla kryssrutor, Fält 11 alla kryssrutor, Fält 12)</w:t>
            </w:r>
          </w:p>
        </w:tc>
        <w:tc>
          <w:tcPr>
            <w:tcW w:w="1395" w:type="dxa"/>
          </w:tcPr>
          <w:p w14:paraId="243C23AC" w14:textId="77777777" w:rsidR="00AB3FAA" w:rsidRPr="00D10D9E" w:rsidRDefault="000C0D2F" w:rsidP="00B91AA5">
            <w:pPr>
              <w:rPr>
                <w:rFonts w:eastAsia="Batang"/>
              </w:rPr>
            </w:pPr>
            <w:r>
              <w:rPr>
                <w:rFonts w:eastAsia="Batang"/>
              </w:rPr>
              <w:t>0..1</w:t>
            </w:r>
            <w:r w:rsidR="00AB3FAA">
              <w:rPr>
                <w:rFonts w:eastAsia="Batang"/>
              </w:rPr>
              <w:t>*</w:t>
            </w:r>
          </w:p>
        </w:tc>
      </w:tr>
      <w:tr w:rsidR="00AB3FAA" w:rsidRPr="00D10D9E" w14:paraId="5B3F0D98" w14:textId="77777777" w:rsidTr="00D366C4">
        <w:tc>
          <w:tcPr>
            <w:tcW w:w="4219" w:type="dxa"/>
          </w:tcPr>
          <w:p w14:paraId="24ABB97B" w14:textId="77777777" w:rsidR="00AB3FAA" w:rsidRPr="00D57A6F" w:rsidRDefault="000C0D2F" w:rsidP="00B91AA5">
            <w:pPr>
              <w:rPr>
                <w:rFonts w:eastAsia="Batang"/>
                <w:b/>
              </w:rPr>
            </w:pPr>
            <w:r>
              <w:t>..</w:t>
            </w:r>
            <w:r w:rsidR="00AB3FAA">
              <w:t>aktivitet.</w:t>
            </w:r>
            <w:r w:rsidR="00AB3FAA" w:rsidRPr="003968B2">
              <w:t>beskrivning</w:t>
            </w:r>
          </w:p>
        </w:tc>
        <w:tc>
          <w:tcPr>
            <w:tcW w:w="992" w:type="dxa"/>
          </w:tcPr>
          <w:p w14:paraId="6AF76552" w14:textId="77777777" w:rsidR="00AB3FAA" w:rsidRPr="00D57A6F" w:rsidRDefault="00AB3FAA" w:rsidP="00B91AA5">
            <w:pPr>
              <w:rPr>
                <w:rFonts w:eastAsia="Batang"/>
              </w:rPr>
            </w:pPr>
          </w:p>
        </w:tc>
        <w:tc>
          <w:tcPr>
            <w:tcW w:w="3402" w:type="dxa"/>
          </w:tcPr>
          <w:p w14:paraId="2FF6D920" w14:textId="77777777" w:rsidR="00AB3FAA" w:rsidRPr="00D10D9E" w:rsidRDefault="00AB3FAA" w:rsidP="00B91AA5">
            <w:pPr>
              <w:rPr>
                <w:rFonts w:eastAsia="Batang"/>
              </w:rPr>
            </w:pPr>
            <w:r>
              <w:rPr>
                <w:rFonts w:eastAsia="Batang"/>
              </w:rPr>
              <w:t>En eventuell fritext som hänger ihop med aktivitetskoden.</w:t>
            </w:r>
          </w:p>
        </w:tc>
        <w:tc>
          <w:tcPr>
            <w:tcW w:w="1395" w:type="dxa"/>
          </w:tcPr>
          <w:p w14:paraId="2BF46E7A" w14:textId="77777777" w:rsidR="00AB3FAA" w:rsidRPr="00D10D9E" w:rsidRDefault="000C0D2F" w:rsidP="00B91AA5">
            <w:pPr>
              <w:rPr>
                <w:rFonts w:eastAsia="Batang"/>
              </w:rPr>
            </w:pPr>
            <w:r>
              <w:rPr>
                <w:rFonts w:eastAsia="Batang"/>
              </w:rPr>
              <w:t>0..1</w:t>
            </w:r>
            <w:r w:rsidR="00AB3FAA">
              <w:rPr>
                <w:rFonts w:eastAsia="Batang"/>
              </w:rPr>
              <w:t>*</w:t>
            </w:r>
          </w:p>
        </w:tc>
      </w:tr>
      <w:tr w:rsidR="0061759C" w:rsidRPr="00D10D9E" w14:paraId="210E954E" w14:textId="77777777" w:rsidTr="00D366C4">
        <w:tc>
          <w:tcPr>
            <w:tcW w:w="4219" w:type="dxa"/>
          </w:tcPr>
          <w:p w14:paraId="1CF960CE" w14:textId="77777777" w:rsidR="0061759C" w:rsidRDefault="0061759C" w:rsidP="00B91AA5">
            <w:r>
              <w:t>lakarutlatande.bedomtTillstand</w:t>
            </w:r>
          </w:p>
        </w:tc>
        <w:tc>
          <w:tcPr>
            <w:tcW w:w="992" w:type="dxa"/>
          </w:tcPr>
          <w:p w14:paraId="2603777C" w14:textId="77777777" w:rsidR="0061759C" w:rsidRPr="00D57A6F" w:rsidRDefault="0061759C" w:rsidP="00B91AA5">
            <w:pPr>
              <w:rPr>
                <w:rFonts w:eastAsia="Batang"/>
              </w:rPr>
            </w:pPr>
          </w:p>
        </w:tc>
        <w:tc>
          <w:tcPr>
            <w:tcW w:w="3402" w:type="dxa"/>
          </w:tcPr>
          <w:p w14:paraId="6E0B8FCF" w14:textId="77777777" w:rsidR="0061759C" w:rsidRDefault="0061759C" w:rsidP="00B91AA5">
            <w:pPr>
              <w:rPr>
                <w:rFonts w:eastAsia="Batang"/>
              </w:rPr>
            </w:pPr>
            <w:r>
              <w:rPr>
                <w:rFonts w:eastAsia="Batang"/>
              </w:rPr>
              <w:t>Bedömt tillstånd</w:t>
            </w:r>
          </w:p>
        </w:tc>
        <w:tc>
          <w:tcPr>
            <w:tcW w:w="1395" w:type="dxa"/>
          </w:tcPr>
          <w:p w14:paraId="4C98E824" w14:textId="77777777" w:rsidR="0061759C" w:rsidRDefault="00F72598" w:rsidP="00B91AA5">
            <w:pPr>
              <w:rPr>
                <w:rFonts w:eastAsia="Batang"/>
              </w:rPr>
            </w:pPr>
            <w:r>
              <w:rPr>
                <w:rFonts w:eastAsia="Batang"/>
              </w:rPr>
              <w:t>0..1</w:t>
            </w:r>
          </w:p>
        </w:tc>
      </w:tr>
      <w:tr w:rsidR="00AB3FAA" w:rsidRPr="00D10D9E" w14:paraId="4E4F9E99" w14:textId="77777777" w:rsidTr="00D366C4">
        <w:tc>
          <w:tcPr>
            <w:tcW w:w="4219" w:type="dxa"/>
          </w:tcPr>
          <w:p w14:paraId="47829E36" w14:textId="77777777" w:rsidR="00AB3FAA" w:rsidRPr="00D57A6F" w:rsidRDefault="000345B1" w:rsidP="00B91AA5">
            <w:pPr>
              <w:rPr>
                <w:rFonts w:eastAsia="Batang"/>
                <w:b/>
              </w:rPr>
            </w:pPr>
            <w:r>
              <w:t>..</w:t>
            </w:r>
            <w:r w:rsidR="00AB3FAA">
              <w:t>bedomtTillstand.</w:t>
            </w:r>
            <w:r w:rsidR="00AB3FAA" w:rsidRPr="003968B2">
              <w:t>beskrivning</w:t>
            </w:r>
          </w:p>
        </w:tc>
        <w:tc>
          <w:tcPr>
            <w:tcW w:w="992" w:type="dxa"/>
          </w:tcPr>
          <w:p w14:paraId="78FC6564" w14:textId="77777777" w:rsidR="00AB3FAA" w:rsidRPr="00D57A6F" w:rsidRDefault="00AB3FAA" w:rsidP="00B91AA5">
            <w:pPr>
              <w:rPr>
                <w:rFonts w:eastAsia="Batang"/>
              </w:rPr>
            </w:pPr>
            <w:r w:rsidRPr="00D57A6F">
              <w:rPr>
                <w:rFonts w:eastAsia="Batang"/>
              </w:rPr>
              <w:t>string</w:t>
            </w:r>
          </w:p>
        </w:tc>
        <w:tc>
          <w:tcPr>
            <w:tcW w:w="3402" w:type="dxa"/>
          </w:tcPr>
          <w:p w14:paraId="05CA9D20" w14:textId="77777777" w:rsidR="00AB3FAA" w:rsidRPr="00D10D9E" w:rsidRDefault="00AB3FAA" w:rsidP="00B91AA5">
            <w:pPr>
              <w:rPr>
                <w:rFonts w:eastAsia="Batang"/>
              </w:rPr>
            </w:pPr>
            <w:r>
              <w:rPr>
                <w:rFonts w:eastAsia="Batang"/>
              </w:rPr>
              <w:t>Aktuellt sjukdomsförlopp (</w:t>
            </w:r>
            <w:r w:rsidRPr="00E36C88">
              <w:rPr>
                <w:rFonts w:eastAsia="Batang"/>
                <w:b/>
              </w:rPr>
              <w:t>Fält 3</w:t>
            </w:r>
            <w:r>
              <w:rPr>
                <w:rFonts w:eastAsia="Batang"/>
              </w:rPr>
              <w:t>)</w:t>
            </w:r>
          </w:p>
        </w:tc>
        <w:tc>
          <w:tcPr>
            <w:tcW w:w="1395" w:type="dxa"/>
          </w:tcPr>
          <w:p w14:paraId="48FA8866" w14:textId="77777777" w:rsidR="00AB3FAA" w:rsidRPr="00D10D9E" w:rsidRDefault="009D2F11" w:rsidP="00B91AA5">
            <w:pPr>
              <w:rPr>
                <w:rFonts w:eastAsia="Batang"/>
              </w:rPr>
            </w:pPr>
            <w:r>
              <w:rPr>
                <w:rFonts w:eastAsia="Batang"/>
              </w:rPr>
              <w:t>1.</w:t>
            </w:r>
            <w:r w:rsidR="000345B1">
              <w:rPr>
                <w:rFonts w:eastAsia="Batang"/>
              </w:rPr>
              <w:t>.1</w:t>
            </w:r>
          </w:p>
        </w:tc>
      </w:tr>
      <w:tr w:rsidR="00DA61BF" w:rsidRPr="00D10D9E" w14:paraId="34B75346" w14:textId="77777777" w:rsidTr="00D366C4">
        <w:tc>
          <w:tcPr>
            <w:tcW w:w="4219" w:type="dxa"/>
          </w:tcPr>
          <w:p w14:paraId="5F8442D9" w14:textId="77777777" w:rsidR="00DA61BF" w:rsidRDefault="00DA61BF" w:rsidP="00B91AA5">
            <w:r>
              <w:t>lakarutlatande.medicinsktTillstand</w:t>
            </w:r>
          </w:p>
        </w:tc>
        <w:tc>
          <w:tcPr>
            <w:tcW w:w="992" w:type="dxa"/>
          </w:tcPr>
          <w:p w14:paraId="700574EB" w14:textId="77777777" w:rsidR="00DA61BF" w:rsidRPr="00D57A6F" w:rsidRDefault="00DA61BF" w:rsidP="00B91AA5">
            <w:pPr>
              <w:rPr>
                <w:rFonts w:eastAsia="Batang"/>
              </w:rPr>
            </w:pPr>
          </w:p>
        </w:tc>
        <w:tc>
          <w:tcPr>
            <w:tcW w:w="3402" w:type="dxa"/>
          </w:tcPr>
          <w:p w14:paraId="1C633F67" w14:textId="77777777" w:rsidR="00DA61BF" w:rsidRDefault="00DA61BF" w:rsidP="00B91AA5">
            <w:pPr>
              <w:rPr>
                <w:rFonts w:eastAsia="Batang"/>
              </w:rPr>
            </w:pPr>
            <w:r>
              <w:rPr>
                <w:rFonts w:eastAsia="Batang"/>
              </w:rPr>
              <w:t>Medicinskt tillstånd</w:t>
            </w:r>
          </w:p>
        </w:tc>
        <w:tc>
          <w:tcPr>
            <w:tcW w:w="1395" w:type="dxa"/>
          </w:tcPr>
          <w:p w14:paraId="268418C7" w14:textId="77777777" w:rsidR="00DA61BF" w:rsidRDefault="00DA61BF" w:rsidP="00B91AA5">
            <w:pPr>
              <w:rPr>
                <w:rFonts w:eastAsia="Batang"/>
              </w:rPr>
            </w:pPr>
            <w:r>
              <w:rPr>
                <w:rFonts w:eastAsia="Batang"/>
              </w:rPr>
              <w:t>0..1</w:t>
            </w:r>
            <w:r w:rsidR="0089183E">
              <w:rPr>
                <w:rFonts w:eastAsia="Batang"/>
              </w:rPr>
              <w:t>*</w:t>
            </w:r>
          </w:p>
        </w:tc>
      </w:tr>
      <w:tr w:rsidR="00AB3FAA" w:rsidRPr="00D10D9E" w14:paraId="67E7D288" w14:textId="77777777" w:rsidTr="00D366C4">
        <w:tc>
          <w:tcPr>
            <w:tcW w:w="4219" w:type="dxa"/>
          </w:tcPr>
          <w:p w14:paraId="78027B1E" w14:textId="77777777" w:rsidR="00AB3FAA" w:rsidRPr="00D10D9E" w:rsidRDefault="004B3FC3" w:rsidP="00B91AA5">
            <w:pPr>
              <w:rPr>
                <w:rFonts w:eastAsia="Batang"/>
                <w:b/>
                <w:lang w:val="en-GB"/>
              </w:rPr>
            </w:pPr>
            <w:r>
              <w:t>..</w:t>
            </w:r>
            <w:r w:rsidR="00AB3FAA">
              <w:t>medicinsktTillstand.</w:t>
            </w:r>
            <w:r w:rsidR="00AB3FAA" w:rsidRPr="003968B2">
              <w:t>beskrivning</w:t>
            </w:r>
          </w:p>
        </w:tc>
        <w:tc>
          <w:tcPr>
            <w:tcW w:w="992" w:type="dxa"/>
          </w:tcPr>
          <w:p w14:paraId="123A342C" w14:textId="77777777" w:rsidR="00AB3FAA" w:rsidRPr="008771B1" w:rsidRDefault="00AB3FAA" w:rsidP="00B91AA5">
            <w:pPr>
              <w:rPr>
                <w:rFonts w:eastAsia="Batang"/>
                <w:lang w:val="en-GB"/>
              </w:rPr>
            </w:pPr>
            <w:r>
              <w:rPr>
                <w:rFonts w:eastAsia="Batang"/>
                <w:lang w:val="en-GB"/>
              </w:rPr>
              <w:t>string</w:t>
            </w:r>
          </w:p>
        </w:tc>
        <w:tc>
          <w:tcPr>
            <w:tcW w:w="3402" w:type="dxa"/>
          </w:tcPr>
          <w:p w14:paraId="5DF042A4" w14:textId="77777777" w:rsidR="00AB3FAA" w:rsidRPr="00D10D9E" w:rsidRDefault="00AB3FAA" w:rsidP="00B91AA5">
            <w:pPr>
              <w:rPr>
                <w:rFonts w:eastAsia="Batang"/>
              </w:rPr>
            </w:pPr>
            <w:r>
              <w:rPr>
                <w:rFonts w:eastAsia="Batang"/>
              </w:rPr>
              <w:t>Diagnosinformation i fritext (</w:t>
            </w:r>
            <w:r w:rsidRPr="00E36C88">
              <w:rPr>
                <w:rFonts w:eastAsia="Batang"/>
                <w:b/>
              </w:rPr>
              <w:t>Fält 2</w:t>
            </w:r>
            <w:r>
              <w:rPr>
                <w:rFonts w:eastAsia="Batang"/>
              </w:rPr>
              <w:t>)</w:t>
            </w:r>
          </w:p>
        </w:tc>
        <w:tc>
          <w:tcPr>
            <w:tcW w:w="1395" w:type="dxa"/>
          </w:tcPr>
          <w:p w14:paraId="6539726E" w14:textId="77777777" w:rsidR="00AB3FAA" w:rsidRPr="00D10D9E" w:rsidRDefault="00DA61BF" w:rsidP="00B91AA5">
            <w:pPr>
              <w:rPr>
                <w:rFonts w:eastAsia="Batang"/>
              </w:rPr>
            </w:pPr>
            <w:r>
              <w:rPr>
                <w:rFonts w:eastAsia="Batang"/>
              </w:rPr>
              <w:t>0..1</w:t>
            </w:r>
          </w:p>
        </w:tc>
      </w:tr>
      <w:tr w:rsidR="00AB3FAA" w:rsidRPr="00D10D9E" w14:paraId="5DF66866" w14:textId="77777777" w:rsidTr="00D366C4">
        <w:tc>
          <w:tcPr>
            <w:tcW w:w="4219" w:type="dxa"/>
          </w:tcPr>
          <w:p w14:paraId="43848CD0" w14:textId="77777777" w:rsidR="00AB3FAA" w:rsidRDefault="004B3FC3" w:rsidP="00B91AA5">
            <w:r>
              <w:t>..</w:t>
            </w:r>
            <w:r w:rsidR="00AB3FAA">
              <w:t>medicinsktTillstand.</w:t>
            </w:r>
            <w:r w:rsidR="00AB3FAA" w:rsidRPr="003968B2">
              <w:t>tillstandskod</w:t>
            </w:r>
          </w:p>
        </w:tc>
        <w:tc>
          <w:tcPr>
            <w:tcW w:w="992" w:type="dxa"/>
          </w:tcPr>
          <w:p w14:paraId="4F1AE67F" w14:textId="77777777" w:rsidR="00AB3FAA" w:rsidRDefault="00AB3FAA" w:rsidP="00B91AA5">
            <w:pPr>
              <w:rPr>
                <w:rFonts w:eastAsia="Batang"/>
                <w:lang w:val="en-GB"/>
              </w:rPr>
            </w:pPr>
            <w:r>
              <w:rPr>
                <w:rFonts w:eastAsia="Batang"/>
                <w:lang w:val="en-GB"/>
              </w:rPr>
              <w:t>string</w:t>
            </w:r>
          </w:p>
        </w:tc>
        <w:tc>
          <w:tcPr>
            <w:tcW w:w="3402" w:type="dxa"/>
          </w:tcPr>
          <w:p w14:paraId="5609754B" w14:textId="77777777" w:rsidR="00AB3FAA" w:rsidRDefault="00AB3FAA" w:rsidP="00B91AA5">
            <w:pPr>
              <w:rPr>
                <w:rFonts w:eastAsia="Batang"/>
              </w:rPr>
            </w:pPr>
            <w:r>
              <w:rPr>
                <w:rFonts w:eastAsia="Batang"/>
              </w:rPr>
              <w:t>Diagnoskod enligt ICD10 (</w:t>
            </w:r>
            <w:r w:rsidRPr="00E36C88">
              <w:rPr>
                <w:rFonts w:eastAsia="Batang"/>
                <w:b/>
              </w:rPr>
              <w:t>Fält 2</w:t>
            </w:r>
            <w:r>
              <w:rPr>
                <w:rFonts w:eastAsia="Batang"/>
              </w:rPr>
              <w:t>)</w:t>
            </w:r>
          </w:p>
        </w:tc>
        <w:tc>
          <w:tcPr>
            <w:tcW w:w="1395" w:type="dxa"/>
          </w:tcPr>
          <w:p w14:paraId="43E5B24F" w14:textId="77777777" w:rsidR="00AB3FAA" w:rsidRDefault="00DA61BF" w:rsidP="00B91AA5">
            <w:pPr>
              <w:rPr>
                <w:rFonts w:eastAsia="Batang"/>
              </w:rPr>
            </w:pPr>
            <w:r>
              <w:rPr>
                <w:rFonts w:eastAsia="Batang"/>
              </w:rPr>
              <w:t>0..1</w:t>
            </w:r>
            <w:r w:rsidR="00AB3FAA">
              <w:rPr>
                <w:rFonts w:eastAsia="Batang"/>
              </w:rPr>
              <w:t>*</w:t>
            </w:r>
          </w:p>
        </w:tc>
      </w:tr>
      <w:tr w:rsidR="002D5F27" w:rsidRPr="00D10D9E" w14:paraId="2AA05854" w14:textId="77777777" w:rsidTr="00D366C4">
        <w:tc>
          <w:tcPr>
            <w:tcW w:w="4219" w:type="dxa"/>
          </w:tcPr>
          <w:p w14:paraId="510FF9E1" w14:textId="77777777" w:rsidR="002D5F27" w:rsidRDefault="002D5F27" w:rsidP="00B91AA5">
            <w:r>
              <w:t>lakarutlatande.funktionstillstand</w:t>
            </w:r>
          </w:p>
        </w:tc>
        <w:tc>
          <w:tcPr>
            <w:tcW w:w="992" w:type="dxa"/>
          </w:tcPr>
          <w:p w14:paraId="6CF20AFF" w14:textId="77777777" w:rsidR="002D5F27" w:rsidRDefault="002D5F27" w:rsidP="00B91AA5">
            <w:pPr>
              <w:rPr>
                <w:rFonts w:eastAsia="Batang"/>
                <w:lang w:val="en-GB"/>
              </w:rPr>
            </w:pPr>
          </w:p>
        </w:tc>
        <w:tc>
          <w:tcPr>
            <w:tcW w:w="3402" w:type="dxa"/>
          </w:tcPr>
          <w:p w14:paraId="1C9CC5CF" w14:textId="77777777" w:rsidR="002D5F27" w:rsidRDefault="002D5F27" w:rsidP="00B91AA5">
            <w:pPr>
              <w:rPr>
                <w:rFonts w:eastAsia="Batang"/>
              </w:rPr>
            </w:pPr>
            <w:r>
              <w:rPr>
                <w:rFonts w:eastAsia="Batang"/>
              </w:rPr>
              <w:t>Funktionstillstånd</w:t>
            </w:r>
          </w:p>
        </w:tc>
        <w:tc>
          <w:tcPr>
            <w:tcW w:w="1395" w:type="dxa"/>
          </w:tcPr>
          <w:p w14:paraId="455D62B3" w14:textId="77777777" w:rsidR="002D5F27" w:rsidRDefault="002D5F27" w:rsidP="00B91AA5">
            <w:pPr>
              <w:rPr>
                <w:rFonts w:eastAsia="Batang"/>
              </w:rPr>
            </w:pPr>
            <w:r>
              <w:rPr>
                <w:rFonts w:eastAsia="Batang"/>
              </w:rPr>
              <w:t>0..2</w:t>
            </w:r>
            <w:r w:rsidR="00050289">
              <w:rPr>
                <w:rFonts w:eastAsia="Batang"/>
              </w:rPr>
              <w:t>*</w:t>
            </w:r>
          </w:p>
        </w:tc>
      </w:tr>
      <w:tr w:rsidR="00AB3FAA" w:rsidRPr="00D10D9E" w14:paraId="4E4737EA" w14:textId="77777777" w:rsidTr="00D366C4">
        <w:tc>
          <w:tcPr>
            <w:tcW w:w="4219" w:type="dxa"/>
          </w:tcPr>
          <w:p w14:paraId="6469462F" w14:textId="77777777" w:rsidR="00AB3FAA" w:rsidRDefault="00210770" w:rsidP="00B91AA5">
            <w:r>
              <w:t>..</w:t>
            </w:r>
            <w:r w:rsidR="00AB3FAA">
              <w:t>funktionstillstand.</w:t>
            </w:r>
            <w:r w:rsidR="00AB3FAA" w:rsidRPr="003968B2">
              <w:t>beskrivning</w:t>
            </w:r>
          </w:p>
        </w:tc>
        <w:tc>
          <w:tcPr>
            <w:tcW w:w="992" w:type="dxa"/>
          </w:tcPr>
          <w:p w14:paraId="35B677B4" w14:textId="77777777" w:rsidR="00AB3FAA" w:rsidRDefault="00AB3FAA" w:rsidP="00B91AA5">
            <w:pPr>
              <w:rPr>
                <w:rFonts w:eastAsia="Batang"/>
                <w:lang w:val="en-GB"/>
              </w:rPr>
            </w:pPr>
            <w:r>
              <w:rPr>
                <w:rFonts w:eastAsia="Batang"/>
                <w:lang w:val="en-GB"/>
              </w:rPr>
              <w:t>string</w:t>
            </w:r>
          </w:p>
        </w:tc>
        <w:tc>
          <w:tcPr>
            <w:tcW w:w="3402" w:type="dxa"/>
          </w:tcPr>
          <w:p w14:paraId="341B0D2F" w14:textId="77777777" w:rsidR="00AB3FAA" w:rsidRDefault="00AB3FAA" w:rsidP="00B91AA5">
            <w:pPr>
              <w:rPr>
                <w:rFonts w:eastAsia="Batang"/>
              </w:rPr>
            </w:pPr>
            <w:r>
              <w:rPr>
                <w:rFonts w:eastAsia="Batang"/>
              </w:rPr>
              <w:t>Om typAvFunktionstillstand=Kroppsfunktion avses funktionsnedsättning (</w:t>
            </w:r>
            <w:r w:rsidRPr="00347F2F">
              <w:rPr>
                <w:rFonts w:eastAsia="Batang"/>
                <w:b/>
              </w:rPr>
              <w:t>Fält 4</w:t>
            </w:r>
            <w:r>
              <w:rPr>
                <w:rFonts w:eastAsia="Batang"/>
              </w:rPr>
              <w:t>)</w:t>
            </w:r>
          </w:p>
          <w:p w14:paraId="0CD580EB" w14:textId="77777777" w:rsidR="00AB3FAA" w:rsidRDefault="00AB3FAA" w:rsidP="00B91AA5">
            <w:pPr>
              <w:rPr>
                <w:rFonts w:eastAsia="Batang"/>
              </w:rPr>
            </w:pPr>
            <w:r>
              <w:rPr>
                <w:rFonts w:eastAsia="Batang"/>
              </w:rPr>
              <w:t>Om typAvFunktionstillstand=Aktivitet avses aktivitetsbegränsning (</w:t>
            </w:r>
            <w:r w:rsidRPr="00347F2F">
              <w:rPr>
                <w:rFonts w:eastAsia="Batang"/>
                <w:b/>
              </w:rPr>
              <w:t xml:space="preserve">Fält </w:t>
            </w:r>
            <w:r>
              <w:rPr>
                <w:rFonts w:eastAsia="Batang"/>
                <w:b/>
              </w:rPr>
              <w:t>5</w:t>
            </w:r>
            <w:r>
              <w:rPr>
                <w:rFonts w:eastAsia="Batang"/>
              </w:rPr>
              <w:t>)</w:t>
            </w:r>
          </w:p>
        </w:tc>
        <w:tc>
          <w:tcPr>
            <w:tcW w:w="1395" w:type="dxa"/>
          </w:tcPr>
          <w:p w14:paraId="75BF7DBA" w14:textId="77777777" w:rsidR="00AB3FAA" w:rsidRDefault="00757187" w:rsidP="00B91AA5">
            <w:pPr>
              <w:rPr>
                <w:rFonts w:eastAsia="Batang"/>
              </w:rPr>
            </w:pPr>
            <w:r>
              <w:rPr>
                <w:rFonts w:eastAsia="Batang"/>
              </w:rPr>
              <w:t>0..1</w:t>
            </w:r>
            <w:r w:rsidR="00AB3FAA">
              <w:rPr>
                <w:rFonts w:eastAsia="Batang"/>
              </w:rPr>
              <w:t>*</w:t>
            </w:r>
          </w:p>
        </w:tc>
      </w:tr>
      <w:tr w:rsidR="00AB3FAA" w:rsidRPr="00D10D9E" w14:paraId="56C09D19" w14:textId="77777777" w:rsidTr="00D366C4">
        <w:tc>
          <w:tcPr>
            <w:tcW w:w="4219" w:type="dxa"/>
          </w:tcPr>
          <w:p w14:paraId="1D38E2DA" w14:textId="77777777" w:rsidR="00AB3FAA" w:rsidRDefault="00050289" w:rsidP="00B91AA5">
            <w:r>
              <w:t>..</w:t>
            </w:r>
            <w:r w:rsidR="00AB3FAA">
              <w:t>funktionstillstand.</w:t>
            </w:r>
            <w:r w:rsidR="00AB3FAA" w:rsidRPr="003968B2">
              <w:t>typAvFunktionstillstand</w:t>
            </w:r>
          </w:p>
        </w:tc>
        <w:tc>
          <w:tcPr>
            <w:tcW w:w="992" w:type="dxa"/>
          </w:tcPr>
          <w:p w14:paraId="2A638CAE" w14:textId="77777777" w:rsidR="00AB3FAA" w:rsidRDefault="00AB3FAA" w:rsidP="00B91AA5">
            <w:pPr>
              <w:rPr>
                <w:rFonts w:eastAsia="Batang"/>
                <w:lang w:val="en-GB"/>
              </w:rPr>
            </w:pPr>
            <w:r>
              <w:rPr>
                <w:rFonts w:eastAsia="Batang"/>
                <w:lang w:val="en-GB"/>
              </w:rPr>
              <w:t>string</w:t>
            </w:r>
          </w:p>
        </w:tc>
        <w:tc>
          <w:tcPr>
            <w:tcW w:w="3402" w:type="dxa"/>
          </w:tcPr>
          <w:p w14:paraId="4818ADA0" w14:textId="77777777" w:rsidR="00AB3FAA" w:rsidRDefault="00AB3FAA" w:rsidP="00B91AA5">
            <w:pPr>
              <w:rPr>
                <w:rFonts w:eastAsia="Batang"/>
              </w:rPr>
            </w:pPr>
            <w:r>
              <w:rPr>
                <w:rFonts w:eastAsia="Batang"/>
              </w:rPr>
              <w:t>Styr olika typer enligt ovan</w:t>
            </w:r>
          </w:p>
        </w:tc>
        <w:tc>
          <w:tcPr>
            <w:tcW w:w="1395" w:type="dxa"/>
          </w:tcPr>
          <w:p w14:paraId="75C9B8BA" w14:textId="77777777" w:rsidR="00AB3FAA" w:rsidRDefault="00050289" w:rsidP="00B91AA5">
            <w:pPr>
              <w:rPr>
                <w:rFonts w:eastAsia="Batang"/>
              </w:rPr>
            </w:pPr>
            <w:r>
              <w:rPr>
                <w:rFonts w:eastAsia="Batang"/>
              </w:rPr>
              <w:t>1..1</w:t>
            </w:r>
          </w:p>
        </w:tc>
      </w:tr>
      <w:tr w:rsidR="004D39E6" w:rsidRPr="00D10D9E" w14:paraId="3BBB4BFC" w14:textId="77777777" w:rsidTr="00D366C4">
        <w:tc>
          <w:tcPr>
            <w:tcW w:w="4219" w:type="dxa"/>
          </w:tcPr>
          <w:p w14:paraId="3657A6B8" w14:textId="77777777" w:rsidR="004D39E6" w:rsidRDefault="004D39E6" w:rsidP="00B91AA5">
            <w:r>
              <w:t>..funktionstillstand.arbetsformaga</w:t>
            </w:r>
          </w:p>
        </w:tc>
        <w:tc>
          <w:tcPr>
            <w:tcW w:w="992" w:type="dxa"/>
          </w:tcPr>
          <w:p w14:paraId="5BA3A421" w14:textId="77777777" w:rsidR="004D39E6" w:rsidRDefault="004D39E6" w:rsidP="00B91AA5">
            <w:pPr>
              <w:rPr>
                <w:rFonts w:eastAsia="Batang"/>
                <w:lang w:val="en-GB"/>
              </w:rPr>
            </w:pPr>
          </w:p>
        </w:tc>
        <w:tc>
          <w:tcPr>
            <w:tcW w:w="3402" w:type="dxa"/>
          </w:tcPr>
          <w:p w14:paraId="2FDC642D" w14:textId="77777777" w:rsidR="004D39E6" w:rsidRDefault="004D39E6" w:rsidP="003A641F">
            <w:pPr>
              <w:rPr>
                <w:rFonts w:eastAsia="Batang"/>
              </w:rPr>
            </w:pPr>
            <w:r>
              <w:rPr>
                <w:rFonts w:eastAsia="Batang"/>
              </w:rPr>
              <w:t>Arbetsförmåga</w:t>
            </w:r>
            <w:r w:rsidR="003A641F">
              <w:rPr>
                <w:rFonts w:eastAsia="Batang"/>
              </w:rPr>
              <w:t>, enbart då typAvFunktionstillstand=Aktivitet</w:t>
            </w:r>
          </w:p>
        </w:tc>
        <w:tc>
          <w:tcPr>
            <w:tcW w:w="1395" w:type="dxa"/>
          </w:tcPr>
          <w:p w14:paraId="34FBD230" w14:textId="77777777" w:rsidR="004D39E6" w:rsidRDefault="004D39E6" w:rsidP="00B91AA5">
            <w:pPr>
              <w:rPr>
                <w:rFonts w:eastAsia="Batang"/>
              </w:rPr>
            </w:pPr>
            <w:r>
              <w:rPr>
                <w:rFonts w:eastAsia="Batang"/>
              </w:rPr>
              <w:t>0..1</w:t>
            </w:r>
          </w:p>
        </w:tc>
      </w:tr>
      <w:tr w:rsidR="00AB3FAA" w:rsidRPr="00D10D9E" w14:paraId="2823A357" w14:textId="77777777" w:rsidTr="00D366C4">
        <w:tc>
          <w:tcPr>
            <w:tcW w:w="4219" w:type="dxa"/>
          </w:tcPr>
          <w:p w14:paraId="1B5EE681" w14:textId="77777777" w:rsidR="00AB3FAA" w:rsidRDefault="00A86490" w:rsidP="00B91AA5">
            <w:r>
              <w:t>..</w:t>
            </w:r>
            <w:r w:rsidR="00AB3FAA">
              <w:t>arbetsformaga.</w:t>
            </w:r>
            <w:r w:rsidR="00AB3FAA" w:rsidRPr="003968B2">
              <w:t>motivering</w:t>
            </w:r>
          </w:p>
        </w:tc>
        <w:tc>
          <w:tcPr>
            <w:tcW w:w="992" w:type="dxa"/>
          </w:tcPr>
          <w:p w14:paraId="22BDA22E" w14:textId="77777777" w:rsidR="00AB3FAA" w:rsidRDefault="00AB3FAA" w:rsidP="00B91AA5">
            <w:pPr>
              <w:rPr>
                <w:rFonts w:eastAsia="Batang"/>
                <w:lang w:val="en-GB"/>
              </w:rPr>
            </w:pPr>
            <w:r>
              <w:rPr>
                <w:rFonts w:eastAsia="Batang"/>
                <w:lang w:val="en-GB"/>
              </w:rPr>
              <w:t>string</w:t>
            </w:r>
          </w:p>
        </w:tc>
        <w:tc>
          <w:tcPr>
            <w:tcW w:w="3402" w:type="dxa"/>
          </w:tcPr>
          <w:p w14:paraId="600384D8" w14:textId="77777777" w:rsidR="00AB3FAA" w:rsidRDefault="00AB3FAA" w:rsidP="00B91AA5">
            <w:pPr>
              <w:rPr>
                <w:rFonts w:eastAsia="Batang"/>
              </w:rPr>
            </w:pPr>
            <w:r>
              <w:rPr>
                <w:rFonts w:eastAsia="Batang"/>
              </w:rPr>
              <w:t>Arbetsförmågebedömning (</w:t>
            </w:r>
            <w:r w:rsidRPr="00B0793B">
              <w:rPr>
                <w:rFonts w:eastAsia="Batang"/>
                <w:b/>
              </w:rPr>
              <w:t>Fält 9</w:t>
            </w:r>
            <w:r>
              <w:rPr>
                <w:rFonts w:eastAsia="Batang"/>
              </w:rPr>
              <w:t>)</w:t>
            </w:r>
          </w:p>
        </w:tc>
        <w:tc>
          <w:tcPr>
            <w:tcW w:w="1395" w:type="dxa"/>
          </w:tcPr>
          <w:p w14:paraId="020C2CE9" w14:textId="77777777" w:rsidR="00AB3FAA" w:rsidRDefault="00A86490" w:rsidP="00B91AA5">
            <w:pPr>
              <w:rPr>
                <w:rFonts w:eastAsia="Batang"/>
              </w:rPr>
            </w:pPr>
            <w:r>
              <w:rPr>
                <w:rFonts w:eastAsia="Batang"/>
              </w:rPr>
              <w:t>0..1</w:t>
            </w:r>
          </w:p>
        </w:tc>
      </w:tr>
      <w:tr w:rsidR="00AB3FAA" w:rsidRPr="00D10D9E" w14:paraId="777F2555" w14:textId="77777777" w:rsidTr="00D366C4">
        <w:tc>
          <w:tcPr>
            <w:tcW w:w="4219" w:type="dxa"/>
          </w:tcPr>
          <w:p w14:paraId="7A3DF907" w14:textId="77777777" w:rsidR="00AB3FAA" w:rsidRDefault="00A86490" w:rsidP="00B91AA5">
            <w:r>
              <w:t>..</w:t>
            </w:r>
            <w:r w:rsidR="00AB3FAA">
              <w:t>arbetsformaga.</w:t>
            </w:r>
            <w:r w:rsidR="00AB3FAA" w:rsidRPr="003968B2">
              <w:t>prognosangivelse</w:t>
            </w:r>
          </w:p>
        </w:tc>
        <w:tc>
          <w:tcPr>
            <w:tcW w:w="992" w:type="dxa"/>
          </w:tcPr>
          <w:p w14:paraId="368769C5" w14:textId="77777777" w:rsidR="00AB3FAA" w:rsidRDefault="00AB3FAA" w:rsidP="00B91AA5">
            <w:pPr>
              <w:rPr>
                <w:rFonts w:eastAsia="Batang"/>
                <w:lang w:val="en-GB"/>
              </w:rPr>
            </w:pPr>
            <w:r>
              <w:rPr>
                <w:rFonts w:eastAsia="Batang"/>
                <w:lang w:val="en-GB"/>
              </w:rPr>
              <w:t>string</w:t>
            </w:r>
          </w:p>
        </w:tc>
        <w:tc>
          <w:tcPr>
            <w:tcW w:w="3402" w:type="dxa"/>
          </w:tcPr>
          <w:p w14:paraId="03F17786" w14:textId="77777777" w:rsidR="00AB3FAA" w:rsidRDefault="00AB3FAA" w:rsidP="00B91AA5">
            <w:pPr>
              <w:rPr>
                <w:rFonts w:eastAsia="Batang"/>
              </w:rPr>
            </w:pPr>
            <w:r>
              <w:rPr>
                <w:rFonts w:eastAsia="Batang"/>
              </w:rPr>
              <w:t>Prognosangivelse (</w:t>
            </w:r>
            <w:r w:rsidRPr="00B0793B">
              <w:rPr>
                <w:rFonts w:eastAsia="Batang"/>
                <w:b/>
              </w:rPr>
              <w:t>Fält 10 alla kryssrutor</w:t>
            </w:r>
            <w:r>
              <w:rPr>
                <w:rFonts w:eastAsia="Batang"/>
              </w:rPr>
              <w:t>)</w:t>
            </w:r>
          </w:p>
        </w:tc>
        <w:tc>
          <w:tcPr>
            <w:tcW w:w="1395" w:type="dxa"/>
          </w:tcPr>
          <w:p w14:paraId="6182F1B2" w14:textId="77777777" w:rsidR="00AB3FAA" w:rsidRDefault="00A86490" w:rsidP="00B91AA5">
            <w:pPr>
              <w:rPr>
                <w:rFonts w:eastAsia="Batang"/>
              </w:rPr>
            </w:pPr>
            <w:r>
              <w:rPr>
                <w:rFonts w:eastAsia="Batang"/>
              </w:rPr>
              <w:t>0..1</w:t>
            </w:r>
            <w:r w:rsidR="00AB3FAA">
              <w:rPr>
                <w:rFonts w:eastAsia="Batang"/>
              </w:rPr>
              <w:t>*</w:t>
            </w:r>
          </w:p>
        </w:tc>
      </w:tr>
      <w:tr w:rsidR="00D84118" w:rsidRPr="00D10D9E" w14:paraId="2213F32A" w14:textId="77777777" w:rsidTr="00D366C4">
        <w:tc>
          <w:tcPr>
            <w:tcW w:w="4219" w:type="dxa"/>
          </w:tcPr>
          <w:p w14:paraId="63C82EC1" w14:textId="77777777" w:rsidR="00D84118" w:rsidRDefault="00D84118" w:rsidP="00B91AA5">
            <w:r>
              <w:t>..arbetsformaga.arbetsuppgift</w:t>
            </w:r>
          </w:p>
        </w:tc>
        <w:tc>
          <w:tcPr>
            <w:tcW w:w="992" w:type="dxa"/>
          </w:tcPr>
          <w:p w14:paraId="11B68C24" w14:textId="77777777" w:rsidR="00D84118" w:rsidRDefault="00D84118" w:rsidP="00B91AA5">
            <w:pPr>
              <w:rPr>
                <w:rFonts w:eastAsia="Batang"/>
                <w:lang w:val="en-GB"/>
              </w:rPr>
            </w:pPr>
          </w:p>
        </w:tc>
        <w:tc>
          <w:tcPr>
            <w:tcW w:w="3402" w:type="dxa"/>
          </w:tcPr>
          <w:p w14:paraId="232AF561" w14:textId="77777777" w:rsidR="00D84118" w:rsidRDefault="00D84118" w:rsidP="00B91AA5">
            <w:pPr>
              <w:rPr>
                <w:rFonts w:eastAsia="Batang"/>
              </w:rPr>
            </w:pPr>
            <w:r>
              <w:rPr>
                <w:rFonts w:eastAsia="Batang"/>
              </w:rPr>
              <w:t>Arbetsuppgift</w:t>
            </w:r>
          </w:p>
        </w:tc>
        <w:tc>
          <w:tcPr>
            <w:tcW w:w="1395" w:type="dxa"/>
          </w:tcPr>
          <w:p w14:paraId="42145BD6" w14:textId="77777777" w:rsidR="00D84118" w:rsidRDefault="00D84118" w:rsidP="00B91AA5">
            <w:pPr>
              <w:rPr>
                <w:rFonts w:eastAsia="Batang"/>
              </w:rPr>
            </w:pPr>
            <w:r>
              <w:rPr>
                <w:rFonts w:eastAsia="Batang"/>
              </w:rPr>
              <w:t>0..1*</w:t>
            </w:r>
          </w:p>
        </w:tc>
      </w:tr>
      <w:tr w:rsidR="00AB3FAA" w:rsidRPr="00D10D9E" w14:paraId="192750FE" w14:textId="77777777" w:rsidTr="00D366C4">
        <w:tc>
          <w:tcPr>
            <w:tcW w:w="4219" w:type="dxa"/>
          </w:tcPr>
          <w:p w14:paraId="7264649A" w14:textId="77777777" w:rsidR="00AB3FAA" w:rsidRDefault="00D84118" w:rsidP="00B91AA5">
            <w:r>
              <w:t>..</w:t>
            </w:r>
            <w:r w:rsidR="00AB3FAA">
              <w:t>arbetsuppgift.</w:t>
            </w:r>
            <w:r w:rsidR="00AB3FAA" w:rsidRPr="003968B2">
              <w:t>typAvArbetsuppgift</w:t>
            </w:r>
          </w:p>
        </w:tc>
        <w:tc>
          <w:tcPr>
            <w:tcW w:w="992" w:type="dxa"/>
          </w:tcPr>
          <w:p w14:paraId="107459B1" w14:textId="77777777" w:rsidR="00AB3FAA" w:rsidRDefault="00AB3FAA" w:rsidP="00B91AA5">
            <w:pPr>
              <w:rPr>
                <w:rFonts w:eastAsia="Batang"/>
                <w:lang w:val="en-GB"/>
              </w:rPr>
            </w:pPr>
            <w:r>
              <w:rPr>
                <w:rFonts w:eastAsia="Batang"/>
                <w:lang w:val="en-GB"/>
              </w:rPr>
              <w:t>string</w:t>
            </w:r>
          </w:p>
        </w:tc>
        <w:tc>
          <w:tcPr>
            <w:tcW w:w="3402" w:type="dxa"/>
          </w:tcPr>
          <w:p w14:paraId="5AA18496" w14:textId="77777777" w:rsidR="00AB3FAA" w:rsidRDefault="00AB3FAA" w:rsidP="00B91AA5">
            <w:pPr>
              <w:rPr>
                <w:rFonts w:eastAsia="Batang"/>
              </w:rPr>
            </w:pPr>
            <w:r>
              <w:rPr>
                <w:rFonts w:eastAsia="Batang"/>
              </w:rPr>
              <w:t>Anger patientens typ av arbetsuppgift i fritext (</w:t>
            </w:r>
            <w:r w:rsidRPr="008B4506">
              <w:rPr>
                <w:rFonts w:eastAsia="Batang"/>
                <w:b/>
              </w:rPr>
              <w:t>Fält 8a fritexten kopplad till översta kryssrutan</w:t>
            </w:r>
            <w:r>
              <w:rPr>
                <w:rFonts w:eastAsia="Batang"/>
              </w:rPr>
              <w:t>)</w:t>
            </w:r>
          </w:p>
        </w:tc>
        <w:tc>
          <w:tcPr>
            <w:tcW w:w="1395" w:type="dxa"/>
          </w:tcPr>
          <w:p w14:paraId="01684B8F" w14:textId="77777777" w:rsidR="00AB3FAA" w:rsidRDefault="00D84118" w:rsidP="00B91AA5">
            <w:pPr>
              <w:rPr>
                <w:rFonts w:eastAsia="Batang"/>
              </w:rPr>
            </w:pPr>
            <w:r>
              <w:rPr>
                <w:rFonts w:eastAsia="Batang"/>
              </w:rPr>
              <w:t>1..1</w:t>
            </w:r>
          </w:p>
        </w:tc>
      </w:tr>
      <w:tr w:rsidR="0057516B" w:rsidRPr="00D10D9E" w14:paraId="40AFF640" w14:textId="77777777" w:rsidTr="009F0043">
        <w:tc>
          <w:tcPr>
            <w:tcW w:w="4219" w:type="dxa"/>
          </w:tcPr>
          <w:p w14:paraId="145AE1EA" w14:textId="77777777" w:rsidR="0057516B" w:rsidRDefault="0057516B" w:rsidP="009F0043">
            <w:r>
              <w:t>..arbetsformaga.</w:t>
            </w:r>
            <w:r w:rsidRPr="0057516B">
              <w:rPr>
                <w:lang w:val="en-US"/>
              </w:rPr>
              <w:t>arbetsformagaNedsattning</w:t>
            </w:r>
          </w:p>
        </w:tc>
        <w:tc>
          <w:tcPr>
            <w:tcW w:w="992" w:type="dxa"/>
          </w:tcPr>
          <w:p w14:paraId="7D99917A" w14:textId="77777777" w:rsidR="0057516B" w:rsidRDefault="0057516B" w:rsidP="009F0043">
            <w:pPr>
              <w:rPr>
                <w:rFonts w:eastAsia="Batang"/>
                <w:lang w:val="en-GB"/>
              </w:rPr>
            </w:pPr>
          </w:p>
        </w:tc>
        <w:tc>
          <w:tcPr>
            <w:tcW w:w="3402" w:type="dxa"/>
          </w:tcPr>
          <w:p w14:paraId="076EF81D" w14:textId="77777777" w:rsidR="0057516B" w:rsidRDefault="0057516B" w:rsidP="009F0043">
            <w:pPr>
              <w:rPr>
                <w:rFonts w:eastAsia="Batang"/>
              </w:rPr>
            </w:pPr>
          </w:p>
        </w:tc>
        <w:tc>
          <w:tcPr>
            <w:tcW w:w="1395" w:type="dxa"/>
          </w:tcPr>
          <w:p w14:paraId="473112ED" w14:textId="77777777" w:rsidR="0057516B" w:rsidRDefault="0057516B" w:rsidP="009F0043">
            <w:pPr>
              <w:rPr>
                <w:rFonts w:eastAsia="Batang"/>
              </w:rPr>
            </w:pPr>
            <w:r>
              <w:rPr>
                <w:rFonts w:eastAsia="Batang"/>
              </w:rPr>
              <w:t>0..4*</w:t>
            </w:r>
          </w:p>
        </w:tc>
      </w:tr>
      <w:tr w:rsidR="00AB3FAA" w:rsidRPr="00D10D9E" w14:paraId="07F5E4CA" w14:textId="77777777" w:rsidTr="00D366C4">
        <w:tc>
          <w:tcPr>
            <w:tcW w:w="4219" w:type="dxa"/>
          </w:tcPr>
          <w:p w14:paraId="3986BB29" w14:textId="77777777" w:rsidR="00AB3FAA" w:rsidRDefault="0057516B" w:rsidP="00B91AA5">
            <w:r>
              <w:t>..</w:t>
            </w:r>
            <w:r w:rsidR="00AB3FAA">
              <w:t>arbetsformagaNedsattning.</w:t>
            </w:r>
            <w:r w:rsidR="00AB3FAA" w:rsidRPr="003968B2">
              <w:t>varaktighet</w:t>
            </w:r>
            <w:r w:rsidR="00AB3FAA">
              <w:t>From</w:t>
            </w:r>
          </w:p>
        </w:tc>
        <w:tc>
          <w:tcPr>
            <w:tcW w:w="992" w:type="dxa"/>
          </w:tcPr>
          <w:p w14:paraId="00C6D96F" w14:textId="77777777" w:rsidR="00AB3FAA" w:rsidRDefault="00AB3FAA" w:rsidP="00B91AA5">
            <w:pPr>
              <w:rPr>
                <w:rFonts w:eastAsia="Batang"/>
                <w:lang w:val="en-GB"/>
              </w:rPr>
            </w:pPr>
            <w:r>
              <w:rPr>
                <w:rFonts w:eastAsia="Batang"/>
                <w:lang w:val="en-GB"/>
              </w:rPr>
              <w:t>datum</w:t>
            </w:r>
          </w:p>
        </w:tc>
        <w:tc>
          <w:tcPr>
            <w:tcW w:w="3402" w:type="dxa"/>
          </w:tcPr>
          <w:p w14:paraId="67901A04" w14:textId="77777777" w:rsidR="00AB3FAA" w:rsidRDefault="00AB3FAA" w:rsidP="00B91AA5">
            <w:pPr>
              <w:rPr>
                <w:rFonts w:eastAsia="Batang"/>
              </w:rPr>
            </w:pPr>
            <w:r>
              <w:rPr>
                <w:rFonts w:eastAsia="Batang"/>
              </w:rPr>
              <w:t>Från när arbetsförmågan är nedsatt (</w:t>
            </w:r>
            <w:r w:rsidRPr="008B4506">
              <w:rPr>
                <w:rFonts w:eastAsia="Batang"/>
                <w:b/>
              </w:rPr>
              <w:t>Fält 8b</w:t>
            </w:r>
            <w:r>
              <w:rPr>
                <w:rFonts w:eastAsia="Batang"/>
              </w:rPr>
              <w:t xml:space="preserve">) </w:t>
            </w:r>
          </w:p>
        </w:tc>
        <w:tc>
          <w:tcPr>
            <w:tcW w:w="1395" w:type="dxa"/>
          </w:tcPr>
          <w:p w14:paraId="1E42E91E" w14:textId="77777777" w:rsidR="00AB3FAA" w:rsidRDefault="0057516B" w:rsidP="00B91AA5">
            <w:pPr>
              <w:rPr>
                <w:rFonts w:eastAsia="Batang"/>
              </w:rPr>
            </w:pPr>
            <w:r>
              <w:rPr>
                <w:rFonts w:eastAsia="Batang"/>
              </w:rPr>
              <w:t>1..1</w:t>
            </w:r>
          </w:p>
        </w:tc>
      </w:tr>
      <w:tr w:rsidR="00AB3FAA" w:rsidRPr="00D10D9E" w14:paraId="28DFA122" w14:textId="77777777" w:rsidTr="00D366C4">
        <w:tc>
          <w:tcPr>
            <w:tcW w:w="4219" w:type="dxa"/>
          </w:tcPr>
          <w:p w14:paraId="7F56D865" w14:textId="77777777" w:rsidR="00AB3FAA" w:rsidRDefault="0057516B" w:rsidP="00B91AA5">
            <w:r>
              <w:t>..</w:t>
            </w:r>
            <w:r w:rsidR="00AB3FAA">
              <w:t>arbetsformagaNedsattning.</w:t>
            </w:r>
            <w:r w:rsidR="00AB3FAA" w:rsidRPr="003968B2">
              <w:t>varaktighet</w:t>
            </w:r>
            <w:r w:rsidR="00AB3FAA">
              <w:t>Tom</w:t>
            </w:r>
          </w:p>
        </w:tc>
        <w:tc>
          <w:tcPr>
            <w:tcW w:w="992" w:type="dxa"/>
          </w:tcPr>
          <w:p w14:paraId="41B891AE" w14:textId="77777777" w:rsidR="00AB3FAA" w:rsidRDefault="00AB3FAA" w:rsidP="00B91AA5">
            <w:pPr>
              <w:rPr>
                <w:rFonts w:eastAsia="Batang"/>
                <w:lang w:val="en-GB"/>
              </w:rPr>
            </w:pPr>
            <w:r>
              <w:rPr>
                <w:rFonts w:eastAsia="Batang"/>
                <w:lang w:val="en-GB"/>
              </w:rPr>
              <w:t>datum</w:t>
            </w:r>
          </w:p>
        </w:tc>
        <w:tc>
          <w:tcPr>
            <w:tcW w:w="3402" w:type="dxa"/>
          </w:tcPr>
          <w:p w14:paraId="60B984C5" w14:textId="77777777" w:rsidR="00AB3FAA" w:rsidRDefault="00AB3FAA" w:rsidP="00B91AA5">
            <w:pPr>
              <w:rPr>
                <w:rFonts w:eastAsia="Batang"/>
              </w:rPr>
            </w:pPr>
            <w:r>
              <w:rPr>
                <w:rFonts w:eastAsia="Batang"/>
              </w:rPr>
              <w:t>Till när arbetsförmågan är nedsatt (</w:t>
            </w:r>
            <w:r w:rsidRPr="008B4506">
              <w:rPr>
                <w:rFonts w:eastAsia="Batang"/>
                <w:b/>
              </w:rPr>
              <w:t>Fält 8b</w:t>
            </w:r>
            <w:r>
              <w:rPr>
                <w:rFonts w:eastAsia="Batang"/>
              </w:rPr>
              <w:t>)</w:t>
            </w:r>
          </w:p>
        </w:tc>
        <w:tc>
          <w:tcPr>
            <w:tcW w:w="1395" w:type="dxa"/>
          </w:tcPr>
          <w:p w14:paraId="48275B1F" w14:textId="77777777" w:rsidR="00AB3FAA" w:rsidRDefault="0057516B" w:rsidP="00B91AA5">
            <w:pPr>
              <w:rPr>
                <w:rFonts w:eastAsia="Batang"/>
              </w:rPr>
            </w:pPr>
            <w:r>
              <w:rPr>
                <w:rFonts w:eastAsia="Batang"/>
              </w:rPr>
              <w:t>1..1</w:t>
            </w:r>
          </w:p>
        </w:tc>
      </w:tr>
      <w:tr w:rsidR="00AB3FAA" w:rsidRPr="00D10D9E" w14:paraId="65CFFD4F" w14:textId="77777777" w:rsidTr="00D366C4">
        <w:tc>
          <w:tcPr>
            <w:tcW w:w="4219" w:type="dxa"/>
          </w:tcPr>
          <w:p w14:paraId="26356C45" w14:textId="77777777" w:rsidR="00AB3FAA" w:rsidRDefault="0057516B" w:rsidP="00B91AA5">
            <w:r>
              <w:t>..</w:t>
            </w:r>
            <w:r w:rsidR="00AB3FAA">
              <w:t>arbetsformagaNedsattning.</w:t>
            </w:r>
            <w:r w:rsidR="00AB3FAA" w:rsidRPr="003968B2">
              <w:t>nedsattningsgrad</w:t>
            </w:r>
          </w:p>
        </w:tc>
        <w:tc>
          <w:tcPr>
            <w:tcW w:w="992" w:type="dxa"/>
          </w:tcPr>
          <w:p w14:paraId="6A876184" w14:textId="77777777" w:rsidR="00AB3FAA" w:rsidRDefault="00AB3FAA" w:rsidP="00B91AA5">
            <w:pPr>
              <w:rPr>
                <w:rFonts w:eastAsia="Batang"/>
                <w:lang w:val="en-GB"/>
              </w:rPr>
            </w:pPr>
            <w:r>
              <w:rPr>
                <w:rFonts w:eastAsia="Batang"/>
                <w:lang w:val="en-GB"/>
              </w:rPr>
              <w:t>string</w:t>
            </w:r>
          </w:p>
        </w:tc>
        <w:tc>
          <w:tcPr>
            <w:tcW w:w="3402" w:type="dxa"/>
          </w:tcPr>
          <w:p w14:paraId="66B4E59C" w14:textId="77777777" w:rsidR="00AB3FAA" w:rsidRDefault="00AB3FAA" w:rsidP="00B91AA5">
            <w:pPr>
              <w:rPr>
                <w:rFonts w:eastAsia="Batang"/>
              </w:rPr>
            </w:pPr>
            <w:r>
              <w:rPr>
                <w:rFonts w:eastAsia="Batang"/>
              </w:rPr>
              <w:t>Hur mycket arbetsförmågan är nedsatt (</w:t>
            </w:r>
            <w:r w:rsidRPr="008B4506">
              <w:rPr>
                <w:rFonts w:eastAsia="Batang"/>
                <w:b/>
              </w:rPr>
              <w:t>Fält 8b</w:t>
            </w:r>
            <w:r>
              <w:rPr>
                <w:rFonts w:eastAsia="Batang"/>
              </w:rPr>
              <w:t>)</w:t>
            </w:r>
          </w:p>
        </w:tc>
        <w:tc>
          <w:tcPr>
            <w:tcW w:w="1395" w:type="dxa"/>
          </w:tcPr>
          <w:p w14:paraId="44D977A6" w14:textId="77777777" w:rsidR="00AB3FAA" w:rsidRDefault="0057516B" w:rsidP="00B91AA5">
            <w:pPr>
              <w:rPr>
                <w:rFonts w:eastAsia="Batang"/>
              </w:rPr>
            </w:pPr>
            <w:r>
              <w:rPr>
                <w:rFonts w:eastAsia="Batang"/>
              </w:rPr>
              <w:t>1..1</w:t>
            </w:r>
          </w:p>
        </w:tc>
      </w:tr>
      <w:tr w:rsidR="0057516B" w:rsidRPr="00D10D9E" w14:paraId="0B2664FF" w14:textId="77777777" w:rsidTr="00D366C4">
        <w:tc>
          <w:tcPr>
            <w:tcW w:w="4219" w:type="dxa"/>
          </w:tcPr>
          <w:p w14:paraId="7735B004" w14:textId="77777777" w:rsidR="0057516B" w:rsidRDefault="0057516B" w:rsidP="00B91AA5">
            <w:r>
              <w:t>..arbetsformaga.sysselsattning</w:t>
            </w:r>
          </w:p>
        </w:tc>
        <w:tc>
          <w:tcPr>
            <w:tcW w:w="992" w:type="dxa"/>
          </w:tcPr>
          <w:p w14:paraId="61AE6E01" w14:textId="77777777" w:rsidR="0057516B" w:rsidRDefault="0057516B" w:rsidP="00B91AA5">
            <w:pPr>
              <w:rPr>
                <w:rFonts w:eastAsia="Batang"/>
                <w:lang w:val="en-GB"/>
              </w:rPr>
            </w:pPr>
          </w:p>
        </w:tc>
        <w:tc>
          <w:tcPr>
            <w:tcW w:w="3402" w:type="dxa"/>
          </w:tcPr>
          <w:p w14:paraId="7BBF1392" w14:textId="77777777" w:rsidR="0057516B" w:rsidRDefault="0057516B" w:rsidP="00B91AA5">
            <w:pPr>
              <w:rPr>
                <w:rFonts w:eastAsia="Batang"/>
              </w:rPr>
            </w:pPr>
            <w:r>
              <w:rPr>
                <w:rFonts w:eastAsia="Batang"/>
              </w:rPr>
              <w:t>Sysselsättning</w:t>
            </w:r>
            <w:r w:rsidR="00514197">
              <w:rPr>
                <w:rFonts w:eastAsia="Batang"/>
              </w:rPr>
              <w:t>(</w:t>
            </w:r>
            <w:r w:rsidR="00514197" w:rsidRPr="008B4506">
              <w:rPr>
                <w:rFonts w:eastAsia="Batang"/>
                <w:b/>
              </w:rPr>
              <w:t>Fält 8a alla kryssrutor</w:t>
            </w:r>
            <w:r w:rsidR="00514197">
              <w:rPr>
                <w:rFonts w:eastAsia="Batang"/>
              </w:rPr>
              <w:t>)</w:t>
            </w:r>
          </w:p>
        </w:tc>
        <w:tc>
          <w:tcPr>
            <w:tcW w:w="1395" w:type="dxa"/>
          </w:tcPr>
          <w:p w14:paraId="6C5EC7DD" w14:textId="77777777" w:rsidR="0057516B" w:rsidRDefault="0057516B" w:rsidP="00B91AA5">
            <w:pPr>
              <w:rPr>
                <w:rFonts w:eastAsia="Batang"/>
              </w:rPr>
            </w:pPr>
            <w:r>
              <w:rPr>
                <w:rFonts w:eastAsia="Batang"/>
              </w:rPr>
              <w:t>0..3</w:t>
            </w:r>
            <w:r w:rsidR="00357CD3">
              <w:rPr>
                <w:rFonts w:eastAsia="Batang"/>
              </w:rPr>
              <w:t>*</w:t>
            </w:r>
          </w:p>
        </w:tc>
      </w:tr>
      <w:tr w:rsidR="00AB3FAA" w:rsidRPr="00D10D9E" w14:paraId="640292B5" w14:textId="77777777" w:rsidTr="00D366C4">
        <w:tc>
          <w:tcPr>
            <w:tcW w:w="4219" w:type="dxa"/>
          </w:tcPr>
          <w:p w14:paraId="5AFD39EA" w14:textId="77777777" w:rsidR="00AB3FAA" w:rsidRDefault="0057516B" w:rsidP="00B91AA5">
            <w:r>
              <w:t>..</w:t>
            </w:r>
            <w:r w:rsidR="00AB3FAA">
              <w:t>sysselsattning.</w:t>
            </w:r>
            <w:r w:rsidR="00AB3FAA" w:rsidRPr="003968B2">
              <w:t>typAvSysselsattning</w:t>
            </w:r>
          </w:p>
        </w:tc>
        <w:tc>
          <w:tcPr>
            <w:tcW w:w="992" w:type="dxa"/>
          </w:tcPr>
          <w:p w14:paraId="3FA3B773" w14:textId="77777777" w:rsidR="00AB3FAA" w:rsidRDefault="00AB3FAA" w:rsidP="00B91AA5">
            <w:pPr>
              <w:rPr>
                <w:rFonts w:eastAsia="Batang"/>
                <w:lang w:val="en-GB"/>
              </w:rPr>
            </w:pPr>
            <w:r>
              <w:rPr>
                <w:rFonts w:eastAsia="Batang"/>
                <w:lang w:val="en-GB"/>
              </w:rPr>
              <w:t>string</w:t>
            </w:r>
          </w:p>
        </w:tc>
        <w:tc>
          <w:tcPr>
            <w:tcW w:w="3402" w:type="dxa"/>
          </w:tcPr>
          <w:p w14:paraId="06C190C5" w14:textId="77777777" w:rsidR="00AB3FAA" w:rsidRDefault="00AB3FAA" w:rsidP="00514197">
            <w:pPr>
              <w:rPr>
                <w:rFonts w:eastAsia="Batang"/>
              </w:rPr>
            </w:pPr>
            <w:r>
              <w:rPr>
                <w:rFonts w:eastAsia="Batang"/>
              </w:rPr>
              <w:t xml:space="preserve">Patientens typ av sysselsättning </w:t>
            </w:r>
          </w:p>
        </w:tc>
        <w:tc>
          <w:tcPr>
            <w:tcW w:w="1395" w:type="dxa"/>
          </w:tcPr>
          <w:p w14:paraId="4ADB8ED0" w14:textId="77777777" w:rsidR="00AB3FAA" w:rsidRDefault="00357CD3" w:rsidP="00B91AA5">
            <w:pPr>
              <w:rPr>
                <w:rFonts w:eastAsia="Batang"/>
              </w:rPr>
            </w:pPr>
            <w:r>
              <w:rPr>
                <w:rFonts w:eastAsia="Batang"/>
              </w:rPr>
              <w:t>1..1</w:t>
            </w:r>
          </w:p>
        </w:tc>
      </w:tr>
      <w:tr w:rsidR="00AB3FAA" w:rsidRPr="00D10D9E" w14:paraId="56912636" w14:textId="77777777" w:rsidTr="00D366C4">
        <w:tc>
          <w:tcPr>
            <w:tcW w:w="4219" w:type="dxa"/>
          </w:tcPr>
          <w:p w14:paraId="51C31F17" w14:textId="77777777" w:rsidR="00AB3FAA" w:rsidRPr="00D10D9E" w:rsidRDefault="00AB3FAA" w:rsidP="00B91AA5">
            <w:pPr>
              <w:rPr>
                <w:rFonts w:eastAsia="Batang"/>
                <w:b/>
                <w:lang w:val="en-GB"/>
              </w:rPr>
            </w:pPr>
            <w:r w:rsidRPr="00D10D9E">
              <w:rPr>
                <w:rFonts w:eastAsia="Batang"/>
                <w:b/>
                <w:lang w:val="en-GB"/>
              </w:rPr>
              <w:t>Svar</w:t>
            </w:r>
          </w:p>
        </w:tc>
        <w:tc>
          <w:tcPr>
            <w:tcW w:w="992" w:type="dxa"/>
          </w:tcPr>
          <w:p w14:paraId="458CA06E" w14:textId="77777777" w:rsidR="00AB3FAA" w:rsidRPr="008771B1" w:rsidRDefault="00AB3FAA" w:rsidP="00B91AA5">
            <w:pPr>
              <w:rPr>
                <w:rFonts w:eastAsia="Batang"/>
                <w:lang w:val="en-GB"/>
              </w:rPr>
            </w:pPr>
          </w:p>
        </w:tc>
        <w:tc>
          <w:tcPr>
            <w:tcW w:w="3402" w:type="dxa"/>
          </w:tcPr>
          <w:p w14:paraId="3EF36517" w14:textId="77777777" w:rsidR="00AB3FAA" w:rsidRPr="00D10D9E" w:rsidRDefault="00AB3FAA" w:rsidP="00B91AA5">
            <w:pPr>
              <w:rPr>
                <w:rFonts w:eastAsia="Batang"/>
              </w:rPr>
            </w:pPr>
          </w:p>
        </w:tc>
        <w:tc>
          <w:tcPr>
            <w:tcW w:w="1395" w:type="dxa"/>
          </w:tcPr>
          <w:p w14:paraId="1A7A07FD" w14:textId="77777777" w:rsidR="00AB3FAA" w:rsidRPr="00D10D9E" w:rsidRDefault="00AB3FAA" w:rsidP="00B91AA5">
            <w:pPr>
              <w:rPr>
                <w:rFonts w:eastAsia="Batang"/>
              </w:rPr>
            </w:pPr>
          </w:p>
        </w:tc>
      </w:tr>
      <w:tr w:rsidR="00AB3FAA" w:rsidRPr="00D10D9E" w14:paraId="7E1B7884" w14:textId="77777777" w:rsidTr="00D366C4">
        <w:tc>
          <w:tcPr>
            <w:tcW w:w="4219" w:type="dxa"/>
          </w:tcPr>
          <w:p w14:paraId="1973D364" w14:textId="77777777" w:rsidR="00AB3FAA" w:rsidRPr="008771B1" w:rsidRDefault="00AB3FAA" w:rsidP="00B91AA5">
            <w:pPr>
              <w:rPr>
                <w:rFonts w:eastAsia="Batang"/>
                <w:lang w:val="en-GB"/>
              </w:rPr>
            </w:pPr>
            <w:r>
              <w:rPr>
                <w:rFonts w:eastAsia="Batang"/>
                <w:lang w:val="en-GB"/>
              </w:rPr>
              <w:t>result</w:t>
            </w:r>
          </w:p>
        </w:tc>
        <w:tc>
          <w:tcPr>
            <w:tcW w:w="992" w:type="dxa"/>
          </w:tcPr>
          <w:p w14:paraId="0B815AC7" w14:textId="77777777" w:rsidR="00AB3FAA" w:rsidRPr="008771B1" w:rsidRDefault="00AB3FAA" w:rsidP="00B91AA5">
            <w:pPr>
              <w:rPr>
                <w:rFonts w:eastAsia="Batang"/>
                <w:lang w:val="en-GB"/>
              </w:rPr>
            </w:pPr>
          </w:p>
        </w:tc>
        <w:tc>
          <w:tcPr>
            <w:tcW w:w="3402" w:type="dxa"/>
          </w:tcPr>
          <w:p w14:paraId="7C8447A6" w14:textId="77777777" w:rsidR="00AB3FAA" w:rsidRPr="00D10D9E" w:rsidRDefault="00AB3FAA" w:rsidP="00B91AA5">
            <w:pPr>
              <w:rPr>
                <w:rFonts w:eastAsia="Batang"/>
              </w:rPr>
            </w:pPr>
            <w:r>
              <w:rPr>
                <w:rFonts w:eastAsia="Batang"/>
              </w:rPr>
              <w:t>Information om anropet gick bra(OK, ERROR, INFO)</w:t>
            </w:r>
          </w:p>
        </w:tc>
        <w:tc>
          <w:tcPr>
            <w:tcW w:w="1395" w:type="dxa"/>
          </w:tcPr>
          <w:p w14:paraId="79BDB6D1" w14:textId="77777777" w:rsidR="00AB3FAA" w:rsidRDefault="007C627B" w:rsidP="00B91AA5">
            <w:pPr>
              <w:rPr>
                <w:rFonts w:eastAsia="Batang"/>
              </w:rPr>
            </w:pPr>
            <w:r>
              <w:rPr>
                <w:rFonts w:eastAsia="Batang"/>
              </w:rPr>
              <w:t>0..1</w:t>
            </w:r>
          </w:p>
        </w:tc>
      </w:tr>
      <w:tr w:rsidR="007C627B" w:rsidRPr="00D10D9E" w14:paraId="7F79D689" w14:textId="77777777" w:rsidTr="00D366C4">
        <w:tc>
          <w:tcPr>
            <w:tcW w:w="4219" w:type="dxa"/>
          </w:tcPr>
          <w:p w14:paraId="7EEB653F" w14:textId="77777777" w:rsidR="007C627B" w:rsidRDefault="007D3E85" w:rsidP="00B91AA5">
            <w:pPr>
              <w:rPr>
                <w:rFonts w:eastAsia="Batang"/>
                <w:lang w:val="en-GB"/>
              </w:rPr>
            </w:pPr>
            <w:r>
              <w:rPr>
                <w:rFonts w:eastAsia="Batang"/>
                <w:lang w:val="en-GB"/>
              </w:rPr>
              <w:t>result.</w:t>
            </w:r>
            <w:r w:rsidR="007C627B">
              <w:rPr>
                <w:rFonts w:eastAsia="Batang"/>
                <w:lang w:val="en-GB"/>
              </w:rPr>
              <w:t>resultCode</w:t>
            </w:r>
          </w:p>
        </w:tc>
        <w:tc>
          <w:tcPr>
            <w:tcW w:w="992" w:type="dxa"/>
          </w:tcPr>
          <w:p w14:paraId="2798277C" w14:textId="77777777" w:rsidR="007C627B" w:rsidRDefault="007C627B" w:rsidP="00B91AA5">
            <w:pPr>
              <w:rPr>
                <w:rFonts w:eastAsia="Batang"/>
                <w:lang w:val="en-GB"/>
              </w:rPr>
            </w:pPr>
            <w:r>
              <w:rPr>
                <w:rFonts w:eastAsia="Batang"/>
                <w:lang w:val="en-GB"/>
              </w:rPr>
              <w:t>string</w:t>
            </w:r>
          </w:p>
        </w:tc>
        <w:tc>
          <w:tcPr>
            <w:tcW w:w="3402" w:type="dxa"/>
          </w:tcPr>
          <w:p w14:paraId="132F94CB" w14:textId="77777777" w:rsidR="007C627B" w:rsidRDefault="007C627B" w:rsidP="00B91AA5">
            <w:pPr>
              <w:rPr>
                <w:rFonts w:eastAsia="Batang"/>
              </w:rPr>
            </w:pPr>
            <w:r>
              <w:rPr>
                <w:rFonts w:eastAsia="Batang"/>
              </w:rPr>
              <w:t>Information om anropet gick bra(OK, ERROR, INFO)</w:t>
            </w:r>
          </w:p>
        </w:tc>
        <w:tc>
          <w:tcPr>
            <w:tcW w:w="1395" w:type="dxa"/>
          </w:tcPr>
          <w:p w14:paraId="236BF3EF" w14:textId="77777777" w:rsidR="007C627B" w:rsidRDefault="007C627B" w:rsidP="00B91AA5">
            <w:pPr>
              <w:rPr>
                <w:rFonts w:eastAsia="Batang"/>
              </w:rPr>
            </w:pPr>
            <w:r>
              <w:rPr>
                <w:rFonts w:eastAsia="Batang"/>
              </w:rPr>
              <w:t>1..1</w:t>
            </w:r>
          </w:p>
        </w:tc>
      </w:tr>
      <w:tr w:rsidR="007C627B" w:rsidRPr="00D10D9E" w14:paraId="7BD2D26C" w14:textId="77777777" w:rsidTr="00D366C4">
        <w:tc>
          <w:tcPr>
            <w:tcW w:w="4219" w:type="dxa"/>
          </w:tcPr>
          <w:p w14:paraId="00284740" w14:textId="77777777" w:rsidR="007C627B" w:rsidRPr="008771B1" w:rsidRDefault="007D3E85" w:rsidP="00B91AA5">
            <w:pPr>
              <w:rPr>
                <w:rFonts w:eastAsia="Batang"/>
                <w:lang w:val="en-GB"/>
              </w:rPr>
            </w:pPr>
            <w:r>
              <w:rPr>
                <w:rFonts w:eastAsia="Batang"/>
                <w:lang w:val="en-GB"/>
              </w:rPr>
              <w:t>result.</w:t>
            </w:r>
            <w:r w:rsidR="007C627B">
              <w:rPr>
                <w:rFonts w:eastAsia="Batang"/>
                <w:lang w:val="en-GB"/>
              </w:rPr>
              <w:t>infoText</w:t>
            </w:r>
          </w:p>
        </w:tc>
        <w:tc>
          <w:tcPr>
            <w:tcW w:w="992" w:type="dxa"/>
          </w:tcPr>
          <w:p w14:paraId="244210EF" w14:textId="77777777" w:rsidR="007C627B" w:rsidRPr="008771B1" w:rsidRDefault="007C627B" w:rsidP="00B91AA5">
            <w:pPr>
              <w:rPr>
                <w:rFonts w:eastAsia="Batang"/>
                <w:lang w:val="en-GB"/>
              </w:rPr>
            </w:pPr>
            <w:r>
              <w:rPr>
                <w:rFonts w:eastAsia="Batang"/>
                <w:lang w:val="en-GB"/>
              </w:rPr>
              <w:t>string</w:t>
            </w:r>
          </w:p>
        </w:tc>
        <w:tc>
          <w:tcPr>
            <w:tcW w:w="3402" w:type="dxa"/>
          </w:tcPr>
          <w:p w14:paraId="15905A86" w14:textId="77777777" w:rsidR="007C627B" w:rsidRPr="00D10D9E" w:rsidRDefault="007C627B" w:rsidP="00B91AA5">
            <w:pPr>
              <w:rPr>
                <w:rFonts w:eastAsia="Batang"/>
              </w:rPr>
            </w:pPr>
            <w:r>
              <w:rPr>
                <w:rFonts w:eastAsia="Batang"/>
              </w:rPr>
              <w:t>Text som anger extra information om anropets utgång. Anropet har gått bra, men det finns mer information kring anropet i denna text.</w:t>
            </w:r>
          </w:p>
        </w:tc>
        <w:tc>
          <w:tcPr>
            <w:tcW w:w="1395" w:type="dxa"/>
          </w:tcPr>
          <w:p w14:paraId="5DED834C" w14:textId="77777777" w:rsidR="007C627B" w:rsidRDefault="007C627B" w:rsidP="00B91AA5">
            <w:pPr>
              <w:rPr>
                <w:rFonts w:eastAsia="Batang"/>
              </w:rPr>
            </w:pPr>
            <w:r>
              <w:rPr>
                <w:rFonts w:eastAsia="Batang"/>
              </w:rPr>
              <w:t>0..1</w:t>
            </w:r>
          </w:p>
        </w:tc>
      </w:tr>
      <w:tr w:rsidR="007C627B" w:rsidRPr="00D10D9E" w14:paraId="4D3C5933" w14:textId="77777777" w:rsidTr="00D366C4">
        <w:tc>
          <w:tcPr>
            <w:tcW w:w="4219" w:type="dxa"/>
          </w:tcPr>
          <w:p w14:paraId="61DF74F0" w14:textId="77777777" w:rsidR="007C627B" w:rsidRPr="004B52E9" w:rsidRDefault="007D3E85" w:rsidP="00B91AA5">
            <w:pPr>
              <w:rPr>
                <w:rFonts w:eastAsia="Batang"/>
              </w:rPr>
            </w:pPr>
            <w:r>
              <w:rPr>
                <w:rFonts w:eastAsia="Batang"/>
                <w:lang w:val="en-GB"/>
              </w:rPr>
              <w:t>result.</w:t>
            </w:r>
            <w:r w:rsidR="007C627B">
              <w:rPr>
                <w:rFonts w:eastAsia="Batang"/>
              </w:rPr>
              <w:t>errorId</w:t>
            </w:r>
          </w:p>
        </w:tc>
        <w:tc>
          <w:tcPr>
            <w:tcW w:w="992" w:type="dxa"/>
          </w:tcPr>
          <w:p w14:paraId="54961731" w14:textId="77777777" w:rsidR="007C627B" w:rsidRPr="004B52E9" w:rsidRDefault="007C627B" w:rsidP="00B91AA5">
            <w:pPr>
              <w:rPr>
                <w:rFonts w:eastAsia="Batang"/>
              </w:rPr>
            </w:pPr>
            <w:r>
              <w:rPr>
                <w:rFonts w:eastAsia="Batang"/>
              </w:rPr>
              <w:t>string</w:t>
            </w:r>
          </w:p>
        </w:tc>
        <w:tc>
          <w:tcPr>
            <w:tcW w:w="3402" w:type="dxa"/>
          </w:tcPr>
          <w:p w14:paraId="1D04A43F" w14:textId="77777777" w:rsidR="007C627B" w:rsidRPr="00D10D9E" w:rsidRDefault="007C627B" w:rsidP="00B91AA5">
            <w:pPr>
              <w:rPr>
                <w:rFonts w:eastAsia="Batang"/>
              </w:rPr>
            </w:pPr>
            <w:r>
              <w:rPr>
                <w:rFonts w:eastAsia="Batang"/>
              </w:rPr>
              <w:t>Olika kategorier av fel (VALIDATION_ERROR, TRANSFORMATION_ERROR, APPLICATION_ERROR, TECHNICAL_ERROR)</w:t>
            </w:r>
          </w:p>
        </w:tc>
        <w:tc>
          <w:tcPr>
            <w:tcW w:w="1395" w:type="dxa"/>
          </w:tcPr>
          <w:p w14:paraId="561DB883" w14:textId="77777777" w:rsidR="007C627B" w:rsidRDefault="007C627B" w:rsidP="00B91AA5">
            <w:pPr>
              <w:rPr>
                <w:rFonts w:eastAsia="Batang"/>
              </w:rPr>
            </w:pPr>
            <w:r>
              <w:rPr>
                <w:rFonts w:eastAsia="Batang"/>
              </w:rPr>
              <w:t>0..1</w:t>
            </w:r>
          </w:p>
        </w:tc>
      </w:tr>
      <w:tr w:rsidR="007C627B" w:rsidRPr="007E4029" w14:paraId="150019A4" w14:textId="77777777" w:rsidTr="00D366C4">
        <w:tc>
          <w:tcPr>
            <w:tcW w:w="4219" w:type="dxa"/>
          </w:tcPr>
          <w:p w14:paraId="1F36CAAD" w14:textId="77777777" w:rsidR="007C627B" w:rsidRPr="007E4029" w:rsidRDefault="007D3E85" w:rsidP="00B91AA5">
            <w:pPr>
              <w:rPr>
                <w:rFonts w:eastAsia="Batang"/>
              </w:rPr>
            </w:pPr>
            <w:r>
              <w:rPr>
                <w:rFonts w:eastAsia="Batang"/>
                <w:lang w:val="en-GB"/>
              </w:rPr>
              <w:t>result.</w:t>
            </w:r>
            <w:r w:rsidR="007C627B">
              <w:rPr>
                <w:rFonts w:eastAsia="Batang"/>
              </w:rPr>
              <w:t>errorText</w:t>
            </w:r>
          </w:p>
        </w:tc>
        <w:tc>
          <w:tcPr>
            <w:tcW w:w="992" w:type="dxa"/>
          </w:tcPr>
          <w:p w14:paraId="140A1DD3" w14:textId="77777777" w:rsidR="007C627B" w:rsidRPr="007E4029" w:rsidRDefault="007C627B" w:rsidP="00B91AA5">
            <w:pPr>
              <w:rPr>
                <w:rFonts w:eastAsia="Batang"/>
              </w:rPr>
            </w:pPr>
            <w:r>
              <w:rPr>
                <w:rFonts w:eastAsia="Batang"/>
              </w:rPr>
              <w:t>string</w:t>
            </w:r>
          </w:p>
        </w:tc>
        <w:tc>
          <w:tcPr>
            <w:tcW w:w="3402" w:type="dxa"/>
          </w:tcPr>
          <w:p w14:paraId="6326EC5C" w14:textId="77777777" w:rsidR="007C627B" w:rsidRPr="007E4029" w:rsidRDefault="007C627B" w:rsidP="00B91AA5">
            <w:pPr>
              <w:rPr>
                <w:rFonts w:eastAsia="Batang"/>
              </w:rPr>
            </w:pPr>
            <w:r>
              <w:rPr>
                <w:rFonts w:eastAsia="Batang"/>
              </w:rPr>
              <w:t>Text som ytterliggare beskriver felet</w:t>
            </w:r>
          </w:p>
        </w:tc>
        <w:tc>
          <w:tcPr>
            <w:tcW w:w="1395" w:type="dxa"/>
          </w:tcPr>
          <w:p w14:paraId="674674EA" w14:textId="77777777" w:rsidR="007C627B" w:rsidRPr="007E4029" w:rsidRDefault="007C627B" w:rsidP="00B91AA5">
            <w:pPr>
              <w:rPr>
                <w:rFonts w:eastAsia="Batang"/>
              </w:rPr>
            </w:pPr>
            <w:r>
              <w:rPr>
                <w:rFonts w:eastAsia="Batang"/>
              </w:rPr>
              <w:t>0..1</w:t>
            </w:r>
          </w:p>
        </w:tc>
      </w:tr>
    </w:tbl>
    <w:p w14:paraId="3FE459E2" w14:textId="77777777" w:rsidR="001130D8" w:rsidRPr="00ED19D0" w:rsidRDefault="001130D8" w:rsidP="00B91AA5">
      <w:pPr>
        <w:pStyle w:val="Brdtext"/>
        <w:ind w:left="0"/>
      </w:pPr>
    </w:p>
    <w:p w14:paraId="3658FA82" w14:textId="77777777" w:rsidR="00DC5D86" w:rsidRDefault="002C6451" w:rsidP="00267947">
      <w:pPr>
        <w:pStyle w:val="Rubrik3"/>
      </w:pPr>
      <w:r>
        <w:t>Övriga regler</w:t>
      </w:r>
    </w:p>
    <w:p w14:paraId="0E8F2B0A" w14:textId="77777777" w:rsidR="00613A7A" w:rsidRDefault="00FC1831" w:rsidP="00B91AA5">
      <w:r>
        <w:t>Till denna informationsmängd finns en hel del regler som ej uttrycks i schemafilerna</w:t>
      </w:r>
      <w:r w:rsidR="000B492D">
        <w:t xml:space="preserve"> och tabellen ovan</w:t>
      </w:r>
      <w:r>
        <w:t>. Dessa åter</w:t>
      </w:r>
      <w:r w:rsidR="000B492D">
        <w:t xml:space="preserve">finns nedan. Informationen </w:t>
      </w:r>
      <w:r w:rsidR="00613A7A">
        <w:t>är organiserad utifrån blankett</w:t>
      </w:r>
      <w:r w:rsidR="000B492D">
        <w:t xml:space="preserve"> FK7263 och dess fältidentiteter</w:t>
      </w:r>
      <w:r w:rsidR="000B45D0">
        <w:t>.</w:t>
      </w:r>
    </w:p>
    <w:p w14:paraId="2572E1FF" w14:textId="77777777" w:rsidR="00C67971" w:rsidRDefault="00C67971" w:rsidP="00B91AA5">
      <w:pPr>
        <w:rPr>
          <w:sz w:val="22"/>
          <w:u w:val="single"/>
        </w:rPr>
      </w:pPr>
    </w:p>
    <w:p w14:paraId="4354B26D" w14:textId="77777777" w:rsidR="00613A7A" w:rsidRPr="00C67971" w:rsidRDefault="000B492D" w:rsidP="00B91AA5">
      <w:pPr>
        <w:rPr>
          <w:sz w:val="22"/>
          <w:u w:val="single"/>
        </w:rPr>
      </w:pPr>
      <w:r w:rsidRPr="00C67971">
        <w:rPr>
          <w:sz w:val="22"/>
          <w:u w:val="single"/>
        </w:rPr>
        <w:t>Fält 1 - Avstängning enligt SmL</w:t>
      </w:r>
    </w:p>
    <w:p w14:paraId="234DE1AE" w14:textId="77777777" w:rsidR="000B492D" w:rsidRPr="000B492D" w:rsidRDefault="000B492D" w:rsidP="00B91AA5">
      <w:r>
        <w:t xml:space="preserve">Om detta fält är satt </w:t>
      </w:r>
      <w:r w:rsidR="00A559FD">
        <w:t>behöver inte</w:t>
      </w:r>
      <w:r>
        <w:t xml:space="preserve"> fält 2 till och med 8a fyllas i.</w:t>
      </w:r>
      <w:r w:rsidR="003C7D97">
        <w:t xml:space="preserve"> Om dessa fält fylls i gäller reglerna som anges i tabellen ovan eller i specifika fältregler nedan.</w:t>
      </w:r>
    </w:p>
    <w:p w14:paraId="7DD7A121" w14:textId="77777777" w:rsidR="000B492D" w:rsidRDefault="000B492D" w:rsidP="00B91AA5">
      <w:pPr>
        <w:rPr>
          <w:b/>
          <w:lang w:eastAsia="sv-SE"/>
        </w:rPr>
      </w:pPr>
      <w:r>
        <w:rPr>
          <w:lang w:eastAsia="sv-SE"/>
        </w:rPr>
        <w:t xml:space="preserve">Motsvaras av värdet: </w:t>
      </w:r>
      <w:r w:rsidRPr="000B492D">
        <w:rPr>
          <w:b/>
          <w:lang w:eastAsia="sv-SE"/>
        </w:rPr>
        <w:t>Aktivitetskod.AVSTANGNING_ENLIGT_SM_L_PGA_SMITTA</w:t>
      </w:r>
    </w:p>
    <w:p w14:paraId="544D75C9" w14:textId="77777777" w:rsidR="00C67971" w:rsidRPr="000B492D" w:rsidRDefault="00C67971" w:rsidP="00B91AA5">
      <w:pPr>
        <w:rPr>
          <w:lang w:eastAsia="sv-SE"/>
        </w:rPr>
      </w:pPr>
    </w:p>
    <w:p w14:paraId="3AAC712B" w14:textId="77777777" w:rsidR="000B492D" w:rsidRPr="00C67971" w:rsidRDefault="000B492D" w:rsidP="00B91AA5">
      <w:pPr>
        <w:rPr>
          <w:sz w:val="22"/>
          <w:u w:val="single"/>
        </w:rPr>
      </w:pPr>
      <w:r w:rsidRPr="00C67971">
        <w:rPr>
          <w:sz w:val="22"/>
          <w:u w:val="single"/>
        </w:rPr>
        <w:t>Fält 2 - diagnos</w:t>
      </w:r>
      <w:r w:rsidR="004D6E17" w:rsidRPr="00C67971">
        <w:rPr>
          <w:sz w:val="22"/>
          <w:u w:val="single"/>
        </w:rPr>
        <w:t>kod</w:t>
      </w:r>
    </w:p>
    <w:p w14:paraId="047E4D99" w14:textId="77777777" w:rsidR="004D6E17" w:rsidRDefault="00A559FD" w:rsidP="00B91AA5">
      <w:r>
        <w:t>Valfritt</w:t>
      </w:r>
      <w:r w:rsidR="00CB4C4D">
        <w:t xml:space="preserve"> o</w:t>
      </w:r>
      <w:r w:rsidR="003C7D97">
        <w:t>m fält 1 är valt annars obligatoriskt.</w:t>
      </w:r>
    </w:p>
    <w:p w14:paraId="7C73AB4A" w14:textId="77777777" w:rsidR="005350E4" w:rsidRDefault="005350E4" w:rsidP="00B91AA5">
      <w:pPr>
        <w:rPr>
          <w:sz w:val="22"/>
          <w:u w:val="single"/>
        </w:rPr>
      </w:pPr>
    </w:p>
    <w:p w14:paraId="7C7F255F" w14:textId="77777777" w:rsidR="00CB4C4D" w:rsidRPr="005350E4" w:rsidRDefault="00CB4C4D" w:rsidP="00B91AA5">
      <w:pPr>
        <w:rPr>
          <w:sz w:val="22"/>
          <w:u w:val="single"/>
        </w:rPr>
      </w:pPr>
      <w:r w:rsidRPr="005350E4">
        <w:rPr>
          <w:sz w:val="22"/>
          <w:u w:val="single"/>
        </w:rPr>
        <w:t>Fält 4</w:t>
      </w:r>
      <w:r w:rsidR="00F06D7D" w:rsidRPr="005350E4">
        <w:rPr>
          <w:sz w:val="22"/>
          <w:u w:val="single"/>
        </w:rPr>
        <w:t xml:space="preserve"> - funktionsnedsättning</w:t>
      </w:r>
    </w:p>
    <w:p w14:paraId="34C9B881" w14:textId="77777777" w:rsidR="00CB4C4D" w:rsidRDefault="00A559FD" w:rsidP="00B91AA5">
      <w:r>
        <w:t>Valfritt</w:t>
      </w:r>
      <w:r w:rsidR="00CB4C4D">
        <w:t xml:space="preserve"> o</w:t>
      </w:r>
      <w:r w:rsidR="00F06D7D">
        <w:t>m fält 1 är valt</w:t>
      </w:r>
      <w:r w:rsidR="000D1BE2">
        <w:t xml:space="preserve"> annars obligatoriskt</w:t>
      </w:r>
      <w:r w:rsidR="00F06D7D">
        <w:t>.</w:t>
      </w:r>
    </w:p>
    <w:p w14:paraId="39B8049B" w14:textId="77777777" w:rsidR="005350E4" w:rsidRDefault="005350E4" w:rsidP="00B91AA5">
      <w:pPr>
        <w:rPr>
          <w:sz w:val="22"/>
          <w:u w:val="single"/>
        </w:rPr>
      </w:pPr>
    </w:p>
    <w:p w14:paraId="63957CAF" w14:textId="77777777" w:rsidR="00F06D7D" w:rsidRPr="005350E4" w:rsidRDefault="00F06D7D" w:rsidP="00B91AA5">
      <w:pPr>
        <w:rPr>
          <w:sz w:val="22"/>
          <w:u w:val="single"/>
        </w:rPr>
      </w:pPr>
      <w:r w:rsidRPr="005350E4">
        <w:rPr>
          <w:sz w:val="22"/>
          <w:u w:val="single"/>
        </w:rPr>
        <w:t>Fält 4 - intyget baseras på – de 4 kryssrutorna</w:t>
      </w:r>
    </w:p>
    <w:p w14:paraId="78DD1F43" w14:textId="77777777" w:rsidR="00F06D7D" w:rsidRDefault="00A559FD" w:rsidP="00B91AA5">
      <w:r>
        <w:t>Valfritt</w:t>
      </w:r>
      <w:r w:rsidR="00F06D7D">
        <w:t xml:space="preserve"> om fält 1 är valt.</w:t>
      </w:r>
    </w:p>
    <w:p w14:paraId="56053770" w14:textId="77777777" w:rsidR="00F06D7D" w:rsidRDefault="00F06D7D" w:rsidP="00B91AA5">
      <w:r>
        <w:t>Om fält 1 inte är valt måste minst en kryssryta enligt nedan väljas.</w:t>
      </w:r>
    </w:p>
    <w:p w14:paraId="212CA552" w14:textId="77777777" w:rsidR="005350E4" w:rsidRDefault="005350E4" w:rsidP="00B91AA5">
      <w:pPr>
        <w:rPr>
          <w:sz w:val="22"/>
          <w:u w:val="single"/>
        </w:rPr>
      </w:pPr>
    </w:p>
    <w:p w14:paraId="48CF0844" w14:textId="77777777" w:rsidR="00F06D7D" w:rsidRPr="005350E4" w:rsidRDefault="00F06D7D" w:rsidP="00B91AA5">
      <w:pPr>
        <w:rPr>
          <w:sz w:val="22"/>
          <w:u w:val="single"/>
        </w:rPr>
      </w:pPr>
      <w:r w:rsidRPr="005350E4">
        <w:rPr>
          <w:sz w:val="22"/>
          <w:u w:val="single"/>
        </w:rPr>
        <w:t>Fält 4 - intyget baseras på – undersökning</w:t>
      </w:r>
    </w:p>
    <w:p w14:paraId="497CEB80" w14:textId="77777777" w:rsidR="00F06D7D" w:rsidRPr="000B492D" w:rsidRDefault="00F06D7D" w:rsidP="00B91AA5">
      <w:pPr>
        <w:rPr>
          <w:lang w:eastAsia="sv-SE"/>
        </w:rPr>
      </w:pPr>
      <w:r>
        <w:rPr>
          <w:lang w:eastAsia="sv-SE"/>
        </w:rPr>
        <w:t xml:space="preserve">Motsvaras av värdet: </w:t>
      </w:r>
      <w:r w:rsidRPr="00F06D7D">
        <w:rPr>
          <w:b/>
          <w:lang w:eastAsia="sv-SE"/>
        </w:rPr>
        <w:t>Vardkontakttyp.MIN_UNDERSOKNING_AV_PATIENTEN</w:t>
      </w:r>
    </w:p>
    <w:p w14:paraId="58635C53" w14:textId="77777777" w:rsidR="00F06D7D" w:rsidRDefault="00A559FD" w:rsidP="00B91AA5">
      <w:r>
        <w:t>Valfritt</w:t>
      </w:r>
      <w:r w:rsidR="00F06D7D">
        <w:t xml:space="preserve"> om fält 1 är valt.</w:t>
      </w:r>
    </w:p>
    <w:p w14:paraId="76D9B949" w14:textId="77777777" w:rsidR="00F06D7D" w:rsidRDefault="00F06D7D" w:rsidP="00B91AA5">
      <w:r>
        <w:t>Om man väljer denna kryssruta skall tillhörande datum alltid anges</w:t>
      </w:r>
      <w:r w:rsidR="00A559FD">
        <w:t xml:space="preserve"> (gäller även om fält 1 är valt)</w:t>
      </w:r>
      <w:r>
        <w:t>.</w:t>
      </w:r>
    </w:p>
    <w:p w14:paraId="19A61D42" w14:textId="77777777" w:rsidR="005350E4" w:rsidRDefault="005350E4" w:rsidP="00B91AA5">
      <w:pPr>
        <w:rPr>
          <w:sz w:val="22"/>
          <w:u w:val="single"/>
        </w:rPr>
      </w:pPr>
    </w:p>
    <w:p w14:paraId="14BD2AA5" w14:textId="77777777" w:rsidR="00F06D7D" w:rsidRPr="005350E4" w:rsidRDefault="00F06D7D" w:rsidP="00B91AA5">
      <w:pPr>
        <w:rPr>
          <w:sz w:val="22"/>
          <w:u w:val="single"/>
        </w:rPr>
      </w:pPr>
      <w:r w:rsidRPr="005350E4">
        <w:rPr>
          <w:sz w:val="22"/>
          <w:u w:val="single"/>
        </w:rPr>
        <w:t>Fält 4 - intyget baseras på – telefonkontakt</w:t>
      </w:r>
    </w:p>
    <w:p w14:paraId="3819C23A" w14:textId="77777777" w:rsidR="00F06D7D" w:rsidRPr="000B492D" w:rsidRDefault="00F06D7D" w:rsidP="00B91AA5">
      <w:pPr>
        <w:rPr>
          <w:lang w:eastAsia="sv-SE"/>
        </w:rPr>
      </w:pPr>
      <w:r>
        <w:rPr>
          <w:lang w:eastAsia="sv-SE"/>
        </w:rPr>
        <w:t xml:space="preserve">Motsvaras av värdet: </w:t>
      </w:r>
      <w:r w:rsidRPr="00F06D7D">
        <w:rPr>
          <w:b/>
          <w:lang w:eastAsia="sv-SE"/>
        </w:rPr>
        <w:t>Vardkontakttyp.MIN_TELEFONKONTAKT_MED_PATIENTEN</w:t>
      </w:r>
    </w:p>
    <w:p w14:paraId="4F3CED15" w14:textId="77777777" w:rsidR="00A559FD" w:rsidRDefault="00A559FD" w:rsidP="00B91AA5">
      <w:r>
        <w:t>Valfritt om fält 1 är valt.</w:t>
      </w:r>
    </w:p>
    <w:p w14:paraId="6F601970" w14:textId="77777777" w:rsidR="00A559FD" w:rsidRDefault="00A559FD" w:rsidP="00B91AA5">
      <w:r>
        <w:t>Om man väljer denna kryssruta skall tillhörande datum alltid anges (gäller även om fält 1 är valt).</w:t>
      </w:r>
    </w:p>
    <w:p w14:paraId="54BCE395" w14:textId="77777777" w:rsidR="005350E4" w:rsidRDefault="005350E4" w:rsidP="00B91AA5">
      <w:pPr>
        <w:rPr>
          <w:sz w:val="22"/>
          <w:u w:val="single"/>
        </w:rPr>
      </w:pPr>
    </w:p>
    <w:p w14:paraId="6D73BBBE" w14:textId="77777777" w:rsidR="00F06D7D" w:rsidRPr="005350E4" w:rsidRDefault="00F06D7D" w:rsidP="00B91AA5">
      <w:pPr>
        <w:rPr>
          <w:sz w:val="22"/>
          <w:u w:val="single"/>
        </w:rPr>
      </w:pPr>
      <w:r w:rsidRPr="005350E4">
        <w:rPr>
          <w:sz w:val="22"/>
          <w:u w:val="single"/>
        </w:rPr>
        <w:t>Fält 4 - intyget baseras på – journaluppgift</w:t>
      </w:r>
    </w:p>
    <w:p w14:paraId="0BF66874" w14:textId="77777777" w:rsidR="00F06D7D" w:rsidRPr="000B492D" w:rsidRDefault="00F06D7D" w:rsidP="00B91AA5">
      <w:pPr>
        <w:rPr>
          <w:lang w:eastAsia="sv-SE"/>
        </w:rPr>
      </w:pPr>
      <w:r>
        <w:rPr>
          <w:lang w:eastAsia="sv-SE"/>
        </w:rPr>
        <w:t xml:space="preserve">Motsvaras av värdet: </w:t>
      </w:r>
      <w:r w:rsidRPr="00F06D7D">
        <w:rPr>
          <w:b/>
          <w:lang w:eastAsia="sv-SE"/>
        </w:rPr>
        <w:t>Referenstyp.Journaluppgifter</w:t>
      </w:r>
    </w:p>
    <w:p w14:paraId="0711EA82" w14:textId="77777777" w:rsidR="00A559FD" w:rsidRDefault="00A559FD" w:rsidP="00B91AA5">
      <w:r>
        <w:t>Valfritt om fält 1 är valt.</w:t>
      </w:r>
    </w:p>
    <w:p w14:paraId="555E31D3" w14:textId="77777777" w:rsidR="00A559FD" w:rsidRDefault="00A559FD" w:rsidP="00B91AA5">
      <w:r>
        <w:t>Om man väljer denna kryssruta skall tillhörande datum alltid anges (gäller även om fält 1 är valt).</w:t>
      </w:r>
    </w:p>
    <w:p w14:paraId="19AA5920" w14:textId="77777777" w:rsidR="005350E4" w:rsidRDefault="005350E4" w:rsidP="00B91AA5">
      <w:pPr>
        <w:rPr>
          <w:sz w:val="22"/>
          <w:u w:val="single"/>
        </w:rPr>
      </w:pPr>
    </w:p>
    <w:p w14:paraId="3729E290" w14:textId="77777777" w:rsidR="00F06D7D" w:rsidRPr="005350E4" w:rsidRDefault="00F06D7D" w:rsidP="00B91AA5">
      <w:pPr>
        <w:rPr>
          <w:sz w:val="22"/>
          <w:u w:val="single"/>
        </w:rPr>
      </w:pPr>
      <w:r w:rsidRPr="005350E4">
        <w:rPr>
          <w:sz w:val="22"/>
          <w:u w:val="single"/>
        </w:rPr>
        <w:t>Fält 4 - intyget baseras på – annat</w:t>
      </w:r>
    </w:p>
    <w:p w14:paraId="5CE58228" w14:textId="77777777" w:rsidR="00F06D7D" w:rsidRPr="00F06D7D" w:rsidRDefault="00F06D7D" w:rsidP="00B91AA5">
      <w:pPr>
        <w:rPr>
          <w:b/>
          <w:lang w:eastAsia="sv-SE"/>
        </w:rPr>
      </w:pPr>
      <w:r>
        <w:rPr>
          <w:lang w:eastAsia="sv-SE"/>
        </w:rPr>
        <w:t xml:space="preserve">Motsvaras av värdet: </w:t>
      </w:r>
      <w:r w:rsidRPr="00F06D7D">
        <w:rPr>
          <w:b/>
          <w:lang w:eastAsia="sv-SE"/>
        </w:rPr>
        <w:t>Referenstyp.Annat</w:t>
      </w:r>
    </w:p>
    <w:p w14:paraId="6BBF1C2F" w14:textId="77777777" w:rsidR="00A559FD" w:rsidRDefault="00A559FD" w:rsidP="00B91AA5">
      <w:r>
        <w:t>Valfritt om fält 1 är valt.</w:t>
      </w:r>
    </w:p>
    <w:p w14:paraId="1DA9273F" w14:textId="77777777" w:rsidR="00A559FD" w:rsidRDefault="00A559FD" w:rsidP="00B91AA5">
      <w:r>
        <w:t>Om man väljer denna kryssruta skall tillhörande datum alltid anges  (gäller även om fält 1 är valt).</w:t>
      </w:r>
    </w:p>
    <w:p w14:paraId="7D534C36" w14:textId="77777777" w:rsidR="00F06D7D" w:rsidRDefault="00F06D7D" w:rsidP="00B91AA5">
      <w:r>
        <w:t>Om man väljer denna kryssruta skall fält 13 – Övriga upplysningar fyllas i med kompletter</w:t>
      </w:r>
      <w:r w:rsidR="00A559FD">
        <w:t>an</w:t>
      </w:r>
      <w:r>
        <w:t>de information</w:t>
      </w:r>
      <w:r w:rsidR="00A559FD">
        <w:t>(gäller även om fält 1 är valt).</w:t>
      </w:r>
    </w:p>
    <w:p w14:paraId="7F9FB9E3" w14:textId="77777777" w:rsidR="005350E4" w:rsidRDefault="005350E4" w:rsidP="00B91AA5">
      <w:pPr>
        <w:rPr>
          <w:sz w:val="22"/>
          <w:u w:val="single"/>
        </w:rPr>
      </w:pPr>
    </w:p>
    <w:p w14:paraId="2DAB267D" w14:textId="77777777" w:rsidR="00516A88" w:rsidRPr="005350E4" w:rsidRDefault="00DC0D1B" w:rsidP="00B91AA5">
      <w:pPr>
        <w:rPr>
          <w:sz w:val="22"/>
          <w:u w:val="single"/>
        </w:rPr>
      </w:pPr>
      <w:r w:rsidRPr="005350E4">
        <w:rPr>
          <w:sz w:val="22"/>
          <w:u w:val="single"/>
        </w:rPr>
        <w:t>Fält 6a - rekommendationer - kontakt med Arbetsförmedlingen</w:t>
      </w:r>
    </w:p>
    <w:p w14:paraId="19F047FA" w14:textId="77777777" w:rsidR="00DC0D1B" w:rsidRDefault="00516A88" w:rsidP="00516A88">
      <w:pPr>
        <w:rPr>
          <w:b/>
          <w:lang w:eastAsia="sv-SE"/>
        </w:rPr>
      </w:pPr>
      <w:r>
        <w:rPr>
          <w:lang w:eastAsia="sv-SE"/>
        </w:rPr>
        <w:t>Valfritt och m</w:t>
      </w:r>
      <w:r w:rsidR="00DC0D1B">
        <w:rPr>
          <w:lang w:eastAsia="sv-SE"/>
        </w:rPr>
        <w:t xml:space="preserve">otsvaras av värdet: </w:t>
      </w:r>
      <w:r w:rsidR="00DC0D1B" w:rsidRPr="00DC0D1B">
        <w:rPr>
          <w:b/>
          <w:lang w:eastAsia="sv-SE"/>
        </w:rPr>
        <w:t>Aktivitetskod.PATIENTEN_BEHOVER_FA_KONTAKT_MED_ARBETSFORMEDLINGEN</w:t>
      </w:r>
    </w:p>
    <w:p w14:paraId="32060EFF" w14:textId="77777777" w:rsidR="005350E4" w:rsidRDefault="005350E4" w:rsidP="00B91AA5">
      <w:pPr>
        <w:rPr>
          <w:sz w:val="22"/>
          <w:u w:val="single"/>
        </w:rPr>
      </w:pPr>
    </w:p>
    <w:p w14:paraId="2D7A29ED" w14:textId="77777777" w:rsidR="00DC0D1B" w:rsidRPr="005350E4" w:rsidRDefault="00DC0D1B" w:rsidP="00B91AA5">
      <w:pPr>
        <w:rPr>
          <w:sz w:val="22"/>
          <w:u w:val="single"/>
        </w:rPr>
      </w:pPr>
      <w:r w:rsidRPr="005350E4">
        <w:rPr>
          <w:sz w:val="22"/>
          <w:u w:val="single"/>
        </w:rPr>
        <w:t>Fält 6a - rekommendationer - kontakt med företagshälsovård</w:t>
      </w:r>
    </w:p>
    <w:p w14:paraId="42A7220B" w14:textId="77777777" w:rsidR="002C31BB" w:rsidRDefault="00516A88" w:rsidP="00B91AA5">
      <w:pPr>
        <w:rPr>
          <w:b/>
          <w:lang w:eastAsia="sv-SE"/>
        </w:rPr>
      </w:pPr>
      <w:r>
        <w:rPr>
          <w:lang w:eastAsia="sv-SE"/>
        </w:rPr>
        <w:t xml:space="preserve">Valfritt och motsvaras </w:t>
      </w:r>
      <w:r w:rsidR="00DC0D1B">
        <w:rPr>
          <w:lang w:eastAsia="sv-SE"/>
        </w:rPr>
        <w:t xml:space="preserve">av värdet: </w:t>
      </w:r>
      <w:r w:rsidR="00DC0D1B" w:rsidRPr="00DC0D1B">
        <w:rPr>
          <w:b/>
          <w:lang w:eastAsia="sv-SE"/>
        </w:rPr>
        <w:t>Aktivitetskod.PATIENTEN_BEHOVER_FA_KONTAKT_MED_FORETAGSHALSOVARDEN</w:t>
      </w:r>
    </w:p>
    <w:p w14:paraId="20D1DBA3" w14:textId="77777777" w:rsidR="00DC0D1B" w:rsidRDefault="00DC0D1B" w:rsidP="00B91AA5">
      <w:pPr>
        <w:rPr>
          <w:b/>
          <w:lang w:eastAsia="sv-SE"/>
        </w:rPr>
      </w:pPr>
    </w:p>
    <w:p w14:paraId="2DE3B550" w14:textId="77777777" w:rsidR="00DC0D1B" w:rsidRPr="00351067" w:rsidRDefault="00DC0D1B" w:rsidP="00B91AA5">
      <w:pPr>
        <w:rPr>
          <w:sz w:val="22"/>
          <w:u w:val="single"/>
        </w:rPr>
      </w:pPr>
      <w:r w:rsidRPr="00351067">
        <w:rPr>
          <w:sz w:val="22"/>
          <w:u w:val="single"/>
        </w:rPr>
        <w:t>Fält 6a - rekommendationer - Övrigt</w:t>
      </w:r>
    </w:p>
    <w:p w14:paraId="13AF8147" w14:textId="77777777" w:rsidR="00DC0D1B" w:rsidRDefault="00516A88" w:rsidP="00B91AA5">
      <w:pPr>
        <w:rPr>
          <w:b/>
          <w:lang w:eastAsia="sv-SE"/>
        </w:rPr>
      </w:pPr>
      <w:r>
        <w:rPr>
          <w:lang w:eastAsia="sv-SE"/>
        </w:rPr>
        <w:t>Valfritt och motsvaras</w:t>
      </w:r>
      <w:r w:rsidR="00DC0D1B">
        <w:rPr>
          <w:lang w:eastAsia="sv-SE"/>
        </w:rPr>
        <w:t xml:space="preserve"> av värdet: </w:t>
      </w:r>
      <w:r w:rsidR="00DC0D1B" w:rsidRPr="00DC0D1B">
        <w:rPr>
          <w:b/>
          <w:lang w:eastAsia="sv-SE"/>
        </w:rPr>
        <w:t>Aktivitetskod.OVRIGT</w:t>
      </w:r>
    </w:p>
    <w:p w14:paraId="4EFF31A5" w14:textId="77777777" w:rsidR="00DC0D1B" w:rsidRDefault="00DC0D1B" w:rsidP="00B91AA5">
      <w:r>
        <w:t>Om man väljer denna kryssruta skall tillhörande beskrivning fyllas i</w:t>
      </w:r>
      <w:r w:rsidR="00A559FD">
        <w:t xml:space="preserve"> (gäller även om fält 1 är valt)</w:t>
      </w:r>
      <w:r>
        <w:t>.</w:t>
      </w:r>
    </w:p>
    <w:p w14:paraId="2F207144" w14:textId="77777777" w:rsidR="00DC0D1B" w:rsidRDefault="00DC0D1B" w:rsidP="00B91AA5">
      <w:pPr>
        <w:rPr>
          <w:rStyle w:val="Rubrik3Char"/>
        </w:rPr>
      </w:pPr>
    </w:p>
    <w:p w14:paraId="0AA60DE1" w14:textId="77777777" w:rsidR="00DC0D1B" w:rsidRDefault="00DC0D1B" w:rsidP="00B91AA5">
      <w:pPr>
        <w:rPr>
          <w:kern w:val="32"/>
          <w:sz w:val="24"/>
          <w:u w:val="single"/>
        </w:rPr>
      </w:pPr>
      <w:r w:rsidRPr="00DC0D1B">
        <w:rPr>
          <w:kern w:val="32"/>
          <w:sz w:val="24"/>
          <w:u w:val="single"/>
        </w:rPr>
        <w:t xml:space="preserve">Fält 6b - planerad eller pågående behandling eller åtgärd -  inom sjukvården </w:t>
      </w:r>
    </w:p>
    <w:p w14:paraId="1F6F31DA" w14:textId="77777777" w:rsidR="00DC0D1B" w:rsidRDefault="00516A88" w:rsidP="00B91AA5">
      <w:pPr>
        <w:rPr>
          <w:b/>
          <w:lang w:eastAsia="sv-SE"/>
        </w:rPr>
      </w:pPr>
      <w:r>
        <w:rPr>
          <w:lang w:eastAsia="sv-SE"/>
        </w:rPr>
        <w:t>Valfritt och motsvaras</w:t>
      </w:r>
      <w:r w:rsidR="00DC0D1B">
        <w:rPr>
          <w:lang w:eastAsia="sv-SE"/>
        </w:rPr>
        <w:t xml:space="preserve"> av värdet: </w:t>
      </w:r>
      <w:r w:rsidR="00DC0D1B" w:rsidRPr="00DC0D1B">
        <w:rPr>
          <w:b/>
          <w:lang w:eastAsia="sv-SE"/>
        </w:rPr>
        <w:t>Aktivitetskod.PLANERAD_ELLER_PAGAENDE_BEHANDLING_ELLER_ATGARD_INOM_SJUKVARDEN</w:t>
      </w:r>
    </w:p>
    <w:p w14:paraId="07D84C1E" w14:textId="77777777" w:rsidR="00A559FD" w:rsidRDefault="00A559FD" w:rsidP="00B91AA5">
      <w:r>
        <w:t>Om man väljer denna kryssruta skall tillhörande beskrivning fyllas i (gäller även om fält 1 är valt).</w:t>
      </w:r>
    </w:p>
    <w:p w14:paraId="0FECDF29" w14:textId="77777777" w:rsidR="00DC0D1B" w:rsidRDefault="00DC0D1B" w:rsidP="00B91AA5">
      <w:pPr>
        <w:rPr>
          <w:kern w:val="32"/>
          <w:sz w:val="24"/>
          <w:u w:val="single"/>
        </w:rPr>
      </w:pPr>
    </w:p>
    <w:p w14:paraId="0D39ED95" w14:textId="77777777" w:rsidR="00DC0D1B" w:rsidRDefault="00DC0D1B" w:rsidP="00B91AA5">
      <w:pPr>
        <w:rPr>
          <w:kern w:val="32"/>
          <w:sz w:val="24"/>
          <w:u w:val="single"/>
        </w:rPr>
      </w:pPr>
      <w:r w:rsidRPr="00DC0D1B">
        <w:rPr>
          <w:kern w:val="32"/>
          <w:sz w:val="24"/>
          <w:u w:val="single"/>
        </w:rPr>
        <w:t xml:space="preserve">Fält 6b - planerad eller pågående behandling eller åtgärd - annan </w:t>
      </w:r>
    </w:p>
    <w:p w14:paraId="025C1DC3" w14:textId="77777777" w:rsidR="00DC0D1B" w:rsidRDefault="00516A88" w:rsidP="00B91AA5">
      <w:pPr>
        <w:rPr>
          <w:b/>
          <w:lang w:eastAsia="sv-SE"/>
        </w:rPr>
      </w:pPr>
      <w:r>
        <w:rPr>
          <w:lang w:eastAsia="sv-SE"/>
        </w:rPr>
        <w:t>Valfritt och motsvaras</w:t>
      </w:r>
      <w:r w:rsidR="00DC0D1B">
        <w:rPr>
          <w:lang w:eastAsia="sv-SE"/>
        </w:rPr>
        <w:t xml:space="preserve"> av värdet: </w:t>
      </w:r>
      <w:r w:rsidR="00DC0D1B" w:rsidRPr="00DC0D1B">
        <w:rPr>
          <w:b/>
          <w:lang w:eastAsia="sv-SE"/>
        </w:rPr>
        <w:t>Aktivitetskod.PLANERAD_ELLER_PAGAENDE_ANNAN_ATGARD</w:t>
      </w:r>
    </w:p>
    <w:p w14:paraId="22EE70E6" w14:textId="77777777" w:rsidR="00A559FD" w:rsidRDefault="00A559FD" w:rsidP="00B91AA5">
      <w:r>
        <w:t>Om man väljer denna kryssruta skall tillhörande beskrivning fyllas i (gäller även om fält 1 är valt).</w:t>
      </w:r>
    </w:p>
    <w:p w14:paraId="306DDDBB" w14:textId="77777777" w:rsidR="00DC0D1B" w:rsidRDefault="00DC0D1B" w:rsidP="00B91AA5"/>
    <w:p w14:paraId="01E025EE" w14:textId="77777777" w:rsidR="002C31BB" w:rsidRDefault="002C31BB" w:rsidP="00B91AA5">
      <w:pPr>
        <w:rPr>
          <w:kern w:val="32"/>
          <w:sz w:val="24"/>
          <w:u w:val="single"/>
        </w:rPr>
      </w:pPr>
      <w:r w:rsidRPr="002C31BB">
        <w:rPr>
          <w:kern w:val="32"/>
          <w:sz w:val="24"/>
          <w:u w:val="single"/>
        </w:rPr>
        <w:t>Fält 7 - arbetslivsinriktad rehabilitering aktuell - Ja/Nej/Går ej att bedömma</w:t>
      </w:r>
    </w:p>
    <w:p w14:paraId="0F1BCA85" w14:textId="77777777" w:rsidR="00AC6C64" w:rsidRPr="00AC6C64" w:rsidRDefault="00516A88" w:rsidP="00B91AA5">
      <w:r>
        <w:rPr>
          <w:lang w:eastAsia="sv-SE"/>
        </w:rPr>
        <w:t>Valfritt och motsvaras</w:t>
      </w:r>
      <w:r w:rsidR="00225D05">
        <w:rPr>
          <w:lang w:eastAsia="sv-SE"/>
        </w:rPr>
        <w:t xml:space="preserve"> av värdena: </w:t>
      </w:r>
      <w:r w:rsidR="00225D05" w:rsidRPr="00225D05">
        <w:rPr>
          <w:b/>
          <w:lang w:eastAsia="sv-SE"/>
        </w:rPr>
        <w:t xml:space="preserve">Aktivitetskod.ARBETSLIVSINRIKTAD_REHABILITERING_AR_AKTUELL Aktivitetskod.ARBETSLIVSINRIKTAD_REHABILITERING_AR_EJ_AKTUELL Aktivitetskod.GAR_EJ_ATT_BEDOMMA_OM_ARBETSLIVSINRIKTAD_REHABILITERING_AR_AKTUELL </w:t>
      </w:r>
    </w:p>
    <w:p w14:paraId="3835067E" w14:textId="77777777" w:rsidR="002C31BB" w:rsidRDefault="00AC6C64" w:rsidP="00B91AA5">
      <w:r>
        <w:t>M</w:t>
      </w:r>
      <w:r w:rsidR="002C31BB">
        <w:t xml:space="preserve">an </w:t>
      </w:r>
      <w:r>
        <w:t>får endast välja en av dessa 3 kryssrutor.</w:t>
      </w:r>
    </w:p>
    <w:p w14:paraId="6546E6C3" w14:textId="77777777" w:rsidR="00CE77CE" w:rsidRDefault="00CE77CE" w:rsidP="00B91AA5">
      <w:pPr>
        <w:rPr>
          <w:kern w:val="32"/>
          <w:sz w:val="24"/>
          <w:u w:val="single"/>
        </w:rPr>
      </w:pPr>
    </w:p>
    <w:p w14:paraId="6C0FC29E" w14:textId="77777777" w:rsidR="00CE77CE" w:rsidRDefault="00CE77CE" w:rsidP="00B91AA5">
      <w:pPr>
        <w:rPr>
          <w:kern w:val="32"/>
          <w:sz w:val="24"/>
          <w:u w:val="single"/>
        </w:rPr>
      </w:pPr>
      <w:r w:rsidRPr="00CE77CE">
        <w:rPr>
          <w:kern w:val="32"/>
          <w:sz w:val="24"/>
          <w:u w:val="single"/>
        </w:rPr>
        <w:t>Fält 8a - arbetsförmåga bedöms i förhållande till  - arbete/arbetslöshet/föräldraledig</w:t>
      </w:r>
    </w:p>
    <w:p w14:paraId="33AA2A4D" w14:textId="77777777" w:rsidR="00BC2D8F" w:rsidRDefault="00BC2D8F" w:rsidP="00BC2D8F">
      <w:r>
        <w:t>Valfritt om fält 1 är valt annars skall minst en av de tre övre valen finnas.</w:t>
      </w:r>
    </w:p>
    <w:p w14:paraId="22258C0A" w14:textId="77777777" w:rsidR="00D07757" w:rsidRDefault="00D07757" w:rsidP="00B91AA5">
      <w:pPr>
        <w:rPr>
          <w:b/>
          <w:lang w:eastAsia="sv-SE"/>
        </w:rPr>
      </w:pPr>
      <w:r>
        <w:rPr>
          <w:lang w:eastAsia="sv-SE"/>
        </w:rPr>
        <w:t>Motsvaras av värdena</w:t>
      </w:r>
      <w:r w:rsidR="00CE77CE">
        <w:rPr>
          <w:lang w:eastAsia="sv-SE"/>
        </w:rPr>
        <w:t xml:space="preserve">: </w:t>
      </w:r>
      <w:r w:rsidRPr="00D07757">
        <w:rPr>
          <w:b/>
          <w:lang w:eastAsia="sv-SE"/>
        </w:rPr>
        <w:t>Typ</w:t>
      </w:r>
      <w:r>
        <w:rPr>
          <w:b/>
          <w:lang w:eastAsia="sv-SE"/>
        </w:rPr>
        <w:t>AvSysselsattning.FORVARVSARBETE</w:t>
      </w:r>
    </w:p>
    <w:p w14:paraId="157A1ABA" w14:textId="77777777" w:rsidR="00D07757" w:rsidRDefault="00D07757" w:rsidP="00B91AA5">
      <w:pPr>
        <w:rPr>
          <w:b/>
          <w:lang w:eastAsia="sv-SE"/>
        </w:rPr>
      </w:pPr>
      <w:r w:rsidRPr="00D07757">
        <w:rPr>
          <w:b/>
          <w:lang w:eastAsia="sv-SE"/>
        </w:rPr>
        <w:t>TypAvSys</w:t>
      </w:r>
      <w:r>
        <w:rPr>
          <w:b/>
          <w:lang w:eastAsia="sv-SE"/>
        </w:rPr>
        <w:t>selsattning.ARBETSLOSHET</w:t>
      </w:r>
    </w:p>
    <w:p w14:paraId="086002CD" w14:textId="77777777" w:rsidR="00CE77CE" w:rsidRDefault="00D07757" w:rsidP="00B91AA5">
      <w:pPr>
        <w:rPr>
          <w:b/>
          <w:lang w:eastAsia="sv-SE"/>
        </w:rPr>
      </w:pPr>
      <w:r w:rsidRPr="00D07757">
        <w:rPr>
          <w:b/>
          <w:lang w:eastAsia="sv-SE"/>
        </w:rPr>
        <w:t xml:space="preserve">TypAvSysselsattning.FORALDRALEDIGHET </w:t>
      </w:r>
    </w:p>
    <w:p w14:paraId="665832E9" w14:textId="77777777" w:rsidR="00A559FD" w:rsidRDefault="00A559FD" w:rsidP="00B91AA5">
      <w:r>
        <w:t xml:space="preserve">Om man väljer kryssruta </w:t>
      </w:r>
      <w:r>
        <w:rPr>
          <w:lang w:eastAsia="sv-SE"/>
        </w:rPr>
        <w:t xml:space="preserve">: </w:t>
      </w:r>
      <w:r w:rsidRPr="00D07757">
        <w:rPr>
          <w:b/>
          <w:lang w:eastAsia="sv-SE"/>
        </w:rPr>
        <w:t>Typ</w:t>
      </w:r>
      <w:r>
        <w:rPr>
          <w:b/>
          <w:lang w:eastAsia="sv-SE"/>
        </w:rPr>
        <w:t>AvSysselsattning.FORVARVSARBETE</w:t>
      </w:r>
      <w:r>
        <w:t xml:space="preserve"> skall tillhörande arbetsuppgifter alltid anges (gäller även om fält 1 är valt).</w:t>
      </w:r>
    </w:p>
    <w:p w14:paraId="60A5F693" w14:textId="77777777" w:rsidR="002C31BB" w:rsidRDefault="002C31BB" w:rsidP="00B91AA5"/>
    <w:p w14:paraId="59F14EC0" w14:textId="77777777" w:rsidR="00D07757" w:rsidRDefault="00D07757" w:rsidP="00B91AA5">
      <w:pPr>
        <w:rPr>
          <w:kern w:val="32"/>
          <w:sz w:val="24"/>
          <w:u w:val="single"/>
        </w:rPr>
      </w:pPr>
      <w:r w:rsidRPr="00D07757">
        <w:rPr>
          <w:kern w:val="32"/>
          <w:sz w:val="24"/>
          <w:u w:val="single"/>
        </w:rPr>
        <w:t xml:space="preserve">Fält 8b - bedömning patientens arbetsförmåga </w:t>
      </w:r>
      <w:r>
        <w:rPr>
          <w:kern w:val="32"/>
          <w:sz w:val="24"/>
          <w:u w:val="single"/>
        </w:rPr>
        <w:t>–</w:t>
      </w:r>
      <w:r w:rsidRPr="00D07757">
        <w:rPr>
          <w:kern w:val="32"/>
          <w:sz w:val="24"/>
          <w:u w:val="single"/>
        </w:rPr>
        <w:t xml:space="preserve"> </w:t>
      </w:r>
      <w:r>
        <w:rPr>
          <w:kern w:val="32"/>
          <w:sz w:val="24"/>
          <w:u w:val="single"/>
        </w:rPr>
        <w:t>de 4 kryssrutorna</w:t>
      </w:r>
    </w:p>
    <w:p w14:paraId="1967046D" w14:textId="77777777" w:rsidR="00D07757" w:rsidRDefault="00D07757" w:rsidP="00B91AA5">
      <w:pPr>
        <w:rPr>
          <w:kern w:val="32"/>
        </w:rPr>
      </w:pPr>
      <w:r>
        <w:rPr>
          <w:kern w:val="32"/>
        </w:rPr>
        <w:t>Minst 1 av dessa 4 kryssrutor måste alltid väljas.</w:t>
      </w:r>
    </w:p>
    <w:p w14:paraId="202199EC" w14:textId="77777777" w:rsidR="00D07757" w:rsidRDefault="00D07757" w:rsidP="00B91AA5">
      <w:pPr>
        <w:rPr>
          <w:kern w:val="32"/>
          <w:sz w:val="24"/>
          <w:u w:val="single"/>
        </w:rPr>
      </w:pPr>
    </w:p>
    <w:p w14:paraId="441AC1C9" w14:textId="77777777" w:rsidR="00D07757" w:rsidRDefault="00D07757" w:rsidP="00B91AA5">
      <w:pPr>
        <w:rPr>
          <w:kern w:val="32"/>
          <w:sz w:val="24"/>
          <w:u w:val="single"/>
        </w:rPr>
      </w:pPr>
      <w:r w:rsidRPr="00D07757">
        <w:rPr>
          <w:kern w:val="32"/>
          <w:sz w:val="24"/>
          <w:u w:val="single"/>
        </w:rPr>
        <w:t>Fält 8b - bedömning patientens arbetsförmåga - nedsatt med 1/4</w:t>
      </w:r>
    </w:p>
    <w:p w14:paraId="518907B2" w14:textId="77777777" w:rsidR="00D07757" w:rsidRDefault="00D07757" w:rsidP="00B91AA5">
      <w:pPr>
        <w:rPr>
          <w:b/>
          <w:lang w:eastAsia="sv-SE"/>
        </w:rPr>
      </w:pPr>
      <w:r>
        <w:rPr>
          <w:lang w:eastAsia="sv-SE"/>
        </w:rPr>
        <w:t xml:space="preserve">Motsvaras av värdet: </w:t>
      </w:r>
      <w:r w:rsidRPr="00D07757">
        <w:rPr>
          <w:b/>
          <w:lang w:eastAsia="sv-SE"/>
        </w:rPr>
        <w:t>Nedsattningsgrad.NEDSATT_MED_1_4</w:t>
      </w:r>
    </w:p>
    <w:p w14:paraId="10F9230A" w14:textId="77777777" w:rsidR="00D07757" w:rsidRDefault="00D07757" w:rsidP="00B91AA5">
      <w:r>
        <w:t>Om man väljer denna kryssruta skall tillhörande 2 datum fält också fyllas i. Ett tom datum måste vara större än ett from datum.</w:t>
      </w:r>
    </w:p>
    <w:p w14:paraId="40C1F546" w14:textId="77777777" w:rsidR="00D07757" w:rsidRDefault="00D07757" w:rsidP="00B91AA5"/>
    <w:p w14:paraId="6BEB5292" w14:textId="77777777" w:rsidR="00D07757" w:rsidRDefault="00D07757" w:rsidP="00B91AA5">
      <w:pPr>
        <w:rPr>
          <w:kern w:val="32"/>
          <w:sz w:val="24"/>
          <w:u w:val="single"/>
        </w:rPr>
      </w:pPr>
      <w:r w:rsidRPr="00D07757">
        <w:rPr>
          <w:kern w:val="32"/>
          <w:sz w:val="24"/>
          <w:u w:val="single"/>
        </w:rPr>
        <w:t>Fält 8b - bedömning patientens ar</w:t>
      </w:r>
      <w:r>
        <w:rPr>
          <w:kern w:val="32"/>
          <w:sz w:val="24"/>
          <w:u w:val="single"/>
        </w:rPr>
        <w:t xml:space="preserve">betsförmåga - </w:t>
      </w:r>
      <w:r w:rsidRPr="00D07757">
        <w:rPr>
          <w:kern w:val="32"/>
          <w:sz w:val="24"/>
          <w:u w:val="single"/>
        </w:rPr>
        <w:t>nedsatt med hälften</w:t>
      </w:r>
    </w:p>
    <w:p w14:paraId="3DCBAA91" w14:textId="77777777" w:rsidR="00D07757" w:rsidRDefault="00D07757" w:rsidP="00B91AA5">
      <w:pPr>
        <w:rPr>
          <w:b/>
          <w:lang w:eastAsia="sv-SE"/>
        </w:rPr>
      </w:pPr>
      <w:r>
        <w:rPr>
          <w:lang w:eastAsia="sv-SE"/>
        </w:rPr>
        <w:t xml:space="preserve">Motsvaras av värdet: </w:t>
      </w:r>
      <w:r>
        <w:rPr>
          <w:b/>
          <w:lang w:eastAsia="sv-SE"/>
        </w:rPr>
        <w:t>Nedsattningsgrad.NEDSATT_MED_1_2</w:t>
      </w:r>
    </w:p>
    <w:p w14:paraId="495B5C82" w14:textId="77777777" w:rsidR="00D07757" w:rsidRDefault="00D07757" w:rsidP="00B91AA5">
      <w:r>
        <w:t>Om man väljer denna kryssruta skall tillhörande 2 datum fält också fyllas i. Ett tom datum måste vara större än ett from datum.</w:t>
      </w:r>
    </w:p>
    <w:p w14:paraId="50F8CD47" w14:textId="77777777" w:rsidR="00D07757" w:rsidRDefault="00D07757" w:rsidP="00B91AA5">
      <w:pPr>
        <w:rPr>
          <w:b/>
          <w:lang w:eastAsia="sv-SE"/>
        </w:rPr>
      </w:pPr>
    </w:p>
    <w:p w14:paraId="73E805C4" w14:textId="77777777" w:rsidR="00D07757" w:rsidRDefault="00D07757" w:rsidP="00B91AA5">
      <w:pPr>
        <w:rPr>
          <w:kern w:val="32"/>
          <w:sz w:val="24"/>
          <w:u w:val="single"/>
        </w:rPr>
      </w:pPr>
      <w:r w:rsidRPr="00D07757">
        <w:rPr>
          <w:kern w:val="32"/>
          <w:sz w:val="24"/>
          <w:u w:val="single"/>
        </w:rPr>
        <w:t>Fält 8b - bedömning patientens ar</w:t>
      </w:r>
      <w:r>
        <w:rPr>
          <w:kern w:val="32"/>
          <w:sz w:val="24"/>
          <w:u w:val="single"/>
        </w:rPr>
        <w:t xml:space="preserve">betsförmåga - </w:t>
      </w:r>
      <w:r w:rsidRPr="00D07757">
        <w:rPr>
          <w:kern w:val="32"/>
          <w:sz w:val="24"/>
          <w:u w:val="single"/>
        </w:rPr>
        <w:t>nedsatt med 3/4</w:t>
      </w:r>
    </w:p>
    <w:p w14:paraId="27321C67" w14:textId="77777777" w:rsidR="00D07757" w:rsidRDefault="00D07757" w:rsidP="00B91AA5">
      <w:pPr>
        <w:rPr>
          <w:b/>
          <w:lang w:eastAsia="sv-SE"/>
        </w:rPr>
      </w:pPr>
      <w:r>
        <w:rPr>
          <w:lang w:eastAsia="sv-SE"/>
        </w:rPr>
        <w:t xml:space="preserve">Motsvaras av värdet: </w:t>
      </w:r>
      <w:r>
        <w:rPr>
          <w:b/>
          <w:lang w:eastAsia="sv-SE"/>
        </w:rPr>
        <w:t>Nedsattningsgrad.NEDSATT_MED_3_4</w:t>
      </w:r>
    </w:p>
    <w:p w14:paraId="487859FC" w14:textId="77777777" w:rsidR="00D07757" w:rsidRDefault="00D07757" w:rsidP="00B91AA5">
      <w:r>
        <w:t>Om man väljer denna kryssruta skall tillhörande 2 datum fält också fyllas i. Ett tom datum måste vara större än ett from datum.</w:t>
      </w:r>
    </w:p>
    <w:p w14:paraId="4C20E5B9" w14:textId="77777777" w:rsidR="00D07757" w:rsidRPr="00AC6C64" w:rsidRDefault="00D07757" w:rsidP="00B91AA5"/>
    <w:p w14:paraId="2519C77F" w14:textId="77777777" w:rsidR="00D07757" w:rsidRDefault="00D07757" w:rsidP="00B91AA5">
      <w:pPr>
        <w:rPr>
          <w:kern w:val="32"/>
          <w:sz w:val="24"/>
          <w:u w:val="single"/>
        </w:rPr>
      </w:pPr>
      <w:r w:rsidRPr="00D07757">
        <w:rPr>
          <w:kern w:val="32"/>
          <w:sz w:val="24"/>
          <w:u w:val="single"/>
        </w:rPr>
        <w:t>Fält 8b - bedömning patientens ar</w:t>
      </w:r>
      <w:r>
        <w:rPr>
          <w:kern w:val="32"/>
          <w:sz w:val="24"/>
          <w:u w:val="single"/>
        </w:rPr>
        <w:t xml:space="preserve">betsförmåga – helt </w:t>
      </w:r>
      <w:r w:rsidRPr="00D07757">
        <w:rPr>
          <w:kern w:val="32"/>
          <w:sz w:val="24"/>
          <w:u w:val="single"/>
        </w:rPr>
        <w:t>nedsatt</w:t>
      </w:r>
    </w:p>
    <w:p w14:paraId="69070C14" w14:textId="77777777" w:rsidR="00D07757" w:rsidRDefault="00D07757" w:rsidP="00B91AA5">
      <w:pPr>
        <w:rPr>
          <w:b/>
          <w:lang w:eastAsia="sv-SE"/>
        </w:rPr>
      </w:pPr>
      <w:r>
        <w:rPr>
          <w:lang w:eastAsia="sv-SE"/>
        </w:rPr>
        <w:t xml:space="preserve">Motsvaras av värdet: </w:t>
      </w:r>
      <w:r>
        <w:rPr>
          <w:b/>
          <w:lang w:eastAsia="sv-SE"/>
        </w:rPr>
        <w:t>Nedsattningsgrad.</w:t>
      </w:r>
      <w:r w:rsidRPr="00D07757">
        <w:rPr>
          <w:b/>
          <w:lang w:eastAsia="sv-SE"/>
        </w:rPr>
        <w:t>HELT_NEDSATT</w:t>
      </w:r>
    </w:p>
    <w:p w14:paraId="4E675D44" w14:textId="77777777" w:rsidR="00D07757" w:rsidRDefault="00D07757" w:rsidP="00B91AA5">
      <w:r>
        <w:t>Om man väljer denna kryssruta skall tillhörande 2 datum fält också fyllas i. Ett tom datum måste vara större än ett from datum.</w:t>
      </w:r>
    </w:p>
    <w:p w14:paraId="6E71D929" w14:textId="77777777" w:rsidR="00DC0D1B" w:rsidRDefault="00DC0D1B" w:rsidP="00B91AA5">
      <w:pPr>
        <w:rPr>
          <w:b/>
          <w:lang w:eastAsia="sv-SE"/>
        </w:rPr>
      </w:pPr>
    </w:p>
    <w:p w14:paraId="20A4E379" w14:textId="77777777" w:rsidR="00D07757" w:rsidRDefault="00D07757" w:rsidP="00B91AA5">
      <w:pPr>
        <w:rPr>
          <w:kern w:val="32"/>
          <w:sz w:val="24"/>
          <w:u w:val="single"/>
        </w:rPr>
      </w:pPr>
      <w:r w:rsidRPr="00D07757">
        <w:rPr>
          <w:kern w:val="32"/>
          <w:sz w:val="24"/>
          <w:u w:val="single"/>
        </w:rPr>
        <w:t>Fält 10 - prognos återfå arbetsförmåga - Ja/Delvis/Nej/Går ej att bedöma</w:t>
      </w:r>
    </w:p>
    <w:p w14:paraId="70B749E2" w14:textId="77777777" w:rsidR="00D07757" w:rsidRPr="00D07757" w:rsidRDefault="00BC2D8F" w:rsidP="00B91AA5">
      <w:pPr>
        <w:rPr>
          <w:kern w:val="32"/>
        </w:rPr>
      </w:pPr>
      <w:r>
        <w:rPr>
          <w:kern w:val="32"/>
        </w:rPr>
        <w:t>Valfritt och m</w:t>
      </w:r>
      <w:r w:rsidR="00D07757">
        <w:rPr>
          <w:kern w:val="32"/>
        </w:rPr>
        <w:t>an kan endast välja 1 av dessa 4 kryssrutor.</w:t>
      </w:r>
    </w:p>
    <w:p w14:paraId="429A5465" w14:textId="77777777" w:rsidR="00D07757" w:rsidRDefault="00D07757" w:rsidP="00B91AA5">
      <w:pPr>
        <w:rPr>
          <w:b/>
          <w:lang w:eastAsia="sv-SE"/>
        </w:rPr>
      </w:pPr>
      <w:r>
        <w:rPr>
          <w:lang w:eastAsia="sv-SE"/>
        </w:rPr>
        <w:t xml:space="preserve">Motsvaras av värdena: </w:t>
      </w:r>
      <w:r w:rsidRPr="00D07757">
        <w:rPr>
          <w:b/>
          <w:lang w:eastAsia="sv-SE"/>
        </w:rPr>
        <w:t>Prognosangivelse.ATERSTALLAS_HELT Prognosangivelse.ATERSTALLAS_D</w:t>
      </w:r>
      <w:r>
        <w:rPr>
          <w:b/>
          <w:lang w:eastAsia="sv-SE"/>
        </w:rPr>
        <w:t>ELVIS</w:t>
      </w:r>
    </w:p>
    <w:p w14:paraId="35A472BF" w14:textId="77777777" w:rsidR="00D07757" w:rsidRDefault="00D07757" w:rsidP="00B91AA5">
      <w:pPr>
        <w:rPr>
          <w:b/>
          <w:lang w:eastAsia="sv-SE"/>
        </w:rPr>
      </w:pPr>
      <w:r w:rsidRPr="00D07757">
        <w:rPr>
          <w:b/>
          <w:lang w:eastAsia="sv-SE"/>
        </w:rPr>
        <w:t>Pr</w:t>
      </w:r>
      <w:r>
        <w:rPr>
          <w:b/>
          <w:lang w:eastAsia="sv-SE"/>
        </w:rPr>
        <w:t>ognosangivelse.INTE_ATERSTALLAS</w:t>
      </w:r>
    </w:p>
    <w:p w14:paraId="00D2CAE1" w14:textId="77777777" w:rsidR="00D07757" w:rsidRDefault="00D07757" w:rsidP="00B91AA5">
      <w:pPr>
        <w:rPr>
          <w:b/>
          <w:lang w:eastAsia="sv-SE"/>
        </w:rPr>
      </w:pPr>
      <w:r w:rsidRPr="00D07757">
        <w:rPr>
          <w:b/>
          <w:lang w:eastAsia="sv-SE"/>
        </w:rPr>
        <w:t>Prognosangivelse.DET_GAR_INTE_ATT_BEDOMMA</w:t>
      </w:r>
    </w:p>
    <w:p w14:paraId="31BDC3C6" w14:textId="77777777" w:rsidR="00D07757" w:rsidRDefault="00D07757" w:rsidP="00B91AA5">
      <w:r>
        <w:t xml:space="preserve">Om man väljer </w:t>
      </w:r>
      <w:r w:rsidRPr="00D07757">
        <w:rPr>
          <w:b/>
          <w:lang w:eastAsia="sv-SE"/>
        </w:rPr>
        <w:t>Prognosangivelse.DET_GAR_INTE_ATT_BEDOMMA</w:t>
      </w:r>
      <w:r>
        <w:t xml:space="preserve"> skall fält 13 – Övriga upplysningar fyllas i med kompletternade information.</w:t>
      </w:r>
    </w:p>
    <w:p w14:paraId="580C58F3" w14:textId="77777777" w:rsidR="00D07757" w:rsidRDefault="00D07757" w:rsidP="00B91AA5"/>
    <w:p w14:paraId="6CBD3555" w14:textId="77777777" w:rsidR="00620D55" w:rsidRDefault="000B45D0" w:rsidP="00B91AA5">
      <w:pPr>
        <w:rPr>
          <w:kern w:val="32"/>
          <w:sz w:val="24"/>
          <w:u w:val="single"/>
        </w:rPr>
      </w:pPr>
      <w:r w:rsidRPr="000B45D0">
        <w:rPr>
          <w:kern w:val="32"/>
          <w:sz w:val="24"/>
          <w:u w:val="single"/>
        </w:rPr>
        <w:t>Fält 11 - resor till från arbetet - ja/nej</w:t>
      </w:r>
    </w:p>
    <w:p w14:paraId="31B3F850" w14:textId="77777777" w:rsidR="00620D55" w:rsidRPr="00D07757" w:rsidRDefault="00BC2D8F" w:rsidP="00B91AA5">
      <w:pPr>
        <w:rPr>
          <w:kern w:val="32"/>
        </w:rPr>
      </w:pPr>
      <w:r>
        <w:rPr>
          <w:kern w:val="32"/>
        </w:rPr>
        <w:t>Valfritt och m</w:t>
      </w:r>
      <w:r w:rsidR="000B45D0">
        <w:rPr>
          <w:kern w:val="32"/>
        </w:rPr>
        <w:t>an kan endast välja 1 av dessa 2</w:t>
      </w:r>
      <w:r w:rsidR="00620D55">
        <w:rPr>
          <w:kern w:val="32"/>
        </w:rPr>
        <w:t xml:space="preserve"> kryssrutor.</w:t>
      </w:r>
    </w:p>
    <w:p w14:paraId="6049E768" w14:textId="77777777" w:rsidR="00DC0D1B" w:rsidRDefault="00620D55" w:rsidP="00B91AA5">
      <w:pPr>
        <w:rPr>
          <w:b/>
          <w:lang w:eastAsia="sv-SE"/>
        </w:rPr>
      </w:pPr>
      <w:r>
        <w:rPr>
          <w:lang w:eastAsia="sv-SE"/>
        </w:rPr>
        <w:t xml:space="preserve">Motsvaras av värdena: </w:t>
      </w:r>
      <w:r w:rsidR="000B45D0" w:rsidRPr="000B45D0">
        <w:rPr>
          <w:b/>
          <w:lang w:eastAsia="sv-SE"/>
        </w:rPr>
        <w:t>Aktivitetskod.FORANDRAT_RESSATT_TILL_ARBETSPLATSEN_AR_EJ_AKTUELLT Aktivitetskod.FORANDRAT_RESSATT_TILL_ARBETSPLATSEN_AR_AKTUELLT</w:t>
      </w:r>
    </w:p>
    <w:p w14:paraId="0E3F7287" w14:textId="77777777" w:rsidR="000B45D0" w:rsidRPr="00DC0D1B" w:rsidRDefault="000B45D0" w:rsidP="00B91AA5">
      <w:pPr>
        <w:rPr>
          <w:b/>
          <w:lang w:eastAsia="sv-SE"/>
        </w:rPr>
      </w:pPr>
    </w:p>
    <w:p w14:paraId="33194E2E" w14:textId="77777777" w:rsidR="001B5199" w:rsidRDefault="000B45D0" w:rsidP="001B5199">
      <w:pPr>
        <w:rPr>
          <w:kern w:val="32"/>
          <w:sz w:val="24"/>
          <w:u w:val="single"/>
        </w:rPr>
      </w:pPr>
      <w:r w:rsidRPr="000B45D0">
        <w:rPr>
          <w:kern w:val="32"/>
          <w:sz w:val="24"/>
          <w:u w:val="single"/>
        </w:rPr>
        <w:t>Fält 12 - kontakt önskas med FK</w:t>
      </w:r>
    </w:p>
    <w:p w14:paraId="6CD909D5" w14:textId="77777777" w:rsidR="001B5199" w:rsidRDefault="00BC2D8F" w:rsidP="001B5199">
      <w:pPr>
        <w:rPr>
          <w:lang w:eastAsia="sv-SE"/>
        </w:rPr>
      </w:pPr>
      <w:r>
        <w:rPr>
          <w:lang w:eastAsia="sv-SE"/>
        </w:rPr>
        <w:t>Valfritt och m</w:t>
      </w:r>
      <w:r w:rsidR="001B5199">
        <w:rPr>
          <w:lang w:eastAsia="sv-SE"/>
        </w:rPr>
        <w:t>otsvaras av värdet:</w:t>
      </w:r>
    </w:p>
    <w:p w14:paraId="5D5B2963" w14:textId="77777777" w:rsidR="00AA6D2E" w:rsidRPr="004505D4" w:rsidRDefault="000B45D0" w:rsidP="0076751D">
      <w:pPr>
        <w:rPr>
          <w:kern w:val="32"/>
          <w:sz w:val="24"/>
          <w:u w:val="single"/>
        </w:rPr>
      </w:pPr>
      <w:r w:rsidRPr="001B5199">
        <w:rPr>
          <w:b/>
          <w:lang w:eastAsia="sv-SE"/>
        </w:rPr>
        <w:t>Aktivitetskod.KONTAKT_MED_FORSAKRINGSKASSAN_AR_AKTUELL</w:t>
      </w:r>
    </w:p>
    <w:p w14:paraId="0D4FA24B" w14:textId="77777777" w:rsidR="004505D4" w:rsidRDefault="004505D4" w:rsidP="00267947">
      <w:pPr>
        <w:pStyle w:val="Rubrik2"/>
      </w:pPr>
      <w:r>
        <w:br w:type="page"/>
      </w:r>
      <w:bookmarkStart w:id="89" w:name="_Toc283620701"/>
      <w:r>
        <w:t>ReceiveMedicalCertificateQuestion</w:t>
      </w:r>
      <w:bookmarkEnd w:id="89"/>
      <w:r>
        <w:t xml:space="preserve"> </w:t>
      </w:r>
    </w:p>
    <w:p w14:paraId="4311DD3B" w14:textId="77777777" w:rsidR="00AA6D2E" w:rsidRDefault="00AA6D2E" w:rsidP="00B91AA5">
      <w:r w:rsidRPr="00406201">
        <w:t xml:space="preserve">Tjänsten </w:t>
      </w:r>
      <w:r>
        <w:t xml:space="preserve">tar emot frågor </w:t>
      </w:r>
      <w:r w:rsidR="008C3089">
        <w:t xml:space="preserve">från Försäkringskassan </w:t>
      </w:r>
      <w:r>
        <w:t>för ett läkarintyg. Både begäran och svar består av xml-dokument.</w:t>
      </w:r>
    </w:p>
    <w:p w14:paraId="1F60ECF0" w14:textId="77777777" w:rsidR="00CA24CB" w:rsidRDefault="00CA24CB" w:rsidP="00CA24CB">
      <w:pPr>
        <w:pStyle w:val="Rubrik3"/>
      </w:pPr>
      <w:r>
        <w:t>Version</w:t>
      </w:r>
    </w:p>
    <w:p w14:paraId="646E781F" w14:textId="77777777" w:rsidR="00CA24CB" w:rsidRDefault="00CA24CB" w:rsidP="00B91AA5">
      <w:r>
        <w:t>1.0</w:t>
      </w:r>
    </w:p>
    <w:p w14:paraId="7D031B4B" w14:textId="77777777" w:rsidR="00E35968" w:rsidRDefault="00714659" w:rsidP="00267947">
      <w:pPr>
        <w:pStyle w:val="Rubrik3"/>
      </w:pPr>
      <w:r>
        <w:t>Fältregler</w:t>
      </w:r>
    </w:p>
    <w:p w14:paraId="7B3B0ADF" w14:textId="77777777" w:rsidR="00E30D2E" w:rsidRDefault="00E30D2E" w:rsidP="00B91AA5">
      <w:r>
        <w:t>Frågan som Försäkringskassan skickar till vården utgår alltid från ett specifikt tidigare inskickat läkarintyg. Detta innebär att en mängd information i meddelandet härstammar från detta läkarintyg.</w:t>
      </w:r>
      <w:r w:rsidR="005854A4">
        <w:t xml:space="preserve"> Nedanstående tabell beskriver varje </w:t>
      </w:r>
      <w:r w:rsidR="00FD254D">
        <w:t>individuellt fält</w:t>
      </w:r>
      <w:r w:rsidR="005854A4">
        <w:t xml:space="preserve"> i begäran och svar. </w:t>
      </w:r>
      <w:r w:rsidR="00E642D8">
        <w:t xml:space="preserve">Kardinaliteten beskriver om ett fält är valfritt </w:t>
      </w:r>
      <w:r w:rsidR="00B85D5D">
        <w:t xml:space="preserve">(0..1) </w:t>
      </w:r>
      <w:r w:rsidR="00E642D8">
        <w:t>eller obligatoriskt</w:t>
      </w:r>
      <w:r w:rsidR="00B85D5D">
        <w:t xml:space="preserve"> (1..1)</w:t>
      </w:r>
      <w:r w:rsidR="00E642D8">
        <w:t>.</w:t>
      </w:r>
    </w:p>
    <w:p w14:paraId="231D0C51" w14:textId="77777777" w:rsidR="00E30D2E" w:rsidRPr="00E30D2E" w:rsidRDefault="00E30D2E" w:rsidP="00B91AA5">
      <w:pPr>
        <w:pStyle w:val="Brdtext"/>
      </w:pPr>
    </w:p>
    <w:tbl>
      <w:tblPr>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227"/>
        <w:gridCol w:w="992"/>
        <w:gridCol w:w="4394"/>
        <w:gridCol w:w="1395"/>
      </w:tblGrid>
      <w:tr w:rsidR="00D366C4" w:rsidRPr="004E06B5" w14:paraId="492D496A" w14:textId="77777777" w:rsidTr="00D366C4">
        <w:tc>
          <w:tcPr>
            <w:tcW w:w="3227" w:type="dxa"/>
            <w:shd w:val="clear" w:color="auto" w:fill="B3B3B3"/>
          </w:tcPr>
          <w:p w14:paraId="2C6E4A48" w14:textId="77777777" w:rsidR="00D366C4" w:rsidRPr="008771B1" w:rsidRDefault="00D366C4" w:rsidP="00B91AA5">
            <w:pPr>
              <w:rPr>
                <w:rFonts w:eastAsia="Batang"/>
                <w:b/>
              </w:rPr>
            </w:pPr>
            <w:r w:rsidRPr="008771B1">
              <w:rPr>
                <w:rFonts w:eastAsia="Batang"/>
                <w:b/>
              </w:rPr>
              <w:t>Namn</w:t>
            </w:r>
          </w:p>
        </w:tc>
        <w:tc>
          <w:tcPr>
            <w:tcW w:w="992" w:type="dxa"/>
            <w:shd w:val="clear" w:color="auto" w:fill="B3B3B3"/>
          </w:tcPr>
          <w:p w14:paraId="1E24713E" w14:textId="77777777" w:rsidR="00D366C4" w:rsidRPr="008771B1" w:rsidRDefault="00D366C4" w:rsidP="00B91AA5">
            <w:pPr>
              <w:rPr>
                <w:rFonts w:eastAsia="Batang"/>
                <w:b/>
              </w:rPr>
            </w:pPr>
            <w:r w:rsidRPr="008771B1">
              <w:rPr>
                <w:rFonts w:eastAsia="Batang"/>
                <w:b/>
              </w:rPr>
              <w:t>Typ</w:t>
            </w:r>
          </w:p>
        </w:tc>
        <w:tc>
          <w:tcPr>
            <w:tcW w:w="4394" w:type="dxa"/>
            <w:shd w:val="clear" w:color="auto" w:fill="B3B3B3"/>
          </w:tcPr>
          <w:p w14:paraId="77191D21" w14:textId="77777777" w:rsidR="00D366C4" w:rsidRPr="008771B1" w:rsidRDefault="00D366C4" w:rsidP="00B91AA5">
            <w:pPr>
              <w:rPr>
                <w:rFonts w:eastAsia="Batang"/>
                <w:b/>
              </w:rPr>
            </w:pPr>
            <w:r w:rsidRPr="00D366C4">
              <w:rPr>
                <w:b/>
              </w:rPr>
              <w:t>Beskrivning</w:t>
            </w:r>
          </w:p>
        </w:tc>
        <w:tc>
          <w:tcPr>
            <w:tcW w:w="1395" w:type="dxa"/>
            <w:shd w:val="clear" w:color="auto" w:fill="B3B3B3"/>
          </w:tcPr>
          <w:p w14:paraId="197F7161" w14:textId="77777777" w:rsidR="00D366C4" w:rsidRDefault="00D366C4" w:rsidP="00B91AA5">
            <w:pPr>
              <w:rPr>
                <w:rFonts w:eastAsia="Batang"/>
                <w:b/>
              </w:rPr>
            </w:pPr>
            <w:r>
              <w:rPr>
                <w:rFonts w:eastAsia="Batang"/>
                <w:b/>
              </w:rPr>
              <w:t>Kardinalitet</w:t>
            </w:r>
          </w:p>
        </w:tc>
      </w:tr>
      <w:tr w:rsidR="00E35968" w:rsidRPr="004E06B5" w14:paraId="4E348BDF" w14:textId="77777777" w:rsidTr="00D366C4">
        <w:tc>
          <w:tcPr>
            <w:tcW w:w="3227" w:type="dxa"/>
          </w:tcPr>
          <w:p w14:paraId="696643AB" w14:textId="77777777" w:rsidR="00E35968" w:rsidRPr="00D10D9E" w:rsidRDefault="00E35968" w:rsidP="00B91AA5">
            <w:pPr>
              <w:rPr>
                <w:rFonts w:eastAsia="Batang"/>
                <w:b/>
              </w:rPr>
            </w:pPr>
            <w:r w:rsidRPr="00D10D9E">
              <w:rPr>
                <w:rFonts w:eastAsia="Batang"/>
                <w:b/>
              </w:rPr>
              <w:t>Begäran</w:t>
            </w:r>
          </w:p>
        </w:tc>
        <w:tc>
          <w:tcPr>
            <w:tcW w:w="992" w:type="dxa"/>
          </w:tcPr>
          <w:p w14:paraId="133EE0FF" w14:textId="77777777" w:rsidR="00E35968" w:rsidRPr="008771B1" w:rsidRDefault="00E35968" w:rsidP="00B91AA5">
            <w:pPr>
              <w:rPr>
                <w:rFonts w:eastAsia="Batang"/>
              </w:rPr>
            </w:pPr>
          </w:p>
        </w:tc>
        <w:tc>
          <w:tcPr>
            <w:tcW w:w="4394" w:type="dxa"/>
          </w:tcPr>
          <w:p w14:paraId="6E4A635C" w14:textId="77777777" w:rsidR="00E35968" w:rsidRPr="008771B1" w:rsidRDefault="00E35968" w:rsidP="00B91AA5">
            <w:pPr>
              <w:rPr>
                <w:rFonts w:eastAsia="Batang"/>
              </w:rPr>
            </w:pPr>
          </w:p>
        </w:tc>
        <w:tc>
          <w:tcPr>
            <w:tcW w:w="1395" w:type="dxa"/>
          </w:tcPr>
          <w:p w14:paraId="36D2C0A0" w14:textId="77777777" w:rsidR="00E35968" w:rsidRPr="008771B1" w:rsidRDefault="00E35968" w:rsidP="00B91AA5">
            <w:pPr>
              <w:rPr>
                <w:rFonts w:eastAsia="Batang"/>
              </w:rPr>
            </w:pPr>
          </w:p>
        </w:tc>
      </w:tr>
      <w:tr w:rsidR="00E35968" w:rsidRPr="00D10D9E" w14:paraId="1E701AC8" w14:textId="77777777" w:rsidTr="00D366C4">
        <w:tc>
          <w:tcPr>
            <w:tcW w:w="3227" w:type="dxa"/>
          </w:tcPr>
          <w:p w14:paraId="50E6CA5E" w14:textId="77777777" w:rsidR="00E35968" w:rsidRPr="008771B1" w:rsidRDefault="00E35968" w:rsidP="00B91AA5">
            <w:pPr>
              <w:rPr>
                <w:rFonts w:eastAsia="Batang"/>
              </w:rPr>
            </w:pPr>
            <w:r w:rsidRPr="004107AE">
              <w:rPr>
                <w:iCs/>
              </w:rPr>
              <w:t>fkReferens-id</w:t>
            </w:r>
          </w:p>
        </w:tc>
        <w:tc>
          <w:tcPr>
            <w:tcW w:w="992" w:type="dxa"/>
          </w:tcPr>
          <w:p w14:paraId="40EE689E" w14:textId="77777777" w:rsidR="00E35968" w:rsidRPr="008771B1" w:rsidRDefault="00E35968" w:rsidP="00B91AA5">
            <w:pPr>
              <w:rPr>
                <w:rFonts w:eastAsia="Batang"/>
              </w:rPr>
            </w:pPr>
            <w:r>
              <w:rPr>
                <w:rFonts w:eastAsia="Batang"/>
              </w:rPr>
              <w:t>string</w:t>
            </w:r>
          </w:p>
        </w:tc>
        <w:tc>
          <w:tcPr>
            <w:tcW w:w="4394" w:type="dxa"/>
          </w:tcPr>
          <w:p w14:paraId="15304187" w14:textId="58916109" w:rsidR="00E35968" w:rsidRPr="00D10D9E" w:rsidRDefault="008C515D" w:rsidP="00B91AA5">
            <w:pPr>
              <w:rPr>
                <w:rFonts w:eastAsia="Batang"/>
              </w:rPr>
            </w:pPr>
            <w:r>
              <w:rPr>
                <w:rFonts w:eastAsia="Batang"/>
              </w:rPr>
              <w:t>Försäkringskassan</w:t>
            </w:r>
            <w:r w:rsidR="00496074">
              <w:rPr>
                <w:rFonts w:eastAsia="Batang"/>
              </w:rPr>
              <w:t xml:space="preserve">s referens-id. </w:t>
            </w:r>
            <w:bookmarkStart w:id="90" w:name="_GoBack"/>
            <w:bookmarkEnd w:id="90"/>
          </w:p>
        </w:tc>
        <w:tc>
          <w:tcPr>
            <w:tcW w:w="1395" w:type="dxa"/>
          </w:tcPr>
          <w:p w14:paraId="774EA07F" w14:textId="77777777" w:rsidR="00E35968" w:rsidRPr="00D10D9E" w:rsidRDefault="00E642D8" w:rsidP="00B91AA5">
            <w:pPr>
              <w:rPr>
                <w:rFonts w:eastAsia="Batang"/>
              </w:rPr>
            </w:pPr>
            <w:r>
              <w:rPr>
                <w:rFonts w:eastAsia="Batang"/>
              </w:rPr>
              <w:t>1..1</w:t>
            </w:r>
          </w:p>
        </w:tc>
      </w:tr>
      <w:tr w:rsidR="00E35968" w:rsidRPr="004E06B5" w14:paraId="47E79238" w14:textId="77777777" w:rsidTr="00D366C4">
        <w:tc>
          <w:tcPr>
            <w:tcW w:w="3227" w:type="dxa"/>
          </w:tcPr>
          <w:p w14:paraId="4DC01AD6" w14:textId="77777777" w:rsidR="00E35968" w:rsidRPr="008771B1" w:rsidRDefault="00E35968" w:rsidP="00B91AA5">
            <w:pPr>
              <w:rPr>
                <w:rFonts w:eastAsia="Batang"/>
              </w:rPr>
            </w:pPr>
            <w:r>
              <w:rPr>
                <w:iCs/>
              </w:rPr>
              <w:t>amne</w:t>
            </w:r>
          </w:p>
        </w:tc>
        <w:tc>
          <w:tcPr>
            <w:tcW w:w="992" w:type="dxa"/>
          </w:tcPr>
          <w:p w14:paraId="5DD255B6" w14:textId="77777777" w:rsidR="00E35968" w:rsidRPr="008771B1" w:rsidRDefault="000B29F6" w:rsidP="00B91AA5">
            <w:pPr>
              <w:rPr>
                <w:rFonts w:eastAsia="Batang"/>
              </w:rPr>
            </w:pPr>
            <w:r>
              <w:rPr>
                <w:rFonts w:eastAsia="Batang"/>
              </w:rPr>
              <w:t>Amne typ</w:t>
            </w:r>
          </w:p>
        </w:tc>
        <w:tc>
          <w:tcPr>
            <w:tcW w:w="4394" w:type="dxa"/>
          </w:tcPr>
          <w:p w14:paraId="692F1C61" w14:textId="77777777" w:rsidR="00E35968" w:rsidRPr="008771B1" w:rsidRDefault="00EC6C6D" w:rsidP="00B91AA5">
            <w:pPr>
              <w:rPr>
                <w:rFonts w:eastAsia="Batang"/>
              </w:rPr>
            </w:pPr>
            <w:r>
              <w:rPr>
                <w:rFonts w:eastAsia="Batang"/>
              </w:rPr>
              <w:t>Ämne som frågan gäller. Finns en avgränsad mängd</w:t>
            </w:r>
          </w:p>
        </w:tc>
        <w:tc>
          <w:tcPr>
            <w:tcW w:w="1395" w:type="dxa"/>
          </w:tcPr>
          <w:p w14:paraId="4F609958" w14:textId="77777777" w:rsidR="00E35968" w:rsidRDefault="00E642D8" w:rsidP="00B91AA5">
            <w:pPr>
              <w:rPr>
                <w:rFonts w:eastAsia="Batang"/>
              </w:rPr>
            </w:pPr>
            <w:r>
              <w:rPr>
                <w:rFonts w:eastAsia="Batang"/>
              </w:rPr>
              <w:t>1..1</w:t>
            </w:r>
          </w:p>
        </w:tc>
      </w:tr>
      <w:tr w:rsidR="004745BA" w:rsidRPr="004E06B5" w14:paraId="0400165D" w14:textId="77777777" w:rsidTr="00D366C4">
        <w:tc>
          <w:tcPr>
            <w:tcW w:w="3227" w:type="dxa"/>
          </w:tcPr>
          <w:p w14:paraId="19E1529A" w14:textId="77777777" w:rsidR="004745BA" w:rsidRDefault="004745BA" w:rsidP="00B91AA5">
            <w:pPr>
              <w:rPr>
                <w:iCs/>
              </w:rPr>
            </w:pPr>
            <w:r>
              <w:rPr>
                <w:iCs/>
              </w:rPr>
              <w:t>fraga</w:t>
            </w:r>
          </w:p>
        </w:tc>
        <w:tc>
          <w:tcPr>
            <w:tcW w:w="992" w:type="dxa"/>
          </w:tcPr>
          <w:p w14:paraId="742A92C4" w14:textId="77777777" w:rsidR="004745BA" w:rsidRDefault="004745BA" w:rsidP="00B91AA5">
            <w:pPr>
              <w:rPr>
                <w:rFonts w:eastAsia="Batang"/>
              </w:rPr>
            </w:pPr>
          </w:p>
        </w:tc>
        <w:tc>
          <w:tcPr>
            <w:tcW w:w="4394" w:type="dxa"/>
          </w:tcPr>
          <w:p w14:paraId="204D6B95" w14:textId="77777777" w:rsidR="004745BA" w:rsidRDefault="0036319B" w:rsidP="00B91AA5">
            <w:pPr>
              <w:rPr>
                <w:rFonts w:eastAsia="Batang"/>
              </w:rPr>
            </w:pPr>
            <w:r>
              <w:rPr>
                <w:rFonts w:eastAsia="Batang"/>
              </w:rPr>
              <w:t>Frågan</w:t>
            </w:r>
          </w:p>
        </w:tc>
        <w:tc>
          <w:tcPr>
            <w:tcW w:w="1395" w:type="dxa"/>
          </w:tcPr>
          <w:p w14:paraId="5524E8B4" w14:textId="77777777" w:rsidR="004745BA" w:rsidRDefault="004745BA" w:rsidP="00B91AA5">
            <w:pPr>
              <w:rPr>
                <w:rFonts w:eastAsia="Batang"/>
              </w:rPr>
            </w:pPr>
            <w:r>
              <w:rPr>
                <w:rFonts w:eastAsia="Batang"/>
              </w:rPr>
              <w:t>1..1</w:t>
            </w:r>
          </w:p>
        </w:tc>
      </w:tr>
      <w:tr w:rsidR="00E35968" w:rsidRPr="00D10D9E" w14:paraId="409781B5" w14:textId="77777777" w:rsidTr="00D366C4">
        <w:tc>
          <w:tcPr>
            <w:tcW w:w="3227" w:type="dxa"/>
          </w:tcPr>
          <w:p w14:paraId="1266A084" w14:textId="77777777" w:rsidR="00E35968" w:rsidRPr="00EC6C6D" w:rsidRDefault="00E35968" w:rsidP="00B91AA5">
            <w:pPr>
              <w:rPr>
                <w:rFonts w:eastAsia="Batang"/>
                <w:b/>
              </w:rPr>
            </w:pPr>
            <w:r>
              <w:rPr>
                <w:iCs/>
              </w:rPr>
              <w:t>fraga.</w:t>
            </w:r>
            <w:r w:rsidRPr="004107AE">
              <w:rPr>
                <w:iCs/>
              </w:rPr>
              <w:t>meddelandeText</w:t>
            </w:r>
          </w:p>
        </w:tc>
        <w:tc>
          <w:tcPr>
            <w:tcW w:w="992" w:type="dxa"/>
          </w:tcPr>
          <w:p w14:paraId="06289A4F" w14:textId="77777777" w:rsidR="00E35968" w:rsidRPr="00EC6C6D" w:rsidRDefault="008C515D" w:rsidP="00B91AA5">
            <w:pPr>
              <w:rPr>
                <w:rFonts w:eastAsia="Batang"/>
              </w:rPr>
            </w:pPr>
            <w:r w:rsidRPr="00EC6C6D">
              <w:rPr>
                <w:rFonts w:eastAsia="Batang"/>
              </w:rPr>
              <w:t>string</w:t>
            </w:r>
          </w:p>
        </w:tc>
        <w:tc>
          <w:tcPr>
            <w:tcW w:w="4394" w:type="dxa"/>
          </w:tcPr>
          <w:p w14:paraId="5EB47E92" w14:textId="77777777" w:rsidR="00E35968" w:rsidRPr="00D10D9E" w:rsidRDefault="0036319B" w:rsidP="00B91AA5">
            <w:pPr>
              <w:rPr>
                <w:rFonts w:eastAsia="Batang"/>
              </w:rPr>
            </w:pPr>
            <w:r>
              <w:rPr>
                <w:rFonts w:eastAsia="Batang"/>
              </w:rPr>
              <w:t>Frågetexten rörande</w:t>
            </w:r>
            <w:r w:rsidR="008C515D">
              <w:rPr>
                <w:rFonts w:eastAsia="Batang"/>
              </w:rPr>
              <w:t xml:space="preserve"> </w:t>
            </w:r>
            <w:r>
              <w:rPr>
                <w:rFonts w:eastAsia="Batang"/>
              </w:rPr>
              <w:t>det angivna</w:t>
            </w:r>
            <w:r w:rsidR="008C515D">
              <w:rPr>
                <w:rFonts w:eastAsia="Batang"/>
              </w:rPr>
              <w:t xml:space="preserve"> läkarintyg </w:t>
            </w:r>
          </w:p>
        </w:tc>
        <w:tc>
          <w:tcPr>
            <w:tcW w:w="1395" w:type="dxa"/>
          </w:tcPr>
          <w:p w14:paraId="4D6897E1" w14:textId="77777777" w:rsidR="00E35968" w:rsidRPr="00D10D9E" w:rsidRDefault="00E642D8" w:rsidP="00B91AA5">
            <w:pPr>
              <w:rPr>
                <w:rFonts w:eastAsia="Batang"/>
              </w:rPr>
            </w:pPr>
            <w:r>
              <w:rPr>
                <w:rFonts w:eastAsia="Batang"/>
              </w:rPr>
              <w:t>1..1</w:t>
            </w:r>
          </w:p>
        </w:tc>
      </w:tr>
      <w:tr w:rsidR="00E35968" w:rsidRPr="00D10D9E" w14:paraId="7E85DDB5" w14:textId="77777777" w:rsidTr="00D366C4">
        <w:tc>
          <w:tcPr>
            <w:tcW w:w="3227" w:type="dxa"/>
          </w:tcPr>
          <w:p w14:paraId="0F57D6F9" w14:textId="77777777" w:rsidR="00E35968" w:rsidRPr="00EC6C6D" w:rsidRDefault="00E35968" w:rsidP="00B91AA5">
            <w:pPr>
              <w:rPr>
                <w:rFonts w:eastAsia="Batang"/>
                <w:b/>
              </w:rPr>
            </w:pPr>
            <w:r>
              <w:rPr>
                <w:iCs/>
              </w:rPr>
              <w:t>fraga.</w:t>
            </w:r>
            <w:r w:rsidRPr="004107AE">
              <w:rPr>
                <w:iCs/>
              </w:rPr>
              <w:t>signeringsTidpunkt</w:t>
            </w:r>
          </w:p>
        </w:tc>
        <w:tc>
          <w:tcPr>
            <w:tcW w:w="992" w:type="dxa"/>
          </w:tcPr>
          <w:p w14:paraId="37DEB63F" w14:textId="77777777" w:rsidR="00E35968" w:rsidRPr="00EC6C6D" w:rsidRDefault="008C515D" w:rsidP="00B91AA5">
            <w:pPr>
              <w:rPr>
                <w:rFonts w:eastAsia="Batang"/>
              </w:rPr>
            </w:pPr>
            <w:r w:rsidRPr="00EC6C6D">
              <w:rPr>
                <w:rFonts w:eastAsia="Batang"/>
              </w:rPr>
              <w:t>datumtid</w:t>
            </w:r>
          </w:p>
        </w:tc>
        <w:tc>
          <w:tcPr>
            <w:tcW w:w="4394" w:type="dxa"/>
          </w:tcPr>
          <w:p w14:paraId="760253AB" w14:textId="77777777" w:rsidR="00E35968" w:rsidRPr="00D10D9E" w:rsidRDefault="008C515D" w:rsidP="00B91AA5">
            <w:pPr>
              <w:rPr>
                <w:rFonts w:eastAsia="Batang"/>
              </w:rPr>
            </w:pPr>
            <w:r>
              <w:rPr>
                <w:rFonts w:eastAsia="Batang"/>
              </w:rPr>
              <w:t>Signeringstidpunkt för själva frågan</w:t>
            </w:r>
          </w:p>
        </w:tc>
        <w:tc>
          <w:tcPr>
            <w:tcW w:w="1395" w:type="dxa"/>
          </w:tcPr>
          <w:p w14:paraId="5250BD95" w14:textId="77777777" w:rsidR="00E35968" w:rsidRPr="00D10D9E" w:rsidRDefault="00E642D8" w:rsidP="00B91AA5">
            <w:pPr>
              <w:rPr>
                <w:rFonts w:eastAsia="Batang"/>
              </w:rPr>
            </w:pPr>
            <w:r>
              <w:rPr>
                <w:rFonts w:eastAsia="Batang"/>
              </w:rPr>
              <w:t>1..1</w:t>
            </w:r>
          </w:p>
        </w:tc>
      </w:tr>
      <w:tr w:rsidR="00E35968" w:rsidRPr="00D10D9E" w14:paraId="3FEEE7F1" w14:textId="77777777" w:rsidTr="00D366C4">
        <w:tc>
          <w:tcPr>
            <w:tcW w:w="3227" w:type="dxa"/>
          </w:tcPr>
          <w:p w14:paraId="70976E20" w14:textId="77777777" w:rsidR="00E35968" w:rsidRPr="00D10D9E" w:rsidRDefault="00E35968" w:rsidP="00B91AA5">
            <w:pPr>
              <w:rPr>
                <w:rFonts w:eastAsia="Batang"/>
                <w:b/>
                <w:lang w:val="en-GB"/>
              </w:rPr>
            </w:pPr>
            <w:r w:rsidRPr="007E2660">
              <w:rPr>
                <w:iCs/>
              </w:rPr>
              <w:t>avsantTidpunkt</w:t>
            </w:r>
          </w:p>
        </w:tc>
        <w:tc>
          <w:tcPr>
            <w:tcW w:w="992" w:type="dxa"/>
          </w:tcPr>
          <w:p w14:paraId="7C68A7C0" w14:textId="77777777" w:rsidR="00E35968" w:rsidRPr="008771B1" w:rsidRDefault="008C515D" w:rsidP="00B91AA5">
            <w:pPr>
              <w:rPr>
                <w:rFonts w:eastAsia="Batang"/>
                <w:lang w:val="en-GB"/>
              </w:rPr>
            </w:pPr>
            <w:r>
              <w:rPr>
                <w:rFonts w:eastAsia="Batang"/>
                <w:lang w:val="en-GB"/>
              </w:rPr>
              <w:t>datumtid</w:t>
            </w:r>
          </w:p>
        </w:tc>
        <w:tc>
          <w:tcPr>
            <w:tcW w:w="4394" w:type="dxa"/>
          </w:tcPr>
          <w:p w14:paraId="55F860C4" w14:textId="77777777" w:rsidR="00E35968" w:rsidRPr="00D10D9E" w:rsidRDefault="008C515D" w:rsidP="00B91AA5">
            <w:pPr>
              <w:rPr>
                <w:rFonts w:eastAsia="Batang"/>
              </w:rPr>
            </w:pPr>
            <w:r>
              <w:rPr>
                <w:rFonts w:eastAsia="Batang"/>
              </w:rPr>
              <w:t>Tidpunkt då frågan skickades från Försäkringskassan</w:t>
            </w:r>
          </w:p>
        </w:tc>
        <w:tc>
          <w:tcPr>
            <w:tcW w:w="1395" w:type="dxa"/>
          </w:tcPr>
          <w:p w14:paraId="34A52E53" w14:textId="77777777" w:rsidR="00E35968" w:rsidRPr="00D10D9E" w:rsidRDefault="00E642D8" w:rsidP="00B91AA5">
            <w:pPr>
              <w:rPr>
                <w:rFonts w:eastAsia="Batang"/>
              </w:rPr>
            </w:pPr>
            <w:r>
              <w:rPr>
                <w:rFonts w:eastAsia="Batang"/>
              </w:rPr>
              <w:t>1..1</w:t>
            </w:r>
          </w:p>
        </w:tc>
      </w:tr>
      <w:tr w:rsidR="004745BA" w:rsidRPr="00D10D9E" w14:paraId="46079630" w14:textId="77777777" w:rsidTr="00D366C4">
        <w:tc>
          <w:tcPr>
            <w:tcW w:w="3227" w:type="dxa"/>
          </w:tcPr>
          <w:p w14:paraId="4B44CE75" w14:textId="77777777" w:rsidR="004745BA" w:rsidRPr="007E2660" w:rsidRDefault="004745BA" w:rsidP="00B91AA5">
            <w:pPr>
              <w:rPr>
                <w:iCs/>
              </w:rPr>
            </w:pPr>
            <w:r w:rsidRPr="007E2660">
              <w:rPr>
                <w:iCs/>
                <w:lang w:val="en-US"/>
              </w:rPr>
              <w:t>fkKontaktInfo</w:t>
            </w:r>
          </w:p>
        </w:tc>
        <w:tc>
          <w:tcPr>
            <w:tcW w:w="992" w:type="dxa"/>
          </w:tcPr>
          <w:p w14:paraId="29B14A67" w14:textId="77777777" w:rsidR="004745BA" w:rsidRDefault="004745BA" w:rsidP="00B91AA5">
            <w:pPr>
              <w:rPr>
                <w:rFonts w:eastAsia="Batang"/>
                <w:lang w:val="en-GB"/>
              </w:rPr>
            </w:pPr>
          </w:p>
        </w:tc>
        <w:tc>
          <w:tcPr>
            <w:tcW w:w="4394" w:type="dxa"/>
          </w:tcPr>
          <w:p w14:paraId="11801A7A" w14:textId="77777777" w:rsidR="004745BA" w:rsidRDefault="00075F1F" w:rsidP="00B91AA5">
            <w:pPr>
              <w:rPr>
                <w:rFonts w:eastAsia="Batang"/>
              </w:rPr>
            </w:pPr>
            <w:r>
              <w:rPr>
                <w:rFonts w:eastAsia="Batang"/>
              </w:rPr>
              <w:t>Rader med kontaktinformation</w:t>
            </w:r>
          </w:p>
        </w:tc>
        <w:tc>
          <w:tcPr>
            <w:tcW w:w="1395" w:type="dxa"/>
          </w:tcPr>
          <w:p w14:paraId="7A84719D" w14:textId="77777777" w:rsidR="004745BA" w:rsidRDefault="004745BA" w:rsidP="00B91AA5">
            <w:pPr>
              <w:rPr>
                <w:rFonts w:eastAsia="Batang"/>
              </w:rPr>
            </w:pPr>
            <w:r>
              <w:rPr>
                <w:rFonts w:eastAsia="Batang"/>
              </w:rPr>
              <w:t>0..n</w:t>
            </w:r>
          </w:p>
        </w:tc>
      </w:tr>
      <w:tr w:rsidR="004745BA" w:rsidRPr="00D10D9E" w14:paraId="62B6A090" w14:textId="77777777" w:rsidTr="00D366C4">
        <w:tc>
          <w:tcPr>
            <w:tcW w:w="3227" w:type="dxa"/>
          </w:tcPr>
          <w:p w14:paraId="2C19768C" w14:textId="77777777" w:rsidR="004745BA" w:rsidRPr="00D10D9E" w:rsidRDefault="004745BA" w:rsidP="00B91AA5">
            <w:pPr>
              <w:rPr>
                <w:rFonts w:eastAsia="Batang"/>
                <w:b/>
                <w:lang w:val="en-GB"/>
              </w:rPr>
            </w:pPr>
            <w:r w:rsidRPr="007E2660">
              <w:rPr>
                <w:iCs/>
                <w:lang w:val="en-US"/>
              </w:rPr>
              <w:t>fkKontaktInfo</w:t>
            </w:r>
            <w:r>
              <w:rPr>
                <w:iCs/>
                <w:lang w:val="en-US"/>
              </w:rPr>
              <w:t>.kontakt</w:t>
            </w:r>
          </w:p>
        </w:tc>
        <w:tc>
          <w:tcPr>
            <w:tcW w:w="992" w:type="dxa"/>
          </w:tcPr>
          <w:p w14:paraId="67E59ACB" w14:textId="77777777" w:rsidR="004745BA" w:rsidRPr="008771B1" w:rsidRDefault="004745BA" w:rsidP="00B91AA5">
            <w:pPr>
              <w:rPr>
                <w:rFonts w:eastAsia="Batang"/>
                <w:lang w:val="en-GB"/>
              </w:rPr>
            </w:pPr>
            <w:r>
              <w:rPr>
                <w:rFonts w:eastAsia="Batang"/>
                <w:lang w:val="en-GB"/>
              </w:rPr>
              <w:t>string</w:t>
            </w:r>
          </w:p>
        </w:tc>
        <w:tc>
          <w:tcPr>
            <w:tcW w:w="4394" w:type="dxa"/>
          </w:tcPr>
          <w:p w14:paraId="6E7057F4" w14:textId="77777777" w:rsidR="004745BA" w:rsidRPr="00D10D9E" w:rsidRDefault="004745BA" w:rsidP="00A40BFF">
            <w:pPr>
              <w:rPr>
                <w:rFonts w:eastAsia="Batang"/>
              </w:rPr>
            </w:pPr>
            <w:r>
              <w:rPr>
                <w:rFonts w:eastAsia="Batang"/>
              </w:rPr>
              <w:t>Mer detaljerad kontaktinformation för den person som ställt frågan från Försäkringskassan.</w:t>
            </w:r>
          </w:p>
        </w:tc>
        <w:tc>
          <w:tcPr>
            <w:tcW w:w="1395" w:type="dxa"/>
          </w:tcPr>
          <w:p w14:paraId="66EB0F4B" w14:textId="77777777" w:rsidR="004745BA" w:rsidRPr="00D10D9E" w:rsidRDefault="004745BA" w:rsidP="00A40BFF">
            <w:pPr>
              <w:rPr>
                <w:rFonts w:eastAsia="Batang"/>
              </w:rPr>
            </w:pPr>
            <w:r>
              <w:rPr>
                <w:rFonts w:eastAsia="Batang"/>
              </w:rPr>
              <w:t>1..1</w:t>
            </w:r>
          </w:p>
        </w:tc>
      </w:tr>
      <w:tr w:rsidR="004745BA" w:rsidRPr="00D10D9E" w14:paraId="168C5B4F" w14:textId="77777777" w:rsidTr="00D366C4">
        <w:tc>
          <w:tcPr>
            <w:tcW w:w="3227" w:type="dxa"/>
          </w:tcPr>
          <w:p w14:paraId="133A98DF" w14:textId="77777777" w:rsidR="004745BA" w:rsidRPr="007E2660" w:rsidRDefault="004745BA" w:rsidP="00B91AA5">
            <w:pPr>
              <w:rPr>
                <w:iCs/>
                <w:lang w:val="en-US"/>
              </w:rPr>
            </w:pPr>
            <w:r>
              <w:rPr>
                <w:iCs/>
                <w:lang w:val="en-US"/>
              </w:rPr>
              <w:t>adressVard</w:t>
            </w:r>
          </w:p>
        </w:tc>
        <w:tc>
          <w:tcPr>
            <w:tcW w:w="992" w:type="dxa"/>
          </w:tcPr>
          <w:p w14:paraId="4A074D59" w14:textId="77777777" w:rsidR="004745BA" w:rsidRDefault="004745BA" w:rsidP="00B91AA5">
            <w:pPr>
              <w:rPr>
                <w:rFonts w:eastAsia="Batang"/>
                <w:lang w:val="en-GB"/>
              </w:rPr>
            </w:pPr>
          </w:p>
        </w:tc>
        <w:tc>
          <w:tcPr>
            <w:tcW w:w="4394" w:type="dxa"/>
          </w:tcPr>
          <w:p w14:paraId="152F1ADD" w14:textId="77777777" w:rsidR="004745BA" w:rsidRDefault="00D7290F" w:rsidP="00A40BFF">
            <w:pPr>
              <w:rPr>
                <w:rFonts w:eastAsia="Batang"/>
              </w:rPr>
            </w:pPr>
            <w:r>
              <w:rPr>
                <w:rFonts w:eastAsia="Batang"/>
              </w:rPr>
              <w:t>Vårdadress</w:t>
            </w:r>
          </w:p>
        </w:tc>
        <w:tc>
          <w:tcPr>
            <w:tcW w:w="1395" w:type="dxa"/>
          </w:tcPr>
          <w:p w14:paraId="4B26475B" w14:textId="77777777" w:rsidR="004745BA" w:rsidRDefault="00D7290F" w:rsidP="00A40BFF">
            <w:pPr>
              <w:rPr>
                <w:rFonts w:eastAsia="Batang"/>
              </w:rPr>
            </w:pPr>
            <w:r>
              <w:rPr>
                <w:rFonts w:eastAsia="Batang"/>
              </w:rPr>
              <w:t>1..1</w:t>
            </w:r>
          </w:p>
        </w:tc>
      </w:tr>
      <w:tr w:rsidR="004745BA" w:rsidRPr="00D10D9E" w14:paraId="45D11DB4" w14:textId="77777777" w:rsidTr="00D366C4">
        <w:tc>
          <w:tcPr>
            <w:tcW w:w="3227" w:type="dxa"/>
          </w:tcPr>
          <w:p w14:paraId="219792BC" w14:textId="77777777" w:rsidR="004745BA" w:rsidRDefault="004745BA" w:rsidP="00B91AA5">
            <w:pPr>
              <w:rPr>
                <w:iCs/>
                <w:lang w:val="en-US"/>
              </w:rPr>
            </w:pPr>
            <w:r>
              <w:rPr>
                <w:iCs/>
                <w:lang w:val="en-US"/>
              </w:rPr>
              <w:t>adressVard.hosPersonal</w:t>
            </w:r>
          </w:p>
        </w:tc>
        <w:tc>
          <w:tcPr>
            <w:tcW w:w="992" w:type="dxa"/>
          </w:tcPr>
          <w:p w14:paraId="4EE4F024" w14:textId="77777777" w:rsidR="004745BA" w:rsidRDefault="004745BA" w:rsidP="00B91AA5">
            <w:pPr>
              <w:rPr>
                <w:rFonts w:eastAsia="Batang"/>
                <w:lang w:val="en-GB"/>
              </w:rPr>
            </w:pPr>
          </w:p>
        </w:tc>
        <w:tc>
          <w:tcPr>
            <w:tcW w:w="4394" w:type="dxa"/>
          </w:tcPr>
          <w:p w14:paraId="3FDD779C" w14:textId="77777777" w:rsidR="004745BA" w:rsidRDefault="00D7290F" w:rsidP="00A40BFF">
            <w:pPr>
              <w:rPr>
                <w:rFonts w:eastAsia="Batang"/>
              </w:rPr>
            </w:pPr>
            <w:r>
              <w:rPr>
                <w:rFonts w:eastAsia="Batang"/>
              </w:rPr>
              <w:t>Vårdpersonal</w:t>
            </w:r>
          </w:p>
        </w:tc>
        <w:tc>
          <w:tcPr>
            <w:tcW w:w="1395" w:type="dxa"/>
          </w:tcPr>
          <w:p w14:paraId="2E42700B" w14:textId="77777777" w:rsidR="004745BA" w:rsidRDefault="00D7290F" w:rsidP="00A40BFF">
            <w:pPr>
              <w:rPr>
                <w:rFonts w:eastAsia="Batang"/>
              </w:rPr>
            </w:pPr>
            <w:r>
              <w:rPr>
                <w:rFonts w:eastAsia="Batang"/>
              </w:rPr>
              <w:t>1..1</w:t>
            </w:r>
          </w:p>
        </w:tc>
      </w:tr>
      <w:tr w:rsidR="004745BA" w:rsidRPr="00D10D9E" w14:paraId="0B619F10" w14:textId="77777777" w:rsidTr="00D366C4">
        <w:tc>
          <w:tcPr>
            <w:tcW w:w="3227" w:type="dxa"/>
          </w:tcPr>
          <w:p w14:paraId="026D55B7" w14:textId="77777777" w:rsidR="004745BA" w:rsidRPr="008C515D" w:rsidRDefault="004745BA" w:rsidP="00B91AA5">
            <w:pPr>
              <w:rPr>
                <w:rFonts w:eastAsia="Batang"/>
                <w:b/>
              </w:rPr>
            </w:pPr>
            <w:r>
              <w:rPr>
                <w:iCs/>
              </w:rPr>
              <w:t>..</w:t>
            </w:r>
            <w:r w:rsidRPr="008C515D">
              <w:rPr>
                <w:iCs/>
              </w:rPr>
              <w:t>hosPersonal</w:t>
            </w:r>
            <w:r>
              <w:t>.</w:t>
            </w:r>
            <w:r w:rsidRPr="003968B2">
              <w:t>personal-id</w:t>
            </w:r>
          </w:p>
        </w:tc>
        <w:tc>
          <w:tcPr>
            <w:tcW w:w="992" w:type="dxa"/>
          </w:tcPr>
          <w:p w14:paraId="377E005C" w14:textId="77777777" w:rsidR="004745BA" w:rsidRPr="008C515D" w:rsidRDefault="004745BA" w:rsidP="00B91AA5">
            <w:pPr>
              <w:rPr>
                <w:rFonts w:eastAsia="Batang"/>
              </w:rPr>
            </w:pPr>
            <w:r>
              <w:rPr>
                <w:rFonts w:eastAsia="Batang"/>
              </w:rPr>
              <w:t>h</w:t>
            </w:r>
            <w:r w:rsidRPr="004B52E9">
              <w:rPr>
                <w:rFonts w:eastAsia="Batang"/>
              </w:rPr>
              <w:t>saId</w:t>
            </w:r>
          </w:p>
        </w:tc>
        <w:tc>
          <w:tcPr>
            <w:tcW w:w="4394" w:type="dxa"/>
          </w:tcPr>
          <w:p w14:paraId="77E089B6" w14:textId="77777777" w:rsidR="004745BA" w:rsidRPr="00D10D9E" w:rsidRDefault="004745BA" w:rsidP="00B91AA5">
            <w:pPr>
              <w:rPr>
                <w:rFonts w:eastAsia="Batang"/>
              </w:rPr>
            </w:pPr>
            <w:r w:rsidRPr="007E4029">
              <w:rPr>
                <w:rFonts w:eastAsia="Batang"/>
              </w:rPr>
              <w:t>Hsa-Id för Ho</w:t>
            </w:r>
            <w:r>
              <w:rPr>
                <w:rFonts w:eastAsia="Batang"/>
              </w:rPr>
              <w:t xml:space="preserve">s-person </w:t>
            </w:r>
            <w:r w:rsidRPr="007E4029">
              <w:rPr>
                <w:rFonts w:eastAsia="Batang"/>
              </w:rPr>
              <w:t xml:space="preserve">som </w:t>
            </w:r>
            <w:r>
              <w:rPr>
                <w:rFonts w:eastAsia="Batang"/>
              </w:rPr>
              <w:t>utfärdade läkarintyget.</w:t>
            </w:r>
          </w:p>
        </w:tc>
        <w:tc>
          <w:tcPr>
            <w:tcW w:w="1395" w:type="dxa"/>
          </w:tcPr>
          <w:p w14:paraId="7C0FF61D" w14:textId="77777777" w:rsidR="004745BA" w:rsidRPr="00D10D9E" w:rsidRDefault="004745BA" w:rsidP="00B91AA5">
            <w:pPr>
              <w:rPr>
                <w:rFonts w:eastAsia="Batang"/>
              </w:rPr>
            </w:pPr>
            <w:r>
              <w:rPr>
                <w:rFonts w:eastAsia="Batang"/>
              </w:rPr>
              <w:t>1..1</w:t>
            </w:r>
          </w:p>
        </w:tc>
      </w:tr>
      <w:tr w:rsidR="004745BA" w:rsidRPr="00D10D9E" w14:paraId="02E12EEA" w14:textId="77777777" w:rsidTr="00D366C4">
        <w:tc>
          <w:tcPr>
            <w:tcW w:w="3227" w:type="dxa"/>
          </w:tcPr>
          <w:p w14:paraId="3B1FEB46" w14:textId="77777777" w:rsidR="004745BA" w:rsidRPr="00D10D9E" w:rsidRDefault="004745BA" w:rsidP="00B91AA5">
            <w:pPr>
              <w:rPr>
                <w:rFonts w:eastAsia="Batang"/>
                <w:b/>
                <w:lang w:val="en-GB"/>
              </w:rPr>
            </w:pPr>
            <w:r>
              <w:rPr>
                <w:iCs/>
                <w:lang w:val="en-US"/>
              </w:rPr>
              <w:t>..hosPersonal</w:t>
            </w:r>
            <w:r>
              <w:t>.</w:t>
            </w:r>
            <w:r w:rsidRPr="003968B2">
              <w:t>fullstandigtNamn</w:t>
            </w:r>
          </w:p>
        </w:tc>
        <w:tc>
          <w:tcPr>
            <w:tcW w:w="992" w:type="dxa"/>
          </w:tcPr>
          <w:p w14:paraId="5291BAB0" w14:textId="77777777" w:rsidR="004745BA" w:rsidRPr="008771B1" w:rsidRDefault="004745BA" w:rsidP="00B91AA5">
            <w:pPr>
              <w:rPr>
                <w:rFonts w:eastAsia="Batang"/>
                <w:lang w:val="en-GB"/>
              </w:rPr>
            </w:pPr>
            <w:r>
              <w:rPr>
                <w:rFonts w:eastAsia="Batang"/>
                <w:lang w:val="en-GB"/>
              </w:rPr>
              <w:t>string</w:t>
            </w:r>
          </w:p>
        </w:tc>
        <w:tc>
          <w:tcPr>
            <w:tcW w:w="4394" w:type="dxa"/>
          </w:tcPr>
          <w:p w14:paraId="3BB3DF1C" w14:textId="77777777" w:rsidR="004745BA" w:rsidRPr="00D10D9E" w:rsidRDefault="004745BA" w:rsidP="00B91AA5">
            <w:pPr>
              <w:rPr>
                <w:rFonts w:eastAsia="Batang"/>
              </w:rPr>
            </w:pPr>
            <w:r>
              <w:rPr>
                <w:rFonts w:eastAsia="Batang"/>
              </w:rPr>
              <w:t>Namn för Hos-person som utfärdade läkarintyget.</w:t>
            </w:r>
          </w:p>
        </w:tc>
        <w:tc>
          <w:tcPr>
            <w:tcW w:w="1395" w:type="dxa"/>
          </w:tcPr>
          <w:p w14:paraId="7E830198" w14:textId="77777777" w:rsidR="004745BA" w:rsidRPr="00D10D9E" w:rsidRDefault="004745BA" w:rsidP="00B91AA5">
            <w:pPr>
              <w:rPr>
                <w:rFonts w:eastAsia="Batang"/>
              </w:rPr>
            </w:pPr>
            <w:r>
              <w:rPr>
                <w:rFonts w:eastAsia="Batang"/>
              </w:rPr>
              <w:t>1..1</w:t>
            </w:r>
          </w:p>
        </w:tc>
      </w:tr>
      <w:tr w:rsidR="004745BA" w:rsidRPr="00D10D9E" w14:paraId="68F067B1" w14:textId="77777777" w:rsidTr="00D366C4">
        <w:tc>
          <w:tcPr>
            <w:tcW w:w="3227" w:type="dxa"/>
          </w:tcPr>
          <w:p w14:paraId="13D182E1" w14:textId="77777777" w:rsidR="004745BA" w:rsidRDefault="004745BA" w:rsidP="00B91AA5">
            <w:pPr>
              <w:rPr>
                <w:iCs/>
                <w:lang w:val="en-US"/>
              </w:rPr>
            </w:pPr>
            <w:r>
              <w:rPr>
                <w:iCs/>
                <w:lang w:val="en-US"/>
              </w:rPr>
              <w:t>..hosPersonal</w:t>
            </w:r>
            <w:r>
              <w:t>.forskrivarkod</w:t>
            </w:r>
          </w:p>
        </w:tc>
        <w:tc>
          <w:tcPr>
            <w:tcW w:w="992" w:type="dxa"/>
          </w:tcPr>
          <w:p w14:paraId="6796AA3C" w14:textId="77777777" w:rsidR="004745BA" w:rsidRDefault="00D7290F" w:rsidP="00B91AA5">
            <w:pPr>
              <w:rPr>
                <w:rFonts w:eastAsia="Batang"/>
                <w:lang w:val="en-GB"/>
              </w:rPr>
            </w:pPr>
            <w:r>
              <w:rPr>
                <w:rFonts w:eastAsia="Batang"/>
                <w:lang w:val="en-GB"/>
              </w:rPr>
              <w:t>string</w:t>
            </w:r>
          </w:p>
        </w:tc>
        <w:tc>
          <w:tcPr>
            <w:tcW w:w="4394" w:type="dxa"/>
          </w:tcPr>
          <w:p w14:paraId="1A0DAEFE" w14:textId="77777777" w:rsidR="004745BA" w:rsidRDefault="00D7290F" w:rsidP="00B91AA5">
            <w:pPr>
              <w:rPr>
                <w:rFonts w:eastAsia="Batang"/>
              </w:rPr>
            </w:pPr>
            <w:r>
              <w:rPr>
                <w:rFonts w:eastAsia="Batang"/>
              </w:rPr>
              <w:t>Används ej</w:t>
            </w:r>
          </w:p>
        </w:tc>
        <w:tc>
          <w:tcPr>
            <w:tcW w:w="1395" w:type="dxa"/>
          </w:tcPr>
          <w:p w14:paraId="19FF0F08" w14:textId="77777777" w:rsidR="004745BA" w:rsidRDefault="004745BA" w:rsidP="00B91AA5">
            <w:pPr>
              <w:rPr>
                <w:rFonts w:eastAsia="Batang"/>
              </w:rPr>
            </w:pPr>
            <w:r>
              <w:rPr>
                <w:rFonts w:eastAsia="Batang"/>
              </w:rPr>
              <w:t>0..0</w:t>
            </w:r>
          </w:p>
        </w:tc>
      </w:tr>
      <w:tr w:rsidR="004745BA" w:rsidRPr="00D10D9E" w14:paraId="2C6A97DD" w14:textId="77777777" w:rsidTr="00D366C4">
        <w:tc>
          <w:tcPr>
            <w:tcW w:w="3227" w:type="dxa"/>
          </w:tcPr>
          <w:p w14:paraId="69C6DD92" w14:textId="77777777" w:rsidR="004745BA" w:rsidRDefault="004745BA" w:rsidP="00B91AA5">
            <w:pPr>
              <w:rPr>
                <w:iCs/>
                <w:lang w:val="en-US"/>
              </w:rPr>
            </w:pPr>
            <w:r>
              <w:rPr>
                <w:iCs/>
                <w:lang w:val="en-US"/>
              </w:rPr>
              <w:t>..hosPersonal</w:t>
            </w:r>
            <w:r>
              <w:t>.enhet</w:t>
            </w:r>
          </w:p>
        </w:tc>
        <w:tc>
          <w:tcPr>
            <w:tcW w:w="992" w:type="dxa"/>
          </w:tcPr>
          <w:p w14:paraId="0D2F15F0" w14:textId="77777777" w:rsidR="004745BA" w:rsidRDefault="004745BA" w:rsidP="00B91AA5">
            <w:pPr>
              <w:rPr>
                <w:rFonts w:eastAsia="Batang"/>
                <w:lang w:val="en-GB"/>
              </w:rPr>
            </w:pPr>
          </w:p>
        </w:tc>
        <w:tc>
          <w:tcPr>
            <w:tcW w:w="4394" w:type="dxa"/>
          </w:tcPr>
          <w:p w14:paraId="6269613E" w14:textId="77777777" w:rsidR="004745BA" w:rsidRDefault="00D7290F" w:rsidP="00B91AA5">
            <w:pPr>
              <w:rPr>
                <w:rFonts w:eastAsia="Batang"/>
              </w:rPr>
            </w:pPr>
            <w:r>
              <w:rPr>
                <w:rFonts w:eastAsia="Batang"/>
              </w:rPr>
              <w:t>Vårdenhet</w:t>
            </w:r>
          </w:p>
        </w:tc>
        <w:tc>
          <w:tcPr>
            <w:tcW w:w="1395" w:type="dxa"/>
          </w:tcPr>
          <w:p w14:paraId="7FC4652E" w14:textId="77777777" w:rsidR="004745BA" w:rsidRDefault="004745BA" w:rsidP="00B91AA5">
            <w:pPr>
              <w:rPr>
                <w:rFonts w:eastAsia="Batang"/>
              </w:rPr>
            </w:pPr>
          </w:p>
        </w:tc>
      </w:tr>
      <w:tr w:rsidR="004745BA" w:rsidRPr="00D10D9E" w14:paraId="72303992" w14:textId="77777777" w:rsidTr="00D366C4">
        <w:tc>
          <w:tcPr>
            <w:tcW w:w="3227" w:type="dxa"/>
          </w:tcPr>
          <w:p w14:paraId="1050C065" w14:textId="77777777" w:rsidR="004745BA" w:rsidRPr="00D10D9E" w:rsidRDefault="004745BA" w:rsidP="00B91AA5">
            <w:pPr>
              <w:rPr>
                <w:rFonts w:eastAsia="Batang"/>
                <w:b/>
                <w:lang w:val="en-GB"/>
              </w:rPr>
            </w:pPr>
            <w:r>
              <w:rPr>
                <w:iCs/>
              </w:rPr>
              <w:t>..enhet</w:t>
            </w:r>
            <w:r>
              <w:t>.</w:t>
            </w:r>
            <w:r w:rsidRPr="003968B2">
              <w:t>enhets-id</w:t>
            </w:r>
          </w:p>
        </w:tc>
        <w:tc>
          <w:tcPr>
            <w:tcW w:w="992" w:type="dxa"/>
          </w:tcPr>
          <w:p w14:paraId="04F1A4A2" w14:textId="77777777" w:rsidR="004745BA" w:rsidRPr="008771B1" w:rsidRDefault="004745BA" w:rsidP="00B91AA5">
            <w:pPr>
              <w:rPr>
                <w:rFonts w:eastAsia="Batang"/>
                <w:lang w:val="en-GB"/>
              </w:rPr>
            </w:pPr>
            <w:r>
              <w:rPr>
                <w:rFonts w:eastAsia="Batang"/>
              </w:rPr>
              <w:t>h</w:t>
            </w:r>
            <w:r w:rsidRPr="004B52E9">
              <w:rPr>
                <w:rFonts w:eastAsia="Batang"/>
              </w:rPr>
              <w:t>saId</w:t>
            </w:r>
          </w:p>
        </w:tc>
        <w:tc>
          <w:tcPr>
            <w:tcW w:w="4394" w:type="dxa"/>
          </w:tcPr>
          <w:p w14:paraId="45458855" w14:textId="77777777" w:rsidR="004745BA" w:rsidRPr="00D10D9E" w:rsidRDefault="004745BA" w:rsidP="00B91AA5">
            <w:pPr>
              <w:rPr>
                <w:rFonts w:eastAsia="Batang"/>
              </w:rPr>
            </w:pPr>
            <w:r w:rsidRPr="007E4029">
              <w:rPr>
                <w:rFonts w:eastAsia="Batang"/>
              </w:rPr>
              <w:t>Hsa-Id för Ho</w:t>
            </w:r>
            <w:r>
              <w:rPr>
                <w:rFonts w:eastAsia="Batang"/>
              </w:rPr>
              <w:t>s-vårdenhet där läkarintyget utfärdades.</w:t>
            </w:r>
          </w:p>
        </w:tc>
        <w:tc>
          <w:tcPr>
            <w:tcW w:w="1395" w:type="dxa"/>
          </w:tcPr>
          <w:p w14:paraId="178C0889" w14:textId="77777777" w:rsidR="004745BA" w:rsidRPr="00D10D9E" w:rsidRDefault="004745BA" w:rsidP="00B91AA5">
            <w:pPr>
              <w:rPr>
                <w:rFonts w:eastAsia="Batang"/>
              </w:rPr>
            </w:pPr>
            <w:r>
              <w:rPr>
                <w:rFonts w:eastAsia="Batang"/>
              </w:rPr>
              <w:t>1..1</w:t>
            </w:r>
          </w:p>
        </w:tc>
      </w:tr>
      <w:tr w:rsidR="00A6299E" w:rsidRPr="00D10D9E" w14:paraId="28B07C31" w14:textId="77777777" w:rsidTr="00D366C4">
        <w:tc>
          <w:tcPr>
            <w:tcW w:w="3227" w:type="dxa"/>
          </w:tcPr>
          <w:p w14:paraId="3F1D9305" w14:textId="77777777" w:rsidR="00A6299E" w:rsidRDefault="00A6299E" w:rsidP="00B91AA5">
            <w:pPr>
              <w:rPr>
                <w:iCs/>
              </w:rPr>
            </w:pPr>
            <w:r>
              <w:rPr>
                <w:iCs/>
              </w:rPr>
              <w:t>..enhet</w:t>
            </w:r>
            <w:r>
              <w:t>.</w:t>
            </w:r>
            <w:r w:rsidRPr="00A6299E">
              <w:rPr>
                <w:iCs/>
                <w:lang w:val="en-US"/>
              </w:rPr>
              <w:t>arbetsplatskod</w:t>
            </w:r>
          </w:p>
        </w:tc>
        <w:tc>
          <w:tcPr>
            <w:tcW w:w="992" w:type="dxa"/>
          </w:tcPr>
          <w:p w14:paraId="6C9DFFC1" w14:textId="77777777" w:rsidR="00A6299E" w:rsidRDefault="00A6299E" w:rsidP="00B91AA5">
            <w:pPr>
              <w:rPr>
                <w:rFonts w:eastAsia="Batang"/>
              </w:rPr>
            </w:pPr>
            <w:r>
              <w:rPr>
                <w:rFonts w:eastAsia="Batang"/>
              </w:rPr>
              <w:t>string</w:t>
            </w:r>
          </w:p>
        </w:tc>
        <w:tc>
          <w:tcPr>
            <w:tcW w:w="4394" w:type="dxa"/>
          </w:tcPr>
          <w:p w14:paraId="04698042" w14:textId="77777777" w:rsidR="00A6299E" w:rsidRPr="007E4029" w:rsidRDefault="00A6299E" w:rsidP="00B91AA5">
            <w:pPr>
              <w:rPr>
                <w:rFonts w:eastAsia="Batang"/>
              </w:rPr>
            </w:pPr>
            <w:r>
              <w:rPr>
                <w:rFonts w:eastAsia="Batang"/>
              </w:rPr>
              <w:t>Används ej</w:t>
            </w:r>
          </w:p>
        </w:tc>
        <w:tc>
          <w:tcPr>
            <w:tcW w:w="1395" w:type="dxa"/>
          </w:tcPr>
          <w:p w14:paraId="5E6A223E" w14:textId="77777777" w:rsidR="00A6299E" w:rsidRDefault="00A6299E" w:rsidP="00B91AA5">
            <w:pPr>
              <w:rPr>
                <w:rFonts w:eastAsia="Batang"/>
              </w:rPr>
            </w:pPr>
            <w:r>
              <w:rPr>
                <w:rFonts w:eastAsia="Batang"/>
              </w:rPr>
              <w:t>0..0</w:t>
            </w:r>
          </w:p>
        </w:tc>
      </w:tr>
      <w:tr w:rsidR="004745BA" w:rsidRPr="00D10D9E" w14:paraId="722DA8D0" w14:textId="77777777" w:rsidTr="00D366C4">
        <w:tc>
          <w:tcPr>
            <w:tcW w:w="3227" w:type="dxa"/>
          </w:tcPr>
          <w:p w14:paraId="15992B36" w14:textId="77777777" w:rsidR="004745BA" w:rsidRPr="00D10D9E" w:rsidRDefault="004745BA" w:rsidP="00B91AA5">
            <w:pPr>
              <w:rPr>
                <w:rFonts w:eastAsia="Batang"/>
                <w:b/>
                <w:lang w:val="en-GB"/>
              </w:rPr>
            </w:pPr>
            <w:r>
              <w:rPr>
                <w:iCs/>
              </w:rPr>
              <w:t>..enhet</w:t>
            </w:r>
            <w:r>
              <w:t>.</w:t>
            </w:r>
            <w:r w:rsidRPr="003968B2">
              <w:t>enhets-namn</w:t>
            </w:r>
          </w:p>
        </w:tc>
        <w:tc>
          <w:tcPr>
            <w:tcW w:w="992" w:type="dxa"/>
          </w:tcPr>
          <w:p w14:paraId="301B6E11" w14:textId="77777777" w:rsidR="004745BA" w:rsidRPr="008771B1" w:rsidRDefault="004745BA" w:rsidP="00B91AA5">
            <w:pPr>
              <w:rPr>
                <w:rFonts w:eastAsia="Batang"/>
                <w:lang w:val="en-GB"/>
              </w:rPr>
            </w:pPr>
            <w:r>
              <w:rPr>
                <w:rFonts w:eastAsia="Batang"/>
                <w:lang w:val="en-GB"/>
              </w:rPr>
              <w:t>string</w:t>
            </w:r>
          </w:p>
        </w:tc>
        <w:tc>
          <w:tcPr>
            <w:tcW w:w="4394" w:type="dxa"/>
          </w:tcPr>
          <w:p w14:paraId="275A458A" w14:textId="77777777" w:rsidR="004745BA" w:rsidRPr="00D10D9E" w:rsidRDefault="004745BA" w:rsidP="00B91AA5">
            <w:pPr>
              <w:rPr>
                <w:rFonts w:eastAsia="Batang"/>
              </w:rPr>
            </w:pPr>
            <w:r>
              <w:rPr>
                <w:rFonts w:eastAsia="Batang"/>
              </w:rPr>
              <w:t>Namn på</w:t>
            </w:r>
            <w:r w:rsidRPr="007E4029">
              <w:rPr>
                <w:rFonts w:eastAsia="Batang"/>
              </w:rPr>
              <w:t xml:space="preserve"> Ho</w:t>
            </w:r>
            <w:r>
              <w:rPr>
                <w:rFonts w:eastAsia="Batang"/>
              </w:rPr>
              <w:t>s-vårdenhet där läkarintyget utfärdades.</w:t>
            </w:r>
          </w:p>
        </w:tc>
        <w:tc>
          <w:tcPr>
            <w:tcW w:w="1395" w:type="dxa"/>
          </w:tcPr>
          <w:p w14:paraId="4D2A7DEC" w14:textId="77777777" w:rsidR="004745BA" w:rsidRPr="00D10D9E" w:rsidRDefault="004745BA" w:rsidP="00B91AA5">
            <w:pPr>
              <w:rPr>
                <w:rFonts w:eastAsia="Batang"/>
              </w:rPr>
            </w:pPr>
            <w:r>
              <w:rPr>
                <w:rFonts w:eastAsia="Batang"/>
              </w:rPr>
              <w:t>1..1</w:t>
            </w:r>
          </w:p>
        </w:tc>
      </w:tr>
      <w:tr w:rsidR="004745BA" w:rsidRPr="00D10D9E" w14:paraId="266050CE" w14:textId="77777777" w:rsidTr="00D366C4">
        <w:tc>
          <w:tcPr>
            <w:tcW w:w="3227" w:type="dxa"/>
          </w:tcPr>
          <w:p w14:paraId="5CB22AD9" w14:textId="77777777" w:rsidR="004745BA" w:rsidRPr="00D10D9E" w:rsidRDefault="004745BA" w:rsidP="00B91AA5">
            <w:pPr>
              <w:rPr>
                <w:rFonts w:eastAsia="Batang"/>
                <w:b/>
                <w:lang w:val="en-GB"/>
              </w:rPr>
            </w:pPr>
            <w:r>
              <w:rPr>
                <w:iCs/>
              </w:rPr>
              <w:t>..enhet</w:t>
            </w:r>
            <w:r>
              <w:t>.postadress</w:t>
            </w:r>
          </w:p>
        </w:tc>
        <w:tc>
          <w:tcPr>
            <w:tcW w:w="992" w:type="dxa"/>
          </w:tcPr>
          <w:p w14:paraId="3A22A744" w14:textId="77777777" w:rsidR="004745BA" w:rsidRPr="008771B1" w:rsidRDefault="004745BA" w:rsidP="00B91AA5">
            <w:pPr>
              <w:rPr>
                <w:rFonts w:eastAsia="Batang"/>
                <w:lang w:val="en-GB"/>
              </w:rPr>
            </w:pPr>
            <w:r>
              <w:rPr>
                <w:rFonts w:eastAsia="Batang"/>
                <w:lang w:val="en-GB"/>
              </w:rPr>
              <w:t>string</w:t>
            </w:r>
          </w:p>
        </w:tc>
        <w:tc>
          <w:tcPr>
            <w:tcW w:w="4394" w:type="dxa"/>
          </w:tcPr>
          <w:p w14:paraId="5E77ACC6" w14:textId="77777777" w:rsidR="004745BA" w:rsidRPr="00D10D9E" w:rsidRDefault="004745BA" w:rsidP="00B91AA5">
            <w:pPr>
              <w:rPr>
                <w:rFonts w:eastAsia="Batang"/>
              </w:rPr>
            </w:pPr>
            <w:r>
              <w:rPr>
                <w:rFonts w:eastAsia="Batang"/>
              </w:rPr>
              <w:t>Postadress</w:t>
            </w:r>
            <w:r w:rsidRPr="007E4029">
              <w:rPr>
                <w:rFonts w:eastAsia="Batang"/>
              </w:rPr>
              <w:t xml:space="preserve"> för Ho</w:t>
            </w:r>
            <w:r>
              <w:rPr>
                <w:rFonts w:eastAsia="Batang"/>
              </w:rPr>
              <w:t>s-vårdenhet där läkarintyget utfärdades.</w:t>
            </w:r>
          </w:p>
        </w:tc>
        <w:tc>
          <w:tcPr>
            <w:tcW w:w="1395" w:type="dxa"/>
          </w:tcPr>
          <w:p w14:paraId="302C164D" w14:textId="77777777" w:rsidR="004745BA" w:rsidRPr="00D10D9E" w:rsidRDefault="004745BA" w:rsidP="00B91AA5">
            <w:pPr>
              <w:rPr>
                <w:rFonts w:eastAsia="Batang"/>
              </w:rPr>
            </w:pPr>
            <w:r>
              <w:rPr>
                <w:rFonts w:eastAsia="Batang"/>
              </w:rPr>
              <w:t>0..1</w:t>
            </w:r>
          </w:p>
        </w:tc>
      </w:tr>
      <w:tr w:rsidR="004745BA" w:rsidRPr="00D10D9E" w14:paraId="451DEECE" w14:textId="77777777" w:rsidTr="00D366C4">
        <w:tc>
          <w:tcPr>
            <w:tcW w:w="3227" w:type="dxa"/>
          </w:tcPr>
          <w:p w14:paraId="5808B797" w14:textId="77777777" w:rsidR="004745BA" w:rsidRPr="00D10D9E" w:rsidRDefault="004745BA" w:rsidP="00B91AA5">
            <w:pPr>
              <w:rPr>
                <w:rFonts w:eastAsia="Batang"/>
                <w:b/>
                <w:lang w:val="en-GB"/>
              </w:rPr>
            </w:pPr>
            <w:r>
              <w:rPr>
                <w:iCs/>
              </w:rPr>
              <w:t>..enhet</w:t>
            </w:r>
            <w:r>
              <w:t>.postnummer</w:t>
            </w:r>
          </w:p>
        </w:tc>
        <w:tc>
          <w:tcPr>
            <w:tcW w:w="992" w:type="dxa"/>
          </w:tcPr>
          <w:p w14:paraId="61780401" w14:textId="77777777" w:rsidR="004745BA" w:rsidRPr="008771B1" w:rsidRDefault="004745BA" w:rsidP="00B91AA5">
            <w:pPr>
              <w:rPr>
                <w:rFonts w:eastAsia="Batang"/>
                <w:lang w:val="en-GB"/>
              </w:rPr>
            </w:pPr>
            <w:r>
              <w:rPr>
                <w:rFonts w:eastAsia="Batang"/>
                <w:lang w:val="en-GB"/>
              </w:rPr>
              <w:t>string</w:t>
            </w:r>
          </w:p>
        </w:tc>
        <w:tc>
          <w:tcPr>
            <w:tcW w:w="4394" w:type="dxa"/>
          </w:tcPr>
          <w:p w14:paraId="543E86A2" w14:textId="77777777" w:rsidR="004745BA" w:rsidRPr="00D10D9E" w:rsidRDefault="004745BA" w:rsidP="00B91AA5">
            <w:pPr>
              <w:rPr>
                <w:rFonts w:eastAsia="Batang"/>
              </w:rPr>
            </w:pPr>
            <w:r>
              <w:rPr>
                <w:rFonts w:eastAsia="Batang"/>
              </w:rPr>
              <w:t>Postnummer</w:t>
            </w:r>
            <w:r w:rsidRPr="007E4029">
              <w:rPr>
                <w:rFonts w:eastAsia="Batang"/>
              </w:rPr>
              <w:t xml:space="preserve"> för Ho</w:t>
            </w:r>
            <w:r>
              <w:rPr>
                <w:rFonts w:eastAsia="Batang"/>
              </w:rPr>
              <w:t>s-vårdenhet där läkarintyget utfärdades.</w:t>
            </w:r>
          </w:p>
        </w:tc>
        <w:tc>
          <w:tcPr>
            <w:tcW w:w="1395" w:type="dxa"/>
          </w:tcPr>
          <w:p w14:paraId="7DBFE0BF" w14:textId="77777777" w:rsidR="004745BA" w:rsidRPr="00D10D9E" w:rsidRDefault="004745BA" w:rsidP="00B91AA5">
            <w:pPr>
              <w:rPr>
                <w:rFonts w:eastAsia="Batang"/>
              </w:rPr>
            </w:pPr>
            <w:r>
              <w:rPr>
                <w:rFonts w:eastAsia="Batang"/>
              </w:rPr>
              <w:t>0..1</w:t>
            </w:r>
          </w:p>
        </w:tc>
      </w:tr>
      <w:tr w:rsidR="004745BA" w:rsidRPr="00D10D9E" w14:paraId="1E9CC420" w14:textId="77777777" w:rsidTr="00D366C4">
        <w:tc>
          <w:tcPr>
            <w:tcW w:w="3227" w:type="dxa"/>
          </w:tcPr>
          <w:p w14:paraId="285F3293" w14:textId="77777777" w:rsidR="004745BA" w:rsidRPr="00D10D9E" w:rsidRDefault="004745BA" w:rsidP="00B91AA5">
            <w:pPr>
              <w:rPr>
                <w:rFonts w:eastAsia="Batang"/>
                <w:b/>
                <w:lang w:val="en-GB"/>
              </w:rPr>
            </w:pPr>
            <w:r>
              <w:rPr>
                <w:iCs/>
              </w:rPr>
              <w:t>..enhet</w:t>
            </w:r>
            <w:r>
              <w:t>.postort</w:t>
            </w:r>
          </w:p>
        </w:tc>
        <w:tc>
          <w:tcPr>
            <w:tcW w:w="992" w:type="dxa"/>
          </w:tcPr>
          <w:p w14:paraId="6723EDCB" w14:textId="77777777" w:rsidR="004745BA" w:rsidRPr="008771B1" w:rsidRDefault="004745BA" w:rsidP="00B91AA5">
            <w:pPr>
              <w:rPr>
                <w:rFonts w:eastAsia="Batang"/>
                <w:lang w:val="en-GB"/>
              </w:rPr>
            </w:pPr>
            <w:r>
              <w:rPr>
                <w:rFonts w:eastAsia="Batang"/>
                <w:lang w:val="en-GB"/>
              </w:rPr>
              <w:t>string</w:t>
            </w:r>
          </w:p>
        </w:tc>
        <w:tc>
          <w:tcPr>
            <w:tcW w:w="4394" w:type="dxa"/>
          </w:tcPr>
          <w:p w14:paraId="68666E05" w14:textId="77777777" w:rsidR="004745BA" w:rsidRPr="00D10D9E" w:rsidRDefault="004745BA" w:rsidP="00B91AA5">
            <w:pPr>
              <w:rPr>
                <w:rFonts w:eastAsia="Batang"/>
              </w:rPr>
            </w:pPr>
            <w:r>
              <w:rPr>
                <w:rFonts w:eastAsia="Batang"/>
              </w:rPr>
              <w:t>Postort</w:t>
            </w:r>
            <w:r w:rsidRPr="007E4029">
              <w:rPr>
                <w:rFonts w:eastAsia="Batang"/>
              </w:rPr>
              <w:t xml:space="preserve"> för Ho</w:t>
            </w:r>
            <w:r>
              <w:rPr>
                <w:rFonts w:eastAsia="Batang"/>
              </w:rPr>
              <w:t>s-vårdenhet där läkarintyget utfärdades.</w:t>
            </w:r>
          </w:p>
        </w:tc>
        <w:tc>
          <w:tcPr>
            <w:tcW w:w="1395" w:type="dxa"/>
          </w:tcPr>
          <w:p w14:paraId="3C979786" w14:textId="77777777" w:rsidR="004745BA" w:rsidRPr="00D10D9E" w:rsidRDefault="004745BA" w:rsidP="00B91AA5">
            <w:pPr>
              <w:rPr>
                <w:rFonts w:eastAsia="Batang"/>
              </w:rPr>
            </w:pPr>
            <w:r>
              <w:rPr>
                <w:rFonts w:eastAsia="Batang"/>
              </w:rPr>
              <w:t>0..1</w:t>
            </w:r>
          </w:p>
        </w:tc>
      </w:tr>
      <w:tr w:rsidR="004745BA" w:rsidRPr="00D10D9E" w14:paraId="2769C9C3" w14:textId="77777777" w:rsidTr="00D366C4">
        <w:tc>
          <w:tcPr>
            <w:tcW w:w="3227" w:type="dxa"/>
          </w:tcPr>
          <w:p w14:paraId="7F1CCE4C" w14:textId="77777777" w:rsidR="004745BA" w:rsidRPr="00D10D9E" w:rsidRDefault="004745BA" w:rsidP="00B91AA5">
            <w:pPr>
              <w:rPr>
                <w:rFonts w:eastAsia="Batang"/>
                <w:b/>
                <w:lang w:val="en-GB"/>
              </w:rPr>
            </w:pPr>
            <w:r>
              <w:rPr>
                <w:iCs/>
              </w:rPr>
              <w:t>..enhet</w:t>
            </w:r>
            <w:r>
              <w:t>.telefonnummer</w:t>
            </w:r>
          </w:p>
        </w:tc>
        <w:tc>
          <w:tcPr>
            <w:tcW w:w="992" w:type="dxa"/>
          </w:tcPr>
          <w:p w14:paraId="0F232F2D" w14:textId="77777777" w:rsidR="004745BA" w:rsidRPr="008771B1" w:rsidRDefault="004745BA" w:rsidP="00B91AA5">
            <w:pPr>
              <w:rPr>
                <w:rFonts w:eastAsia="Batang"/>
                <w:lang w:val="en-GB"/>
              </w:rPr>
            </w:pPr>
            <w:r>
              <w:rPr>
                <w:rFonts w:eastAsia="Batang"/>
                <w:lang w:val="en-GB"/>
              </w:rPr>
              <w:t>string</w:t>
            </w:r>
          </w:p>
        </w:tc>
        <w:tc>
          <w:tcPr>
            <w:tcW w:w="4394" w:type="dxa"/>
          </w:tcPr>
          <w:p w14:paraId="53D584AC" w14:textId="77777777" w:rsidR="004745BA" w:rsidRPr="00D10D9E" w:rsidRDefault="004745BA" w:rsidP="00B91AA5">
            <w:pPr>
              <w:rPr>
                <w:rFonts w:eastAsia="Batang"/>
              </w:rPr>
            </w:pPr>
            <w:r>
              <w:rPr>
                <w:rFonts w:eastAsia="Batang"/>
              </w:rPr>
              <w:t>Telefonnummer till</w:t>
            </w:r>
            <w:r w:rsidRPr="007E4029">
              <w:rPr>
                <w:rFonts w:eastAsia="Batang"/>
              </w:rPr>
              <w:t xml:space="preserve"> Ho</w:t>
            </w:r>
            <w:r>
              <w:rPr>
                <w:rFonts w:eastAsia="Batang"/>
              </w:rPr>
              <w:t>s-vårdenhet där läkarintyget utfärdades.</w:t>
            </w:r>
          </w:p>
        </w:tc>
        <w:tc>
          <w:tcPr>
            <w:tcW w:w="1395" w:type="dxa"/>
          </w:tcPr>
          <w:p w14:paraId="414FA495" w14:textId="77777777" w:rsidR="004745BA" w:rsidRPr="00D10D9E" w:rsidRDefault="004745BA" w:rsidP="00B91AA5">
            <w:pPr>
              <w:rPr>
                <w:rFonts w:eastAsia="Batang"/>
              </w:rPr>
            </w:pPr>
            <w:r>
              <w:rPr>
                <w:rFonts w:eastAsia="Batang"/>
              </w:rPr>
              <w:t>0..1</w:t>
            </w:r>
          </w:p>
        </w:tc>
      </w:tr>
      <w:tr w:rsidR="004745BA" w:rsidRPr="00D10D9E" w14:paraId="3CD1D5DE" w14:textId="77777777" w:rsidTr="00D366C4">
        <w:tc>
          <w:tcPr>
            <w:tcW w:w="3227" w:type="dxa"/>
          </w:tcPr>
          <w:p w14:paraId="206E0B51" w14:textId="77777777" w:rsidR="004745BA" w:rsidRPr="00D10D9E" w:rsidRDefault="004745BA" w:rsidP="00B91AA5">
            <w:pPr>
              <w:rPr>
                <w:rFonts w:eastAsia="Batang"/>
                <w:b/>
                <w:lang w:val="en-GB"/>
              </w:rPr>
            </w:pPr>
            <w:r>
              <w:rPr>
                <w:iCs/>
              </w:rPr>
              <w:t>..enhet</w:t>
            </w:r>
            <w:r>
              <w:t>.epost</w:t>
            </w:r>
          </w:p>
        </w:tc>
        <w:tc>
          <w:tcPr>
            <w:tcW w:w="992" w:type="dxa"/>
          </w:tcPr>
          <w:p w14:paraId="38B4F539" w14:textId="77777777" w:rsidR="004745BA" w:rsidRPr="008771B1" w:rsidRDefault="004745BA" w:rsidP="00B91AA5">
            <w:pPr>
              <w:rPr>
                <w:rFonts w:eastAsia="Batang"/>
                <w:lang w:val="en-GB"/>
              </w:rPr>
            </w:pPr>
            <w:r>
              <w:rPr>
                <w:rFonts w:eastAsia="Batang"/>
                <w:lang w:val="en-GB"/>
              </w:rPr>
              <w:t>string</w:t>
            </w:r>
          </w:p>
        </w:tc>
        <w:tc>
          <w:tcPr>
            <w:tcW w:w="4394" w:type="dxa"/>
          </w:tcPr>
          <w:p w14:paraId="11305A89" w14:textId="77777777" w:rsidR="004745BA" w:rsidRPr="00D10D9E" w:rsidRDefault="004745BA" w:rsidP="00B91AA5">
            <w:pPr>
              <w:rPr>
                <w:rFonts w:eastAsia="Batang"/>
              </w:rPr>
            </w:pPr>
            <w:r>
              <w:rPr>
                <w:rFonts w:eastAsia="Batang"/>
              </w:rPr>
              <w:t>Epost adress</w:t>
            </w:r>
            <w:r w:rsidRPr="007E4029">
              <w:rPr>
                <w:rFonts w:eastAsia="Batang"/>
              </w:rPr>
              <w:t xml:space="preserve"> för Ho</w:t>
            </w:r>
            <w:r>
              <w:rPr>
                <w:rFonts w:eastAsia="Batang"/>
              </w:rPr>
              <w:t>s-vårdenhet där läkarintyget utfärdades.</w:t>
            </w:r>
          </w:p>
        </w:tc>
        <w:tc>
          <w:tcPr>
            <w:tcW w:w="1395" w:type="dxa"/>
          </w:tcPr>
          <w:p w14:paraId="070DF08C" w14:textId="77777777" w:rsidR="004745BA" w:rsidRPr="00D10D9E" w:rsidRDefault="004745BA" w:rsidP="00B91AA5">
            <w:pPr>
              <w:rPr>
                <w:rFonts w:eastAsia="Batang"/>
              </w:rPr>
            </w:pPr>
            <w:r>
              <w:rPr>
                <w:rFonts w:eastAsia="Batang"/>
              </w:rPr>
              <w:t>0..1</w:t>
            </w:r>
          </w:p>
        </w:tc>
      </w:tr>
      <w:tr w:rsidR="004745BA" w:rsidRPr="00D10D9E" w14:paraId="4A414A10" w14:textId="77777777" w:rsidTr="00D366C4">
        <w:tc>
          <w:tcPr>
            <w:tcW w:w="3227" w:type="dxa"/>
          </w:tcPr>
          <w:p w14:paraId="59068987" w14:textId="77777777" w:rsidR="004745BA" w:rsidRDefault="004745BA" w:rsidP="00B91AA5">
            <w:pPr>
              <w:rPr>
                <w:iCs/>
              </w:rPr>
            </w:pPr>
            <w:r>
              <w:rPr>
                <w:iCs/>
              </w:rPr>
              <w:t>..enhet</w:t>
            </w:r>
            <w:r>
              <w:t>.vardgivare</w:t>
            </w:r>
          </w:p>
        </w:tc>
        <w:tc>
          <w:tcPr>
            <w:tcW w:w="992" w:type="dxa"/>
          </w:tcPr>
          <w:p w14:paraId="6AD6DEC0" w14:textId="77777777" w:rsidR="004745BA" w:rsidRDefault="004745BA" w:rsidP="00B91AA5">
            <w:pPr>
              <w:rPr>
                <w:rFonts w:eastAsia="Batang"/>
                <w:lang w:val="en-GB"/>
              </w:rPr>
            </w:pPr>
          </w:p>
        </w:tc>
        <w:tc>
          <w:tcPr>
            <w:tcW w:w="4394" w:type="dxa"/>
          </w:tcPr>
          <w:p w14:paraId="502C5C5E" w14:textId="77777777" w:rsidR="004745BA" w:rsidRDefault="00A6299E" w:rsidP="00B91AA5">
            <w:pPr>
              <w:rPr>
                <w:rFonts w:eastAsia="Batang"/>
              </w:rPr>
            </w:pPr>
            <w:r>
              <w:rPr>
                <w:rFonts w:eastAsia="Batang"/>
              </w:rPr>
              <w:t>Vårdgivare</w:t>
            </w:r>
          </w:p>
        </w:tc>
        <w:tc>
          <w:tcPr>
            <w:tcW w:w="1395" w:type="dxa"/>
          </w:tcPr>
          <w:p w14:paraId="50E05C49" w14:textId="77777777" w:rsidR="004745BA" w:rsidRDefault="006A6D79" w:rsidP="00B91AA5">
            <w:pPr>
              <w:rPr>
                <w:rFonts w:eastAsia="Batang"/>
              </w:rPr>
            </w:pPr>
            <w:r>
              <w:rPr>
                <w:rFonts w:eastAsia="Batang"/>
              </w:rPr>
              <w:t>1..1</w:t>
            </w:r>
          </w:p>
        </w:tc>
      </w:tr>
      <w:tr w:rsidR="004745BA" w:rsidRPr="00D10D9E" w14:paraId="2F407471" w14:textId="77777777" w:rsidTr="00D366C4">
        <w:tc>
          <w:tcPr>
            <w:tcW w:w="3227" w:type="dxa"/>
          </w:tcPr>
          <w:p w14:paraId="45C33715" w14:textId="77777777" w:rsidR="004745BA" w:rsidRPr="00D10D9E" w:rsidRDefault="004745BA" w:rsidP="00B91AA5">
            <w:pPr>
              <w:rPr>
                <w:rFonts w:eastAsia="Batang"/>
                <w:b/>
                <w:lang w:val="en-GB"/>
              </w:rPr>
            </w:pPr>
            <w:r>
              <w:rPr>
                <w:iCs/>
              </w:rPr>
              <w:t>..vardgivare</w:t>
            </w:r>
            <w:r>
              <w:t>.</w:t>
            </w:r>
            <w:r w:rsidRPr="003968B2">
              <w:t>vardgivare-id</w:t>
            </w:r>
          </w:p>
        </w:tc>
        <w:tc>
          <w:tcPr>
            <w:tcW w:w="992" w:type="dxa"/>
          </w:tcPr>
          <w:p w14:paraId="6D24F05A" w14:textId="77777777" w:rsidR="004745BA" w:rsidRPr="008771B1" w:rsidRDefault="004745BA" w:rsidP="00B91AA5">
            <w:pPr>
              <w:rPr>
                <w:rFonts w:eastAsia="Batang"/>
                <w:lang w:val="en-GB"/>
              </w:rPr>
            </w:pPr>
            <w:r>
              <w:rPr>
                <w:rFonts w:eastAsia="Batang"/>
              </w:rPr>
              <w:t>h</w:t>
            </w:r>
            <w:r w:rsidRPr="004B52E9">
              <w:rPr>
                <w:rFonts w:eastAsia="Batang"/>
              </w:rPr>
              <w:t>saId</w:t>
            </w:r>
          </w:p>
        </w:tc>
        <w:tc>
          <w:tcPr>
            <w:tcW w:w="4394" w:type="dxa"/>
          </w:tcPr>
          <w:p w14:paraId="3D2590BA" w14:textId="77777777" w:rsidR="004745BA" w:rsidRPr="00D10D9E" w:rsidRDefault="004745BA" w:rsidP="00B91AA5">
            <w:pPr>
              <w:rPr>
                <w:rFonts w:eastAsia="Batang"/>
              </w:rPr>
            </w:pPr>
            <w:r w:rsidRPr="007E4029">
              <w:rPr>
                <w:rFonts w:eastAsia="Batang"/>
              </w:rPr>
              <w:t>Hsa-Id för Ho</w:t>
            </w:r>
            <w:r>
              <w:rPr>
                <w:rFonts w:eastAsia="Batang"/>
              </w:rPr>
              <w:t>s-vårdgivare där läkarintyget utfärdades.</w:t>
            </w:r>
          </w:p>
        </w:tc>
        <w:tc>
          <w:tcPr>
            <w:tcW w:w="1395" w:type="dxa"/>
          </w:tcPr>
          <w:p w14:paraId="652DF5ED" w14:textId="77777777" w:rsidR="004745BA" w:rsidRPr="00D10D9E" w:rsidRDefault="004745BA" w:rsidP="00B91AA5">
            <w:pPr>
              <w:rPr>
                <w:rFonts w:eastAsia="Batang"/>
              </w:rPr>
            </w:pPr>
            <w:r>
              <w:rPr>
                <w:rFonts w:eastAsia="Batang"/>
              </w:rPr>
              <w:t>1..1</w:t>
            </w:r>
          </w:p>
        </w:tc>
      </w:tr>
      <w:tr w:rsidR="004745BA" w:rsidRPr="00D10D9E" w14:paraId="03711B58" w14:textId="77777777" w:rsidTr="00D366C4">
        <w:tc>
          <w:tcPr>
            <w:tcW w:w="3227" w:type="dxa"/>
          </w:tcPr>
          <w:p w14:paraId="56BFE9BE" w14:textId="77777777" w:rsidR="004745BA" w:rsidRPr="00D10D9E" w:rsidRDefault="004745BA" w:rsidP="00B91AA5">
            <w:pPr>
              <w:rPr>
                <w:rFonts w:eastAsia="Batang"/>
                <w:b/>
                <w:lang w:val="en-GB"/>
              </w:rPr>
            </w:pPr>
            <w:r>
              <w:rPr>
                <w:iCs/>
              </w:rPr>
              <w:t>..vardgivare</w:t>
            </w:r>
            <w:r>
              <w:t>.</w:t>
            </w:r>
            <w:r w:rsidRPr="003968B2">
              <w:t>vardgivare-namn</w:t>
            </w:r>
          </w:p>
        </w:tc>
        <w:tc>
          <w:tcPr>
            <w:tcW w:w="992" w:type="dxa"/>
          </w:tcPr>
          <w:p w14:paraId="1B76FDEF" w14:textId="77777777" w:rsidR="004745BA" w:rsidRPr="008771B1" w:rsidRDefault="004745BA" w:rsidP="00B91AA5">
            <w:pPr>
              <w:rPr>
                <w:rFonts w:eastAsia="Batang"/>
                <w:lang w:val="en-GB"/>
              </w:rPr>
            </w:pPr>
            <w:r>
              <w:rPr>
                <w:rFonts w:eastAsia="Batang"/>
                <w:lang w:val="en-GB"/>
              </w:rPr>
              <w:t>string</w:t>
            </w:r>
          </w:p>
        </w:tc>
        <w:tc>
          <w:tcPr>
            <w:tcW w:w="4394" w:type="dxa"/>
          </w:tcPr>
          <w:p w14:paraId="3EF8807B" w14:textId="77777777" w:rsidR="004745BA" w:rsidRPr="00D10D9E" w:rsidRDefault="004745BA" w:rsidP="00B91AA5">
            <w:pPr>
              <w:rPr>
                <w:rFonts w:eastAsia="Batang"/>
              </w:rPr>
            </w:pPr>
            <w:r>
              <w:rPr>
                <w:rFonts w:eastAsia="Batang"/>
              </w:rPr>
              <w:t>Namn på</w:t>
            </w:r>
            <w:r w:rsidRPr="007E4029">
              <w:rPr>
                <w:rFonts w:eastAsia="Batang"/>
              </w:rPr>
              <w:t xml:space="preserve"> Ho</w:t>
            </w:r>
            <w:r>
              <w:rPr>
                <w:rFonts w:eastAsia="Batang"/>
              </w:rPr>
              <w:t>s-vårdgivare där läkarintyget utfärdades.</w:t>
            </w:r>
          </w:p>
        </w:tc>
        <w:tc>
          <w:tcPr>
            <w:tcW w:w="1395" w:type="dxa"/>
          </w:tcPr>
          <w:p w14:paraId="5E65D389" w14:textId="77777777" w:rsidR="004745BA" w:rsidRPr="00D10D9E" w:rsidRDefault="004745BA" w:rsidP="00B91AA5">
            <w:pPr>
              <w:rPr>
                <w:rFonts w:eastAsia="Batang"/>
              </w:rPr>
            </w:pPr>
            <w:r>
              <w:rPr>
                <w:rFonts w:eastAsia="Batang"/>
              </w:rPr>
              <w:t>1..1</w:t>
            </w:r>
          </w:p>
        </w:tc>
      </w:tr>
      <w:tr w:rsidR="004745BA" w:rsidRPr="00D10D9E" w14:paraId="3938D40A" w14:textId="77777777" w:rsidTr="00D366C4">
        <w:tc>
          <w:tcPr>
            <w:tcW w:w="3227" w:type="dxa"/>
          </w:tcPr>
          <w:p w14:paraId="2532BA04" w14:textId="77777777" w:rsidR="004745BA" w:rsidRPr="00D10D9E" w:rsidRDefault="004745BA" w:rsidP="00B91AA5">
            <w:pPr>
              <w:rPr>
                <w:rFonts w:eastAsia="Batang"/>
                <w:b/>
                <w:lang w:val="en-GB"/>
              </w:rPr>
            </w:pPr>
            <w:r>
              <w:rPr>
                <w:iCs/>
              </w:rPr>
              <w:t>fkMeddelanderubrik</w:t>
            </w:r>
          </w:p>
        </w:tc>
        <w:tc>
          <w:tcPr>
            <w:tcW w:w="992" w:type="dxa"/>
          </w:tcPr>
          <w:p w14:paraId="2616E407" w14:textId="77777777" w:rsidR="004745BA" w:rsidRPr="008771B1" w:rsidRDefault="004745BA" w:rsidP="00B91AA5">
            <w:pPr>
              <w:rPr>
                <w:rFonts w:eastAsia="Batang"/>
                <w:lang w:val="en-GB"/>
              </w:rPr>
            </w:pPr>
            <w:r>
              <w:rPr>
                <w:rFonts w:eastAsia="Batang"/>
                <w:lang w:val="en-GB"/>
              </w:rPr>
              <w:t>string</w:t>
            </w:r>
          </w:p>
        </w:tc>
        <w:tc>
          <w:tcPr>
            <w:tcW w:w="4394" w:type="dxa"/>
          </w:tcPr>
          <w:p w14:paraId="57369956" w14:textId="77777777" w:rsidR="004745BA" w:rsidRPr="00D10D9E" w:rsidRDefault="004745BA" w:rsidP="00B91AA5">
            <w:pPr>
              <w:rPr>
                <w:rFonts w:eastAsia="Batang"/>
              </w:rPr>
            </w:pPr>
            <w:r>
              <w:rPr>
                <w:rFonts w:eastAsia="Batang"/>
              </w:rPr>
              <w:t xml:space="preserve">En extra rubrik som Försäkringskassan kan använda för att beskriva frågan. </w:t>
            </w:r>
          </w:p>
        </w:tc>
        <w:tc>
          <w:tcPr>
            <w:tcW w:w="1395" w:type="dxa"/>
          </w:tcPr>
          <w:p w14:paraId="64A56C4E" w14:textId="77777777" w:rsidR="004745BA" w:rsidRPr="00D10D9E" w:rsidRDefault="004745BA" w:rsidP="00B91AA5">
            <w:pPr>
              <w:rPr>
                <w:rFonts w:eastAsia="Batang"/>
              </w:rPr>
            </w:pPr>
            <w:r>
              <w:rPr>
                <w:rFonts w:eastAsia="Batang"/>
              </w:rPr>
              <w:t>0..1</w:t>
            </w:r>
          </w:p>
        </w:tc>
      </w:tr>
      <w:tr w:rsidR="004745BA" w:rsidRPr="00D10D9E" w14:paraId="79F0D25A" w14:textId="77777777" w:rsidTr="00D366C4">
        <w:tc>
          <w:tcPr>
            <w:tcW w:w="3227" w:type="dxa"/>
          </w:tcPr>
          <w:p w14:paraId="542B4618" w14:textId="77777777" w:rsidR="004745BA" w:rsidRDefault="004745BA" w:rsidP="00B91AA5">
            <w:pPr>
              <w:rPr>
                <w:iCs/>
              </w:rPr>
            </w:pPr>
            <w:r>
              <w:rPr>
                <w:iCs/>
              </w:rPr>
              <w:t>fkKomplettering</w:t>
            </w:r>
          </w:p>
        </w:tc>
        <w:tc>
          <w:tcPr>
            <w:tcW w:w="992" w:type="dxa"/>
          </w:tcPr>
          <w:p w14:paraId="1B2CE4FB" w14:textId="77777777" w:rsidR="004745BA" w:rsidRDefault="004745BA" w:rsidP="00B91AA5">
            <w:pPr>
              <w:rPr>
                <w:rFonts w:eastAsia="Batang"/>
                <w:lang w:val="en-GB"/>
              </w:rPr>
            </w:pPr>
          </w:p>
        </w:tc>
        <w:tc>
          <w:tcPr>
            <w:tcW w:w="4394" w:type="dxa"/>
          </w:tcPr>
          <w:p w14:paraId="245937FE" w14:textId="77777777" w:rsidR="004745BA" w:rsidRDefault="005D020A" w:rsidP="00B91AA5">
            <w:pPr>
              <w:rPr>
                <w:rFonts w:eastAsia="Batang"/>
              </w:rPr>
            </w:pPr>
            <w:r>
              <w:rPr>
                <w:rFonts w:eastAsia="Batang"/>
              </w:rPr>
              <w:t>Komplettering</w:t>
            </w:r>
          </w:p>
        </w:tc>
        <w:tc>
          <w:tcPr>
            <w:tcW w:w="1395" w:type="dxa"/>
          </w:tcPr>
          <w:p w14:paraId="0DC5D7B4" w14:textId="77777777" w:rsidR="004745BA" w:rsidRDefault="005D020A" w:rsidP="00B91AA5">
            <w:pPr>
              <w:rPr>
                <w:rFonts w:eastAsia="Batang"/>
              </w:rPr>
            </w:pPr>
            <w:r>
              <w:rPr>
                <w:rFonts w:eastAsia="Batang"/>
              </w:rPr>
              <w:t>0..n</w:t>
            </w:r>
          </w:p>
        </w:tc>
      </w:tr>
      <w:tr w:rsidR="004745BA" w:rsidRPr="00D10D9E" w14:paraId="69753CD5" w14:textId="77777777" w:rsidTr="00D366C4">
        <w:tc>
          <w:tcPr>
            <w:tcW w:w="3227" w:type="dxa"/>
          </w:tcPr>
          <w:p w14:paraId="26C2CF37" w14:textId="77777777" w:rsidR="004745BA" w:rsidRPr="008C515D" w:rsidRDefault="004745BA" w:rsidP="00B91AA5">
            <w:pPr>
              <w:rPr>
                <w:rFonts w:eastAsia="Batang"/>
                <w:b/>
              </w:rPr>
            </w:pPr>
            <w:r>
              <w:rPr>
                <w:iCs/>
              </w:rPr>
              <w:t>fkKomplettering</w:t>
            </w:r>
            <w:r>
              <w:t>.falt</w:t>
            </w:r>
          </w:p>
        </w:tc>
        <w:tc>
          <w:tcPr>
            <w:tcW w:w="992" w:type="dxa"/>
          </w:tcPr>
          <w:p w14:paraId="1A944906" w14:textId="77777777" w:rsidR="004745BA" w:rsidRPr="008C515D" w:rsidRDefault="004745BA" w:rsidP="00B91AA5">
            <w:pPr>
              <w:rPr>
                <w:rFonts w:eastAsia="Batang"/>
              </w:rPr>
            </w:pPr>
            <w:r w:rsidRPr="008C515D">
              <w:rPr>
                <w:rFonts w:eastAsia="Batang"/>
              </w:rPr>
              <w:t>string</w:t>
            </w:r>
          </w:p>
        </w:tc>
        <w:tc>
          <w:tcPr>
            <w:tcW w:w="4394" w:type="dxa"/>
          </w:tcPr>
          <w:p w14:paraId="45C22F11" w14:textId="77777777" w:rsidR="004745BA" w:rsidRPr="00D10D9E" w:rsidRDefault="004745BA" w:rsidP="00B91AA5">
            <w:pPr>
              <w:rPr>
                <w:rFonts w:eastAsia="Batang"/>
              </w:rPr>
            </w:pPr>
            <w:r>
              <w:rPr>
                <w:rFonts w:eastAsia="Batang"/>
              </w:rPr>
              <w:t>Referens till fält på blanketten MU7263</w:t>
            </w:r>
          </w:p>
        </w:tc>
        <w:tc>
          <w:tcPr>
            <w:tcW w:w="1395" w:type="dxa"/>
          </w:tcPr>
          <w:p w14:paraId="45946861" w14:textId="77777777" w:rsidR="004745BA" w:rsidRPr="00D10D9E" w:rsidRDefault="004745BA" w:rsidP="00B91AA5">
            <w:pPr>
              <w:rPr>
                <w:rFonts w:eastAsia="Batang"/>
              </w:rPr>
            </w:pPr>
            <w:r>
              <w:rPr>
                <w:rFonts w:eastAsia="Batang"/>
              </w:rPr>
              <w:t>1..1</w:t>
            </w:r>
          </w:p>
        </w:tc>
      </w:tr>
      <w:tr w:rsidR="004745BA" w:rsidRPr="00D10D9E" w14:paraId="6CBB7758" w14:textId="77777777" w:rsidTr="00D366C4">
        <w:tc>
          <w:tcPr>
            <w:tcW w:w="3227" w:type="dxa"/>
          </w:tcPr>
          <w:p w14:paraId="51ABB149" w14:textId="77777777" w:rsidR="004745BA" w:rsidRPr="008C515D" w:rsidRDefault="004745BA" w:rsidP="00B91AA5">
            <w:pPr>
              <w:rPr>
                <w:rFonts w:eastAsia="Batang"/>
                <w:b/>
              </w:rPr>
            </w:pPr>
            <w:r>
              <w:rPr>
                <w:iCs/>
              </w:rPr>
              <w:t>fkKomplettering</w:t>
            </w:r>
            <w:r>
              <w:t>.text</w:t>
            </w:r>
          </w:p>
        </w:tc>
        <w:tc>
          <w:tcPr>
            <w:tcW w:w="992" w:type="dxa"/>
          </w:tcPr>
          <w:p w14:paraId="42BD2BAA" w14:textId="77777777" w:rsidR="004745BA" w:rsidRPr="008C515D" w:rsidRDefault="004745BA" w:rsidP="00B91AA5">
            <w:pPr>
              <w:rPr>
                <w:rFonts w:eastAsia="Batang"/>
              </w:rPr>
            </w:pPr>
            <w:r w:rsidRPr="008C515D">
              <w:rPr>
                <w:rFonts w:eastAsia="Batang"/>
              </w:rPr>
              <w:t>string</w:t>
            </w:r>
          </w:p>
        </w:tc>
        <w:tc>
          <w:tcPr>
            <w:tcW w:w="4394" w:type="dxa"/>
          </w:tcPr>
          <w:p w14:paraId="6E40F30B" w14:textId="77777777" w:rsidR="004745BA" w:rsidRPr="00D10D9E" w:rsidRDefault="004745BA" w:rsidP="00B91AA5">
            <w:pPr>
              <w:rPr>
                <w:rFonts w:eastAsia="Batang"/>
              </w:rPr>
            </w:pPr>
            <w:r>
              <w:rPr>
                <w:rFonts w:eastAsia="Batang"/>
              </w:rPr>
              <w:t>Orsak till komplettering för detta fält</w:t>
            </w:r>
          </w:p>
        </w:tc>
        <w:tc>
          <w:tcPr>
            <w:tcW w:w="1395" w:type="dxa"/>
          </w:tcPr>
          <w:p w14:paraId="4CB8E87A" w14:textId="77777777" w:rsidR="004745BA" w:rsidRPr="00D10D9E" w:rsidRDefault="004745BA" w:rsidP="00B91AA5">
            <w:pPr>
              <w:rPr>
                <w:rFonts w:eastAsia="Batang"/>
              </w:rPr>
            </w:pPr>
            <w:r>
              <w:rPr>
                <w:rFonts w:eastAsia="Batang"/>
              </w:rPr>
              <w:t>1..1</w:t>
            </w:r>
          </w:p>
        </w:tc>
      </w:tr>
      <w:tr w:rsidR="004745BA" w:rsidRPr="00D10D9E" w14:paraId="74DE62CA" w14:textId="77777777" w:rsidTr="00D366C4">
        <w:tc>
          <w:tcPr>
            <w:tcW w:w="3227" w:type="dxa"/>
          </w:tcPr>
          <w:p w14:paraId="6EDE61CD" w14:textId="77777777" w:rsidR="004745BA" w:rsidRPr="008C515D" w:rsidRDefault="004745BA" w:rsidP="00B91AA5">
            <w:pPr>
              <w:rPr>
                <w:rFonts w:eastAsia="Batang"/>
                <w:b/>
              </w:rPr>
            </w:pPr>
            <w:r>
              <w:rPr>
                <w:iCs/>
              </w:rPr>
              <w:t>fkSistaDatumForSvar</w:t>
            </w:r>
          </w:p>
        </w:tc>
        <w:tc>
          <w:tcPr>
            <w:tcW w:w="992" w:type="dxa"/>
          </w:tcPr>
          <w:p w14:paraId="645AF8F8" w14:textId="77777777" w:rsidR="004745BA" w:rsidRPr="008C515D" w:rsidRDefault="004745BA" w:rsidP="00B91AA5">
            <w:pPr>
              <w:rPr>
                <w:rFonts w:eastAsia="Batang"/>
              </w:rPr>
            </w:pPr>
            <w:r w:rsidRPr="008C515D">
              <w:rPr>
                <w:rFonts w:eastAsia="Batang"/>
              </w:rPr>
              <w:t>datum</w:t>
            </w:r>
          </w:p>
        </w:tc>
        <w:tc>
          <w:tcPr>
            <w:tcW w:w="4394" w:type="dxa"/>
          </w:tcPr>
          <w:p w14:paraId="110E39E8" w14:textId="77777777" w:rsidR="004745BA" w:rsidRPr="00D10D9E" w:rsidRDefault="004745BA" w:rsidP="00B91AA5">
            <w:pPr>
              <w:rPr>
                <w:rFonts w:eastAsia="Batang"/>
              </w:rPr>
            </w:pPr>
            <w:r>
              <w:rPr>
                <w:rFonts w:eastAsia="Batang"/>
              </w:rPr>
              <w:t>Datum då Försäkringskassan senast vill ha ett svar</w:t>
            </w:r>
          </w:p>
        </w:tc>
        <w:tc>
          <w:tcPr>
            <w:tcW w:w="1395" w:type="dxa"/>
          </w:tcPr>
          <w:p w14:paraId="69D03DC3" w14:textId="77777777" w:rsidR="004745BA" w:rsidRPr="00D10D9E" w:rsidRDefault="004745BA" w:rsidP="00B91AA5">
            <w:pPr>
              <w:rPr>
                <w:rFonts w:eastAsia="Batang"/>
              </w:rPr>
            </w:pPr>
            <w:r>
              <w:rPr>
                <w:rFonts w:eastAsia="Batang"/>
              </w:rPr>
              <w:t>0..1</w:t>
            </w:r>
          </w:p>
        </w:tc>
      </w:tr>
      <w:tr w:rsidR="004745BA" w:rsidRPr="00D10D9E" w14:paraId="21BB29FF" w14:textId="77777777" w:rsidTr="00D366C4">
        <w:tc>
          <w:tcPr>
            <w:tcW w:w="3227" w:type="dxa"/>
          </w:tcPr>
          <w:p w14:paraId="1280D061" w14:textId="77777777" w:rsidR="004745BA" w:rsidRDefault="004745BA" w:rsidP="00B91AA5">
            <w:pPr>
              <w:rPr>
                <w:iCs/>
              </w:rPr>
            </w:pPr>
            <w:r>
              <w:rPr>
                <w:iCs/>
              </w:rPr>
              <w:t>lakarutlatande</w:t>
            </w:r>
          </w:p>
        </w:tc>
        <w:tc>
          <w:tcPr>
            <w:tcW w:w="992" w:type="dxa"/>
          </w:tcPr>
          <w:p w14:paraId="72C6C96A" w14:textId="77777777" w:rsidR="004745BA" w:rsidRPr="008C515D" w:rsidRDefault="004745BA" w:rsidP="00B91AA5">
            <w:pPr>
              <w:rPr>
                <w:rFonts w:eastAsia="Batang"/>
              </w:rPr>
            </w:pPr>
          </w:p>
        </w:tc>
        <w:tc>
          <w:tcPr>
            <w:tcW w:w="4394" w:type="dxa"/>
          </w:tcPr>
          <w:p w14:paraId="4F29DFD8" w14:textId="77777777" w:rsidR="004745BA" w:rsidRDefault="004745BA" w:rsidP="00B91AA5">
            <w:pPr>
              <w:rPr>
                <w:rFonts w:eastAsia="Batang"/>
              </w:rPr>
            </w:pPr>
          </w:p>
        </w:tc>
        <w:tc>
          <w:tcPr>
            <w:tcW w:w="1395" w:type="dxa"/>
          </w:tcPr>
          <w:p w14:paraId="147D3085" w14:textId="77777777" w:rsidR="004745BA" w:rsidRDefault="004745BA" w:rsidP="00B91AA5">
            <w:pPr>
              <w:rPr>
                <w:rFonts w:eastAsia="Batang"/>
              </w:rPr>
            </w:pPr>
            <w:r>
              <w:rPr>
                <w:rFonts w:eastAsia="Batang"/>
              </w:rPr>
              <w:t>1..1</w:t>
            </w:r>
          </w:p>
        </w:tc>
      </w:tr>
      <w:tr w:rsidR="004745BA" w:rsidRPr="00D10D9E" w14:paraId="749CECDE" w14:textId="77777777" w:rsidTr="00D366C4">
        <w:tc>
          <w:tcPr>
            <w:tcW w:w="3227" w:type="dxa"/>
          </w:tcPr>
          <w:p w14:paraId="2446E0A6" w14:textId="77777777" w:rsidR="004745BA" w:rsidRPr="008C515D" w:rsidRDefault="004745BA" w:rsidP="00B91AA5">
            <w:pPr>
              <w:rPr>
                <w:rFonts w:eastAsia="Batang"/>
                <w:b/>
              </w:rPr>
            </w:pPr>
            <w:r>
              <w:rPr>
                <w:iCs/>
              </w:rPr>
              <w:t>lakarutlatande.</w:t>
            </w:r>
            <w:r w:rsidRPr="00C26FE2">
              <w:rPr>
                <w:iCs/>
              </w:rPr>
              <w:t>lakarutlatande-id</w:t>
            </w:r>
          </w:p>
        </w:tc>
        <w:tc>
          <w:tcPr>
            <w:tcW w:w="992" w:type="dxa"/>
          </w:tcPr>
          <w:p w14:paraId="4E24FEF2" w14:textId="77777777" w:rsidR="004745BA" w:rsidRPr="008771B1" w:rsidRDefault="004745BA" w:rsidP="00B91AA5">
            <w:pPr>
              <w:rPr>
                <w:rFonts w:eastAsia="Batang"/>
                <w:lang w:val="en-GB"/>
              </w:rPr>
            </w:pPr>
            <w:r>
              <w:rPr>
                <w:rFonts w:eastAsia="Batang"/>
                <w:lang w:val="en-GB"/>
              </w:rPr>
              <w:t>string</w:t>
            </w:r>
          </w:p>
        </w:tc>
        <w:tc>
          <w:tcPr>
            <w:tcW w:w="4394" w:type="dxa"/>
          </w:tcPr>
          <w:p w14:paraId="7C555E0E" w14:textId="77777777" w:rsidR="004745BA" w:rsidRPr="00D10D9E" w:rsidRDefault="004745BA" w:rsidP="00B91AA5">
            <w:pPr>
              <w:rPr>
                <w:rFonts w:eastAsia="Batang"/>
              </w:rPr>
            </w:pPr>
            <w:r>
              <w:rPr>
                <w:rFonts w:eastAsia="Batang"/>
              </w:rPr>
              <w:t>Unikt id för läkarintyget som frågan gäller</w:t>
            </w:r>
          </w:p>
        </w:tc>
        <w:tc>
          <w:tcPr>
            <w:tcW w:w="1395" w:type="dxa"/>
          </w:tcPr>
          <w:p w14:paraId="72063E9C" w14:textId="77777777" w:rsidR="004745BA" w:rsidRPr="00D10D9E" w:rsidRDefault="004745BA" w:rsidP="00B91AA5">
            <w:pPr>
              <w:rPr>
                <w:rFonts w:eastAsia="Batang"/>
              </w:rPr>
            </w:pPr>
            <w:r>
              <w:rPr>
                <w:rFonts w:eastAsia="Batang"/>
              </w:rPr>
              <w:t>1..1</w:t>
            </w:r>
          </w:p>
        </w:tc>
      </w:tr>
      <w:tr w:rsidR="004745BA" w:rsidRPr="00D10D9E" w14:paraId="024C428C" w14:textId="77777777" w:rsidTr="00D366C4">
        <w:tc>
          <w:tcPr>
            <w:tcW w:w="3227" w:type="dxa"/>
          </w:tcPr>
          <w:p w14:paraId="4337E6C7" w14:textId="77777777" w:rsidR="004745BA" w:rsidRPr="00D10D9E" w:rsidRDefault="004745BA" w:rsidP="00B91AA5">
            <w:pPr>
              <w:rPr>
                <w:rFonts w:eastAsia="Batang"/>
                <w:b/>
                <w:lang w:val="en-GB"/>
              </w:rPr>
            </w:pPr>
            <w:r>
              <w:rPr>
                <w:iCs/>
              </w:rPr>
              <w:t>lakarutlatande</w:t>
            </w:r>
            <w:r>
              <w:t>.signeringsTidpunkt</w:t>
            </w:r>
          </w:p>
        </w:tc>
        <w:tc>
          <w:tcPr>
            <w:tcW w:w="992" w:type="dxa"/>
          </w:tcPr>
          <w:p w14:paraId="529D29F2" w14:textId="77777777" w:rsidR="004745BA" w:rsidRPr="008771B1" w:rsidRDefault="004745BA" w:rsidP="00B91AA5">
            <w:pPr>
              <w:rPr>
                <w:rFonts w:eastAsia="Batang"/>
                <w:lang w:val="en-GB"/>
              </w:rPr>
            </w:pPr>
            <w:r>
              <w:rPr>
                <w:rFonts w:eastAsia="Batang"/>
                <w:lang w:val="en-GB"/>
              </w:rPr>
              <w:t>datumtid</w:t>
            </w:r>
          </w:p>
        </w:tc>
        <w:tc>
          <w:tcPr>
            <w:tcW w:w="4394" w:type="dxa"/>
          </w:tcPr>
          <w:p w14:paraId="725F17F4" w14:textId="77777777" w:rsidR="004745BA" w:rsidRPr="00D10D9E" w:rsidRDefault="004745BA" w:rsidP="00B91AA5">
            <w:pPr>
              <w:rPr>
                <w:rFonts w:eastAsia="Batang"/>
              </w:rPr>
            </w:pPr>
            <w:r>
              <w:rPr>
                <w:rFonts w:eastAsia="Batang"/>
              </w:rPr>
              <w:t>Signeringstidpunkt för läkarintyget som frågan gäller</w:t>
            </w:r>
          </w:p>
        </w:tc>
        <w:tc>
          <w:tcPr>
            <w:tcW w:w="1395" w:type="dxa"/>
          </w:tcPr>
          <w:p w14:paraId="4526F330" w14:textId="77777777" w:rsidR="004745BA" w:rsidRPr="00D10D9E" w:rsidRDefault="004745BA" w:rsidP="00B91AA5">
            <w:pPr>
              <w:rPr>
                <w:rFonts w:eastAsia="Batang"/>
              </w:rPr>
            </w:pPr>
            <w:r>
              <w:rPr>
                <w:rFonts w:eastAsia="Batang"/>
              </w:rPr>
              <w:t>1..1</w:t>
            </w:r>
          </w:p>
        </w:tc>
      </w:tr>
      <w:tr w:rsidR="004745BA" w:rsidRPr="00D10D9E" w14:paraId="58405ED1" w14:textId="77777777" w:rsidTr="00D366C4">
        <w:tc>
          <w:tcPr>
            <w:tcW w:w="3227" w:type="dxa"/>
          </w:tcPr>
          <w:p w14:paraId="42A19AA0" w14:textId="77777777" w:rsidR="004745BA" w:rsidRDefault="004745BA" w:rsidP="00B91AA5">
            <w:pPr>
              <w:rPr>
                <w:iCs/>
              </w:rPr>
            </w:pPr>
            <w:r>
              <w:rPr>
                <w:iCs/>
              </w:rPr>
              <w:t>lakarutlatande.patient</w:t>
            </w:r>
          </w:p>
        </w:tc>
        <w:tc>
          <w:tcPr>
            <w:tcW w:w="992" w:type="dxa"/>
          </w:tcPr>
          <w:p w14:paraId="4CB5B495" w14:textId="77777777" w:rsidR="004745BA" w:rsidRDefault="004745BA" w:rsidP="00B91AA5">
            <w:pPr>
              <w:rPr>
                <w:rFonts w:eastAsia="Batang"/>
                <w:lang w:val="en-GB"/>
              </w:rPr>
            </w:pPr>
          </w:p>
        </w:tc>
        <w:tc>
          <w:tcPr>
            <w:tcW w:w="4394" w:type="dxa"/>
          </w:tcPr>
          <w:p w14:paraId="71DD9B68" w14:textId="77777777" w:rsidR="004745BA" w:rsidRDefault="004745BA" w:rsidP="00B91AA5">
            <w:pPr>
              <w:rPr>
                <w:rFonts w:eastAsia="Batang"/>
              </w:rPr>
            </w:pPr>
          </w:p>
        </w:tc>
        <w:tc>
          <w:tcPr>
            <w:tcW w:w="1395" w:type="dxa"/>
          </w:tcPr>
          <w:p w14:paraId="5D9FD878" w14:textId="77777777" w:rsidR="004745BA" w:rsidRDefault="00AD1F63" w:rsidP="00B91AA5">
            <w:pPr>
              <w:rPr>
                <w:rFonts w:eastAsia="Batang"/>
              </w:rPr>
            </w:pPr>
            <w:r>
              <w:rPr>
                <w:rFonts w:eastAsia="Batang"/>
              </w:rPr>
              <w:t>1..1</w:t>
            </w:r>
          </w:p>
        </w:tc>
      </w:tr>
      <w:tr w:rsidR="004745BA" w:rsidRPr="00D10D9E" w14:paraId="36DFCB10" w14:textId="77777777" w:rsidTr="00D366C4">
        <w:tc>
          <w:tcPr>
            <w:tcW w:w="3227" w:type="dxa"/>
          </w:tcPr>
          <w:p w14:paraId="38824EFE" w14:textId="77777777" w:rsidR="004745BA" w:rsidRPr="00D10D9E" w:rsidRDefault="004745BA" w:rsidP="00B91AA5">
            <w:pPr>
              <w:rPr>
                <w:rFonts w:eastAsia="Batang"/>
                <w:b/>
                <w:lang w:val="en-GB"/>
              </w:rPr>
            </w:pPr>
            <w:r>
              <w:t>..patient.</w:t>
            </w:r>
            <w:r w:rsidRPr="003968B2">
              <w:t>person-id</w:t>
            </w:r>
          </w:p>
        </w:tc>
        <w:tc>
          <w:tcPr>
            <w:tcW w:w="992" w:type="dxa"/>
          </w:tcPr>
          <w:p w14:paraId="7A1D42A8" w14:textId="77777777" w:rsidR="004745BA" w:rsidRPr="008771B1" w:rsidRDefault="004745BA" w:rsidP="00B91AA5">
            <w:pPr>
              <w:rPr>
                <w:rFonts w:eastAsia="Batang"/>
                <w:lang w:val="en-GB"/>
              </w:rPr>
            </w:pPr>
            <w:r>
              <w:rPr>
                <w:rFonts w:eastAsia="Batang"/>
                <w:lang w:val="en-GB"/>
              </w:rPr>
              <w:t>string</w:t>
            </w:r>
          </w:p>
        </w:tc>
        <w:tc>
          <w:tcPr>
            <w:tcW w:w="4394" w:type="dxa"/>
          </w:tcPr>
          <w:p w14:paraId="4F9325CF" w14:textId="77777777" w:rsidR="004745BA" w:rsidRPr="00D10D9E" w:rsidRDefault="004745BA" w:rsidP="00B91AA5">
            <w:pPr>
              <w:rPr>
                <w:rFonts w:eastAsia="Batang"/>
              </w:rPr>
            </w:pPr>
            <w:r>
              <w:rPr>
                <w:rFonts w:eastAsia="Batang"/>
              </w:rPr>
              <w:t>Patientens personnummer eller samordningnummer</w:t>
            </w:r>
          </w:p>
        </w:tc>
        <w:tc>
          <w:tcPr>
            <w:tcW w:w="1395" w:type="dxa"/>
          </w:tcPr>
          <w:p w14:paraId="5B1E5CED" w14:textId="77777777" w:rsidR="004745BA" w:rsidRPr="00D10D9E" w:rsidRDefault="004745BA" w:rsidP="00B91AA5">
            <w:pPr>
              <w:rPr>
                <w:rFonts w:eastAsia="Batang"/>
              </w:rPr>
            </w:pPr>
            <w:r>
              <w:rPr>
                <w:rFonts w:eastAsia="Batang"/>
              </w:rPr>
              <w:t>1..1</w:t>
            </w:r>
          </w:p>
        </w:tc>
      </w:tr>
      <w:tr w:rsidR="004745BA" w:rsidRPr="00D10D9E" w14:paraId="71F6F3A8" w14:textId="77777777" w:rsidTr="00D366C4">
        <w:tc>
          <w:tcPr>
            <w:tcW w:w="3227" w:type="dxa"/>
          </w:tcPr>
          <w:p w14:paraId="427DEBEB" w14:textId="77777777" w:rsidR="004745BA" w:rsidRPr="00D10D9E" w:rsidRDefault="004745BA" w:rsidP="00B91AA5">
            <w:pPr>
              <w:rPr>
                <w:rFonts w:eastAsia="Batang"/>
                <w:b/>
                <w:lang w:val="en-GB"/>
              </w:rPr>
            </w:pPr>
            <w:r>
              <w:t>..patient.fullstandigtNamn</w:t>
            </w:r>
          </w:p>
        </w:tc>
        <w:tc>
          <w:tcPr>
            <w:tcW w:w="992" w:type="dxa"/>
          </w:tcPr>
          <w:p w14:paraId="73D07EAB" w14:textId="77777777" w:rsidR="004745BA" w:rsidRPr="008771B1" w:rsidRDefault="004745BA" w:rsidP="00B91AA5">
            <w:pPr>
              <w:rPr>
                <w:rFonts w:eastAsia="Batang"/>
                <w:lang w:val="en-GB"/>
              </w:rPr>
            </w:pPr>
            <w:r>
              <w:rPr>
                <w:rFonts w:eastAsia="Batang"/>
                <w:lang w:val="en-GB"/>
              </w:rPr>
              <w:t>string</w:t>
            </w:r>
          </w:p>
        </w:tc>
        <w:tc>
          <w:tcPr>
            <w:tcW w:w="4394" w:type="dxa"/>
          </w:tcPr>
          <w:p w14:paraId="20986055" w14:textId="77777777" w:rsidR="004745BA" w:rsidRPr="00D10D9E" w:rsidRDefault="004745BA" w:rsidP="00B91AA5">
            <w:pPr>
              <w:rPr>
                <w:rFonts w:eastAsia="Batang"/>
              </w:rPr>
            </w:pPr>
            <w:r>
              <w:rPr>
                <w:rFonts w:eastAsia="Batang"/>
              </w:rPr>
              <w:t>Patientens namn</w:t>
            </w:r>
          </w:p>
        </w:tc>
        <w:tc>
          <w:tcPr>
            <w:tcW w:w="1395" w:type="dxa"/>
          </w:tcPr>
          <w:p w14:paraId="10B45A40" w14:textId="77777777" w:rsidR="004745BA" w:rsidRPr="00D10D9E" w:rsidRDefault="004745BA" w:rsidP="00B91AA5">
            <w:pPr>
              <w:rPr>
                <w:rFonts w:eastAsia="Batang"/>
              </w:rPr>
            </w:pPr>
            <w:r>
              <w:rPr>
                <w:rFonts w:eastAsia="Batang"/>
              </w:rPr>
              <w:t>1..1</w:t>
            </w:r>
          </w:p>
        </w:tc>
      </w:tr>
      <w:tr w:rsidR="004745BA" w:rsidRPr="00D10D9E" w14:paraId="0BFF35CD" w14:textId="77777777" w:rsidTr="00D366C4">
        <w:tc>
          <w:tcPr>
            <w:tcW w:w="3227" w:type="dxa"/>
          </w:tcPr>
          <w:p w14:paraId="29EE6CE4" w14:textId="77777777" w:rsidR="004745BA" w:rsidRPr="00D10D9E" w:rsidRDefault="004745BA" w:rsidP="00B91AA5">
            <w:pPr>
              <w:rPr>
                <w:rFonts w:eastAsia="Batang"/>
                <w:b/>
                <w:lang w:val="en-GB"/>
              </w:rPr>
            </w:pPr>
            <w:r w:rsidRPr="00D10D9E">
              <w:rPr>
                <w:rFonts w:eastAsia="Batang"/>
                <w:b/>
                <w:lang w:val="en-GB"/>
              </w:rPr>
              <w:t>Svar</w:t>
            </w:r>
          </w:p>
        </w:tc>
        <w:tc>
          <w:tcPr>
            <w:tcW w:w="992" w:type="dxa"/>
          </w:tcPr>
          <w:p w14:paraId="3AD44038" w14:textId="77777777" w:rsidR="004745BA" w:rsidRPr="008771B1" w:rsidRDefault="004745BA" w:rsidP="00B91AA5">
            <w:pPr>
              <w:rPr>
                <w:rFonts w:eastAsia="Batang"/>
                <w:lang w:val="en-GB"/>
              </w:rPr>
            </w:pPr>
          </w:p>
        </w:tc>
        <w:tc>
          <w:tcPr>
            <w:tcW w:w="4394" w:type="dxa"/>
          </w:tcPr>
          <w:p w14:paraId="7BB07291" w14:textId="77777777" w:rsidR="004745BA" w:rsidRPr="00D10D9E" w:rsidRDefault="004745BA" w:rsidP="00B91AA5">
            <w:pPr>
              <w:rPr>
                <w:rFonts w:eastAsia="Batang"/>
              </w:rPr>
            </w:pPr>
          </w:p>
        </w:tc>
        <w:tc>
          <w:tcPr>
            <w:tcW w:w="1395" w:type="dxa"/>
          </w:tcPr>
          <w:p w14:paraId="3B2816CB" w14:textId="77777777" w:rsidR="004745BA" w:rsidRPr="00D10D9E" w:rsidRDefault="004745BA" w:rsidP="00B91AA5">
            <w:pPr>
              <w:rPr>
                <w:rFonts w:eastAsia="Batang"/>
              </w:rPr>
            </w:pPr>
          </w:p>
        </w:tc>
      </w:tr>
      <w:tr w:rsidR="009432B7" w:rsidRPr="00D10D9E" w14:paraId="6AC39816" w14:textId="77777777" w:rsidTr="00D366C4">
        <w:tc>
          <w:tcPr>
            <w:tcW w:w="3227" w:type="dxa"/>
          </w:tcPr>
          <w:p w14:paraId="58BFBAF5" w14:textId="77777777" w:rsidR="009432B7" w:rsidRPr="009432B7" w:rsidRDefault="009432B7" w:rsidP="00B91AA5">
            <w:pPr>
              <w:rPr>
                <w:rFonts w:eastAsia="Batang"/>
                <w:lang w:val="en-GB"/>
              </w:rPr>
            </w:pPr>
            <w:r w:rsidRPr="009432B7">
              <w:rPr>
                <w:rFonts w:eastAsia="Batang"/>
                <w:lang w:val="en-GB"/>
              </w:rPr>
              <w:t>result</w:t>
            </w:r>
          </w:p>
        </w:tc>
        <w:tc>
          <w:tcPr>
            <w:tcW w:w="992" w:type="dxa"/>
          </w:tcPr>
          <w:p w14:paraId="4E743FC4" w14:textId="77777777" w:rsidR="009432B7" w:rsidRPr="008771B1" w:rsidRDefault="009432B7" w:rsidP="00B91AA5">
            <w:pPr>
              <w:rPr>
                <w:rFonts w:eastAsia="Batang"/>
                <w:lang w:val="en-GB"/>
              </w:rPr>
            </w:pPr>
          </w:p>
        </w:tc>
        <w:tc>
          <w:tcPr>
            <w:tcW w:w="4394" w:type="dxa"/>
          </w:tcPr>
          <w:p w14:paraId="5CBF1838" w14:textId="77777777" w:rsidR="009432B7" w:rsidRPr="00D10D9E" w:rsidRDefault="009432B7" w:rsidP="00B91AA5">
            <w:pPr>
              <w:rPr>
                <w:rFonts w:eastAsia="Batang"/>
              </w:rPr>
            </w:pPr>
          </w:p>
        </w:tc>
        <w:tc>
          <w:tcPr>
            <w:tcW w:w="1395" w:type="dxa"/>
          </w:tcPr>
          <w:p w14:paraId="2A110A44" w14:textId="77777777" w:rsidR="009432B7" w:rsidRPr="00D10D9E" w:rsidRDefault="00020BF7" w:rsidP="00B91AA5">
            <w:pPr>
              <w:rPr>
                <w:rFonts w:eastAsia="Batang"/>
              </w:rPr>
            </w:pPr>
            <w:r>
              <w:rPr>
                <w:rFonts w:eastAsia="Batang"/>
              </w:rPr>
              <w:t>1..1</w:t>
            </w:r>
          </w:p>
        </w:tc>
      </w:tr>
      <w:tr w:rsidR="004745BA" w:rsidRPr="00D10D9E" w14:paraId="43A84C1A" w14:textId="77777777" w:rsidTr="00D366C4">
        <w:tc>
          <w:tcPr>
            <w:tcW w:w="3227" w:type="dxa"/>
          </w:tcPr>
          <w:p w14:paraId="6CAE6579" w14:textId="77777777" w:rsidR="004745BA" w:rsidRPr="008771B1" w:rsidRDefault="009432B7" w:rsidP="00B91AA5">
            <w:pPr>
              <w:rPr>
                <w:rFonts w:eastAsia="Batang"/>
                <w:lang w:val="en-GB"/>
              </w:rPr>
            </w:pPr>
            <w:r>
              <w:rPr>
                <w:rFonts w:eastAsia="Batang"/>
                <w:lang w:val="en-GB"/>
              </w:rPr>
              <w:t>r</w:t>
            </w:r>
            <w:r w:rsidRPr="009432B7">
              <w:rPr>
                <w:rFonts w:eastAsia="Batang"/>
                <w:lang w:val="en-GB"/>
              </w:rPr>
              <w:t>esult</w:t>
            </w:r>
            <w:r>
              <w:rPr>
                <w:rFonts w:eastAsia="Batang"/>
                <w:lang w:val="en-GB"/>
              </w:rPr>
              <w:t>.</w:t>
            </w:r>
            <w:r w:rsidR="004745BA">
              <w:rPr>
                <w:rFonts w:eastAsia="Batang"/>
                <w:lang w:val="en-GB"/>
              </w:rPr>
              <w:t>resultCode</w:t>
            </w:r>
          </w:p>
        </w:tc>
        <w:tc>
          <w:tcPr>
            <w:tcW w:w="992" w:type="dxa"/>
          </w:tcPr>
          <w:p w14:paraId="7977B8DB" w14:textId="77777777" w:rsidR="004745BA" w:rsidRPr="008771B1" w:rsidRDefault="004745BA" w:rsidP="00B91AA5">
            <w:pPr>
              <w:rPr>
                <w:rFonts w:eastAsia="Batang"/>
                <w:lang w:val="en-GB"/>
              </w:rPr>
            </w:pPr>
            <w:r>
              <w:rPr>
                <w:rFonts w:eastAsia="Batang"/>
                <w:lang w:val="en-GB"/>
              </w:rPr>
              <w:t>string</w:t>
            </w:r>
          </w:p>
        </w:tc>
        <w:tc>
          <w:tcPr>
            <w:tcW w:w="4394" w:type="dxa"/>
          </w:tcPr>
          <w:p w14:paraId="00FBAAF7" w14:textId="77777777" w:rsidR="004745BA" w:rsidRPr="00D10D9E" w:rsidRDefault="004745BA" w:rsidP="00B91AA5">
            <w:pPr>
              <w:rPr>
                <w:rFonts w:eastAsia="Batang"/>
              </w:rPr>
            </w:pPr>
            <w:r>
              <w:rPr>
                <w:rFonts w:eastAsia="Batang"/>
              </w:rPr>
              <w:t>Information om anropet gick bra(OK, ERROR, INFO)</w:t>
            </w:r>
          </w:p>
        </w:tc>
        <w:tc>
          <w:tcPr>
            <w:tcW w:w="1395" w:type="dxa"/>
          </w:tcPr>
          <w:p w14:paraId="51DA6D84" w14:textId="77777777" w:rsidR="004745BA" w:rsidRDefault="004745BA" w:rsidP="00B91AA5">
            <w:pPr>
              <w:rPr>
                <w:rFonts w:eastAsia="Batang"/>
              </w:rPr>
            </w:pPr>
            <w:r>
              <w:rPr>
                <w:rFonts w:eastAsia="Batang"/>
              </w:rPr>
              <w:t>1..1</w:t>
            </w:r>
          </w:p>
        </w:tc>
      </w:tr>
      <w:tr w:rsidR="004745BA" w:rsidRPr="00D10D9E" w14:paraId="56A89B7E" w14:textId="77777777" w:rsidTr="00D366C4">
        <w:tc>
          <w:tcPr>
            <w:tcW w:w="3227" w:type="dxa"/>
          </w:tcPr>
          <w:p w14:paraId="2A7C5D02" w14:textId="77777777" w:rsidR="004745BA" w:rsidRPr="008771B1" w:rsidRDefault="009432B7" w:rsidP="00B91AA5">
            <w:pPr>
              <w:rPr>
                <w:rFonts w:eastAsia="Batang"/>
                <w:lang w:val="en-GB"/>
              </w:rPr>
            </w:pPr>
            <w:r w:rsidRPr="009432B7">
              <w:rPr>
                <w:rFonts w:eastAsia="Batang"/>
                <w:lang w:val="en-GB"/>
              </w:rPr>
              <w:t>result</w:t>
            </w:r>
            <w:r>
              <w:rPr>
                <w:rFonts w:eastAsia="Batang"/>
                <w:lang w:val="en-GB"/>
              </w:rPr>
              <w:t>.i</w:t>
            </w:r>
            <w:r w:rsidR="004745BA">
              <w:rPr>
                <w:rFonts w:eastAsia="Batang"/>
                <w:lang w:val="en-GB"/>
              </w:rPr>
              <w:t>nfoText</w:t>
            </w:r>
          </w:p>
        </w:tc>
        <w:tc>
          <w:tcPr>
            <w:tcW w:w="992" w:type="dxa"/>
          </w:tcPr>
          <w:p w14:paraId="0008EE39" w14:textId="77777777" w:rsidR="004745BA" w:rsidRPr="008771B1" w:rsidRDefault="004745BA" w:rsidP="00B91AA5">
            <w:pPr>
              <w:rPr>
                <w:rFonts w:eastAsia="Batang"/>
                <w:lang w:val="en-GB"/>
              </w:rPr>
            </w:pPr>
            <w:r>
              <w:rPr>
                <w:rFonts w:eastAsia="Batang"/>
                <w:lang w:val="en-GB"/>
              </w:rPr>
              <w:t>string</w:t>
            </w:r>
          </w:p>
        </w:tc>
        <w:tc>
          <w:tcPr>
            <w:tcW w:w="4394" w:type="dxa"/>
          </w:tcPr>
          <w:p w14:paraId="71A7A1AC" w14:textId="77777777" w:rsidR="004745BA" w:rsidRPr="00D10D9E" w:rsidRDefault="004745BA" w:rsidP="00B91AA5">
            <w:pPr>
              <w:rPr>
                <w:rFonts w:eastAsia="Batang"/>
              </w:rPr>
            </w:pPr>
            <w:r>
              <w:rPr>
                <w:rFonts w:eastAsia="Batang"/>
              </w:rPr>
              <w:t>Text som anger extra information om anropets utgång. Anropet har gått bra, men det finns mer information kring anropet i denna text.</w:t>
            </w:r>
          </w:p>
        </w:tc>
        <w:tc>
          <w:tcPr>
            <w:tcW w:w="1395" w:type="dxa"/>
          </w:tcPr>
          <w:p w14:paraId="46F240B1" w14:textId="77777777" w:rsidR="004745BA" w:rsidRDefault="004745BA" w:rsidP="00B91AA5">
            <w:pPr>
              <w:rPr>
                <w:rFonts w:eastAsia="Batang"/>
              </w:rPr>
            </w:pPr>
            <w:r>
              <w:rPr>
                <w:rFonts w:eastAsia="Batang"/>
              </w:rPr>
              <w:t>0..1</w:t>
            </w:r>
          </w:p>
        </w:tc>
      </w:tr>
      <w:tr w:rsidR="004745BA" w:rsidRPr="00D10D9E" w14:paraId="60C67222" w14:textId="77777777" w:rsidTr="00D366C4">
        <w:tc>
          <w:tcPr>
            <w:tcW w:w="3227" w:type="dxa"/>
          </w:tcPr>
          <w:p w14:paraId="1D621EC5" w14:textId="77777777" w:rsidR="004745BA" w:rsidRPr="004B52E9" w:rsidRDefault="009432B7" w:rsidP="00B91AA5">
            <w:pPr>
              <w:rPr>
                <w:rFonts w:eastAsia="Batang"/>
              </w:rPr>
            </w:pPr>
            <w:r w:rsidRPr="009432B7">
              <w:rPr>
                <w:rFonts w:eastAsia="Batang"/>
                <w:lang w:val="en-GB"/>
              </w:rPr>
              <w:t>result</w:t>
            </w:r>
            <w:r>
              <w:rPr>
                <w:rFonts w:eastAsia="Batang"/>
              </w:rPr>
              <w:t>.</w:t>
            </w:r>
            <w:r w:rsidR="004745BA">
              <w:rPr>
                <w:rFonts w:eastAsia="Batang"/>
              </w:rPr>
              <w:t>errorId</w:t>
            </w:r>
          </w:p>
        </w:tc>
        <w:tc>
          <w:tcPr>
            <w:tcW w:w="992" w:type="dxa"/>
          </w:tcPr>
          <w:p w14:paraId="584337EB" w14:textId="77777777" w:rsidR="004745BA" w:rsidRPr="004B52E9" w:rsidRDefault="004745BA" w:rsidP="00B91AA5">
            <w:pPr>
              <w:rPr>
                <w:rFonts w:eastAsia="Batang"/>
              </w:rPr>
            </w:pPr>
            <w:r>
              <w:rPr>
                <w:rFonts w:eastAsia="Batang"/>
              </w:rPr>
              <w:t>string</w:t>
            </w:r>
          </w:p>
        </w:tc>
        <w:tc>
          <w:tcPr>
            <w:tcW w:w="4394" w:type="dxa"/>
          </w:tcPr>
          <w:p w14:paraId="25C50FBC" w14:textId="77777777" w:rsidR="004745BA" w:rsidRPr="00D10D9E" w:rsidRDefault="004745BA" w:rsidP="00B91AA5">
            <w:pPr>
              <w:rPr>
                <w:rFonts w:eastAsia="Batang"/>
              </w:rPr>
            </w:pPr>
            <w:r>
              <w:rPr>
                <w:rFonts w:eastAsia="Batang"/>
              </w:rPr>
              <w:t>Olika kategorier av fel (VALIDATION_ERROR, TRANSFORMATION_ERROR, APPLICATION_ERROR, TECHNICAL_ERROR)</w:t>
            </w:r>
          </w:p>
        </w:tc>
        <w:tc>
          <w:tcPr>
            <w:tcW w:w="1395" w:type="dxa"/>
          </w:tcPr>
          <w:p w14:paraId="13F95F37" w14:textId="77777777" w:rsidR="004745BA" w:rsidRDefault="004745BA" w:rsidP="00B91AA5">
            <w:pPr>
              <w:rPr>
                <w:rFonts w:eastAsia="Batang"/>
              </w:rPr>
            </w:pPr>
            <w:r>
              <w:rPr>
                <w:rFonts w:eastAsia="Batang"/>
              </w:rPr>
              <w:t>0..1</w:t>
            </w:r>
          </w:p>
        </w:tc>
      </w:tr>
      <w:tr w:rsidR="004745BA" w:rsidRPr="007E4029" w14:paraId="4ABF9739" w14:textId="77777777" w:rsidTr="00D366C4">
        <w:tc>
          <w:tcPr>
            <w:tcW w:w="3227" w:type="dxa"/>
          </w:tcPr>
          <w:p w14:paraId="38156230" w14:textId="77777777" w:rsidR="004745BA" w:rsidRPr="007E4029" w:rsidRDefault="009432B7" w:rsidP="00B91AA5">
            <w:pPr>
              <w:rPr>
                <w:rFonts w:eastAsia="Batang"/>
              </w:rPr>
            </w:pPr>
            <w:r>
              <w:rPr>
                <w:rFonts w:eastAsia="Batang"/>
                <w:lang w:val="en-GB"/>
              </w:rPr>
              <w:t>r</w:t>
            </w:r>
            <w:r w:rsidRPr="009432B7">
              <w:rPr>
                <w:rFonts w:eastAsia="Batang"/>
                <w:lang w:val="en-GB"/>
              </w:rPr>
              <w:t>esult</w:t>
            </w:r>
            <w:r>
              <w:rPr>
                <w:rFonts w:eastAsia="Batang"/>
              </w:rPr>
              <w:t>.</w:t>
            </w:r>
            <w:r w:rsidR="004745BA">
              <w:rPr>
                <w:rFonts w:eastAsia="Batang"/>
              </w:rPr>
              <w:t>errorText</w:t>
            </w:r>
          </w:p>
        </w:tc>
        <w:tc>
          <w:tcPr>
            <w:tcW w:w="992" w:type="dxa"/>
          </w:tcPr>
          <w:p w14:paraId="27648B21" w14:textId="77777777" w:rsidR="004745BA" w:rsidRPr="007E4029" w:rsidRDefault="004745BA" w:rsidP="00B91AA5">
            <w:pPr>
              <w:rPr>
                <w:rFonts w:eastAsia="Batang"/>
              </w:rPr>
            </w:pPr>
            <w:r>
              <w:rPr>
                <w:rFonts w:eastAsia="Batang"/>
              </w:rPr>
              <w:t>string</w:t>
            </w:r>
          </w:p>
        </w:tc>
        <w:tc>
          <w:tcPr>
            <w:tcW w:w="4394" w:type="dxa"/>
          </w:tcPr>
          <w:p w14:paraId="573A3399" w14:textId="77777777" w:rsidR="004745BA" w:rsidRPr="007E4029" w:rsidRDefault="004745BA" w:rsidP="00B91AA5">
            <w:pPr>
              <w:rPr>
                <w:rFonts w:eastAsia="Batang"/>
              </w:rPr>
            </w:pPr>
            <w:r>
              <w:rPr>
                <w:rFonts w:eastAsia="Batang"/>
              </w:rPr>
              <w:t>Text som ytterliggare beskriver felet</w:t>
            </w:r>
          </w:p>
        </w:tc>
        <w:tc>
          <w:tcPr>
            <w:tcW w:w="1395" w:type="dxa"/>
          </w:tcPr>
          <w:p w14:paraId="6EDA60C7" w14:textId="77777777" w:rsidR="004745BA" w:rsidRPr="007E4029" w:rsidRDefault="004745BA" w:rsidP="00B91AA5">
            <w:pPr>
              <w:rPr>
                <w:rFonts w:eastAsia="Batang"/>
              </w:rPr>
            </w:pPr>
            <w:r>
              <w:rPr>
                <w:rFonts w:eastAsia="Batang"/>
              </w:rPr>
              <w:t>0..1</w:t>
            </w:r>
          </w:p>
        </w:tc>
      </w:tr>
    </w:tbl>
    <w:p w14:paraId="331932F6" w14:textId="77777777" w:rsidR="00E35968" w:rsidRPr="00ED19D0" w:rsidRDefault="00E35968" w:rsidP="00B91AA5">
      <w:pPr>
        <w:pStyle w:val="Brdtext"/>
        <w:ind w:left="0"/>
      </w:pPr>
    </w:p>
    <w:p w14:paraId="68C4C541" w14:textId="77777777" w:rsidR="00EB24F6" w:rsidRDefault="00EB24F6" w:rsidP="00EB24F6">
      <w:pPr>
        <w:pStyle w:val="Rubrik3"/>
      </w:pPr>
      <w:r>
        <w:t>Övriga regler</w:t>
      </w:r>
    </w:p>
    <w:p w14:paraId="5FD0502A" w14:textId="77777777" w:rsidR="00AA6D2E" w:rsidRPr="00EA5FFA" w:rsidRDefault="00810FD3" w:rsidP="00EA5FFA">
      <w:pPr>
        <w:rPr>
          <w:rFonts w:ascii="Calibri" w:hAnsi="Calibri"/>
          <w:sz w:val="22"/>
        </w:rPr>
      </w:pPr>
      <w:r w:rsidRPr="00C83B07">
        <w:rPr>
          <w:rFonts w:ascii="Calibri" w:hAnsi="Calibri"/>
          <w:sz w:val="22"/>
        </w:rPr>
        <w:t xml:space="preserve">Inga extra förutom de som anger om fält är obligatoriska </w:t>
      </w:r>
      <w:r w:rsidR="00714659">
        <w:rPr>
          <w:rFonts w:ascii="Calibri" w:hAnsi="Calibri"/>
          <w:sz w:val="22"/>
        </w:rPr>
        <w:t>eller valbara under fältregler.</w:t>
      </w:r>
    </w:p>
    <w:p w14:paraId="55A03745" w14:textId="77777777" w:rsidR="00010E24" w:rsidRDefault="00853006" w:rsidP="00267947">
      <w:pPr>
        <w:pStyle w:val="Rubrik2"/>
      </w:pPr>
      <w:r>
        <w:br w:type="page"/>
      </w:r>
      <w:bookmarkStart w:id="91" w:name="_Toc283620702"/>
      <w:r w:rsidR="00010E24">
        <w:t>ReceiveMedicalCertificateAnswer</w:t>
      </w:r>
      <w:bookmarkEnd w:id="91"/>
      <w:r w:rsidR="00010E24">
        <w:t xml:space="preserve"> </w:t>
      </w:r>
    </w:p>
    <w:p w14:paraId="7E752E00" w14:textId="77777777" w:rsidR="00010E24" w:rsidRDefault="00010E24" w:rsidP="00B91AA5">
      <w:r w:rsidRPr="00406201">
        <w:t xml:space="preserve">Tjänsten </w:t>
      </w:r>
      <w:r>
        <w:t xml:space="preserve">tar emot svar </w:t>
      </w:r>
      <w:r w:rsidR="008C3089">
        <w:t xml:space="preserve">från Försäkringskassan </w:t>
      </w:r>
      <w:r>
        <w:t>på en tid</w:t>
      </w:r>
      <w:r w:rsidR="002E6D3B">
        <w:t>i</w:t>
      </w:r>
      <w:r>
        <w:t xml:space="preserve">gare </w:t>
      </w:r>
      <w:r w:rsidR="008C3089">
        <w:t xml:space="preserve">skickad </w:t>
      </w:r>
      <w:r>
        <w:t xml:space="preserve">fråga </w:t>
      </w:r>
      <w:r w:rsidR="008C3089">
        <w:t xml:space="preserve">från vården </w:t>
      </w:r>
      <w:r>
        <w:t>för ett läkarintyg. Både begäran och svar består av xml-dokument.</w:t>
      </w:r>
    </w:p>
    <w:p w14:paraId="7072B154" w14:textId="77777777" w:rsidR="00CA24CB" w:rsidRDefault="00CA24CB" w:rsidP="00CA24CB">
      <w:pPr>
        <w:pStyle w:val="Rubrik3"/>
      </w:pPr>
      <w:r>
        <w:t>Version</w:t>
      </w:r>
    </w:p>
    <w:p w14:paraId="7B09E31D" w14:textId="77777777" w:rsidR="00CA24CB" w:rsidRDefault="00CA24CB" w:rsidP="00B91AA5">
      <w:r>
        <w:t>1.0</w:t>
      </w:r>
    </w:p>
    <w:p w14:paraId="455ADCA0" w14:textId="77777777" w:rsidR="00EC6C6D" w:rsidRDefault="00714659" w:rsidP="00267947">
      <w:pPr>
        <w:pStyle w:val="Rubrik3"/>
      </w:pPr>
      <w:r>
        <w:t>Fältregler</w:t>
      </w:r>
      <w:r w:rsidR="004107AE">
        <w:t xml:space="preserve"> </w:t>
      </w:r>
    </w:p>
    <w:p w14:paraId="49CEC12A" w14:textId="77777777" w:rsidR="00EC6C6D" w:rsidRDefault="00EC6C6D" w:rsidP="00B91AA5">
      <w:r>
        <w:t>Svaret som Försäkringskassan skickar till vården utgår alltid från en tidigare inskickad fråga från vården för ett specifikt tidigare inskickat läkarintyg. Detta innebär att en mängd information i meddelandet härstammar från denna fråga (och tidigare från läkarintyget).</w:t>
      </w:r>
      <w:r w:rsidR="005854A4">
        <w:t xml:space="preserve"> </w:t>
      </w:r>
      <w:r w:rsidR="00C71743">
        <w:t>Nedanstående tabell beskriver varje individuellt fält i begäran och svar. Kardinaliteten beskriver om ett fält är valfritt (0..1) eller obligatoriskt (1..1)</w:t>
      </w:r>
      <w:r w:rsidR="005854A4">
        <w:t>.</w:t>
      </w:r>
    </w:p>
    <w:p w14:paraId="1BD53656" w14:textId="77777777" w:rsidR="00EC6C6D" w:rsidRPr="00E30D2E" w:rsidRDefault="00EC6C6D" w:rsidP="00B91AA5">
      <w:pPr>
        <w:pStyle w:val="Brdtext"/>
        <w:ind w:left="0"/>
      </w:pPr>
    </w:p>
    <w:tbl>
      <w:tblPr>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227"/>
        <w:gridCol w:w="992"/>
        <w:gridCol w:w="4394"/>
        <w:gridCol w:w="1395"/>
      </w:tblGrid>
      <w:tr w:rsidR="00D366C4" w:rsidRPr="004E06B5" w14:paraId="1D9B79D7" w14:textId="77777777" w:rsidTr="00D366C4">
        <w:tc>
          <w:tcPr>
            <w:tcW w:w="3227" w:type="dxa"/>
            <w:shd w:val="clear" w:color="auto" w:fill="B3B3B3"/>
          </w:tcPr>
          <w:p w14:paraId="5D923F0E" w14:textId="77777777" w:rsidR="00D366C4" w:rsidRPr="008771B1" w:rsidRDefault="00D366C4" w:rsidP="00B91AA5">
            <w:pPr>
              <w:rPr>
                <w:rFonts w:eastAsia="Batang"/>
                <w:b/>
              </w:rPr>
            </w:pPr>
            <w:r w:rsidRPr="008771B1">
              <w:rPr>
                <w:rFonts w:eastAsia="Batang"/>
                <w:b/>
              </w:rPr>
              <w:t>Namn</w:t>
            </w:r>
          </w:p>
        </w:tc>
        <w:tc>
          <w:tcPr>
            <w:tcW w:w="992" w:type="dxa"/>
            <w:shd w:val="clear" w:color="auto" w:fill="B3B3B3"/>
          </w:tcPr>
          <w:p w14:paraId="4E89F6AB" w14:textId="77777777" w:rsidR="00D366C4" w:rsidRPr="008771B1" w:rsidRDefault="00D366C4" w:rsidP="00B91AA5">
            <w:pPr>
              <w:rPr>
                <w:rFonts w:eastAsia="Batang"/>
                <w:b/>
              </w:rPr>
            </w:pPr>
            <w:r w:rsidRPr="008771B1">
              <w:rPr>
                <w:rFonts w:eastAsia="Batang"/>
                <w:b/>
              </w:rPr>
              <w:t>Typ</w:t>
            </w:r>
          </w:p>
        </w:tc>
        <w:tc>
          <w:tcPr>
            <w:tcW w:w="4394" w:type="dxa"/>
            <w:shd w:val="clear" w:color="auto" w:fill="B3B3B3"/>
          </w:tcPr>
          <w:p w14:paraId="1DC8DE42" w14:textId="77777777" w:rsidR="00D366C4" w:rsidRPr="008771B1" w:rsidRDefault="00D366C4" w:rsidP="00B91AA5">
            <w:pPr>
              <w:rPr>
                <w:rFonts w:eastAsia="Batang"/>
                <w:b/>
              </w:rPr>
            </w:pPr>
            <w:r w:rsidRPr="00D366C4">
              <w:rPr>
                <w:b/>
              </w:rPr>
              <w:t>Beskrivning</w:t>
            </w:r>
          </w:p>
        </w:tc>
        <w:tc>
          <w:tcPr>
            <w:tcW w:w="1395" w:type="dxa"/>
            <w:shd w:val="clear" w:color="auto" w:fill="B3B3B3"/>
          </w:tcPr>
          <w:p w14:paraId="3E033F2D" w14:textId="77777777" w:rsidR="00D366C4" w:rsidRDefault="00D366C4" w:rsidP="00B91AA5">
            <w:pPr>
              <w:rPr>
                <w:rFonts w:eastAsia="Batang"/>
                <w:b/>
              </w:rPr>
            </w:pPr>
            <w:r>
              <w:rPr>
                <w:rFonts w:eastAsia="Batang"/>
                <w:b/>
              </w:rPr>
              <w:t>Kardinalitet</w:t>
            </w:r>
          </w:p>
        </w:tc>
      </w:tr>
      <w:tr w:rsidR="00EC6C6D" w:rsidRPr="004E06B5" w14:paraId="367CD5F7" w14:textId="77777777" w:rsidTr="00D366C4">
        <w:tc>
          <w:tcPr>
            <w:tcW w:w="3227" w:type="dxa"/>
          </w:tcPr>
          <w:p w14:paraId="709DF46F" w14:textId="77777777" w:rsidR="00EC6C6D" w:rsidRPr="00D10D9E" w:rsidRDefault="00EC6C6D" w:rsidP="00B91AA5">
            <w:pPr>
              <w:rPr>
                <w:rFonts w:eastAsia="Batang"/>
                <w:b/>
              </w:rPr>
            </w:pPr>
            <w:r w:rsidRPr="00D10D9E">
              <w:rPr>
                <w:rFonts w:eastAsia="Batang"/>
                <w:b/>
              </w:rPr>
              <w:t>Begäran</w:t>
            </w:r>
          </w:p>
        </w:tc>
        <w:tc>
          <w:tcPr>
            <w:tcW w:w="992" w:type="dxa"/>
          </w:tcPr>
          <w:p w14:paraId="76B74387" w14:textId="77777777" w:rsidR="00EC6C6D" w:rsidRPr="008771B1" w:rsidRDefault="00EC6C6D" w:rsidP="00B91AA5">
            <w:pPr>
              <w:rPr>
                <w:rFonts w:eastAsia="Batang"/>
              </w:rPr>
            </w:pPr>
          </w:p>
        </w:tc>
        <w:tc>
          <w:tcPr>
            <w:tcW w:w="4394" w:type="dxa"/>
          </w:tcPr>
          <w:p w14:paraId="6FA67FF6" w14:textId="77777777" w:rsidR="00EC6C6D" w:rsidRPr="008771B1" w:rsidRDefault="00EC6C6D" w:rsidP="00B91AA5">
            <w:pPr>
              <w:rPr>
                <w:rFonts w:eastAsia="Batang"/>
              </w:rPr>
            </w:pPr>
          </w:p>
        </w:tc>
        <w:tc>
          <w:tcPr>
            <w:tcW w:w="1395" w:type="dxa"/>
          </w:tcPr>
          <w:p w14:paraId="6187EC30" w14:textId="77777777" w:rsidR="00EC6C6D" w:rsidRPr="008771B1" w:rsidRDefault="00EC6C6D" w:rsidP="00B91AA5">
            <w:pPr>
              <w:rPr>
                <w:rFonts w:eastAsia="Batang"/>
              </w:rPr>
            </w:pPr>
          </w:p>
        </w:tc>
      </w:tr>
      <w:tr w:rsidR="008D3B84" w:rsidRPr="00D10D9E" w14:paraId="470C394A" w14:textId="77777777" w:rsidTr="003B0462">
        <w:tc>
          <w:tcPr>
            <w:tcW w:w="3227" w:type="dxa"/>
          </w:tcPr>
          <w:p w14:paraId="6E29271D" w14:textId="77777777" w:rsidR="008D3B84" w:rsidRPr="004107AE" w:rsidRDefault="008D3B84" w:rsidP="003B0462">
            <w:pPr>
              <w:rPr>
                <w:iCs/>
              </w:rPr>
            </w:pPr>
            <w:r>
              <w:rPr>
                <w:iCs/>
              </w:rPr>
              <w:t>vard</w:t>
            </w:r>
            <w:r w:rsidRPr="004107AE">
              <w:rPr>
                <w:iCs/>
              </w:rPr>
              <w:t>Referens-id</w:t>
            </w:r>
          </w:p>
        </w:tc>
        <w:tc>
          <w:tcPr>
            <w:tcW w:w="992" w:type="dxa"/>
          </w:tcPr>
          <w:p w14:paraId="3BCE8131" w14:textId="77777777" w:rsidR="008D3B84" w:rsidRDefault="008D3B84" w:rsidP="003B0462">
            <w:pPr>
              <w:rPr>
                <w:rFonts w:eastAsia="Batang"/>
              </w:rPr>
            </w:pPr>
            <w:r>
              <w:rPr>
                <w:rFonts w:eastAsia="Batang"/>
              </w:rPr>
              <w:t>string</w:t>
            </w:r>
          </w:p>
        </w:tc>
        <w:tc>
          <w:tcPr>
            <w:tcW w:w="4394" w:type="dxa"/>
          </w:tcPr>
          <w:p w14:paraId="7C3EFFCD" w14:textId="77777777" w:rsidR="008D3B84" w:rsidRDefault="008D3B84" w:rsidP="003B0462">
            <w:pPr>
              <w:rPr>
                <w:rFonts w:eastAsia="Batang"/>
              </w:rPr>
            </w:pPr>
            <w:r>
              <w:rPr>
                <w:rFonts w:eastAsia="Batang"/>
              </w:rPr>
              <w:t>Identitet för tidigare fråga från vården</w:t>
            </w:r>
          </w:p>
        </w:tc>
        <w:tc>
          <w:tcPr>
            <w:tcW w:w="1395" w:type="dxa"/>
          </w:tcPr>
          <w:p w14:paraId="17E854DC" w14:textId="77777777" w:rsidR="008D3B84" w:rsidRDefault="008D3B84" w:rsidP="003B0462">
            <w:pPr>
              <w:rPr>
                <w:rFonts w:eastAsia="Batang"/>
              </w:rPr>
            </w:pPr>
            <w:r>
              <w:rPr>
                <w:rFonts w:eastAsia="Batang"/>
              </w:rPr>
              <w:t>1..1</w:t>
            </w:r>
          </w:p>
        </w:tc>
      </w:tr>
      <w:tr w:rsidR="008D3B84" w:rsidRPr="00D10D9E" w14:paraId="08813E17" w14:textId="77777777" w:rsidTr="003B0462">
        <w:tc>
          <w:tcPr>
            <w:tcW w:w="3227" w:type="dxa"/>
          </w:tcPr>
          <w:p w14:paraId="3AFE9CA8" w14:textId="77777777" w:rsidR="008D3B84" w:rsidRPr="008771B1" w:rsidRDefault="008D3B84" w:rsidP="003B0462">
            <w:pPr>
              <w:rPr>
                <w:rFonts w:eastAsia="Batang"/>
              </w:rPr>
            </w:pPr>
            <w:r w:rsidRPr="004107AE">
              <w:rPr>
                <w:iCs/>
              </w:rPr>
              <w:t>fkReferens-id</w:t>
            </w:r>
          </w:p>
        </w:tc>
        <w:tc>
          <w:tcPr>
            <w:tcW w:w="992" w:type="dxa"/>
          </w:tcPr>
          <w:p w14:paraId="54CCAB87" w14:textId="77777777" w:rsidR="008D3B84" w:rsidRPr="008771B1" w:rsidRDefault="008D3B84" w:rsidP="003B0462">
            <w:pPr>
              <w:rPr>
                <w:rFonts w:eastAsia="Batang"/>
              </w:rPr>
            </w:pPr>
            <w:r>
              <w:rPr>
                <w:rFonts w:eastAsia="Batang"/>
              </w:rPr>
              <w:t>string</w:t>
            </w:r>
          </w:p>
        </w:tc>
        <w:tc>
          <w:tcPr>
            <w:tcW w:w="4394" w:type="dxa"/>
          </w:tcPr>
          <w:p w14:paraId="4ADD335B" w14:textId="77777777" w:rsidR="008D3B84" w:rsidRPr="00D10D9E" w:rsidRDefault="008D3B84" w:rsidP="003B0462">
            <w:pPr>
              <w:rPr>
                <w:rFonts w:eastAsia="Batang"/>
              </w:rPr>
            </w:pPr>
            <w:r>
              <w:rPr>
                <w:rFonts w:eastAsia="Batang"/>
              </w:rPr>
              <w:t xml:space="preserve">Identitet för </w:t>
            </w:r>
            <w:r w:rsidR="003B0462">
              <w:rPr>
                <w:rFonts w:eastAsia="Batang"/>
              </w:rPr>
              <w:t>detta svar från</w:t>
            </w:r>
            <w:r>
              <w:rPr>
                <w:rFonts w:eastAsia="Batang"/>
              </w:rPr>
              <w:t xml:space="preserve"> Försäkringskassan</w:t>
            </w:r>
          </w:p>
        </w:tc>
        <w:tc>
          <w:tcPr>
            <w:tcW w:w="1395" w:type="dxa"/>
          </w:tcPr>
          <w:p w14:paraId="230817AE" w14:textId="77777777" w:rsidR="008D3B84" w:rsidRPr="00D10D9E" w:rsidRDefault="008D3B84" w:rsidP="003B0462">
            <w:pPr>
              <w:rPr>
                <w:rFonts w:eastAsia="Batang"/>
              </w:rPr>
            </w:pPr>
            <w:r>
              <w:rPr>
                <w:rFonts w:eastAsia="Batang"/>
              </w:rPr>
              <w:t>0..1</w:t>
            </w:r>
          </w:p>
        </w:tc>
      </w:tr>
      <w:tr w:rsidR="008D3B84" w:rsidRPr="004E06B5" w14:paraId="56AA727B" w14:textId="77777777" w:rsidTr="003B0462">
        <w:tc>
          <w:tcPr>
            <w:tcW w:w="3227" w:type="dxa"/>
          </w:tcPr>
          <w:p w14:paraId="61379D98" w14:textId="77777777" w:rsidR="008D3B84" w:rsidRPr="008771B1" w:rsidRDefault="008D3B84" w:rsidP="003B0462">
            <w:pPr>
              <w:rPr>
                <w:rFonts w:eastAsia="Batang"/>
              </w:rPr>
            </w:pPr>
            <w:r>
              <w:rPr>
                <w:iCs/>
              </w:rPr>
              <w:t>amne</w:t>
            </w:r>
          </w:p>
        </w:tc>
        <w:tc>
          <w:tcPr>
            <w:tcW w:w="992" w:type="dxa"/>
          </w:tcPr>
          <w:p w14:paraId="2DA5B4A0" w14:textId="77777777" w:rsidR="008D3B84" w:rsidRPr="008771B1" w:rsidRDefault="008D3B84" w:rsidP="003B0462">
            <w:pPr>
              <w:rPr>
                <w:rFonts w:eastAsia="Batang"/>
              </w:rPr>
            </w:pPr>
            <w:r>
              <w:rPr>
                <w:rFonts w:eastAsia="Batang"/>
              </w:rPr>
              <w:t>Amne typ</w:t>
            </w:r>
          </w:p>
        </w:tc>
        <w:tc>
          <w:tcPr>
            <w:tcW w:w="4394" w:type="dxa"/>
          </w:tcPr>
          <w:p w14:paraId="490F20E3" w14:textId="77777777" w:rsidR="008D3B84" w:rsidRPr="008771B1" w:rsidRDefault="003B0462" w:rsidP="003B0462">
            <w:pPr>
              <w:rPr>
                <w:rFonts w:eastAsia="Batang"/>
              </w:rPr>
            </w:pPr>
            <w:r>
              <w:rPr>
                <w:rFonts w:eastAsia="Batang"/>
              </w:rPr>
              <w:t xml:space="preserve">Ämne som fråga/svar </w:t>
            </w:r>
            <w:r w:rsidR="008D3B84">
              <w:rPr>
                <w:rFonts w:eastAsia="Batang"/>
              </w:rPr>
              <w:t>gäller.</w:t>
            </w:r>
          </w:p>
        </w:tc>
        <w:tc>
          <w:tcPr>
            <w:tcW w:w="1395" w:type="dxa"/>
          </w:tcPr>
          <w:p w14:paraId="646D783C" w14:textId="77777777" w:rsidR="008D3B84" w:rsidRDefault="008D3B84" w:rsidP="003B0462">
            <w:pPr>
              <w:rPr>
                <w:rFonts w:eastAsia="Batang"/>
              </w:rPr>
            </w:pPr>
            <w:r>
              <w:rPr>
                <w:rFonts w:eastAsia="Batang"/>
              </w:rPr>
              <w:t>1..1</w:t>
            </w:r>
          </w:p>
        </w:tc>
      </w:tr>
      <w:tr w:rsidR="008D3B84" w:rsidRPr="004E06B5" w14:paraId="4618F15A" w14:textId="77777777" w:rsidTr="003B0462">
        <w:tc>
          <w:tcPr>
            <w:tcW w:w="3227" w:type="dxa"/>
          </w:tcPr>
          <w:p w14:paraId="63F6CCF8" w14:textId="77777777" w:rsidR="008D3B84" w:rsidRDefault="008D3B84" w:rsidP="003B0462">
            <w:pPr>
              <w:rPr>
                <w:iCs/>
              </w:rPr>
            </w:pPr>
            <w:r>
              <w:rPr>
                <w:iCs/>
              </w:rPr>
              <w:t>fraga</w:t>
            </w:r>
          </w:p>
        </w:tc>
        <w:tc>
          <w:tcPr>
            <w:tcW w:w="992" w:type="dxa"/>
          </w:tcPr>
          <w:p w14:paraId="0E2242B4" w14:textId="77777777" w:rsidR="008D3B84" w:rsidRDefault="008D3B84" w:rsidP="003B0462">
            <w:pPr>
              <w:rPr>
                <w:rFonts w:eastAsia="Batang"/>
              </w:rPr>
            </w:pPr>
          </w:p>
        </w:tc>
        <w:tc>
          <w:tcPr>
            <w:tcW w:w="4394" w:type="dxa"/>
          </w:tcPr>
          <w:p w14:paraId="5365A97D" w14:textId="77777777" w:rsidR="008D3B84" w:rsidRDefault="008D3B84" w:rsidP="003B0462">
            <w:pPr>
              <w:rPr>
                <w:rFonts w:eastAsia="Batang"/>
              </w:rPr>
            </w:pPr>
            <w:r>
              <w:rPr>
                <w:rFonts w:eastAsia="Batang"/>
              </w:rPr>
              <w:t>Frågan</w:t>
            </w:r>
          </w:p>
        </w:tc>
        <w:tc>
          <w:tcPr>
            <w:tcW w:w="1395" w:type="dxa"/>
          </w:tcPr>
          <w:p w14:paraId="7E23FFCA" w14:textId="77777777" w:rsidR="008D3B84" w:rsidRDefault="008D3B84" w:rsidP="003B0462">
            <w:pPr>
              <w:rPr>
                <w:rFonts w:eastAsia="Batang"/>
              </w:rPr>
            </w:pPr>
            <w:r>
              <w:rPr>
                <w:rFonts w:eastAsia="Batang"/>
              </w:rPr>
              <w:t>1..1</w:t>
            </w:r>
          </w:p>
        </w:tc>
      </w:tr>
      <w:tr w:rsidR="008D3B84" w:rsidRPr="00D10D9E" w14:paraId="4FEA03ED" w14:textId="77777777" w:rsidTr="003B0462">
        <w:tc>
          <w:tcPr>
            <w:tcW w:w="3227" w:type="dxa"/>
          </w:tcPr>
          <w:p w14:paraId="45EFE508" w14:textId="77777777" w:rsidR="008D3B84" w:rsidRPr="00EC6C6D" w:rsidRDefault="008D3B84" w:rsidP="003B0462">
            <w:pPr>
              <w:rPr>
                <w:rFonts w:eastAsia="Batang"/>
                <w:b/>
              </w:rPr>
            </w:pPr>
            <w:r>
              <w:rPr>
                <w:iCs/>
              </w:rPr>
              <w:t>fraga.</w:t>
            </w:r>
            <w:r w:rsidRPr="004107AE">
              <w:rPr>
                <w:iCs/>
              </w:rPr>
              <w:t>meddelandeText</w:t>
            </w:r>
          </w:p>
        </w:tc>
        <w:tc>
          <w:tcPr>
            <w:tcW w:w="992" w:type="dxa"/>
          </w:tcPr>
          <w:p w14:paraId="1F324DDB" w14:textId="77777777" w:rsidR="008D3B84" w:rsidRPr="00EC6C6D" w:rsidRDefault="008D3B84" w:rsidP="003B0462">
            <w:pPr>
              <w:rPr>
                <w:rFonts w:eastAsia="Batang"/>
              </w:rPr>
            </w:pPr>
            <w:r w:rsidRPr="00EC6C6D">
              <w:rPr>
                <w:rFonts w:eastAsia="Batang"/>
              </w:rPr>
              <w:t>string</w:t>
            </w:r>
          </w:p>
        </w:tc>
        <w:tc>
          <w:tcPr>
            <w:tcW w:w="4394" w:type="dxa"/>
          </w:tcPr>
          <w:p w14:paraId="67E19E40" w14:textId="77777777" w:rsidR="008D3B84" w:rsidRPr="00D10D9E" w:rsidRDefault="008D3B84" w:rsidP="003B0462">
            <w:pPr>
              <w:rPr>
                <w:rFonts w:eastAsia="Batang"/>
              </w:rPr>
            </w:pPr>
            <w:r>
              <w:rPr>
                <w:rFonts w:eastAsia="Batang"/>
              </w:rPr>
              <w:t xml:space="preserve">Frågetexten rörande det angivna läkarintyg </w:t>
            </w:r>
          </w:p>
        </w:tc>
        <w:tc>
          <w:tcPr>
            <w:tcW w:w="1395" w:type="dxa"/>
          </w:tcPr>
          <w:p w14:paraId="5580F955" w14:textId="77777777" w:rsidR="008D3B84" w:rsidRPr="00D10D9E" w:rsidRDefault="008D3B84" w:rsidP="003B0462">
            <w:pPr>
              <w:rPr>
                <w:rFonts w:eastAsia="Batang"/>
              </w:rPr>
            </w:pPr>
            <w:r>
              <w:rPr>
                <w:rFonts w:eastAsia="Batang"/>
              </w:rPr>
              <w:t>1..1</w:t>
            </w:r>
          </w:p>
        </w:tc>
      </w:tr>
      <w:tr w:rsidR="008D3B84" w:rsidRPr="00D10D9E" w14:paraId="7F28C013" w14:textId="77777777" w:rsidTr="003B0462">
        <w:tc>
          <w:tcPr>
            <w:tcW w:w="3227" w:type="dxa"/>
          </w:tcPr>
          <w:p w14:paraId="5FA570F7" w14:textId="77777777" w:rsidR="008D3B84" w:rsidRPr="00EC6C6D" w:rsidRDefault="008D3B84" w:rsidP="003B0462">
            <w:pPr>
              <w:rPr>
                <w:rFonts w:eastAsia="Batang"/>
                <w:b/>
              </w:rPr>
            </w:pPr>
            <w:r>
              <w:rPr>
                <w:iCs/>
              </w:rPr>
              <w:t>fraga.</w:t>
            </w:r>
            <w:r w:rsidRPr="004107AE">
              <w:rPr>
                <w:iCs/>
              </w:rPr>
              <w:t>signeringsTidpunkt</w:t>
            </w:r>
          </w:p>
        </w:tc>
        <w:tc>
          <w:tcPr>
            <w:tcW w:w="992" w:type="dxa"/>
          </w:tcPr>
          <w:p w14:paraId="68EB93B6" w14:textId="77777777" w:rsidR="008D3B84" w:rsidRPr="00EC6C6D" w:rsidRDefault="008D3B84" w:rsidP="003B0462">
            <w:pPr>
              <w:rPr>
                <w:rFonts w:eastAsia="Batang"/>
              </w:rPr>
            </w:pPr>
            <w:r w:rsidRPr="00EC6C6D">
              <w:rPr>
                <w:rFonts w:eastAsia="Batang"/>
              </w:rPr>
              <w:t>datumtid</w:t>
            </w:r>
          </w:p>
        </w:tc>
        <w:tc>
          <w:tcPr>
            <w:tcW w:w="4394" w:type="dxa"/>
          </w:tcPr>
          <w:p w14:paraId="308EA11C" w14:textId="77777777" w:rsidR="008D3B84" w:rsidRPr="00D10D9E" w:rsidRDefault="008D3B84" w:rsidP="003B0462">
            <w:pPr>
              <w:rPr>
                <w:rFonts w:eastAsia="Batang"/>
              </w:rPr>
            </w:pPr>
            <w:r>
              <w:rPr>
                <w:rFonts w:eastAsia="Batang"/>
              </w:rPr>
              <w:t>Signeringstidpunkt för själva frågan</w:t>
            </w:r>
          </w:p>
        </w:tc>
        <w:tc>
          <w:tcPr>
            <w:tcW w:w="1395" w:type="dxa"/>
          </w:tcPr>
          <w:p w14:paraId="6AC7698A" w14:textId="77777777" w:rsidR="008D3B84" w:rsidRPr="00D10D9E" w:rsidRDefault="008D3B84" w:rsidP="003B0462">
            <w:pPr>
              <w:rPr>
                <w:rFonts w:eastAsia="Batang"/>
              </w:rPr>
            </w:pPr>
            <w:r>
              <w:rPr>
                <w:rFonts w:eastAsia="Batang"/>
              </w:rPr>
              <w:t>1..1</w:t>
            </w:r>
          </w:p>
        </w:tc>
      </w:tr>
      <w:tr w:rsidR="003B0462" w:rsidRPr="00D10D9E" w14:paraId="6DB9576C" w14:textId="77777777" w:rsidTr="003B0462">
        <w:tc>
          <w:tcPr>
            <w:tcW w:w="3227" w:type="dxa"/>
          </w:tcPr>
          <w:p w14:paraId="595D9D4D" w14:textId="77777777" w:rsidR="003B0462" w:rsidRDefault="003B0462" w:rsidP="003B0462">
            <w:pPr>
              <w:rPr>
                <w:iCs/>
              </w:rPr>
            </w:pPr>
            <w:r>
              <w:rPr>
                <w:iCs/>
              </w:rPr>
              <w:t>svar</w:t>
            </w:r>
          </w:p>
        </w:tc>
        <w:tc>
          <w:tcPr>
            <w:tcW w:w="992" w:type="dxa"/>
          </w:tcPr>
          <w:p w14:paraId="77686B4F" w14:textId="77777777" w:rsidR="003B0462" w:rsidRPr="00EC6C6D" w:rsidRDefault="003B0462" w:rsidP="003B0462">
            <w:pPr>
              <w:rPr>
                <w:rFonts w:eastAsia="Batang"/>
              </w:rPr>
            </w:pPr>
          </w:p>
        </w:tc>
        <w:tc>
          <w:tcPr>
            <w:tcW w:w="4394" w:type="dxa"/>
          </w:tcPr>
          <w:p w14:paraId="7BE9BBD1" w14:textId="77777777" w:rsidR="003B0462" w:rsidRDefault="003B0462" w:rsidP="003B0462">
            <w:pPr>
              <w:rPr>
                <w:rFonts w:eastAsia="Batang"/>
              </w:rPr>
            </w:pPr>
            <w:r>
              <w:rPr>
                <w:rFonts w:eastAsia="Batang"/>
              </w:rPr>
              <w:t>Svaret</w:t>
            </w:r>
          </w:p>
        </w:tc>
        <w:tc>
          <w:tcPr>
            <w:tcW w:w="1395" w:type="dxa"/>
          </w:tcPr>
          <w:p w14:paraId="50D74686" w14:textId="77777777" w:rsidR="003B0462" w:rsidRDefault="003B0462" w:rsidP="003B0462">
            <w:pPr>
              <w:rPr>
                <w:rFonts w:eastAsia="Batang"/>
              </w:rPr>
            </w:pPr>
            <w:r>
              <w:rPr>
                <w:rFonts w:eastAsia="Batang"/>
              </w:rPr>
              <w:t>1..1</w:t>
            </w:r>
          </w:p>
        </w:tc>
      </w:tr>
      <w:tr w:rsidR="003B0462" w:rsidRPr="00D10D9E" w14:paraId="73038CCA" w14:textId="77777777" w:rsidTr="003B0462">
        <w:tc>
          <w:tcPr>
            <w:tcW w:w="3227" w:type="dxa"/>
          </w:tcPr>
          <w:p w14:paraId="7A5BB4C7" w14:textId="77777777" w:rsidR="003B0462" w:rsidRPr="00D10D9E" w:rsidRDefault="003B0462" w:rsidP="003B0462">
            <w:pPr>
              <w:rPr>
                <w:rFonts w:eastAsia="Batang"/>
                <w:b/>
                <w:lang w:val="en-GB"/>
              </w:rPr>
            </w:pPr>
            <w:r>
              <w:rPr>
                <w:iCs/>
              </w:rPr>
              <w:t>svar.</w:t>
            </w:r>
            <w:r w:rsidRPr="004107AE">
              <w:rPr>
                <w:iCs/>
              </w:rPr>
              <w:t>meddelandeText</w:t>
            </w:r>
          </w:p>
        </w:tc>
        <w:tc>
          <w:tcPr>
            <w:tcW w:w="992" w:type="dxa"/>
          </w:tcPr>
          <w:p w14:paraId="2B3341E3" w14:textId="77777777" w:rsidR="003B0462" w:rsidRPr="008771B1" w:rsidRDefault="003B0462" w:rsidP="003B0462">
            <w:pPr>
              <w:rPr>
                <w:rFonts w:eastAsia="Batang"/>
                <w:lang w:val="en-GB"/>
              </w:rPr>
            </w:pPr>
            <w:r>
              <w:rPr>
                <w:rFonts w:eastAsia="Batang"/>
                <w:lang w:val="en-GB"/>
              </w:rPr>
              <w:t>string</w:t>
            </w:r>
          </w:p>
        </w:tc>
        <w:tc>
          <w:tcPr>
            <w:tcW w:w="4394" w:type="dxa"/>
          </w:tcPr>
          <w:p w14:paraId="68736439" w14:textId="77777777" w:rsidR="003B0462" w:rsidRPr="00D10D9E" w:rsidRDefault="003B0462" w:rsidP="003B0462">
            <w:pPr>
              <w:rPr>
                <w:rFonts w:eastAsia="Batang"/>
              </w:rPr>
            </w:pPr>
            <w:r>
              <w:rPr>
                <w:rFonts w:eastAsia="Batang"/>
              </w:rPr>
              <w:t xml:space="preserve">Själva svaret på ställd fråga </w:t>
            </w:r>
          </w:p>
        </w:tc>
        <w:tc>
          <w:tcPr>
            <w:tcW w:w="1395" w:type="dxa"/>
          </w:tcPr>
          <w:p w14:paraId="2DD8D8D7" w14:textId="77777777" w:rsidR="003B0462" w:rsidRPr="00D10D9E" w:rsidRDefault="003B0462" w:rsidP="003B0462">
            <w:pPr>
              <w:rPr>
                <w:rFonts w:eastAsia="Batang"/>
              </w:rPr>
            </w:pPr>
            <w:r>
              <w:rPr>
                <w:rFonts w:eastAsia="Batang"/>
              </w:rPr>
              <w:t>1..1</w:t>
            </w:r>
          </w:p>
        </w:tc>
      </w:tr>
      <w:tr w:rsidR="003B0462" w:rsidRPr="00D10D9E" w14:paraId="649A507D" w14:textId="77777777" w:rsidTr="003B0462">
        <w:tc>
          <w:tcPr>
            <w:tcW w:w="3227" w:type="dxa"/>
          </w:tcPr>
          <w:p w14:paraId="6A3D15AB" w14:textId="77777777" w:rsidR="003B0462" w:rsidRPr="00D10D9E" w:rsidRDefault="003B0462" w:rsidP="003B0462">
            <w:pPr>
              <w:rPr>
                <w:rFonts w:eastAsia="Batang"/>
                <w:b/>
                <w:lang w:val="en-GB"/>
              </w:rPr>
            </w:pPr>
            <w:r>
              <w:rPr>
                <w:iCs/>
              </w:rPr>
              <w:t>svar.</w:t>
            </w:r>
            <w:r w:rsidRPr="004107AE">
              <w:rPr>
                <w:iCs/>
              </w:rPr>
              <w:t>signeringsTidpunkt</w:t>
            </w:r>
          </w:p>
        </w:tc>
        <w:tc>
          <w:tcPr>
            <w:tcW w:w="992" w:type="dxa"/>
          </w:tcPr>
          <w:p w14:paraId="44753DBA" w14:textId="77777777" w:rsidR="003B0462" w:rsidRPr="008771B1" w:rsidRDefault="003B0462" w:rsidP="003B0462">
            <w:pPr>
              <w:rPr>
                <w:rFonts w:eastAsia="Batang"/>
                <w:lang w:val="en-GB"/>
              </w:rPr>
            </w:pPr>
            <w:r>
              <w:rPr>
                <w:rFonts w:eastAsia="Batang"/>
                <w:lang w:val="en-GB"/>
              </w:rPr>
              <w:t>datumtid</w:t>
            </w:r>
          </w:p>
        </w:tc>
        <w:tc>
          <w:tcPr>
            <w:tcW w:w="4394" w:type="dxa"/>
          </w:tcPr>
          <w:p w14:paraId="60CDE508" w14:textId="77777777" w:rsidR="003B0462" w:rsidRPr="00D10D9E" w:rsidRDefault="003B0462" w:rsidP="003B0462">
            <w:pPr>
              <w:rPr>
                <w:rFonts w:eastAsia="Batang"/>
              </w:rPr>
            </w:pPr>
            <w:r>
              <w:rPr>
                <w:rFonts w:eastAsia="Batang"/>
              </w:rPr>
              <w:t>Signeringstidpunkt för själva svaret</w:t>
            </w:r>
          </w:p>
        </w:tc>
        <w:tc>
          <w:tcPr>
            <w:tcW w:w="1395" w:type="dxa"/>
          </w:tcPr>
          <w:p w14:paraId="55D8434A" w14:textId="77777777" w:rsidR="003B0462" w:rsidRPr="00D10D9E" w:rsidRDefault="003B0462" w:rsidP="003B0462">
            <w:pPr>
              <w:rPr>
                <w:rFonts w:eastAsia="Batang"/>
              </w:rPr>
            </w:pPr>
            <w:r>
              <w:rPr>
                <w:rFonts w:eastAsia="Batang"/>
              </w:rPr>
              <w:t>1..1</w:t>
            </w:r>
          </w:p>
        </w:tc>
      </w:tr>
      <w:tr w:rsidR="008D3B84" w:rsidRPr="00D10D9E" w14:paraId="1C56CB55" w14:textId="77777777" w:rsidTr="003B0462">
        <w:tc>
          <w:tcPr>
            <w:tcW w:w="3227" w:type="dxa"/>
          </w:tcPr>
          <w:p w14:paraId="0F0EA6C0" w14:textId="77777777" w:rsidR="008D3B84" w:rsidRPr="00D10D9E" w:rsidRDefault="008D3B84" w:rsidP="003B0462">
            <w:pPr>
              <w:rPr>
                <w:rFonts w:eastAsia="Batang"/>
                <w:b/>
                <w:lang w:val="en-GB"/>
              </w:rPr>
            </w:pPr>
            <w:r w:rsidRPr="007E2660">
              <w:rPr>
                <w:iCs/>
              </w:rPr>
              <w:t>avsantTidpunkt</w:t>
            </w:r>
          </w:p>
        </w:tc>
        <w:tc>
          <w:tcPr>
            <w:tcW w:w="992" w:type="dxa"/>
          </w:tcPr>
          <w:p w14:paraId="401FD756" w14:textId="77777777" w:rsidR="008D3B84" w:rsidRPr="008771B1" w:rsidRDefault="008D3B84" w:rsidP="003B0462">
            <w:pPr>
              <w:rPr>
                <w:rFonts w:eastAsia="Batang"/>
                <w:lang w:val="en-GB"/>
              </w:rPr>
            </w:pPr>
            <w:r>
              <w:rPr>
                <w:rFonts w:eastAsia="Batang"/>
                <w:lang w:val="en-GB"/>
              </w:rPr>
              <w:t>datumtid</w:t>
            </w:r>
          </w:p>
        </w:tc>
        <w:tc>
          <w:tcPr>
            <w:tcW w:w="4394" w:type="dxa"/>
          </w:tcPr>
          <w:p w14:paraId="2094D1F0" w14:textId="77777777" w:rsidR="008D3B84" w:rsidRPr="00D10D9E" w:rsidRDefault="008D3B84" w:rsidP="003B0462">
            <w:pPr>
              <w:rPr>
                <w:rFonts w:eastAsia="Batang"/>
              </w:rPr>
            </w:pPr>
            <w:r>
              <w:rPr>
                <w:rFonts w:eastAsia="Batang"/>
              </w:rPr>
              <w:t xml:space="preserve">Tidpunkt då </w:t>
            </w:r>
            <w:r w:rsidR="003B0462">
              <w:rPr>
                <w:rFonts w:eastAsia="Batang"/>
              </w:rPr>
              <w:t>svaret</w:t>
            </w:r>
            <w:r>
              <w:rPr>
                <w:rFonts w:eastAsia="Batang"/>
              </w:rPr>
              <w:t xml:space="preserve"> skickades från Försäkringskassan</w:t>
            </w:r>
          </w:p>
        </w:tc>
        <w:tc>
          <w:tcPr>
            <w:tcW w:w="1395" w:type="dxa"/>
          </w:tcPr>
          <w:p w14:paraId="0846B9E9" w14:textId="77777777" w:rsidR="008D3B84" w:rsidRPr="00D10D9E" w:rsidRDefault="008D3B84" w:rsidP="003B0462">
            <w:pPr>
              <w:rPr>
                <w:rFonts w:eastAsia="Batang"/>
              </w:rPr>
            </w:pPr>
            <w:r>
              <w:rPr>
                <w:rFonts w:eastAsia="Batang"/>
              </w:rPr>
              <w:t>1..1</w:t>
            </w:r>
          </w:p>
        </w:tc>
      </w:tr>
      <w:tr w:rsidR="008D3B84" w:rsidRPr="00D10D9E" w14:paraId="514F1570" w14:textId="77777777" w:rsidTr="003B0462">
        <w:tc>
          <w:tcPr>
            <w:tcW w:w="3227" w:type="dxa"/>
          </w:tcPr>
          <w:p w14:paraId="48C32B62" w14:textId="77777777" w:rsidR="008D3B84" w:rsidRPr="007E2660" w:rsidRDefault="008D3B84" w:rsidP="003B0462">
            <w:pPr>
              <w:rPr>
                <w:iCs/>
              </w:rPr>
            </w:pPr>
            <w:r w:rsidRPr="007E2660">
              <w:rPr>
                <w:iCs/>
                <w:lang w:val="en-US"/>
              </w:rPr>
              <w:t>fkKontaktInfo</w:t>
            </w:r>
          </w:p>
        </w:tc>
        <w:tc>
          <w:tcPr>
            <w:tcW w:w="992" w:type="dxa"/>
          </w:tcPr>
          <w:p w14:paraId="02642E97" w14:textId="77777777" w:rsidR="008D3B84" w:rsidRDefault="008D3B84" w:rsidP="003B0462">
            <w:pPr>
              <w:rPr>
                <w:rFonts w:eastAsia="Batang"/>
                <w:lang w:val="en-GB"/>
              </w:rPr>
            </w:pPr>
          </w:p>
        </w:tc>
        <w:tc>
          <w:tcPr>
            <w:tcW w:w="4394" w:type="dxa"/>
          </w:tcPr>
          <w:p w14:paraId="585BFE1E" w14:textId="77777777" w:rsidR="008D3B84" w:rsidRDefault="008D3B84" w:rsidP="003B0462">
            <w:pPr>
              <w:rPr>
                <w:rFonts w:eastAsia="Batang"/>
              </w:rPr>
            </w:pPr>
            <w:r>
              <w:rPr>
                <w:rFonts w:eastAsia="Batang"/>
              </w:rPr>
              <w:t>Rader med kontaktinformation</w:t>
            </w:r>
          </w:p>
        </w:tc>
        <w:tc>
          <w:tcPr>
            <w:tcW w:w="1395" w:type="dxa"/>
          </w:tcPr>
          <w:p w14:paraId="5C30A5A2" w14:textId="77777777" w:rsidR="008D3B84" w:rsidRDefault="008D3B84" w:rsidP="003B0462">
            <w:pPr>
              <w:rPr>
                <w:rFonts w:eastAsia="Batang"/>
              </w:rPr>
            </w:pPr>
            <w:r>
              <w:rPr>
                <w:rFonts w:eastAsia="Batang"/>
              </w:rPr>
              <w:t>0..n</w:t>
            </w:r>
          </w:p>
        </w:tc>
      </w:tr>
      <w:tr w:rsidR="008D3B84" w:rsidRPr="00D10D9E" w14:paraId="4FD46330" w14:textId="77777777" w:rsidTr="003B0462">
        <w:tc>
          <w:tcPr>
            <w:tcW w:w="3227" w:type="dxa"/>
          </w:tcPr>
          <w:p w14:paraId="61F63E81" w14:textId="77777777" w:rsidR="008D3B84" w:rsidRPr="00D10D9E" w:rsidRDefault="008D3B84" w:rsidP="003B0462">
            <w:pPr>
              <w:rPr>
                <w:rFonts w:eastAsia="Batang"/>
                <w:b/>
                <w:lang w:val="en-GB"/>
              </w:rPr>
            </w:pPr>
            <w:r w:rsidRPr="007E2660">
              <w:rPr>
                <w:iCs/>
                <w:lang w:val="en-US"/>
              </w:rPr>
              <w:t>fkKontaktInfo</w:t>
            </w:r>
            <w:r>
              <w:rPr>
                <w:iCs/>
                <w:lang w:val="en-US"/>
              </w:rPr>
              <w:t>.kontakt</w:t>
            </w:r>
          </w:p>
        </w:tc>
        <w:tc>
          <w:tcPr>
            <w:tcW w:w="992" w:type="dxa"/>
          </w:tcPr>
          <w:p w14:paraId="3EC8CC61" w14:textId="77777777" w:rsidR="008D3B84" w:rsidRPr="008771B1" w:rsidRDefault="008D3B84" w:rsidP="003B0462">
            <w:pPr>
              <w:rPr>
                <w:rFonts w:eastAsia="Batang"/>
                <w:lang w:val="en-GB"/>
              </w:rPr>
            </w:pPr>
            <w:r>
              <w:rPr>
                <w:rFonts w:eastAsia="Batang"/>
                <w:lang w:val="en-GB"/>
              </w:rPr>
              <w:t>string</w:t>
            </w:r>
          </w:p>
        </w:tc>
        <w:tc>
          <w:tcPr>
            <w:tcW w:w="4394" w:type="dxa"/>
          </w:tcPr>
          <w:p w14:paraId="38558632" w14:textId="77777777" w:rsidR="008D3B84" w:rsidRPr="00D10D9E" w:rsidRDefault="008D3B84" w:rsidP="003B0462">
            <w:pPr>
              <w:rPr>
                <w:rFonts w:eastAsia="Batang"/>
              </w:rPr>
            </w:pPr>
            <w:r>
              <w:rPr>
                <w:rFonts w:eastAsia="Batang"/>
              </w:rPr>
              <w:t xml:space="preserve">Mer detaljerad kontaktinformation för den person som </w:t>
            </w:r>
            <w:r w:rsidR="003B0462">
              <w:rPr>
                <w:rFonts w:eastAsia="Batang"/>
              </w:rPr>
              <w:t>svarat</w:t>
            </w:r>
            <w:r>
              <w:rPr>
                <w:rFonts w:eastAsia="Batang"/>
              </w:rPr>
              <w:t xml:space="preserve"> från Försäkringskassan.</w:t>
            </w:r>
          </w:p>
        </w:tc>
        <w:tc>
          <w:tcPr>
            <w:tcW w:w="1395" w:type="dxa"/>
          </w:tcPr>
          <w:p w14:paraId="440A07A7" w14:textId="77777777" w:rsidR="008D3B84" w:rsidRPr="00D10D9E" w:rsidRDefault="008D3B84" w:rsidP="003B0462">
            <w:pPr>
              <w:rPr>
                <w:rFonts w:eastAsia="Batang"/>
              </w:rPr>
            </w:pPr>
            <w:r>
              <w:rPr>
                <w:rFonts w:eastAsia="Batang"/>
              </w:rPr>
              <w:t>1..1</w:t>
            </w:r>
          </w:p>
        </w:tc>
      </w:tr>
      <w:tr w:rsidR="008D3B84" w:rsidRPr="00D10D9E" w14:paraId="73FBF1BD" w14:textId="77777777" w:rsidTr="003B0462">
        <w:tc>
          <w:tcPr>
            <w:tcW w:w="3227" w:type="dxa"/>
          </w:tcPr>
          <w:p w14:paraId="21EE1A41" w14:textId="77777777" w:rsidR="008D3B84" w:rsidRPr="007E2660" w:rsidRDefault="008D3B84" w:rsidP="003B0462">
            <w:pPr>
              <w:rPr>
                <w:iCs/>
                <w:lang w:val="en-US"/>
              </w:rPr>
            </w:pPr>
            <w:r>
              <w:rPr>
                <w:iCs/>
                <w:lang w:val="en-US"/>
              </w:rPr>
              <w:t>adressVard</w:t>
            </w:r>
          </w:p>
        </w:tc>
        <w:tc>
          <w:tcPr>
            <w:tcW w:w="992" w:type="dxa"/>
          </w:tcPr>
          <w:p w14:paraId="46720615" w14:textId="77777777" w:rsidR="008D3B84" w:rsidRDefault="008D3B84" w:rsidP="003B0462">
            <w:pPr>
              <w:rPr>
                <w:rFonts w:eastAsia="Batang"/>
                <w:lang w:val="en-GB"/>
              </w:rPr>
            </w:pPr>
          </w:p>
        </w:tc>
        <w:tc>
          <w:tcPr>
            <w:tcW w:w="4394" w:type="dxa"/>
          </w:tcPr>
          <w:p w14:paraId="1F601EA2" w14:textId="77777777" w:rsidR="008D3B84" w:rsidRDefault="008D3B84" w:rsidP="003B0462">
            <w:pPr>
              <w:rPr>
                <w:rFonts w:eastAsia="Batang"/>
              </w:rPr>
            </w:pPr>
            <w:r>
              <w:rPr>
                <w:rFonts w:eastAsia="Batang"/>
              </w:rPr>
              <w:t>Vårdadress</w:t>
            </w:r>
          </w:p>
        </w:tc>
        <w:tc>
          <w:tcPr>
            <w:tcW w:w="1395" w:type="dxa"/>
          </w:tcPr>
          <w:p w14:paraId="4583FFDF" w14:textId="77777777" w:rsidR="008D3B84" w:rsidRDefault="008D3B84" w:rsidP="003B0462">
            <w:pPr>
              <w:rPr>
                <w:rFonts w:eastAsia="Batang"/>
              </w:rPr>
            </w:pPr>
            <w:r>
              <w:rPr>
                <w:rFonts w:eastAsia="Batang"/>
              </w:rPr>
              <w:t>1..1</w:t>
            </w:r>
          </w:p>
        </w:tc>
      </w:tr>
      <w:tr w:rsidR="008D3B84" w:rsidRPr="00D10D9E" w14:paraId="075A91B3" w14:textId="77777777" w:rsidTr="003B0462">
        <w:tc>
          <w:tcPr>
            <w:tcW w:w="3227" w:type="dxa"/>
          </w:tcPr>
          <w:p w14:paraId="2375D6CC" w14:textId="77777777" w:rsidR="008D3B84" w:rsidRDefault="008D3B84" w:rsidP="003B0462">
            <w:pPr>
              <w:rPr>
                <w:iCs/>
                <w:lang w:val="en-US"/>
              </w:rPr>
            </w:pPr>
            <w:r>
              <w:rPr>
                <w:iCs/>
                <w:lang w:val="en-US"/>
              </w:rPr>
              <w:t>adressVard.hosPersonal</w:t>
            </w:r>
          </w:p>
        </w:tc>
        <w:tc>
          <w:tcPr>
            <w:tcW w:w="992" w:type="dxa"/>
          </w:tcPr>
          <w:p w14:paraId="7ABE22C1" w14:textId="77777777" w:rsidR="008D3B84" w:rsidRDefault="008D3B84" w:rsidP="003B0462">
            <w:pPr>
              <w:rPr>
                <w:rFonts w:eastAsia="Batang"/>
                <w:lang w:val="en-GB"/>
              </w:rPr>
            </w:pPr>
          </w:p>
        </w:tc>
        <w:tc>
          <w:tcPr>
            <w:tcW w:w="4394" w:type="dxa"/>
          </w:tcPr>
          <w:p w14:paraId="6B482D5D" w14:textId="77777777" w:rsidR="008D3B84" w:rsidRDefault="008D3B84" w:rsidP="003B0462">
            <w:pPr>
              <w:rPr>
                <w:rFonts w:eastAsia="Batang"/>
              </w:rPr>
            </w:pPr>
            <w:r>
              <w:rPr>
                <w:rFonts w:eastAsia="Batang"/>
              </w:rPr>
              <w:t>Vårdpersonal</w:t>
            </w:r>
          </w:p>
        </w:tc>
        <w:tc>
          <w:tcPr>
            <w:tcW w:w="1395" w:type="dxa"/>
          </w:tcPr>
          <w:p w14:paraId="4B012E50" w14:textId="77777777" w:rsidR="008D3B84" w:rsidRDefault="008D3B84" w:rsidP="003B0462">
            <w:pPr>
              <w:rPr>
                <w:rFonts w:eastAsia="Batang"/>
              </w:rPr>
            </w:pPr>
            <w:r>
              <w:rPr>
                <w:rFonts w:eastAsia="Batang"/>
              </w:rPr>
              <w:t>1..1</w:t>
            </w:r>
          </w:p>
        </w:tc>
      </w:tr>
      <w:tr w:rsidR="008F7D41" w:rsidRPr="00D10D9E" w14:paraId="313CC4E0" w14:textId="77777777" w:rsidTr="003B0462">
        <w:tc>
          <w:tcPr>
            <w:tcW w:w="3227" w:type="dxa"/>
          </w:tcPr>
          <w:p w14:paraId="38944350" w14:textId="77777777" w:rsidR="008F7D41" w:rsidRPr="008C515D" w:rsidRDefault="008F7D41" w:rsidP="003B0462">
            <w:pPr>
              <w:rPr>
                <w:rFonts w:eastAsia="Batang"/>
                <w:b/>
              </w:rPr>
            </w:pPr>
            <w:r>
              <w:rPr>
                <w:iCs/>
              </w:rPr>
              <w:t>..</w:t>
            </w:r>
            <w:r w:rsidRPr="008C515D">
              <w:rPr>
                <w:iCs/>
              </w:rPr>
              <w:t>hosPersonal</w:t>
            </w:r>
            <w:r>
              <w:t>.</w:t>
            </w:r>
            <w:r w:rsidRPr="003968B2">
              <w:t>personal-id</w:t>
            </w:r>
          </w:p>
        </w:tc>
        <w:tc>
          <w:tcPr>
            <w:tcW w:w="992" w:type="dxa"/>
          </w:tcPr>
          <w:p w14:paraId="2AE73240" w14:textId="77777777" w:rsidR="008F7D41" w:rsidRPr="008C515D" w:rsidRDefault="008F7D41" w:rsidP="003B0462">
            <w:pPr>
              <w:rPr>
                <w:rFonts w:eastAsia="Batang"/>
              </w:rPr>
            </w:pPr>
            <w:r>
              <w:rPr>
                <w:rFonts w:eastAsia="Batang"/>
              </w:rPr>
              <w:t>h</w:t>
            </w:r>
            <w:r w:rsidRPr="004B52E9">
              <w:rPr>
                <w:rFonts w:eastAsia="Batang"/>
              </w:rPr>
              <w:t>saId</w:t>
            </w:r>
          </w:p>
        </w:tc>
        <w:tc>
          <w:tcPr>
            <w:tcW w:w="4394" w:type="dxa"/>
          </w:tcPr>
          <w:p w14:paraId="027F8118" w14:textId="77777777" w:rsidR="008F7D41" w:rsidRPr="00D10D9E" w:rsidRDefault="008F7D41" w:rsidP="003B0462">
            <w:pPr>
              <w:rPr>
                <w:rFonts w:eastAsia="Batang"/>
              </w:rPr>
            </w:pPr>
            <w:r w:rsidRPr="007E4029">
              <w:rPr>
                <w:rFonts w:eastAsia="Batang"/>
              </w:rPr>
              <w:t>Hsa-Id för Ho</w:t>
            </w:r>
            <w:r>
              <w:rPr>
                <w:rFonts w:eastAsia="Batang"/>
              </w:rPr>
              <w:t xml:space="preserve">s-person </w:t>
            </w:r>
            <w:r w:rsidRPr="007E4029">
              <w:rPr>
                <w:rFonts w:eastAsia="Batang"/>
              </w:rPr>
              <w:t xml:space="preserve">som </w:t>
            </w:r>
            <w:r>
              <w:rPr>
                <w:rFonts w:eastAsia="Batang"/>
              </w:rPr>
              <w:t>ställde frågan.</w:t>
            </w:r>
          </w:p>
        </w:tc>
        <w:tc>
          <w:tcPr>
            <w:tcW w:w="1395" w:type="dxa"/>
          </w:tcPr>
          <w:p w14:paraId="70881FE7" w14:textId="77777777" w:rsidR="008F7D41" w:rsidRPr="00D10D9E" w:rsidRDefault="008F7D41" w:rsidP="003B0462">
            <w:pPr>
              <w:rPr>
                <w:rFonts w:eastAsia="Batang"/>
              </w:rPr>
            </w:pPr>
            <w:r>
              <w:rPr>
                <w:rFonts w:eastAsia="Batang"/>
              </w:rPr>
              <w:t>1..1</w:t>
            </w:r>
          </w:p>
        </w:tc>
      </w:tr>
      <w:tr w:rsidR="008F7D41" w:rsidRPr="00D10D9E" w14:paraId="6507B8A0" w14:textId="77777777" w:rsidTr="003B0462">
        <w:tc>
          <w:tcPr>
            <w:tcW w:w="3227" w:type="dxa"/>
          </w:tcPr>
          <w:p w14:paraId="03599BC5" w14:textId="77777777" w:rsidR="008F7D41" w:rsidRPr="00D10D9E" w:rsidRDefault="008F7D41" w:rsidP="003B0462">
            <w:pPr>
              <w:rPr>
                <w:rFonts w:eastAsia="Batang"/>
                <w:b/>
                <w:lang w:val="en-GB"/>
              </w:rPr>
            </w:pPr>
            <w:r>
              <w:rPr>
                <w:iCs/>
                <w:lang w:val="en-US"/>
              </w:rPr>
              <w:t>..hosPersonal</w:t>
            </w:r>
            <w:r>
              <w:t>.</w:t>
            </w:r>
            <w:r w:rsidRPr="003968B2">
              <w:t>fullstandigtNamn</w:t>
            </w:r>
          </w:p>
        </w:tc>
        <w:tc>
          <w:tcPr>
            <w:tcW w:w="992" w:type="dxa"/>
          </w:tcPr>
          <w:p w14:paraId="1FB9989B" w14:textId="77777777" w:rsidR="008F7D41" w:rsidRPr="008771B1" w:rsidRDefault="008F7D41" w:rsidP="003B0462">
            <w:pPr>
              <w:rPr>
                <w:rFonts w:eastAsia="Batang"/>
                <w:lang w:val="en-GB"/>
              </w:rPr>
            </w:pPr>
            <w:r>
              <w:rPr>
                <w:rFonts w:eastAsia="Batang"/>
                <w:lang w:val="en-GB"/>
              </w:rPr>
              <w:t>string</w:t>
            </w:r>
          </w:p>
        </w:tc>
        <w:tc>
          <w:tcPr>
            <w:tcW w:w="4394" w:type="dxa"/>
          </w:tcPr>
          <w:p w14:paraId="2E202317" w14:textId="77777777" w:rsidR="008F7D41" w:rsidRPr="00D10D9E" w:rsidRDefault="008F7D41" w:rsidP="003B0462">
            <w:pPr>
              <w:rPr>
                <w:rFonts w:eastAsia="Batang"/>
              </w:rPr>
            </w:pPr>
            <w:r>
              <w:rPr>
                <w:rFonts w:eastAsia="Batang"/>
              </w:rPr>
              <w:t>Namn för Hos-person som ställde frågan.</w:t>
            </w:r>
          </w:p>
        </w:tc>
        <w:tc>
          <w:tcPr>
            <w:tcW w:w="1395" w:type="dxa"/>
          </w:tcPr>
          <w:p w14:paraId="21EEE659" w14:textId="77777777" w:rsidR="008F7D41" w:rsidRPr="00D10D9E" w:rsidRDefault="008F7D41" w:rsidP="003B0462">
            <w:pPr>
              <w:rPr>
                <w:rFonts w:eastAsia="Batang"/>
              </w:rPr>
            </w:pPr>
            <w:r>
              <w:rPr>
                <w:rFonts w:eastAsia="Batang"/>
              </w:rPr>
              <w:t>1..1</w:t>
            </w:r>
          </w:p>
        </w:tc>
      </w:tr>
      <w:tr w:rsidR="008D3B84" w:rsidRPr="00D10D9E" w14:paraId="03CE668F" w14:textId="77777777" w:rsidTr="003B0462">
        <w:tc>
          <w:tcPr>
            <w:tcW w:w="3227" w:type="dxa"/>
          </w:tcPr>
          <w:p w14:paraId="7442B939" w14:textId="77777777" w:rsidR="008D3B84" w:rsidRDefault="008D3B84" w:rsidP="003B0462">
            <w:pPr>
              <w:rPr>
                <w:iCs/>
                <w:lang w:val="en-US"/>
              </w:rPr>
            </w:pPr>
            <w:r>
              <w:rPr>
                <w:iCs/>
                <w:lang w:val="en-US"/>
              </w:rPr>
              <w:t>..hosPersonal</w:t>
            </w:r>
            <w:r>
              <w:t>.forskrivarkod</w:t>
            </w:r>
          </w:p>
        </w:tc>
        <w:tc>
          <w:tcPr>
            <w:tcW w:w="992" w:type="dxa"/>
          </w:tcPr>
          <w:p w14:paraId="3EC8BD83" w14:textId="77777777" w:rsidR="008D3B84" w:rsidRDefault="008D3B84" w:rsidP="003B0462">
            <w:pPr>
              <w:rPr>
                <w:rFonts w:eastAsia="Batang"/>
                <w:lang w:val="en-GB"/>
              </w:rPr>
            </w:pPr>
            <w:r>
              <w:rPr>
                <w:rFonts w:eastAsia="Batang"/>
                <w:lang w:val="en-GB"/>
              </w:rPr>
              <w:t>string</w:t>
            </w:r>
          </w:p>
        </w:tc>
        <w:tc>
          <w:tcPr>
            <w:tcW w:w="4394" w:type="dxa"/>
          </w:tcPr>
          <w:p w14:paraId="361B2388" w14:textId="77777777" w:rsidR="008D3B84" w:rsidRDefault="008D3B84" w:rsidP="003B0462">
            <w:pPr>
              <w:rPr>
                <w:rFonts w:eastAsia="Batang"/>
              </w:rPr>
            </w:pPr>
            <w:r>
              <w:rPr>
                <w:rFonts w:eastAsia="Batang"/>
              </w:rPr>
              <w:t>Används ej</w:t>
            </w:r>
          </w:p>
        </w:tc>
        <w:tc>
          <w:tcPr>
            <w:tcW w:w="1395" w:type="dxa"/>
          </w:tcPr>
          <w:p w14:paraId="4A2EE32F" w14:textId="77777777" w:rsidR="008D3B84" w:rsidRDefault="008D3B84" w:rsidP="003B0462">
            <w:pPr>
              <w:rPr>
                <w:rFonts w:eastAsia="Batang"/>
              </w:rPr>
            </w:pPr>
            <w:r>
              <w:rPr>
                <w:rFonts w:eastAsia="Batang"/>
              </w:rPr>
              <w:t>0..0</w:t>
            </w:r>
          </w:p>
        </w:tc>
      </w:tr>
      <w:tr w:rsidR="008D3B84" w:rsidRPr="00D10D9E" w14:paraId="7AB1C117" w14:textId="77777777" w:rsidTr="003B0462">
        <w:tc>
          <w:tcPr>
            <w:tcW w:w="3227" w:type="dxa"/>
          </w:tcPr>
          <w:p w14:paraId="20411F51" w14:textId="77777777" w:rsidR="008D3B84" w:rsidRDefault="008D3B84" w:rsidP="003B0462">
            <w:pPr>
              <w:rPr>
                <w:iCs/>
                <w:lang w:val="en-US"/>
              </w:rPr>
            </w:pPr>
            <w:r>
              <w:rPr>
                <w:iCs/>
                <w:lang w:val="en-US"/>
              </w:rPr>
              <w:t>..hosPersonal</w:t>
            </w:r>
            <w:r>
              <w:t>.enhet</w:t>
            </w:r>
          </w:p>
        </w:tc>
        <w:tc>
          <w:tcPr>
            <w:tcW w:w="992" w:type="dxa"/>
          </w:tcPr>
          <w:p w14:paraId="7D5B3612" w14:textId="77777777" w:rsidR="008D3B84" w:rsidRDefault="008D3B84" w:rsidP="003B0462">
            <w:pPr>
              <w:rPr>
                <w:rFonts w:eastAsia="Batang"/>
                <w:lang w:val="en-GB"/>
              </w:rPr>
            </w:pPr>
          </w:p>
        </w:tc>
        <w:tc>
          <w:tcPr>
            <w:tcW w:w="4394" w:type="dxa"/>
          </w:tcPr>
          <w:p w14:paraId="2F3653F7" w14:textId="77777777" w:rsidR="008D3B84" w:rsidRDefault="008D3B84" w:rsidP="003B0462">
            <w:pPr>
              <w:rPr>
                <w:rFonts w:eastAsia="Batang"/>
              </w:rPr>
            </w:pPr>
            <w:r>
              <w:rPr>
                <w:rFonts w:eastAsia="Batang"/>
              </w:rPr>
              <w:t>Vårdenhet</w:t>
            </w:r>
          </w:p>
        </w:tc>
        <w:tc>
          <w:tcPr>
            <w:tcW w:w="1395" w:type="dxa"/>
          </w:tcPr>
          <w:p w14:paraId="523FF549" w14:textId="77777777" w:rsidR="008D3B84" w:rsidRDefault="008D3B84" w:rsidP="003B0462">
            <w:pPr>
              <w:rPr>
                <w:rFonts w:eastAsia="Batang"/>
              </w:rPr>
            </w:pPr>
          </w:p>
        </w:tc>
      </w:tr>
      <w:tr w:rsidR="008D3B84" w:rsidRPr="00D10D9E" w14:paraId="5E674B32" w14:textId="77777777" w:rsidTr="003B0462">
        <w:tc>
          <w:tcPr>
            <w:tcW w:w="3227" w:type="dxa"/>
          </w:tcPr>
          <w:p w14:paraId="10498BD1" w14:textId="77777777" w:rsidR="008D3B84" w:rsidRPr="00D10D9E" w:rsidRDefault="008D3B84" w:rsidP="003B0462">
            <w:pPr>
              <w:rPr>
                <w:rFonts w:eastAsia="Batang"/>
                <w:b/>
                <w:lang w:val="en-GB"/>
              </w:rPr>
            </w:pPr>
            <w:r>
              <w:rPr>
                <w:iCs/>
              </w:rPr>
              <w:t>..enhet</w:t>
            </w:r>
            <w:r>
              <w:t>.</w:t>
            </w:r>
            <w:r w:rsidRPr="003968B2">
              <w:t>enhets-id</w:t>
            </w:r>
          </w:p>
        </w:tc>
        <w:tc>
          <w:tcPr>
            <w:tcW w:w="992" w:type="dxa"/>
          </w:tcPr>
          <w:p w14:paraId="70857929" w14:textId="77777777" w:rsidR="008D3B84" w:rsidRPr="008771B1" w:rsidRDefault="008D3B84" w:rsidP="003B0462">
            <w:pPr>
              <w:rPr>
                <w:rFonts w:eastAsia="Batang"/>
                <w:lang w:val="en-GB"/>
              </w:rPr>
            </w:pPr>
            <w:r>
              <w:rPr>
                <w:rFonts w:eastAsia="Batang"/>
              </w:rPr>
              <w:t>h</w:t>
            </w:r>
            <w:r w:rsidRPr="004B52E9">
              <w:rPr>
                <w:rFonts w:eastAsia="Batang"/>
              </w:rPr>
              <w:t>saId</w:t>
            </w:r>
          </w:p>
        </w:tc>
        <w:tc>
          <w:tcPr>
            <w:tcW w:w="4394" w:type="dxa"/>
          </w:tcPr>
          <w:p w14:paraId="4B86087D" w14:textId="77777777" w:rsidR="008D3B84" w:rsidRPr="00D10D9E" w:rsidRDefault="008F7D41" w:rsidP="003B0462">
            <w:pPr>
              <w:rPr>
                <w:rFonts w:eastAsia="Batang"/>
              </w:rPr>
            </w:pPr>
            <w:r w:rsidRPr="007E4029">
              <w:rPr>
                <w:rFonts w:eastAsia="Batang"/>
              </w:rPr>
              <w:t>Hsa-Id för Ho</w:t>
            </w:r>
            <w:r>
              <w:rPr>
                <w:rFonts w:eastAsia="Batang"/>
              </w:rPr>
              <w:t>s-vårdenhet varifrån frågan ställdes</w:t>
            </w:r>
          </w:p>
        </w:tc>
        <w:tc>
          <w:tcPr>
            <w:tcW w:w="1395" w:type="dxa"/>
          </w:tcPr>
          <w:p w14:paraId="70008125" w14:textId="77777777" w:rsidR="008D3B84" w:rsidRPr="00D10D9E" w:rsidRDefault="008D3B84" w:rsidP="003B0462">
            <w:pPr>
              <w:rPr>
                <w:rFonts w:eastAsia="Batang"/>
              </w:rPr>
            </w:pPr>
            <w:r>
              <w:rPr>
                <w:rFonts w:eastAsia="Batang"/>
              </w:rPr>
              <w:t>1..1</w:t>
            </w:r>
          </w:p>
        </w:tc>
      </w:tr>
      <w:tr w:rsidR="008D3B84" w:rsidRPr="00D10D9E" w14:paraId="215BFA44" w14:textId="77777777" w:rsidTr="003B0462">
        <w:tc>
          <w:tcPr>
            <w:tcW w:w="3227" w:type="dxa"/>
          </w:tcPr>
          <w:p w14:paraId="3BBCA697" w14:textId="77777777" w:rsidR="008D3B84" w:rsidRDefault="008D3B84" w:rsidP="003B0462">
            <w:pPr>
              <w:rPr>
                <w:iCs/>
              </w:rPr>
            </w:pPr>
            <w:r>
              <w:rPr>
                <w:iCs/>
              </w:rPr>
              <w:t>..enhet</w:t>
            </w:r>
            <w:r>
              <w:t>.</w:t>
            </w:r>
            <w:r w:rsidRPr="00A6299E">
              <w:rPr>
                <w:iCs/>
                <w:lang w:val="en-US"/>
              </w:rPr>
              <w:t>arbetsplatskod</w:t>
            </w:r>
          </w:p>
        </w:tc>
        <w:tc>
          <w:tcPr>
            <w:tcW w:w="992" w:type="dxa"/>
          </w:tcPr>
          <w:p w14:paraId="4F4FB822" w14:textId="77777777" w:rsidR="008D3B84" w:rsidRDefault="008D3B84" w:rsidP="003B0462">
            <w:pPr>
              <w:rPr>
                <w:rFonts w:eastAsia="Batang"/>
              </w:rPr>
            </w:pPr>
            <w:r>
              <w:rPr>
                <w:rFonts w:eastAsia="Batang"/>
              </w:rPr>
              <w:t>string</w:t>
            </w:r>
          </w:p>
        </w:tc>
        <w:tc>
          <w:tcPr>
            <w:tcW w:w="4394" w:type="dxa"/>
          </w:tcPr>
          <w:p w14:paraId="4057E2EB" w14:textId="77777777" w:rsidR="008D3B84" w:rsidRPr="007E4029" w:rsidRDefault="008D3B84" w:rsidP="003B0462">
            <w:pPr>
              <w:rPr>
                <w:rFonts w:eastAsia="Batang"/>
              </w:rPr>
            </w:pPr>
            <w:r>
              <w:rPr>
                <w:rFonts w:eastAsia="Batang"/>
              </w:rPr>
              <w:t>Används ej</w:t>
            </w:r>
          </w:p>
        </w:tc>
        <w:tc>
          <w:tcPr>
            <w:tcW w:w="1395" w:type="dxa"/>
          </w:tcPr>
          <w:p w14:paraId="06A920CD" w14:textId="77777777" w:rsidR="008D3B84" w:rsidRDefault="008D3B84" w:rsidP="003B0462">
            <w:pPr>
              <w:rPr>
                <w:rFonts w:eastAsia="Batang"/>
              </w:rPr>
            </w:pPr>
            <w:r>
              <w:rPr>
                <w:rFonts w:eastAsia="Batang"/>
              </w:rPr>
              <w:t>0..0</w:t>
            </w:r>
          </w:p>
        </w:tc>
      </w:tr>
      <w:tr w:rsidR="008D3B84" w:rsidRPr="00D10D9E" w14:paraId="6C3DCB0C" w14:textId="77777777" w:rsidTr="003B0462">
        <w:tc>
          <w:tcPr>
            <w:tcW w:w="3227" w:type="dxa"/>
          </w:tcPr>
          <w:p w14:paraId="609CD978" w14:textId="77777777" w:rsidR="008D3B84" w:rsidRPr="00D10D9E" w:rsidRDefault="008D3B84" w:rsidP="003B0462">
            <w:pPr>
              <w:rPr>
                <w:rFonts w:eastAsia="Batang"/>
                <w:b/>
                <w:lang w:val="en-GB"/>
              </w:rPr>
            </w:pPr>
            <w:r>
              <w:rPr>
                <w:iCs/>
              </w:rPr>
              <w:t>..enhet</w:t>
            </w:r>
            <w:r>
              <w:t>.</w:t>
            </w:r>
            <w:r w:rsidRPr="003968B2">
              <w:t>enhets-namn</w:t>
            </w:r>
          </w:p>
        </w:tc>
        <w:tc>
          <w:tcPr>
            <w:tcW w:w="992" w:type="dxa"/>
          </w:tcPr>
          <w:p w14:paraId="7C4FB778" w14:textId="77777777" w:rsidR="008D3B84" w:rsidRPr="008771B1" w:rsidRDefault="008D3B84" w:rsidP="003B0462">
            <w:pPr>
              <w:rPr>
                <w:rFonts w:eastAsia="Batang"/>
                <w:lang w:val="en-GB"/>
              </w:rPr>
            </w:pPr>
            <w:r>
              <w:rPr>
                <w:rFonts w:eastAsia="Batang"/>
                <w:lang w:val="en-GB"/>
              </w:rPr>
              <w:t>string</w:t>
            </w:r>
          </w:p>
        </w:tc>
        <w:tc>
          <w:tcPr>
            <w:tcW w:w="4394" w:type="dxa"/>
          </w:tcPr>
          <w:p w14:paraId="193E5F7F" w14:textId="77777777" w:rsidR="008D3B84" w:rsidRPr="00D10D9E" w:rsidRDefault="008F7D41" w:rsidP="003B0462">
            <w:pPr>
              <w:rPr>
                <w:rFonts w:eastAsia="Batang"/>
              </w:rPr>
            </w:pPr>
            <w:r>
              <w:rPr>
                <w:rFonts w:eastAsia="Batang"/>
              </w:rPr>
              <w:t>Namn på</w:t>
            </w:r>
            <w:r w:rsidRPr="007E4029">
              <w:rPr>
                <w:rFonts w:eastAsia="Batang"/>
              </w:rPr>
              <w:t xml:space="preserve"> Ho</w:t>
            </w:r>
            <w:r>
              <w:rPr>
                <w:rFonts w:eastAsia="Batang"/>
              </w:rPr>
              <w:t>s-vårdenhet varifrån frågan ställdes</w:t>
            </w:r>
          </w:p>
        </w:tc>
        <w:tc>
          <w:tcPr>
            <w:tcW w:w="1395" w:type="dxa"/>
          </w:tcPr>
          <w:p w14:paraId="08E24A01" w14:textId="77777777" w:rsidR="008D3B84" w:rsidRPr="00D10D9E" w:rsidRDefault="008D3B84" w:rsidP="003B0462">
            <w:pPr>
              <w:rPr>
                <w:rFonts w:eastAsia="Batang"/>
              </w:rPr>
            </w:pPr>
            <w:r>
              <w:rPr>
                <w:rFonts w:eastAsia="Batang"/>
              </w:rPr>
              <w:t>1..1</w:t>
            </w:r>
          </w:p>
        </w:tc>
      </w:tr>
      <w:tr w:rsidR="008D3B84" w:rsidRPr="00D10D9E" w14:paraId="17FA1D43" w14:textId="77777777" w:rsidTr="003B0462">
        <w:tc>
          <w:tcPr>
            <w:tcW w:w="3227" w:type="dxa"/>
          </w:tcPr>
          <w:p w14:paraId="19A37E87" w14:textId="77777777" w:rsidR="008D3B84" w:rsidRPr="00D10D9E" w:rsidRDefault="008D3B84" w:rsidP="003B0462">
            <w:pPr>
              <w:rPr>
                <w:rFonts w:eastAsia="Batang"/>
                <w:b/>
                <w:lang w:val="en-GB"/>
              </w:rPr>
            </w:pPr>
            <w:r>
              <w:rPr>
                <w:iCs/>
              </w:rPr>
              <w:t>..enhet</w:t>
            </w:r>
            <w:r>
              <w:t>.postadress</w:t>
            </w:r>
          </w:p>
        </w:tc>
        <w:tc>
          <w:tcPr>
            <w:tcW w:w="992" w:type="dxa"/>
          </w:tcPr>
          <w:p w14:paraId="3039BB90" w14:textId="77777777" w:rsidR="008D3B84" w:rsidRPr="008771B1" w:rsidRDefault="008D3B84" w:rsidP="003B0462">
            <w:pPr>
              <w:rPr>
                <w:rFonts w:eastAsia="Batang"/>
                <w:lang w:val="en-GB"/>
              </w:rPr>
            </w:pPr>
            <w:r>
              <w:rPr>
                <w:rFonts w:eastAsia="Batang"/>
                <w:lang w:val="en-GB"/>
              </w:rPr>
              <w:t>string</w:t>
            </w:r>
          </w:p>
        </w:tc>
        <w:tc>
          <w:tcPr>
            <w:tcW w:w="4394" w:type="dxa"/>
          </w:tcPr>
          <w:p w14:paraId="31DD57D5" w14:textId="77777777" w:rsidR="008D3B84" w:rsidRPr="00D10D9E" w:rsidRDefault="008D3B84" w:rsidP="003B0462">
            <w:pPr>
              <w:rPr>
                <w:rFonts w:eastAsia="Batang"/>
              </w:rPr>
            </w:pPr>
            <w:r>
              <w:rPr>
                <w:rFonts w:eastAsia="Batang"/>
              </w:rPr>
              <w:t>Postadress</w:t>
            </w:r>
            <w:r w:rsidRPr="007E4029">
              <w:rPr>
                <w:rFonts w:eastAsia="Batang"/>
              </w:rPr>
              <w:t xml:space="preserve"> för Ho</w:t>
            </w:r>
            <w:r>
              <w:rPr>
                <w:rFonts w:eastAsia="Batang"/>
              </w:rPr>
              <w:t xml:space="preserve">s-vårdenhet </w:t>
            </w:r>
            <w:r w:rsidR="008F7D41">
              <w:rPr>
                <w:rFonts w:eastAsia="Batang"/>
              </w:rPr>
              <w:t>varifrån frågan ställdes</w:t>
            </w:r>
          </w:p>
        </w:tc>
        <w:tc>
          <w:tcPr>
            <w:tcW w:w="1395" w:type="dxa"/>
          </w:tcPr>
          <w:p w14:paraId="137F5C06" w14:textId="77777777" w:rsidR="008D3B84" w:rsidRPr="00D10D9E" w:rsidRDefault="008D3B84" w:rsidP="003B0462">
            <w:pPr>
              <w:rPr>
                <w:rFonts w:eastAsia="Batang"/>
              </w:rPr>
            </w:pPr>
            <w:r>
              <w:rPr>
                <w:rFonts w:eastAsia="Batang"/>
              </w:rPr>
              <w:t>0..1</w:t>
            </w:r>
          </w:p>
        </w:tc>
      </w:tr>
      <w:tr w:rsidR="008D3B84" w:rsidRPr="00D10D9E" w14:paraId="4201C4F0" w14:textId="77777777" w:rsidTr="003B0462">
        <w:tc>
          <w:tcPr>
            <w:tcW w:w="3227" w:type="dxa"/>
          </w:tcPr>
          <w:p w14:paraId="714146F6" w14:textId="77777777" w:rsidR="008D3B84" w:rsidRPr="00D10D9E" w:rsidRDefault="008D3B84" w:rsidP="003B0462">
            <w:pPr>
              <w:rPr>
                <w:rFonts w:eastAsia="Batang"/>
                <w:b/>
                <w:lang w:val="en-GB"/>
              </w:rPr>
            </w:pPr>
            <w:r>
              <w:rPr>
                <w:iCs/>
              </w:rPr>
              <w:t>..enhet</w:t>
            </w:r>
            <w:r>
              <w:t>.postnummer</w:t>
            </w:r>
          </w:p>
        </w:tc>
        <w:tc>
          <w:tcPr>
            <w:tcW w:w="992" w:type="dxa"/>
          </w:tcPr>
          <w:p w14:paraId="704C5156" w14:textId="77777777" w:rsidR="008D3B84" w:rsidRPr="008771B1" w:rsidRDefault="008D3B84" w:rsidP="003B0462">
            <w:pPr>
              <w:rPr>
                <w:rFonts w:eastAsia="Batang"/>
                <w:lang w:val="en-GB"/>
              </w:rPr>
            </w:pPr>
            <w:r>
              <w:rPr>
                <w:rFonts w:eastAsia="Batang"/>
                <w:lang w:val="en-GB"/>
              </w:rPr>
              <w:t>string</w:t>
            </w:r>
          </w:p>
        </w:tc>
        <w:tc>
          <w:tcPr>
            <w:tcW w:w="4394" w:type="dxa"/>
          </w:tcPr>
          <w:p w14:paraId="3AD947C1" w14:textId="77777777" w:rsidR="008D3B84" w:rsidRPr="00D10D9E" w:rsidRDefault="008D3B84" w:rsidP="003B0462">
            <w:pPr>
              <w:rPr>
                <w:rFonts w:eastAsia="Batang"/>
              </w:rPr>
            </w:pPr>
            <w:r>
              <w:rPr>
                <w:rFonts w:eastAsia="Batang"/>
              </w:rPr>
              <w:t>Postnummer</w:t>
            </w:r>
            <w:r w:rsidRPr="007E4029">
              <w:rPr>
                <w:rFonts w:eastAsia="Batang"/>
              </w:rPr>
              <w:t xml:space="preserve"> för Ho</w:t>
            </w:r>
            <w:r>
              <w:rPr>
                <w:rFonts w:eastAsia="Batang"/>
              </w:rPr>
              <w:t xml:space="preserve">s-vårdenhet </w:t>
            </w:r>
            <w:r w:rsidR="008F7D41">
              <w:rPr>
                <w:rFonts w:eastAsia="Batang"/>
              </w:rPr>
              <w:t>varifrån frågan ställdes</w:t>
            </w:r>
          </w:p>
        </w:tc>
        <w:tc>
          <w:tcPr>
            <w:tcW w:w="1395" w:type="dxa"/>
          </w:tcPr>
          <w:p w14:paraId="3CA2862A" w14:textId="77777777" w:rsidR="008D3B84" w:rsidRPr="00D10D9E" w:rsidRDefault="008D3B84" w:rsidP="003B0462">
            <w:pPr>
              <w:rPr>
                <w:rFonts w:eastAsia="Batang"/>
              </w:rPr>
            </w:pPr>
            <w:r>
              <w:rPr>
                <w:rFonts w:eastAsia="Batang"/>
              </w:rPr>
              <w:t>0..1</w:t>
            </w:r>
          </w:p>
        </w:tc>
      </w:tr>
      <w:tr w:rsidR="008D3B84" w:rsidRPr="00D10D9E" w14:paraId="309159D5" w14:textId="77777777" w:rsidTr="003B0462">
        <w:tc>
          <w:tcPr>
            <w:tcW w:w="3227" w:type="dxa"/>
          </w:tcPr>
          <w:p w14:paraId="58ECF032" w14:textId="77777777" w:rsidR="008D3B84" w:rsidRPr="00D10D9E" w:rsidRDefault="008D3B84" w:rsidP="003B0462">
            <w:pPr>
              <w:rPr>
                <w:rFonts w:eastAsia="Batang"/>
                <w:b/>
                <w:lang w:val="en-GB"/>
              </w:rPr>
            </w:pPr>
            <w:r>
              <w:rPr>
                <w:iCs/>
              </w:rPr>
              <w:t>..enhet</w:t>
            </w:r>
            <w:r>
              <w:t>.postort</w:t>
            </w:r>
          </w:p>
        </w:tc>
        <w:tc>
          <w:tcPr>
            <w:tcW w:w="992" w:type="dxa"/>
          </w:tcPr>
          <w:p w14:paraId="14C7932C" w14:textId="77777777" w:rsidR="008D3B84" w:rsidRPr="008771B1" w:rsidRDefault="008D3B84" w:rsidP="003B0462">
            <w:pPr>
              <w:rPr>
                <w:rFonts w:eastAsia="Batang"/>
                <w:lang w:val="en-GB"/>
              </w:rPr>
            </w:pPr>
            <w:r>
              <w:rPr>
                <w:rFonts w:eastAsia="Batang"/>
                <w:lang w:val="en-GB"/>
              </w:rPr>
              <w:t>string</w:t>
            </w:r>
          </w:p>
        </w:tc>
        <w:tc>
          <w:tcPr>
            <w:tcW w:w="4394" w:type="dxa"/>
          </w:tcPr>
          <w:p w14:paraId="4765ACC4" w14:textId="77777777" w:rsidR="008D3B84" w:rsidRPr="00D10D9E" w:rsidRDefault="008D3B84" w:rsidP="003B0462">
            <w:pPr>
              <w:rPr>
                <w:rFonts w:eastAsia="Batang"/>
              </w:rPr>
            </w:pPr>
            <w:r>
              <w:rPr>
                <w:rFonts w:eastAsia="Batang"/>
              </w:rPr>
              <w:t>Postort</w:t>
            </w:r>
            <w:r w:rsidRPr="007E4029">
              <w:rPr>
                <w:rFonts w:eastAsia="Batang"/>
              </w:rPr>
              <w:t xml:space="preserve"> för Ho</w:t>
            </w:r>
            <w:r>
              <w:rPr>
                <w:rFonts w:eastAsia="Batang"/>
              </w:rPr>
              <w:t xml:space="preserve">s-vårdenhet </w:t>
            </w:r>
            <w:r w:rsidR="008F7D41">
              <w:rPr>
                <w:rFonts w:eastAsia="Batang"/>
              </w:rPr>
              <w:t>varifrån frågan ställdes</w:t>
            </w:r>
          </w:p>
        </w:tc>
        <w:tc>
          <w:tcPr>
            <w:tcW w:w="1395" w:type="dxa"/>
          </w:tcPr>
          <w:p w14:paraId="22A1B45F" w14:textId="77777777" w:rsidR="008D3B84" w:rsidRPr="00D10D9E" w:rsidRDefault="008D3B84" w:rsidP="003B0462">
            <w:pPr>
              <w:rPr>
                <w:rFonts w:eastAsia="Batang"/>
              </w:rPr>
            </w:pPr>
            <w:r>
              <w:rPr>
                <w:rFonts w:eastAsia="Batang"/>
              </w:rPr>
              <w:t>0..1</w:t>
            </w:r>
          </w:p>
        </w:tc>
      </w:tr>
      <w:tr w:rsidR="008D3B84" w:rsidRPr="00D10D9E" w14:paraId="6FB8A4AB" w14:textId="77777777" w:rsidTr="003B0462">
        <w:tc>
          <w:tcPr>
            <w:tcW w:w="3227" w:type="dxa"/>
          </w:tcPr>
          <w:p w14:paraId="5330187E" w14:textId="77777777" w:rsidR="008D3B84" w:rsidRPr="00D10D9E" w:rsidRDefault="008D3B84" w:rsidP="003B0462">
            <w:pPr>
              <w:rPr>
                <w:rFonts w:eastAsia="Batang"/>
                <w:b/>
                <w:lang w:val="en-GB"/>
              </w:rPr>
            </w:pPr>
            <w:r>
              <w:rPr>
                <w:iCs/>
              </w:rPr>
              <w:t>..enhet</w:t>
            </w:r>
            <w:r>
              <w:t>.telefonnummer</w:t>
            </w:r>
          </w:p>
        </w:tc>
        <w:tc>
          <w:tcPr>
            <w:tcW w:w="992" w:type="dxa"/>
          </w:tcPr>
          <w:p w14:paraId="77288AFD" w14:textId="77777777" w:rsidR="008D3B84" w:rsidRPr="008771B1" w:rsidRDefault="008D3B84" w:rsidP="003B0462">
            <w:pPr>
              <w:rPr>
                <w:rFonts w:eastAsia="Batang"/>
                <w:lang w:val="en-GB"/>
              </w:rPr>
            </w:pPr>
            <w:r>
              <w:rPr>
                <w:rFonts w:eastAsia="Batang"/>
                <w:lang w:val="en-GB"/>
              </w:rPr>
              <w:t>string</w:t>
            </w:r>
          </w:p>
        </w:tc>
        <w:tc>
          <w:tcPr>
            <w:tcW w:w="4394" w:type="dxa"/>
          </w:tcPr>
          <w:p w14:paraId="6968F75B" w14:textId="77777777" w:rsidR="008D3B84" w:rsidRPr="00D10D9E" w:rsidRDefault="008D3B84" w:rsidP="003B0462">
            <w:pPr>
              <w:rPr>
                <w:rFonts w:eastAsia="Batang"/>
              </w:rPr>
            </w:pPr>
            <w:r>
              <w:rPr>
                <w:rFonts w:eastAsia="Batang"/>
              </w:rPr>
              <w:t>Telefonnummer till</w:t>
            </w:r>
            <w:r w:rsidRPr="007E4029">
              <w:rPr>
                <w:rFonts w:eastAsia="Batang"/>
              </w:rPr>
              <w:t xml:space="preserve"> Ho</w:t>
            </w:r>
            <w:r>
              <w:rPr>
                <w:rFonts w:eastAsia="Batang"/>
              </w:rPr>
              <w:t xml:space="preserve">s-vårdenhet </w:t>
            </w:r>
            <w:r w:rsidR="008F7D41">
              <w:rPr>
                <w:rFonts w:eastAsia="Batang"/>
              </w:rPr>
              <w:t>varifrån frågan ställdes</w:t>
            </w:r>
          </w:p>
        </w:tc>
        <w:tc>
          <w:tcPr>
            <w:tcW w:w="1395" w:type="dxa"/>
          </w:tcPr>
          <w:p w14:paraId="7AE64A2D" w14:textId="77777777" w:rsidR="008D3B84" w:rsidRPr="00D10D9E" w:rsidRDefault="008D3B84" w:rsidP="003B0462">
            <w:pPr>
              <w:rPr>
                <w:rFonts w:eastAsia="Batang"/>
              </w:rPr>
            </w:pPr>
            <w:r>
              <w:rPr>
                <w:rFonts w:eastAsia="Batang"/>
              </w:rPr>
              <w:t>0..1</w:t>
            </w:r>
          </w:p>
        </w:tc>
      </w:tr>
      <w:tr w:rsidR="008D3B84" w:rsidRPr="00D10D9E" w14:paraId="6C8C8255" w14:textId="77777777" w:rsidTr="003B0462">
        <w:tc>
          <w:tcPr>
            <w:tcW w:w="3227" w:type="dxa"/>
          </w:tcPr>
          <w:p w14:paraId="19922BEF" w14:textId="77777777" w:rsidR="008D3B84" w:rsidRPr="00D10D9E" w:rsidRDefault="008D3B84" w:rsidP="003B0462">
            <w:pPr>
              <w:rPr>
                <w:rFonts w:eastAsia="Batang"/>
                <w:b/>
                <w:lang w:val="en-GB"/>
              </w:rPr>
            </w:pPr>
            <w:r>
              <w:rPr>
                <w:iCs/>
              </w:rPr>
              <w:t>..enhet</w:t>
            </w:r>
            <w:r>
              <w:t>.epost</w:t>
            </w:r>
          </w:p>
        </w:tc>
        <w:tc>
          <w:tcPr>
            <w:tcW w:w="992" w:type="dxa"/>
          </w:tcPr>
          <w:p w14:paraId="17AC3463" w14:textId="77777777" w:rsidR="008D3B84" w:rsidRPr="008771B1" w:rsidRDefault="008D3B84" w:rsidP="003B0462">
            <w:pPr>
              <w:rPr>
                <w:rFonts w:eastAsia="Batang"/>
                <w:lang w:val="en-GB"/>
              </w:rPr>
            </w:pPr>
            <w:r>
              <w:rPr>
                <w:rFonts w:eastAsia="Batang"/>
                <w:lang w:val="en-GB"/>
              </w:rPr>
              <w:t>string</w:t>
            </w:r>
          </w:p>
        </w:tc>
        <w:tc>
          <w:tcPr>
            <w:tcW w:w="4394" w:type="dxa"/>
          </w:tcPr>
          <w:p w14:paraId="44627529" w14:textId="77777777" w:rsidR="008D3B84" w:rsidRPr="00D10D9E" w:rsidRDefault="008D3B84" w:rsidP="003B0462">
            <w:pPr>
              <w:rPr>
                <w:rFonts w:eastAsia="Batang"/>
              </w:rPr>
            </w:pPr>
            <w:r>
              <w:rPr>
                <w:rFonts w:eastAsia="Batang"/>
              </w:rPr>
              <w:t>Epost adress</w:t>
            </w:r>
            <w:r w:rsidRPr="007E4029">
              <w:rPr>
                <w:rFonts w:eastAsia="Batang"/>
              </w:rPr>
              <w:t xml:space="preserve"> för Ho</w:t>
            </w:r>
            <w:r>
              <w:rPr>
                <w:rFonts w:eastAsia="Batang"/>
              </w:rPr>
              <w:t xml:space="preserve">s-vårdenhet </w:t>
            </w:r>
            <w:r w:rsidR="008F7D41">
              <w:rPr>
                <w:rFonts w:eastAsia="Batang"/>
              </w:rPr>
              <w:t>varifrån frågan ställdes</w:t>
            </w:r>
          </w:p>
        </w:tc>
        <w:tc>
          <w:tcPr>
            <w:tcW w:w="1395" w:type="dxa"/>
          </w:tcPr>
          <w:p w14:paraId="10356C68" w14:textId="77777777" w:rsidR="008D3B84" w:rsidRPr="00D10D9E" w:rsidRDefault="008D3B84" w:rsidP="003B0462">
            <w:pPr>
              <w:rPr>
                <w:rFonts w:eastAsia="Batang"/>
              </w:rPr>
            </w:pPr>
            <w:r>
              <w:rPr>
                <w:rFonts w:eastAsia="Batang"/>
              </w:rPr>
              <w:t>0..1</w:t>
            </w:r>
          </w:p>
        </w:tc>
      </w:tr>
      <w:tr w:rsidR="008D3B84" w:rsidRPr="00D10D9E" w14:paraId="5DE3E9F5" w14:textId="77777777" w:rsidTr="003B0462">
        <w:tc>
          <w:tcPr>
            <w:tcW w:w="3227" w:type="dxa"/>
          </w:tcPr>
          <w:p w14:paraId="6570EBB1" w14:textId="77777777" w:rsidR="008D3B84" w:rsidRDefault="008D3B84" w:rsidP="003B0462">
            <w:pPr>
              <w:rPr>
                <w:iCs/>
              </w:rPr>
            </w:pPr>
            <w:r>
              <w:rPr>
                <w:iCs/>
              </w:rPr>
              <w:t>..enhet</w:t>
            </w:r>
            <w:r>
              <w:t>.vardgivare</w:t>
            </w:r>
          </w:p>
        </w:tc>
        <w:tc>
          <w:tcPr>
            <w:tcW w:w="992" w:type="dxa"/>
          </w:tcPr>
          <w:p w14:paraId="380EC609" w14:textId="77777777" w:rsidR="008D3B84" w:rsidRDefault="008D3B84" w:rsidP="003B0462">
            <w:pPr>
              <w:rPr>
                <w:rFonts w:eastAsia="Batang"/>
                <w:lang w:val="en-GB"/>
              </w:rPr>
            </w:pPr>
          </w:p>
        </w:tc>
        <w:tc>
          <w:tcPr>
            <w:tcW w:w="4394" w:type="dxa"/>
          </w:tcPr>
          <w:p w14:paraId="29D00DDB" w14:textId="77777777" w:rsidR="008D3B84" w:rsidRDefault="008D3B84" w:rsidP="003B0462">
            <w:pPr>
              <w:rPr>
                <w:rFonts w:eastAsia="Batang"/>
              </w:rPr>
            </w:pPr>
            <w:r>
              <w:rPr>
                <w:rFonts w:eastAsia="Batang"/>
              </w:rPr>
              <w:t>Vårdgivare</w:t>
            </w:r>
          </w:p>
        </w:tc>
        <w:tc>
          <w:tcPr>
            <w:tcW w:w="1395" w:type="dxa"/>
          </w:tcPr>
          <w:p w14:paraId="2DB04215" w14:textId="77777777" w:rsidR="008D3B84" w:rsidRDefault="008D3B84" w:rsidP="003B0462">
            <w:pPr>
              <w:rPr>
                <w:rFonts w:eastAsia="Batang"/>
              </w:rPr>
            </w:pPr>
            <w:r>
              <w:rPr>
                <w:rFonts w:eastAsia="Batang"/>
              </w:rPr>
              <w:t>1..1</w:t>
            </w:r>
          </w:p>
        </w:tc>
      </w:tr>
      <w:tr w:rsidR="008D3B84" w:rsidRPr="00D10D9E" w14:paraId="317DEF77" w14:textId="77777777" w:rsidTr="003B0462">
        <w:tc>
          <w:tcPr>
            <w:tcW w:w="3227" w:type="dxa"/>
          </w:tcPr>
          <w:p w14:paraId="0B933D0A" w14:textId="77777777" w:rsidR="008D3B84" w:rsidRPr="00D10D9E" w:rsidRDefault="008D3B84" w:rsidP="003B0462">
            <w:pPr>
              <w:rPr>
                <w:rFonts w:eastAsia="Batang"/>
                <w:b/>
                <w:lang w:val="en-GB"/>
              </w:rPr>
            </w:pPr>
            <w:r>
              <w:rPr>
                <w:iCs/>
              </w:rPr>
              <w:t>..vardgivare</w:t>
            </w:r>
            <w:r>
              <w:t>.</w:t>
            </w:r>
            <w:r w:rsidRPr="003968B2">
              <w:t>vardgivare-id</w:t>
            </w:r>
          </w:p>
        </w:tc>
        <w:tc>
          <w:tcPr>
            <w:tcW w:w="992" w:type="dxa"/>
          </w:tcPr>
          <w:p w14:paraId="2A9964BA" w14:textId="77777777" w:rsidR="008D3B84" w:rsidRPr="008771B1" w:rsidRDefault="008D3B84" w:rsidP="003B0462">
            <w:pPr>
              <w:rPr>
                <w:rFonts w:eastAsia="Batang"/>
                <w:lang w:val="en-GB"/>
              </w:rPr>
            </w:pPr>
            <w:r>
              <w:rPr>
                <w:rFonts w:eastAsia="Batang"/>
              </w:rPr>
              <w:t>h</w:t>
            </w:r>
            <w:r w:rsidRPr="004B52E9">
              <w:rPr>
                <w:rFonts w:eastAsia="Batang"/>
              </w:rPr>
              <w:t>saId</w:t>
            </w:r>
          </w:p>
        </w:tc>
        <w:tc>
          <w:tcPr>
            <w:tcW w:w="4394" w:type="dxa"/>
          </w:tcPr>
          <w:p w14:paraId="59BA00F8" w14:textId="77777777" w:rsidR="008D3B84" w:rsidRPr="00D10D9E" w:rsidRDefault="008D3B84" w:rsidP="003B0462">
            <w:pPr>
              <w:rPr>
                <w:rFonts w:eastAsia="Batang"/>
              </w:rPr>
            </w:pPr>
            <w:r w:rsidRPr="007E4029">
              <w:rPr>
                <w:rFonts w:eastAsia="Batang"/>
              </w:rPr>
              <w:t>Hsa-Id för Ho</w:t>
            </w:r>
            <w:r>
              <w:rPr>
                <w:rFonts w:eastAsia="Batang"/>
              </w:rPr>
              <w:t xml:space="preserve">s-vårdgivare </w:t>
            </w:r>
            <w:r w:rsidR="008F7D41">
              <w:rPr>
                <w:rFonts w:eastAsia="Batang"/>
              </w:rPr>
              <w:t>varifrån frågan ställdes</w:t>
            </w:r>
          </w:p>
        </w:tc>
        <w:tc>
          <w:tcPr>
            <w:tcW w:w="1395" w:type="dxa"/>
          </w:tcPr>
          <w:p w14:paraId="4FC41C49" w14:textId="77777777" w:rsidR="008D3B84" w:rsidRPr="00D10D9E" w:rsidRDefault="008D3B84" w:rsidP="003B0462">
            <w:pPr>
              <w:rPr>
                <w:rFonts w:eastAsia="Batang"/>
              </w:rPr>
            </w:pPr>
            <w:r>
              <w:rPr>
                <w:rFonts w:eastAsia="Batang"/>
              </w:rPr>
              <w:t>1..1</w:t>
            </w:r>
          </w:p>
        </w:tc>
      </w:tr>
      <w:tr w:rsidR="008D3B84" w:rsidRPr="00D10D9E" w14:paraId="79AC8CC8" w14:textId="77777777" w:rsidTr="003B0462">
        <w:tc>
          <w:tcPr>
            <w:tcW w:w="3227" w:type="dxa"/>
          </w:tcPr>
          <w:p w14:paraId="475884FE" w14:textId="77777777" w:rsidR="008D3B84" w:rsidRPr="00D10D9E" w:rsidRDefault="008D3B84" w:rsidP="003B0462">
            <w:pPr>
              <w:rPr>
                <w:rFonts w:eastAsia="Batang"/>
                <w:b/>
                <w:lang w:val="en-GB"/>
              </w:rPr>
            </w:pPr>
            <w:r>
              <w:rPr>
                <w:iCs/>
              </w:rPr>
              <w:t>..vardgivare</w:t>
            </w:r>
            <w:r>
              <w:t>.</w:t>
            </w:r>
            <w:r w:rsidRPr="003968B2">
              <w:t>vardgivare-namn</w:t>
            </w:r>
          </w:p>
        </w:tc>
        <w:tc>
          <w:tcPr>
            <w:tcW w:w="992" w:type="dxa"/>
          </w:tcPr>
          <w:p w14:paraId="29F2D92B" w14:textId="77777777" w:rsidR="008D3B84" w:rsidRPr="008771B1" w:rsidRDefault="008D3B84" w:rsidP="003B0462">
            <w:pPr>
              <w:rPr>
                <w:rFonts w:eastAsia="Batang"/>
                <w:lang w:val="en-GB"/>
              </w:rPr>
            </w:pPr>
            <w:r>
              <w:rPr>
                <w:rFonts w:eastAsia="Batang"/>
                <w:lang w:val="en-GB"/>
              </w:rPr>
              <w:t>string</w:t>
            </w:r>
          </w:p>
        </w:tc>
        <w:tc>
          <w:tcPr>
            <w:tcW w:w="4394" w:type="dxa"/>
          </w:tcPr>
          <w:p w14:paraId="648218BE" w14:textId="77777777" w:rsidR="008D3B84" w:rsidRPr="00D10D9E" w:rsidRDefault="008D3B84" w:rsidP="003B0462">
            <w:pPr>
              <w:rPr>
                <w:rFonts w:eastAsia="Batang"/>
              </w:rPr>
            </w:pPr>
            <w:r>
              <w:rPr>
                <w:rFonts w:eastAsia="Batang"/>
              </w:rPr>
              <w:t>Namn på</w:t>
            </w:r>
            <w:r w:rsidRPr="007E4029">
              <w:rPr>
                <w:rFonts w:eastAsia="Batang"/>
              </w:rPr>
              <w:t xml:space="preserve"> Ho</w:t>
            </w:r>
            <w:r>
              <w:rPr>
                <w:rFonts w:eastAsia="Batang"/>
              </w:rPr>
              <w:t xml:space="preserve">s-vårdgivare </w:t>
            </w:r>
            <w:r w:rsidR="008F7D41">
              <w:rPr>
                <w:rFonts w:eastAsia="Batang"/>
              </w:rPr>
              <w:t>varifrån frågan ställdes</w:t>
            </w:r>
          </w:p>
        </w:tc>
        <w:tc>
          <w:tcPr>
            <w:tcW w:w="1395" w:type="dxa"/>
          </w:tcPr>
          <w:p w14:paraId="6DFC0DDB" w14:textId="77777777" w:rsidR="008D3B84" w:rsidRPr="00D10D9E" w:rsidRDefault="008D3B84" w:rsidP="003B0462">
            <w:pPr>
              <w:rPr>
                <w:rFonts w:eastAsia="Batang"/>
              </w:rPr>
            </w:pPr>
            <w:r>
              <w:rPr>
                <w:rFonts w:eastAsia="Batang"/>
              </w:rPr>
              <w:t>1..1</w:t>
            </w:r>
          </w:p>
        </w:tc>
      </w:tr>
      <w:tr w:rsidR="008D3B84" w:rsidRPr="00D10D9E" w14:paraId="2D2716D7" w14:textId="77777777" w:rsidTr="003B0462">
        <w:tc>
          <w:tcPr>
            <w:tcW w:w="3227" w:type="dxa"/>
          </w:tcPr>
          <w:p w14:paraId="6BA1C92B" w14:textId="77777777" w:rsidR="008D3B84" w:rsidRDefault="008D3B84" w:rsidP="003B0462">
            <w:pPr>
              <w:rPr>
                <w:iCs/>
              </w:rPr>
            </w:pPr>
            <w:r>
              <w:rPr>
                <w:iCs/>
              </w:rPr>
              <w:t>lakarutlatande</w:t>
            </w:r>
          </w:p>
        </w:tc>
        <w:tc>
          <w:tcPr>
            <w:tcW w:w="992" w:type="dxa"/>
          </w:tcPr>
          <w:p w14:paraId="38AF61D8" w14:textId="77777777" w:rsidR="008D3B84" w:rsidRPr="008C515D" w:rsidRDefault="008D3B84" w:rsidP="003B0462">
            <w:pPr>
              <w:rPr>
                <w:rFonts w:eastAsia="Batang"/>
              </w:rPr>
            </w:pPr>
          </w:p>
        </w:tc>
        <w:tc>
          <w:tcPr>
            <w:tcW w:w="4394" w:type="dxa"/>
          </w:tcPr>
          <w:p w14:paraId="3B49729C" w14:textId="77777777" w:rsidR="008D3B84" w:rsidRDefault="008D3B84" w:rsidP="003B0462">
            <w:pPr>
              <w:rPr>
                <w:rFonts w:eastAsia="Batang"/>
              </w:rPr>
            </w:pPr>
          </w:p>
        </w:tc>
        <w:tc>
          <w:tcPr>
            <w:tcW w:w="1395" w:type="dxa"/>
          </w:tcPr>
          <w:p w14:paraId="0BBEAE08" w14:textId="77777777" w:rsidR="008D3B84" w:rsidRDefault="008D3B84" w:rsidP="003B0462">
            <w:pPr>
              <w:rPr>
                <w:rFonts w:eastAsia="Batang"/>
              </w:rPr>
            </w:pPr>
            <w:r>
              <w:rPr>
                <w:rFonts w:eastAsia="Batang"/>
              </w:rPr>
              <w:t>1..1</w:t>
            </w:r>
          </w:p>
        </w:tc>
      </w:tr>
      <w:tr w:rsidR="008D3B84" w:rsidRPr="00D10D9E" w14:paraId="2275DCA8" w14:textId="77777777" w:rsidTr="003B0462">
        <w:tc>
          <w:tcPr>
            <w:tcW w:w="3227" w:type="dxa"/>
          </w:tcPr>
          <w:p w14:paraId="4FA3F6D8" w14:textId="77777777" w:rsidR="008D3B84" w:rsidRPr="008C515D" w:rsidRDefault="008D3B84" w:rsidP="003B0462">
            <w:pPr>
              <w:rPr>
                <w:rFonts w:eastAsia="Batang"/>
                <w:b/>
              </w:rPr>
            </w:pPr>
            <w:r>
              <w:rPr>
                <w:iCs/>
              </w:rPr>
              <w:t>lakarutlatande.</w:t>
            </w:r>
            <w:r w:rsidRPr="00C26FE2">
              <w:rPr>
                <w:iCs/>
              </w:rPr>
              <w:t>lakarutlatande-id</w:t>
            </w:r>
          </w:p>
        </w:tc>
        <w:tc>
          <w:tcPr>
            <w:tcW w:w="992" w:type="dxa"/>
          </w:tcPr>
          <w:p w14:paraId="604193E9" w14:textId="77777777" w:rsidR="008D3B84" w:rsidRPr="008771B1" w:rsidRDefault="008D3B84" w:rsidP="003B0462">
            <w:pPr>
              <w:rPr>
                <w:rFonts w:eastAsia="Batang"/>
                <w:lang w:val="en-GB"/>
              </w:rPr>
            </w:pPr>
            <w:r>
              <w:rPr>
                <w:rFonts w:eastAsia="Batang"/>
                <w:lang w:val="en-GB"/>
              </w:rPr>
              <w:t>string</w:t>
            </w:r>
          </w:p>
        </w:tc>
        <w:tc>
          <w:tcPr>
            <w:tcW w:w="4394" w:type="dxa"/>
          </w:tcPr>
          <w:p w14:paraId="4ED42A82" w14:textId="77777777" w:rsidR="008D3B84" w:rsidRPr="00D10D9E" w:rsidRDefault="008D3B84" w:rsidP="003B0462">
            <w:pPr>
              <w:rPr>
                <w:rFonts w:eastAsia="Batang"/>
              </w:rPr>
            </w:pPr>
            <w:r>
              <w:rPr>
                <w:rFonts w:eastAsia="Batang"/>
              </w:rPr>
              <w:t>Unik</w:t>
            </w:r>
            <w:r w:rsidR="008F7D41">
              <w:rPr>
                <w:rFonts w:eastAsia="Batang"/>
              </w:rPr>
              <w:t>t id för läkarintyget som fråga/svar</w:t>
            </w:r>
            <w:r>
              <w:rPr>
                <w:rFonts w:eastAsia="Batang"/>
              </w:rPr>
              <w:t xml:space="preserve"> gäller</w:t>
            </w:r>
          </w:p>
        </w:tc>
        <w:tc>
          <w:tcPr>
            <w:tcW w:w="1395" w:type="dxa"/>
          </w:tcPr>
          <w:p w14:paraId="3C6FA767" w14:textId="77777777" w:rsidR="008D3B84" w:rsidRPr="00D10D9E" w:rsidRDefault="008D3B84" w:rsidP="003B0462">
            <w:pPr>
              <w:rPr>
                <w:rFonts w:eastAsia="Batang"/>
              </w:rPr>
            </w:pPr>
            <w:r>
              <w:rPr>
                <w:rFonts w:eastAsia="Batang"/>
              </w:rPr>
              <w:t>1..1</w:t>
            </w:r>
          </w:p>
        </w:tc>
      </w:tr>
      <w:tr w:rsidR="008D3B84" w:rsidRPr="00D10D9E" w14:paraId="14F73A95" w14:textId="77777777" w:rsidTr="003B0462">
        <w:tc>
          <w:tcPr>
            <w:tcW w:w="3227" w:type="dxa"/>
          </w:tcPr>
          <w:p w14:paraId="1E9EE263" w14:textId="77777777" w:rsidR="008D3B84" w:rsidRPr="00D10D9E" w:rsidRDefault="008D3B84" w:rsidP="003B0462">
            <w:pPr>
              <w:rPr>
                <w:rFonts w:eastAsia="Batang"/>
                <w:b/>
                <w:lang w:val="en-GB"/>
              </w:rPr>
            </w:pPr>
            <w:r>
              <w:rPr>
                <w:iCs/>
              </w:rPr>
              <w:t>lakarutlatande</w:t>
            </w:r>
            <w:r>
              <w:t>.signeringsTidpunkt</w:t>
            </w:r>
          </w:p>
        </w:tc>
        <w:tc>
          <w:tcPr>
            <w:tcW w:w="992" w:type="dxa"/>
          </w:tcPr>
          <w:p w14:paraId="505FC322" w14:textId="77777777" w:rsidR="008D3B84" w:rsidRPr="008771B1" w:rsidRDefault="008D3B84" w:rsidP="003B0462">
            <w:pPr>
              <w:rPr>
                <w:rFonts w:eastAsia="Batang"/>
                <w:lang w:val="en-GB"/>
              </w:rPr>
            </w:pPr>
            <w:r>
              <w:rPr>
                <w:rFonts w:eastAsia="Batang"/>
                <w:lang w:val="en-GB"/>
              </w:rPr>
              <w:t>datumtid</w:t>
            </w:r>
          </w:p>
        </w:tc>
        <w:tc>
          <w:tcPr>
            <w:tcW w:w="4394" w:type="dxa"/>
          </w:tcPr>
          <w:p w14:paraId="04CDE106" w14:textId="77777777" w:rsidR="008D3B84" w:rsidRPr="00D10D9E" w:rsidRDefault="008D3B84" w:rsidP="003B0462">
            <w:pPr>
              <w:rPr>
                <w:rFonts w:eastAsia="Batang"/>
              </w:rPr>
            </w:pPr>
            <w:r>
              <w:rPr>
                <w:rFonts w:eastAsia="Batang"/>
              </w:rPr>
              <w:t>Signeringstidp</w:t>
            </w:r>
            <w:r w:rsidR="008F7D41">
              <w:rPr>
                <w:rFonts w:eastAsia="Batang"/>
              </w:rPr>
              <w:t>unkt för läkarintyget som fråga/svar</w:t>
            </w:r>
            <w:r>
              <w:rPr>
                <w:rFonts w:eastAsia="Batang"/>
              </w:rPr>
              <w:t xml:space="preserve"> gäller</w:t>
            </w:r>
          </w:p>
        </w:tc>
        <w:tc>
          <w:tcPr>
            <w:tcW w:w="1395" w:type="dxa"/>
          </w:tcPr>
          <w:p w14:paraId="693E4558" w14:textId="77777777" w:rsidR="008D3B84" w:rsidRPr="00D10D9E" w:rsidRDefault="008D3B84" w:rsidP="003B0462">
            <w:pPr>
              <w:rPr>
                <w:rFonts w:eastAsia="Batang"/>
              </w:rPr>
            </w:pPr>
            <w:r>
              <w:rPr>
                <w:rFonts w:eastAsia="Batang"/>
              </w:rPr>
              <w:t>1..1</w:t>
            </w:r>
          </w:p>
        </w:tc>
      </w:tr>
      <w:tr w:rsidR="008D3B84" w:rsidRPr="00D10D9E" w14:paraId="5D2704DD" w14:textId="77777777" w:rsidTr="003B0462">
        <w:tc>
          <w:tcPr>
            <w:tcW w:w="3227" w:type="dxa"/>
          </w:tcPr>
          <w:p w14:paraId="6B8F1209" w14:textId="77777777" w:rsidR="008D3B84" w:rsidRDefault="008D3B84" w:rsidP="003B0462">
            <w:pPr>
              <w:rPr>
                <w:iCs/>
              </w:rPr>
            </w:pPr>
            <w:r>
              <w:rPr>
                <w:iCs/>
              </w:rPr>
              <w:t>lakarutlatande.patient</w:t>
            </w:r>
          </w:p>
        </w:tc>
        <w:tc>
          <w:tcPr>
            <w:tcW w:w="992" w:type="dxa"/>
          </w:tcPr>
          <w:p w14:paraId="6AB3CE0A" w14:textId="77777777" w:rsidR="008D3B84" w:rsidRDefault="008D3B84" w:rsidP="003B0462">
            <w:pPr>
              <w:rPr>
                <w:rFonts w:eastAsia="Batang"/>
                <w:lang w:val="en-GB"/>
              </w:rPr>
            </w:pPr>
          </w:p>
        </w:tc>
        <w:tc>
          <w:tcPr>
            <w:tcW w:w="4394" w:type="dxa"/>
          </w:tcPr>
          <w:p w14:paraId="0EF44FB2" w14:textId="77777777" w:rsidR="008D3B84" w:rsidRDefault="008D3B84" w:rsidP="003B0462">
            <w:pPr>
              <w:rPr>
                <w:rFonts w:eastAsia="Batang"/>
              </w:rPr>
            </w:pPr>
          </w:p>
        </w:tc>
        <w:tc>
          <w:tcPr>
            <w:tcW w:w="1395" w:type="dxa"/>
          </w:tcPr>
          <w:p w14:paraId="4DA20F05" w14:textId="77777777" w:rsidR="008D3B84" w:rsidRDefault="008F7D41" w:rsidP="003B0462">
            <w:pPr>
              <w:rPr>
                <w:rFonts w:eastAsia="Batang"/>
              </w:rPr>
            </w:pPr>
            <w:r>
              <w:rPr>
                <w:rFonts w:eastAsia="Batang"/>
              </w:rPr>
              <w:t>1..1</w:t>
            </w:r>
          </w:p>
        </w:tc>
      </w:tr>
      <w:tr w:rsidR="008D3B84" w:rsidRPr="00D10D9E" w14:paraId="2072DE45" w14:textId="77777777" w:rsidTr="003B0462">
        <w:tc>
          <w:tcPr>
            <w:tcW w:w="3227" w:type="dxa"/>
          </w:tcPr>
          <w:p w14:paraId="3CF26827" w14:textId="77777777" w:rsidR="008D3B84" w:rsidRPr="00D10D9E" w:rsidRDefault="008D3B84" w:rsidP="003B0462">
            <w:pPr>
              <w:rPr>
                <w:rFonts w:eastAsia="Batang"/>
                <w:b/>
                <w:lang w:val="en-GB"/>
              </w:rPr>
            </w:pPr>
            <w:r>
              <w:t>..patient.</w:t>
            </w:r>
            <w:r w:rsidRPr="003968B2">
              <w:t>person-id</w:t>
            </w:r>
          </w:p>
        </w:tc>
        <w:tc>
          <w:tcPr>
            <w:tcW w:w="992" w:type="dxa"/>
          </w:tcPr>
          <w:p w14:paraId="3A928027" w14:textId="77777777" w:rsidR="008D3B84" w:rsidRPr="008771B1" w:rsidRDefault="008D3B84" w:rsidP="003B0462">
            <w:pPr>
              <w:rPr>
                <w:rFonts w:eastAsia="Batang"/>
                <w:lang w:val="en-GB"/>
              </w:rPr>
            </w:pPr>
            <w:r>
              <w:rPr>
                <w:rFonts w:eastAsia="Batang"/>
                <w:lang w:val="en-GB"/>
              </w:rPr>
              <w:t>string</w:t>
            </w:r>
          </w:p>
        </w:tc>
        <w:tc>
          <w:tcPr>
            <w:tcW w:w="4394" w:type="dxa"/>
          </w:tcPr>
          <w:p w14:paraId="214B25CC" w14:textId="77777777" w:rsidR="008D3B84" w:rsidRPr="00D10D9E" w:rsidRDefault="008D3B84" w:rsidP="003B0462">
            <w:pPr>
              <w:rPr>
                <w:rFonts w:eastAsia="Batang"/>
              </w:rPr>
            </w:pPr>
            <w:r>
              <w:rPr>
                <w:rFonts w:eastAsia="Batang"/>
              </w:rPr>
              <w:t>Patientens personnummer eller samordningnummer</w:t>
            </w:r>
          </w:p>
        </w:tc>
        <w:tc>
          <w:tcPr>
            <w:tcW w:w="1395" w:type="dxa"/>
          </w:tcPr>
          <w:p w14:paraId="5AF5BD7A" w14:textId="77777777" w:rsidR="008D3B84" w:rsidRPr="00D10D9E" w:rsidRDefault="008D3B84" w:rsidP="003B0462">
            <w:pPr>
              <w:rPr>
                <w:rFonts w:eastAsia="Batang"/>
              </w:rPr>
            </w:pPr>
            <w:r>
              <w:rPr>
                <w:rFonts w:eastAsia="Batang"/>
              </w:rPr>
              <w:t>1..1</w:t>
            </w:r>
          </w:p>
        </w:tc>
      </w:tr>
      <w:tr w:rsidR="008D3B84" w:rsidRPr="00D10D9E" w14:paraId="518ECB1A" w14:textId="77777777" w:rsidTr="003B0462">
        <w:tc>
          <w:tcPr>
            <w:tcW w:w="3227" w:type="dxa"/>
          </w:tcPr>
          <w:p w14:paraId="71C5B496" w14:textId="77777777" w:rsidR="008D3B84" w:rsidRPr="00D10D9E" w:rsidRDefault="008D3B84" w:rsidP="003B0462">
            <w:pPr>
              <w:rPr>
                <w:rFonts w:eastAsia="Batang"/>
                <w:b/>
                <w:lang w:val="en-GB"/>
              </w:rPr>
            </w:pPr>
            <w:r>
              <w:t>..patient.fullstandigtNamn</w:t>
            </w:r>
          </w:p>
        </w:tc>
        <w:tc>
          <w:tcPr>
            <w:tcW w:w="992" w:type="dxa"/>
          </w:tcPr>
          <w:p w14:paraId="48ADCF2F" w14:textId="77777777" w:rsidR="008D3B84" w:rsidRPr="008771B1" w:rsidRDefault="008D3B84" w:rsidP="003B0462">
            <w:pPr>
              <w:rPr>
                <w:rFonts w:eastAsia="Batang"/>
                <w:lang w:val="en-GB"/>
              </w:rPr>
            </w:pPr>
            <w:r>
              <w:rPr>
                <w:rFonts w:eastAsia="Batang"/>
                <w:lang w:val="en-GB"/>
              </w:rPr>
              <w:t>string</w:t>
            </w:r>
          </w:p>
        </w:tc>
        <w:tc>
          <w:tcPr>
            <w:tcW w:w="4394" w:type="dxa"/>
          </w:tcPr>
          <w:p w14:paraId="4EF21F1B" w14:textId="77777777" w:rsidR="008D3B84" w:rsidRPr="00D10D9E" w:rsidRDefault="008D3B84" w:rsidP="003B0462">
            <w:pPr>
              <w:rPr>
                <w:rFonts w:eastAsia="Batang"/>
              </w:rPr>
            </w:pPr>
            <w:r>
              <w:rPr>
                <w:rFonts w:eastAsia="Batang"/>
              </w:rPr>
              <w:t>Patientens namn</w:t>
            </w:r>
          </w:p>
        </w:tc>
        <w:tc>
          <w:tcPr>
            <w:tcW w:w="1395" w:type="dxa"/>
          </w:tcPr>
          <w:p w14:paraId="39A03144" w14:textId="77777777" w:rsidR="008D3B84" w:rsidRPr="00D10D9E" w:rsidRDefault="008D3B84" w:rsidP="003B0462">
            <w:pPr>
              <w:rPr>
                <w:rFonts w:eastAsia="Batang"/>
              </w:rPr>
            </w:pPr>
            <w:r>
              <w:rPr>
                <w:rFonts w:eastAsia="Batang"/>
              </w:rPr>
              <w:t>1..1</w:t>
            </w:r>
          </w:p>
        </w:tc>
      </w:tr>
      <w:tr w:rsidR="008D3B84" w:rsidRPr="00D10D9E" w14:paraId="0C549C1D" w14:textId="77777777" w:rsidTr="003B0462">
        <w:tc>
          <w:tcPr>
            <w:tcW w:w="3227" w:type="dxa"/>
          </w:tcPr>
          <w:p w14:paraId="6E1296A2" w14:textId="77777777" w:rsidR="008D3B84" w:rsidRPr="00D10D9E" w:rsidRDefault="008D3B84" w:rsidP="003B0462">
            <w:pPr>
              <w:rPr>
                <w:rFonts w:eastAsia="Batang"/>
                <w:b/>
                <w:lang w:val="en-GB"/>
              </w:rPr>
            </w:pPr>
            <w:r w:rsidRPr="00D10D9E">
              <w:rPr>
                <w:rFonts w:eastAsia="Batang"/>
                <w:b/>
                <w:lang w:val="en-GB"/>
              </w:rPr>
              <w:t>Svar</w:t>
            </w:r>
          </w:p>
        </w:tc>
        <w:tc>
          <w:tcPr>
            <w:tcW w:w="992" w:type="dxa"/>
          </w:tcPr>
          <w:p w14:paraId="5A29BE29" w14:textId="77777777" w:rsidR="008D3B84" w:rsidRPr="008771B1" w:rsidRDefault="008D3B84" w:rsidP="003B0462">
            <w:pPr>
              <w:rPr>
                <w:rFonts w:eastAsia="Batang"/>
                <w:lang w:val="en-GB"/>
              </w:rPr>
            </w:pPr>
          </w:p>
        </w:tc>
        <w:tc>
          <w:tcPr>
            <w:tcW w:w="4394" w:type="dxa"/>
          </w:tcPr>
          <w:p w14:paraId="0E7107BC" w14:textId="77777777" w:rsidR="008D3B84" w:rsidRPr="00D10D9E" w:rsidRDefault="008D3B84" w:rsidP="003B0462">
            <w:pPr>
              <w:rPr>
                <w:rFonts w:eastAsia="Batang"/>
              </w:rPr>
            </w:pPr>
          </w:p>
        </w:tc>
        <w:tc>
          <w:tcPr>
            <w:tcW w:w="1395" w:type="dxa"/>
          </w:tcPr>
          <w:p w14:paraId="21426CCC" w14:textId="77777777" w:rsidR="008D3B84" w:rsidRPr="00D10D9E" w:rsidRDefault="008D3B84" w:rsidP="003B0462">
            <w:pPr>
              <w:rPr>
                <w:rFonts w:eastAsia="Batang"/>
              </w:rPr>
            </w:pPr>
          </w:p>
        </w:tc>
      </w:tr>
      <w:tr w:rsidR="008D3B84" w:rsidRPr="00D10D9E" w14:paraId="1E1EB0C2" w14:textId="77777777" w:rsidTr="003B0462">
        <w:tc>
          <w:tcPr>
            <w:tcW w:w="3227" w:type="dxa"/>
          </w:tcPr>
          <w:p w14:paraId="24F5BB62" w14:textId="77777777" w:rsidR="008D3B84" w:rsidRPr="009432B7" w:rsidRDefault="008D3B84" w:rsidP="003B0462">
            <w:pPr>
              <w:rPr>
                <w:rFonts w:eastAsia="Batang"/>
                <w:lang w:val="en-GB"/>
              </w:rPr>
            </w:pPr>
            <w:r w:rsidRPr="009432B7">
              <w:rPr>
                <w:rFonts w:eastAsia="Batang"/>
                <w:lang w:val="en-GB"/>
              </w:rPr>
              <w:t>result</w:t>
            </w:r>
          </w:p>
        </w:tc>
        <w:tc>
          <w:tcPr>
            <w:tcW w:w="992" w:type="dxa"/>
          </w:tcPr>
          <w:p w14:paraId="022276F2" w14:textId="77777777" w:rsidR="008D3B84" w:rsidRPr="008771B1" w:rsidRDefault="008D3B84" w:rsidP="003B0462">
            <w:pPr>
              <w:rPr>
                <w:rFonts w:eastAsia="Batang"/>
                <w:lang w:val="en-GB"/>
              </w:rPr>
            </w:pPr>
          </w:p>
        </w:tc>
        <w:tc>
          <w:tcPr>
            <w:tcW w:w="4394" w:type="dxa"/>
          </w:tcPr>
          <w:p w14:paraId="7F39DB4E" w14:textId="77777777" w:rsidR="008D3B84" w:rsidRPr="00D10D9E" w:rsidRDefault="008D3B84" w:rsidP="003B0462">
            <w:pPr>
              <w:rPr>
                <w:rFonts w:eastAsia="Batang"/>
              </w:rPr>
            </w:pPr>
          </w:p>
        </w:tc>
        <w:tc>
          <w:tcPr>
            <w:tcW w:w="1395" w:type="dxa"/>
          </w:tcPr>
          <w:p w14:paraId="699F44C9" w14:textId="77777777" w:rsidR="008D3B84" w:rsidRPr="00D10D9E" w:rsidRDefault="008D3B84" w:rsidP="003B0462">
            <w:pPr>
              <w:rPr>
                <w:rFonts w:eastAsia="Batang"/>
              </w:rPr>
            </w:pPr>
            <w:r>
              <w:rPr>
                <w:rFonts w:eastAsia="Batang"/>
              </w:rPr>
              <w:t>1..1</w:t>
            </w:r>
          </w:p>
        </w:tc>
      </w:tr>
      <w:tr w:rsidR="008D3B84" w:rsidRPr="00D10D9E" w14:paraId="550123CF" w14:textId="77777777" w:rsidTr="003B0462">
        <w:tc>
          <w:tcPr>
            <w:tcW w:w="3227" w:type="dxa"/>
          </w:tcPr>
          <w:p w14:paraId="1A6FBEDF" w14:textId="77777777" w:rsidR="008D3B84" w:rsidRPr="008771B1" w:rsidRDefault="008D3B84" w:rsidP="003B0462">
            <w:pPr>
              <w:rPr>
                <w:rFonts w:eastAsia="Batang"/>
                <w:lang w:val="en-GB"/>
              </w:rPr>
            </w:pPr>
            <w:r>
              <w:rPr>
                <w:rFonts w:eastAsia="Batang"/>
                <w:lang w:val="en-GB"/>
              </w:rPr>
              <w:t>r</w:t>
            </w:r>
            <w:r w:rsidRPr="009432B7">
              <w:rPr>
                <w:rFonts w:eastAsia="Batang"/>
                <w:lang w:val="en-GB"/>
              </w:rPr>
              <w:t>esult</w:t>
            </w:r>
            <w:r>
              <w:rPr>
                <w:rFonts w:eastAsia="Batang"/>
                <w:lang w:val="en-GB"/>
              </w:rPr>
              <w:t>.resultCode</w:t>
            </w:r>
          </w:p>
        </w:tc>
        <w:tc>
          <w:tcPr>
            <w:tcW w:w="992" w:type="dxa"/>
          </w:tcPr>
          <w:p w14:paraId="4BFA33EC" w14:textId="77777777" w:rsidR="008D3B84" w:rsidRPr="008771B1" w:rsidRDefault="008D3B84" w:rsidP="003B0462">
            <w:pPr>
              <w:rPr>
                <w:rFonts w:eastAsia="Batang"/>
                <w:lang w:val="en-GB"/>
              </w:rPr>
            </w:pPr>
            <w:r>
              <w:rPr>
                <w:rFonts w:eastAsia="Batang"/>
                <w:lang w:val="en-GB"/>
              </w:rPr>
              <w:t>string</w:t>
            </w:r>
          </w:p>
        </w:tc>
        <w:tc>
          <w:tcPr>
            <w:tcW w:w="4394" w:type="dxa"/>
          </w:tcPr>
          <w:p w14:paraId="58A6C671" w14:textId="77777777" w:rsidR="008D3B84" w:rsidRPr="00D10D9E" w:rsidRDefault="008D3B84" w:rsidP="003B0462">
            <w:pPr>
              <w:rPr>
                <w:rFonts w:eastAsia="Batang"/>
              </w:rPr>
            </w:pPr>
            <w:r>
              <w:rPr>
                <w:rFonts w:eastAsia="Batang"/>
              </w:rPr>
              <w:t>Information om anropet gick bra(OK, ERROR, INFO)</w:t>
            </w:r>
          </w:p>
        </w:tc>
        <w:tc>
          <w:tcPr>
            <w:tcW w:w="1395" w:type="dxa"/>
          </w:tcPr>
          <w:p w14:paraId="1117B180" w14:textId="77777777" w:rsidR="008D3B84" w:rsidRDefault="008D3B84" w:rsidP="003B0462">
            <w:pPr>
              <w:rPr>
                <w:rFonts w:eastAsia="Batang"/>
              </w:rPr>
            </w:pPr>
            <w:r>
              <w:rPr>
                <w:rFonts w:eastAsia="Batang"/>
              </w:rPr>
              <w:t>1..1</w:t>
            </w:r>
          </w:p>
        </w:tc>
      </w:tr>
      <w:tr w:rsidR="008D3B84" w:rsidRPr="00D10D9E" w14:paraId="325B198B" w14:textId="77777777" w:rsidTr="003B0462">
        <w:tc>
          <w:tcPr>
            <w:tcW w:w="3227" w:type="dxa"/>
          </w:tcPr>
          <w:p w14:paraId="27C7B1C3" w14:textId="77777777" w:rsidR="008D3B84" w:rsidRPr="008771B1" w:rsidRDefault="008D3B84" w:rsidP="003B0462">
            <w:pPr>
              <w:rPr>
                <w:rFonts w:eastAsia="Batang"/>
                <w:lang w:val="en-GB"/>
              </w:rPr>
            </w:pPr>
            <w:r w:rsidRPr="009432B7">
              <w:rPr>
                <w:rFonts w:eastAsia="Batang"/>
                <w:lang w:val="en-GB"/>
              </w:rPr>
              <w:t>result</w:t>
            </w:r>
            <w:r>
              <w:rPr>
                <w:rFonts w:eastAsia="Batang"/>
                <w:lang w:val="en-GB"/>
              </w:rPr>
              <w:t>.infoText</w:t>
            </w:r>
          </w:p>
        </w:tc>
        <w:tc>
          <w:tcPr>
            <w:tcW w:w="992" w:type="dxa"/>
          </w:tcPr>
          <w:p w14:paraId="32FB5F75" w14:textId="77777777" w:rsidR="008D3B84" w:rsidRPr="008771B1" w:rsidRDefault="008D3B84" w:rsidP="003B0462">
            <w:pPr>
              <w:rPr>
                <w:rFonts w:eastAsia="Batang"/>
                <w:lang w:val="en-GB"/>
              </w:rPr>
            </w:pPr>
            <w:r>
              <w:rPr>
                <w:rFonts w:eastAsia="Batang"/>
                <w:lang w:val="en-GB"/>
              </w:rPr>
              <w:t>string</w:t>
            </w:r>
          </w:p>
        </w:tc>
        <w:tc>
          <w:tcPr>
            <w:tcW w:w="4394" w:type="dxa"/>
          </w:tcPr>
          <w:p w14:paraId="7089C845" w14:textId="77777777" w:rsidR="008D3B84" w:rsidRPr="00D10D9E" w:rsidRDefault="008D3B84" w:rsidP="003B0462">
            <w:pPr>
              <w:rPr>
                <w:rFonts w:eastAsia="Batang"/>
              </w:rPr>
            </w:pPr>
            <w:r>
              <w:rPr>
                <w:rFonts w:eastAsia="Batang"/>
              </w:rPr>
              <w:t>Text som anger extra information om anropets utgång. Anropet har gått bra, men det finns mer information kring anropet i denna text.</w:t>
            </w:r>
          </w:p>
        </w:tc>
        <w:tc>
          <w:tcPr>
            <w:tcW w:w="1395" w:type="dxa"/>
          </w:tcPr>
          <w:p w14:paraId="70D4E4D1" w14:textId="77777777" w:rsidR="008D3B84" w:rsidRDefault="008D3B84" w:rsidP="003B0462">
            <w:pPr>
              <w:rPr>
                <w:rFonts w:eastAsia="Batang"/>
              </w:rPr>
            </w:pPr>
            <w:r>
              <w:rPr>
                <w:rFonts w:eastAsia="Batang"/>
              </w:rPr>
              <w:t>0..1</w:t>
            </w:r>
          </w:p>
        </w:tc>
      </w:tr>
      <w:tr w:rsidR="008D3B84" w:rsidRPr="00D10D9E" w14:paraId="173E406D" w14:textId="77777777" w:rsidTr="003B0462">
        <w:tc>
          <w:tcPr>
            <w:tcW w:w="3227" w:type="dxa"/>
          </w:tcPr>
          <w:p w14:paraId="6BEFA776" w14:textId="77777777" w:rsidR="008D3B84" w:rsidRPr="004B52E9" w:rsidRDefault="008D3B84" w:rsidP="003B0462">
            <w:pPr>
              <w:rPr>
                <w:rFonts w:eastAsia="Batang"/>
              </w:rPr>
            </w:pPr>
            <w:r w:rsidRPr="009432B7">
              <w:rPr>
                <w:rFonts w:eastAsia="Batang"/>
                <w:lang w:val="en-GB"/>
              </w:rPr>
              <w:t>result</w:t>
            </w:r>
            <w:r>
              <w:rPr>
                <w:rFonts w:eastAsia="Batang"/>
              </w:rPr>
              <w:t>.errorId</w:t>
            </w:r>
          </w:p>
        </w:tc>
        <w:tc>
          <w:tcPr>
            <w:tcW w:w="992" w:type="dxa"/>
          </w:tcPr>
          <w:p w14:paraId="63F83C05" w14:textId="77777777" w:rsidR="008D3B84" w:rsidRPr="004B52E9" w:rsidRDefault="008D3B84" w:rsidP="003B0462">
            <w:pPr>
              <w:rPr>
                <w:rFonts w:eastAsia="Batang"/>
              </w:rPr>
            </w:pPr>
            <w:r>
              <w:rPr>
                <w:rFonts w:eastAsia="Batang"/>
              </w:rPr>
              <w:t>string</w:t>
            </w:r>
          </w:p>
        </w:tc>
        <w:tc>
          <w:tcPr>
            <w:tcW w:w="4394" w:type="dxa"/>
          </w:tcPr>
          <w:p w14:paraId="45238A38" w14:textId="77777777" w:rsidR="008D3B84" w:rsidRPr="00D10D9E" w:rsidRDefault="008D3B84" w:rsidP="003B0462">
            <w:pPr>
              <w:rPr>
                <w:rFonts w:eastAsia="Batang"/>
              </w:rPr>
            </w:pPr>
            <w:r>
              <w:rPr>
                <w:rFonts w:eastAsia="Batang"/>
              </w:rPr>
              <w:t>Olika kategorier av fel (VALIDATION_ERROR, TRANSFORMATION_ERROR, APPLICATION_ERROR, TECHNICAL_ERROR)</w:t>
            </w:r>
          </w:p>
        </w:tc>
        <w:tc>
          <w:tcPr>
            <w:tcW w:w="1395" w:type="dxa"/>
          </w:tcPr>
          <w:p w14:paraId="7F7A7097" w14:textId="77777777" w:rsidR="008D3B84" w:rsidRDefault="008D3B84" w:rsidP="003B0462">
            <w:pPr>
              <w:rPr>
                <w:rFonts w:eastAsia="Batang"/>
              </w:rPr>
            </w:pPr>
            <w:r>
              <w:rPr>
                <w:rFonts w:eastAsia="Batang"/>
              </w:rPr>
              <w:t>0..1</w:t>
            </w:r>
          </w:p>
        </w:tc>
      </w:tr>
      <w:tr w:rsidR="008D3B84" w:rsidRPr="007E4029" w14:paraId="4AB8D608" w14:textId="77777777" w:rsidTr="003B0462">
        <w:tc>
          <w:tcPr>
            <w:tcW w:w="3227" w:type="dxa"/>
          </w:tcPr>
          <w:p w14:paraId="4A3A5AE8" w14:textId="77777777" w:rsidR="008D3B84" w:rsidRPr="007E4029" w:rsidRDefault="008D3B84" w:rsidP="003B0462">
            <w:pPr>
              <w:rPr>
                <w:rFonts w:eastAsia="Batang"/>
              </w:rPr>
            </w:pPr>
            <w:r>
              <w:rPr>
                <w:rFonts w:eastAsia="Batang"/>
                <w:lang w:val="en-GB"/>
              </w:rPr>
              <w:t>r</w:t>
            </w:r>
            <w:r w:rsidRPr="009432B7">
              <w:rPr>
                <w:rFonts w:eastAsia="Batang"/>
                <w:lang w:val="en-GB"/>
              </w:rPr>
              <w:t>esult</w:t>
            </w:r>
            <w:r>
              <w:rPr>
                <w:rFonts w:eastAsia="Batang"/>
              </w:rPr>
              <w:t>.errorText</w:t>
            </w:r>
          </w:p>
        </w:tc>
        <w:tc>
          <w:tcPr>
            <w:tcW w:w="992" w:type="dxa"/>
          </w:tcPr>
          <w:p w14:paraId="3BBE50CC" w14:textId="77777777" w:rsidR="008D3B84" w:rsidRPr="007E4029" w:rsidRDefault="008D3B84" w:rsidP="003B0462">
            <w:pPr>
              <w:rPr>
                <w:rFonts w:eastAsia="Batang"/>
              </w:rPr>
            </w:pPr>
            <w:r>
              <w:rPr>
                <w:rFonts w:eastAsia="Batang"/>
              </w:rPr>
              <w:t>string</w:t>
            </w:r>
          </w:p>
        </w:tc>
        <w:tc>
          <w:tcPr>
            <w:tcW w:w="4394" w:type="dxa"/>
          </w:tcPr>
          <w:p w14:paraId="0F2E65C6" w14:textId="77777777" w:rsidR="008D3B84" w:rsidRPr="007E4029" w:rsidRDefault="008D3B84" w:rsidP="003B0462">
            <w:pPr>
              <w:rPr>
                <w:rFonts w:eastAsia="Batang"/>
              </w:rPr>
            </w:pPr>
            <w:r>
              <w:rPr>
                <w:rFonts w:eastAsia="Batang"/>
              </w:rPr>
              <w:t>Text som ytterliggare beskriver felet</w:t>
            </w:r>
          </w:p>
        </w:tc>
        <w:tc>
          <w:tcPr>
            <w:tcW w:w="1395" w:type="dxa"/>
          </w:tcPr>
          <w:p w14:paraId="0203113C" w14:textId="77777777" w:rsidR="008D3B84" w:rsidRPr="007E4029" w:rsidRDefault="008D3B84" w:rsidP="003B0462">
            <w:pPr>
              <w:rPr>
                <w:rFonts w:eastAsia="Batang"/>
              </w:rPr>
            </w:pPr>
            <w:r>
              <w:rPr>
                <w:rFonts w:eastAsia="Batang"/>
              </w:rPr>
              <w:t>0..1</w:t>
            </w:r>
          </w:p>
        </w:tc>
      </w:tr>
    </w:tbl>
    <w:p w14:paraId="2FF7C355" w14:textId="77777777" w:rsidR="00EC6C6D" w:rsidRPr="00EC6C6D" w:rsidRDefault="00EC6C6D" w:rsidP="00B91AA5">
      <w:pPr>
        <w:pStyle w:val="Brdtext"/>
        <w:ind w:left="0"/>
      </w:pPr>
    </w:p>
    <w:p w14:paraId="4F0D56DD" w14:textId="77777777" w:rsidR="00EB24F6" w:rsidRDefault="00EB24F6" w:rsidP="00EB24F6">
      <w:pPr>
        <w:pStyle w:val="Rubrik3"/>
      </w:pPr>
      <w:r>
        <w:t>Övriga regler</w:t>
      </w:r>
    </w:p>
    <w:p w14:paraId="4DCA44F6" w14:textId="77777777" w:rsidR="00810FD3" w:rsidRPr="00810FD3" w:rsidRDefault="00810FD3" w:rsidP="00B91AA5">
      <w:pPr>
        <w:rPr>
          <w:rFonts w:ascii="Calibri" w:hAnsi="Calibri"/>
          <w:sz w:val="22"/>
        </w:rPr>
      </w:pPr>
      <w:r w:rsidRPr="00810FD3">
        <w:rPr>
          <w:rFonts w:ascii="Calibri" w:hAnsi="Calibri"/>
          <w:sz w:val="22"/>
        </w:rPr>
        <w:t>Inga extra förutom de som anger om fält är obligator</w:t>
      </w:r>
      <w:r w:rsidR="00714659">
        <w:rPr>
          <w:rFonts w:ascii="Calibri" w:hAnsi="Calibri"/>
          <w:sz w:val="22"/>
        </w:rPr>
        <w:t>iska eller valbara under fältregler.</w:t>
      </w:r>
    </w:p>
    <w:p w14:paraId="63C461B0" w14:textId="77777777" w:rsidR="00010E24" w:rsidRDefault="00010E24" w:rsidP="00B91AA5">
      <w:pPr>
        <w:pStyle w:val="ColorfulList-Accent11"/>
        <w:ind w:left="0"/>
      </w:pPr>
    </w:p>
    <w:p w14:paraId="7FE49259" w14:textId="77777777" w:rsidR="002E6D3B" w:rsidRDefault="00853006" w:rsidP="00267947">
      <w:pPr>
        <w:pStyle w:val="Rubrik2"/>
      </w:pPr>
      <w:r>
        <w:br w:type="page"/>
      </w:r>
      <w:bookmarkStart w:id="92" w:name="_Toc283620703"/>
      <w:r w:rsidR="002E6D3B">
        <w:t>SendMedicalCertificateQuestion</w:t>
      </w:r>
      <w:bookmarkEnd w:id="92"/>
      <w:r w:rsidR="002E6D3B">
        <w:t xml:space="preserve"> </w:t>
      </w:r>
    </w:p>
    <w:p w14:paraId="7ECF525F" w14:textId="77777777" w:rsidR="002E6D3B" w:rsidRDefault="002E6D3B" w:rsidP="00B91AA5">
      <w:r w:rsidRPr="00406201">
        <w:t xml:space="preserve">Tjänsten </w:t>
      </w:r>
      <w:r>
        <w:t xml:space="preserve">skickar en fråga </w:t>
      </w:r>
      <w:r w:rsidR="008C3089">
        <w:t xml:space="preserve">till Försäkringskassan </w:t>
      </w:r>
      <w:r>
        <w:t>för ett läkarintyg. Både begäran och svar består av xml-dokument.</w:t>
      </w:r>
    </w:p>
    <w:p w14:paraId="7297F208" w14:textId="77777777" w:rsidR="00CA24CB" w:rsidRDefault="00CA24CB" w:rsidP="00CA24CB">
      <w:pPr>
        <w:pStyle w:val="Rubrik3"/>
      </w:pPr>
      <w:r>
        <w:t>Version</w:t>
      </w:r>
    </w:p>
    <w:p w14:paraId="4A2D0FEC" w14:textId="77777777" w:rsidR="00CA24CB" w:rsidRDefault="00CA24CB" w:rsidP="00B91AA5">
      <w:r>
        <w:t>1.0</w:t>
      </w:r>
    </w:p>
    <w:p w14:paraId="3DC8A3AE" w14:textId="77777777" w:rsidR="00CD0857" w:rsidRDefault="00714659" w:rsidP="00267947">
      <w:pPr>
        <w:pStyle w:val="Rubrik3"/>
      </w:pPr>
      <w:r>
        <w:t>Fältregler</w:t>
      </w:r>
      <w:r w:rsidR="00CD0857">
        <w:t xml:space="preserve"> </w:t>
      </w:r>
    </w:p>
    <w:p w14:paraId="553C26F9" w14:textId="77777777" w:rsidR="00CD0857" w:rsidRDefault="00CD0857" w:rsidP="00F37E2E">
      <w:r>
        <w:t>Fråga som vården skickar till Försäkringskassan utgår alltid från ett specifikt tidigare inskickat läkarintyg. Detta innebär att en mängd information i meddelandet härstammar från detta läkarintyg.</w:t>
      </w:r>
      <w:r w:rsidR="00810FD3">
        <w:t xml:space="preserve"> </w:t>
      </w:r>
      <w:r w:rsidR="00F37E2E">
        <w:t>Nedanstående tabell beskriver varje individuellt fält i begäran och svar. Kardinaliteten beskriver om ett fält är valfritt (0..1) eller obligatoriskt (1..1).</w:t>
      </w:r>
    </w:p>
    <w:p w14:paraId="7FAFF359" w14:textId="77777777" w:rsidR="00F37E2E" w:rsidRPr="00E30D2E" w:rsidRDefault="00F37E2E" w:rsidP="00F37E2E"/>
    <w:tbl>
      <w:tblPr>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227"/>
        <w:gridCol w:w="992"/>
        <w:gridCol w:w="4394"/>
        <w:gridCol w:w="1395"/>
      </w:tblGrid>
      <w:tr w:rsidR="00D366C4" w:rsidRPr="004E06B5" w14:paraId="32E7638A" w14:textId="77777777" w:rsidTr="00D366C4">
        <w:tc>
          <w:tcPr>
            <w:tcW w:w="3227" w:type="dxa"/>
            <w:shd w:val="clear" w:color="auto" w:fill="B3B3B3"/>
          </w:tcPr>
          <w:p w14:paraId="1C1795D2" w14:textId="77777777" w:rsidR="00D366C4" w:rsidRPr="008771B1" w:rsidRDefault="00D366C4" w:rsidP="00B91AA5">
            <w:pPr>
              <w:rPr>
                <w:rFonts w:eastAsia="Batang"/>
                <w:b/>
              </w:rPr>
            </w:pPr>
            <w:r w:rsidRPr="008771B1">
              <w:rPr>
                <w:rFonts w:eastAsia="Batang"/>
                <w:b/>
              </w:rPr>
              <w:t>Namn</w:t>
            </w:r>
          </w:p>
        </w:tc>
        <w:tc>
          <w:tcPr>
            <w:tcW w:w="992" w:type="dxa"/>
            <w:shd w:val="clear" w:color="auto" w:fill="B3B3B3"/>
          </w:tcPr>
          <w:p w14:paraId="4FDB4FC3" w14:textId="77777777" w:rsidR="00D366C4" w:rsidRPr="008771B1" w:rsidRDefault="00D366C4" w:rsidP="00B91AA5">
            <w:pPr>
              <w:rPr>
                <w:rFonts w:eastAsia="Batang"/>
                <w:b/>
              </w:rPr>
            </w:pPr>
            <w:r w:rsidRPr="008771B1">
              <w:rPr>
                <w:rFonts w:eastAsia="Batang"/>
                <w:b/>
              </w:rPr>
              <w:t>Typ</w:t>
            </w:r>
          </w:p>
        </w:tc>
        <w:tc>
          <w:tcPr>
            <w:tcW w:w="4394" w:type="dxa"/>
            <w:shd w:val="clear" w:color="auto" w:fill="B3B3B3"/>
          </w:tcPr>
          <w:p w14:paraId="2B8FC7B4" w14:textId="77777777" w:rsidR="00D366C4" w:rsidRPr="008771B1" w:rsidRDefault="00D366C4" w:rsidP="00B91AA5">
            <w:pPr>
              <w:rPr>
                <w:rFonts w:eastAsia="Batang"/>
                <w:b/>
              </w:rPr>
            </w:pPr>
            <w:r w:rsidRPr="00D366C4">
              <w:rPr>
                <w:b/>
              </w:rPr>
              <w:t>Beskrivning</w:t>
            </w:r>
          </w:p>
        </w:tc>
        <w:tc>
          <w:tcPr>
            <w:tcW w:w="1395" w:type="dxa"/>
            <w:shd w:val="clear" w:color="auto" w:fill="B3B3B3"/>
          </w:tcPr>
          <w:p w14:paraId="45ED1264" w14:textId="77777777" w:rsidR="00D366C4" w:rsidRDefault="00D366C4" w:rsidP="00B91AA5">
            <w:pPr>
              <w:rPr>
                <w:rFonts w:eastAsia="Batang"/>
                <w:b/>
              </w:rPr>
            </w:pPr>
            <w:r>
              <w:rPr>
                <w:rFonts w:eastAsia="Batang"/>
                <w:b/>
              </w:rPr>
              <w:t>Kardinalitet</w:t>
            </w:r>
          </w:p>
        </w:tc>
      </w:tr>
      <w:tr w:rsidR="00CD0857" w:rsidRPr="004E06B5" w14:paraId="46F02789" w14:textId="77777777" w:rsidTr="00D366C4">
        <w:tc>
          <w:tcPr>
            <w:tcW w:w="3227" w:type="dxa"/>
          </w:tcPr>
          <w:p w14:paraId="71E27D78" w14:textId="77777777" w:rsidR="00CD0857" w:rsidRPr="00D10D9E" w:rsidRDefault="00CD0857" w:rsidP="00B91AA5">
            <w:pPr>
              <w:rPr>
                <w:rFonts w:eastAsia="Batang"/>
                <w:b/>
              </w:rPr>
            </w:pPr>
            <w:r w:rsidRPr="00D10D9E">
              <w:rPr>
                <w:rFonts w:eastAsia="Batang"/>
                <w:b/>
              </w:rPr>
              <w:t>Begäran</w:t>
            </w:r>
          </w:p>
        </w:tc>
        <w:tc>
          <w:tcPr>
            <w:tcW w:w="992" w:type="dxa"/>
          </w:tcPr>
          <w:p w14:paraId="18F46AB8" w14:textId="77777777" w:rsidR="00CD0857" w:rsidRPr="008771B1" w:rsidRDefault="00CD0857" w:rsidP="00B91AA5">
            <w:pPr>
              <w:rPr>
                <w:rFonts w:eastAsia="Batang"/>
              </w:rPr>
            </w:pPr>
          </w:p>
        </w:tc>
        <w:tc>
          <w:tcPr>
            <w:tcW w:w="4394" w:type="dxa"/>
          </w:tcPr>
          <w:p w14:paraId="73AECDB6" w14:textId="77777777" w:rsidR="00CD0857" w:rsidRPr="008771B1" w:rsidRDefault="00CD0857" w:rsidP="00B91AA5">
            <w:pPr>
              <w:rPr>
                <w:rFonts w:eastAsia="Batang"/>
              </w:rPr>
            </w:pPr>
          </w:p>
        </w:tc>
        <w:tc>
          <w:tcPr>
            <w:tcW w:w="1395" w:type="dxa"/>
          </w:tcPr>
          <w:p w14:paraId="1416BA27" w14:textId="77777777" w:rsidR="00CD0857" w:rsidRPr="008771B1" w:rsidRDefault="00CD0857" w:rsidP="00B91AA5">
            <w:pPr>
              <w:rPr>
                <w:rFonts w:eastAsia="Batang"/>
              </w:rPr>
            </w:pPr>
          </w:p>
        </w:tc>
      </w:tr>
      <w:tr w:rsidR="00CD0857" w:rsidRPr="00D10D9E" w14:paraId="3F4D1DE9" w14:textId="77777777" w:rsidTr="00D366C4">
        <w:tc>
          <w:tcPr>
            <w:tcW w:w="3227" w:type="dxa"/>
          </w:tcPr>
          <w:p w14:paraId="0629838C" w14:textId="77777777" w:rsidR="00CD0857" w:rsidRPr="004107AE" w:rsidRDefault="00CD0857" w:rsidP="00B91AA5">
            <w:pPr>
              <w:rPr>
                <w:iCs/>
              </w:rPr>
            </w:pPr>
            <w:r>
              <w:rPr>
                <w:iCs/>
              </w:rPr>
              <w:t>vard</w:t>
            </w:r>
            <w:r w:rsidRPr="004107AE">
              <w:rPr>
                <w:iCs/>
              </w:rPr>
              <w:t>Referens-id</w:t>
            </w:r>
          </w:p>
        </w:tc>
        <w:tc>
          <w:tcPr>
            <w:tcW w:w="992" w:type="dxa"/>
          </w:tcPr>
          <w:p w14:paraId="01A83DFF" w14:textId="77777777" w:rsidR="00CD0857" w:rsidRDefault="00CD0857" w:rsidP="00B91AA5">
            <w:pPr>
              <w:rPr>
                <w:rFonts w:eastAsia="Batang"/>
              </w:rPr>
            </w:pPr>
            <w:r>
              <w:rPr>
                <w:rFonts w:eastAsia="Batang"/>
              </w:rPr>
              <w:t>string</w:t>
            </w:r>
          </w:p>
        </w:tc>
        <w:tc>
          <w:tcPr>
            <w:tcW w:w="4394" w:type="dxa"/>
          </w:tcPr>
          <w:p w14:paraId="2E5F1297" w14:textId="77777777" w:rsidR="00CD0857" w:rsidRDefault="00CD0857" w:rsidP="00B91AA5">
            <w:pPr>
              <w:rPr>
                <w:rFonts w:eastAsia="Batang"/>
              </w:rPr>
            </w:pPr>
            <w:r>
              <w:rPr>
                <w:rFonts w:eastAsia="Batang"/>
              </w:rPr>
              <w:t xml:space="preserve">Identitet för </w:t>
            </w:r>
            <w:r w:rsidR="00A94E94">
              <w:rPr>
                <w:rFonts w:eastAsia="Batang"/>
              </w:rPr>
              <w:t>denna</w:t>
            </w:r>
            <w:r>
              <w:rPr>
                <w:rFonts w:eastAsia="Batang"/>
              </w:rPr>
              <w:t xml:space="preserve"> fråga </w:t>
            </w:r>
            <w:r w:rsidR="00A94E94">
              <w:rPr>
                <w:rFonts w:eastAsia="Batang"/>
              </w:rPr>
              <w:t>från vården</w:t>
            </w:r>
          </w:p>
        </w:tc>
        <w:tc>
          <w:tcPr>
            <w:tcW w:w="1395" w:type="dxa"/>
          </w:tcPr>
          <w:p w14:paraId="1058F21E" w14:textId="77777777" w:rsidR="00CD0857" w:rsidRDefault="009F5411" w:rsidP="00B91AA5">
            <w:pPr>
              <w:rPr>
                <w:rFonts w:eastAsia="Batang"/>
              </w:rPr>
            </w:pPr>
            <w:r>
              <w:rPr>
                <w:rFonts w:eastAsia="Batang"/>
              </w:rPr>
              <w:t>1..1</w:t>
            </w:r>
          </w:p>
        </w:tc>
      </w:tr>
      <w:tr w:rsidR="00CD0857" w:rsidRPr="004E06B5" w14:paraId="4FAC3D90" w14:textId="77777777" w:rsidTr="00D366C4">
        <w:tc>
          <w:tcPr>
            <w:tcW w:w="3227" w:type="dxa"/>
          </w:tcPr>
          <w:p w14:paraId="0C814DE6" w14:textId="77777777" w:rsidR="00CD0857" w:rsidRPr="008771B1" w:rsidRDefault="00CD0857" w:rsidP="00B91AA5">
            <w:pPr>
              <w:rPr>
                <w:rFonts w:eastAsia="Batang"/>
              </w:rPr>
            </w:pPr>
            <w:r>
              <w:rPr>
                <w:iCs/>
              </w:rPr>
              <w:t>amne</w:t>
            </w:r>
          </w:p>
        </w:tc>
        <w:tc>
          <w:tcPr>
            <w:tcW w:w="992" w:type="dxa"/>
          </w:tcPr>
          <w:p w14:paraId="57962F0B" w14:textId="77777777" w:rsidR="00CD0857" w:rsidRPr="008771B1" w:rsidRDefault="00CD0857" w:rsidP="00B91AA5">
            <w:pPr>
              <w:rPr>
                <w:rFonts w:eastAsia="Batang"/>
              </w:rPr>
            </w:pPr>
            <w:r w:rsidRPr="008771B1">
              <w:rPr>
                <w:rFonts w:eastAsia="Batang"/>
              </w:rPr>
              <w:t>string</w:t>
            </w:r>
          </w:p>
        </w:tc>
        <w:tc>
          <w:tcPr>
            <w:tcW w:w="4394" w:type="dxa"/>
          </w:tcPr>
          <w:p w14:paraId="3797A591" w14:textId="77777777" w:rsidR="00CD0857" w:rsidRPr="008771B1" w:rsidRDefault="00A94E94" w:rsidP="00B91AA5">
            <w:pPr>
              <w:rPr>
                <w:rFonts w:eastAsia="Batang"/>
              </w:rPr>
            </w:pPr>
            <w:r>
              <w:rPr>
                <w:rFonts w:eastAsia="Batang"/>
              </w:rPr>
              <w:t>Ämne som frågan</w:t>
            </w:r>
            <w:r w:rsidR="00CD0857">
              <w:rPr>
                <w:rFonts w:eastAsia="Batang"/>
              </w:rPr>
              <w:t xml:space="preserve"> gäller.</w:t>
            </w:r>
          </w:p>
        </w:tc>
        <w:tc>
          <w:tcPr>
            <w:tcW w:w="1395" w:type="dxa"/>
          </w:tcPr>
          <w:p w14:paraId="4FB78D15" w14:textId="77777777" w:rsidR="00CD0857" w:rsidRDefault="009F5411" w:rsidP="00B91AA5">
            <w:pPr>
              <w:rPr>
                <w:rFonts w:eastAsia="Batang"/>
              </w:rPr>
            </w:pPr>
            <w:r>
              <w:rPr>
                <w:rFonts w:eastAsia="Batang"/>
              </w:rPr>
              <w:t>1..1</w:t>
            </w:r>
          </w:p>
        </w:tc>
      </w:tr>
      <w:tr w:rsidR="009F5411" w:rsidRPr="004E06B5" w14:paraId="2DFE21D0" w14:textId="77777777" w:rsidTr="00D366C4">
        <w:tc>
          <w:tcPr>
            <w:tcW w:w="3227" w:type="dxa"/>
          </w:tcPr>
          <w:p w14:paraId="1DC29C79" w14:textId="77777777" w:rsidR="009F5411" w:rsidRDefault="00B433FA" w:rsidP="00B91AA5">
            <w:pPr>
              <w:rPr>
                <w:iCs/>
              </w:rPr>
            </w:pPr>
            <w:r>
              <w:rPr>
                <w:iCs/>
              </w:rPr>
              <w:t>f</w:t>
            </w:r>
            <w:r w:rsidR="009F5411">
              <w:rPr>
                <w:iCs/>
              </w:rPr>
              <w:t>raga</w:t>
            </w:r>
          </w:p>
        </w:tc>
        <w:tc>
          <w:tcPr>
            <w:tcW w:w="992" w:type="dxa"/>
          </w:tcPr>
          <w:p w14:paraId="4DF99BA8" w14:textId="77777777" w:rsidR="009F5411" w:rsidRPr="008771B1" w:rsidRDefault="009F5411" w:rsidP="00B91AA5">
            <w:pPr>
              <w:rPr>
                <w:rFonts w:eastAsia="Batang"/>
              </w:rPr>
            </w:pPr>
          </w:p>
        </w:tc>
        <w:tc>
          <w:tcPr>
            <w:tcW w:w="4394" w:type="dxa"/>
          </w:tcPr>
          <w:p w14:paraId="7BD563BB" w14:textId="77777777" w:rsidR="009F5411" w:rsidRDefault="009F5411" w:rsidP="00B91AA5">
            <w:pPr>
              <w:rPr>
                <w:rFonts w:eastAsia="Batang"/>
              </w:rPr>
            </w:pPr>
            <w:r>
              <w:rPr>
                <w:rFonts w:eastAsia="Batang"/>
              </w:rPr>
              <w:t>Fr</w:t>
            </w:r>
            <w:r w:rsidR="00B433FA">
              <w:rPr>
                <w:rFonts w:eastAsia="Batang"/>
              </w:rPr>
              <w:t>ågan</w:t>
            </w:r>
          </w:p>
        </w:tc>
        <w:tc>
          <w:tcPr>
            <w:tcW w:w="1395" w:type="dxa"/>
          </w:tcPr>
          <w:p w14:paraId="445FE5C2" w14:textId="77777777" w:rsidR="009F5411" w:rsidRDefault="00B433FA" w:rsidP="00B91AA5">
            <w:pPr>
              <w:rPr>
                <w:rFonts w:eastAsia="Batang"/>
              </w:rPr>
            </w:pPr>
            <w:r>
              <w:rPr>
                <w:rFonts w:eastAsia="Batang"/>
              </w:rPr>
              <w:t>1..1</w:t>
            </w:r>
          </w:p>
        </w:tc>
      </w:tr>
      <w:tr w:rsidR="00CD0857" w:rsidRPr="00D10D9E" w14:paraId="052A4375" w14:textId="77777777" w:rsidTr="00D366C4">
        <w:tc>
          <w:tcPr>
            <w:tcW w:w="3227" w:type="dxa"/>
          </w:tcPr>
          <w:p w14:paraId="0963F657" w14:textId="77777777" w:rsidR="00CD0857" w:rsidRPr="00D10D9E" w:rsidRDefault="00CD0857" w:rsidP="00B91AA5">
            <w:pPr>
              <w:rPr>
                <w:rFonts w:eastAsia="Batang"/>
                <w:b/>
                <w:lang w:val="en-GB"/>
              </w:rPr>
            </w:pPr>
            <w:r>
              <w:rPr>
                <w:iCs/>
              </w:rPr>
              <w:t>fraga.</w:t>
            </w:r>
            <w:r w:rsidRPr="004107AE">
              <w:rPr>
                <w:iCs/>
              </w:rPr>
              <w:t>meddelandeText</w:t>
            </w:r>
          </w:p>
        </w:tc>
        <w:tc>
          <w:tcPr>
            <w:tcW w:w="992" w:type="dxa"/>
          </w:tcPr>
          <w:p w14:paraId="5AEE2FE9" w14:textId="77777777" w:rsidR="00CD0857" w:rsidRPr="008771B1" w:rsidRDefault="00CD0857" w:rsidP="00B91AA5">
            <w:pPr>
              <w:rPr>
                <w:rFonts w:eastAsia="Batang"/>
                <w:lang w:val="en-GB"/>
              </w:rPr>
            </w:pPr>
            <w:r>
              <w:rPr>
                <w:rFonts w:eastAsia="Batang"/>
                <w:lang w:val="en-GB"/>
              </w:rPr>
              <w:t>string</w:t>
            </w:r>
          </w:p>
        </w:tc>
        <w:tc>
          <w:tcPr>
            <w:tcW w:w="4394" w:type="dxa"/>
          </w:tcPr>
          <w:p w14:paraId="7EB0E258" w14:textId="77777777" w:rsidR="00CD0857" w:rsidRPr="00D10D9E" w:rsidRDefault="00CD0857" w:rsidP="00B91AA5">
            <w:pPr>
              <w:rPr>
                <w:rFonts w:eastAsia="Batang"/>
              </w:rPr>
            </w:pPr>
            <w:r>
              <w:rPr>
                <w:rFonts w:eastAsia="Batang"/>
              </w:rPr>
              <w:t xml:space="preserve">Själva frågan </w:t>
            </w:r>
          </w:p>
        </w:tc>
        <w:tc>
          <w:tcPr>
            <w:tcW w:w="1395" w:type="dxa"/>
          </w:tcPr>
          <w:p w14:paraId="62E84EF7" w14:textId="77777777" w:rsidR="00CD0857" w:rsidRPr="00D10D9E" w:rsidRDefault="00B433FA" w:rsidP="00B91AA5">
            <w:pPr>
              <w:rPr>
                <w:rFonts w:eastAsia="Batang"/>
              </w:rPr>
            </w:pPr>
            <w:r>
              <w:rPr>
                <w:rFonts w:eastAsia="Batang"/>
              </w:rPr>
              <w:t>1..1</w:t>
            </w:r>
          </w:p>
        </w:tc>
      </w:tr>
      <w:tr w:rsidR="00CD0857" w:rsidRPr="00D10D9E" w14:paraId="37385369" w14:textId="77777777" w:rsidTr="00D366C4">
        <w:tc>
          <w:tcPr>
            <w:tcW w:w="3227" w:type="dxa"/>
          </w:tcPr>
          <w:p w14:paraId="416A9E4B" w14:textId="77777777" w:rsidR="00CD0857" w:rsidRPr="00D10D9E" w:rsidRDefault="00CD0857" w:rsidP="00B91AA5">
            <w:pPr>
              <w:rPr>
                <w:rFonts w:eastAsia="Batang"/>
                <w:b/>
                <w:lang w:val="en-GB"/>
              </w:rPr>
            </w:pPr>
            <w:r>
              <w:rPr>
                <w:iCs/>
              </w:rPr>
              <w:t>fraga.</w:t>
            </w:r>
            <w:r w:rsidRPr="004107AE">
              <w:rPr>
                <w:iCs/>
              </w:rPr>
              <w:t>signeringsTidpunkt</w:t>
            </w:r>
          </w:p>
        </w:tc>
        <w:tc>
          <w:tcPr>
            <w:tcW w:w="992" w:type="dxa"/>
          </w:tcPr>
          <w:p w14:paraId="32478554" w14:textId="77777777" w:rsidR="00CD0857" w:rsidRPr="008771B1" w:rsidRDefault="00CD0857" w:rsidP="00B91AA5">
            <w:pPr>
              <w:rPr>
                <w:rFonts w:eastAsia="Batang"/>
                <w:lang w:val="en-GB"/>
              </w:rPr>
            </w:pPr>
            <w:r>
              <w:rPr>
                <w:rFonts w:eastAsia="Batang"/>
                <w:lang w:val="en-GB"/>
              </w:rPr>
              <w:t>datumtid</w:t>
            </w:r>
          </w:p>
        </w:tc>
        <w:tc>
          <w:tcPr>
            <w:tcW w:w="4394" w:type="dxa"/>
          </w:tcPr>
          <w:p w14:paraId="7CD2B86F" w14:textId="77777777" w:rsidR="00CD0857" w:rsidRPr="00D10D9E" w:rsidRDefault="00CD0857" w:rsidP="00B91AA5">
            <w:pPr>
              <w:rPr>
                <w:rFonts w:eastAsia="Batang"/>
              </w:rPr>
            </w:pPr>
            <w:r>
              <w:rPr>
                <w:rFonts w:eastAsia="Batang"/>
              </w:rPr>
              <w:t>Signeringstidpunkt för själva frågan</w:t>
            </w:r>
          </w:p>
        </w:tc>
        <w:tc>
          <w:tcPr>
            <w:tcW w:w="1395" w:type="dxa"/>
          </w:tcPr>
          <w:p w14:paraId="3AFA811F" w14:textId="77777777" w:rsidR="00CD0857" w:rsidRPr="00D10D9E" w:rsidRDefault="00B433FA" w:rsidP="00B91AA5">
            <w:pPr>
              <w:rPr>
                <w:rFonts w:eastAsia="Batang"/>
              </w:rPr>
            </w:pPr>
            <w:r>
              <w:rPr>
                <w:rFonts w:eastAsia="Batang"/>
              </w:rPr>
              <w:t>1..1</w:t>
            </w:r>
          </w:p>
        </w:tc>
      </w:tr>
      <w:tr w:rsidR="00CD0857" w:rsidRPr="00D10D9E" w14:paraId="4581FFEE" w14:textId="77777777" w:rsidTr="00D366C4">
        <w:tc>
          <w:tcPr>
            <w:tcW w:w="3227" w:type="dxa"/>
          </w:tcPr>
          <w:p w14:paraId="06E4B21F" w14:textId="77777777" w:rsidR="00CD0857" w:rsidRPr="00D10D9E" w:rsidRDefault="00CD0857" w:rsidP="00B91AA5">
            <w:pPr>
              <w:rPr>
                <w:rFonts w:eastAsia="Batang"/>
                <w:b/>
                <w:lang w:val="en-GB"/>
              </w:rPr>
            </w:pPr>
            <w:r w:rsidRPr="007E2660">
              <w:rPr>
                <w:iCs/>
              </w:rPr>
              <w:t>avsantTidpunkt</w:t>
            </w:r>
          </w:p>
        </w:tc>
        <w:tc>
          <w:tcPr>
            <w:tcW w:w="992" w:type="dxa"/>
          </w:tcPr>
          <w:p w14:paraId="0E9213F9" w14:textId="77777777" w:rsidR="00CD0857" w:rsidRPr="008771B1" w:rsidRDefault="00CD0857" w:rsidP="00B91AA5">
            <w:pPr>
              <w:rPr>
                <w:rFonts w:eastAsia="Batang"/>
                <w:lang w:val="en-GB"/>
              </w:rPr>
            </w:pPr>
            <w:r>
              <w:rPr>
                <w:rFonts w:eastAsia="Batang"/>
                <w:lang w:val="en-GB"/>
              </w:rPr>
              <w:t>datumtid</w:t>
            </w:r>
          </w:p>
        </w:tc>
        <w:tc>
          <w:tcPr>
            <w:tcW w:w="4394" w:type="dxa"/>
          </w:tcPr>
          <w:p w14:paraId="15150097" w14:textId="77777777" w:rsidR="00CD0857" w:rsidRPr="00D10D9E" w:rsidRDefault="00CD0857" w:rsidP="00B91AA5">
            <w:pPr>
              <w:rPr>
                <w:rFonts w:eastAsia="Batang"/>
              </w:rPr>
            </w:pPr>
            <w:r>
              <w:rPr>
                <w:rFonts w:eastAsia="Batang"/>
              </w:rPr>
              <w:t xml:space="preserve">Tidpunkt då </w:t>
            </w:r>
            <w:r w:rsidR="00A94E94">
              <w:rPr>
                <w:rFonts w:eastAsia="Batang"/>
              </w:rPr>
              <w:t>frågan</w:t>
            </w:r>
            <w:r>
              <w:rPr>
                <w:rFonts w:eastAsia="Batang"/>
              </w:rPr>
              <w:t xml:space="preserve"> skickades från </w:t>
            </w:r>
            <w:r w:rsidR="00A94E94">
              <w:rPr>
                <w:rFonts w:eastAsia="Batang"/>
              </w:rPr>
              <w:t>vården</w:t>
            </w:r>
          </w:p>
        </w:tc>
        <w:tc>
          <w:tcPr>
            <w:tcW w:w="1395" w:type="dxa"/>
          </w:tcPr>
          <w:p w14:paraId="61C45F1F" w14:textId="77777777" w:rsidR="00CD0857" w:rsidRPr="00D10D9E" w:rsidRDefault="00B433FA" w:rsidP="00B91AA5">
            <w:pPr>
              <w:rPr>
                <w:rFonts w:eastAsia="Batang"/>
              </w:rPr>
            </w:pPr>
            <w:r>
              <w:rPr>
                <w:rFonts w:eastAsia="Batang"/>
              </w:rPr>
              <w:t>1..1</w:t>
            </w:r>
          </w:p>
        </w:tc>
      </w:tr>
      <w:tr w:rsidR="00B433FA" w:rsidRPr="00D10D9E" w14:paraId="045C4AAA" w14:textId="77777777" w:rsidTr="00B433FA">
        <w:tc>
          <w:tcPr>
            <w:tcW w:w="3227" w:type="dxa"/>
          </w:tcPr>
          <w:p w14:paraId="274414DF" w14:textId="77777777" w:rsidR="00B433FA" w:rsidRPr="007E2660" w:rsidRDefault="00B433FA" w:rsidP="00B433FA">
            <w:pPr>
              <w:rPr>
                <w:iCs/>
                <w:lang w:val="en-US"/>
              </w:rPr>
            </w:pPr>
            <w:r>
              <w:rPr>
                <w:iCs/>
                <w:lang w:val="en-US"/>
              </w:rPr>
              <w:t>adressVard</w:t>
            </w:r>
          </w:p>
        </w:tc>
        <w:tc>
          <w:tcPr>
            <w:tcW w:w="992" w:type="dxa"/>
          </w:tcPr>
          <w:p w14:paraId="79E16675" w14:textId="77777777" w:rsidR="00B433FA" w:rsidRDefault="00B433FA" w:rsidP="00B433FA">
            <w:pPr>
              <w:rPr>
                <w:rFonts w:eastAsia="Batang"/>
                <w:lang w:val="en-GB"/>
              </w:rPr>
            </w:pPr>
          </w:p>
        </w:tc>
        <w:tc>
          <w:tcPr>
            <w:tcW w:w="4394" w:type="dxa"/>
          </w:tcPr>
          <w:p w14:paraId="5724803A" w14:textId="77777777" w:rsidR="00B433FA" w:rsidRDefault="00B433FA" w:rsidP="00B433FA">
            <w:pPr>
              <w:rPr>
                <w:rFonts w:eastAsia="Batang"/>
              </w:rPr>
            </w:pPr>
            <w:r>
              <w:rPr>
                <w:rFonts w:eastAsia="Batang"/>
              </w:rPr>
              <w:t>Vårdadress</w:t>
            </w:r>
          </w:p>
        </w:tc>
        <w:tc>
          <w:tcPr>
            <w:tcW w:w="1395" w:type="dxa"/>
          </w:tcPr>
          <w:p w14:paraId="2E58164D" w14:textId="77777777" w:rsidR="00B433FA" w:rsidRDefault="00B433FA" w:rsidP="00B433FA">
            <w:pPr>
              <w:rPr>
                <w:rFonts w:eastAsia="Batang"/>
              </w:rPr>
            </w:pPr>
            <w:r>
              <w:rPr>
                <w:rFonts w:eastAsia="Batang"/>
              </w:rPr>
              <w:t>1..1</w:t>
            </w:r>
          </w:p>
        </w:tc>
      </w:tr>
      <w:tr w:rsidR="00B433FA" w:rsidRPr="00D10D9E" w14:paraId="26A880A1" w14:textId="77777777" w:rsidTr="00B433FA">
        <w:tc>
          <w:tcPr>
            <w:tcW w:w="3227" w:type="dxa"/>
          </w:tcPr>
          <w:p w14:paraId="63A90232" w14:textId="77777777" w:rsidR="00B433FA" w:rsidRDefault="00B433FA" w:rsidP="00B433FA">
            <w:pPr>
              <w:rPr>
                <w:iCs/>
                <w:lang w:val="en-US"/>
              </w:rPr>
            </w:pPr>
            <w:r>
              <w:rPr>
                <w:iCs/>
                <w:lang w:val="en-US"/>
              </w:rPr>
              <w:t>adressVard.hosPersonal</w:t>
            </w:r>
          </w:p>
        </w:tc>
        <w:tc>
          <w:tcPr>
            <w:tcW w:w="992" w:type="dxa"/>
          </w:tcPr>
          <w:p w14:paraId="65C618F8" w14:textId="77777777" w:rsidR="00B433FA" w:rsidRDefault="00B433FA" w:rsidP="00B433FA">
            <w:pPr>
              <w:rPr>
                <w:rFonts w:eastAsia="Batang"/>
                <w:lang w:val="en-GB"/>
              </w:rPr>
            </w:pPr>
          </w:p>
        </w:tc>
        <w:tc>
          <w:tcPr>
            <w:tcW w:w="4394" w:type="dxa"/>
          </w:tcPr>
          <w:p w14:paraId="7BB8D601" w14:textId="77777777" w:rsidR="00B433FA" w:rsidRDefault="00B433FA" w:rsidP="00B433FA">
            <w:pPr>
              <w:rPr>
                <w:rFonts w:eastAsia="Batang"/>
              </w:rPr>
            </w:pPr>
            <w:r>
              <w:rPr>
                <w:rFonts w:eastAsia="Batang"/>
              </w:rPr>
              <w:t>Vårdpersonal</w:t>
            </w:r>
          </w:p>
        </w:tc>
        <w:tc>
          <w:tcPr>
            <w:tcW w:w="1395" w:type="dxa"/>
          </w:tcPr>
          <w:p w14:paraId="7CF6E47D" w14:textId="77777777" w:rsidR="00B433FA" w:rsidRDefault="00B433FA" w:rsidP="00B433FA">
            <w:pPr>
              <w:rPr>
                <w:rFonts w:eastAsia="Batang"/>
              </w:rPr>
            </w:pPr>
            <w:r>
              <w:rPr>
                <w:rFonts w:eastAsia="Batang"/>
              </w:rPr>
              <w:t>1..1</w:t>
            </w:r>
          </w:p>
        </w:tc>
      </w:tr>
      <w:tr w:rsidR="00CD0857" w:rsidRPr="00D10D9E" w14:paraId="6152C76E" w14:textId="77777777" w:rsidTr="00D366C4">
        <w:tc>
          <w:tcPr>
            <w:tcW w:w="3227" w:type="dxa"/>
          </w:tcPr>
          <w:p w14:paraId="295B65A6" w14:textId="77777777" w:rsidR="00CD0857" w:rsidRPr="008C515D" w:rsidRDefault="00B433FA" w:rsidP="00B91AA5">
            <w:pPr>
              <w:rPr>
                <w:rFonts w:eastAsia="Batang"/>
                <w:b/>
              </w:rPr>
            </w:pPr>
            <w:r>
              <w:rPr>
                <w:iCs/>
              </w:rPr>
              <w:t>..</w:t>
            </w:r>
            <w:r w:rsidR="00CD0857" w:rsidRPr="008C515D">
              <w:rPr>
                <w:iCs/>
              </w:rPr>
              <w:t>hosPersonal</w:t>
            </w:r>
            <w:r w:rsidR="00CD0857">
              <w:t>.</w:t>
            </w:r>
            <w:r w:rsidR="00CD0857" w:rsidRPr="003968B2">
              <w:t>personal-id</w:t>
            </w:r>
          </w:p>
        </w:tc>
        <w:tc>
          <w:tcPr>
            <w:tcW w:w="992" w:type="dxa"/>
          </w:tcPr>
          <w:p w14:paraId="32575DE2" w14:textId="77777777" w:rsidR="00CD0857" w:rsidRPr="008C515D" w:rsidRDefault="00CD0857" w:rsidP="00B91AA5">
            <w:pPr>
              <w:rPr>
                <w:rFonts w:eastAsia="Batang"/>
              </w:rPr>
            </w:pPr>
            <w:r>
              <w:rPr>
                <w:rFonts w:eastAsia="Batang"/>
              </w:rPr>
              <w:t>h</w:t>
            </w:r>
            <w:r w:rsidRPr="004B52E9">
              <w:rPr>
                <w:rFonts w:eastAsia="Batang"/>
              </w:rPr>
              <w:t>saId</w:t>
            </w:r>
          </w:p>
        </w:tc>
        <w:tc>
          <w:tcPr>
            <w:tcW w:w="4394" w:type="dxa"/>
          </w:tcPr>
          <w:p w14:paraId="5CB97301" w14:textId="77777777" w:rsidR="00CD0857" w:rsidRPr="00D10D9E" w:rsidRDefault="00CD0857" w:rsidP="00B91AA5">
            <w:pPr>
              <w:rPr>
                <w:rFonts w:eastAsia="Batang"/>
              </w:rPr>
            </w:pPr>
            <w:r w:rsidRPr="007E4029">
              <w:rPr>
                <w:rFonts w:eastAsia="Batang"/>
              </w:rPr>
              <w:t>Hsa-Id för Ho</w:t>
            </w:r>
            <w:r>
              <w:rPr>
                <w:rFonts w:eastAsia="Batang"/>
              </w:rPr>
              <w:t xml:space="preserve">s-person </w:t>
            </w:r>
            <w:r w:rsidRPr="007E4029">
              <w:rPr>
                <w:rFonts w:eastAsia="Batang"/>
              </w:rPr>
              <w:t xml:space="preserve">som </w:t>
            </w:r>
            <w:r>
              <w:rPr>
                <w:rFonts w:eastAsia="Batang"/>
              </w:rPr>
              <w:t>ställde frågan.</w:t>
            </w:r>
          </w:p>
        </w:tc>
        <w:tc>
          <w:tcPr>
            <w:tcW w:w="1395" w:type="dxa"/>
          </w:tcPr>
          <w:p w14:paraId="517DC747" w14:textId="77777777" w:rsidR="00CD0857" w:rsidRPr="00D10D9E" w:rsidRDefault="00B433FA" w:rsidP="00B91AA5">
            <w:pPr>
              <w:rPr>
                <w:rFonts w:eastAsia="Batang"/>
              </w:rPr>
            </w:pPr>
            <w:r>
              <w:rPr>
                <w:rFonts w:eastAsia="Batang"/>
              </w:rPr>
              <w:t>1..1</w:t>
            </w:r>
          </w:p>
        </w:tc>
      </w:tr>
      <w:tr w:rsidR="00CD0857" w:rsidRPr="00D10D9E" w14:paraId="3C0E7C7B" w14:textId="77777777" w:rsidTr="00D366C4">
        <w:tc>
          <w:tcPr>
            <w:tcW w:w="3227" w:type="dxa"/>
          </w:tcPr>
          <w:p w14:paraId="3FB9C298" w14:textId="77777777" w:rsidR="00CD0857" w:rsidRPr="00D10D9E" w:rsidRDefault="00B433FA" w:rsidP="00B91AA5">
            <w:pPr>
              <w:rPr>
                <w:rFonts w:eastAsia="Batang"/>
                <w:b/>
                <w:lang w:val="en-GB"/>
              </w:rPr>
            </w:pPr>
            <w:r>
              <w:rPr>
                <w:iCs/>
                <w:lang w:val="en-US"/>
              </w:rPr>
              <w:t>..</w:t>
            </w:r>
            <w:r w:rsidR="00CD0857">
              <w:rPr>
                <w:iCs/>
                <w:lang w:val="en-US"/>
              </w:rPr>
              <w:t>hosPersonal</w:t>
            </w:r>
            <w:r w:rsidR="00CD0857">
              <w:t>.</w:t>
            </w:r>
            <w:r w:rsidR="00CD0857" w:rsidRPr="003968B2">
              <w:t>fullstandigtNamn</w:t>
            </w:r>
          </w:p>
        </w:tc>
        <w:tc>
          <w:tcPr>
            <w:tcW w:w="992" w:type="dxa"/>
          </w:tcPr>
          <w:p w14:paraId="546B0FD1" w14:textId="77777777" w:rsidR="00CD0857" w:rsidRPr="008771B1" w:rsidRDefault="00CD0857" w:rsidP="00B91AA5">
            <w:pPr>
              <w:rPr>
                <w:rFonts w:eastAsia="Batang"/>
                <w:lang w:val="en-GB"/>
              </w:rPr>
            </w:pPr>
            <w:r>
              <w:rPr>
                <w:rFonts w:eastAsia="Batang"/>
                <w:lang w:val="en-GB"/>
              </w:rPr>
              <w:t>string</w:t>
            </w:r>
          </w:p>
        </w:tc>
        <w:tc>
          <w:tcPr>
            <w:tcW w:w="4394" w:type="dxa"/>
          </w:tcPr>
          <w:p w14:paraId="2A4AB386" w14:textId="77777777" w:rsidR="00CD0857" w:rsidRPr="00D10D9E" w:rsidRDefault="00CD0857" w:rsidP="00B91AA5">
            <w:pPr>
              <w:rPr>
                <w:rFonts w:eastAsia="Batang"/>
              </w:rPr>
            </w:pPr>
            <w:r>
              <w:rPr>
                <w:rFonts w:eastAsia="Batang"/>
              </w:rPr>
              <w:t>Namn för Hos-person som ställde frågan.</w:t>
            </w:r>
          </w:p>
        </w:tc>
        <w:tc>
          <w:tcPr>
            <w:tcW w:w="1395" w:type="dxa"/>
          </w:tcPr>
          <w:p w14:paraId="0ED5D30E" w14:textId="77777777" w:rsidR="00CD0857" w:rsidRPr="00D10D9E" w:rsidRDefault="00B433FA" w:rsidP="00B91AA5">
            <w:pPr>
              <w:rPr>
                <w:rFonts w:eastAsia="Batang"/>
              </w:rPr>
            </w:pPr>
            <w:r>
              <w:rPr>
                <w:rFonts w:eastAsia="Batang"/>
              </w:rPr>
              <w:t>1..1</w:t>
            </w:r>
          </w:p>
        </w:tc>
      </w:tr>
      <w:tr w:rsidR="00B433FA" w:rsidRPr="00D10D9E" w14:paraId="5706AB0E" w14:textId="77777777" w:rsidTr="00B433FA">
        <w:tc>
          <w:tcPr>
            <w:tcW w:w="3227" w:type="dxa"/>
          </w:tcPr>
          <w:p w14:paraId="12CA3D99" w14:textId="77777777" w:rsidR="00B433FA" w:rsidRDefault="00B433FA" w:rsidP="00B433FA">
            <w:pPr>
              <w:rPr>
                <w:iCs/>
                <w:lang w:val="en-US"/>
              </w:rPr>
            </w:pPr>
            <w:r>
              <w:rPr>
                <w:iCs/>
                <w:lang w:val="en-US"/>
              </w:rPr>
              <w:t>..hosPersonal</w:t>
            </w:r>
            <w:r>
              <w:t>.forskrivarkod</w:t>
            </w:r>
          </w:p>
        </w:tc>
        <w:tc>
          <w:tcPr>
            <w:tcW w:w="992" w:type="dxa"/>
          </w:tcPr>
          <w:p w14:paraId="73A9D1EC" w14:textId="77777777" w:rsidR="00B433FA" w:rsidRDefault="00B433FA" w:rsidP="00B433FA">
            <w:pPr>
              <w:rPr>
                <w:rFonts w:eastAsia="Batang"/>
                <w:lang w:val="en-GB"/>
              </w:rPr>
            </w:pPr>
            <w:r>
              <w:rPr>
                <w:rFonts w:eastAsia="Batang"/>
                <w:lang w:val="en-GB"/>
              </w:rPr>
              <w:t>string</w:t>
            </w:r>
          </w:p>
        </w:tc>
        <w:tc>
          <w:tcPr>
            <w:tcW w:w="4394" w:type="dxa"/>
          </w:tcPr>
          <w:p w14:paraId="54E7458A" w14:textId="77777777" w:rsidR="00B433FA" w:rsidRDefault="00B433FA" w:rsidP="00B433FA">
            <w:pPr>
              <w:rPr>
                <w:rFonts w:eastAsia="Batang"/>
              </w:rPr>
            </w:pPr>
            <w:r>
              <w:rPr>
                <w:rFonts w:eastAsia="Batang"/>
              </w:rPr>
              <w:t>Används ej</w:t>
            </w:r>
          </w:p>
        </w:tc>
        <w:tc>
          <w:tcPr>
            <w:tcW w:w="1395" w:type="dxa"/>
          </w:tcPr>
          <w:p w14:paraId="4763B43F" w14:textId="77777777" w:rsidR="00B433FA" w:rsidRDefault="00B433FA" w:rsidP="00B433FA">
            <w:pPr>
              <w:rPr>
                <w:rFonts w:eastAsia="Batang"/>
              </w:rPr>
            </w:pPr>
            <w:r>
              <w:rPr>
                <w:rFonts w:eastAsia="Batang"/>
              </w:rPr>
              <w:t>0..0</w:t>
            </w:r>
          </w:p>
        </w:tc>
      </w:tr>
      <w:tr w:rsidR="00CD0857" w:rsidRPr="00D10D9E" w14:paraId="77B860A7" w14:textId="77777777" w:rsidTr="00D366C4">
        <w:tc>
          <w:tcPr>
            <w:tcW w:w="3227" w:type="dxa"/>
          </w:tcPr>
          <w:p w14:paraId="35DD0D94" w14:textId="77777777" w:rsidR="00CD0857" w:rsidRPr="00D10D9E" w:rsidRDefault="00B433FA" w:rsidP="00B91AA5">
            <w:pPr>
              <w:rPr>
                <w:rFonts w:eastAsia="Batang"/>
                <w:b/>
                <w:lang w:val="en-GB"/>
              </w:rPr>
            </w:pPr>
            <w:r>
              <w:rPr>
                <w:iCs/>
              </w:rPr>
              <w:t>..</w:t>
            </w:r>
            <w:r w:rsidR="00CD0857">
              <w:rPr>
                <w:iCs/>
              </w:rPr>
              <w:t>enhet</w:t>
            </w:r>
            <w:r w:rsidR="00CD0857">
              <w:t>.</w:t>
            </w:r>
            <w:r w:rsidR="00CD0857" w:rsidRPr="003968B2">
              <w:t>enhets-id</w:t>
            </w:r>
          </w:p>
        </w:tc>
        <w:tc>
          <w:tcPr>
            <w:tcW w:w="992" w:type="dxa"/>
          </w:tcPr>
          <w:p w14:paraId="7C5ECA44" w14:textId="77777777" w:rsidR="00CD0857" w:rsidRPr="008771B1" w:rsidRDefault="00CD0857" w:rsidP="00B91AA5">
            <w:pPr>
              <w:rPr>
                <w:rFonts w:eastAsia="Batang"/>
                <w:lang w:val="en-GB"/>
              </w:rPr>
            </w:pPr>
            <w:r>
              <w:rPr>
                <w:rFonts w:eastAsia="Batang"/>
              </w:rPr>
              <w:t>h</w:t>
            </w:r>
            <w:r w:rsidRPr="004B52E9">
              <w:rPr>
                <w:rFonts w:eastAsia="Batang"/>
              </w:rPr>
              <w:t>saId</w:t>
            </w:r>
          </w:p>
        </w:tc>
        <w:tc>
          <w:tcPr>
            <w:tcW w:w="4394" w:type="dxa"/>
          </w:tcPr>
          <w:p w14:paraId="5B829B4C" w14:textId="77777777" w:rsidR="00CD0857" w:rsidRPr="00D10D9E" w:rsidRDefault="00CD0857" w:rsidP="00B91AA5">
            <w:pPr>
              <w:rPr>
                <w:rFonts w:eastAsia="Batang"/>
              </w:rPr>
            </w:pPr>
            <w:r w:rsidRPr="007E4029">
              <w:rPr>
                <w:rFonts w:eastAsia="Batang"/>
              </w:rPr>
              <w:t>Hsa-Id för Ho</w:t>
            </w:r>
            <w:r>
              <w:rPr>
                <w:rFonts w:eastAsia="Batang"/>
              </w:rPr>
              <w:t>s-vårdenhet varifrån frågan ställdes</w:t>
            </w:r>
          </w:p>
        </w:tc>
        <w:tc>
          <w:tcPr>
            <w:tcW w:w="1395" w:type="dxa"/>
          </w:tcPr>
          <w:p w14:paraId="3C8C918B" w14:textId="77777777" w:rsidR="00CD0857" w:rsidRPr="00D10D9E" w:rsidRDefault="00B433FA" w:rsidP="00B91AA5">
            <w:pPr>
              <w:rPr>
                <w:rFonts w:eastAsia="Batang"/>
              </w:rPr>
            </w:pPr>
            <w:r>
              <w:rPr>
                <w:rFonts w:eastAsia="Batang"/>
              </w:rPr>
              <w:t>1..1</w:t>
            </w:r>
          </w:p>
        </w:tc>
      </w:tr>
      <w:tr w:rsidR="00B433FA" w:rsidRPr="00D10D9E" w14:paraId="067EF414" w14:textId="77777777" w:rsidTr="00B433FA">
        <w:tc>
          <w:tcPr>
            <w:tcW w:w="3227" w:type="dxa"/>
          </w:tcPr>
          <w:p w14:paraId="7760DABB" w14:textId="77777777" w:rsidR="00B433FA" w:rsidRDefault="00B433FA" w:rsidP="00B433FA">
            <w:pPr>
              <w:rPr>
                <w:iCs/>
              </w:rPr>
            </w:pPr>
            <w:r>
              <w:rPr>
                <w:iCs/>
              </w:rPr>
              <w:t>..enhet</w:t>
            </w:r>
            <w:r>
              <w:t>.</w:t>
            </w:r>
            <w:r w:rsidRPr="00A6299E">
              <w:rPr>
                <w:iCs/>
                <w:lang w:val="en-US"/>
              </w:rPr>
              <w:t>arbetsplatskod</w:t>
            </w:r>
          </w:p>
        </w:tc>
        <w:tc>
          <w:tcPr>
            <w:tcW w:w="992" w:type="dxa"/>
          </w:tcPr>
          <w:p w14:paraId="59B41FB5" w14:textId="77777777" w:rsidR="00B433FA" w:rsidRDefault="00B433FA" w:rsidP="00B433FA">
            <w:pPr>
              <w:rPr>
                <w:rFonts w:eastAsia="Batang"/>
              </w:rPr>
            </w:pPr>
            <w:r>
              <w:rPr>
                <w:rFonts w:eastAsia="Batang"/>
              </w:rPr>
              <w:t>string</w:t>
            </w:r>
          </w:p>
        </w:tc>
        <w:tc>
          <w:tcPr>
            <w:tcW w:w="4394" w:type="dxa"/>
          </w:tcPr>
          <w:p w14:paraId="6E31529F" w14:textId="77777777" w:rsidR="00B433FA" w:rsidRPr="007E4029" w:rsidRDefault="00B433FA" w:rsidP="00B433FA">
            <w:pPr>
              <w:rPr>
                <w:rFonts w:eastAsia="Batang"/>
              </w:rPr>
            </w:pPr>
            <w:r>
              <w:rPr>
                <w:rFonts w:eastAsia="Batang"/>
              </w:rPr>
              <w:t>Används ej</w:t>
            </w:r>
          </w:p>
        </w:tc>
        <w:tc>
          <w:tcPr>
            <w:tcW w:w="1395" w:type="dxa"/>
          </w:tcPr>
          <w:p w14:paraId="753B7EDE" w14:textId="77777777" w:rsidR="00B433FA" w:rsidRDefault="00B433FA" w:rsidP="00B433FA">
            <w:pPr>
              <w:rPr>
                <w:rFonts w:eastAsia="Batang"/>
              </w:rPr>
            </w:pPr>
            <w:r>
              <w:rPr>
                <w:rFonts w:eastAsia="Batang"/>
              </w:rPr>
              <w:t>0..0</w:t>
            </w:r>
          </w:p>
        </w:tc>
      </w:tr>
      <w:tr w:rsidR="00CD0857" w:rsidRPr="00D10D9E" w14:paraId="744E7CA2" w14:textId="77777777" w:rsidTr="00D366C4">
        <w:tc>
          <w:tcPr>
            <w:tcW w:w="3227" w:type="dxa"/>
          </w:tcPr>
          <w:p w14:paraId="4F664642" w14:textId="77777777" w:rsidR="00CD0857" w:rsidRPr="00D10D9E" w:rsidRDefault="00B433FA" w:rsidP="00B91AA5">
            <w:pPr>
              <w:rPr>
                <w:rFonts w:eastAsia="Batang"/>
                <w:b/>
                <w:lang w:val="en-GB"/>
              </w:rPr>
            </w:pPr>
            <w:r>
              <w:rPr>
                <w:iCs/>
              </w:rPr>
              <w:t>..</w:t>
            </w:r>
            <w:r w:rsidR="00CD0857">
              <w:rPr>
                <w:iCs/>
              </w:rPr>
              <w:t>enhet</w:t>
            </w:r>
            <w:r w:rsidR="00CD0857">
              <w:t>.</w:t>
            </w:r>
            <w:r w:rsidR="00CD0857" w:rsidRPr="003968B2">
              <w:t>enhets-namn</w:t>
            </w:r>
          </w:p>
        </w:tc>
        <w:tc>
          <w:tcPr>
            <w:tcW w:w="992" w:type="dxa"/>
          </w:tcPr>
          <w:p w14:paraId="21A22526" w14:textId="77777777" w:rsidR="00CD0857" w:rsidRPr="008771B1" w:rsidRDefault="00CD0857" w:rsidP="00B91AA5">
            <w:pPr>
              <w:rPr>
                <w:rFonts w:eastAsia="Batang"/>
                <w:lang w:val="en-GB"/>
              </w:rPr>
            </w:pPr>
            <w:r>
              <w:rPr>
                <w:rFonts w:eastAsia="Batang"/>
                <w:lang w:val="en-GB"/>
              </w:rPr>
              <w:t>string</w:t>
            </w:r>
          </w:p>
        </w:tc>
        <w:tc>
          <w:tcPr>
            <w:tcW w:w="4394" w:type="dxa"/>
          </w:tcPr>
          <w:p w14:paraId="6477EE1B" w14:textId="77777777" w:rsidR="00CD0857" w:rsidRPr="00D10D9E" w:rsidRDefault="00CD0857" w:rsidP="00B91AA5">
            <w:pPr>
              <w:rPr>
                <w:rFonts w:eastAsia="Batang"/>
              </w:rPr>
            </w:pPr>
            <w:r>
              <w:rPr>
                <w:rFonts w:eastAsia="Batang"/>
              </w:rPr>
              <w:t>Namn på</w:t>
            </w:r>
            <w:r w:rsidRPr="007E4029">
              <w:rPr>
                <w:rFonts w:eastAsia="Batang"/>
              </w:rPr>
              <w:t xml:space="preserve"> Ho</w:t>
            </w:r>
            <w:r>
              <w:rPr>
                <w:rFonts w:eastAsia="Batang"/>
              </w:rPr>
              <w:t>s-vårdenhet varifrån frågan ställdes</w:t>
            </w:r>
          </w:p>
        </w:tc>
        <w:tc>
          <w:tcPr>
            <w:tcW w:w="1395" w:type="dxa"/>
          </w:tcPr>
          <w:p w14:paraId="67F670B3" w14:textId="77777777" w:rsidR="00CD0857" w:rsidRPr="00D10D9E" w:rsidRDefault="00B433FA" w:rsidP="00B91AA5">
            <w:pPr>
              <w:rPr>
                <w:rFonts w:eastAsia="Batang"/>
              </w:rPr>
            </w:pPr>
            <w:r>
              <w:rPr>
                <w:rFonts w:eastAsia="Batang"/>
              </w:rPr>
              <w:t>1..1</w:t>
            </w:r>
          </w:p>
        </w:tc>
      </w:tr>
      <w:tr w:rsidR="00CD0857" w:rsidRPr="00D10D9E" w14:paraId="0668DF91" w14:textId="77777777" w:rsidTr="00D366C4">
        <w:tc>
          <w:tcPr>
            <w:tcW w:w="3227" w:type="dxa"/>
          </w:tcPr>
          <w:p w14:paraId="02104B7D" w14:textId="77777777" w:rsidR="00CD0857" w:rsidRPr="00D10D9E" w:rsidRDefault="00B433FA" w:rsidP="00B91AA5">
            <w:pPr>
              <w:rPr>
                <w:rFonts w:eastAsia="Batang"/>
                <w:b/>
                <w:lang w:val="en-GB"/>
              </w:rPr>
            </w:pPr>
            <w:r>
              <w:rPr>
                <w:iCs/>
              </w:rPr>
              <w:t>..</w:t>
            </w:r>
            <w:r w:rsidR="00CD0857">
              <w:rPr>
                <w:iCs/>
              </w:rPr>
              <w:t>enhet</w:t>
            </w:r>
            <w:r w:rsidR="00CD0857">
              <w:t>.postadress</w:t>
            </w:r>
          </w:p>
        </w:tc>
        <w:tc>
          <w:tcPr>
            <w:tcW w:w="992" w:type="dxa"/>
          </w:tcPr>
          <w:p w14:paraId="462CBEF8" w14:textId="77777777" w:rsidR="00CD0857" w:rsidRPr="008771B1" w:rsidRDefault="00CD0857" w:rsidP="00B91AA5">
            <w:pPr>
              <w:rPr>
                <w:rFonts w:eastAsia="Batang"/>
                <w:lang w:val="en-GB"/>
              </w:rPr>
            </w:pPr>
            <w:r>
              <w:rPr>
                <w:rFonts w:eastAsia="Batang"/>
                <w:lang w:val="en-GB"/>
              </w:rPr>
              <w:t>string</w:t>
            </w:r>
          </w:p>
        </w:tc>
        <w:tc>
          <w:tcPr>
            <w:tcW w:w="4394" w:type="dxa"/>
          </w:tcPr>
          <w:p w14:paraId="3DA711A7" w14:textId="77777777" w:rsidR="00CD0857" w:rsidRPr="00D10D9E" w:rsidRDefault="00CD0857" w:rsidP="00B91AA5">
            <w:pPr>
              <w:rPr>
                <w:rFonts w:eastAsia="Batang"/>
              </w:rPr>
            </w:pPr>
            <w:r>
              <w:rPr>
                <w:rFonts w:eastAsia="Batang"/>
              </w:rPr>
              <w:t>Postadress</w:t>
            </w:r>
            <w:r w:rsidRPr="007E4029">
              <w:rPr>
                <w:rFonts w:eastAsia="Batang"/>
              </w:rPr>
              <w:t xml:space="preserve"> för Ho</w:t>
            </w:r>
            <w:r>
              <w:rPr>
                <w:rFonts w:eastAsia="Batang"/>
              </w:rPr>
              <w:t>s-vårdenhet varifrån frågan ställdes</w:t>
            </w:r>
          </w:p>
        </w:tc>
        <w:tc>
          <w:tcPr>
            <w:tcW w:w="1395" w:type="dxa"/>
          </w:tcPr>
          <w:p w14:paraId="4D5D112E" w14:textId="77777777" w:rsidR="00CD0857" w:rsidRPr="00D10D9E" w:rsidRDefault="00B433FA" w:rsidP="00B91AA5">
            <w:pPr>
              <w:rPr>
                <w:rFonts w:eastAsia="Batang"/>
              </w:rPr>
            </w:pPr>
            <w:r>
              <w:rPr>
                <w:rFonts w:eastAsia="Batang"/>
              </w:rPr>
              <w:t>0..1</w:t>
            </w:r>
          </w:p>
        </w:tc>
      </w:tr>
      <w:tr w:rsidR="00CD0857" w:rsidRPr="00D10D9E" w14:paraId="028DA8AF" w14:textId="77777777" w:rsidTr="00D366C4">
        <w:tc>
          <w:tcPr>
            <w:tcW w:w="3227" w:type="dxa"/>
          </w:tcPr>
          <w:p w14:paraId="00556697" w14:textId="77777777" w:rsidR="00CD0857" w:rsidRPr="00D10D9E" w:rsidRDefault="00B433FA" w:rsidP="00B91AA5">
            <w:pPr>
              <w:rPr>
                <w:rFonts w:eastAsia="Batang"/>
                <w:b/>
                <w:lang w:val="en-GB"/>
              </w:rPr>
            </w:pPr>
            <w:r>
              <w:rPr>
                <w:iCs/>
              </w:rPr>
              <w:t>..</w:t>
            </w:r>
            <w:r w:rsidR="00CD0857">
              <w:rPr>
                <w:iCs/>
              </w:rPr>
              <w:t>enhet</w:t>
            </w:r>
            <w:r w:rsidR="00CD0857">
              <w:t>.postnummer</w:t>
            </w:r>
          </w:p>
        </w:tc>
        <w:tc>
          <w:tcPr>
            <w:tcW w:w="992" w:type="dxa"/>
          </w:tcPr>
          <w:p w14:paraId="674D6913" w14:textId="77777777" w:rsidR="00CD0857" w:rsidRPr="008771B1" w:rsidRDefault="00CD0857" w:rsidP="00B91AA5">
            <w:pPr>
              <w:rPr>
                <w:rFonts w:eastAsia="Batang"/>
                <w:lang w:val="en-GB"/>
              </w:rPr>
            </w:pPr>
            <w:r>
              <w:rPr>
                <w:rFonts w:eastAsia="Batang"/>
                <w:lang w:val="en-GB"/>
              </w:rPr>
              <w:t>string</w:t>
            </w:r>
          </w:p>
        </w:tc>
        <w:tc>
          <w:tcPr>
            <w:tcW w:w="4394" w:type="dxa"/>
          </w:tcPr>
          <w:p w14:paraId="1FC4DCEA" w14:textId="77777777" w:rsidR="00CD0857" w:rsidRPr="00D10D9E" w:rsidRDefault="00CD0857" w:rsidP="00B91AA5">
            <w:pPr>
              <w:rPr>
                <w:rFonts w:eastAsia="Batang"/>
              </w:rPr>
            </w:pPr>
            <w:r>
              <w:rPr>
                <w:rFonts w:eastAsia="Batang"/>
              </w:rPr>
              <w:t>Postnummer</w:t>
            </w:r>
            <w:r w:rsidRPr="007E4029">
              <w:rPr>
                <w:rFonts w:eastAsia="Batang"/>
              </w:rPr>
              <w:t xml:space="preserve"> för Ho</w:t>
            </w:r>
            <w:r>
              <w:rPr>
                <w:rFonts w:eastAsia="Batang"/>
              </w:rPr>
              <w:t>s-vårdenhet varifrån frågan ställdes</w:t>
            </w:r>
          </w:p>
        </w:tc>
        <w:tc>
          <w:tcPr>
            <w:tcW w:w="1395" w:type="dxa"/>
          </w:tcPr>
          <w:p w14:paraId="5E5BCB28" w14:textId="77777777" w:rsidR="00CD0857" w:rsidRPr="00D10D9E" w:rsidRDefault="00B433FA" w:rsidP="00B91AA5">
            <w:pPr>
              <w:rPr>
                <w:rFonts w:eastAsia="Batang"/>
              </w:rPr>
            </w:pPr>
            <w:r>
              <w:rPr>
                <w:rFonts w:eastAsia="Batang"/>
              </w:rPr>
              <w:t>0..1</w:t>
            </w:r>
          </w:p>
        </w:tc>
      </w:tr>
      <w:tr w:rsidR="00CD0857" w:rsidRPr="00D10D9E" w14:paraId="49E437C6" w14:textId="77777777" w:rsidTr="00D366C4">
        <w:tc>
          <w:tcPr>
            <w:tcW w:w="3227" w:type="dxa"/>
          </w:tcPr>
          <w:p w14:paraId="0F8CEB50" w14:textId="77777777" w:rsidR="00CD0857" w:rsidRPr="00D10D9E" w:rsidRDefault="00B433FA" w:rsidP="00B91AA5">
            <w:pPr>
              <w:rPr>
                <w:rFonts w:eastAsia="Batang"/>
                <w:b/>
                <w:lang w:val="en-GB"/>
              </w:rPr>
            </w:pPr>
            <w:r>
              <w:rPr>
                <w:iCs/>
              </w:rPr>
              <w:t>..</w:t>
            </w:r>
            <w:r w:rsidR="00CD0857">
              <w:rPr>
                <w:iCs/>
              </w:rPr>
              <w:t>enhet</w:t>
            </w:r>
            <w:r w:rsidR="00CD0857">
              <w:t>.postort</w:t>
            </w:r>
          </w:p>
        </w:tc>
        <w:tc>
          <w:tcPr>
            <w:tcW w:w="992" w:type="dxa"/>
          </w:tcPr>
          <w:p w14:paraId="2C2C1636" w14:textId="77777777" w:rsidR="00CD0857" w:rsidRPr="008771B1" w:rsidRDefault="00CD0857" w:rsidP="00B91AA5">
            <w:pPr>
              <w:rPr>
                <w:rFonts w:eastAsia="Batang"/>
                <w:lang w:val="en-GB"/>
              </w:rPr>
            </w:pPr>
            <w:r>
              <w:rPr>
                <w:rFonts w:eastAsia="Batang"/>
                <w:lang w:val="en-GB"/>
              </w:rPr>
              <w:t>string</w:t>
            </w:r>
          </w:p>
        </w:tc>
        <w:tc>
          <w:tcPr>
            <w:tcW w:w="4394" w:type="dxa"/>
          </w:tcPr>
          <w:p w14:paraId="325CDE4C" w14:textId="77777777" w:rsidR="00CD0857" w:rsidRPr="00D10D9E" w:rsidRDefault="00CD0857" w:rsidP="00B91AA5">
            <w:pPr>
              <w:rPr>
                <w:rFonts w:eastAsia="Batang"/>
              </w:rPr>
            </w:pPr>
            <w:r>
              <w:rPr>
                <w:rFonts w:eastAsia="Batang"/>
              </w:rPr>
              <w:t>Postort</w:t>
            </w:r>
            <w:r w:rsidRPr="007E4029">
              <w:rPr>
                <w:rFonts w:eastAsia="Batang"/>
              </w:rPr>
              <w:t xml:space="preserve"> för Ho</w:t>
            </w:r>
            <w:r>
              <w:rPr>
                <w:rFonts w:eastAsia="Batang"/>
              </w:rPr>
              <w:t>s-vårdenhet varifrån frågan ställdes</w:t>
            </w:r>
          </w:p>
        </w:tc>
        <w:tc>
          <w:tcPr>
            <w:tcW w:w="1395" w:type="dxa"/>
          </w:tcPr>
          <w:p w14:paraId="2FC8EACB" w14:textId="77777777" w:rsidR="00CD0857" w:rsidRPr="00D10D9E" w:rsidRDefault="00B433FA" w:rsidP="00B91AA5">
            <w:pPr>
              <w:rPr>
                <w:rFonts w:eastAsia="Batang"/>
              </w:rPr>
            </w:pPr>
            <w:r>
              <w:rPr>
                <w:rFonts w:eastAsia="Batang"/>
              </w:rPr>
              <w:t>0..1</w:t>
            </w:r>
          </w:p>
        </w:tc>
      </w:tr>
      <w:tr w:rsidR="00CD0857" w:rsidRPr="00D10D9E" w14:paraId="7BEF3D9C" w14:textId="77777777" w:rsidTr="00D366C4">
        <w:tc>
          <w:tcPr>
            <w:tcW w:w="3227" w:type="dxa"/>
          </w:tcPr>
          <w:p w14:paraId="533C9273" w14:textId="77777777" w:rsidR="00CD0857" w:rsidRPr="00D10D9E" w:rsidRDefault="00B433FA" w:rsidP="00B91AA5">
            <w:pPr>
              <w:rPr>
                <w:rFonts w:eastAsia="Batang"/>
                <w:b/>
                <w:lang w:val="en-GB"/>
              </w:rPr>
            </w:pPr>
            <w:r>
              <w:rPr>
                <w:iCs/>
              </w:rPr>
              <w:t>..</w:t>
            </w:r>
            <w:r w:rsidR="00CD0857">
              <w:rPr>
                <w:iCs/>
              </w:rPr>
              <w:t>enhet</w:t>
            </w:r>
            <w:r w:rsidR="00CD0857">
              <w:t>.telefonnummer</w:t>
            </w:r>
          </w:p>
        </w:tc>
        <w:tc>
          <w:tcPr>
            <w:tcW w:w="992" w:type="dxa"/>
          </w:tcPr>
          <w:p w14:paraId="55CB38B7" w14:textId="77777777" w:rsidR="00CD0857" w:rsidRPr="008771B1" w:rsidRDefault="00CD0857" w:rsidP="00B91AA5">
            <w:pPr>
              <w:rPr>
                <w:rFonts w:eastAsia="Batang"/>
                <w:lang w:val="en-GB"/>
              </w:rPr>
            </w:pPr>
            <w:r>
              <w:rPr>
                <w:rFonts w:eastAsia="Batang"/>
                <w:lang w:val="en-GB"/>
              </w:rPr>
              <w:t>string</w:t>
            </w:r>
          </w:p>
        </w:tc>
        <w:tc>
          <w:tcPr>
            <w:tcW w:w="4394" w:type="dxa"/>
          </w:tcPr>
          <w:p w14:paraId="704BB6BE" w14:textId="77777777" w:rsidR="00CD0857" w:rsidRPr="00D10D9E" w:rsidRDefault="00CD0857" w:rsidP="00B91AA5">
            <w:pPr>
              <w:rPr>
                <w:rFonts w:eastAsia="Batang"/>
              </w:rPr>
            </w:pPr>
            <w:r>
              <w:rPr>
                <w:rFonts w:eastAsia="Batang"/>
              </w:rPr>
              <w:t>Telefonnummer till</w:t>
            </w:r>
            <w:r w:rsidRPr="007E4029">
              <w:rPr>
                <w:rFonts w:eastAsia="Batang"/>
              </w:rPr>
              <w:t xml:space="preserve"> Ho</w:t>
            </w:r>
            <w:r>
              <w:rPr>
                <w:rFonts w:eastAsia="Batang"/>
              </w:rPr>
              <w:t>s-vårdenhet varifrån frågan ställdes</w:t>
            </w:r>
          </w:p>
        </w:tc>
        <w:tc>
          <w:tcPr>
            <w:tcW w:w="1395" w:type="dxa"/>
          </w:tcPr>
          <w:p w14:paraId="23AE974D" w14:textId="77777777" w:rsidR="00CD0857" w:rsidRPr="00D10D9E" w:rsidRDefault="00B433FA" w:rsidP="00B91AA5">
            <w:pPr>
              <w:rPr>
                <w:rFonts w:eastAsia="Batang"/>
              </w:rPr>
            </w:pPr>
            <w:r>
              <w:rPr>
                <w:rFonts w:eastAsia="Batang"/>
              </w:rPr>
              <w:t>0..1</w:t>
            </w:r>
          </w:p>
        </w:tc>
      </w:tr>
      <w:tr w:rsidR="00CD0857" w:rsidRPr="00D10D9E" w14:paraId="4D8E4D8B" w14:textId="77777777" w:rsidTr="00D366C4">
        <w:tc>
          <w:tcPr>
            <w:tcW w:w="3227" w:type="dxa"/>
          </w:tcPr>
          <w:p w14:paraId="241B854E" w14:textId="77777777" w:rsidR="00CD0857" w:rsidRPr="00D10D9E" w:rsidRDefault="00B433FA" w:rsidP="00B91AA5">
            <w:pPr>
              <w:rPr>
                <w:rFonts w:eastAsia="Batang"/>
                <w:b/>
                <w:lang w:val="en-GB"/>
              </w:rPr>
            </w:pPr>
            <w:r>
              <w:rPr>
                <w:iCs/>
              </w:rPr>
              <w:t>..</w:t>
            </w:r>
            <w:r w:rsidR="00CD0857">
              <w:rPr>
                <w:iCs/>
              </w:rPr>
              <w:t>enhet</w:t>
            </w:r>
            <w:r w:rsidR="00CD0857">
              <w:t>.epost</w:t>
            </w:r>
          </w:p>
        </w:tc>
        <w:tc>
          <w:tcPr>
            <w:tcW w:w="992" w:type="dxa"/>
          </w:tcPr>
          <w:p w14:paraId="4ED5D016" w14:textId="77777777" w:rsidR="00CD0857" w:rsidRPr="008771B1" w:rsidRDefault="00CD0857" w:rsidP="00B91AA5">
            <w:pPr>
              <w:rPr>
                <w:rFonts w:eastAsia="Batang"/>
                <w:lang w:val="en-GB"/>
              </w:rPr>
            </w:pPr>
            <w:r>
              <w:rPr>
                <w:rFonts w:eastAsia="Batang"/>
                <w:lang w:val="en-GB"/>
              </w:rPr>
              <w:t>string</w:t>
            </w:r>
          </w:p>
        </w:tc>
        <w:tc>
          <w:tcPr>
            <w:tcW w:w="4394" w:type="dxa"/>
          </w:tcPr>
          <w:p w14:paraId="7B9CB228" w14:textId="77777777" w:rsidR="00CD0857" w:rsidRPr="00D10D9E" w:rsidRDefault="00CD0857" w:rsidP="00B91AA5">
            <w:pPr>
              <w:rPr>
                <w:rFonts w:eastAsia="Batang"/>
              </w:rPr>
            </w:pPr>
            <w:r>
              <w:rPr>
                <w:rFonts w:eastAsia="Batang"/>
              </w:rPr>
              <w:t>Epost adress</w:t>
            </w:r>
            <w:r w:rsidRPr="007E4029">
              <w:rPr>
                <w:rFonts w:eastAsia="Batang"/>
              </w:rPr>
              <w:t xml:space="preserve"> för Ho</w:t>
            </w:r>
            <w:r>
              <w:rPr>
                <w:rFonts w:eastAsia="Batang"/>
              </w:rPr>
              <w:t>s-vårdenhet varifrån frågan ställdes</w:t>
            </w:r>
          </w:p>
        </w:tc>
        <w:tc>
          <w:tcPr>
            <w:tcW w:w="1395" w:type="dxa"/>
          </w:tcPr>
          <w:p w14:paraId="456BA463" w14:textId="77777777" w:rsidR="00CD0857" w:rsidRPr="00D10D9E" w:rsidRDefault="00B433FA" w:rsidP="00B91AA5">
            <w:pPr>
              <w:rPr>
                <w:rFonts w:eastAsia="Batang"/>
              </w:rPr>
            </w:pPr>
            <w:r>
              <w:rPr>
                <w:rFonts w:eastAsia="Batang"/>
              </w:rPr>
              <w:t>0..1</w:t>
            </w:r>
          </w:p>
        </w:tc>
      </w:tr>
      <w:tr w:rsidR="00B433FA" w:rsidRPr="00D10D9E" w14:paraId="4BCDFC8D" w14:textId="77777777" w:rsidTr="00B433FA">
        <w:tc>
          <w:tcPr>
            <w:tcW w:w="3227" w:type="dxa"/>
          </w:tcPr>
          <w:p w14:paraId="6741B6B1" w14:textId="77777777" w:rsidR="00B433FA" w:rsidRDefault="00B433FA" w:rsidP="00B433FA">
            <w:pPr>
              <w:rPr>
                <w:iCs/>
              </w:rPr>
            </w:pPr>
            <w:r>
              <w:rPr>
                <w:iCs/>
              </w:rPr>
              <w:t>..enhet</w:t>
            </w:r>
            <w:r>
              <w:t>.vardgivare</w:t>
            </w:r>
          </w:p>
        </w:tc>
        <w:tc>
          <w:tcPr>
            <w:tcW w:w="992" w:type="dxa"/>
          </w:tcPr>
          <w:p w14:paraId="5F0AA567" w14:textId="77777777" w:rsidR="00B433FA" w:rsidRDefault="00B433FA" w:rsidP="00B433FA">
            <w:pPr>
              <w:rPr>
                <w:rFonts w:eastAsia="Batang"/>
                <w:lang w:val="en-GB"/>
              </w:rPr>
            </w:pPr>
          </w:p>
        </w:tc>
        <w:tc>
          <w:tcPr>
            <w:tcW w:w="4394" w:type="dxa"/>
          </w:tcPr>
          <w:p w14:paraId="367838FC" w14:textId="77777777" w:rsidR="00B433FA" w:rsidRDefault="00B433FA" w:rsidP="00B433FA">
            <w:pPr>
              <w:rPr>
                <w:rFonts w:eastAsia="Batang"/>
              </w:rPr>
            </w:pPr>
            <w:r>
              <w:rPr>
                <w:rFonts w:eastAsia="Batang"/>
              </w:rPr>
              <w:t>Vårdgivare</w:t>
            </w:r>
          </w:p>
        </w:tc>
        <w:tc>
          <w:tcPr>
            <w:tcW w:w="1395" w:type="dxa"/>
          </w:tcPr>
          <w:p w14:paraId="3D2EE9D9" w14:textId="77777777" w:rsidR="00B433FA" w:rsidRDefault="00B433FA" w:rsidP="00B433FA">
            <w:pPr>
              <w:rPr>
                <w:rFonts w:eastAsia="Batang"/>
              </w:rPr>
            </w:pPr>
            <w:r>
              <w:rPr>
                <w:rFonts w:eastAsia="Batang"/>
              </w:rPr>
              <w:t>1..1</w:t>
            </w:r>
          </w:p>
        </w:tc>
      </w:tr>
      <w:tr w:rsidR="00CD0857" w:rsidRPr="00D10D9E" w14:paraId="22BCD721" w14:textId="77777777" w:rsidTr="00D366C4">
        <w:tc>
          <w:tcPr>
            <w:tcW w:w="3227" w:type="dxa"/>
          </w:tcPr>
          <w:p w14:paraId="385E9B71" w14:textId="77777777" w:rsidR="00CD0857" w:rsidRPr="00D10D9E" w:rsidRDefault="00B433FA" w:rsidP="00B91AA5">
            <w:pPr>
              <w:rPr>
                <w:rFonts w:eastAsia="Batang"/>
                <w:b/>
                <w:lang w:val="en-GB"/>
              </w:rPr>
            </w:pPr>
            <w:r>
              <w:rPr>
                <w:iCs/>
              </w:rPr>
              <w:t>..</w:t>
            </w:r>
            <w:r w:rsidR="00CD0857">
              <w:rPr>
                <w:iCs/>
              </w:rPr>
              <w:t>vardgivare</w:t>
            </w:r>
            <w:r w:rsidR="00CD0857">
              <w:t>.</w:t>
            </w:r>
            <w:r w:rsidR="00CD0857" w:rsidRPr="003968B2">
              <w:t>vardgivare-id</w:t>
            </w:r>
          </w:p>
        </w:tc>
        <w:tc>
          <w:tcPr>
            <w:tcW w:w="992" w:type="dxa"/>
          </w:tcPr>
          <w:p w14:paraId="207E1F4F" w14:textId="77777777" w:rsidR="00CD0857" w:rsidRPr="008771B1" w:rsidRDefault="00CD0857" w:rsidP="00B91AA5">
            <w:pPr>
              <w:rPr>
                <w:rFonts w:eastAsia="Batang"/>
                <w:lang w:val="en-GB"/>
              </w:rPr>
            </w:pPr>
            <w:r>
              <w:rPr>
                <w:rFonts w:eastAsia="Batang"/>
              </w:rPr>
              <w:t>h</w:t>
            </w:r>
            <w:r w:rsidRPr="004B52E9">
              <w:rPr>
                <w:rFonts w:eastAsia="Batang"/>
              </w:rPr>
              <w:t>saId</w:t>
            </w:r>
          </w:p>
        </w:tc>
        <w:tc>
          <w:tcPr>
            <w:tcW w:w="4394" w:type="dxa"/>
          </w:tcPr>
          <w:p w14:paraId="2183EAB3" w14:textId="77777777" w:rsidR="00CD0857" w:rsidRPr="00D10D9E" w:rsidRDefault="00CD0857" w:rsidP="00B91AA5">
            <w:pPr>
              <w:rPr>
                <w:rFonts w:eastAsia="Batang"/>
              </w:rPr>
            </w:pPr>
            <w:r w:rsidRPr="007E4029">
              <w:rPr>
                <w:rFonts w:eastAsia="Batang"/>
              </w:rPr>
              <w:t>Hsa-Id för Ho</w:t>
            </w:r>
            <w:r>
              <w:rPr>
                <w:rFonts w:eastAsia="Batang"/>
              </w:rPr>
              <w:t>s-vårdgivare varifrån frågan ställdes</w:t>
            </w:r>
          </w:p>
        </w:tc>
        <w:tc>
          <w:tcPr>
            <w:tcW w:w="1395" w:type="dxa"/>
          </w:tcPr>
          <w:p w14:paraId="5CCF9610" w14:textId="77777777" w:rsidR="00CD0857" w:rsidRPr="00D10D9E" w:rsidRDefault="00B433FA" w:rsidP="00B91AA5">
            <w:pPr>
              <w:rPr>
                <w:rFonts w:eastAsia="Batang"/>
              </w:rPr>
            </w:pPr>
            <w:r>
              <w:rPr>
                <w:rFonts w:eastAsia="Batang"/>
              </w:rPr>
              <w:t>1..1</w:t>
            </w:r>
          </w:p>
        </w:tc>
      </w:tr>
      <w:tr w:rsidR="00CD0857" w:rsidRPr="00D10D9E" w14:paraId="17B108E1" w14:textId="77777777" w:rsidTr="00D366C4">
        <w:tc>
          <w:tcPr>
            <w:tcW w:w="3227" w:type="dxa"/>
          </w:tcPr>
          <w:p w14:paraId="4195D55F" w14:textId="77777777" w:rsidR="00CD0857" w:rsidRPr="00D10D9E" w:rsidRDefault="00B433FA" w:rsidP="00B91AA5">
            <w:pPr>
              <w:rPr>
                <w:rFonts w:eastAsia="Batang"/>
                <w:b/>
                <w:lang w:val="en-GB"/>
              </w:rPr>
            </w:pPr>
            <w:r>
              <w:rPr>
                <w:iCs/>
              </w:rPr>
              <w:t>..</w:t>
            </w:r>
            <w:r w:rsidR="00CD0857">
              <w:rPr>
                <w:iCs/>
              </w:rPr>
              <w:t>vardgivare</w:t>
            </w:r>
            <w:r w:rsidR="00CD0857">
              <w:t>.</w:t>
            </w:r>
            <w:r w:rsidR="00CD0857" w:rsidRPr="003968B2">
              <w:t>vardgivare-namn</w:t>
            </w:r>
          </w:p>
        </w:tc>
        <w:tc>
          <w:tcPr>
            <w:tcW w:w="992" w:type="dxa"/>
          </w:tcPr>
          <w:p w14:paraId="2C2762D2" w14:textId="77777777" w:rsidR="00CD0857" w:rsidRPr="008771B1" w:rsidRDefault="00CD0857" w:rsidP="00B91AA5">
            <w:pPr>
              <w:rPr>
                <w:rFonts w:eastAsia="Batang"/>
                <w:lang w:val="en-GB"/>
              </w:rPr>
            </w:pPr>
            <w:r>
              <w:rPr>
                <w:rFonts w:eastAsia="Batang"/>
                <w:lang w:val="en-GB"/>
              </w:rPr>
              <w:t>string</w:t>
            </w:r>
          </w:p>
        </w:tc>
        <w:tc>
          <w:tcPr>
            <w:tcW w:w="4394" w:type="dxa"/>
          </w:tcPr>
          <w:p w14:paraId="7E06ECCD" w14:textId="77777777" w:rsidR="00CD0857" w:rsidRPr="00D10D9E" w:rsidRDefault="00CD0857" w:rsidP="00B91AA5">
            <w:pPr>
              <w:rPr>
                <w:rFonts w:eastAsia="Batang"/>
              </w:rPr>
            </w:pPr>
            <w:r>
              <w:rPr>
                <w:rFonts w:eastAsia="Batang"/>
              </w:rPr>
              <w:t>Namn på</w:t>
            </w:r>
            <w:r w:rsidRPr="007E4029">
              <w:rPr>
                <w:rFonts w:eastAsia="Batang"/>
              </w:rPr>
              <w:t xml:space="preserve"> Ho</w:t>
            </w:r>
            <w:r>
              <w:rPr>
                <w:rFonts w:eastAsia="Batang"/>
              </w:rPr>
              <w:t>s-vårdgivare varifrån frågan ställdes</w:t>
            </w:r>
          </w:p>
        </w:tc>
        <w:tc>
          <w:tcPr>
            <w:tcW w:w="1395" w:type="dxa"/>
          </w:tcPr>
          <w:p w14:paraId="6AB75E7E" w14:textId="77777777" w:rsidR="00CD0857" w:rsidRPr="00D10D9E" w:rsidRDefault="00B433FA" w:rsidP="00B91AA5">
            <w:pPr>
              <w:rPr>
                <w:rFonts w:eastAsia="Batang"/>
              </w:rPr>
            </w:pPr>
            <w:r>
              <w:rPr>
                <w:rFonts w:eastAsia="Batang"/>
              </w:rPr>
              <w:t>1..1</w:t>
            </w:r>
          </w:p>
        </w:tc>
      </w:tr>
      <w:tr w:rsidR="005A51CB" w:rsidRPr="00D10D9E" w14:paraId="07197C39" w14:textId="77777777" w:rsidTr="00202ADB">
        <w:tc>
          <w:tcPr>
            <w:tcW w:w="3227" w:type="dxa"/>
          </w:tcPr>
          <w:p w14:paraId="7DAE51F0" w14:textId="77777777" w:rsidR="005A51CB" w:rsidRDefault="005A51CB" w:rsidP="00202ADB">
            <w:pPr>
              <w:rPr>
                <w:iCs/>
              </w:rPr>
            </w:pPr>
            <w:r>
              <w:rPr>
                <w:iCs/>
              </w:rPr>
              <w:t>lakarutlatande</w:t>
            </w:r>
          </w:p>
        </w:tc>
        <w:tc>
          <w:tcPr>
            <w:tcW w:w="992" w:type="dxa"/>
          </w:tcPr>
          <w:p w14:paraId="238A58DA" w14:textId="77777777" w:rsidR="005A51CB" w:rsidRPr="008C515D" w:rsidRDefault="005A51CB" w:rsidP="00202ADB">
            <w:pPr>
              <w:rPr>
                <w:rFonts w:eastAsia="Batang"/>
              </w:rPr>
            </w:pPr>
          </w:p>
        </w:tc>
        <w:tc>
          <w:tcPr>
            <w:tcW w:w="4394" w:type="dxa"/>
          </w:tcPr>
          <w:p w14:paraId="0D7F75FF" w14:textId="77777777" w:rsidR="005A51CB" w:rsidRDefault="005A51CB" w:rsidP="00202ADB">
            <w:pPr>
              <w:rPr>
                <w:rFonts w:eastAsia="Batang"/>
              </w:rPr>
            </w:pPr>
          </w:p>
        </w:tc>
        <w:tc>
          <w:tcPr>
            <w:tcW w:w="1395" w:type="dxa"/>
          </w:tcPr>
          <w:p w14:paraId="6DDE6018" w14:textId="77777777" w:rsidR="005A51CB" w:rsidRDefault="005A51CB" w:rsidP="00202ADB">
            <w:pPr>
              <w:rPr>
                <w:rFonts w:eastAsia="Batang"/>
              </w:rPr>
            </w:pPr>
            <w:r>
              <w:rPr>
                <w:rFonts w:eastAsia="Batang"/>
              </w:rPr>
              <w:t>1..1</w:t>
            </w:r>
          </w:p>
        </w:tc>
      </w:tr>
      <w:tr w:rsidR="00CD0857" w:rsidRPr="00D10D9E" w14:paraId="15EA4265" w14:textId="77777777" w:rsidTr="00D366C4">
        <w:tc>
          <w:tcPr>
            <w:tcW w:w="3227" w:type="dxa"/>
          </w:tcPr>
          <w:p w14:paraId="77BF41CA" w14:textId="77777777" w:rsidR="00CD0857" w:rsidRPr="008C515D" w:rsidRDefault="00CD0857" w:rsidP="00B91AA5">
            <w:pPr>
              <w:rPr>
                <w:rFonts w:eastAsia="Batang"/>
                <w:b/>
              </w:rPr>
            </w:pPr>
            <w:r>
              <w:rPr>
                <w:iCs/>
              </w:rPr>
              <w:t>lakarutlatande.</w:t>
            </w:r>
            <w:r w:rsidRPr="00C26FE2">
              <w:rPr>
                <w:iCs/>
              </w:rPr>
              <w:t>lakarutlatande-id</w:t>
            </w:r>
          </w:p>
        </w:tc>
        <w:tc>
          <w:tcPr>
            <w:tcW w:w="992" w:type="dxa"/>
          </w:tcPr>
          <w:p w14:paraId="7F4BCD3A" w14:textId="77777777" w:rsidR="00CD0857" w:rsidRPr="008771B1" w:rsidRDefault="00CD0857" w:rsidP="00B91AA5">
            <w:pPr>
              <w:rPr>
                <w:rFonts w:eastAsia="Batang"/>
                <w:lang w:val="en-GB"/>
              </w:rPr>
            </w:pPr>
            <w:r>
              <w:rPr>
                <w:rFonts w:eastAsia="Batang"/>
                <w:lang w:val="en-GB"/>
              </w:rPr>
              <w:t>string</w:t>
            </w:r>
          </w:p>
        </w:tc>
        <w:tc>
          <w:tcPr>
            <w:tcW w:w="4394" w:type="dxa"/>
          </w:tcPr>
          <w:p w14:paraId="1A0D2B2D" w14:textId="77777777" w:rsidR="00CD0857" w:rsidRPr="00D10D9E" w:rsidRDefault="00CD0857" w:rsidP="00B91AA5">
            <w:pPr>
              <w:rPr>
                <w:rFonts w:eastAsia="Batang"/>
              </w:rPr>
            </w:pPr>
            <w:r>
              <w:rPr>
                <w:rFonts w:eastAsia="Batang"/>
              </w:rPr>
              <w:t>Unikt id för läkarintyget som fråga</w:t>
            </w:r>
            <w:r w:rsidR="00A94E94">
              <w:rPr>
                <w:rFonts w:eastAsia="Batang"/>
              </w:rPr>
              <w:t>n</w:t>
            </w:r>
            <w:r>
              <w:rPr>
                <w:rFonts w:eastAsia="Batang"/>
              </w:rPr>
              <w:t xml:space="preserve"> gäller</w:t>
            </w:r>
          </w:p>
        </w:tc>
        <w:tc>
          <w:tcPr>
            <w:tcW w:w="1395" w:type="dxa"/>
          </w:tcPr>
          <w:p w14:paraId="063E0FA1" w14:textId="77777777" w:rsidR="00CD0857" w:rsidRPr="00D10D9E" w:rsidRDefault="005A51CB" w:rsidP="00B91AA5">
            <w:pPr>
              <w:rPr>
                <w:rFonts w:eastAsia="Batang"/>
              </w:rPr>
            </w:pPr>
            <w:r>
              <w:rPr>
                <w:rFonts w:eastAsia="Batang"/>
              </w:rPr>
              <w:t>1..1</w:t>
            </w:r>
          </w:p>
        </w:tc>
      </w:tr>
      <w:tr w:rsidR="00CD0857" w:rsidRPr="00D10D9E" w14:paraId="65E3FA40" w14:textId="77777777" w:rsidTr="00D366C4">
        <w:tc>
          <w:tcPr>
            <w:tcW w:w="3227" w:type="dxa"/>
          </w:tcPr>
          <w:p w14:paraId="5701EB4A" w14:textId="77777777" w:rsidR="00CD0857" w:rsidRPr="00D10D9E" w:rsidRDefault="00CD0857" w:rsidP="00B91AA5">
            <w:pPr>
              <w:rPr>
                <w:rFonts w:eastAsia="Batang"/>
                <w:b/>
                <w:lang w:val="en-GB"/>
              </w:rPr>
            </w:pPr>
            <w:r>
              <w:rPr>
                <w:iCs/>
              </w:rPr>
              <w:t>lakarutlatande</w:t>
            </w:r>
            <w:r>
              <w:t>.signeringsTidpunkt</w:t>
            </w:r>
          </w:p>
        </w:tc>
        <w:tc>
          <w:tcPr>
            <w:tcW w:w="992" w:type="dxa"/>
          </w:tcPr>
          <w:p w14:paraId="7FAC6479" w14:textId="77777777" w:rsidR="00CD0857" w:rsidRPr="008771B1" w:rsidRDefault="00CD0857" w:rsidP="00B91AA5">
            <w:pPr>
              <w:rPr>
                <w:rFonts w:eastAsia="Batang"/>
                <w:lang w:val="en-GB"/>
              </w:rPr>
            </w:pPr>
            <w:r>
              <w:rPr>
                <w:rFonts w:eastAsia="Batang"/>
                <w:lang w:val="en-GB"/>
              </w:rPr>
              <w:t>datumtid</w:t>
            </w:r>
          </w:p>
        </w:tc>
        <w:tc>
          <w:tcPr>
            <w:tcW w:w="4394" w:type="dxa"/>
          </w:tcPr>
          <w:p w14:paraId="13977A0F" w14:textId="77777777" w:rsidR="00CD0857" w:rsidRPr="00D10D9E" w:rsidRDefault="00CD0857" w:rsidP="00B91AA5">
            <w:pPr>
              <w:rPr>
                <w:rFonts w:eastAsia="Batang"/>
              </w:rPr>
            </w:pPr>
            <w:r>
              <w:rPr>
                <w:rFonts w:eastAsia="Batang"/>
              </w:rPr>
              <w:t>Signeringstidpunkt för läkarintyget som fråga</w:t>
            </w:r>
            <w:r w:rsidR="00A94E94">
              <w:rPr>
                <w:rFonts w:eastAsia="Batang"/>
              </w:rPr>
              <w:t>n</w:t>
            </w:r>
            <w:r>
              <w:rPr>
                <w:rFonts w:eastAsia="Batang"/>
              </w:rPr>
              <w:t xml:space="preserve"> gäller</w:t>
            </w:r>
          </w:p>
        </w:tc>
        <w:tc>
          <w:tcPr>
            <w:tcW w:w="1395" w:type="dxa"/>
          </w:tcPr>
          <w:p w14:paraId="35324DEB" w14:textId="77777777" w:rsidR="00CD0857" w:rsidRPr="00D10D9E" w:rsidRDefault="005A51CB" w:rsidP="00B91AA5">
            <w:pPr>
              <w:rPr>
                <w:rFonts w:eastAsia="Batang"/>
              </w:rPr>
            </w:pPr>
            <w:r>
              <w:rPr>
                <w:rFonts w:eastAsia="Batang"/>
              </w:rPr>
              <w:t>1..1</w:t>
            </w:r>
          </w:p>
        </w:tc>
      </w:tr>
      <w:tr w:rsidR="005A51CB" w:rsidRPr="00D10D9E" w14:paraId="129765EE" w14:textId="77777777" w:rsidTr="00202ADB">
        <w:tc>
          <w:tcPr>
            <w:tcW w:w="3227" w:type="dxa"/>
          </w:tcPr>
          <w:p w14:paraId="760446D5" w14:textId="77777777" w:rsidR="005A51CB" w:rsidRDefault="005A51CB" w:rsidP="00202ADB">
            <w:pPr>
              <w:rPr>
                <w:iCs/>
              </w:rPr>
            </w:pPr>
            <w:r>
              <w:rPr>
                <w:iCs/>
              </w:rPr>
              <w:t>lakarutlatande.patient</w:t>
            </w:r>
          </w:p>
        </w:tc>
        <w:tc>
          <w:tcPr>
            <w:tcW w:w="992" w:type="dxa"/>
          </w:tcPr>
          <w:p w14:paraId="1D1E5490" w14:textId="77777777" w:rsidR="005A51CB" w:rsidRDefault="005A51CB" w:rsidP="00202ADB">
            <w:pPr>
              <w:rPr>
                <w:rFonts w:eastAsia="Batang"/>
                <w:lang w:val="en-GB"/>
              </w:rPr>
            </w:pPr>
          </w:p>
        </w:tc>
        <w:tc>
          <w:tcPr>
            <w:tcW w:w="4394" w:type="dxa"/>
          </w:tcPr>
          <w:p w14:paraId="2F9EE378" w14:textId="77777777" w:rsidR="005A51CB" w:rsidRDefault="005A51CB" w:rsidP="00202ADB">
            <w:pPr>
              <w:rPr>
                <w:rFonts w:eastAsia="Batang"/>
              </w:rPr>
            </w:pPr>
          </w:p>
        </w:tc>
        <w:tc>
          <w:tcPr>
            <w:tcW w:w="1395" w:type="dxa"/>
          </w:tcPr>
          <w:p w14:paraId="7D892D2F" w14:textId="77777777" w:rsidR="005A51CB" w:rsidRDefault="005A51CB" w:rsidP="00202ADB">
            <w:pPr>
              <w:rPr>
                <w:rFonts w:eastAsia="Batang"/>
              </w:rPr>
            </w:pPr>
            <w:r>
              <w:rPr>
                <w:rFonts w:eastAsia="Batang"/>
              </w:rPr>
              <w:t>1..1</w:t>
            </w:r>
          </w:p>
        </w:tc>
      </w:tr>
      <w:tr w:rsidR="00CD0857" w:rsidRPr="00D10D9E" w14:paraId="2FD4860C" w14:textId="77777777" w:rsidTr="00D366C4">
        <w:tc>
          <w:tcPr>
            <w:tcW w:w="3227" w:type="dxa"/>
          </w:tcPr>
          <w:p w14:paraId="552E06B2" w14:textId="77777777" w:rsidR="00CD0857" w:rsidRPr="00D10D9E" w:rsidRDefault="005A51CB" w:rsidP="00B91AA5">
            <w:pPr>
              <w:rPr>
                <w:rFonts w:eastAsia="Batang"/>
                <w:b/>
                <w:lang w:val="en-GB"/>
              </w:rPr>
            </w:pPr>
            <w:r>
              <w:t>..</w:t>
            </w:r>
            <w:r w:rsidR="00CD0857">
              <w:t>patient.</w:t>
            </w:r>
            <w:r w:rsidR="00CD0857" w:rsidRPr="003968B2">
              <w:t>person-id</w:t>
            </w:r>
          </w:p>
        </w:tc>
        <w:tc>
          <w:tcPr>
            <w:tcW w:w="992" w:type="dxa"/>
          </w:tcPr>
          <w:p w14:paraId="61C3AD15" w14:textId="77777777" w:rsidR="00CD0857" w:rsidRPr="008771B1" w:rsidRDefault="00CD0857" w:rsidP="00B91AA5">
            <w:pPr>
              <w:rPr>
                <w:rFonts w:eastAsia="Batang"/>
                <w:lang w:val="en-GB"/>
              </w:rPr>
            </w:pPr>
            <w:r>
              <w:rPr>
                <w:rFonts w:eastAsia="Batang"/>
                <w:lang w:val="en-GB"/>
              </w:rPr>
              <w:t>string</w:t>
            </w:r>
          </w:p>
        </w:tc>
        <w:tc>
          <w:tcPr>
            <w:tcW w:w="4394" w:type="dxa"/>
          </w:tcPr>
          <w:p w14:paraId="2AD3F757" w14:textId="77777777" w:rsidR="00CD0857" w:rsidRPr="00D10D9E" w:rsidRDefault="00CD0857" w:rsidP="00B91AA5">
            <w:pPr>
              <w:rPr>
                <w:rFonts w:eastAsia="Batang"/>
              </w:rPr>
            </w:pPr>
            <w:r>
              <w:rPr>
                <w:rFonts w:eastAsia="Batang"/>
              </w:rPr>
              <w:t>Patientens personnummer eller samordningnummer</w:t>
            </w:r>
          </w:p>
        </w:tc>
        <w:tc>
          <w:tcPr>
            <w:tcW w:w="1395" w:type="dxa"/>
          </w:tcPr>
          <w:p w14:paraId="20C48FFC" w14:textId="77777777" w:rsidR="00CD0857" w:rsidRPr="00D10D9E" w:rsidRDefault="005A51CB" w:rsidP="00B91AA5">
            <w:pPr>
              <w:rPr>
                <w:rFonts w:eastAsia="Batang"/>
              </w:rPr>
            </w:pPr>
            <w:r>
              <w:rPr>
                <w:rFonts w:eastAsia="Batang"/>
              </w:rPr>
              <w:t>1..1</w:t>
            </w:r>
          </w:p>
        </w:tc>
      </w:tr>
      <w:tr w:rsidR="00CD0857" w:rsidRPr="00D10D9E" w14:paraId="7E584391" w14:textId="77777777" w:rsidTr="00D366C4">
        <w:tc>
          <w:tcPr>
            <w:tcW w:w="3227" w:type="dxa"/>
          </w:tcPr>
          <w:p w14:paraId="0727497D" w14:textId="77777777" w:rsidR="00CD0857" w:rsidRPr="00D10D9E" w:rsidRDefault="005A51CB" w:rsidP="00B91AA5">
            <w:pPr>
              <w:rPr>
                <w:rFonts w:eastAsia="Batang"/>
                <w:b/>
                <w:lang w:val="en-GB"/>
              </w:rPr>
            </w:pPr>
            <w:r>
              <w:t>..</w:t>
            </w:r>
            <w:r w:rsidR="00CD0857">
              <w:t>patient.fullstandigtNamn</w:t>
            </w:r>
          </w:p>
        </w:tc>
        <w:tc>
          <w:tcPr>
            <w:tcW w:w="992" w:type="dxa"/>
          </w:tcPr>
          <w:p w14:paraId="093AECB2" w14:textId="77777777" w:rsidR="00CD0857" w:rsidRPr="008771B1" w:rsidRDefault="00CD0857" w:rsidP="00B91AA5">
            <w:pPr>
              <w:rPr>
                <w:rFonts w:eastAsia="Batang"/>
                <w:lang w:val="en-GB"/>
              </w:rPr>
            </w:pPr>
            <w:r>
              <w:rPr>
                <w:rFonts w:eastAsia="Batang"/>
                <w:lang w:val="en-GB"/>
              </w:rPr>
              <w:t>string</w:t>
            </w:r>
          </w:p>
        </w:tc>
        <w:tc>
          <w:tcPr>
            <w:tcW w:w="4394" w:type="dxa"/>
          </w:tcPr>
          <w:p w14:paraId="3497298E" w14:textId="77777777" w:rsidR="00CD0857" w:rsidRPr="00D10D9E" w:rsidRDefault="00CD0857" w:rsidP="00B91AA5">
            <w:pPr>
              <w:rPr>
                <w:rFonts w:eastAsia="Batang"/>
              </w:rPr>
            </w:pPr>
            <w:r>
              <w:rPr>
                <w:rFonts w:eastAsia="Batang"/>
              </w:rPr>
              <w:t>Patientens namn</w:t>
            </w:r>
          </w:p>
        </w:tc>
        <w:tc>
          <w:tcPr>
            <w:tcW w:w="1395" w:type="dxa"/>
          </w:tcPr>
          <w:p w14:paraId="2621EB9A" w14:textId="77777777" w:rsidR="00CD0857" w:rsidRPr="00D10D9E" w:rsidRDefault="005A51CB" w:rsidP="00B91AA5">
            <w:pPr>
              <w:rPr>
                <w:rFonts w:eastAsia="Batang"/>
              </w:rPr>
            </w:pPr>
            <w:r>
              <w:rPr>
                <w:rFonts w:eastAsia="Batang"/>
              </w:rPr>
              <w:t>1..1</w:t>
            </w:r>
          </w:p>
        </w:tc>
      </w:tr>
      <w:tr w:rsidR="005A51CB" w:rsidRPr="00D10D9E" w14:paraId="214C918A" w14:textId="77777777" w:rsidTr="00202ADB">
        <w:tc>
          <w:tcPr>
            <w:tcW w:w="3227" w:type="dxa"/>
          </w:tcPr>
          <w:p w14:paraId="1B24FC9A" w14:textId="77777777" w:rsidR="005A51CB" w:rsidRPr="00D10D9E" w:rsidRDefault="005A51CB" w:rsidP="00202ADB">
            <w:pPr>
              <w:rPr>
                <w:rFonts w:eastAsia="Batang"/>
                <w:b/>
                <w:lang w:val="en-GB"/>
              </w:rPr>
            </w:pPr>
            <w:r w:rsidRPr="00D10D9E">
              <w:rPr>
                <w:rFonts w:eastAsia="Batang"/>
                <w:b/>
                <w:lang w:val="en-GB"/>
              </w:rPr>
              <w:t>Svar</w:t>
            </w:r>
          </w:p>
        </w:tc>
        <w:tc>
          <w:tcPr>
            <w:tcW w:w="992" w:type="dxa"/>
          </w:tcPr>
          <w:p w14:paraId="74FB5B36" w14:textId="77777777" w:rsidR="005A51CB" w:rsidRPr="008771B1" w:rsidRDefault="005A51CB" w:rsidP="00202ADB">
            <w:pPr>
              <w:rPr>
                <w:rFonts w:eastAsia="Batang"/>
                <w:lang w:val="en-GB"/>
              </w:rPr>
            </w:pPr>
          </w:p>
        </w:tc>
        <w:tc>
          <w:tcPr>
            <w:tcW w:w="4394" w:type="dxa"/>
          </w:tcPr>
          <w:p w14:paraId="69E71A74" w14:textId="77777777" w:rsidR="005A51CB" w:rsidRPr="00D10D9E" w:rsidRDefault="005A51CB" w:rsidP="00202ADB">
            <w:pPr>
              <w:rPr>
                <w:rFonts w:eastAsia="Batang"/>
              </w:rPr>
            </w:pPr>
          </w:p>
        </w:tc>
        <w:tc>
          <w:tcPr>
            <w:tcW w:w="1395" w:type="dxa"/>
          </w:tcPr>
          <w:p w14:paraId="61EECD73" w14:textId="77777777" w:rsidR="005A51CB" w:rsidRPr="00D10D9E" w:rsidRDefault="005A51CB" w:rsidP="00202ADB">
            <w:pPr>
              <w:rPr>
                <w:rFonts w:eastAsia="Batang"/>
              </w:rPr>
            </w:pPr>
          </w:p>
        </w:tc>
      </w:tr>
      <w:tr w:rsidR="005A51CB" w:rsidRPr="00D10D9E" w14:paraId="7EF036A0" w14:textId="77777777" w:rsidTr="00202ADB">
        <w:tc>
          <w:tcPr>
            <w:tcW w:w="3227" w:type="dxa"/>
          </w:tcPr>
          <w:p w14:paraId="11783008" w14:textId="77777777" w:rsidR="005A51CB" w:rsidRPr="009432B7" w:rsidRDefault="005A51CB" w:rsidP="00202ADB">
            <w:pPr>
              <w:rPr>
                <w:rFonts w:eastAsia="Batang"/>
                <w:lang w:val="en-GB"/>
              </w:rPr>
            </w:pPr>
            <w:r w:rsidRPr="009432B7">
              <w:rPr>
                <w:rFonts w:eastAsia="Batang"/>
                <w:lang w:val="en-GB"/>
              </w:rPr>
              <w:t>result</w:t>
            </w:r>
          </w:p>
        </w:tc>
        <w:tc>
          <w:tcPr>
            <w:tcW w:w="992" w:type="dxa"/>
          </w:tcPr>
          <w:p w14:paraId="4AD74EAA" w14:textId="77777777" w:rsidR="005A51CB" w:rsidRPr="008771B1" w:rsidRDefault="005A51CB" w:rsidP="00202ADB">
            <w:pPr>
              <w:rPr>
                <w:rFonts w:eastAsia="Batang"/>
                <w:lang w:val="en-GB"/>
              </w:rPr>
            </w:pPr>
          </w:p>
        </w:tc>
        <w:tc>
          <w:tcPr>
            <w:tcW w:w="4394" w:type="dxa"/>
          </w:tcPr>
          <w:p w14:paraId="40F1AC98" w14:textId="77777777" w:rsidR="005A51CB" w:rsidRPr="00D10D9E" w:rsidRDefault="005A51CB" w:rsidP="00202ADB">
            <w:pPr>
              <w:rPr>
                <w:rFonts w:eastAsia="Batang"/>
              </w:rPr>
            </w:pPr>
          </w:p>
        </w:tc>
        <w:tc>
          <w:tcPr>
            <w:tcW w:w="1395" w:type="dxa"/>
          </w:tcPr>
          <w:p w14:paraId="12771F15" w14:textId="77777777" w:rsidR="005A51CB" w:rsidRPr="00D10D9E" w:rsidRDefault="005A51CB" w:rsidP="00202ADB">
            <w:pPr>
              <w:rPr>
                <w:rFonts w:eastAsia="Batang"/>
              </w:rPr>
            </w:pPr>
            <w:r>
              <w:rPr>
                <w:rFonts w:eastAsia="Batang"/>
              </w:rPr>
              <w:t>1..1</w:t>
            </w:r>
          </w:p>
        </w:tc>
      </w:tr>
      <w:tr w:rsidR="005A51CB" w:rsidRPr="00D10D9E" w14:paraId="490C52E1" w14:textId="77777777" w:rsidTr="00202ADB">
        <w:tc>
          <w:tcPr>
            <w:tcW w:w="3227" w:type="dxa"/>
          </w:tcPr>
          <w:p w14:paraId="606C9BB3" w14:textId="77777777" w:rsidR="005A51CB" w:rsidRPr="008771B1" w:rsidRDefault="005A51CB" w:rsidP="00202ADB">
            <w:pPr>
              <w:rPr>
                <w:rFonts w:eastAsia="Batang"/>
                <w:lang w:val="en-GB"/>
              </w:rPr>
            </w:pPr>
            <w:r>
              <w:rPr>
                <w:rFonts w:eastAsia="Batang"/>
                <w:lang w:val="en-GB"/>
              </w:rPr>
              <w:t>r</w:t>
            </w:r>
            <w:r w:rsidRPr="009432B7">
              <w:rPr>
                <w:rFonts w:eastAsia="Batang"/>
                <w:lang w:val="en-GB"/>
              </w:rPr>
              <w:t>esult</w:t>
            </w:r>
            <w:r>
              <w:rPr>
                <w:rFonts w:eastAsia="Batang"/>
                <w:lang w:val="en-GB"/>
              </w:rPr>
              <w:t>.resultCode</w:t>
            </w:r>
          </w:p>
        </w:tc>
        <w:tc>
          <w:tcPr>
            <w:tcW w:w="992" w:type="dxa"/>
          </w:tcPr>
          <w:p w14:paraId="419DFA5E" w14:textId="77777777" w:rsidR="005A51CB" w:rsidRPr="008771B1" w:rsidRDefault="005A51CB" w:rsidP="00202ADB">
            <w:pPr>
              <w:rPr>
                <w:rFonts w:eastAsia="Batang"/>
                <w:lang w:val="en-GB"/>
              </w:rPr>
            </w:pPr>
            <w:r>
              <w:rPr>
                <w:rFonts w:eastAsia="Batang"/>
                <w:lang w:val="en-GB"/>
              </w:rPr>
              <w:t>string</w:t>
            </w:r>
          </w:p>
        </w:tc>
        <w:tc>
          <w:tcPr>
            <w:tcW w:w="4394" w:type="dxa"/>
          </w:tcPr>
          <w:p w14:paraId="649AC7E8" w14:textId="77777777" w:rsidR="005A51CB" w:rsidRPr="00D10D9E" w:rsidRDefault="005A51CB" w:rsidP="00202ADB">
            <w:pPr>
              <w:rPr>
                <w:rFonts w:eastAsia="Batang"/>
              </w:rPr>
            </w:pPr>
            <w:r>
              <w:rPr>
                <w:rFonts w:eastAsia="Batang"/>
              </w:rPr>
              <w:t>Information om anropet gick bra(OK, ERROR, INFO)</w:t>
            </w:r>
          </w:p>
        </w:tc>
        <w:tc>
          <w:tcPr>
            <w:tcW w:w="1395" w:type="dxa"/>
          </w:tcPr>
          <w:p w14:paraId="20F3EE5E" w14:textId="77777777" w:rsidR="005A51CB" w:rsidRDefault="005A51CB" w:rsidP="00202ADB">
            <w:pPr>
              <w:rPr>
                <w:rFonts w:eastAsia="Batang"/>
              </w:rPr>
            </w:pPr>
            <w:r>
              <w:rPr>
                <w:rFonts w:eastAsia="Batang"/>
              </w:rPr>
              <w:t>1..1</w:t>
            </w:r>
          </w:p>
        </w:tc>
      </w:tr>
      <w:tr w:rsidR="005A51CB" w:rsidRPr="00D10D9E" w14:paraId="66625ADD" w14:textId="77777777" w:rsidTr="00202ADB">
        <w:tc>
          <w:tcPr>
            <w:tcW w:w="3227" w:type="dxa"/>
          </w:tcPr>
          <w:p w14:paraId="78D46D8F" w14:textId="77777777" w:rsidR="005A51CB" w:rsidRPr="008771B1" w:rsidRDefault="005A51CB" w:rsidP="00202ADB">
            <w:pPr>
              <w:rPr>
                <w:rFonts w:eastAsia="Batang"/>
                <w:lang w:val="en-GB"/>
              </w:rPr>
            </w:pPr>
            <w:r w:rsidRPr="009432B7">
              <w:rPr>
                <w:rFonts w:eastAsia="Batang"/>
                <w:lang w:val="en-GB"/>
              </w:rPr>
              <w:t>result</w:t>
            </w:r>
            <w:r>
              <w:rPr>
                <w:rFonts w:eastAsia="Batang"/>
                <w:lang w:val="en-GB"/>
              </w:rPr>
              <w:t>.infoText</w:t>
            </w:r>
          </w:p>
        </w:tc>
        <w:tc>
          <w:tcPr>
            <w:tcW w:w="992" w:type="dxa"/>
          </w:tcPr>
          <w:p w14:paraId="087BEF67" w14:textId="77777777" w:rsidR="005A51CB" w:rsidRPr="008771B1" w:rsidRDefault="005A51CB" w:rsidP="00202ADB">
            <w:pPr>
              <w:rPr>
                <w:rFonts w:eastAsia="Batang"/>
                <w:lang w:val="en-GB"/>
              </w:rPr>
            </w:pPr>
            <w:r>
              <w:rPr>
                <w:rFonts w:eastAsia="Batang"/>
                <w:lang w:val="en-GB"/>
              </w:rPr>
              <w:t>string</w:t>
            </w:r>
          </w:p>
        </w:tc>
        <w:tc>
          <w:tcPr>
            <w:tcW w:w="4394" w:type="dxa"/>
          </w:tcPr>
          <w:p w14:paraId="159BFDFD" w14:textId="77777777" w:rsidR="005A51CB" w:rsidRPr="00D10D9E" w:rsidRDefault="005A51CB" w:rsidP="00202ADB">
            <w:pPr>
              <w:rPr>
                <w:rFonts w:eastAsia="Batang"/>
              </w:rPr>
            </w:pPr>
            <w:r>
              <w:rPr>
                <w:rFonts w:eastAsia="Batang"/>
              </w:rPr>
              <w:t>Text som anger extra information om anropets utgång. Anropet har gått bra, men det finns mer information kring anropet i denna text.</w:t>
            </w:r>
          </w:p>
        </w:tc>
        <w:tc>
          <w:tcPr>
            <w:tcW w:w="1395" w:type="dxa"/>
          </w:tcPr>
          <w:p w14:paraId="1C6B95E6" w14:textId="77777777" w:rsidR="005A51CB" w:rsidRDefault="005A51CB" w:rsidP="00202ADB">
            <w:pPr>
              <w:rPr>
                <w:rFonts w:eastAsia="Batang"/>
              </w:rPr>
            </w:pPr>
            <w:r>
              <w:rPr>
                <w:rFonts w:eastAsia="Batang"/>
              </w:rPr>
              <w:t>0..1</w:t>
            </w:r>
          </w:p>
        </w:tc>
      </w:tr>
      <w:tr w:rsidR="005A51CB" w:rsidRPr="00D10D9E" w14:paraId="0ABFB7A2" w14:textId="77777777" w:rsidTr="00202ADB">
        <w:tc>
          <w:tcPr>
            <w:tcW w:w="3227" w:type="dxa"/>
          </w:tcPr>
          <w:p w14:paraId="6644C6F8" w14:textId="77777777" w:rsidR="005A51CB" w:rsidRPr="004B52E9" w:rsidRDefault="005A51CB" w:rsidP="00202ADB">
            <w:pPr>
              <w:rPr>
                <w:rFonts w:eastAsia="Batang"/>
              </w:rPr>
            </w:pPr>
            <w:r w:rsidRPr="009432B7">
              <w:rPr>
                <w:rFonts w:eastAsia="Batang"/>
                <w:lang w:val="en-GB"/>
              </w:rPr>
              <w:t>result</w:t>
            </w:r>
            <w:r>
              <w:rPr>
                <w:rFonts w:eastAsia="Batang"/>
              </w:rPr>
              <w:t>.errorId</w:t>
            </w:r>
          </w:p>
        </w:tc>
        <w:tc>
          <w:tcPr>
            <w:tcW w:w="992" w:type="dxa"/>
          </w:tcPr>
          <w:p w14:paraId="77920D81" w14:textId="77777777" w:rsidR="005A51CB" w:rsidRPr="004B52E9" w:rsidRDefault="005A51CB" w:rsidP="00202ADB">
            <w:pPr>
              <w:rPr>
                <w:rFonts w:eastAsia="Batang"/>
              </w:rPr>
            </w:pPr>
            <w:r>
              <w:rPr>
                <w:rFonts w:eastAsia="Batang"/>
              </w:rPr>
              <w:t>string</w:t>
            </w:r>
          </w:p>
        </w:tc>
        <w:tc>
          <w:tcPr>
            <w:tcW w:w="4394" w:type="dxa"/>
          </w:tcPr>
          <w:p w14:paraId="391CFFE8" w14:textId="77777777" w:rsidR="005A51CB" w:rsidRPr="00D10D9E" w:rsidRDefault="005A51CB" w:rsidP="00202ADB">
            <w:pPr>
              <w:rPr>
                <w:rFonts w:eastAsia="Batang"/>
              </w:rPr>
            </w:pPr>
            <w:r>
              <w:rPr>
                <w:rFonts w:eastAsia="Batang"/>
              </w:rPr>
              <w:t>Olika kategorier av fel (VALIDATION_ERROR, TRANSFORMATION_ERROR, APPLICATION_ERROR, TECHNICAL_ERROR)</w:t>
            </w:r>
          </w:p>
        </w:tc>
        <w:tc>
          <w:tcPr>
            <w:tcW w:w="1395" w:type="dxa"/>
          </w:tcPr>
          <w:p w14:paraId="28922C71" w14:textId="77777777" w:rsidR="005A51CB" w:rsidRDefault="005A51CB" w:rsidP="00202ADB">
            <w:pPr>
              <w:rPr>
                <w:rFonts w:eastAsia="Batang"/>
              </w:rPr>
            </w:pPr>
            <w:r>
              <w:rPr>
                <w:rFonts w:eastAsia="Batang"/>
              </w:rPr>
              <w:t>0..1</w:t>
            </w:r>
          </w:p>
        </w:tc>
      </w:tr>
      <w:tr w:rsidR="005A51CB" w:rsidRPr="007E4029" w14:paraId="4DC34983" w14:textId="77777777" w:rsidTr="00202ADB">
        <w:tc>
          <w:tcPr>
            <w:tcW w:w="3227" w:type="dxa"/>
          </w:tcPr>
          <w:p w14:paraId="77F46763" w14:textId="77777777" w:rsidR="005A51CB" w:rsidRPr="007E4029" w:rsidRDefault="005A51CB" w:rsidP="00202ADB">
            <w:pPr>
              <w:rPr>
                <w:rFonts w:eastAsia="Batang"/>
              </w:rPr>
            </w:pPr>
            <w:r>
              <w:rPr>
                <w:rFonts w:eastAsia="Batang"/>
                <w:lang w:val="en-GB"/>
              </w:rPr>
              <w:t>r</w:t>
            </w:r>
            <w:r w:rsidRPr="009432B7">
              <w:rPr>
                <w:rFonts w:eastAsia="Batang"/>
                <w:lang w:val="en-GB"/>
              </w:rPr>
              <w:t>esult</w:t>
            </w:r>
            <w:r>
              <w:rPr>
                <w:rFonts w:eastAsia="Batang"/>
              </w:rPr>
              <w:t>.errorText</w:t>
            </w:r>
          </w:p>
        </w:tc>
        <w:tc>
          <w:tcPr>
            <w:tcW w:w="992" w:type="dxa"/>
          </w:tcPr>
          <w:p w14:paraId="762F413D" w14:textId="77777777" w:rsidR="005A51CB" w:rsidRPr="007E4029" w:rsidRDefault="005A51CB" w:rsidP="00202ADB">
            <w:pPr>
              <w:rPr>
                <w:rFonts w:eastAsia="Batang"/>
              </w:rPr>
            </w:pPr>
            <w:r>
              <w:rPr>
                <w:rFonts w:eastAsia="Batang"/>
              </w:rPr>
              <w:t>string</w:t>
            </w:r>
          </w:p>
        </w:tc>
        <w:tc>
          <w:tcPr>
            <w:tcW w:w="4394" w:type="dxa"/>
          </w:tcPr>
          <w:p w14:paraId="0DE6C02B" w14:textId="77777777" w:rsidR="005A51CB" w:rsidRPr="007E4029" w:rsidRDefault="005A51CB" w:rsidP="00202ADB">
            <w:pPr>
              <w:rPr>
                <w:rFonts w:eastAsia="Batang"/>
              </w:rPr>
            </w:pPr>
            <w:r>
              <w:rPr>
                <w:rFonts w:eastAsia="Batang"/>
              </w:rPr>
              <w:t>Text som ytterliggare beskriver felet</w:t>
            </w:r>
          </w:p>
        </w:tc>
        <w:tc>
          <w:tcPr>
            <w:tcW w:w="1395" w:type="dxa"/>
          </w:tcPr>
          <w:p w14:paraId="6866E099" w14:textId="77777777" w:rsidR="005A51CB" w:rsidRPr="007E4029" w:rsidRDefault="005A51CB" w:rsidP="00202ADB">
            <w:pPr>
              <w:rPr>
                <w:rFonts w:eastAsia="Batang"/>
              </w:rPr>
            </w:pPr>
            <w:r>
              <w:rPr>
                <w:rFonts w:eastAsia="Batang"/>
              </w:rPr>
              <w:t>0..1</w:t>
            </w:r>
          </w:p>
        </w:tc>
      </w:tr>
    </w:tbl>
    <w:p w14:paraId="57E81110" w14:textId="77777777" w:rsidR="00CD0857" w:rsidRPr="00EC6C6D" w:rsidRDefault="00CD0857" w:rsidP="00B91AA5">
      <w:pPr>
        <w:pStyle w:val="Brdtext"/>
        <w:ind w:left="0"/>
      </w:pPr>
    </w:p>
    <w:p w14:paraId="7CE370EB" w14:textId="77777777" w:rsidR="00EB24F6" w:rsidRDefault="00EB24F6" w:rsidP="00EB24F6">
      <w:pPr>
        <w:pStyle w:val="Rubrik3"/>
      </w:pPr>
      <w:r>
        <w:t>Övriga regler</w:t>
      </w:r>
    </w:p>
    <w:p w14:paraId="3C6FECF8" w14:textId="77777777" w:rsidR="00810FD3" w:rsidRDefault="00810FD3" w:rsidP="00B91AA5">
      <w:pPr>
        <w:rPr>
          <w:rFonts w:ascii="Calibri" w:hAnsi="Calibri"/>
          <w:sz w:val="22"/>
        </w:rPr>
      </w:pPr>
      <w:r w:rsidRPr="00810FD3">
        <w:rPr>
          <w:rFonts w:ascii="Calibri" w:hAnsi="Calibri"/>
          <w:sz w:val="22"/>
        </w:rPr>
        <w:t>Inga extra förutom de som anger om fält är obligatoriska eller valbara under kapitel</w:t>
      </w:r>
      <w:r w:rsidR="00AF38F2">
        <w:rPr>
          <w:rFonts w:ascii="Calibri" w:hAnsi="Calibri"/>
          <w:sz w:val="22"/>
        </w:rPr>
        <w:t xml:space="preserve"> </w:t>
      </w:r>
      <w:r w:rsidR="00A5485B">
        <w:rPr>
          <w:rFonts w:ascii="Calibri" w:hAnsi="Calibri"/>
          <w:sz w:val="22"/>
        </w:rPr>
        <w:t>fältregler.</w:t>
      </w:r>
    </w:p>
    <w:p w14:paraId="2CE2BAD7" w14:textId="77777777" w:rsidR="00810FD3" w:rsidRPr="00810FD3" w:rsidRDefault="00810FD3" w:rsidP="00B91AA5">
      <w:pPr>
        <w:rPr>
          <w:rFonts w:ascii="Calibri" w:hAnsi="Calibri"/>
          <w:sz w:val="22"/>
        </w:rPr>
      </w:pPr>
      <w:r>
        <w:rPr>
          <w:rFonts w:ascii="Calibri" w:hAnsi="Calibri"/>
          <w:sz w:val="22"/>
        </w:rPr>
        <w:t>Observera att en mängd information skall tas från det tidigare inskickade läkarintyget och därmed överensstämma med denna.</w:t>
      </w:r>
    </w:p>
    <w:p w14:paraId="11268E4B" w14:textId="77777777" w:rsidR="002E6D3B" w:rsidRDefault="002E6D3B" w:rsidP="00B91AA5">
      <w:pPr>
        <w:pStyle w:val="ColorfulList-Accent11"/>
        <w:ind w:left="0"/>
      </w:pPr>
    </w:p>
    <w:p w14:paraId="0F2D91F7" w14:textId="77777777" w:rsidR="002E6D3B" w:rsidRDefault="00853006" w:rsidP="00267947">
      <w:pPr>
        <w:pStyle w:val="Rubrik2"/>
      </w:pPr>
      <w:r>
        <w:br w:type="page"/>
      </w:r>
      <w:bookmarkStart w:id="93" w:name="_Toc283620704"/>
      <w:r w:rsidR="002E6D3B">
        <w:t>SendMedicalCertificateAnswer</w:t>
      </w:r>
      <w:bookmarkEnd w:id="93"/>
      <w:r w:rsidR="002E6D3B">
        <w:t xml:space="preserve"> </w:t>
      </w:r>
    </w:p>
    <w:p w14:paraId="6245657A" w14:textId="77777777" w:rsidR="002E6D3B" w:rsidRDefault="002E6D3B" w:rsidP="00B91AA5">
      <w:r w:rsidRPr="00406201">
        <w:t xml:space="preserve">Tjänsten </w:t>
      </w:r>
      <w:r>
        <w:t xml:space="preserve">skickar ett svar </w:t>
      </w:r>
      <w:r w:rsidR="008C3089">
        <w:t xml:space="preserve">till Försäkringskassan </w:t>
      </w:r>
      <w:r>
        <w:t xml:space="preserve">på en tidigare mottagen fråga </w:t>
      </w:r>
      <w:r w:rsidR="008C3089">
        <w:t xml:space="preserve">från Försäkringskassan </w:t>
      </w:r>
      <w:r>
        <w:t>för ett läkarintyg. Både begäran och svar består av xml-dokument.</w:t>
      </w:r>
    </w:p>
    <w:p w14:paraId="1B52F4BB" w14:textId="77777777" w:rsidR="00CA24CB" w:rsidRDefault="00CA24CB" w:rsidP="00CA24CB">
      <w:pPr>
        <w:pStyle w:val="Rubrik3"/>
      </w:pPr>
      <w:r>
        <w:t>Version</w:t>
      </w:r>
    </w:p>
    <w:p w14:paraId="588363A1" w14:textId="77777777" w:rsidR="00CA24CB" w:rsidRDefault="00CA24CB" w:rsidP="00B91AA5">
      <w:r>
        <w:t>1.0</w:t>
      </w:r>
    </w:p>
    <w:p w14:paraId="4391EC15" w14:textId="77777777" w:rsidR="007F5AF7" w:rsidRDefault="00A5485B" w:rsidP="00267947">
      <w:pPr>
        <w:pStyle w:val="Rubrik3"/>
      </w:pPr>
      <w:r>
        <w:t>Fältregler</w:t>
      </w:r>
      <w:r w:rsidR="007F5AF7">
        <w:t xml:space="preserve"> </w:t>
      </w:r>
    </w:p>
    <w:p w14:paraId="501ABE3D" w14:textId="77777777" w:rsidR="007F5AF7" w:rsidRDefault="007F5AF7" w:rsidP="00B91AA5">
      <w:r>
        <w:t>Svaret som vården skickar till Försäkringskassan utgår alltid från en tidigare skickad fråga från Försäkringskassan för ett specifikt tidigare inskickat läkarintyg. Detta innebär att en mängd information i meddelandet härstammar från denna fråga (och tidigare från läkarintyget).</w:t>
      </w:r>
      <w:r w:rsidR="00AC000C">
        <w:t xml:space="preserve"> </w:t>
      </w:r>
      <w:r w:rsidR="000E74A5">
        <w:t>Nedanstående tabell beskriver varje individuellt fält i begäran och svar. Kardinaliteten beskriver om ett fält är valfritt (0..1) eller obligatoriskt (1..1).</w:t>
      </w:r>
    </w:p>
    <w:p w14:paraId="2D01177B" w14:textId="77777777" w:rsidR="007F5AF7" w:rsidRPr="00E30D2E" w:rsidRDefault="007F5AF7" w:rsidP="00B91AA5">
      <w:pPr>
        <w:pStyle w:val="Brdtext"/>
        <w:ind w:left="0"/>
      </w:pPr>
    </w:p>
    <w:tbl>
      <w:tblPr>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227"/>
        <w:gridCol w:w="992"/>
        <w:gridCol w:w="4394"/>
        <w:gridCol w:w="1395"/>
      </w:tblGrid>
      <w:tr w:rsidR="00D366C4" w:rsidRPr="004E06B5" w14:paraId="06189CAF" w14:textId="77777777" w:rsidTr="00D366C4">
        <w:tc>
          <w:tcPr>
            <w:tcW w:w="3227" w:type="dxa"/>
            <w:shd w:val="clear" w:color="auto" w:fill="B3B3B3"/>
          </w:tcPr>
          <w:p w14:paraId="1DEEA40D" w14:textId="77777777" w:rsidR="00D366C4" w:rsidRPr="008771B1" w:rsidRDefault="00D366C4" w:rsidP="00B91AA5">
            <w:pPr>
              <w:rPr>
                <w:rFonts w:eastAsia="Batang"/>
                <w:b/>
              </w:rPr>
            </w:pPr>
            <w:r w:rsidRPr="008771B1">
              <w:rPr>
                <w:rFonts w:eastAsia="Batang"/>
                <w:b/>
              </w:rPr>
              <w:t>Namn</w:t>
            </w:r>
          </w:p>
        </w:tc>
        <w:tc>
          <w:tcPr>
            <w:tcW w:w="992" w:type="dxa"/>
            <w:shd w:val="clear" w:color="auto" w:fill="B3B3B3"/>
          </w:tcPr>
          <w:p w14:paraId="67183C72" w14:textId="77777777" w:rsidR="00D366C4" w:rsidRPr="008771B1" w:rsidRDefault="00D366C4" w:rsidP="00B91AA5">
            <w:pPr>
              <w:rPr>
                <w:rFonts w:eastAsia="Batang"/>
                <w:b/>
              </w:rPr>
            </w:pPr>
            <w:r w:rsidRPr="008771B1">
              <w:rPr>
                <w:rFonts w:eastAsia="Batang"/>
                <w:b/>
              </w:rPr>
              <w:t>Typ</w:t>
            </w:r>
          </w:p>
        </w:tc>
        <w:tc>
          <w:tcPr>
            <w:tcW w:w="4394" w:type="dxa"/>
            <w:shd w:val="clear" w:color="auto" w:fill="B3B3B3"/>
          </w:tcPr>
          <w:p w14:paraId="27D3C452" w14:textId="77777777" w:rsidR="00D366C4" w:rsidRPr="008771B1" w:rsidRDefault="00D366C4" w:rsidP="00B91AA5">
            <w:pPr>
              <w:rPr>
                <w:rFonts w:eastAsia="Batang"/>
                <w:b/>
              </w:rPr>
            </w:pPr>
            <w:r w:rsidRPr="00D366C4">
              <w:rPr>
                <w:b/>
              </w:rPr>
              <w:t>Beskrivning</w:t>
            </w:r>
          </w:p>
        </w:tc>
        <w:tc>
          <w:tcPr>
            <w:tcW w:w="1395" w:type="dxa"/>
            <w:shd w:val="clear" w:color="auto" w:fill="B3B3B3"/>
          </w:tcPr>
          <w:p w14:paraId="021F4EA4" w14:textId="77777777" w:rsidR="00D366C4" w:rsidRDefault="00D366C4" w:rsidP="00B91AA5">
            <w:pPr>
              <w:rPr>
                <w:rFonts w:eastAsia="Batang"/>
                <w:b/>
              </w:rPr>
            </w:pPr>
            <w:r>
              <w:rPr>
                <w:rFonts w:eastAsia="Batang"/>
                <w:b/>
              </w:rPr>
              <w:t>Kardinalitet</w:t>
            </w:r>
          </w:p>
        </w:tc>
      </w:tr>
      <w:tr w:rsidR="007F5AF7" w:rsidRPr="004E06B5" w14:paraId="6206FAD6" w14:textId="77777777" w:rsidTr="00D366C4">
        <w:tc>
          <w:tcPr>
            <w:tcW w:w="3227" w:type="dxa"/>
          </w:tcPr>
          <w:p w14:paraId="793F9467" w14:textId="77777777" w:rsidR="007F5AF7" w:rsidRPr="00D10D9E" w:rsidRDefault="007F5AF7" w:rsidP="00B91AA5">
            <w:pPr>
              <w:rPr>
                <w:rFonts w:eastAsia="Batang"/>
                <w:b/>
              </w:rPr>
            </w:pPr>
            <w:r w:rsidRPr="00D10D9E">
              <w:rPr>
                <w:rFonts w:eastAsia="Batang"/>
                <w:b/>
              </w:rPr>
              <w:t>Begäran</w:t>
            </w:r>
          </w:p>
        </w:tc>
        <w:tc>
          <w:tcPr>
            <w:tcW w:w="992" w:type="dxa"/>
          </w:tcPr>
          <w:p w14:paraId="172D3869" w14:textId="77777777" w:rsidR="007F5AF7" w:rsidRPr="008771B1" w:rsidRDefault="007F5AF7" w:rsidP="00B91AA5">
            <w:pPr>
              <w:rPr>
                <w:rFonts w:eastAsia="Batang"/>
              </w:rPr>
            </w:pPr>
          </w:p>
        </w:tc>
        <w:tc>
          <w:tcPr>
            <w:tcW w:w="4394" w:type="dxa"/>
          </w:tcPr>
          <w:p w14:paraId="3CD9C838" w14:textId="77777777" w:rsidR="007F5AF7" w:rsidRPr="008771B1" w:rsidRDefault="007F5AF7" w:rsidP="00B91AA5">
            <w:pPr>
              <w:rPr>
                <w:rFonts w:eastAsia="Batang"/>
              </w:rPr>
            </w:pPr>
          </w:p>
        </w:tc>
        <w:tc>
          <w:tcPr>
            <w:tcW w:w="1395" w:type="dxa"/>
          </w:tcPr>
          <w:p w14:paraId="09E2EF67" w14:textId="77777777" w:rsidR="007F5AF7" w:rsidRPr="008771B1" w:rsidRDefault="007F5AF7" w:rsidP="00B91AA5">
            <w:pPr>
              <w:rPr>
                <w:rFonts w:eastAsia="Batang"/>
              </w:rPr>
            </w:pPr>
          </w:p>
        </w:tc>
      </w:tr>
      <w:tr w:rsidR="007F5AF7" w:rsidRPr="00D10D9E" w14:paraId="2B6505E9" w14:textId="77777777" w:rsidTr="00D366C4">
        <w:tc>
          <w:tcPr>
            <w:tcW w:w="3227" w:type="dxa"/>
          </w:tcPr>
          <w:p w14:paraId="40D1DB54" w14:textId="77777777" w:rsidR="007F5AF7" w:rsidRPr="004107AE" w:rsidRDefault="007F5AF7" w:rsidP="00B91AA5">
            <w:pPr>
              <w:rPr>
                <w:iCs/>
              </w:rPr>
            </w:pPr>
            <w:r>
              <w:rPr>
                <w:iCs/>
              </w:rPr>
              <w:t>vard</w:t>
            </w:r>
            <w:r w:rsidRPr="004107AE">
              <w:rPr>
                <w:iCs/>
              </w:rPr>
              <w:t>Referens-id</w:t>
            </w:r>
          </w:p>
        </w:tc>
        <w:tc>
          <w:tcPr>
            <w:tcW w:w="992" w:type="dxa"/>
          </w:tcPr>
          <w:p w14:paraId="4DD7FB75" w14:textId="77777777" w:rsidR="007F5AF7" w:rsidRDefault="007F5AF7" w:rsidP="00B91AA5">
            <w:pPr>
              <w:rPr>
                <w:rFonts w:eastAsia="Batang"/>
              </w:rPr>
            </w:pPr>
            <w:r>
              <w:rPr>
                <w:rFonts w:eastAsia="Batang"/>
              </w:rPr>
              <w:t>string</w:t>
            </w:r>
          </w:p>
        </w:tc>
        <w:tc>
          <w:tcPr>
            <w:tcW w:w="4394" w:type="dxa"/>
          </w:tcPr>
          <w:p w14:paraId="71D69E74" w14:textId="77777777" w:rsidR="007F5AF7" w:rsidRDefault="007F5AF7" w:rsidP="00B91AA5">
            <w:pPr>
              <w:rPr>
                <w:rFonts w:eastAsia="Batang"/>
              </w:rPr>
            </w:pPr>
            <w:r>
              <w:rPr>
                <w:rFonts w:eastAsia="Batang"/>
              </w:rPr>
              <w:t>Identitet för detta svar</w:t>
            </w:r>
            <w:r w:rsidR="00AC000C">
              <w:rPr>
                <w:rFonts w:eastAsia="Batang"/>
              </w:rPr>
              <w:t xml:space="preserve"> </w:t>
            </w:r>
            <w:r>
              <w:rPr>
                <w:rFonts w:eastAsia="Batang"/>
              </w:rPr>
              <w:t>från vården</w:t>
            </w:r>
          </w:p>
        </w:tc>
        <w:tc>
          <w:tcPr>
            <w:tcW w:w="1395" w:type="dxa"/>
          </w:tcPr>
          <w:p w14:paraId="5189B802" w14:textId="77777777" w:rsidR="007F5AF7" w:rsidRDefault="00546BAE" w:rsidP="00B91AA5">
            <w:pPr>
              <w:rPr>
                <w:rFonts w:eastAsia="Batang"/>
              </w:rPr>
            </w:pPr>
            <w:r>
              <w:rPr>
                <w:rFonts w:eastAsia="Batang"/>
              </w:rPr>
              <w:t>1..1</w:t>
            </w:r>
          </w:p>
        </w:tc>
      </w:tr>
      <w:tr w:rsidR="007F5AF7" w:rsidRPr="00D10D9E" w14:paraId="438779E4" w14:textId="77777777" w:rsidTr="00D366C4">
        <w:tc>
          <w:tcPr>
            <w:tcW w:w="3227" w:type="dxa"/>
          </w:tcPr>
          <w:p w14:paraId="5DA085AC" w14:textId="77777777" w:rsidR="007F5AF7" w:rsidRPr="008771B1" w:rsidRDefault="007F5AF7" w:rsidP="00B91AA5">
            <w:pPr>
              <w:rPr>
                <w:rFonts w:eastAsia="Batang"/>
              </w:rPr>
            </w:pPr>
            <w:r w:rsidRPr="004107AE">
              <w:rPr>
                <w:iCs/>
              </w:rPr>
              <w:t>fkReferens-id</w:t>
            </w:r>
          </w:p>
        </w:tc>
        <w:tc>
          <w:tcPr>
            <w:tcW w:w="992" w:type="dxa"/>
          </w:tcPr>
          <w:p w14:paraId="72350301" w14:textId="77777777" w:rsidR="007F5AF7" w:rsidRPr="008771B1" w:rsidRDefault="007F5AF7" w:rsidP="00B91AA5">
            <w:pPr>
              <w:rPr>
                <w:rFonts w:eastAsia="Batang"/>
              </w:rPr>
            </w:pPr>
            <w:r>
              <w:rPr>
                <w:rFonts w:eastAsia="Batang"/>
              </w:rPr>
              <w:t>string</w:t>
            </w:r>
          </w:p>
        </w:tc>
        <w:tc>
          <w:tcPr>
            <w:tcW w:w="4394" w:type="dxa"/>
          </w:tcPr>
          <w:p w14:paraId="76C1304D" w14:textId="77777777" w:rsidR="007F5AF7" w:rsidRPr="00D10D9E" w:rsidRDefault="007F5AF7" w:rsidP="00B91AA5">
            <w:pPr>
              <w:rPr>
                <w:rFonts w:eastAsia="Batang"/>
              </w:rPr>
            </w:pPr>
            <w:r>
              <w:rPr>
                <w:rFonts w:eastAsia="Batang"/>
              </w:rPr>
              <w:t>Identitet för tidigare fråga från Försäkringskassan</w:t>
            </w:r>
          </w:p>
        </w:tc>
        <w:tc>
          <w:tcPr>
            <w:tcW w:w="1395" w:type="dxa"/>
          </w:tcPr>
          <w:p w14:paraId="6C66EC63" w14:textId="77777777" w:rsidR="007F5AF7" w:rsidRPr="00D10D9E" w:rsidRDefault="00546BAE" w:rsidP="00B91AA5">
            <w:pPr>
              <w:rPr>
                <w:rFonts w:eastAsia="Batang"/>
              </w:rPr>
            </w:pPr>
            <w:r>
              <w:rPr>
                <w:rFonts w:eastAsia="Batang"/>
              </w:rPr>
              <w:t>1..1</w:t>
            </w:r>
          </w:p>
        </w:tc>
      </w:tr>
      <w:tr w:rsidR="007F5AF7" w:rsidRPr="004E06B5" w14:paraId="1AA4047F" w14:textId="77777777" w:rsidTr="00D366C4">
        <w:tc>
          <w:tcPr>
            <w:tcW w:w="3227" w:type="dxa"/>
          </w:tcPr>
          <w:p w14:paraId="3F5BF745" w14:textId="77777777" w:rsidR="007F5AF7" w:rsidRPr="008771B1" w:rsidRDefault="007F5AF7" w:rsidP="00B91AA5">
            <w:pPr>
              <w:rPr>
                <w:rFonts w:eastAsia="Batang"/>
              </w:rPr>
            </w:pPr>
            <w:r>
              <w:rPr>
                <w:iCs/>
              </w:rPr>
              <w:t>amne</w:t>
            </w:r>
          </w:p>
        </w:tc>
        <w:tc>
          <w:tcPr>
            <w:tcW w:w="992" w:type="dxa"/>
          </w:tcPr>
          <w:p w14:paraId="4629EAEE" w14:textId="77777777" w:rsidR="007F5AF7" w:rsidRPr="008771B1" w:rsidRDefault="007F5AF7" w:rsidP="00B91AA5">
            <w:pPr>
              <w:rPr>
                <w:rFonts w:eastAsia="Batang"/>
              </w:rPr>
            </w:pPr>
            <w:r w:rsidRPr="008771B1">
              <w:rPr>
                <w:rFonts w:eastAsia="Batang"/>
              </w:rPr>
              <w:t>string</w:t>
            </w:r>
          </w:p>
        </w:tc>
        <w:tc>
          <w:tcPr>
            <w:tcW w:w="4394" w:type="dxa"/>
          </w:tcPr>
          <w:p w14:paraId="512696A2" w14:textId="77777777" w:rsidR="007F5AF7" w:rsidRPr="008771B1" w:rsidRDefault="007F5AF7" w:rsidP="00B91AA5">
            <w:pPr>
              <w:rPr>
                <w:rFonts w:eastAsia="Batang"/>
              </w:rPr>
            </w:pPr>
            <w:r>
              <w:rPr>
                <w:rFonts w:eastAsia="Batang"/>
              </w:rPr>
              <w:t>Ämne som fråga/svar gäller.</w:t>
            </w:r>
          </w:p>
        </w:tc>
        <w:tc>
          <w:tcPr>
            <w:tcW w:w="1395" w:type="dxa"/>
          </w:tcPr>
          <w:p w14:paraId="506DAD73" w14:textId="77777777" w:rsidR="007F5AF7" w:rsidRDefault="00546BAE" w:rsidP="00B91AA5">
            <w:pPr>
              <w:rPr>
                <w:rFonts w:eastAsia="Batang"/>
              </w:rPr>
            </w:pPr>
            <w:r>
              <w:rPr>
                <w:rFonts w:eastAsia="Batang"/>
              </w:rPr>
              <w:t>1..1</w:t>
            </w:r>
          </w:p>
        </w:tc>
      </w:tr>
      <w:tr w:rsidR="00546BAE" w:rsidRPr="004E06B5" w14:paraId="4C6435F5" w14:textId="77777777" w:rsidTr="00D366C4">
        <w:tc>
          <w:tcPr>
            <w:tcW w:w="3227" w:type="dxa"/>
          </w:tcPr>
          <w:p w14:paraId="214D4F4F" w14:textId="77777777" w:rsidR="00546BAE" w:rsidRDefault="00546BAE" w:rsidP="00B91AA5">
            <w:pPr>
              <w:rPr>
                <w:iCs/>
              </w:rPr>
            </w:pPr>
            <w:r>
              <w:rPr>
                <w:iCs/>
              </w:rPr>
              <w:t>fraga</w:t>
            </w:r>
          </w:p>
        </w:tc>
        <w:tc>
          <w:tcPr>
            <w:tcW w:w="992" w:type="dxa"/>
          </w:tcPr>
          <w:p w14:paraId="2DE85501" w14:textId="77777777" w:rsidR="00546BAE" w:rsidRPr="008771B1" w:rsidRDefault="00546BAE" w:rsidP="00B91AA5">
            <w:pPr>
              <w:rPr>
                <w:rFonts w:eastAsia="Batang"/>
              </w:rPr>
            </w:pPr>
          </w:p>
        </w:tc>
        <w:tc>
          <w:tcPr>
            <w:tcW w:w="4394" w:type="dxa"/>
          </w:tcPr>
          <w:p w14:paraId="4511CFE5" w14:textId="77777777" w:rsidR="00546BAE" w:rsidRDefault="00546BAE" w:rsidP="00B91AA5">
            <w:pPr>
              <w:rPr>
                <w:rFonts w:eastAsia="Batang"/>
              </w:rPr>
            </w:pPr>
            <w:r>
              <w:rPr>
                <w:rFonts w:eastAsia="Batang"/>
              </w:rPr>
              <w:t>Frågan</w:t>
            </w:r>
          </w:p>
        </w:tc>
        <w:tc>
          <w:tcPr>
            <w:tcW w:w="1395" w:type="dxa"/>
          </w:tcPr>
          <w:p w14:paraId="57615770" w14:textId="77777777" w:rsidR="00546BAE" w:rsidRDefault="00546BAE" w:rsidP="00B91AA5">
            <w:pPr>
              <w:rPr>
                <w:rFonts w:eastAsia="Batang"/>
              </w:rPr>
            </w:pPr>
            <w:r>
              <w:rPr>
                <w:rFonts w:eastAsia="Batang"/>
              </w:rPr>
              <w:t>1..1</w:t>
            </w:r>
          </w:p>
        </w:tc>
      </w:tr>
      <w:tr w:rsidR="007F5AF7" w:rsidRPr="00D10D9E" w14:paraId="3BC1A96F" w14:textId="77777777" w:rsidTr="00D366C4">
        <w:tc>
          <w:tcPr>
            <w:tcW w:w="3227" w:type="dxa"/>
          </w:tcPr>
          <w:p w14:paraId="3B76E2C7" w14:textId="77777777" w:rsidR="007F5AF7" w:rsidRPr="00D10D9E" w:rsidRDefault="007F5AF7" w:rsidP="00B91AA5">
            <w:pPr>
              <w:rPr>
                <w:rFonts w:eastAsia="Batang"/>
                <w:b/>
                <w:lang w:val="en-GB"/>
              </w:rPr>
            </w:pPr>
            <w:r>
              <w:rPr>
                <w:iCs/>
              </w:rPr>
              <w:t>fraga.</w:t>
            </w:r>
            <w:r w:rsidRPr="004107AE">
              <w:rPr>
                <w:iCs/>
              </w:rPr>
              <w:t>meddelandeText</w:t>
            </w:r>
          </w:p>
        </w:tc>
        <w:tc>
          <w:tcPr>
            <w:tcW w:w="992" w:type="dxa"/>
          </w:tcPr>
          <w:p w14:paraId="5AE6BFE9" w14:textId="77777777" w:rsidR="007F5AF7" w:rsidRPr="008771B1" w:rsidRDefault="007F5AF7" w:rsidP="00B91AA5">
            <w:pPr>
              <w:rPr>
                <w:rFonts w:eastAsia="Batang"/>
                <w:lang w:val="en-GB"/>
              </w:rPr>
            </w:pPr>
            <w:r>
              <w:rPr>
                <w:rFonts w:eastAsia="Batang"/>
                <w:lang w:val="en-GB"/>
              </w:rPr>
              <w:t>string</w:t>
            </w:r>
          </w:p>
        </w:tc>
        <w:tc>
          <w:tcPr>
            <w:tcW w:w="4394" w:type="dxa"/>
          </w:tcPr>
          <w:p w14:paraId="615D42C1" w14:textId="77777777" w:rsidR="007F5AF7" w:rsidRPr="00D10D9E" w:rsidRDefault="007F5AF7" w:rsidP="00B91AA5">
            <w:pPr>
              <w:rPr>
                <w:rFonts w:eastAsia="Batang"/>
              </w:rPr>
            </w:pPr>
            <w:r>
              <w:rPr>
                <w:rFonts w:eastAsia="Batang"/>
              </w:rPr>
              <w:t xml:space="preserve">Själva frågan </w:t>
            </w:r>
          </w:p>
        </w:tc>
        <w:tc>
          <w:tcPr>
            <w:tcW w:w="1395" w:type="dxa"/>
          </w:tcPr>
          <w:p w14:paraId="51D6E2A5" w14:textId="77777777" w:rsidR="007F5AF7" w:rsidRPr="00D10D9E" w:rsidRDefault="00546BAE" w:rsidP="00B91AA5">
            <w:pPr>
              <w:rPr>
                <w:rFonts w:eastAsia="Batang"/>
              </w:rPr>
            </w:pPr>
            <w:r>
              <w:rPr>
                <w:rFonts w:eastAsia="Batang"/>
              </w:rPr>
              <w:t>1..1</w:t>
            </w:r>
          </w:p>
        </w:tc>
      </w:tr>
      <w:tr w:rsidR="007F5AF7" w:rsidRPr="00D10D9E" w14:paraId="6A0D8E96" w14:textId="77777777" w:rsidTr="00D366C4">
        <w:tc>
          <w:tcPr>
            <w:tcW w:w="3227" w:type="dxa"/>
          </w:tcPr>
          <w:p w14:paraId="0F8DEAD5" w14:textId="77777777" w:rsidR="007F5AF7" w:rsidRPr="00D10D9E" w:rsidRDefault="007F5AF7" w:rsidP="00B91AA5">
            <w:pPr>
              <w:rPr>
                <w:rFonts w:eastAsia="Batang"/>
                <w:b/>
                <w:lang w:val="en-GB"/>
              </w:rPr>
            </w:pPr>
            <w:r>
              <w:rPr>
                <w:iCs/>
              </w:rPr>
              <w:t>fraga.</w:t>
            </w:r>
            <w:r w:rsidRPr="004107AE">
              <w:rPr>
                <w:iCs/>
              </w:rPr>
              <w:t>signeringsTidpunkt</w:t>
            </w:r>
          </w:p>
        </w:tc>
        <w:tc>
          <w:tcPr>
            <w:tcW w:w="992" w:type="dxa"/>
          </w:tcPr>
          <w:p w14:paraId="5276A93F" w14:textId="77777777" w:rsidR="007F5AF7" w:rsidRPr="008771B1" w:rsidRDefault="007F5AF7" w:rsidP="00B91AA5">
            <w:pPr>
              <w:rPr>
                <w:rFonts w:eastAsia="Batang"/>
                <w:lang w:val="en-GB"/>
              </w:rPr>
            </w:pPr>
            <w:r>
              <w:rPr>
                <w:rFonts w:eastAsia="Batang"/>
                <w:lang w:val="en-GB"/>
              </w:rPr>
              <w:t>datumtid</w:t>
            </w:r>
          </w:p>
        </w:tc>
        <w:tc>
          <w:tcPr>
            <w:tcW w:w="4394" w:type="dxa"/>
          </w:tcPr>
          <w:p w14:paraId="2D47B4BF" w14:textId="77777777" w:rsidR="007F5AF7" w:rsidRPr="00D10D9E" w:rsidRDefault="007F5AF7" w:rsidP="00B91AA5">
            <w:pPr>
              <w:rPr>
                <w:rFonts w:eastAsia="Batang"/>
              </w:rPr>
            </w:pPr>
            <w:r>
              <w:rPr>
                <w:rFonts w:eastAsia="Batang"/>
              </w:rPr>
              <w:t>Signeringstidpunkt för själva frågan</w:t>
            </w:r>
          </w:p>
        </w:tc>
        <w:tc>
          <w:tcPr>
            <w:tcW w:w="1395" w:type="dxa"/>
          </w:tcPr>
          <w:p w14:paraId="32EDDB94" w14:textId="77777777" w:rsidR="007F5AF7" w:rsidRPr="00D10D9E" w:rsidRDefault="00546BAE" w:rsidP="00B91AA5">
            <w:pPr>
              <w:rPr>
                <w:rFonts w:eastAsia="Batang"/>
              </w:rPr>
            </w:pPr>
            <w:r>
              <w:rPr>
                <w:rFonts w:eastAsia="Batang"/>
              </w:rPr>
              <w:t>1..1</w:t>
            </w:r>
          </w:p>
        </w:tc>
      </w:tr>
      <w:tr w:rsidR="00546BAE" w:rsidRPr="00D10D9E" w14:paraId="7C291F61" w14:textId="77777777" w:rsidTr="00D366C4">
        <w:tc>
          <w:tcPr>
            <w:tcW w:w="3227" w:type="dxa"/>
          </w:tcPr>
          <w:p w14:paraId="2523F7D2" w14:textId="77777777" w:rsidR="00546BAE" w:rsidRDefault="00546BAE" w:rsidP="00B91AA5">
            <w:pPr>
              <w:rPr>
                <w:iCs/>
              </w:rPr>
            </w:pPr>
            <w:r>
              <w:rPr>
                <w:iCs/>
              </w:rPr>
              <w:t>svar</w:t>
            </w:r>
          </w:p>
        </w:tc>
        <w:tc>
          <w:tcPr>
            <w:tcW w:w="992" w:type="dxa"/>
          </w:tcPr>
          <w:p w14:paraId="6FE6F945" w14:textId="77777777" w:rsidR="00546BAE" w:rsidRDefault="00546BAE" w:rsidP="00B91AA5">
            <w:pPr>
              <w:rPr>
                <w:rFonts w:eastAsia="Batang"/>
                <w:lang w:val="en-GB"/>
              </w:rPr>
            </w:pPr>
          </w:p>
        </w:tc>
        <w:tc>
          <w:tcPr>
            <w:tcW w:w="4394" w:type="dxa"/>
          </w:tcPr>
          <w:p w14:paraId="0AF5BEEF" w14:textId="77777777" w:rsidR="00546BAE" w:rsidRDefault="00546BAE" w:rsidP="00B91AA5">
            <w:pPr>
              <w:rPr>
                <w:rFonts w:eastAsia="Batang"/>
              </w:rPr>
            </w:pPr>
            <w:r>
              <w:rPr>
                <w:rFonts w:eastAsia="Batang"/>
              </w:rPr>
              <w:t>Svaret</w:t>
            </w:r>
          </w:p>
        </w:tc>
        <w:tc>
          <w:tcPr>
            <w:tcW w:w="1395" w:type="dxa"/>
          </w:tcPr>
          <w:p w14:paraId="10AA9BD6" w14:textId="77777777" w:rsidR="00546BAE" w:rsidRDefault="00546BAE" w:rsidP="00B91AA5">
            <w:pPr>
              <w:rPr>
                <w:rFonts w:eastAsia="Batang"/>
              </w:rPr>
            </w:pPr>
            <w:r>
              <w:rPr>
                <w:rFonts w:eastAsia="Batang"/>
              </w:rPr>
              <w:t>1..1</w:t>
            </w:r>
          </w:p>
        </w:tc>
      </w:tr>
      <w:tr w:rsidR="007F5AF7" w:rsidRPr="00D10D9E" w14:paraId="171E251E" w14:textId="77777777" w:rsidTr="00D366C4">
        <w:tc>
          <w:tcPr>
            <w:tcW w:w="3227" w:type="dxa"/>
          </w:tcPr>
          <w:p w14:paraId="50A5C6BF" w14:textId="77777777" w:rsidR="007F5AF7" w:rsidRPr="00D10D9E" w:rsidRDefault="007F5AF7" w:rsidP="00B91AA5">
            <w:pPr>
              <w:rPr>
                <w:rFonts w:eastAsia="Batang"/>
                <w:b/>
                <w:lang w:val="en-GB"/>
              </w:rPr>
            </w:pPr>
            <w:r>
              <w:rPr>
                <w:iCs/>
              </w:rPr>
              <w:t>svar.</w:t>
            </w:r>
            <w:r w:rsidRPr="004107AE">
              <w:rPr>
                <w:iCs/>
              </w:rPr>
              <w:t>meddelandeText</w:t>
            </w:r>
          </w:p>
        </w:tc>
        <w:tc>
          <w:tcPr>
            <w:tcW w:w="992" w:type="dxa"/>
          </w:tcPr>
          <w:p w14:paraId="02C666A1" w14:textId="77777777" w:rsidR="007F5AF7" w:rsidRPr="008771B1" w:rsidRDefault="007F5AF7" w:rsidP="00B91AA5">
            <w:pPr>
              <w:rPr>
                <w:rFonts w:eastAsia="Batang"/>
                <w:lang w:val="en-GB"/>
              </w:rPr>
            </w:pPr>
            <w:r>
              <w:rPr>
                <w:rFonts w:eastAsia="Batang"/>
                <w:lang w:val="en-GB"/>
              </w:rPr>
              <w:t>string</w:t>
            </w:r>
          </w:p>
        </w:tc>
        <w:tc>
          <w:tcPr>
            <w:tcW w:w="4394" w:type="dxa"/>
          </w:tcPr>
          <w:p w14:paraId="105BEEC8" w14:textId="77777777" w:rsidR="007F5AF7" w:rsidRPr="00D10D9E" w:rsidRDefault="007F5AF7" w:rsidP="00B91AA5">
            <w:pPr>
              <w:rPr>
                <w:rFonts w:eastAsia="Batang"/>
              </w:rPr>
            </w:pPr>
            <w:r>
              <w:rPr>
                <w:rFonts w:eastAsia="Batang"/>
              </w:rPr>
              <w:t xml:space="preserve">Själva svaret på ställd fråga </w:t>
            </w:r>
          </w:p>
        </w:tc>
        <w:tc>
          <w:tcPr>
            <w:tcW w:w="1395" w:type="dxa"/>
          </w:tcPr>
          <w:p w14:paraId="31E41C4B" w14:textId="77777777" w:rsidR="007F5AF7" w:rsidRPr="00D10D9E" w:rsidRDefault="00546BAE" w:rsidP="00B91AA5">
            <w:pPr>
              <w:rPr>
                <w:rFonts w:eastAsia="Batang"/>
              </w:rPr>
            </w:pPr>
            <w:r>
              <w:rPr>
                <w:rFonts w:eastAsia="Batang"/>
              </w:rPr>
              <w:t>1..1</w:t>
            </w:r>
          </w:p>
        </w:tc>
      </w:tr>
      <w:tr w:rsidR="007F5AF7" w:rsidRPr="00D10D9E" w14:paraId="7B16232F" w14:textId="77777777" w:rsidTr="00D366C4">
        <w:tc>
          <w:tcPr>
            <w:tcW w:w="3227" w:type="dxa"/>
          </w:tcPr>
          <w:p w14:paraId="7A82A864" w14:textId="77777777" w:rsidR="007F5AF7" w:rsidRPr="00D10D9E" w:rsidRDefault="007F5AF7" w:rsidP="00B91AA5">
            <w:pPr>
              <w:rPr>
                <w:rFonts w:eastAsia="Batang"/>
                <w:b/>
                <w:lang w:val="en-GB"/>
              </w:rPr>
            </w:pPr>
            <w:r>
              <w:rPr>
                <w:iCs/>
              </w:rPr>
              <w:t>svar.</w:t>
            </w:r>
            <w:r w:rsidRPr="004107AE">
              <w:rPr>
                <w:iCs/>
              </w:rPr>
              <w:t>signeringsTidpunkt</w:t>
            </w:r>
          </w:p>
        </w:tc>
        <w:tc>
          <w:tcPr>
            <w:tcW w:w="992" w:type="dxa"/>
          </w:tcPr>
          <w:p w14:paraId="018302E3" w14:textId="77777777" w:rsidR="007F5AF7" w:rsidRPr="008771B1" w:rsidRDefault="007F5AF7" w:rsidP="00B91AA5">
            <w:pPr>
              <w:rPr>
                <w:rFonts w:eastAsia="Batang"/>
                <w:lang w:val="en-GB"/>
              </w:rPr>
            </w:pPr>
            <w:r>
              <w:rPr>
                <w:rFonts w:eastAsia="Batang"/>
                <w:lang w:val="en-GB"/>
              </w:rPr>
              <w:t>datumtid</w:t>
            </w:r>
          </w:p>
        </w:tc>
        <w:tc>
          <w:tcPr>
            <w:tcW w:w="4394" w:type="dxa"/>
          </w:tcPr>
          <w:p w14:paraId="1A126A00" w14:textId="77777777" w:rsidR="007F5AF7" w:rsidRPr="00D10D9E" w:rsidRDefault="007F5AF7" w:rsidP="00B91AA5">
            <w:pPr>
              <w:rPr>
                <w:rFonts w:eastAsia="Batang"/>
              </w:rPr>
            </w:pPr>
            <w:r>
              <w:rPr>
                <w:rFonts w:eastAsia="Batang"/>
              </w:rPr>
              <w:t>Signeringstidpunkt för själva svaret</w:t>
            </w:r>
          </w:p>
        </w:tc>
        <w:tc>
          <w:tcPr>
            <w:tcW w:w="1395" w:type="dxa"/>
          </w:tcPr>
          <w:p w14:paraId="4F7949EF" w14:textId="77777777" w:rsidR="007F5AF7" w:rsidRPr="00D10D9E" w:rsidRDefault="00546BAE" w:rsidP="00B91AA5">
            <w:pPr>
              <w:rPr>
                <w:rFonts w:eastAsia="Batang"/>
              </w:rPr>
            </w:pPr>
            <w:r>
              <w:rPr>
                <w:rFonts w:eastAsia="Batang"/>
              </w:rPr>
              <w:t>1..1</w:t>
            </w:r>
          </w:p>
        </w:tc>
      </w:tr>
      <w:tr w:rsidR="007F5AF7" w:rsidRPr="00D10D9E" w14:paraId="1ED9758F" w14:textId="77777777" w:rsidTr="00D366C4">
        <w:tc>
          <w:tcPr>
            <w:tcW w:w="3227" w:type="dxa"/>
          </w:tcPr>
          <w:p w14:paraId="1B50C401" w14:textId="77777777" w:rsidR="007F5AF7" w:rsidRPr="00D10D9E" w:rsidRDefault="007F5AF7" w:rsidP="00B91AA5">
            <w:pPr>
              <w:rPr>
                <w:rFonts w:eastAsia="Batang"/>
                <w:b/>
                <w:lang w:val="en-GB"/>
              </w:rPr>
            </w:pPr>
            <w:r w:rsidRPr="007E2660">
              <w:rPr>
                <w:iCs/>
              </w:rPr>
              <w:t>avsantTidpunkt</w:t>
            </w:r>
          </w:p>
        </w:tc>
        <w:tc>
          <w:tcPr>
            <w:tcW w:w="992" w:type="dxa"/>
          </w:tcPr>
          <w:p w14:paraId="047C0CA5" w14:textId="77777777" w:rsidR="007F5AF7" w:rsidRPr="008771B1" w:rsidRDefault="007F5AF7" w:rsidP="00B91AA5">
            <w:pPr>
              <w:rPr>
                <w:rFonts w:eastAsia="Batang"/>
                <w:lang w:val="en-GB"/>
              </w:rPr>
            </w:pPr>
            <w:r>
              <w:rPr>
                <w:rFonts w:eastAsia="Batang"/>
                <w:lang w:val="en-GB"/>
              </w:rPr>
              <w:t>datumtid</w:t>
            </w:r>
          </w:p>
        </w:tc>
        <w:tc>
          <w:tcPr>
            <w:tcW w:w="4394" w:type="dxa"/>
          </w:tcPr>
          <w:p w14:paraId="25FDC4D9" w14:textId="77777777" w:rsidR="007F5AF7" w:rsidRPr="00D10D9E" w:rsidRDefault="007F5AF7" w:rsidP="00B91AA5">
            <w:pPr>
              <w:rPr>
                <w:rFonts w:eastAsia="Batang"/>
              </w:rPr>
            </w:pPr>
            <w:r>
              <w:rPr>
                <w:rFonts w:eastAsia="Batang"/>
              </w:rPr>
              <w:t xml:space="preserve">Tidpunkt då svaret </w:t>
            </w:r>
            <w:r w:rsidR="007A5B3E">
              <w:rPr>
                <w:rFonts w:eastAsia="Batang"/>
              </w:rPr>
              <w:t>skickades från vården</w:t>
            </w:r>
          </w:p>
        </w:tc>
        <w:tc>
          <w:tcPr>
            <w:tcW w:w="1395" w:type="dxa"/>
          </w:tcPr>
          <w:p w14:paraId="1375876F" w14:textId="77777777" w:rsidR="007F5AF7" w:rsidRPr="00D10D9E" w:rsidRDefault="00546BAE" w:rsidP="00B91AA5">
            <w:pPr>
              <w:rPr>
                <w:rFonts w:eastAsia="Batang"/>
              </w:rPr>
            </w:pPr>
            <w:r>
              <w:rPr>
                <w:rFonts w:eastAsia="Batang"/>
              </w:rPr>
              <w:t>1..1</w:t>
            </w:r>
          </w:p>
        </w:tc>
      </w:tr>
      <w:tr w:rsidR="00546BAE" w:rsidRPr="00D10D9E" w14:paraId="3EAD83E0" w14:textId="77777777" w:rsidTr="00202ADB">
        <w:tc>
          <w:tcPr>
            <w:tcW w:w="3227" w:type="dxa"/>
          </w:tcPr>
          <w:p w14:paraId="177FA653" w14:textId="77777777" w:rsidR="00546BAE" w:rsidRPr="007E2660" w:rsidRDefault="00546BAE" w:rsidP="00202ADB">
            <w:pPr>
              <w:rPr>
                <w:iCs/>
                <w:lang w:val="en-US"/>
              </w:rPr>
            </w:pPr>
            <w:r>
              <w:rPr>
                <w:iCs/>
                <w:lang w:val="en-US"/>
              </w:rPr>
              <w:t>adressVard</w:t>
            </w:r>
          </w:p>
        </w:tc>
        <w:tc>
          <w:tcPr>
            <w:tcW w:w="992" w:type="dxa"/>
          </w:tcPr>
          <w:p w14:paraId="171C7A8C" w14:textId="77777777" w:rsidR="00546BAE" w:rsidRDefault="00546BAE" w:rsidP="00202ADB">
            <w:pPr>
              <w:rPr>
                <w:rFonts w:eastAsia="Batang"/>
                <w:lang w:val="en-GB"/>
              </w:rPr>
            </w:pPr>
          </w:p>
        </w:tc>
        <w:tc>
          <w:tcPr>
            <w:tcW w:w="4394" w:type="dxa"/>
          </w:tcPr>
          <w:p w14:paraId="3A960FC5" w14:textId="77777777" w:rsidR="00546BAE" w:rsidRDefault="00546BAE" w:rsidP="00202ADB">
            <w:pPr>
              <w:rPr>
                <w:rFonts w:eastAsia="Batang"/>
              </w:rPr>
            </w:pPr>
            <w:r>
              <w:rPr>
                <w:rFonts w:eastAsia="Batang"/>
              </w:rPr>
              <w:t>Vårdadress</w:t>
            </w:r>
          </w:p>
        </w:tc>
        <w:tc>
          <w:tcPr>
            <w:tcW w:w="1395" w:type="dxa"/>
          </w:tcPr>
          <w:p w14:paraId="29E7DA46" w14:textId="77777777" w:rsidR="00546BAE" w:rsidRDefault="00546BAE" w:rsidP="00202ADB">
            <w:pPr>
              <w:rPr>
                <w:rFonts w:eastAsia="Batang"/>
              </w:rPr>
            </w:pPr>
            <w:r>
              <w:rPr>
                <w:rFonts w:eastAsia="Batang"/>
              </w:rPr>
              <w:t>1..1</w:t>
            </w:r>
          </w:p>
        </w:tc>
      </w:tr>
      <w:tr w:rsidR="00546BAE" w:rsidRPr="00D10D9E" w14:paraId="49F5E49F" w14:textId="77777777" w:rsidTr="00202ADB">
        <w:tc>
          <w:tcPr>
            <w:tcW w:w="3227" w:type="dxa"/>
          </w:tcPr>
          <w:p w14:paraId="21A8F70D" w14:textId="77777777" w:rsidR="00546BAE" w:rsidRDefault="00546BAE" w:rsidP="00202ADB">
            <w:pPr>
              <w:rPr>
                <w:iCs/>
                <w:lang w:val="en-US"/>
              </w:rPr>
            </w:pPr>
            <w:r>
              <w:rPr>
                <w:iCs/>
                <w:lang w:val="en-US"/>
              </w:rPr>
              <w:t>adressVard.hosPersonal</w:t>
            </w:r>
          </w:p>
        </w:tc>
        <w:tc>
          <w:tcPr>
            <w:tcW w:w="992" w:type="dxa"/>
          </w:tcPr>
          <w:p w14:paraId="6A1A7CEB" w14:textId="77777777" w:rsidR="00546BAE" w:rsidRDefault="00546BAE" w:rsidP="00202ADB">
            <w:pPr>
              <w:rPr>
                <w:rFonts w:eastAsia="Batang"/>
                <w:lang w:val="en-GB"/>
              </w:rPr>
            </w:pPr>
          </w:p>
        </w:tc>
        <w:tc>
          <w:tcPr>
            <w:tcW w:w="4394" w:type="dxa"/>
          </w:tcPr>
          <w:p w14:paraId="1537435A" w14:textId="77777777" w:rsidR="00546BAE" w:rsidRDefault="00546BAE" w:rsidP="00202ADB">
            <w:pPr>
              <w:rPr>
                <w:rFonts w:eastAsia="Batang"/>
              </w:rPr>
            </w:pPr>
            <w:r>
              <w:rPr>
                <w:rFonts w:eastAsia="Batang"/>
              </w:rPr>
              <w:t>Vårdpersonal</w:t>
            </w:r>
          </w:p>
        </w:tc>
        <w:tc>
          <w:tcPr>
            <w:tcW w:w="1395" w:type="dxa"/>
          </w:tcPr>
          <w:p w14:paraId="041F9077" w14:textId="77777777" w:rsidR="00546BAE" w:rsidRDefault="00546BAE" w:rsidP="00202ADB">
            <w:pPr>
              <w:rPr>
                <w:rFonts w:eastAsia="Batang"/>
              </w:rPr>
            </w:pPr>
            <w:r>
              <w:rPr>
                <w:rFonts w:eastAsia="Batang"/>
              </w:rPr>
              <w:t>1..1</w:t>
            </w:r>
          </w:p>
        </w:tc>
      </w:tr>
      <w:tr w:rsidR="007F5AF7" w:rsidRPr="00D10D9E" w14:paraId="18A40ED9" w14:textId="77777777" w:rsidTr="00D366C4">
        <w:tc>
          <w:tcPr>
            <w:tcW w:w="3227" w:type="dxa"/>
          </w:tcPr>
          <w:p w14:paraId="795074DC" w14:textId="77777777" w:rsidR="007F5AF7" w:rsidRPr="008C515D" w:rsidRDefault="00546BAE" w:rsidP="00B91AA5">
            <w:pPr>
              <w:rPr>
                <w:rFonts w:eastAsia="Batang"/>
                <w:b/>
              </w:rPr>
            </w:pPr>
            <w:r>
              <w:rPr>
                <w:iCs/>
              </w:rPr>
              <w:t>..</w:t>
            </w:r>
            <w:r w:rsidR="007F5AF7" w:rsidRPr="008C515D">
              <w:rPr>
                <w:iCs/>
              </w:rPr>
              <w:t>hosPersonal</w:t>
            </w:r>
            <w:r w:rsidR="007F5AF7">
              <w:t>.</w:t>
            </w:r>
            <w:r w:rsidR="007F5AF7" w:rsidRPr="003968B2">
              <w:t>personal-id</w:t>
            </w:r>
          </w:p>
        </w:tc>
        <w:tc>
          <w:tcPr>
            <w:tcW w:w="992" w:type="dxa"/>
          </w:tcPr>
          <w:p w14:paraId="1EA0189B" w14:textId="77777777" w:rsidR="007F5AF7" w:rsidRPr="008C515D" w:rsidRDefault="007F5AF7" w:rsidP="00B91AA5">
            <w:pPr>
              <w:rPr>
                <w:rFonts w:eastAsia="Batang"/>
              </w:rPr>
            </w:pPr>
            <w:r>
              <w:rPr>
                <w:rFonts w:eastAsia="Batang"/>
              </w:rPr>
              <w:t>h</w:t>
            </w:r>
            <w:r w:rsidRPr="004B52E9">
              <w:rPr>
                <w:rFonts w:eastAsia="Batang"/>
              </w:rPr>
              <w:t>saId</w:t>
            </w:r>
          </w:p>
        </w:tc>
        <w:tc>
          <w:tcPr>
            <w:tcW w:w="4394" w:type="dxa"/>
          </w:tcPr>
          <w:p w14:paraId="7EDCAF5F" w14:textId="77777777" w:rsidR="007F5AF7" w:rsidRPr="00D10D9E" w:rsidRDefault="007F5AF7" w:rsidP="00B91AA5">
            <w:pPr>
              <w:rPr>
                <w:rFonts w:eastAsia="Batang"/>
              </w:rPr>
            </w:pPr>
            <w:r w:rsidRPr="007E4029">
              <w:rPr>
                <w:rFonts w:eastAsia="Batang"/>
              </w:rPr>
              <w:t>Hsa-Id för Ho</w:t>
            </w:r>
            <w:r>
              <w:rPr>
                <w:rFonts w:eastAsia="Batang"/>
              </w:rPr>
              <w:t xml:space="preserve">s-person </w:t>
            </w:r>
            <w:r w:rsidRPr="007E4029">
              <w:rPr>
                <w:rFonts w:eastAsia="Batang"/>
              </w:rPr>
              <w:t xml:space="preserve">som </w:t>
            </w:r>
            <w:r w:rsidR="007A5B3E">
              <w:rPr>
                <w:rFonts w:eastAsia="Batang"/>
              </w:rPr>
              <w:t>svarar på</w:t>
            </w:r>
            <w:r>
              <w:rPr>
                <w:rFonts w:eastAsia="Batang"/>
              </w:rPr>
              <w:t xml:space="preserve"> frågan.</w:t>
            </w:r>
          </w:p>
        </w:tc>
        <w:tc>
          <w:tcPr>
            <w:tcW w:w="1395" w:type="dxa"/>
          </w:tcPr>
          <w:p w14:paraId="7340D123" w14:textId="77777777" w:rsidR="007F5AF7" w:rsidRPr="00D10D9E" w:rsidRDefault="00546BAE" w:rsidP="00B91AA5">
            <w:pPr>
              <w:rPr>
                <w:rFonts w:eastAsia="Batang"/>
              </w:rPr>
            </w:pPr>
            <w:r>
              <w:rPr>
                <w:rFonts w:eastAsia="Batang"/>
              </w:rPr>
              <w:t>1..1</w:t>
            </w:r>
          </w:p>
        </w:tc>
      </w:tr>
      <w:tr w:rsidR="007F5AF7" w:rsidRPr="00D10D9E" w14:paraId="0DF6A13D" w14:textId="77777777" w:rsidTr="00D366C4">
        <w:tc>
          <w:tcPr>
            <w:tcW w:w="3227" w:type="dxa"/>
          </w:tcPr>
          <w:p w14:paraId="68DA5A4B" w14:textId="77777777" w:rsidR="007F5AF7" w:rsidRPr="00D10D9E" w:rsidRDefault="00546BAE" w:rsidP="00B91AA5">
            <w:pPr>
              <w:rPr>
                <w:rFonts w:eastAsia="Batang"/>
                <w:b/>
                <w:lang w:val="en-GB"/>
              </w:rPr>
            </w:pPr>
            <w:r>
              <w:rPr>
                <w:iCs/>
                <w:lang w:val="en-US"/>
              </w:rPr>
              <w:t>..</w:t>
            </w:r>
            <w:r w:rsidR="007F5AF7">
              <w:rPr>
                <w:iCs/>
                <w:lang w:val="en-US"/>
              </w:rPr>
              <w:t>hosPersonal</w:t>
            </w:r>
            <w:r w:rsidR="007F5AF7">
              <w:t>.</w:t>
            </w:r>
            <w:r w:rsidR="007F5AF7" w:rsidRPr="003968B2">
              <w:t>fullstandigtNamn</w:t>
            </w:r>
          </w:p>
        </w:tc>
        <w:tc>
          <w:tcPr>
            <w:tcW w:w="992" w:type="dxa"/>
          </w:tcPr>
          <w:p w14:paraId="1BC6E9AE" w14:textId="77777777" w:rsidR="007F5AF7" w:rsidRPr="008771B1" w:rsidRDefault="007F5AF7" w:rsidP="00B91AA5">
            <w:pPr>
              <w:rPr>
                <w:rFonts w:eastAsia="Batang"/>
                <w:lang w:val="en-GB"/>
              </w:rPr>
            </w:pPr>
            <w:r>
              <w:rPr>
                <w:rFonts w:eastAsia="Batang"/>
                <w:lang w:val="en-GB"/>
              </w:rPr>
              <w:t>string</w:t>
            </w:r>
          </w:p>
        </w:tc>
        <w:tc>
          <w:tcPr>
            <w:tcW w:w="4394" w:type="dxa"/>
          </w:tcPr>
          <w:p w14:paraId="38FF8A68" w14:textId="77777777" w:rsidR="007F5AF7" w:rsidRPr="00D10D9E" w:rsidRDefault="007F5AF7" w:rsidP="00B91AA5">
            <w:pPr>
              <w:rPr>
                <w:rFonts w:eastAsia="Batang"/>
              </w:rPr>
            </w:pPr>
            <w:r>
              <w:rPr>
                <w:rFonts w:eastAsia="Batang"/>
              </w:rPr>
              <w:t>Namn f</w:t>
            </w:r>
            <w:r w:rsidR="007A5B3E">
              <w:rPr>
                <w:rFonts w:eastAsia="Batang"/>
              </w:rPr>
              <w:t>ör Hos-person som svarar på frågan</w:t>
            </w:r>
            <w:r>
              <w:rPr>
                <w:rFonts w:eastAsia="Batang"/>
              </w:rPr>
              <w:t>.</w:t>
            </w:r>
          </w:p>
        </w:tc>
        <w:tc>
          <w:tcPr>
            <w:tcW w:w="1395" w:type="dxa"/>
          </w:tcPr>
          <w:p w14:paraId="3E6D9B96" w14:textId="77777777" w:rsidR="007F5AF7" w:rsidRPr="00D10D9E" w:rsidRDefault="00546BAE" w:rsidP="00B91AA5">
            <w:pPr>
              <w:rPr>
                <w:rFonts w:eastAsia="Batang"/>
              </w:rPr>
            </w:pPr>
            <w:r>
              <w:rPr>
                <w:rFonts w:eastAsia="Batang"/>
              </w:rPr>
              <w:t>1..1</w:t>
            </w:r>
          </w:p>
        </w:tc>
      </w:tr>
      <w:tr w:rsidR="00546BAE" w:rsidRPr="00D10D9E" w14:paraId="183A4552" w14:textId="77777777" w:rsidTr="00202ADB">
        <w:tc>
          <w:tcPr>
            <w:tcW w:w="3227" w:type="dxa"/>
          </w:tcPr>
          <w:p w14:paraId="4994492C" w14:textId="77777777" w:rsidR="00546BAE" w:rsidRDefault="00546BAE" w:rsidP="00202ADB">
            <w:pPr>
              <w:rPr>
                <w:iCs/>
                <w:lang w:val="en-US"/>
              </w:rPr>
            </w:pPr>
            <w:r>
              <w:rPr>
                <w:iCs/>
                <w:lang w:val="en-US"/>
              </w:rPr>
              <w:t>..hosPersonal</w:t>
            </w:r>
            <w:r>
              <w:t>.forskrivarkod</w:t>
            </w:r>
          </w:p>
        </w:tc>
        <w:tc>
          <w:tcPr>
            <w:tcW w:w="992" w:type="dxa"/>
          </w:tcPr>
          <w:p w14:paraId="58C7F6AC" w14:textId="77777777" w:rsidR="00546BAE" w:rsidRDefault="00546BAE" w:rsidP="00202ADB">
            <w:pPr>
              <w:rPr>
                <w:rFonts w:eastAsia="Batang"/>
                <w:lang w:val="en-GB"/>
              </w:rPr>
            </w:pPr>
            <w:r>
              <w:rPr>
                <w:rFonts w:eastAsia="Batang"/>
                <w:lang w:val="en-GB"/>
              </w:rPr>
              <w:t>string</w:t>
            </w:r>
          </w:p>
        </w:tc>
        <w:tc>
          <w:tcPr>
            <w:tcW w:w="4394" w:type="dxa"/>
          </w:tcPr>
          <w:p w14:paraId="0A4F0E96" w14:textId="77777777" w:rsidR="00546BAE" w:rsidRDefault="00546BAE" w:rsidP="00202ADB">
            <w:pPr>
              <w:rPr>
                <w:rFonts w:eastAsia="Batang"/>
              </w:rPr>
            </w:pPr>
            <w:r>
              <w:rPr>
                <w:rFonts w:eastAsia="Batang"/>
              </w:rPr>
              <w:t>Används ej</w:t>
            </w:r>
          </w:p>
        </w:tc>
        <w:tc>
          <w:tcPr>
            <w:tcW w:w="1395" w:type="dxa"/>
          </w:tcPr>
          <w:p w14:paraId="15EF4BC3" w14:textId="77777777" w:rsidR="00546BAE" w:rsidRDefault="00546BAE" w:rsidP="00202ADB">
            <w:pPr>
              <w:rPr>
                <w:rFonts w:eastAsia="Batang"/>
              </w:rPr>
            </w:pPr>
            <w:r>
              <w:rPr>
                <w:rFonts w:eastAsia="Batang"/>
              </w:rPr>
              <w:t>0..0</w:t>
            </w:r>
          </w:p>
        </w:tc>
      </w:tr>
      <w:tr w:rsidR="007F5AF7" w:rsidRPr="00D10D9E" w14:paraId="27B03B88" w14:textId="77777777" w:rsidTr="00D366C4">
        <w:tc>
          <w:tcPr>
            <w:tcW w:w="3227" w:type="dxa"/>
          </w:tcPr>
          <w:p w14:paraId="0E82073A" w14:textId="77777777" w:rsidR="007F5AF7" w:rsidRPr="00D10D9E" w:rsidRDefault="00546BAE" w:rsidP="00B91AA5">
            <w:pPr>
              <w:rPr>
                <w:rFonts w:eastAsia="Batang"/>
                <w:b/>
                <w:lang w:val="en-GB"/>
              </w:rPr>
            </w:pPr>
            <w:r>
              <w:rPr>
                <w:iCs/>
              </w:rPr>
              <w:t>..</w:t>
            </w:r>
            <w:r w:rsidR="007F5AF7">
              <w:rPr>
                <w:iCs/>
              </w:rPr>
              <w:t>enhet</w:t>
            </w:r>
            <w:r w:rsidR="007F5AF7">
              <w:t>.</w:t>
            </w:r>
            <w:r w:rsidR="007F5AF7" w:rsidRPr="003968B2">
              <w:t>enhets-id</w:t>
            </w:r>
          </w:p>
        </w:tc>
        <w:tc>
          <w:tcPr>
            <w:tcW w:w="992" w:type="dxa"/>
          </w:tcPr>
          <w:p w14:paraId="2D5BE488" w14:textId="77777777" w:rsidR="007F5AF7" w:rsidRPr="008771B1" w:rsidRDefault="007F5AF7" w:rsidP="00B91AA5">
            <w:pPr>
              <w:rPr>
                <w:rFonts w:eastAsia="Batang"/>
                <w:lang w:val="en-GB"/>
              </w:rPr>
            </w:pPr>
            <w:r>
              <w:rPr>
                <w:rFonts w:eastAsia="Batang"/>
              </w:rPr>
              <w:t>h</w:t>
            </w:r>
            <w:r w:rsidRPr="004B52E9">
              <w:rPr>
                <w:rFonts w:eastAsia="Batang"/>
              </w:rPr>
              <w:t>saId</w:t>
            </w:r>
          </w:p>
        </w:tc>
        <w:tc>
          <w:tcPr>
            <w:tcW w:w="4394" w:type="dxa"/>
          </w:tcPr>
          <w:p w14:paraId="395B128B" w14:textId="77777777" w:rsidR="007F5AF7" w:rsidRPr="00D10D9E" w:rsidRDefault="007F5AF7" w:rsidP="00B91AA5">
            <w:pPr>
              <w:rPr>
                <w:rFonts w:eastAsia="Batang"/>
              </w:rPr>
            </w:pPr>
            <w:r w:rsidRPr="007E4029">
              <w:rPr>
                <w:rFonts w:eastAsia="Batang"/>
              </w:rPr>
              <w:t>Hsa-Id för Ho</w:t>
            </w:r>
            <w:r>
              <w:rPr>
                <w:rFonts w:eastAsia="Batang"/>
              </w:rPr>
              <w:t xml:space="preserve">s-vårdenhet varifrån </w:t>
            </w:r>
            <w:r w:rsidR="007A5B3E">
              <w:rPr>
                <w:rFonts w:eastAsia="Batang"/>
              </w:rPr>
              <w:t>svaret skickas</w:t>
            </w:r>
          </w:p>
        </w:tc>
        <w:tc>
          <w:tcPr>
            <w:tcW w:w="1395" w:type="dxa"/>
          </w:tcPr>
          <w:p w14:paraId="75E32FDE" w14:textId="77777777" w:rsidR="007F5AF7" w:rsidRPr="00D10D9E" w:rsidRDefault="00546BAE" w:rsidP="00B91AA5">
            <w:pPr>
              <w:rPr>
                <w:rFonts w:eastAsia="Batang"/>
              </w:rPr>
            </w:pPr>
            <w:r>
              <w:rPr>
                <w:rFonts w:eastAsia="Batang"/>
              </w:rPr>
              <w:t>1..1</w:t>
            </w:r>
          </w:p>
        </w:tc>
      </w:tr>
      <w:tr w:rsidR="00546BAE" w:rsidRPr="00D10D9E" w14:paraId="4BEF6E8F" w14:textId="77777777" w:rsidTr="00202ADB">
        <w:tc>
          <w:tcPr>
            <w:tcW w:w="3227" w:type="dxa"/>
          </w:tcPr>
          <w:p w14:paraId="2EE888D4" w14:textId="77777777" w:rsidR="00546BAE" w:rsidRDefault="00546BAE" w:rsidP="00202ADB">
            <w:pPr>
              <w:rPr>
                <w:iCs/>
              </w:rPr>
            </w:pPr>
            <w:r>
              <w:rPr>
                <w:iCs/>
              </w:rPr>
              <w:t>..enhet</w:t>
            </w:r>
            <w:r>
              <w:t>.</w:t>
            </w:r>
            <w:r w:rsidRPr="00A6299E">
              <w:rPr>
                <w:iCs/>
                <w:lang w:val="en-US"/>
              </w:rPr>
              <w:t>arbetsplatskod</w:t>
            </w:r>
          </w:p>
        </w:tc>
        <w:tc>
          <w:tcPr>
            <w:tcW w:w="992" w:type="dxa"/>
          </w:tcPr>
          <w:p w14:paraId="29D5FE3D" w14:textId="77777777" w:rsidR="00546BAE" w:rsidRDefault="00546BAE" w:rsidP="00202ADB">
            <w:pPr>
              <w:rPr>
                <w:rFonts w:eastAsia="Batang"/>
              </w:rPr>
            </w:pPr>
            <w:r>
              <w:rPr>
                <w:rFonts w:eastAsia="Batang"/>
              </w:rPr>
              <w:t>string</w:t>
            </w:r>
          </w:p>
        </w:tc>
        <w:tc>
          <w:tcPr>
            <w:tcW w:w="4394" w:type="dxa"/>
          </w:tcPr>
          <w:p w14:paraId="1187401B" w14:textId="77777777" w:rsidR="00546BAE" w:rsidRPr="007E4029" w:rsidRDefault="00546BAE" w:rsidP="00202ADB">
            <w:pPr>
              <w:rPr>
                <w:rFonts w:eastAsia="Batang"/>
              </w:rPr>
            </w:pPr>
            <w:r>
              <w:rPr>
                <w:rFonts w:eastAsia="Batang"/>
              </w:rPr>
              <w:t>Används ej</w:t>
            </w:r>
          </w:p>
        </w:tc>
        <w:tc>
          <w:tcPr>
            <w:tcW w:w="1395" w:type="dxa"/>
          </w:tcPr>
          <w:p w14:paraId="0CB30C66" w14:textId="77777777" w:rsidR="00546BAE" w:rsidRDefault="00546BAE" w:rsidP="00202ADB">
            <w:pPr>
              <w:rPr>
                <w:rFonts w:eastAsia="Batang"/>
              </w:rPr>
            </w:pPr>
            <w:r>
              <w:rPr>
                <w:rFonts w:eastAsia="Batang"/>
              </w:rPr>
              <w:t>0..0</w:t>
            </w:r>
          </w:p>
        </w:tc>
      </w:tr>
      <w:tr w:rsidR="007F5AF7" w:rsidRPr="00D10D9E" w14:paraId="48D5A17B" w14:textId="77777777" w:rsidTr="00D366C4">
        <w:tc>
          <w:tcPr>
            <w:tcW w:w="3227" w:type="dxa"/>
          </w:tcPr>
          <w:p w14:paraId="3B71450F" w14:textId="77777777" w:rsidR="007F5AF7" w:rsidRPr="00D10D9E" w:rsidRDefault="00546BAE" w:rsidP="00B91AA5">
            <w:pPr>
              <w:rPr>
                <w:rFonts w:eastAsia="Batang"/>
                <w:b/>
                <w:lang w:val="en-GB"/>
              </w:rPr>
            </w:pPr>
            <w:r>
              <w:rPr>
                <w:iCs/>
              </w:rPr>
              <w:t>..</w:t>
            </w:r>
            <w:r w:rsidR="007F5AF7">
              <w:rPr>
                <w:iCs/>
              </w:rPr>
              <w:t>enhet</w:t>
            </w:r>
            <w:r w:rsidR="007F5AF7">
              <w:t>.</w:t>
            </w:r>
            <w:r w:rsidR="007F5AF7" w:rsidRPr="003968B2">
              <w:t>enhets-namn</w:t>
            </w:r>
          </w:p>
        </w:tc>
        <w:tc>
          <w:tcPr>
            <w:tcW w:w="992" w:type="dxa"/>
          </w:tcPr>
          <w:p w14:paraId="03731384" w14:textId="77777777" w:rsidR="007F5AF7" w:rsidRPr="008771B1" w:rsidRDefault="007F5AF7" w:rsidP="00B91AA5">
            <w:pPr>
              <w:rPr>
                <w:rFonts w:eastAsia="Batang"/>
                <w:lang w:val="en-GB"/>
              </w:rPr>
            </w:pPr>
            <w:r>
              <w:rPr>
                <w:rFonts w:eastAsia="Batang"/>
                <w:lang w:val="en-GB"/>
              </w:rPr>
              <w:t>string</w:t>
            </w:r>
          </w:p>
        </w:tc>
        <w:tc>
          <w:tcPr>
            <w:tcW w:w="4394" w:type="dxa"/>
          </w:tcPr>
          <w:p w14:paraId="70C051DE" w14:textId="77777777" w:rsidR="007F5AF7" w:rsidRPr="00D10D9E" w:rsidRDefault="007F5AF7" w:rsidP="00B91AA5">
            <w:pPr>
              <w:rPr>
                <w:rFonts w:eastAsia="Batang"/>
              </w:rPr>
            </w:pPr>
            <w:r>
              <w:rPr>
                <w:rFonts w:eastAsia="Batang"/>
              </w:rPr>
              <w:t>Namn på</w:t>
            </w:r>
            <w:r w:rsidRPr="007E4029">
              <w:rPr>
                <w:rFonts w:eastAsia="Batang"/>
              </w:rPr>
              <w:t xml:space="preserve"> Ho</w:t>
            </w:r>
            <w:r>
              <w:rPr>
                <w:rFonts w:eastAsia="Batang"/>
              </w:rPr>
              <w:t xml:space="preserve">s-vårdenhet varifrån </w:t>
            </w:r>
            <w:r w:rsidR="007A5B3E">
              <w:rPr>
                <w:rFonts w:eastAsia="Batang"/>
              </w:rPr>
              <w:t>svaret skickas</w:t>
            </w:r>
          </w:p>
        </w:tc>
        <w:tc>
          <w:tcPr>
            <w:tcW w:w="1395" w:type="dxa"/>
          </w:tcPr>
          <w:p w14:paraId="1D11A437" w14:textId="77777777" w:rsidR="007F5AF7" w:rsidRPr="00D10D9E" w:rsidRDefault="00546BAE" w:rsidP="00B91AA5">
            <w:pPr>
              <w:rPr>
                <w:rFonts w:eastAsia="Batang"/>
              </w:rPr>
            </w:pPr>
            <w:r>
              <w:rPr>
                <w:rFonts w:eastAsia="Batang"/>
              </w:rPr>
              <w:t>1..1</w:t>
            </w:r>
          </w:p>
        </w:tc>
      </w:tr>
      <w:tr w:rsidR="007F5AF7" w:rsidRPr="00D10D9E" w14:paraId="48F62D54" w14:textId="77777777" w:rsidTr="00D366C4">
        <w:tc>
          <w:tcPr>
            <w:tcW w:w="3227" w:type="dxa"/>
          </w:tcPr>
          <w:p w14:paraId="46A0BACF" w14:textId="77777777" w:rsidR="007F5AF7" w:rsidRPr="00D10D9E" w:rsidRDefault="00546BAE" w:rsidP="00B91AA5">
            <w:pPr>
              <w:rPr>
                <w:rFonts w:eastAsia="Batang"/>
                <w:b/>
                <w:lang w:val="en-GB"/>
              </w:rPr>
            </w:pPr>
            <w:r>
              <w:rPr>
                <w:iCs/>
              </w:rPr>
              <w:t>..</w:t>
            </w:r>
            <w:r w:rsidR="007F5AF7">
              <w:rPr>
                <w:iCs/>
              </w:rPr>
              <w:t>enhet</w:t>
            </w:r>
            <w:r w:rsidR="007F5AF7">
              <w:t>.postadress</w:t>
            </w:r>
          </w:p>
        </w:tc>
        <w:tc>
          <w:tcPr>
            <w:tcW w:w="992" w:type="dxa"/>
          </w:tcPr>
          <w:p w14:paraId="1F2B69D9" w14:textId="77777777" w:rsidR="007F5AF7" w:rsidRPr="008771B1" w:rsidRDefault="007F5AF7" w:rsidP="00B91AA5">
            <w:pPr>
              <w:rPr>
                <w:rFonts w:eastAsia="Batang"/>
                <w:lang w:val="en-GB"/>
              </w:rPr>
            </w:pPr>
            <w:r>
              <w:rPr>
                <w:rFonts w:eastAsia="Batang"/>
                <w:lang w:val="en-GB"/>
              </w:rPr>
              <w:t>string</w:t>
            </w:r>
          </w:p>
        </w:tc>
        <w:tc>
          <w:tcPr>
            <w:tcW w:w="4394" w:type="dxa"/>
          </w:tcPr>
          <w:p w14:paraId="5F886AB8" w14:textId="77777777" w:rsidR="007F5AF7" w:rsidRPr="00D10D9E" w:rsidRDefault="007F5AF7" w:rsidP="00B91AA5">
            <w:pPr>
              <w:rPr>
                <w:rFonts w:eastAsia="Batang"/>
              </w:rPr>
            </w:pPr>
            <w:r>
              <w:rPr>
                <w:rFonts w:eastAsia="Batang"/>
              </w:rPr>
              <w:t>Postadress</w:t>
            </w:r>
            <w:r w:rsidRPr="007E4029">
              <w:rPr>
                <w:rFonts w:eastAsia="Batang"/>
              </w:rPr>
              <w:t xml:space="preserve"> för Ho</w:t>
            </w:r>
            <w:r>
              <w:rPr>
                <w:rFonts w:eastAsia="Batang"/>
              </w:rPr>
              <w:t xml:space="preserve">s-vårdenhet varifrån </w:t>
            </w:r>
            <w:r w:rsidR="007A5B3E">
              <w:rPr>
                <w:rFonts w:eastAsia="Batang"/>
              </w:rPr>
              <w:t>svaret skickas</w:t>
            </w:r>
          </w:p>
        </w:tc>
        <w:tc>
          <w:tcPr>
            <w:tcW w:w="1395" w:type="dxa"/>
          </w:tcPr>
          <w:p w14:paraId="0F72FA3A" w14:textId="77777777" w:rsidR="007F5AF7" w:rsidRPr="00D10D9E" w:rsidRDefault="00546BAE" w:rsidP="00B91AA5">
            <w:pPr>
              <w:rPr>
                <w:rFonts w:eastAsia="Batang"/>
              </w:rPr>
            </w:pPr>
            <w:r>
              <w:rPr>
                <w:rFonts w:eastAsia="Batang"/>
              </w:rPr>
              <w:t>0..1</w:t>
            </w:r>
          </w:p>
        </w:tc>
      </w:tr>
      <w:tr w:rsidR="007F5AF7" w:rsidRPr="00D10D9E" w14:paraId="0F611F20" w14:textId="77777777" w:rsidTr="00D366C4">
        <w:tc>
          <w:tcPr>
            <w:tcW w:w="3227" w:type="dxa"/>
          </w:tcPr>
          <w:p w14:paraId="2735DA71" w14:textId="77777777" w:rsidR="007F5AF7" w:rsidRPr="00D10D9E" w:rsidRDefault="00546BAE" w:rsidP="00B91AA5">
            <w:pPr>
              <w:rPr>
                <w:rFonts w:eastAsia="Batang"/>
                <w:b/>
                <w:lang w:val="en-GB"/>
              </w:rPr>
            </w:pPr>
            <w:r>
              <w:rPr>
                <w:iCs/>
              </w:rPr>
              <w:t>..</w:t>
            </w:r>
            <w:r w:rsidR="007F5AF7">
              <w:rPr>
                <w:iCs/>
              </w:rPr>
              <w:t>enhet</w:t>
            </w:r>
            <w:r w:rsidR="007F5AF7">
              <w:t>.postnummer</w:t>
            </w:r>
          </w:p>
        </w:tc>
        <w:tc>
          <w:tcPr>
            <w:tcW w:w="992" w:type="dxa"/>
          </w:tcPr>
          <w:p w14:paraId="5809DC3E" w14:textId="77777777" w:rsidR="007F5AF7" w:rsidRPr="008771B1" w:rsidRDefault="007F5AF7" w:rsidP="00B91AA5">
            <w:pPr>
              <w:rPr>
                <w:rFonts w:eastAsia="Batang"/>
                <w:lang w:val="en-GB"/>
              </w:rPr>
            </w:pPr>
            <w:r>
              <w:rPr>
                <w:rFonts w:eastAsia="Batang"/>
                <w:lang w:val="en-GB"/>
              </w:rPr>
              <w:t>string</w:t>
            </w:r>
          </w:p>
        </w:tc>
        <w:tc>
          <w:tcPr>
            <w:tcW w:w="4394" w:type="dxa"/>
          </w:tcPr>
          <w:p w14:paraId="0D532366" w14:textId="77777777" w:rsidR="007F5AF7" w:rsidRPr="00D10D9E" w:rsidRDefault="007F5AF7" w:rsidP="00B91AA5">
            <w:pPr>
              <w:rPr>
                <w:rFonts w:eastAsia="Batang"/>
              </w:rPr>
            </w:pPr>
            <w:r>
              <w:rPr>
                <w:rFonts w:eastAsia="Batang"/>
              </w:rPr>
              <w:t>Postnummer</w:t>
            </w:r>
            <w:r w:rsidRPr="007E4029">
              <w:rPr>
                <w:rFonts w:eastAsia="Batang"/>
              </w:rPr>
              <w:t xml:space="preserve"> för Ho</w:t>
            </w:r>
            <w:r>
              <w:rPr>
                <w:rFonts w:eastAsia="Batang"/>
              </w:rPr>
              <w:t xml:space="preserve">s-vårdenhet varifrån </w:t>
            </w:r>
            <w:r w:rsidR="007A5B3E">
              <w:rPr>
                <w:rFonts w:eastAsia="Batang"/>
              </w:rPr>
              <w:t>svaret skickas</w:t>
            </w:r>
          </w:p>
        </w:tc>
        <w:tc>
          <w:tcPr>
            <w:tcW w:w="1395" w:type="dxa"/>
          </w:tcPr>
          <w:p w14:paraId="4981B09C" w14:textId="77777777" w:rsidR="007F5AF7" w:rsidRPr="00D10D9E" w:rsidRDefault="00546BAE" w:rsidP="00B91AA5">
            <w:pPr>
              <w:rPr>
                <w:rFonts w:eastAsia="Batang"/>
              </w:rPr>
            </w:pPr>
            <w:r>
              <w:rPr>
                <w:rFonts w:eastAsia="Batang"/>
              </w:rPr>
              <w:t>0..1</w:t>
            </w:r>
          </w:p>
        </w:tc>
      </w:tr>
      <w:tr w:rsidR="007F5AF7" w:rsidRPr="00D10D9E" w14:paraId="20DACA81" w14:textId="77777777" w:rsidTr="00D366C4">
        <w:tc>
          <w:tcPr>
            <w:tcW w:w="3227" w:type="dxa"/>
          </w:tcPr>
          <w:p w14:paraId="1BF3C8EC" w14:textId="77777777" w:rsidR="007F5AF7" w:rsidRPr="00D10D9E" w:rsidRDefault="00546BAE" w:rsidP="00B91AA5">
            <w:pPr>
              <w:rPr>
                <w:rFonts w:eastAsia="Batang"/>
                <w:b/>
                <w:lang w:val="en-GB"/>
              </w:rPr>
            </w:pPr>
            <w:r>
              <w:rPr>
                <w:iCs/>
              </w:rPr>
              <w:t>..</w:t>
            </w:r>
            <w:r w:rsidR="007F5AF7">
              <w:rPr>
                <w:iCs/>
              </w:rPr>
              <w:t>enhet</w:t>
            </w:r>
            <w:r w:rsidR="007F5AF7">
              <w:t>.postort</w:t>
            </w:r>
          </w:p>
        </w:tc>
        <w:tc>
          <w:tcPr>
            <w:tcW w:w="992" w:type="dxa"/>
          </w:tcPr>
          <w:p w14:paraId="726FC559" w14:textId="77777777" w:rsidR="007F5AF7" w:rsidRPr="008771B1" w:rsidRDefault="007F5AF7" w:rsidP="00B91AA5">
            <w:pPr>
              <w:rPr>
                <w:rFonts w:eastAsia="Batang"/>
                <w:lang w:val="en-GB"/>
              </w:rPr>
            </w:pPr>
            <w:r>
              <w:rPr>
                <w:rFonts w:eastAsia="Batang"/>
                <w:lang w:val="en-GB"/>
              </w:rPr>
              <w:t>string</w:t>
            </w:r>
          </w:p>
        </w:tc>
        <w:tc>
          <w:tcPr>
            <w:tcW w:w="4394" w:type="dxa"/>
          </w:tcPr>
          <w:p w14:paraId="44F2C957" w14:textId="77777777" w:rsidR="007F5AF7" w:rsidRPr="00D10D9E" w:rsidRDefault="007F5AF7" w:rsidP="00B91AA5">
            <w:pPr>
              <w:rPr>
                <w:rFonts w:eastAsia="Batang"/>
              </w:rPr>
            </w:pPr>
            <w:r>
              <w:rPr>
                <w:rFonts w:eastAsia="Batang"/>
              </w:rPr>
              <w:t>Postort</w:t>
            </w:r>
            <w:r w:rsidRPr="007E4029">
              <w:rPr>
                <w:rFonts w:eastAsia="Batang"/>
              </w:rPr>
              <w:t xml:space="preserve"> för Ho</w:t>
            </w:r>
            <w:r>
              <w:rPr>
                <w:rFonts w:eastAsia="Batang"/>
              </w:rPr>
              <w:t xml:space="preserve">s-vårdenhet varifrån </w:t>
            </w:r>
            <w:r w:rsidR="007A5B3E">
              <w:rPr>
                <w:rFonts w:eastAsia="Batang"/>
              </w:rPr>
              <w:t>svaret skickas</w:t>
            </w:r>
          </w:p>
        </w:tc>
        <w:tc>
          <w:tcPr>
            <w:tcW w:w="1395" w:type="dxa"/>
          </w:tcPr>
          <w:p w14:paraId="3122D890" w14:textId="77777777" w:rsidR="007F5AF7" w:rsidRPr="00D10D9E" w:rsidRDefault="00546BAE" w:rsidP="00B91AA5">
            <w:pPr>
              <w:rPr>
                <w:rFonts w:eastAsia="Batang"/>
              </w:rPr>
            </w:pPr>
            <w:r>
              <w:rPr>
                <w:rFonts w:eastAsia="Batang"/>
              </w:rPr>
              <w:t>0..1</w:t>
            </w:r>
          </w:p>
        </w:tc>
      </w:tr>
      <w:tr w:rsidR="007F5AF7" w:rsidRPr="00D10D9E" w14:paraId="03233AA3" w14:textId="77777777" w:rsidTr="00D366C4">
        <w:tc>
          <w:tcPr>
            <w:tcW w:w="3227" w:type="dxa"/>
          </w:tcPr>
          <w:p w14:paraId="04978791" w14:textId="77777777" w:rsidR="007F5AF7" w:rsidRPr="00D10D9E" w:rsidRDefault="00546BAE" w:rsidP="00B91AA5">
            <w:pPr>
              <w:rPr>
                <w:rFonts w:eastAsia="Batang"/>
                <w:b/>
                <w:lang w:val="en-GB"/>
              </w:rPr>
            </w:pPr>
            <w:r>
              <w:rPr>
                <w:iCs/>
              </w:rPr>
              <w:t>..</w:t>
            </w:r>
            <w:r w:rsidR="007F5AF7">
              <w:rPr>
                <w:iCs/>
              </w:rPr>
              <w:t>enhet</w:t>
            </w:r>
            <w:r w:rsidR="007F5AF7">
              <w:t>.telefonnummer</w:t>
            </w:r>
          </w:p>
        </w:tc>
        <w:tc>
          <w:tcPr>
            <w:tcW w:w="992" w:type="dxa"/>
          </w:tcPr>
          <w:p w14:paraId="44386AD7" w14:textId="77777777" w:rsidR="007F5AF7" w:rsidRPr="008771B1" w:rsidRDefault="007F5AF7" w:rsidP="00B91AA5">
            <w:pPr>
              <w:rPr>
                <w:rFonts w:eastAsia="Batang"/>
                <w:lang w:val="en-GB"/>
              </w:rPr>
            </w:pPr>
            <w:r>
              <w:rPr>
                <w:rFonts w:eastAsia="Batang"/>
                <w:lang w:val="en-GB"/>
              </w:rPr>
              <w:t>string</w:t>
            </w:r>
          </w:p>
        </w:tc>
        <w:tc>
          <w:tcPr>
            <w:tcW w:w="4394" w:type="dxa"/>
          </w:tcPr>
          <w:p w14:paraId="4367978B" w14:textId="77777777" w:rsidR="007F5AF7" w:rsidRPr="00D10D9E" w:rsidRDefault="007F5AF7" w:rsidP="00B91AA5">
            <w:pPr>
              <w:rPr>
                <w:rFonts w:eastAsia="Batang"/>
              </w:rPr>
            </w:pPr>
            <w:r>
              <w:rPr>
                <w:rFonts w:eastAsia="Batang"/>
              </w:rPr>
              <w:t>Telefonnummer till</w:t>
            </w:r>
            <w:r w:rsidRPr="007E4029">
              <w:rPr>
                <w:rFonts w:eastAsia="Batang"/>
              </w:rPr>
              <w:t xml:space="preserve"> Ho</w:t>
            </w:r>
            <w:r>
              <w:rPr>
                <w:rFonts w:eastAsia="Batang"/>
              </w:rPr>
              <w:t xml:space="preserve">s-vårdenhet varifrån </w:t>
            </w:r>
            <w:r w:rsidR="007A5B3E">
              <w:rPr>
                <w:rFonts w:eastAsia="Batang"/>
              </w:rPr>
              <w:t>svaret skickas</w:t>
            </w:r>
          </w:p>
        </w:tc>
        <w:tc>
          <w:tcPr>
            <w:tcW w:w="1395" w:type="dxa"/>
          </w:tcPr>
          <w:p w14:paraId="782D7660" w14:textId="77777777" w:rsidR="007F5AF7" w:rsidRPr="00D10D9E" w:rsidRDefault="00546BAE" w:rsidP="00B91AA5">
            <w:pPr>
              <w:rPr>
                <w:rFonts w:eastAsia="Batang"/>
              </w:rPr>
            </w:pPr>
            <w:r>
              <w:rPr>
                <w:rFonts w:eastAsia="Batang"/>
              </w:rPr>
              <w:t>0..1</w:t>
            </w:r>
          </w:p>
        </w:tc>
      </w:tr>
      <w:tr w:rsidR="007F5AF7" w:rsidRPr="00D10D9E" w14:paraId="595FA842" w14:textId="77777777" w:rsidTr="00D366C4">
        <w:tc>
          <w:tcPr>
            <w:tcW w:w="3227" w:type="dxa"/>
          </w:tcPr>
          <w:p w14:paraId="798D3922" w14:textId="77777777" w:rsidR="007F5AF7" w:rsidRPr="00D10D9E" w:rsidRDefault="00546BAE" w:rsidP="00B91AA5">
            <w:pPr>
              <w:rPr>
                <w:rFonts w:eastAsia="Batang"/>
                <w:b/>
                <w:lang w:val="en-GB"/>
              </w:rPr>
            </w:pPr>
            <w:r>
              <w:rPr>
                <w:iCs/>
              </w:rPr>
              <w:t>..</w:t>
            </w:r>
            <w:r w:rsidR="007F5AF7">
              <w:rPr>
                <w:iCs/>
              </w:rPr>
              <w:t>enhet</w:t>
            </w:r>
            <w:r w:rsidR="007F5AF7">
              <w:t>.epost</w:t>
            </w:r>
          </w:p>
        </w:tc>
        <w:tc>
          <w:tcPr>
            <w:tcW w:w="992" w:type="dxa"/>
          </w:tcPr>
          <w:p w14:paraId="39D5B6DB" w14:textId="77777777" w:rsidR="007F5AF7" w:rsidRPr="008771B1" w:rsidRDefault="007F5AF7" w:rsidP="00B91AA5">
            <w:pPr>
              <w:rPr>
                <w:rFonts w:eastAsia="Batang"/>
                <w:lang w:val="en-GB"/>
              </w:rPr>
            </w:pPr>
            <w:r>
              <w:rPr>
                <w:rFonts w:eastAsia="Batang"/>
                <w:lang w:val="en-GB"/>
              </w:rPr>
              <w:t>string</w:t>
            </w:r>
          </w:p>
        </w:tc>
        <w:tc>
          <w:tcPr>
            <w:tcW w:w="4394" w:type="dxa"/>
          </w:tcPr>
          <w:p w14:paraId="56D4B085" w14:textId="77777777" w:rsidR="007F5AF7" w:rsidRPr="00D10D9E" w:rsidRDefault="007F5AF7" w:rsidP="00B91AA5">
            <w:pPr>
              <w:rPr>
                <w:rFonts w:eastAsia="Batang"/>
              </w:rPr>
            </w:pPr>
            <w:r>
              <w:rPr>
                <w:rFonts w:eastAsia="Batang"/>
              </w:rPr>
              <w:t>Epost adress</w:t>
            </w:r>
            <w:r w:rsidRPr="007E4029">
              <w:rPr>
                <w:rFonts w:eastAsia="Batang"/>
              </w:rPr>
              <w:t xml:space="preserve"> för Ho</w:t>
            </w:r>
            <w:r>
              <w:rPr>
                <w:rFonts w:eastAsia="Batang"/>
              </w:rPr>
              <w:t xml:space="preserve">s-vårdenhet varifrån </w:t>
            </w:r>
            <w:r w:rsidR="007A5B3E">
              <w:rPr>
                <w:rFonts w:eastAsia="Batang"/>
              </w:rPr>
              <w:t>svaret skickas</w:t>
            </w:r>
          </w:p>
        </w:tc>
        <w:tc>
          <w:tcPr>
            <w:tcW w:w="1395" w:type="dxa"/>
          </w:tcPr>
          <w:p w14:paraId="3884CAAA" w14:textId="77777777" w:rsidR="007F5AF7" w:rsidRPr="00D10D9E" w:rsidRDefault="00546BAE" w:rsidP="00B91AA5">
            <w:pPr>
              <w:rPr>
                <w:rFonts w:eastAsia="Batang"/>
              </w:rPr>
            </w:pPr>
            <w:r>
              <w:rPr>
                <w:rFonts w:eastAsia="Batang"/>
              </w:rPr>
              <w:t>0..1</w:t>
            </w:r>
          </w:p>
        </w:tc>
      </w:tr>
      <w:tr w:rsidR="00546BAE" w:rsidRPr="00D10D9E" w14:paraId="543CAA0B" w14:textId="77777777" w:rsidTr="00202ADB">
        <w:tc>
          <w:tcPr>
            <w:tcW w:w="3227" w:type="dxa"/>
          </w:tcPr>
          <w:p w14:paraId="45C6D746" w14:textId="77777777" w:rsidR="00546BAE" w:rsidRDefault="00546BAE" w:rsidP="00202ADB">
            <w:pPr>
              <w:rPr>
                <w:iCs/>
              </w:rPr>
            </w:pPr>
            <w:r>
              <w:rPr>
                <w:iCs/>
              </w:rPr>
              <w:t>..enhet</w:t>
            </w:r>
            <w:r>
              <w:t>.vardgivare</w:t>
            </w:r>
          </w:p>
        </w:tc>
        <w:tc>
          <w:tcPr>
            <w:tcW w:w="992" w:type="dxa"/>
          </w:tcPr>
          <w:p w14:paraId="783D7676" w14:textId="77777777" w:rsidR="00546BAE" w:rsidRDefault="00546BAE" w:rsidP="00202ADB">
            <w:pPr>
              <w:rPr>
                <w:rFonts w:eastAsia="Batang"/>
                <w:lang w:val="en-GB"/>
              </w:rPr>
            </w:pPr>
          </w:p>
        </w:tc>
        <w:tc>
          <w:tcPr>
            <w:tcW w:w="4394" w:type="dxa"/>
          </w:tcPr>
          <w:p w14:paraId="68F68B7E" w14:textId="77777777" w:rsidR="00546BAE" w:rsidRDefault="00546BAE" w:rsidP="00202ADB">
            <w:pPr>
              <w:rPr>
                <w:rFonts w:eastAsia="Batang"/>
              </w:rPr>
            </w:pPr>
            <w:r>
              <w:rPr>
                <w:rFonts w:eastAsia="Batang"/>
              </w:rPr>
              <w:t>Vårdgivare</w:t>
            </w:r>
          </w:p>
        </w:tc>
        <w:tc>
          <w:tcPr>
            <w:tcW w:w="1395" w:type="dxa"/>
          </w:tcPr>
          <w:p w14:paraId="55526013" w14:textId="77777777" w:rsidR="00546BAE" w:rsidRDefault="00546BAE" w:rsidP="00202ADB">
            <w:pPr>
              <w:rPr>
                <w:rFonts w:eastAsia="Batang"/>
              </w:rPr>
            </w:pPr>
            <w:r>
              <w:rPr>
                <w:rFonts w:eastAsia="Batang"/>
              </w:rPr>
              <w:t>1..1</w:t>
            </w:r>
          </w:p>
        </w:tc>
      </w:tr>
      <w:tr w:rsidR="007F5AF7" w:rsidRPr="00D10D9E" w14:paraId="44929ECE" w14:textId="77777777" w:rsidTr="00D366C4">
        <w:tc>
          <w:tcPr>
            <w:tcW w:w="3227" w:type="dxa"/>
          </w:tcPr>
          <w:p w14:paraId="36544C7A" w14:textId="77777777" w:rsidR="007F5AF7" w:rsidRPr="00D10D9E" w:rsidRDefault="007F5AF7" w:rsidP="00B91AA5">
            <w:pPr>
              <w:rPr>
                <w:rFonts w:eastAsia="Batang"/>
                <w:b/>
                <w:lang w:val="en-GB"/>
              </w:rPr>
            </w:pPr>
            <w:r>
              <w:rPr>
                <w:iCs/>
              </w:rPr>
              <w:t>vardgivare</w:t>
            </w:r>
            <w:r>
              <w:t>.</w:t>
            </w:r>
            <w:r w:rsidRPr="003968B2">
              <w:t>vardgivare-id</w:t>
            </w:r>
          </w:p>
        </w:tc>
        <w:tc>
          <w:tcPr>
            <w:tcW w:w="992" w:type="dxa"/>
          </w:tcPr>
          <w:p w14:paraId="5B06AE0C" w14:textId="77777777" w:rsidR="007F5AF7" w:rsidRPr="008771B1" w:rsidRDefault="007F5AF7" w:rsidP="00B91AA5">
            <w:pPr>
              <w:rPr>
                <w:rFonts w:eastAsia="Batang"/>
                <w:lang w:val="en-GB"/>
              </w:rPr>
            </w:pPr>
            <w:r>
              <w:rPr>
                <w:rFonts w:eastAsia="Batang"/>
              </w:rPr>
              <w:t>h</w:t>
            </w:r>
            <w:r w:rsidRPr="004B52E9">
              <w:rPr>
                <w:rFonts w:eastAsia="Batang"/>
              </w:rPr>
              <w:t>saId</w:t>
            </w:r>
          </w:p>
        </w:tc>
        <w:tc>
          <w:tcPr>
            <w:tcW w:w="4394" w:type="dxa"/>
          </w:tcPr>
          <w:p w14:paraId="2A4FF860" w14:textId="77777777" w:rsidR="007F5AF7" w:rsidRPr="00D10D9E" w:rsidRDefault="007F5AF7" w:rsidP="00B91AA5">
            <w:pPr>
              <w:rPr>
                <w:rFonts w:eastAsia="Batang"/>
              </w:rPr>
            </w:pPr>
            <w:r w:rsidRPr="007E4029">
              <w:rPr>
                <w:rFonts w:eastAsia="Batang"/>
              </w:rPr>
              <w:t>Hsa-Id för Ho</w:t>
            </w:r>
            <w:r>
              <w:rPr>
                <w:rFonts w:eastAsia="Batang"/>
              </w:rPr>
              <w:t xml:space="preserve">s-vårdgivare varifrån </w:t>
            </w:r>
            <w:r w:rsidR="007A5B3E">
              <w:rPr>
                <w:rFonts w:eastAsia="Batang"/>
              </w:rPr>
              <w:t>svaret skickas</w:t>
            </w:r>
          </w:p>
        </w:tc>
        <w:tc>
          <w:tcPr>
            <w:tcW w:w="1395" w:type="dxa"/>
          </w:tcPr>
          <w:p w14:paraId="58F83192" w14:textId="77777777" w:rsidR="007F5AF7" w:rsidRPr="00D10D9E" w:rsidRDefault="00546BAE" w:rsidP="00B91AA5">
            <w:pPr>
              <w:rPr>
                <w:rFonts w:eastAsia="Batang"/>
              </w:rPr>
            </w:pPr>
            <w:r>
              <w:rPr>
                <w:rFonts w:eastAsia="Batang"/>
              </w:rPr>
              <w:t>1..1</w:t>
            </w:r>
          </w:p>
        </w:tc>
      </w:tr>
      <w:tr w:rsidR="007F5AF7" w:rsidRPr="00D10D9E" w14:paraId="7AFCB56A" w14:textId="77777777" w:rsidTr="00D366C4">
        <w:tc>
          <w:tcPr>
            <w:tcW w:w="3227" w:type="dxa"/>
          </w:tcPr>
          <w:p w14:paraId="47E32CD6" w14:textId="77777777" w:rsidR="007F5AF7" w:rsidRPr="00D10D9E" w:rsidRDefault="007F5AF7" w:rsidP="00B91AA5">
            <w:pPr>
              <w:rPr>
                <w:rFonts w:eastAsia="Batang"/>
                <w:b/>
                <w:lang w:val="en-GB"/>
              </w:rPr>
            </w:pPr>
            <w:r>
              <w:rPr>
                <w:iCs/>
              </w:rPr>
              <w:t>vardgivare</w:t>
            </w:r>
            <w:r>
              <w:t>.</w:t>
            </w:r>
            <w:r w:rsidRPr="003968B2">
              <w:t>vardgivare-namn</w:t>
            </w:r>
          </w:p>
        </w:tc>
        <w:tc>
          <w:tcPr>
            <w:tcW w:w="992" w:type="dxa"/>
          </w:tcPr>
          <w:p w14:paraId="713BEC13" w14:textId="77777777" w:rsidR="007F5AF7" w:rsidRPr="008771B1" w:rsidRDefault="007F5AF7" w:rsidP="00B91AA5">
            <w:pPr>
              <w:rPr>
                <w:rFonts w:eastAsia="Batang"/>
                <w:lang w:val="en-GB"/>
              </w:rPr>
            </w:pPr>
            <w:r>
              <w:rPr>
                <w:rFonts w:eastAsia="Batang"/>
                <w:lang w:val="en-GB"/>
              </w:rPr>
              <w:t>string</w:t>
            </w:r>
          </w:p>
        </w:tc>
        <w:tc>
          <w:tcPr>
            <w:tcW w:w="4394" w:type="dxa"/>
          </w:tcPr>
          <w:p w14:paraId="22DC890B" w14:textId="77777777" w:rsidR="007F5AF7" w:rsidRPr="00D10D9E" w:rsidRDefault="007F5AF7" w:rsidP="00B91AA5">
            <w:pPr>
              <w:rPr>
                <w:rFonts w:eastAsia="Batang"/>
              </w:rPr>
            </w:pPr>
            <w:r>
              <w:rPr>
                <w:rFonts w:eastAsia="Batang"/>
              </w:rPr>
              <w:t>Namn på</w:t>
            </w:r>
            <w:r w:rsidRPr="007E4029">
              <w:rPr>
                <w:rFonts w:eastAsia="Batang"/>
              </w:rPr>
              <w:t xml:space="preserve"> Ho</w:t>
            </w:r>
            <w:r>
              <w:rPr>
                <w:rFonts w:eastAsia="Batang"/>
              </w:rPr>
              <w:t xml:space="preserve">s-vårdgivare varifrån </w:t>
            </w:r>
            <w:r w:rsidR="007A5B3E">
              <w:rPr>
                <w:rFonts w:eastAsia="Batang"/>
              </w:rPr>
              <w:t>svaret skickas</w:t>
            </w:r>
          </w:p>
        </w:tc>
        <w:tc>
          <w:tcPr>
            <w:tcW w:w="1395" w:type="dxa"/>
          </w:tcPr>
          <w:p w14:paraId="01823375" w14:textId="77777777" w:rsidR="007F5AF7" w:rsidRPr="00D10D9E" w:rsidRDefault="00546BAE" w:rsidP="00B91AA5">
            <w:pPr>
              <w:rPr>
                <w:rFonts w:eastAsia="Batang"/>
              </w:rPr>
            </w:pPr>
            <w:r>
              <w:rPr>
                <w:rFonts w:eastAsia="Batang"/>
              </w:rPr>
              <w:t>1..1</w:t>
            </w:r>
          </w:p>
        </w:tc>
      </w:tr>
      <w:tr w:rsidR="00546BAE" w:rsidRPr="00D10D9E" w14:paraId="690E0CBD" w14:textId="77777777" w:rsidTr="00202ADB">
        <w:tc>
          <w:tcPr>
            <w:tcW w:w="3227" w:type="dxa"/>
          </w:tcPr>
          <w:p w14:paraId="4BC8A044" w14:textId="77777777" w:rsidR="00546BAE" w:rsidRDefault="00546BAE" w:rsidP="00202ADB">
            <w:pPr>
              <w:rPr>
                <w:iCs/>
              </w:rPr>
            </w:pPr>
            <w:r>
              <w:rPr>
                <w:iCs/>
              </w:rPr>
              <w:t>lakarutlatande</w:t>
            </w:r>
          </w:p>
        </w:tc>
        <w:tc>
          <w:tcPr>
            <w:tcW w:w="992" w:type="dxa"/>
          </w:tcPr>
          <w:p w14:paraId="6AB9205A" w14:textId="77777777" w:rsidR="00546BAE" w:rsidRPr="008C515D" w:rsidRDefault="00546BAE" w:rsidP="00202ADB">
            <w:pPr>
              <w:rPr>
                <w:rFonts w:eastAsia="Batang"/>
              </w:rPr>
            </w:pPr>
          </w:p>
        </w:tc>
        <w:tc>
          <w:tcPr>
            <w:tcW w:w="4394" w:type="dxa"/>
          </w:tcPr>
          <w:p w14:paraId="5B1AF9C1" w14:textId="77777777" w:rsidR="00546BAE" w:rsidRDefault="00546BAE" w:rsidP="00202ADB">
            <w:pPr>
              <w:rPr>
                <w:rFonts w:eastAsia="Batang"/>
              </w:rPr>
            </w:pPr>
          </w:p>
        </w:tc>
        <w:tc>
          <w:tcPr>
            <w:tcW w:w="1395" w:type="dxa"/>
          </w:tcPr>
          <w:p w14:paraId="34EC51E2" w14:textId="77777777" w:rsidR="00546BAE" w:rsidRDefault="00546BAE" w:rsidP="00202ADB">
            <w:pPr>
              <w:rPr>
                <w:rFonts w:eastAsia="Batang"/>
              </w:rPr>
            </w:pPr>
            <w:r>
              <w:rPr>
                <w:rFonts w:eastAsia="Batang"/>
              </w:rPr>
              <w:t>1..1</w:t>
            </w:r>
          </w:p>
        </w:tc>
      </w:tr>
      <w:tr w:rsidR="007F5AF7" w:rsidRPr="00D10D9E" w14:paraId="765CB956" w14:textId="77777777" w:rsidTr="00D366C4">
        <w:tc>
          <w:tcPr>
            <w:tcW w:w="3227" w:type="dxa"/>
          </w:tcPr>
          <w:p w14:paraId="5B0B8CFE" w14:textId="77777777" w:rsidR="007F5AF7" w:rsidRPr="008C515D" w:rsidRDefault="007F5AF7" w:rsidP="00B91AA5">
            <w:pPr>
              <w:rPr>
                <w:rFonts w:eastAsia="Batang"/>
                <w:b/>
              </w:rPr>
            </w:pPr>
            <w:r>
              <w:rPr>
                <w:iCs/>
              </w:rPr>
              <w:t>lakarutlatande.</w:t>
            </w:r>
            <w:r w:rsidRPr="00C26FE2">
              <w:rPr>
                <w:iCs/>
              </w:rPr>
              <w:t>lakarutlatande-id</w:t>
            </w:r>
          </w:p>
        </w:tc>
        <w:tc>
          <w:tcPr>
            <w:tcW w:w="992" w:type="dxa"/>
          </w:tcPr>
          <w:p w14:paraId="652CE069" w14:textId="77777777" w:rsidR="007F5AF7" w:rsidRPr="008771B1" w:rsidRDefault="007F5AF7" w:rsidP="00B91AA5">
            <w:pPr>
              <w:rPr>
                <w:rFonts w:eastAsia="Batang"/>
                <w:lang w:val="en-GB"/>
              </w:rPr>
            </w:pPr>
            <w:r>
              <w:rPr>
                <w:rFonts w:eastAsia="Batang"/>
                <w:lang w:val="en-GB"/>
              </w:rPr>
              <w:t>string</w:t>
            </w:r>
          </w:p>
        </w:tc>
        <w:tc>
          <w:tcPr>
            <w:tcW w:w="4394" w:type="dxa"/>
          </w:tcPr>
          <w:p w14:paraId="05AA0AD1" w14:textId="77777777" w:rsidR="007F5AF7" w:rsidRPr="00D10D9E" w:rsidRDefault="007F5AF7" w:rsidP="00B91AA5">
            <w:pPr>
              <w:rPr>
                <w:rFonts w:eastAsia="Batang"/>
              </w:rPr>
            </w:pPr>
            <w:r>
              <w:rPr>
                <w:rFonts w:eastAsia="Batang"/>
              </w:rPr>
              <w:t>Unikt id för läkarintyget som fråga/svar gäller</w:t>
            </w:r>
          </w:p>
        </w:tc>
        <w:tc>
          <w:tcPr>
            <w:tcW w:w="1395" w:type="dxa"/>
          </w:tcPr>
          <w:p w14:paraId="676DB244" w14:textId="77777777" w:rsidR="007F5AF7" w:rsidRPr="00D10D9E" w:rsidRDefault="00546BAE" w:rsidP="00B91AA5">
            <w:pPr>
              <w:rPr>
                <w:rFonts w:eastAsia="Batang"/>
              </w:rPr>
            </w:pPr>
            <w:r>
              <w:rPr>
                <w:rFonts w:eastAsia="Batang"/>
              </w:rPr>
              <w:t>1..1</w:t>
            </w:r>
          </w:p>
        </w:tc>
      </w:tr>
      <w:tr w:rsidR="007F5AF7" w:rsidRPr="00D10D9E" w14:paraId="2768881C" w14:textId="77777777" w:rsidTr="00D366C4">
        <w:tc>
          <w:tcPr>
            <w:tcW w:w="3227" w:type="dxa"/>
          </w:tcPr>
          <w:p w14:paraId="5E3F01E4" w14:textId="77777777" w:rsidR="007F5AF7" w:rsidRPr="00D10D9E" w:rsidRDefault="007F5AF7" w:rsidP="00B91AA5">
            <w:pPr>
              <w:rPr>
                <w:rFonts w:eastAsia="Batang"/>
                <w:b/>
                <w:lang w:val="en-GB"/>
              </w:rPr>
            </w:pPr>
            <w:r>
              <w:rPr>
                <w:iCs/>
              </w:rPr>
              <w:t>lakarutlatande</w:t>
            </w:r>
            <w:r>
              <w:t>.signeringsTidpunkt</w:t>
            </w:r>
          </w:p>
        </w:tc>
        <w:tc>
          <w:tcPr>
            <w:tcW w:w="992" w:type="dxa"/>
          </w:tcPr>
          <w:p w14:paraId="3238662A" w14:textId="77777777" w:rsidR="007F5AF7" w:rsidRPr="008771B1" w:rsidRDefault="007F5AF7" w:rsidP="00B91AA5">
            <w:pPr>
              <w:rPr>
                <w:rFonts w:eastAsia="Batang"/>
                <w:lang w:val="en-GB"/>
              </w:rPr>
            </w:pPr>
            <w:r>
              <w:rPr>
                <w:rFonts w:eastAsia="Batang"/>
                <w:lang w:val="en-GB"/>
              </w:rPr>
              <w:t>datumtid</w:t>
            </w:r>
          </w:p>
        </w:tc>
        <w:tc>
          <w:tcPr>
            <w:tcW w:w="4394" w:type="dxa"/>
          </w:tcPr>
          <w:p w14:paraId="38B42709" w14:textId="77777777" w:rsidR="007F5AF7" w:rsidRPr="00D10D9E" w:rsidRDefault="007F5AF7" w:rsidP="00B91AA5">
            <w:pPr>
              <w:rPr>
                <w:rFonts w:eastAsia="Batang"/>
              </w:rPr>
            </w:pPr>
            <w:r>
              <w:rPr>
                <w:rFonts w:eastAsia="Batang"/>
              </w:rPr>
              <w:t>Signeringstidpunkt för läkarintyget som fråga/svar gäller</w:t>
            </w:r>
          </w:p>
        </w:tc>
        <w:tc>
          <w:tcPr>
            <w:tcW w:w="1395" w:type="dxa"/>
          </w:tcPr>
          <w:p w14:paraId="724A4C93" w14:textId="77777777" w:rsidR="007F5AF7" w:rsidRPr="00D10D9E" w:rsidRDefault="00546BAE" w:rsidP="00B91AA5">
            <w:pPr>
              <w:rPr>
                <w:rFonts w:eastAsia="Batang"/>
              </w:rPr>
            </w:pPr>
            <w:r>
              <w:rPr>
                <w:rFonts w:eastAsia="Batang"/>
              </w:rPr>
              <w:t>1..1</w:t>
            </w:r>
          </w:p>
        </w:tc>
      </w:tr>
      <w:tr w:rsidR="00546BAE" w:rsidRPr="00D10D9E" w14:paraId="51AE289E" w14:textId="77777777" w:rsidTr="00202ADB">
        <w:tc>
          <w:tcPr>
            <w:tcW w:w="3227" w:type="dxa"/>
          </w:tcPr>
          <w:p w14:paraId="703A5271" w14:textId="77777777" w:rsidR="00546BAE" w:rsidRDefault="00546BAE" w:rsidP="00202ADB">
            <w:pPr>
              <w:rPr>
                <w:iCs/>
              </w:rPr>
            </w:pPr>
            <w:r>
              <w:rPr>
                <w:iCs/>
              </w:rPr>
              <w:t>lakarutlatande.patient</w:t>
            </w:r>
          </w:p>
        </w:tc>
        <w:tc>
          <w:tcPr>
            <w:tcW w:w="992" w:type="dxa"/>
          </w:tcPr>
          <w:p w14:paraId="0879A2B4" w14:textId="77777777" w:rsidR="00546BAE" w:rsidRDefault="00546BAE" w:rsidP="00202ADB">
            <w:pPr>
              <w:rPr>
                <w:rFonts w:eastAsia="Batang"/>
                <w:lang w:val="en-GB"/>
              </w:rPr>
            </w:pPr>
          </w:p>
        </w:tc>
        <w:tc>
          <w:tcPr>
            <w:tcW w:w="4394" w:type="dxa"/>
          </w:tcPr>
          <w:p w14:paraId="3D638B5D" w14:textId="77777777" w:rsidR="00546BAE" w:rsidRDefault="00546BAE" w:rsidP="00202ADB">
            <w:pPr>
              <w:rPr>
                <w:rFonts w:eastAsia="Batang"/>
              </w:rPr>
            </w:pPr>
          </w:p>
        </w:tc>
        <w:tc>
          <w:tcPr>
            <w:tcW w:w="1395" w:type="dxa"/>
          </w:tcPr>
          <w:p w14:paraId="2EE63C90" w14:textId="77777777" w:rsidR="00546BAE" w:rsidRDefault="00546BAE" w:rsidP="00202ADB">
            <w:pPr>
              <w:rPr>
                <w:rFonts w:eastAsia="Batang"/>
              </w:rPr>
            </w:pPr>
            <w:r>
              <w:rPr>
                <w:rFonts w:eastAsia="Batang"/>
              </w:rPr>
              <w:t>1..1</w:t>
            </w:r>
          </w:p>
        </w:tc>
      </w:tr>
      <w:tr w:rsidR="007F5AF7" w:rsidRPr="00D10D9E" w14:paraId="2E6B06BF" w14:textId="77777777" w:rsidTr="00D366C4">
        <w:tc>
          <w:tcPr>
            <w:tcW w:w="3227" w:type="dxa"/>
          </w:tcPr>
          <w:p w14:paraId="21591A1B" w14:textId="77777777" w:rsidR="007F5AF7" w:rsidRPr="00D10D9E" w:rsidRDefault="00546BAE" w:rsidP="00B91AA5">
            <w:pPr>
              <w:rPr>
                <w:rFonts w:eastAsia="Batang"/>
                <w:b/>
                <w:lang w:val="en-GB"/>
              </w:rPr>
            </w:pPr>
            <w:r>
              <w:t>..</w:t>
            </w:r>
            <w:r w:rsidR="007F5AF7">
              <w:t>patient.</w:t>
            </w:r>
            <w:r w:rsidR="007F5AF7" w:rsidRPr="003968B2">
              <w:t>person-id</w:t>
            </w:r>
          </w:p>
        </w:tc>
        <w:tc>
          <w:tcPr>
            <w:tcW w:w="992" w:type="dxa"/>
          </w:tcPr>
          <w:p w14:paraId="724B3614" w14:textId="77777777" w:rsidR="007F5AF7" w:rsidRPr="008771B1" w:rsidRDefault="007F5AF7" w:rsidP="00B91AA5">
            <w:pPr>
              <w:rPr>
                <w:rFonts w:eastAsia="Batang"/>
                <w:lang w:val="en-GB"/>
              </w:rPr>
            </w:pPr>
            <w:r>
              <w:rPr>
                <w:rFonts w:eastAsia="Batang"/>
                <w:lang w:val="en-GB"/>
              </w:rPr>
              <w:t>string</w:t>
            </w:r>
          </w:p>
        </w:tc>
        <w:tc>
          <w:tcPr>
            <w:tcW w:w="4394" w:type="dxa"/>
          </w:tcPr>
          <w:p w14:paraId="4A6686EA" w14:textId="77777777" w:rsidR="007F5AF7" w:rsidRPr="00D10D9E" w:rsidRDefault="007F5AF7" w:rsidP="00B91AA5">
            <w:pPr>
              <w:rPr>
                <w:rFonts w:eastAsia="Batang"/>
              </w:rPr>
            </w:pPr>
            <w:r>
              <w:rPr>
                <w:rFonts w:eastAsia="Batang"/>
              </w:rPr>
              <w:t>Patientens personnummer eller samordningnummer</w:t>
            </w:r>
          </w:p>
        </w:tc>
        <w:tc>
          <w:tcPr>
            <w:tcW w:w="1395" w:type="dxa"/>
          </w:tcPr>
          <w:p w14:paraId="5A529D57" w14:textId="77777777" w:rsidR="007F5AF7" w:rsidRPr="00D10D9E" w:rsidRDefault="003F07D8" w:rsidP="00B91AA5">
            <w:pPr>
              <w:rPr>
                <w:rFonts w:eastAsia="Batang"/>
              </w:rPr>
            </w:pPr>
            <w:r>
              <w:rPr>
                <w:rFonts w:eastAsia="Batang"/>
              </w:rPr>
              <w:t>1..1</w:t>
            </w:r>
          </w:p>
        </w:tc>
      </w:tr>
      <w:tr w:rsidR="007F5AF7" w:rsidRPr="00D10D9E" w14:paraId="47AE4EB4" w14:textId="77777777" w:rsidTr="00D366C4">
        <w:tc>
          <w:tcPr>
            <w:tcW w:w="3227" w:type="dxa"/>
          </w:tcPr>
          <w:p w14:paraId="5AEE95B1" w14:textId="77777777" w:rsidR="007F5AF7" w:rsidRPr="00D10D9E" w:rsidRDefault="00546BAE" w:rsidP="00B91AA5">
            <w:pPr>
              <w:rPr>
                <w:rFonts w:eastAsia="Batang"/>
                <w:b/>
                <w:lang w:val="en-GB"/>
              </w:rPr>
            </w:pPr>
            <w:r>
              <w:t>..</w:t>
            </w:r>
            <w:r w:rsidR="007F5AF7">
              <w:t>patient.fullstandigtNamn</w:t>
            </w:r>
          </w:p>
        </w:tc>
        <w:tc>
          <w:tcPr>
            <w:tcW w:w="992" w:type="dxa"/>
          </w:tcPr>
          <w:p w14:paraId="0DF18C02" w14:textId="77777777" w:rsidR="007F5AF7" w:rsidRPr="008771B1" w:rsidRDefault="007F5AF7" w:rsidP="00B91AA5">
            <w:pPr>
              <w:rPr>
                <w:rFonts w:eastAsia="Batang"/>
                <w:lang w:val="en-GB"/>
              </w:rPr>
            </w:pPr>
            <w:r>
              <w:rPr>
                <w:rFonts w:eastAsia="Batang"/>
                <w:lang w:val="en-GB"/>
              </w:rPr>
              <w:t>string</w:t>
            </w:r>
          </w:p>
        </w:tc>
        <w:tc>
          <w:tcPr>
            <w:tcW w:w="4394" w:type="dxa"/>
          </w:tcPr>
          <w:p w14:paraId="0694E100" w14:textId="77777777" w:rsidR="007F5AF7" w:rsidRPr="00D10D9E" w:rsidRDefault="007F5AF7" w:rsidP="00B91AA5">
            <w:pPr>
              <w:rPr>
                <w:rFonts w:eastAsia="Batang"/>
              </w:rPr>
            </w:pPr>
            <w:r>
              <w:rPr>
                <w:rFonts w:eastAsia="Batang"/>
              </w:rPr>
              <w:t>Patientens namn</w:t>
            </w:r>
          </w:p>
        </w:tc>
        <w:tc>
          <w:tcPr>
            <w:tcW w:w="1395" w:type="dxa"/>
          </w:tcPr>
          <w:p w14:paraId="1888804A" w14:textId="77777777" w:rsidR="007F5AF7" w:rsidRPr="00D10D9E" w:rsidRDefault="003F07D8" w:rsidP="00B91AA5">
            <w:pPr>
              <w:rPr>
                <w:rFonts w:eastAsia="Batang"/>
              </w:rPr>
            </w:pPr>
            <w:r>
              <w:rPr>
                <w:rFonts w:eastAsia="Batang"/>
              </w:rPr>
              <w:t>1..1</w:t>
            </w:r>
          </w:p>
        </w:tc>
      </w:tr>
      <w:tr w:rsidR="002C5A41" w:rsidRPr="00D10D9E" w14:paraId="060584C1" w14:textId="77777777" w:rsidTr="00202ADB">
        <w:tc>
          <w:tcPr>
            <w:tcW w:w="3227" w:type="dxa"/>
          </w:tcPr>
          <w:p w14:paraId="050E3599" w14:textId="77777777" w:rsidR="002C5A41" w:rsidRPr="00D10D9E" w:rsidRDefault="002C5A41" w:rsidP="00202ADB">
            <w:pPr>
              <w:rPr>
                <w:rFonts w:eastAsia="Batang"/>
                <w:b/>
                <w:lang w:val="en-GB"/>
              </w:rPr>
            </w:pPr>
            <w:r w:rsidRPr="00D10D9E">
              <w:rPr>
                <w:rFonts w:eastAsia="Batang"/>
                <w:b/>
                <w:lang w:val="en-GB"/>
              </w:rPr>
              <w:t>Svar</w:t>
            </w:r>
          </w:p>
        </w:tc>
        <w:tc>
          <w:tcPr>
            <w:tcW w:w="992" w:type="dxa"/>
          </w:tcPr>
          <w:p w14:paraId="0D2AD8C5" w14:textId="77777777" w:rsidR="002C5A41" w:rsidRPr="008771B1" w:rsidRDefault="002C5A41" w:rsidP="00202ADB">
            <w:pPr>
              <w:rPr>
                <w:rFonts w:eastAsia="Batang"/>
                <w:lang w:val="en-GB"/>
              </w:rPr>
            </w:pPr>
          </w:p>
        </w:tc>
        <w:tc>
          <w:tcPr>
            <w:tcW w:w="4394" w:type="dxa"/>
          </w:tcPr>
          <w:p w14:paraId="3FCABB28" w14:textId="77777777" w:rsidR="002C5A41" w:rsidRPr="00D10D9E" w:rsidRDefault="002C5A41" w:rsidP="00202ADB">
            <w:pPr>
              <w:rPr>
                <w:rFonts w:eastAsia="Batang"/>
              </w:rPr>
            </w:pPr>
          </w:p>
        </w:tc>
        <w:tc>
          <w:tcPr>
            <w:tcW w:w="1395" w:type="dxa"/>
          </w:tcPr>
          <w:p w14:paraId="5F7AD335" w14:textId="77777777" w:rsidR="002C5A41" w:rsidRPr="00D10D9E" w:rsidRDefault="002C5A41" w:rsidP="00202ADB">
            <w:pPr>
              <w:rPr>
                <w:rFonts w:eastAsia="Batang"/>
              </w:rPr>
            </w:pPr>
          </w:p>
        </w:tc>
      </w:tr>
      <w:tr w:rsidR="002C5A41" w:rsidRPr="00D10D9E" w14:paraId="7FFA28CB" w14:textId="77777777" w:rsidTr="00202ADB">
        <w:tc>
          <w:tcPr>
            <w:tcW w:w="3227" w:type="dxa"/>
          </w:tcPr>
          <w:p w14:paraId="1CC29431" w14:textId="77777777" w:rsidR="002C5A41" w:rsidRPr="009432B7" w:rsidRDefault="002C5A41" w:rsidP="00202ADB">
            <w:pPr>
              <w:rPr>
                <w:rFonts w:eastAsia="Batang"/>
                <w:lang w:val="en-GB"/>
              </w:rPr>
            </w:pPr>
            <w:r w:rsidRPr="009432B7">
              <w:rPr>
                <w:rFonts w:eastAsia="Batang"/>
                <w:lang w:val="en-GB"/>
              </w:rPr>
              <w:t>result</w:t>
            </w:r>
          </w:p>
        </w:tc>
        <w:tc>
          <w:tcPr>
            <w:tcW w:w="992" w:type="dxa"/>
          </w:tcPr>
          <w:p w14:paraId="6FBBD87D" w14:textId="77777777" w:rsidR="002C5A41" w:rsidRPr="008771B1" w:rsidRDefault="002C5A41" w:rsidP="00202ADB">
            <w:pPr>
              <w:rPr>
                <w:rFonts w:eastAsia="Batang"/>
                <w:lang w:val="en-GB"/>
              </w:rPr>
            </w:pPr>
          </w:p>
        </w:tc>
        <w:tc>
          <w:tcPr>
            <w:tcW w:w="4394" w:type="dxa"/>
          </w:tcPr>
          <w:p w14:paraId="146D3890" w14:textId="77777777" w:rsidR="002C5A41" w:rsidRPr="00D10D9E" w:rsidRDefault="002C5A41" w:rsidP="00202ADB">
            <w:pPr>
              <w:rPr>
                <w:rFonts w:eastAsia="Batang"/>
              </w:rPr>
            </w:pPr>
          </w:p>
        </w:tc>
        <w:tc>
          <w:tcPr>
            <w:tcW w:w="1395" w:type="dxa"/>
          </w:tcPr>
          <w:p w14:paraId="3D1F973F" w14:textId="77777777" w:rsidR="002C5A41" w:rsidRPr="00D10D9E" w:rsidRDefault="002C5A41" w:rsidP="00202ADB">
            <w:pPr>
              <w:rPr>
                <w:rFonts w:eastAsia="Batang"/>
              </w:rPr>
            </w:pPr>
            <w:r>
              <w:rPr>
                <w:rFonts w:eastAsia="Batang"/>
              </w:rPr>
              <w:t>1..1</w:t>
            </w:r>
          </w:p>
        </w:tc>
      </w:tr>
      <w:tr w:rsidR="002C5A41" w:rsidRPr="00D10D9E" w14:paraId="05C44150" w14:textId="77777777" w:rsidTr="00202ADB">
        <w:tc>
          <w:tcPr>
            <w:tcW w:w="3227" w:type="dxa"/>
          </w:tcPr>
          <w:p w14:paraId="3AFBFCF1" w14:textId="77777777" w:rsidR="002C5A41" w:rsidRPr="008771B1" w:rsidRDefault="002C5A41" w:rsidP="00202ADB">
            <w:pPr>
              <w:rPr>
                <w:rFonts w:eastAsia="Batang"/>
                <w:lang w:val="en-GB"/>
              </w:rPr>
            </w:pPr>
            <w:r>
              <w:rPr>
                <w:rFonts w:eastAsia="Batang"/>
                <w:lang w:val="en-GB"/>
              </w:rPr>
              <w:t>r</w:t>
            </w:r>
            <w:r w:rsidRPr="009432B7">
              <w:rPr>
                <w:rFonts w:eastAsia="Batang"/>
                <w:lang w:val="en-GB"/>
              </w:rPr>
              <w:t>esult</w:t>
            </w:r>
            <w:r>
              <w:rPr>
                <w:rFonts w:eastAsia="Batang"/>
                <w:lang w:val="en-GB"/>
              </w:rPr>
              <w:t>.resultCode</w:t>
            </w:r>
          </w:p>
        </w:tc>
        <w:tc>
          <w:tcPr>
            <w:tcW w:w="992" w:type="dxa"/>
          </w:tcPr>
          <w:p w14:paraId="70237381" w14:textId="77777777" w:rsidR="002C5A41" w:rsidRPr="008771B1" w:rsidRDefault="002C5A41" w:rsidP="00202ADB">
            <w:pPr>
              <w:rPr>
                <w:rFonts w:eastAsia="Batang"/>
                <w:lang w:val="en-GB"/>
              </w:rPr>
            </w:pPr>
            <w:r>
              <w:rPr>
                <w:rFonts w:eastAsia="Batang"/>
                <w:lang w:val="en-GB"/>
              </w:rPr>
              <w:t>string</w:t>
            </w:r>
          </w:p>
        </w:tc>
        <w:tc>
          <w:tcPr>
            <w:tcW w:w="4394" w:type="dxa"/>
          </w:tcPr>
          <w:p w14:paraId="1B13006B" w14:textId="77777777" w:rsidR="002C5A41" w:rsidRPr="00D10D9E" w:rsidRDefault="002C5A41" w:rsidP="00202ADB">
            <w:pPr>
              <w:rPr>
                <w:rFonts w:eastAsia="Batang"/>
              </w:rPr>
            </w:pPr>
            <w:r>
              <w:rPr>
                <w:rFonts w:eastAsia="Batang"/>
              </w:rPr>
              <w:t>Information om anropet gick bra(OK, ERROR, INFO)</w:t>
            </w:r>
          </w:p>
        </w:tc>
        <w:tc>
          <w:tcPr>
            <w:tcW w:w="1395" w:type="dxa"/>
          </w:tcPr>
          <w:p w14:paraId="4303D9B8" w14:textId="77777777" w:rsidR="002C5A41" w:rsidRDefault="002C5A41" w:rsidP="00202ADB">
            <w:pPr>
              <w:rPr>
                <w:rFonts w:eastAsia="Batang"/>
              </w:rPr>
            </w:pPr>
            <w:r>
              <w:rPr>
                <w:rFonts w:eastAsia="Batang"/>
              </w:rPr>
              <w:t>1..1</w:t>
            </w:r>
          </w:p>
        </w:tc>
      </w:tr>
      <w:tr w:rsidR="002C5A41" w:rsidRPr="00D10D9E" w14:paraId="7E3BF97B" w14:textId="77777777" w:rsidTr="00202ADB">
        <w:tc>
          <w:tcPr>
            <w:tcW w:w="3227" w:type="dxa"/>
          </w:tcPr>
          <w:p w14:paraId="550A48E4" w14:textId="77777777" w:rsidR="002C5A41" w:rsidRPr="008771B1" w:rsidRDefault="002C5A41" w:rsidP="00202ADB">
            <w:pPr>
              <w:rPr>
                <w:rFonts w:eastAsia="Batang"/>
                <w:lang w:val="en-GB"/>
              </w:rPr>
            </w:pPr>
            <w:r w:rsidRPr="009432B7">
              <w:rPr>
                <w:rFonts w:eastAsia="Batang"/>
                <w:lang w:val="en-GB"/>
              </w:rPr>
              <w:t>result</w:t>
            </w:r>
            <w:r>
              <w:rPr>
                <w:rFonts w:eastAsia="Batang"/>
                <w:lang w:val="en-GB"/>
              </w:rPr>
              <w:t>.infoText</w:t>
            </w:r>
          </w:p>
        </w:tc>
        <w:tc>
          <w:tcPr>
            <w:tcW w:w="992" w:type="dxa"/>
          </w:tcPr>
          <w:p w14:paraId="069B40D4" w14:textId="77777777" w:rsidR="002C5A41" w:rsidRPr="008771B1" w:rsidRDefault="002C5A41" w:rsidP="00202ADB">
            <w:pPr>
              <w:rPr>
                <w:rFonts w:eastAsia="Batang"/>
                <w:lang w:val="en-GB"/>
              </w:rPr>
            </w:pPr>
            <w:r>
              <w:rPr>
                <w:rFonts w:eastAsia="Batang"/>
                <w:lang w:val="en-GB"/>
              </w:rPr>
              <w:t>string</w:t>
            </w:r>
          </w:p>
        </w:tc>
        <w:tc>
          <w:tcPr>
            <w:tcW w:w="4394" w:type="dxa"/>
          </w:tcPr>
          <w:p w14:paraId="0D12AB02" w14:textId="77777777" w:rsidR="002C5A41" w:rsidRPr="00D10D9E" w:rsidRDefault="002C5A41" w:rsidP="00202ADB">
            <w:pPr>
              <w:rPr>
                <w:rFonts w:eastAsia="Batang"/>
              </w:rPr>
            </w:pPr>
            <w:r>
              <w:rPr>
                <w:rFonts w:eastAsia="Batang"/>
              </w:rPr>
              <w:t>Text som anger extra information om anropets utgång. Anropet har gått bra, men det finns mer information kring anropet i denna text.</w:t>
            </w:r>
          </w:p>
        </w:tc>
        <w:tc>
          <w:tcPr>
            <w:tcW w:w="1395" w:type="dxa"/>
          </w:tcPr>
          <w:p w14:paraId="203722BA" w14:textId="77777777" w:rsidR="002C5A41" w:rsidRDefault="002C5A41" w:rsidP="00202ADB">
            <w:pPr>
              <w:rPr>
                <w:rFonts w:eastAsia="Batang"/>
              </w:rPr>
            </w:pPr>
            <w:r>
              <w:rPr>
                <w:rFonts w:eastAsia="Batang"/>
              </w:rPr>
              <w:t>0..1</w:t>
            </w:r>
          </w:p>
        </w:tc>
      </w:tr>
      <w:tr w:rsidR="002C5A41" w:rsidRPr="00D10D9E" w14:paraId="59629B95" w14:textId="77777777" w:rsidTr="00202ADB">
        <w:tc>
          <w:tcPr>
            <w:tcW w:w="3227" w:type="dxa"/>
          </w:tcPr>
          <w:p w14:paraId="5DDEE190" w14:textId="77777777" w:rsidR="002C5A41" w:rsidRPr="004B52E9" w:rsidRDefault="002C5A41" w:rsidP="00202ADB">
            <w:pPr>
              <w:rPr>
                <w:rFonts w:eastAsia="Batang"/>
              </w:rPr>
            </w:pPr>
            <w:r w:rsidRPr="009432B7">
              <w:rPr>
                <w:rFonts w:eastAsia="Batang"/>
                <w:lang w:val="en-GB"/>
              </w:rPr>
              <w:t>result</w:t>
            </w:r>
            <w:r>
              <w:rPr>
                <w:rFonts w:eastAsia="Batang"/>
              </w:rPr>
              <w:t>.errorId</w:t>
            </w:r>
          </w:p>
        </w:tc>
        <w:tc>
          <w:tcPr>
            <w:tcW w:w="992" w:type="dxa"/>
          </w:tcPr>
          <w:p w14:paraId="4A803125" w14:textId="77777777" w:rsidR="002C5A41" w:rsidRPr="004B52E9" w:rsidRDefault="002C5A41" w:rsidP="00202ADB">
            <w:pPr>
              <w:rPr>
                <w:rFonts w:eastAsia="Batang"/>
              </w:rPr>
            </w:pPr>
            <w:r>
              <w:rPr>
                <w:rFonts w:eastAsia="Batang"/>
              </w:rPr>
              <w:t>string</w:t>
            </w:r>
          </w:p>
        </w:tc>
        <w:tc>
          <w:tcPr>
            <w:tcW w:w="4394" w:type="dxa"/>
          </w:tcPr>
          <w:p w14:paraId="32EA3E7F" w14:textId="77777777" w:rsidR="002C5A41" w:rsidRPr="00D10D9E" w:rsidRDefault="002C5A41" w:rsidP="00202ADB">
            <w:pPr>
              <w:rPr>
                <w:rFonts w:eastAsia="Batang"/>
              </w:rPr>
            </w:pPr>
            <w:r>
              <w:rPr>
                <w:rFonts w:eastAsia="Batang"/>
              </w:rPr>
              <w:t>Olika kategorier av fel (VALIDATION_ERROR, TRANSFORMATION_ERROR, APPLICATION_ERROR, TECHNICAL_ERROR)</w:t>
            </w:r>
          </w:p>
        </w:tc>
        <w:tc>
          <w:tcPr>
            <w:tcW w:w="1395" w:type="dxa"/>
          </w:tcPr>
          <w:p w14:paraId="5F6C50BF" w14:textId="77777777" w:rsidR="002C5A41" w:rsidRDefault="002C5A41" w:rsidP="00202ADB">
            <w:pPr>
              <w:rPr>
                <w:rFonts w:eastAsia="Batang"/>
              </w:rPr>
            </w:pPr>
            <w:r>
              <w:rPr>
                <w:rFonts w:eastAsia="Batang"/>
              </w:rPr>
              <w:t>0..1</w:t>
            </w:r>
          </w:p>
        </w:tc>
      </w:tr>
      <w:tr w:rsidR="002C5A41" w:rsidRPr="007E4029" w14:paraId="43A59FC7" w14:textId="77777777" w:rsidTr="00202ADB">
        <w:tc>
          <w:tcPr>
            <w:tcW w:w="3227" w:type="dxa"/>
          </w:tcPr>
          <w:p w14:paraId="36F7880F" w14:textId="77777777" w:rsidR="002C5A41" w:rsidRPr="007E4029" w:rsidRDefault="002C5A41" w:rsidP="00202ADB">
            <w:pPr>
              <w:rPr>
                <w:rFonts w:eastAsia="Batang"/>
              </w:rPr>
            </w:pPr>
            <w:r>
              <w:rPr>
                <w:rFonts w:eastAsia="Batang"/>
                <w:lang w:val="en-GB"/>
              </w:rPr>
              <w:t>r</w:t>
            </w:r>
            <w:r w:rsidRPr="009432B7">
              <w:rPr>
                <w:rFonts w:eastAsia="Batang"/>
                <w:lang w:val="en-GB"/>
              </w:rPr>
              <w:t>esult</w:t>
            </w:r>
            <w:r>
              <w:rPr>
                <w:rFonts w:eastAsia="Batang"/>
              </w:rPr>
              <w:t>.errorText</w:t>
            </w:r>
          </w:p>
        </w:tc>
        <w:tc>
          <w:tcPr>
            <w:tcW w:w="992" w:type="dxa"/>
          </w:tcPr>
          <w:p w14:paraId="512B74A0" w14:textId="77777777" w:rsidR="002C5A41" w:rsidRPr="007E4029" w:rsidRDefault="002C5A41" w:rsidP="00202ADB">
            <w:pPr>
              <w:rPr>
                <w:rFonts w:eastAsia="Batang"/>
              </w:rPr>
            </w:pPr>
            <w:r>
              <w:rPr>
                <w:rFonts w:eastAsia="Batang"/>
              </w:rPr>
              <w:t>string</w:t>
            </w:r>
          </w:p>
        </w:tc>
        <w:tc>
          <w:tcPr>
            <w:tcW w:w="4394" w:type="dxa"/>
          </w:tcPr>
          <w:p w14:paraId="0B25FB6A" w14:textId="77777777" w:rsidR="002C5A41" w:rsidRPr="007E4029" w:rsidRDefault="002C5A41" w:rsidP="00202ADB">
            <w:pPr>
              <w:rPr>
                <w:rFonts w:eastAsia="Batang"/>
              </w:rPr>
            </w:pPr>
            <w:r>
              <w:rPr>
                <w:rFonts w:eastAsia="Batang"/>
              </w:rPr>
              <w:t>Text som ytterliggare beskriver felet</w:t>
            </w:r>
          </w:p>
        </w:tc>
        <w:tc>
          <w:tcPr>
            <w:tcW w:w="1395" w:type="dxa"/>
          </w:tcPr>
          <w:p w14:paraId="4B2ACA74" w14:textId="77777777" w:rsidR="002C5A41" w:rsidRPr="007E4029" w:rsidRDefault="002C5A41" w:rsidP="00202ADB">
            <w:pPr>
              <w:rPr>
                <w:rFonts w:eastAsia="Batang"/>
              </w:rPr>
            </w:pPr>
            <w:r>
              <w:rPr>
                <w:rFonts w:eastAsia="Batang"/>
              </w:rPr>
              <w:t>0..1</w:t>
            </w:r>
          </w:p>
        </w:tc>
      </w:tr>
    </w:tbl>
    <w:p w14:paraId="43EF74C0" w14:textId="77777777" w:rsidR="007F5AF7" w:rsidRPr="00EC6C6D" w:rsidRDefault="007F5AF7" w:rsidP="00B91AA5">
      <w:pPr>
        <w:pStyle w:val="Brdtext"/>
        <w:ind w:left="0"/>
      </w:pPr>
    </w:p>
    <w:p w14:paraId="545ED353" w14:textId="77777777" w:rsidR="00EB24F6" w:rsidRDefault="00EB24F6" w:rsidP="00EB24F6">
      <w:pPr>
        <w:pStyle w:val="Rubrik3"/>
      </w:pPr>
      <w:r>
        <w:t>Övriga regler</w:t>
      </w:r>
    </w:p>
    <w:p w14:paraId="54DDEE5E" w14:textId="77777777" w:rsidR="00810FD3" w:rsidRDefault="00810FD3" w:rsidP="00B91AA5">
      <w:pPr>
        <w:rPr>
          <w:rFonts w:ascii="Calibri" w:hAnsi="Calibri"/>
          <w:sz w:val="22"/>
        </w:rPr>
      </w:pPr>
      <w:r w:rsidRPr="00810FD3">
        <w:rPr>
          <w:rFonts w:ascii="Calibri" w:hAnsi="Calibri"/>
          <w:sz w:val="22"/>
        </w:rPr>
        <w:t>Inga extra förutom de som anger om fält är obligator</w:t>
      </w:r>
      <w:r w:rsidR="00A5485B">
        <w:rPr>
          <w:rFonts w:ascii="Calibri" w:hAnsi="Calibri"/>
          <w:sz w:val="22"/>
        </w:rPr>
        <w:t>iska eller valbara under fältregler</w:t>
      </w:r>
      <w:r w:rsidRPr="00810FD3">
        <w:rPr>
          <w:rFonts w:ascii="Calibri" w:hAnsi="Calibri"/>
          <w:sz w:val="22"/>
        </w:rPr>
        <w:t>.</w:t>
      </w:r>
    </w:p>
    <w:p w14:paraId="610E7678" w14:textId="77777777" w:rsidR="00810FD3" w:rsidRPr="00810FD3" w:rsidRDefault="00810FD3" w:rsidP="00B91AA5">
      <w:pPr>
        <w:rPr>
          <w:rFonts w:ascii="Calibri" w:hAnsi="Calibri"/>
          <w:sz w:val="22"/>
        </w:rPr>
      </w:pPr>
      <w:r>
        <w:rPr>
          <w:rFonts w:ascii="Calibri" w:hAnsi="Calibri"/>
          <w:sz w:val="22"/>
        </w:rPr>
        <w:t>Observera att en mängd information skall tas från det tidigare inskickade läkarintyget och tidigare inkommen fråga från Försäkringskassan och därmed överensstämma med dessa.</w:t>
      </w:r>
    </w:p>
    <w:p w14:paraId="02E3D022" w14:textId="77777777" w:rsidR="002E6D3B" w:rsidRDefault="002E6D3B" w:rsidP="00B91AA5">
      <w:pPr>
        <w:pStyle w:val="ColorfulList-Accent11"/>
        <w:ind w:left="0"/>
      </w:pPr>
    </w:p>
    <w:p w14:paraId="78B46976" w14:textId="77777777" w:rsidR="008C3089" w:rsidRDefault="00853006" w:rsidP="00267947">
      <w:pPr>
        <w:pStyle w:val="Rubrik2"/>
      </w:pPr>
      <w:r>
        <w:br w:type="page"/>
      </w:r>
      <w:bookmarkStart w:id="94" w:name="_Toc283620705"/>
      <w:r w:rsidR="008C3089">
        <w:t>FindAllQuestions</w:t>
      </w:r>
      <w:bookmarkEnd w:id="94"/>
      <w:r w:rsidR="008C3089">
        <w:t xml:space="preserve"> </w:t>
      </w:r>
    </w:p>
    <w:p w14:paraId="3C3ECE27" w14:textId="77777777" w:rsidR="008C3089" w:rsidRDefault="008C3089" w:rsidP="00B91AA5">
      <w:r w:rsidRPr="00406201">
        <w:t xml:space="preserve">Tjänsten </w:t>
      </w:r>
      <w:r>
        <w:t>returnerar frågor från Försäkringskassan för ett läkarintyg som mellanlagrats av vården. Både begäran och svar består av xml-dokument.</w:t>
      </w:r>
    </w:p>
    <w:p w14:paraId="50778981" w14:textId="77777777" w:rsidR="00CA24CB" w:rsidRDefault="00CA24CB" w:rsidP="00CA24CB">
      <w:pPr>
        <w:pStyle w:val="Rubrik3"/>
      </w:pPr>
      <w:r>
        <w:t>Version</w:t>
      </w:r>
    </w:p>
    <w:p w14:paraId="14E303D1" w14:textId="77777777" w:rsidR="00CA24CB" w:rsidRDefault="00CA24CB" w:rsidP="00B91AA5">
      <w:r>
        <w:t>1.0</w:t>
      </w:r>
    </w:p>
    <w:p w14:paraId="64161641" w14:textId="77777777" w:rsidR="00E462ED" w:rsidRDefault="00E42921" w:rsidP="00267947">
      <w:pPr>
        <w:pStyle w:val="Rubrik3"/>
      </w:pPr>
      <w:r>
        <w:t>Fältregler</w:t>
      </w:r>
    </w:p>
    <w:p w14:paraId="3E60B7B2" w14:textId="77777777" w:rsidR="00E462ED" w:rsidRDefault="005C1AB9" w:rsidP="00B91AA5">
      <w:r>
        <w:t>Frågor som Försäkringskassan skickat</w:t>
      </w:r>
      <w:r w:rsidR="00E462ED">
        <w:t xml:space="preserve"> till vården </w:t>
      </w:r>
      <w:r>
        <w:t xml:space="preserve">och som vården lagrat i en ärendelåda. Frågans struktur följer den fråga som definieras under </w:t>
      </w:r>
      <w:r>
        <w:rPr>
          <w:rFonts w:eastAsia="Batang"/>
        </w:rPr>
        <w:t>ReceiveMedicalCertificateQuestion</w:t>
      </w:r>
      <w:r>
        <w:t xml:space="preserve">. </w:t>
      </w:r>
      <w:r w:rsidR="000E74A5">
        <w:t>Nedanstående tabell beskriver varje individuellt fält i begäran och svar. Kardinaliteten beskriver om ett fält är valfritt (0..1) eller obligatoriskt (1..1).</w:t>
      </w:r>
    </w:p>
    <w:p w14:paraId="1F73F9B6" w14:textId="77777777" w:rsidR="00E462ED" w:rsidRPr="00E30D2E" w:rsidRDefault="00E462ED" w:rsidP="00B91AA5">
      <w:pPr>
        <w:pStyle w:val="Brdtext"/>
      </w:pPr>
    </w:p>
    <w:tbl>
      <w:tblPr>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227"/>
        <w:gridCol w:w="992"/>
        <w:gridCol w:w="4394"/>
        <w:gridCol w:w="1395"/>
      </w:tblGrid>
      <w:tr w:rsidR="00D366C4" w:rsidRPr="004E06B5" w14:paraId="09FEE72A" w14:textId="77777777" w:rsidTr="00D366C4">
        <w:tc>
          <w:tcPr>
            <w:tcW w:w="3227" w:type="dxa"/>
            <w:shd w:val="clear" w:color="auto" w:fill="B3B3B3"/>
          </w:tcPr>
          <w:p w14:paraId="3F3F90FC" w14:textId="77777777" w:rsidR="00D366C4" w:rsidRPr="008771B1" w:rsidRDefault="00D366C4" w:rsidP="00B91AA5">
            <w:pPr>
              <w:rPr>
                <w:rFonts w:eastAsia="Batang"/>
                <w:b/>
              </w:rPr>
            </w:pPr>
            <w:r w:rsidRPr="008771B1">
              <w:rPr>
                <w:rFonts w:eastAsia="Batang"/>
                <w:b/>
              </w:rPr>
              <w:t>Namn</w:t>
            </w:r>
          </w:p>
        </w:tc>
        <w:tc>
          <w:tcPr>
            <w:tcW w:w="992" w:type="dxa"/>
            <w:shd w:val="clear" w:color="auto" w:fill="B3B3B3"/>
          </w:tcPr>
          <w:p w14:paraId="04A9F389" w14:textId="77777777" w:rsidR="00D366C4" w:rsidRPr="008771B1" w:rsidRDefault="00D366C4" w:rsidP="00B91AA5">
            <w:pPr>
              <w:rPr>
                <w:rFonts w:eastAsia="Batang"/>
                <w:b/>
              </w:rPr>
            </w:pPr>
            <w:r w:rsidRPr="008771B1">
              <w:rPr>
                <w:rFonts w:eastAsia="Batang"/>
                <w:b/>
              </w:rPr>
              <w:t>Typ</w:t>
            </w:r>
          </w:p>
        </w:tc>
        <w:tc>
          <w:tcPr>
            <w:tcW w:w="4394" w:type="dxa"/>
            <w:shd w:val="clear" w:color="auto" w:fill="B3B3B3"/>
          </w:tcPr>
          <w:p w14:paraId="06F07609" w14:textId="77777777" w:rsidR="00D366C4" w:rsidRPr="008771B1" w:rsidRDefault="00D366C4" w:rsidP="00B91AA5">
            <w:pPr>
              <w:rPr>
                <w:rFonts w:eastAsia="Batang"/>
                <w:b/>
              </w:rPr>
            </w:pPr>
            <w:r w:rsidRPr="00D366C4">
              <w:rPr>
                <w:b/>
              </w:rPr>
              <w:t>Beskrivning</w:t>
            </w:r>
          </w:p>
        </w:tc>
        <w:tc>
          <w:tcPr>
            <w:tcW w:w="1395" w:type="dxa"/>
            <w:shd w:val="clear" w:color="auto" w:fill="B3B3B3"/>
          </w:tcPr>
          <w:p w14:paraId="51ECF1A3" w14:textId="77777777" w:rsidR="00D366C4" w:rsidRDefault="00D366C4" w:rsidP="00B91AA5">
            <w:pPr>
              <w:rPr>
                <w:rFonts w:eastAsia="Batang"/>
                <w:b/>
              </w:rPr>
            </w:pPr>
            <w:r>
              <w:rPr>
                <w:rFonts w:eastAsia="Batang"/>
                <w:b/>
              </w:rPr>
              <w:t>Kardinalitet</w:t>
            </w:r>
          </w:p>
        </w:tc>
      </w:tr>
      <w:tr w:rsidR="00E462ED" w:rsidRPr="004E06B5" w14:paraId="0F61331C" w14:textId="77777777" w:rsidTr="00D366C4">
        <w:tc>
          <w:tcPr>
            <w:tcW w:w="3227" w:type="dxa"/>
          </w:tcPr>
          <w:p w14:paraId="12F6EDC8" w14:textId="77777777" w:rsidR="00E462ED" w:rsidRPr="00D10D9E" w:rsidRDefault="00E462ED" w:rsidP="00B91AA5">
            <w:pPr>
              <w:rPr>
                <w:rFonts w:eastAsia="Batang"/>
                <w:b/>
              </w:rPr>
            </w:pPr>
            <w:r w:rsidRPr="00D10D9E">
              <w:rPr>
                <w:rFonts w:eastAsia="Batang"/>
                <w:b/>
              </w:rPr>
              <w:t>Begäran</w:t>
            </w:r>
          </w:p>
        </w:tc>
        <w:tc>
          <w:tcPr>
            <w:tcW w:w="992" w:type="dxa"/>
          </w:tcPr>
          <w:p w14:paraId="260CDBFD" w14:textId="77777777" w:rsidR="00E462ED" w:rsidRPr="008771B1" w:rsidRDefault="00E462ED" w:rsidP="00B91AA5">
            <w:pPr>
              <w:rPr>
                <w:rFonts w:eastAsia="Batang"/>
              </w:rPr>
            </w:pPr>
          </w:p>
        </w:tc>
        <w:tc>
          <w:tcPr>
            <w:tcW w:w="4394" w:type="dxa"/>
          </w:tcPr>
          <w:p w14:paraId="56603394" w14:textId="77777777" w:rsidR="00E462ED" w:rsidRPr="008771B1" w:rsidRDefault="00E462ED" w:rsidP="00B91AA5">
            <w:pPr>
              <w:rPr>
                <w:rFonts w:eastAsia="Batang"/>
              </w:rPr>
            </w:pPr>
          </w:p>
        </w:tc>
        <w:tc>
          <w:tcPr>
            <w:tcW w:w="1395" w:type="dxa"/>
          </w:tcPr>
          <w:p w14:paraId="43A79739" w14:textId="77777777" w:rsidR="00E462ED" w:rsidRPr="008771B1" w:rsidRDefault="00E462ED" w:rsidP="00B91AA5">
            <w:pPr>
              <w:rPr>
                <w:rFonts w:eastAsia="Batang"/>
              </w:rPr>
            </w:pPr>
          </w:p>
        </w:tc>
      </w:tr>
      <w:tr w:rsidR="00E462ED" w:rsidRPr="00D10D9E" w14:paraId="4FE73725" w14:textId="77777777" w:rsidTr="00D366C4">
        <w:tc>
          <w:tcPr>
            <w:tcW w:w="3227" w:type="dxa"/>
          </w:tcPr>
          <w:p w14:paraId="1EF28500" w14:textId="77777777" w:rsidR="00E462ED" w:rsidRPr="008771B1" w:rsidRDefault="00E462ED" w:rsidP="00B91AA5">
            <w:pPr>
              <w:rPr>
                <w:rFonts w:eastAsia="Batang"/>
              </w:rPr>
            </w:pPr>
            <w:r>
              <w:rPr>
                <w:iCs/>
              </w:rPr>
              <w:t>careUnitId</w:t>
            </w:r>
          </w:p>
        </w:tc>
        <w:tc>
          <w:tcPr>
            <w:tcW w:w="992" w:type="dxa"/>
          </w:tcPr>
          <w:p w14:paraId="58E523F2" w14:textId="77777777" w:rsidR="00E462ED" w:rsidRPr="008771B1" w:rsidRDefault="00E462ED" w:rsidP="00B91AA5">
            <w:pPr>
              <w:rPr>
                <w:rFonts w:eastAsia="Batang"/>
              </w:rPr>
            </w:pPr>
            <w:r>
              <w:rPr>
                <w:rFonts w:eastAsia="Batang"/>
              </w:rPr>
              <w:t>hsaid</w:t>
            </w:r>
          </w:p>
        </w:tc>
        <w:tc>
          <w:tcPr>
            <w:tcW w:w="4394" w:type="dxa"/>
          </w:tcPr>
          <w:p w14:paraId="69A0D7AC" w14:textId="77777777" w:rsidR="00E462ED" w:rsidRPr="00D10D9E" w:rsidRDefault="00E462ED" w:rsidP="00B91AA5">
            <w:pPr>
              <w:rPr>
                <w:rFonts w:eastAsia="Batang"/>
              </w:rPr>
            </w:pPr>
            <w:r>
              <w:rPr>
                <w:rFonts w:eastAsia="Batang"/>
              </w:rPr>
              <w:t>Vårdenhetens hsa-id</w:t>
            </w:r>
          </w:p>
        </w:tc>
        <w:tc>
          <w:tcPr>
            <w:tcW w:w="1395" w:type="dxa"/>
          </w:tcPr>
          <w:p w14:paraId="5A7EDCBD" w14:textId="77777777" w:rsidR="00E462ED" w:rsidRPr="00D10D9E" w:rsidRDefault="00202ADB" w:rsidP="00B91AA5">
            <w:pPr>
              <w:rPr>
                <w:rFonts w:eastAsia="Batang"/>
              </w:rPr>
            </w:pPr>
            <w:r>
              <w:rPr>
                <w:rFonts w:eastAsia="Batang"/>
              </w:rPr>
              <w:t>1..1</w:t>
            </w:r>
          </w:p>
        </w:tc>
      </w:tr>
      <w:tr w:rsidR="00E462ED" w:rsidRPr="004E06B5" w14:paraId="3B395C05" w14:textId="77777777" w:rsidTr="00D366C4">
        <w:tc>
          <w:tcPr>
            <w:tcW w:w="3227" w:type="dxa"/>
          </w:tcPr>
          <w:p w14:paraId="743B6346" w14:textId="77777777" w:rsidR="00E462ED" w:rsidRPr="008771B1" w:rsidRDefault="00E462ED" w:rsidP="00B91AA5">
            <w:pPr>
              <w:rPr>
                <w:rFonts w:eastAsia="Batang"/>
              </w:rPr>
            </w:pPr>
            <w:r>
              <w:rPr>
                <w:iCs/>
              </w:rPr>
              <w:t>careGiverId</w:t>
            </w:r>
          </w:p>
        </w:tc>
        <w:tc>
          <w:tcPr>
            <w:tcW w:w="992" w:type="dxa"/>
          </w:tcPr>
          <w:p w14:paraId="255C76A8" w14:textId="77777777" w:rsidR="00E462ED" w:rsidRPr="008771B1" w:rsidRDefault="00E462ED" w:rsidP="00B91AA5">
            <w:pPr>
              <w:rPr>
                <w:rFonts w:eastAsia="Batang"/>
              </w:rPr>
            </w:pPr>
            <w:r>
              <w:rPr>
                <w:rFonts w:eastAsia="Batang"/>
              </w:rPr>
              <w:t>hsaid</w:t>
            </w:r>
          </w:p>
        </w:tc>
        <w:tc>
          <w:tcPr>
            <w:tcW w:w="4394" w:type="dxa"/>
          </w:tcPr>
          <w:p w14:paraId="6740D92E" w14:textId="77777777" w:rsidR="00E462ED" w:rsidRPr="008771B1" w:rsidRDefault="00E462ED" w:rsidP="00B91AA5">
            <w:pPr>
              <w:rPr>
                <w:rFonts w:eastAsia="Batang"/>
              </w:rPr>
            </w:pPr>
            <w:r>
              <w:rPr>
                <w:rFonts w:eastAsia="Batang"/>
              </w:rPr>
              <w:t>Vårdgivarens hsa-id</w:t>
            </w:r>
          </w:p>
        </w:tc>
        <w:tc>
          <w:tcPr>
            <w:tcW w:w="1395" w:type="dxa"/>
          </w:tcPr>
          <w:p w14:paraId="3DD8A4DC" w14:textId="77777777" w:rsidR="00E462ED" w:rsidRDefault="00202ADB" w:rsidP="00B91AA5">
            <w:pPr>
              <w:rPr>
                <w:rFonts w:eastAsia="Batang"/>
              </w:rPr>
            </w:pPr>
            <w:r>
              <w:rPr>
                <w:rFonts w:eastAsia="Batang"/>
              </w:rPr>
              <w:t>1..1</w:t>
            </w:r>
          </w:p>
        </w:tc>
      </w:tr>
      <w:tr w:rsidR="00202ADB" w:rsidRPr="00D10D9E" w14:paraId="41DC2470" w14:textId="77777777" w:rsidTr="00202ADB">
        <w:tc>
          <w:tcPr>
            <w:tcW w:w="3227" w:type="dxa"/>
          </w:tcPr>
          <w:p w14:paraId="228C0C53" w14:textId="77777777" w:rsidR="00202ADB" w:rsidRPr="00D10D9E" w:rsidRDefault="00202ADB" w:rsidP="00202ADB">
            <w:pPr>
              <w:rPr>
                <w:rFonts w:eastAsia="Batang"/>
                <w:b/>
                <w:lang w:val="en-GB"/>
              </w:rPr>
            </w:pPr>
            <w:r w:rsidRPr="00D10D9E">
              <w:rPr>
                <w:rFonts w:eastAsia="Batang"/>
                <w:b/>
                <w:lang w:val="en-GB"/>
              </w:rPr>
              <w:t>Svar</w:t>
            </w:r>
          </w:p>
        </w:tc>
        <w:tc>
          <w:tcPr>
            <w:tcW w:w="992" w:type="dxa"/>
          </w:tcPr>
          <w:p w14:paraId="71C1A431" w14:textId="77777777" w:rsidR="00202ADB" w:rsidRPr="008771B1" w:rsidRDefault="00202ADB" w:rsidP="00202ADB">
            <w:pPr>
              <w:rPr>
                <w:rFonts w:eastAsia="Batang"/>
                <w:lang w:val="en-GB"/>
              </w:rPr>
            </w:pPr>
          </w:p>
        </w:tc>
        <w:tc>
          <w:tcPr>
            <w:tcW w:w="4394" w:type="dxa"/>
          </w:tcPr>
          <w:p w14:paraId="2CC4D60D" w14:textId="77777777" w:rsidR="00202ADB" w:rsidRPr="00D10D9E" w:rsidRDefault="00202ADB" w:rsidP="00202ADB">
            <w:pPr>
              <w:rPr>
                <w:rFonts w:eastAsia="Batang"/>
              </w:rPr>
            </w:pPr>
          </w:p>
        </w:tc>
        <w:tc>
          <w:tcPr>
            <w:tcW w:w="1395" w:type="dxa"/>
          </w:tcPr>
          <w:p w14:paraId="16547A15" w14:textId="77777777" w:rsidR="00202ADB" w:rsidRPr="00D10D9E" w:rsidRDefault="00202ADB" w:rsidP="00202ADB">
            <w:pPr>
              <w:rPr>
                <w:rFonts w:eastAsia="Batang"/>
              </w:rPr>
            </w:pPr>
          </w:p>
        </w:tc>
      </w:tr>
      <w:tr w:rsidR="00202ADB" w:rsidRPr="00D10D9E" w14:paraId="01A74E34" w14:textId="77777777" w:rsidTr="00202ADB">
        <w:tc>
          <w:tcPr>
            <w:tcW w:w="3227" w:type="dxa"/>
          </w:tcPr>
          <w:p w14:paraId="356EA7FE" w14:textId="77777777" w:rsidR="00202ADB" w:rsidRPr="009432B7" w:rsidRDefault="00202ADB" w:rsidP="00202ADB">
            <w:pPr>
              <w:rPr>
                <w:rFonts w:eastAsia="Batang"/>
                <w:lang w:val="en-GB"/>
              </w:rPr>
            </w:pPr>
            <w:r w:rsidRPr="009432B7">
              <w:rPr>
                <w:rFonts w:eastAsia="Batang"/>
                <w:lang w:val="en-GB"/>
              </w:rPr>
              <w:t>result</w:t>
            </w:r>
          </w:p>
        </w:tc>
        <w:tc>
          <w:tcPr>
            <w:tcW w:w="992" w:type="dxa"/>
          </w:tcPr>
          <w:p w14:paraId="712F83CD" w14:textId="77777777" w:rsidR="00202ADB" w:rsidRPr="008771B1" w:rsidRDefault="00202ADB" w:rsidP="00202ADB">
            <w:pPr>
              <w:rPr>
                <w:rFonts w:eastAsia="Batang"/>
                <w:lang w:val="en-GB"/>
              </w:rPr>
            </w:pPr>
          </w:p>
        </w:tc>
        <w:tc>
          <w:tcPr>
            <w:tcW w:w="4394" w:type="dxa"/>
          </w:tcPr>
          <w:p w14:paraId="46E04915" w14:textId="77777777" w:rsidR="00202ADB" w:rsidRPr="00D10D9E" w:rsidRDefault="00202ADB" w:rsidP="00202ADB">
            <w:pPr>
              <w:rPr>
                <w:rFonts w:eastAsia="Batang"/>
              </w:rPr>
            </w:pPr>
          </w:p>
        </w:tc>
        <w:tc>
          <w:tcPr>
            <w:tcW w:w="1395" w:type="dxa"/>
          </w:tcPr>
          <w:p w14:paraId="25607CFA" w14:textId="77777777" w:rsidR="00202ADB" w:rsidRPr="00D10D9E" w:rsidRDefault="00202ADB" w:rsidP="00202ADB">
            <w:pPr>
              <w:rPr>
                <w:rFonts w:eastAsia="Batang"/>
              </w:rPr>
            </w:pPr>
            <w:r>
              <w:rPr>
                <w:rFonts w:eastAsia="Batang"/>
              </w:rPr>
              <w:t>1..1</w:t>
            </w:r>
          </w:p>
        </w:tc>
      </w:tr>
      <w:tr w:rsidR="00202ADB" w:rsidRPr="00D10D9E" w14:paraId="3B5B369E" w14:textId="77777777" w:rsidTr="00202ADB">
        <w:tc>
          <w:tcPr>
            <w:tcW w:w="3227" w:type="dxa"/>
          </w:tcPr>
          <w:p w14:paraId="0A6FCA08" w14:textId="77777777" w:rsidR="00202ADB" w:rsidRPr="008771B1" w:rsidRDefault="00202ADB" w:rsidP="00202ADB">
            <w:pPr>
              <w:rPr>
                <w:rFonts w:eastAsia="Batang"/>
                <w:lang w:val="en-GB"/>
              </w:rPr>
            </w:pPr>
            <w:r>
              <w:rPr>
                <w:rFonts w:eastAsia="Batang"/>
                <w:lang w:val="en-GB"/>
              </w:rPr>
              <w:t>r</w:t>
            </w:r>
            <w:r w:rsidRPr="009432B7">
              <w:rPr>
                <w:rFonts w:eastAsia="Batang"/>
                <w:lang w:val="en-GB"/>
              </w:rPr>
              <w:t>esult</w:t>
            </w:r>
            <w:r>
              <w:rPr>
                <w:rFonts w:eastAsia="Batang"/>
                <w:lang w:val="en-GB"/>
              </w:rPr>
              <w:t>.resultCode</w:t>
            </w:r>
          </w:p>
        </w:tc>
        <w:tc>
          <w:tcPr>
            <w:tcW w:w="992" w:type="dxa"/>
          </w:tcPr>
          <w:p w14:paraId="7DA63DAA" w14:textId="77777777" w:rsidR="00202ADB" w:rsidRPr="008771B1" w:rsidRDefault="00202ADB" w:rsidP="00202ADB">
            <w:pPr>
              <w:rPr>
                <w:rFonts w:eastAsia="Batang"/>
                <w:lang w:val="en-GB"/>
              </w:rPr>
            </w:pPr>
            <w:r>
              <w:rPr>
                <w:rFonts w:eastAsia="Batang"/>
                <w:lang w:val="en-GB"/>
              </w:rPr>
              <w:t>string</w:t>
            </w:r>
          </w:p>
        </w:tc>
        <w:tc>
          <w:tcPr>
            <w:tcW w:w="4394" w:type="dxa"/>
          </w:tcPr>
          <w:p w14:paraId="6D98A744" w14:textId="77777777" w:rsidR="00202ADB" w:rsidRPr="00D10D9E" w:rsidRDefault="00202ADB" w:rsidP="00202ADB">
            <w:pPr>
              <w:rPr>
                <w:rFonts w:eastAsia="Batang"/>
              </w:rPr>
            </w:pPr>
            <w:r>
              <w:rPr>
                <w:rFonts w:eastAsia="Batang"/>
              </w:rPr>
              <w:t>Information om anropet gick bra(OK, ERROR, INFO)</w:t>
            </w:r>
          </w:p>
        </w:tc>
        <w:tc>
          <w:tcPr>
            <w:tcW w:w="1395" w:type="dxa"/>
          </w:tcPr>
          <w:p w14:paraId="1455D1B8" w14:textId="77777777" w:rsidR="00202ADB" w:rsidRDefault="00202ADB" w:rsidP="00202ADB">
            <w:pPr>
              <w:rPr>
                <w:rFonts w:eastAsia="Batang"/>
              </w:rPr>
            </w:pPr>
            <w:r>
              <w:rPr>
                <w:rFonts w:eastAsia="Batang"/>
              </w:rPr>
              <w:t>1..1</w:t>
            </w:r>
          </w:p>
        </w:tc>
      </w:tr>
      <w:tr w:rsidR="00202ADB" w:rsidRPr="00D10D9E" w14:paraId="6FCA2FE0" w14:textId="77777777" w:rsidTr="00202ADB">
        <w:tc>
          <w:tcPr>
            <w:tcW w:w="3227" w:type="dxa"/>
          </w:tcPr>
          <w:p w14:paraId="354B1CC6" w14:textId="77777777" w:rsidR="00202ADB" w:rsidRPr="008771B1" w:rsidRDefault="00202ADB" w:rsidP="00202ADB">
            <w:pPr>
              <w:rPr>
                <w:rFonts w:eastAsia="Batang"/>
                <w:lang w:val="en-GB"/>
              </w:rPr>
            </w:pPr>
            <w:r w:rsidRPr="009432B7">
              <w:rPr>
                <w:rFonts w:eastAsia="Batang"/>
                <w:lang w:val="en-GB"/>
              </w:rPr>
              <w:t>result</w:t>
            </w:r>
            <w:r>
              <w:rPr>
                <w:rFonts w:eastAsia="Batang"/>
                <w:lang w:val="en-GB"/>
              </w:rPr>
              <w:t>.infoText</w:t>
            </w:r>
          </w:p>
        </w:tc>
        <w:tc>
          <w:tcPr>
            <w:tcW w:w="992" w:type="dxa"/>
          </w:tcPr>
          <w:p w14:paraId="1D9B9573" w14:textId="77777777" w:rsidR="00202ADB" w:rsidRPr="008771B1" w:rsidRDefault="00202ADB" w:rsidP="00202ADB">
            <w:pPr>
              <w:rPr>
                <w:rFonts w:eastAsia="Batang"/>
                <w:lang w:val="en-GB"/>
              </w:rPr>
            </w:pPr>
            <w:r>
              <w:rPr>
                <w:rFonts w:eastAsia="Batang"/>
                <w:lang w:val="en-GB"/>
              </w:rPr>
              <w:t>string</w:t>
            </w:r>
          </w:p>
        </w:tc>
        <w:tc>
          <w:tcPr>
            <w:tcW w:w="4394" w:type="dxa"/>
          </w:tcPr>
          <w:p w14:paraId="74C1151F" w14:textId="77777777" w:rsidR="00202ADB" w:rsidRPr="00D10D9E" w:rsidRDefault="00202ADB" w:rsidP="00202ADB">
            <w:pPr>
              <w:rPr>
                <w:rFonts w:eastAsia="Batang"/>
              </w:rPr>
            </w:pPr>
            <w:r>
              <w:rPr>
                <w:rFonts w:eastAsia="Batang"/>
              </w:rPr>
              <w:t>Text som anger extra information om anropets utgång. Anropet har gått bra, men det finns mer information kring anropet i denna text.</w:t>
            </w:r>
          </w:p>
        </w:tc>
        <w:tc>
          <w:tcPr>
            <w:tcW w:w="1395" w:type="dxa"/>
          </w:tcPr>
          <w:p w14:paraId="2E5436E1" w14:textId="77777777" w:rsidR="00202ADB" w:rsidRDefault="00202ADB" w:rsidP="00202ADB">
            <w:pPr>
              <w:rPr>
                <w:rFonts w:eastAsia="Batang"/>
              </w:rPr>
            </w:pPr>
            <w:r>
              <w:rPr>
                <w:rFonts w:eastAsia="Batang"/>
              </w:rPr>
              <w:t>0..1</w:t>
            </w:r>
          </w:p>
        </w:tc>
      </w:tr>
      <w:tr w:rsidR="00202ADB" w:rsidRPr="00D10D9E" w14:paraId="694A1CCA" w14:textId="77777777" w:rsidTr="00202ADB">
        <w:tc>
          <w:tcPr>
            <w:tcW w:w="3227" w:type="dxa"/>
          </w:tcPr>
          <w:p w14:paraId="3A9B91EC" w14:textId="77777777" w:rsidR="00202ADB" w:rsidRPr="004B52E9" w:rsidRDefault="00202ADB" w:rsidP="00202ADB">
            <w:pPr>
              <w:rPr>
                <w:rFonts w:eastAsia="Batang"/>
              </w:rPr>
            </w:pPr>
            <w:r w:rsidRPr="009432B7">
              <w:rPr>
                <w:rFonts w:eastAsia="Batang"/>
                <w:lang w:val="en-GB"/>
              </w:rPr>
              <w:t>result</w:t>
            </w:r>
            <w:r>
              <w:rPr>
                <w:rFonts w:eastAsia="Batang"/>
              </w:rPr>
              <w:t>.errorId</w:t>
            </w:r>
          </w:p>
        </w:tc>
        <w:tc>
          <w:tcPr>
            <w:tcW w:w="992" w:type="dxa"/>
          </w:tcPr>
          <w:p w14:paraId="7D39D3C9" w14:textId="77777777" w:rsidR="00202ADB" w:rsidRPr="004B52E9" w:rsidRDefault="00202ADB" w:rsidP="00202ADB">
            <w:pPr>
              <w:rPr>
                <w:rFonts w:eastAsia="Batang"/>
              </w:rPr>
            </w:pPr>
            <w:r>
              <w:rPr>
                <w:rFonts w:eastAsia="Batang"/>
              </w:rPr>
              <w:t>string</w:t>
            </w:r>
          </w:p>
        </w:tc>
        <w:tc>
          <w:tcPr>
            <w:tcW w:w="4394" w:type="dxa"/>
          </w:tcPr>
          <w:p w14:paraId="2E7ECA0B" w14:textId="77777777" w:rsidR="00202ADB" w:rsidRPr="00D10D9E" w:rsidRDefault="00202ADB" w:rsidP="00202ADB">
            <w:pPr>
              <w:rPr>
                <w:rFonts w:eastAsia="Batang"/>
              </w:rPr>
            </w:pPr>
            <w:r>
              <w:rPr>
                <w:rFonts w:eastAsia="Batang"/>
              </w:rPr>
              <w:t>Olika kategorier av fel (VALIDATION_ERROR, TRANSFORMATION_ERROR, APPLICATION_ERROR, TECHNICAL_ERROR)</w:t>
            </w:r>
          </w:p>
        </w:tc>
        <w:tc>
          <w:tcPr>
            <w:tcW w:w="1395" w:type="dxa"/>
          </w:tcPr>
          <w:p w14:paraId="5119E3EF" w14:textId="77777777" w:rsidR="00202ADB" w:rsidRDefault="00202ADB" w:rsidP="00202ADB">
            <w:pPr>
              <w:rPr>
                <w:rFonts w:eastAsia="Batang"/>
              </w:rPr>
            </w:pPr>
            <w:r>
              <w:rPr>
                <w:rFonts w:eastAsia="Batang"/>
              </w:rPr>
              <w:t>0..1</w:t>
            </w:r>
          </w:p>
        </w:tc>
      </w:tr>
      <w:tr w:rsidR="00202ADB" w:rsidRPr="007E4029" w14:paraId="714AFA77" w14:textId="77777777" w:rsidTr="00202ADB">
        <w:tc>
          <w:tcPr>
            <w:tcW w:w="3227" w:type="dxa"/>
          </w:tcPr>
          <w:p w14:paraId="5B3F70D6" w14:textId="77777777" w:rsidR="00202ADB" w:rsidRPr="007E4029" w:rsidRDefault="00202ADB" w:rsidP="00202ADB">
            <w:pPr>
              <w:rPr>
                <w:rFonts w:eastAsia="Batang"/>
              </w:rPr>
            </w:pPr>
            <w:r>
              <w:rPr>
                <w:rFonts w:eastAsia="Batang"/>
                <w:lang w:val="en-GB"/>
              </w:rPr>
              <w:t>r</w:t>
            </w:r>
            <w:r w:rsidRPr="009432B7">
              <w:rPr>
                <w:rFonts w:eastAsia="Batang"/>
                <w:lang w:val="en-GB"/>
              </w:rPr>
              <w:t>esult</w:t>
            </w:r>
            <w:r>
              <w:rPr>
                <w:rFonts w:eastAsia="Batang"/>
              </w:rPr>
              <w:t>.errorText</w:t>
            </w:r>
          </w:p>
        </w:tc>
        <w:tc>
          <w:tcPr>
            <w:tcW w:w="992" w:type="dxa"/>
          </w:tcPr>
          <w:p w14:paraId="2BD89A75" w14:textId="77777777" w:rsidR="00202ADB" w:rsidRPr="007E4029" w:rsidRDefault="00202ADB" w:rsidP="00202ADB">
            <w:pPr>
              <w:rPr>
                <w:rFonts w:eastAsia="Batang"/>
              </w:rPr>
            </w:pPr>
            <w:r>
              <w:rPr>
                <w:rFonts w:eastAsia="Batang"/>
              </w:rPr>
              <w:t>string</w:t>
            </w:r>
          </w:p>
        </w:tc>
        <w:tc>
          <w:tcPr>
            <w:tcW w:w="4394" w:type="dxa"/>
          </w:tcPr>
          <w:p w14:paraId="2FAA56BE" w14:textId="77777777" w:rsidR="00202ADB" w:rsidRPr="007E4029" w:rsidRDefault="00202ADB" w:rsidP="00202ADB">
            <w:pPr>
              <w:rPr>
                <w:rFonts w:eastAsia="Batang"/>
              </w:rPr>
            </w:pPr>
            <w:r>
              <w:rPr>
                <w:rFonts w:eastAsia="Batang"/>
              </w:rPr>
              <w:t>Text som ytterliggare beskriver felet</w:t>
            </w:r>
          </w:p>
        </w:tc>
        <w:tc>
          <w:tcPr>
            <w:tcW w:w="1395" w:type="dxa"/>
          </w:tcPr>
          <w:p w14:paraId="34CE8181" w14:textId="77777777" w:rsidR="00202ADB" w:rsidRPr="007E4029" w:rsidRDefault="00202ADB" w:rsidP="00202ADB">
            <w:pPr>
              <w:rPr>
                <w:rFonts w:eastAsia="Batang"/>
              </w:rPr>
            </w:pPr>
            <w:r>
              <w:rPr>
                <w:rFonts w:eastAsia="Batang"/>
              </w:rPr>
              <w:t>0..1</w:t>
            </w:r>
          </w:p>
        </w:tc>
      </w:tr>
      <w:tr w:rsidR="00A33E43" w:rsidRPr="007E4029" w14:paraId="78E5DE29" w14:textId="77777777" w:rsidTr="00D366C4">
        <w:tc>
          <w:tcPr>
            <w:tcW w:w="3227" w:type="dxa"/>
          </w:tcPr>
          <w:p w14:paraId="6477A7CE" w14:textId="77777777" w:rsidR="00A33E43" w:rsidRDefault="00A33E43" w:rsidP="00B91AA5">
            <w:pPr>
              <w:rPr>
                <w:rFonts w:eastAsia="Batang"/>
              </w:rPr>
            </w:pPr>
            <w:r>
              <w:rPr>
                <w:rFonts w:eastAsia="Batang"/>
              </w:rPr>
              <w:t>questionsLeft</w:t>
            </w:r>
          </w:p>
        </w:tc>
        <w:tc>
          <w:tcPr>
            <w:tcW w:w="992" w:type="dxa"/>
          </w:tcPr>
          <w:p w14:paraId="5D6D7E59" w14:textId="77777777" w:rsidR="00A33E43" w:rsidRDefault="00A33E43" w:rsidP="00B91AA5">
            <w:pPr>
              <w:rPr>
                <w:rFonts w:eastAsia="Batang"/>
              </w:rPr>
            </w:pPr>
            <w:r>
              <w:rPr>
                <w:rFonts w:eastAsia="Batang"/>
              </w:rPr>
              <w:t>int</w:t>
            </w:r>
          </w:p>
        </w:tc>
        <w:tc>
          <w:tcPr>
            <w:tcW w:w="4394" w:type="dxa"/>
          </w:tcPr>
          <w:p w14:paraId="4C95077B" w14:textId="77777777" w:rsidR="00A33E43" w:rsidRDefault="00A33E43" w:rsidP="00B91AA5">
            <w:pPr>
              <w:rPr>
                <w:rFonts w:eastAsia="Batang"/>
              </w:rPr>
            </w:pPr>
            <w:r>
              <w:rPr>
                <w:rFonts w:eastAsia="Batang"/>
              </w:rPr>
              <w:t>Antal kvarvarande frågor för denna vårdenhet</w:t>
            </w:r>
          </w:p>
        </w:tc>
        <w:tc>
          <w:tcPr>
            <w:tcW w:w="1395" w:type="dxa"/>
          </w:tcPr>
          <w:p w14:paraId="0C4CC9C9" w14:textId="77777777" w:rsidR="00A33E43" w:rsidRPr="007E4029" w:rsidRDefault="00F812DB" w:rsidP="00B91AA5">
            <w:pPr>
              <w:rPr>
                <w:rFonts w:eastAsia="Batang"/>
              </w:rPr>
            </w:pPr>
            <w:r>
              <w:rPr>
                <w:rFonts w:eastAsia="Batang"/>
              </w:rPr>
              <w:t>1..1</w:t>
            </w:r>
          </w:p>
        </w:tc>
      </w:tr>
      <w:tr w:rsidR="00F812DB" w:rsidRPr="007E4029" w14:paraId="7A914C87" w14:textId="77777777" w:rsidTr="00D366C4">
        <w:tc>
          <w:tcPr>
            <w:tcW w:w="3227" w:type="dxa"/>
          </w:tcPr>
          <w:p w14:paraId="2588C94D" w14:textId="77777777" w:rsidR="00F812DB" w:rsidRDefault="00F812DB" w:rsidP="00B91AA5">
            <w:pPr>
              <w:rPr>
                <w:rFonts w:eastAsia="Batang"/>
              </w:rPr>
            </w:pPr>
            <w:r>
              <w:rPr>
                <w:rFonts w:eastAsia="Batang"/>
              </w:rPr>
              <w:t>questions</w:t>
            </w:r>
          </w:p>
        </w:tc>
        <w:tc>
          <w:tcPr>
            <w:tcW w:w="992" w:type="dxa"/>
          </w:tcPr>
          <w:p w14:paraId="0B9F52F0" w14:textId="77777777" w:rsidR="00F812DB" w:rsidRDefault="00F812DB" w:rsidP="00B91AA5">
            <w:pPr>
              <w:rPr>
                <w:rFonts w:eastAsia="Batang"/>
              </w:rPr>
            </w:pPr>
          </w:p>
        </w:tc>
        <w:tc>
          <w:tcPr>
            <w:tcW w:w="4394" w:type="dxa"/>
          </w:tcPr>
          <w:p w14:paraId="7A3D6AFF" w14:textId="77777777" w:rsidR="00F812DB" w:rsidRDefault="00F812DB" w:rsidP="00B91AA5">
            <w:pPr>
              <w:rPr>
                <w:rFonts w:eastAsia="Batang"/>
              </w:rPr>
            </w:pPr>
            <w:r>
              <w:rPr>
                <w:rFonts w:eastAsia="Batang"/>
              </w:rPr>
              <w:t>Fråg</w:t>
            </w:r>
            <w:r w:rsidR="00B33951">
              <w:rPr>
                <w:rFonts w:eastAsia="Batang"/>
              </w:rPr>
              <w:t>a</w:t>
            </w:r>
          </w:p>
        </w:tc>
        <w:tc>
          <w:tcPr>
            <w:tcW w:w="1395" w:type="dxa"/>
          </w:tcPr>
          <w:p w14:paraId="213EA01D" w14:textId="77777777" w:rsidR="00F812DB" w:rsidRDefault="00F812DB" w:rsidP="00B91AA5">
            <w:pPr>
              <w:rPr>
                <w:rFonts w:eastAsia="Batang"/>
              </w:rPr>
            </w:pPr>
            <w:r>
              <w:rPr>
                <w:rFonts w:eastAsia="Batang"/>
              </w:rPr>
              <w:t>0..1</w:t>
            </w:r>
          </w:p>
        </w:tc>
      </w:tr>
      <w:tr w:rsidR="00A33E43" w:rsidRPr="007E4029" w14:paraId="5C7B552D" w14:textId="77777777" w:rsidTr="00D366C4">
        <w:tc>
          <w:tcPr>
            <w:tcW w:w="3227" w:type="dxa"/>
          </w:tcPr>
          <w:p w14:paraId="3331C8A3" w14:textId="77777777" w:rsidR="00A33E43" w:rsidRDefault="00F812DB" w:rsidP="00B91AA5">
            <w:pPr>
              <w:rPr>
                <w:rFonts w:eastAsia="Batang"/>
              </w:rPr>
            </w:pPr>
            <w:r>
              <w:rPr>
                <w:rFonts w:eastAsia="Batang"/>
              </w:rPr>
              <w:t>questions.</w:t>
            </w:r>
            <w:r w:rsidR="00A33E43">
              <w:rPr>
                <w:rFonts w:eastAsia="Batang"/>
              </w:rPr>
              <w:t>question</w:t>
            </w:r>
          </w:p>
        </w:tc>
        <w:tc>
          <w:tcPr>
            <w:tcW w:w="992" w:type="dxa"/>
          </w:tcPr>
          <w:p w14:paraId="17EAD6C8" w14:textId="77777777" w:rsidR="00A33E43" w:rsidRDefault="00A33E43" w:rsidP="00B91AA5">
            <w:pPr>
              <w:rPr>
                <w:rFonts w:eastAsia="Batang"/>
              </w:rPr>
            </w:pPr>
          </w:p>
        </w:tc>
        <w:tc>
          <w:tcPr>
            <w:tcW w:w="4394" w:type="dxa"/>
          </w:tcPr>
          <w:p w14:paraId="273E67A9" w14:textId="77777777" w:rsidR="00A33E43" w:rsidRDefault="00B33951" w:rsidP="00B33951">
            <w:pPr>
              <w:rPr>
                <w:rFonts w:eastAsia="Batang"/>
              </w:rPr>
            </w:pPr>
            <w:r>
              <w:rPr>
                <w:rFonts w:eastAsia="Batang"/>
              </w:rPr>
              <w:t>Lista av frågor</w:t>
            </w:r>
          </w:p>
        </w:tc>
        <w:tc>
          <w:tcPr>
            <w:tcW w:w="1395" w:type="dxa"/>
          </w:tcPr>
          <w:p w14:paraId="201B904B" w14:textId="77777777" w:rsidR="00A33E43" w:rsidRDefault="00A172C5" w:rsidP="00B91AA5">
            <w:pPr>
              <w:rPr>
                <w:rFonts w:eastAsia="Batang"/>
              </w:rPr>
            </w:pPr>
            <w:r>
              <w:rPr>
                <w:rFonts w:eastAsia="Batang"/>
              </w:rPr>
              <w:t>0</w:t>
            </w:r>
            <w:r w:rsidR="00F812DB">
              <w:rPr>
                <w:rFonts w:eastAsia="Batang"/>
              </w:rPr>
              <w:t>..</w:t>
            </w:r>
            <w:r>
              <w:rPr>
                <w:rFonts w:eastAsia="Batang"/>
              </w:rPr>
              <w:t>n</w:t>
            </w:r>
          </w:p>
        </w:tc>
      </w:tr>
      <w:tr w:rsidR="00A172C5" w:rsidRPr="007E4029" w14:paraId="2E3C8E1B" w14:textId="77777777" w:rsidTr="00D366C4">
        <w:tc>
          <w:tcPr>
            <w:tcW w:w="3227" w:type="dxa"/>
          </w:tcPr>
          <w:p w14:paraId="027F8794" w14:textId="77777777" w:rsidR="00A172C5" w:rsidRDefault="00A172C5" w:rsidP="00B91AA5">
            <w:pPr>
              <w:rPr>
                <w:rFonts w:eastAsia="Batang"/>
              </w:rPr>
            </w:pPr>
            <w:r>
              <w:rPr>
                <w:rFonts w:eastAsia="Batang"/>
              </w:rPr>
              <w:t>..question.question</w:t>
            </w:r>
          </w:p>
        </w:tc>
        <w:tc>
          <w:tcPr>
            <w:tcW w:w="992" w:type="dxa"/>
          </w:tcPr>
          <w:p w14:paraId="7180DF47" w14:textId="77777777" w:rsidR="00A172C5" w:rsidRDefault="00A172C5" w:rsidP="00B91AA5">
            <w:pPr>
              <w:rPr>
                <w:rFonts w:eastAsia="Batang"/>
              </w:rPr>
            </w:pPr>
          </w:p>
        </w:tc>
        <w:tc>
          <w:tcPr>
            <w:tcW w:w="4394" w:type="dxa"/>
          </w:tcPr>
          <w:p w14:paraId="78028E91" w14:textId="77777777" w:rsidR="00A172C5" w:rsidRDefault="00A172C5" w:rsidP="00B91AA5">
            <w:pPr>
              <w:rPr>
                <w:rFonts w:eastAsia="Batang"/>
              </w:rPr>
            </w:pPr>
            <w:r>
              <w:rPr>
                <w:rFonts w:eastAsia="Batang"/>
              </w:rPr>
              <w:t>Själva frågan, se ReceiveMedicalCertificateQuestion</w:t>
            </w:r>
          </w:p>
        </w:tc>
        <w:tc>
          <w:tcPr>
            <w:tcW w:w="1395" w:type="dxa"/>
          </w:tcPr>
          <w:p w14:paraId="1524577A" w14:textId="77777777" w:rsidR="00A172C5" w:rsidRDefault="00A172C5" w:rsidP="00B91AA5">
            <w:pPr>
              <w:rPr>
                <w:rFonts w:eastAsia="Batang"/>
              </w:rPr>
            </w:pPr>
            <w:r>
              <w:rPr>
                <w:rFonts w:eastAsia="Batang"/>
              </w:rPr>
              <w:t>1..1</w:t>
            </w:r>
          </w:p>
        </w:tc>
      </w:tr>
      <w:tr w:rsidR="00A33E43" w:rsidRPr="007E4029" w14:paraId="26830ECB" w14:textId="77777777" w:rsidTr="00D366C4">
        <w:tc>
          <w:tcPr>
            <w:tcW w:w="3227" w:type="dxa"/>
          </w:tcPr>
          <w:p w14:paraId="642470C8" w14:textId="77777777" w:rsidR="00A33E43" w:rsidRDefault="00A172C5" w:rsidP="00B91AA5">
            <w:pPr>
              <w:rPr>
                <w:rFonts w:eastAsia="Batang"/>
              </w:rPr>
            </w:pPr>
            <w:r>
              <w:rPr>
                <w:rFonts w:eastAsia="Batang"/>
              </w:rPr>
              <w:t>.</w:t>
            </w:r>
            <w:r w:rsidR="00F812DB">
              <w:rPr>
                <w:rFonts w:eastAsia="Batang"/>
              </w:rPr>
              <w:t>.</w:t>
            </w:r>
            <w:r>
              <w:rPr>
                <w:rFonts w:eastAsia="Batang"/>
              </w:rPr>
              <w:t>question.</w:t>
            </w:r>
            <w:r w:rsidR="00A33E43">
              <w:rPr>
                <w:rFonts w:eastAsia="Batang"/>
              </w:rPr>
              <w:t>id</w:t>
            </w:r>
          </w:p>
        </w:tc>
        <w:tc>
          <w:tcPr>
            <w:tcW w:w="992" w:type="dxa"/>
          </w:tcPr>
          <w:p w14:paraId="650793BA" w14:textId="77777777" w:rsidR="00A33E43" w:rsidRDefault="00A33E43" w:rsidP="00B91AA5">
            <w:pPr>
              <w:rPr>
                <w:rFonts w:eastAsia="Batang"/>
              </w:rPr>
            </w:pPr>
            <w:r>
              <w:rPr>
                <w:rFonts w:eastAsia="Batang"/>
              </w:rPr>
              <w:t>int</w:t>
            </w:r>
          </w:p>
        </w:tc>
        <w:tc>
          <w:tcPr>
            <w:tcW w:w="4394" w:type="dxa"/>
          </w:tcPr>
          <w:p w14:paraId="6EBB3610" w14:textId="77777777" w:rsidR="00A33E43" w:rsidRDefault="00B8708F" w:rsidP="00B91AA5">
            <w:pPr>
              <w:rPr>
                <w:rFonts w:eastAsia="Batang"/>
              </w:rPr>
            </w:pPr>
            <w:r>
              <w:rPr>
                <w:rFonts w:eastAsia="Batang"/>
              </w:rPr>
              <w:t>Ärendelådans identitet</w:t>
            </w:r>
            <w:r w:rsidR="00A33E43">
              <w:rPr>
                <w:rFonts w:eastAsia="Batang"/>
              </w:rPr>
              <w:t xml:space="preserve"> på </w:t>
            </w:r>
            <w:r>
              <w:rPr>
                <w:rFonts w:eastAsia="Batang"/>
              </w:rPr>
              <w:t xml:space="preserve">den </w:t>
            </w:r>
            <w:r w:rsidR="00A33E43">
              <w:rPr>
                <w:rFonts w:eastAsia="Batang"/>
              </w:rPr>
              <w:t>returnerade frågan</w:t>
            </w:r>
            <w:r w:rsidR="00365051">
              <w:rPr>
                <w:rFonts w:eastAsia="Batang"/>
              </w:rPr>
              <w:t>. Används när man senare vill ta bort frågan från ärendelådan</w:t>
            </w:r>
          </w:p>
        </w:tc>
        <w:tc>
          <w:tcPr>
            <w:tcW w:w="1395" w:type="dxa"/>
          </w:tcPr>
          <w:p w14:paraId="1F15E872" w14:textId="77777777" w:rsidR="00A33E43" w:rsidRDefault="00F812DB" w:rsidP="00B91AA5">
            <w:pPr>
              <w:rPr>
                <w:rFonts w:eastAsia="Batang"/>
              </w:rPr>
            </w:pPr>
            <w:r>
              <w:rPr>
                <w:rFonts w:eastAsia="Batang"/>
              </w:rPr>
              <w:t>1..1</w:t>
            </w:r>
          </w:p>
        </w:tc>
      </w:tr>
      <w:tr w:rsidR="00A33E43" w:rsidRPr="007E4029" w14:paraId="38E2B6B4" w14:textId="77777777" w:rsidTr="00D366C4">
        <w:tc>
          <w:tcPr>
            <w:tcW w:w="3227" w:type="dxa"/>
          </w:tcPr>
          <w:p w14:paraId="0CDB5020" w14:textId="77777777" w:rsidR="00A33E43" w:rsidRDefault="00A172C5" w:rsidP="00B91AA5">
            <w:pPr>
              <w:rPr>
                <w:rFonts w:eastAsia="Batang"/>
              </w:rPr>
            </w:pPr>
            <w:r>
              <w:rPr>
                <w:rFonts w:eastAsia="Batang"/>
              </w:rPr>
              <w:t>..</w:t>
            </w:r>
            <w:r w:rsidR="00F812DB">
              <w:rPr>
                <w:rFonts w:eastAsia="Batang"/>
              </w:rPr>
              <w:t>q</w:t>
            </w:r>
            <w:r>
              <w:rPr>
                <w:rFonts w:eastAsia="Batang"/>
              </w:rPr>
              <w:t>uestion</w:t>
            </w:r>
            <w:r w:rsidR="00F812DB">
              <w:rPr>
                <w:rFonts w:eastAsia="Batang"/>
              </w:rPr>
              <w:t>.</w:t>
            </w:r>
            <w:r w:rsidR="00A33E43">
              <w:rPr>
                <w:rFonts w:eastAsia="Batang"/>
              </w:rPr>
              <w:t>receivedDate</w:t>
            </w:r>
          </w:p>
        </w:tc>
        <w:tc>
          <w:tcPr>
            <w:tcW w:w="992" w:type="dxa"/>
          </w:tcPr>
          <w:p w14:paraId="549D8EF3" w14:textId="77777777" w:rsidR="00A33E43" w:rsidRDefault="00A33E43" w:rsidP="00B91AA5">
            <w:pPr>
              <w:rPr>
                <w:rFonts w:eastAsia="Batang"/>
              </w:rPr>
            </w:pPr>
            <w:r>
              <w:rPr>
                <w:rFonts w:eastAsia="Batang"/>
              </w:rPr>
              <w:t>datum</w:t>
            </w:r>
          </w:p>
        </w:tc>
        <w:tc>
          <w:tcPr>
            <w:tcW w:w="4394" w:type="dxa"/>
          </w:tcPr>
          <w:p w14:paraId="3B81EA60" w14:textId="77777777" w:rsidR="00A33E43" w:rsidRDefault="00A33E43" w:rsidP="00B91AA5">
            <w:pPr>
              <w:rPr>
                <w:rFonts w:eastAsia="Batang"/>
              </w:rPr>
            </w:pPr>
            <w:r>
              <w:rPr>
                <w:rFonts w:eastAsia="Batang"/>
              </w:rPr>
              <w:t>Datum då frågan inkom</w:t>
            </w:r>
          </w:p>
        </w:tc>
        <w:tc>
          <w:tcPr>
            <w:tcW w:w="1395" w:type="dxa"/>
          </w:tcPr>
          <w:p w14:paraId="02094683" w14:textId="77777777" w:rsidR="00A33E43" w:rsidRDefault="00F812DB" w:rsidP="00B91AA5">
            <w:pPr>
              <w:rPr>
                <w:rFonts w:eastAsia="Batang"/>
              </w:rPr>
            </w:pPr>
            <w:r>
              <w:rPr>
                <w:rFonts w:eastAsia="Batang"/>
              </w:rPr>
              <w:t>1..1</w:t>
            </w:r>
          </w:p>
        </w:tc>
      </w:tr>
    </w:tbl>
    <w:p w14:paraId="6C87EA30" w14:textId="77777777" w:rsidR="00E462ED" w:rsidRPr="00ED19D0" w:rsidRDefault="00E462ED" w:rsidP="00B91AA5">
      <w:pPr>
        <w:pStyle w:val="Brdtext"/>
        <w:ind w:left="0"/>
      </w:pPr>
    </w:p>
    <w:p w14:paraId="35301944" w14:textId="77777777" w:rsidR="00EB24F6" w:rsidRDefault="00EB24F6" w:rsidP="00EB24F6">
      <w:pPr>
        <w:pStyle w:val="Rubrik3"/>
      </w:pPr>
      <w:r>
        <w:t>Övriga regler</w:t>
      </w:r>
    </w:p>
    <w:p w14:paraId="114619DA" w14:textId="77777777" w:rsidR="00AF38F2" w:rsidRDefault="00AF38F2" w:rsidP="00B91AA5">
      <w:pPr>
        <w:rPr>
          <w:rFonts w:ascii="Calibri" w:hAnsi="Calibri"/>
          <w:sz w:val="22"/>
        </w:rPr>
      </w:pPr>
      <w:r w:rsidRPr="00810FD3">
        <w:rPr>
          <w:rFonts w:ascii="Calibri" w:hAnsi="Calibri"/>
          <w:sz w:val="22"/>
        </w:rPr>
        <w:t>Inga extra förutom de som anger om fält är obligator</w:t>
      </w:r>
      <w:r w:rsidR="00E42921">
        <w:rPr>
          <w:rFonts w:ascii="Calibri" w:hAnsi="Calibri"/>
          <w:sz w:val="22"/>
        </w:rPr>
        <w:t>iska eller valbara under fältregler</w:t>
      </w:r>
    </w:p>
    <w:p w14:paraId="495A72FF" w14:textId="77777777" w:rsidR="008C3089" w:rsidRDefault="00853006" w:rsidP="00267947">
      <w:pPr>
        <w:pStyle w:val="Rubrik2"/>
      </w:pPr>
      <w:r>
        <w:br w:type="page"/>
      </w:r>
      <w:bookmarkStart w:id="95" w:name="_Toc283620706"/>
      <w:r w:rsidR="008C3089">
        <w:t>FindAllAnswers</w:t>
      </w:r>
      <w:bookmarkEnd w:id="95"/>
      <w:r w:rsidR="008C3089">
        <w:t xml:space="preserve"> </w:t>
      </w:r>
    </w:p>
    <w:p w14:paraId="2DFA8052" w14:textId="77777777" w:rsidR="008C3089" w:rsidRDefault="008C3089" w:rsidP="00B91AA5">
      <w:r w:rsidRPr="00406201">
        <w:t xml:space="preserve">Tjänsten </w:t>
      </w:r>
      <w:r>
        <w:t>returnerar svar från Försäkringskassan på tidigare skickade frågor från vården för ett läkarintyg som mellanlagrats av vården. Både begäran och svar består av xml-dokument.</w:t>
      </w:r>
    </w:p>
    <w:p w14:paraId="7E19A1E7" w14:textId="77777777" w:rsidR="00CA24CB" w:rsidRDefault="00CA24CB" w:rsidP="00CA24CB">
      <w:pPr>
        <w:pStyle w:val="Rubrik3"/>
      </w:pPr>
      <w:r>
        <w:t>Version</w:t>
      </w:r>
    </w:p>
    <w:p w14:paraId="38650C23" w14:textId="77777777" w:rsidR="00CA24CB" w:rsidRDefault="00CA24CB" w:rsidP="00B91AA5">
      <w:r>
        <w:t>1.0</w:t>
      </w:r>
    </w:p>
    <w:p w14:paraId="178F5FE0" w14:textId="77777777" w:rsidR="00352DF3" w:rsidRDefault="00E72CAF" w:rsidP="00267947">
      <w:pPr>
        <w:pStyle w:val="Rubrik3"/>
      </w:pPr>
      <w:r>
        <w:t>Fältregler</w:t>
      </w:r>
    </w:p>
    <w:p w14:paraId="725DE0F3" w14:textId="77777777" w:rsidR="00352DF3" w:rsidRDefault="00352DF3" w:rsidP="00B91AA5">
      <w:r>
        <w:t xml:space="preserve">Svar som Försäkringskassan skickat till vården och som vården lagrat i en ärendelåda. Svarets struktur följer det svar som definieras under </w:t>
      </w:r>
      <w:r>
        <w:rPr>
          <w:rFonts w:eastAsia="Batang"/>
        </w:rPr>
        <w:t>ReceiveMedicalCertificateAnswer</w:t>
      </w:r>
      <w:r>
        <w:t xml:space="preserve">. </w:t>
      </w:r>
      <w:r w:rsidR="00BB310C">
        <w:t>Nedanstående tabell beskriver varje individuellt fält i begäran och svar. Kardinaliteten beskriver om ett fält är valfritt (0..1) eller obligatoriskt (1..1).</w:t>
      </w:r>
    </w:p>
    <w:p w14:paraId="168BBC8C" w14:textId="77777777" w:rsidR="00352DF3" w:rsidRPr="00E30D2E" w:rsidRDefault="00352DF3" w:rsidP="00B91AA5">
      <w:pPr>
        <w:pStyle w:val="Brdtext"/>
        <w:ind w:left="0"/>
      </w:pPr>
    </w:p>
    <w:tbl>
      <w:tblPr>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227"/>
        <w:gridCol w:w="992"/>
        <w:gridCol w:w="4394"/>
        <w:gridCol w:w="1395"/>
      </w:tblGrid>
      <w:tr w:rsidR="00D366C4" w:rsidRPr="004E06B5" w14:paraId="2C66F7A6" w14:textId="77777777" w:rsidTr="00D366C4">
        <w:tc>
          <w:tcPr>
            <w:tcW w:w="3227" w:type="dxa"/>
            <w:shd w:val="clear" w:color="auto" w:fill="B3B3B3"/>
          </w:tcPr>
          <w:p w14:paraId="09CCFA7D" w14:textId="77777777" w:rsidR="00D366C4" w:rsidRPr="008771B1" w:rsidRDefault="00D366C4" w:rsidP="00B91AA5">
            <w:pPr>
              <w:rPr>
                <w:rFonts w:eastAsia="Batang"/>
                <w:b/>
              </w:rPr>
            </w:pPr>
            <w:r w:rsidRPr="008771B1">
              <w:rPr>
                <w:rFonts w:eastAsia="Batang"/>
                <w:b/>
              </w:rPr>
              <w:t>Namn</w:t>
            </w:r>
          </w:p>
        </w:tc>
        <w:tc>
          <w:tcPr>
            <w:tcW w:w="992" w:type="dxa"/>
            <w:shd w:val="clear" w:color="auto" w:fill="B3B3B3"/>
          </w:tcPr>
          <w:p w14:paraId="17B246A8" w14:textId="77777777" w:rsidR="00D366C4" w:rsidRPr="008771B1" w:rsidRDefault="00D366C4" w:rsidP="00B91AA5">
            <w:pPr>
              <w:rPr>
                <w:rFonts w:eastAsia="Batang"/>
                <w:b/>
              </w:rPr>
            </w:pPr>
            <w:r w:rsidRPr="008771B1">
              <w:rPr>
                <w:rFonts w:eastAsia="Batang"/>
                <w:b/>
              </w:rPr>
              <w:t>Typ</w:t>
            </w:r>
          </w:p>
        </w:tc>
        <w:tc>
          <w:tcPr>
            <w:tcW w:w="4394" w:type="dxa"/>
            <w:shd w:val="clear" w:color="auto" w:fill="B3B3B3"/>
          </w:tcPr>
          <w:p w14:paraId="2D4D6C2E" w14:textId="77777777" w:rsidR="00D366C4" w:rsidRPr="008771B1" w:rsidRDefault="00D366C4" w:rsidP="00B91AA5">
            <w:pPr>
              <w:rPr>
                <w:rFonts w:eastAsia="Batang"/>
                <w:b/>
              </w:rPr>
            </w:pPr>
            <w:r w:rsidRPr="00D366C4">
              <w:rPr>
                <w:b/>
              </w:rPr>
              <w:t>Beskrivning</w:t>
            </w:r>
          </w:p>
        </w:tc>
        <w:tc>
          <w:tcPr>
            <w:tcW w:w="1395" w:type="dxa"/>
            <w:shd w:val="clear" w:color="auto" w:fill="B3B3B3"/>
          </w:tcPr>
          <w:p w14:paraId="0E3BEFB0" w14:textId="77777777" w:rsidR="00D366C4" w:rsidRDefault="00D366C4" w:rsidP="00B91AA5">
            <w:pPr>
              <w:rPr>
                <w:rFonts w:eastAsia="Batang"/>
                <w:b/>
              </w:rPr>
            </w:pPr>
            <w:r>
              <w:rPr>
                <w:rFonts w:eastAsia="Batang"/>
                <w:b/>
              </w:rPr>
              <w:t>Kardinalitet</w:t>
            </w:r>
          </w:p>
        </w:tc>
      </w:tr>
      <w:tr w:rsidR="00352DF3" w:rsidRPr="004E06B5" w14:paraId="1BC139B2" w14:textId="77777777" w:rsidTr="00D366C4">
        <w:tc>
          <w:tcPr>
            <w:tcW w:w="3227" w:type="dxa"/>
          </w:tcPr>
          <w:p w14:paraId="05376470" w14:textId="77777777" w:rsidR="00352DF3" w:rsidRPr="00D10D9E" w:rsidRDefault="00352DF3" w:rsidP="00B91AA5">
            <w:pPr>
              <w:rPr>
                <w:rFonts w:eastAsia="Batang"/>
                <w:b/>
              </w:rPr>
            </w:pPr>
            <w:r w:rsidRPr="00D10D9E">
              <w:rPr>
                <w:rFonts w:eastAsia="Batang"/>
                <w:b/>
              </w:rPr>
              <w:t>Begäran</w:t>
            </w:r>
          </w:p>
        </w:tc>
        <w:tc>
          <w:tcPr>
            <w:tcW w:w="992" w:type="dxa"/>
          </w:tcPr>
          <w:p w14:paraId="3914DAF4" w14:textId="77777777" w:rsidR="00352DF3" w:rsidRPr="008771B1" w:rsidRDefault="00352DF3" w:rsidP="00B91AA5">
            <w:pPr>
              <w:rPr>
                <w:rFonts w:eastAsia="Batang"/>
              </w:rPr>
            </w:pPr>
          </w:p>
        </w:tc>
        <w:tc>
          <w:tcPr>
            <w:tcW w:w="4394" w:type="dxa"/>
          </w:tcPr>
          <w:p w14:paraId="70209A4E" w14:textId="77777777" w:rsidR="00352DF3" w:rsidRPr="008771B1" w:rsidRDefault="00352DF3" w:rsidP="00B91AA5">
            <w:pPr>
              <w:rPr>
                <w:rFonts w:eastAsia="Batang"/>
              </w:rPr>
            </w:pPr>
          </w:p>
        </w:tc>
        <w:tc>
          <w:tcPr>
            <w:tcW w:w="1395" w:type="dxa"/>
          </w:tcPr>
          <w:p w14:paraId="2DCC901B" w14:textId="77777777" w:rsidR="00352DF3" w:rsidRPr="008771B1" w:rsidRDefault="00352DF3" w:rsidP="00B91AA5">
            <w:pPr>
              <w:rPr>
                <w:rFonts w:eastAsia="Batang"/>
              </w:rPr>
            </w:pPr>
          </w:p>
        </w:tc>
      </w:tr>
      <w:tr w:rsidR="00352DF3" w:rsidRPr="00D10D9E" w14:paraId="5506A4A2" w14:textId="77777777" w:rsidTr="00D366C4">
        <w:tc>
          <w:tcPr>
            <w:tcW w:w="3227" w:type="dxa"/>
          </w:tcPr>
          <w:p w14:paraId="5ECF2BFE" w14:textId="77777777" w:rsidR="00352DF3" w:rsidRPr="008771B1" w:rsidRDefault="00352DF3" w:rsidP="00B91AA5">
            <w:pPr>
              <w:rPr>
                <w:rFonts w:eastAsia="Batang"/>
              </w:rPr>
            </w:pPr>
            <w:r>
              <w:rPr>
                <w:iCs/>
              </w:rPr>
              <w:t>careUnitId</w:t>
            </w:r>
          </w:p>
        </w:tc>
        <w:tc>
          <w:tcPr>
            <w:tcW w:w="992" w:type="dxa"/>
          </w:tcPr>
          <w:p w14:paraId="4CD7904E" w14:textId="77777777" w:rsidR="00352DF3" w:rsidRPr="008771B1" w:rsidRDefault="00352DF3" w:rsidP="00B91AA5">
            <w:pPr>
              <w:rPr>
                <w:rFonts w:eastAsia="Batang"/>
              </w:rPr>
            </w:pPr>
            <w:r>
              <w:rPr>
                <w:rFonts w:eastAsia="Batang"/>
              </w:rPr>
              <w:t>hsaid</w:t>
            </w:r>
          </w:p>
        </w:tc>
        <w:tc>
          <w:tcPr>
            <w:tcW w:w="4394" w:type="dxa"/>
          </w:tcPr>
          <w:p w14:paraId="04C7E2CC" w14:textId="77777777" w:rsidR="00352DF3" w:rsidRPr="00D10D9E" w:rsidRDefault="00352DF3" w:rsidP="00B91AA5">
            <w:pPr>
              <w:rPr>
                <w:rFonts w:eastAsia="Batang"/>
              </w:rPr>
            </w:pPr>
            <w:r>
              <w:rPr>
                <w:rFonts w:eastAsia="Batang"/>
              </w:rPr>
              <w:t>Vårdenhetens hsa-id</w:t>
            </w:r>
          </w:p>
        </w:tc>
        <w:tc>
          <w:tcPr>
            <w:tcW w:w="1395" w:type="dxa"/>
          </w:tcPr>
          <w:p w14:paraId="03545327" w14:textId="77777777" w:rsidR="00352DF3" w:rsidRPr="00D10D9E" w:rsidRDefault="00BB310C" w:rsidP="00B91AA5">
            <w:pPr>
              <w:rPr>
                <w:rFonts w:eastAsia="Batang"/>
              </w:rPr>
            </w:pPr>
            <w:r>
              <w:rPr>
                <w:rFonts w:eastAsia="Batang"/>
              </w:rPr>
              <w:t>1..1</w:t>
            </w:r>
          </w:p>
        </w:tc>
      </w:tr>
      <w:tr w:rsidR="00352DF3" w:rsidRPr="004E06B5" w14:paraId="51011C44" w14:textId="77777777" w:rsidTr="00D366C4">
        <w:tc>
          <w:tcPr>
            <w:tcW w:w="3227" w:type="dxa"/>
          </w:tcPr>
          <w:p w14:paraId="7AE6ADCC" w14:textId="77777777" w:rsidR="00352DF3" w:rsidRPr="008771B1" w:rsidRDefault="00352DF3" w:rsidP="00B91AA5">
            <w:pPr>
              <w:rPr>
                <w:rFonts w:eastAsia="Batang"/>
              </w:rPr>
            </w:pPr>
            <w:r>
              <w:rPr>
                <w:iCs/>
              </w:rPr>
              <w:t>careGiverId</w:t>
            </w:r>
          </w:p>
        </w:tc>
        <w:tc>
          <w:tcPr>
            <w:tcW w:w="992" w:type="dxa"/>
          </w:tcPr>
          <w:p w14:paraId="7EA65EDF" w14:textId="77777777" w:rsidR="00352DF3" w:rsidRPr="008771B1" w:rsidRDefault="00352DF3" w:rsidP="00B91AA5">
            <w:pPr>
              <w:rPr>
                <w:rFonts w:eastAsia="Batang"/>
              </w:rPr>
            </w:pPr>
            <w:r>
              <w:rPr>
                <w:rFonts w:eastAsia="Batang"/>
              </w:rPr>
              <w:t>hsaid</w:t>
            </w:r>
          </w:p>
        </w:tc>
        <w:tc>
          <w:tcPr>
            <w:tcW w:w="4394" w:type="dxa"/>
          </w:tcPr>
          <w:p w14:paraId="4F928347" w14:textId="77777777" w:rsidR="00352DF3" w:rsidRPr="008771B1" w:rsidRDefault="00352DF3" w:rsidP="00B91AA5">
            <w:pPr>
              <w:rPr>
                <w:rFonts w:eastAsia="Batang"/>
              </w:rPr>
            </w:pPr>
            <w:r>
              <w:rPr>
                <w:rFonts w:eastAsia="Batang"/>
              </w:rPr>
              <w:t>Vårdgivarens hsa-id</w:t>
            </w:r>
          </w:p>
        </w:tc>
        <w:tc>
          <w:tcPr>
            <w:tcW w:w="1395" w:type="dxa"/>
          </w:tcPr>
          <w:p w14:paraId="42C314C8" w14:textId="77777777" w:rsidR="00352DF3" w:rsidRDefault="00BB310C" w:rsidP="00B91AA5">
            <w:pPr>
              <w:rPr>
                <w:rFonts w:eastAsia="Batang"/>
              </w:rPr>
            </w:pPr>
            <w:r>
              <w:rPr>
                <w:rFonts w:eastAsia="Batang"/>
              </w:rPr>
              <w:t>1..1</w:t>
            </w:r>
          </w:p>
        </w:tc>
      </w:tr>
      <w:tr w:rsidR="00352DF3" w:rsidRPr="00D10D9E" w14:paraId="77F72C5F" w14:textId="77777777" w:rsidTr="00D366C4">
        <w:tc>
          <w:tcPr>
            <w:tcW w:w="3227" w:type="dxa"/>
          </w:tcPr>
          <w:p w14:paraId="32A62DDA" w14:textId="77777777" w:rsidR="00352DF3" w:rsidRPr="00D10D9E" w:rsidRDefault="00352DF3" w:rsidP="00B91AA5">
            <w:pPr>
              <w:rPr>
                <w:rFonts w:eastAsia="Batang"/>
                <w:b/>
                <w:lang w:val="en-GB"/>
              </w:rPr>
            </w:pPr>
            <w:r w:rsidRPr="00D10D9E">
              <w:rPr>
                <w:rFonts w:eastAsia="Batang"/>
                <w:b/>
                <w:lang w:val="en-GB"/>
              </w:rPr>
              <w:t>Svar</w:t>
            </w:r>
          </w:p>
        </w:tc>
        <w:tc>
          <w:tcPr>
            <w:tcW w:w="992" w:type="dxa"/>
          </w:tcPr>
          <w:p w14:paraId="2C39D32C" w14:textId="77777777" w:rsidR="00352DF3" w:rsidRPr="008771B1" w:rsidRDefault="00352DF3" w:rsidP="00B91AA5">
            <w:pPr>
              <w:rPr>
                <w:rFonts w:eastAsia="Batang"/>
                <w:lang w:val="en-GB"/>
              </w:rPr>
            </w:pPr>
          </w:p>
        </w:tc>
        <w:tc>
          <w:tcPr>
            <w:tcW w:w="4394" w:type="dxa"/>
          </w:tcPr>
          <w:p w14:paraId="416703B2" w14:textId="77777777" w:rsidR="00352DF3" w:rsidRPr="00D10D9E" w:rsidRDefault="00352DF3" w:rsidP="00B91AA5">
            <w:pPr>
              <w:rPr>
                <w:rFonts w:eastAsia="Batang"/>
              </w:rPr>
            </w:pPr>
          </w:p>
        </w:tc>
        <w:tc>
          <w:tcPr>
            <w:tcW w:w="1395" w:type="dxa"/>
          </w:tcPr>
          <w:p w14:paraId="28058CCC" w14:textId="77777777" w:rsidR="00352DF3" w:rsidRPr="00D10D9E" w:rsidRDefault="00352DF3" w:rsidP="00B91AA5">
            <w:pPr>
              <w:rPr>
                <w:rFonts w:eastAsia="Batang"/>
              </w:rPr>
            </w:pPr>
          </w:p>
        </w:tc>
      </w:tr>
      <w:tr w:rsidR="00BB310C" w:rsidRPr="00D10D9E" w14:paraId="13E8378D" w14:textId="77777777" w:rsidTr="00413155">
        <w:tc>
          <w:tcPr>
            <w:tcW w:w="3227" w:type="dxa"/>
          </w:tcPr>
          <w:p w14:paraId="606E368A" w14:textId="77777777" w:rsidR="00BB310C" w:rsidRPr="009432B7" w:rsidRDefault="00BB310C" w:rsidP="00413155">
            <w:pPr>
              <w:rPr>
                <w:rFonts w:eastAsia="Batang"/>
                <w:lang w:val="en-GB"/>
              </w:rPr>
            </w:pPr>
            <w:r w:rsidRPr="009432B7">
              <w:rPr>
                <w:rFonts w:eastAsia="Batang"/>
                <w:lang w:val="en-GB"/>
              </w:rPr>
              <w:t>result</w:t>
            </w:r>
          </w:p>
        </w:tc>
        <w:tc>
          <w:tcPr>
            <w:tcW w:w="992" w:type="dxa"/>
          </w:tcPr>
          <w:p w14:paraId="7F2F3A0D" w14:textId="77777777" w:rsidR="00BB310C" w:rsidRPr="008771B1" w:rsidRDefault="00BB310C" w:rsidP="00413155">
            <w:pPr>
              <w:rPr>
                <w:rFonts w:eastAsia="Batang"/>
                <w:lang w:val="en-GB"/>
              </w:rPr>
            </w:pPr>
          </w:p>
        </w:tc>
        <w:tc>
          <w:tcPr>
            <w:tcW w:w="4394" w:type="dxa"/>
          </w:tcPr>
          <w:p w14:paraId="51D2F078" w14:textId="77777777" w:rsidR="00BB310C" w:rsidRPr="00D10D9E" w:rsidRDefault="00BB310C" w:rsidP="00413155">
            <w:pPr>
              <w:rPr>
                <w:rFonts w:eastAsia="Batang"/>
              </w:rPr>
            </w:pPr>
          </w:p>
        </w:tc>
        <w:tc>
          <w:tcPr>
            <w:tcW w:w="1395" w:type="dxa"/>
          </w:tcPr>
          <w:p w14:paraId="24600D3A" w14:textId="77777777" w:rsidR="00BB310C" w:rsidRPr="00D10D9E" w:rsidRDefault="00BB310C" w:rsidP="00413155">
            <w:pPr>
              <w:rPr>
                <w:rFonts w:eastAsia="Batang"/>
              </w:rPr>
            </w:pPr>
            <w:r>
              <w:rPr>
                <w:rFonts w:eastAsia="Batang"/>
              </w:rPr>
              <w:t>1..1</w:t>
            </w:r>
          </w:p>
        </w:tc>
      </w:tr>
      <w:tr w:rsidR="00BB310C" w:rsidRPr="00D10D9E" w14:paraId="04B6D04E" w14:textId="77777777" w:rsidTr="00413155">
        <w:tc>
          <w:tcPr>
            <w:tcW w:w="3227" w:type="dxa"/>
          </w:tcPr>
          <w:p w14:paraId="4EA7C8A8" w14:textId="77777777" w:rsidR="00BB310C" w:rsidRPr="008771B1" w:rsidRDefault="00BB310C" w:rsidP="00413155">
            <w:pPr>
              <w:rPr>
                <w:rFonts w:eastAsia="Batang"/>
                <w:lang w:val="en-GB"/>
              </w:rPr>
            </w:pPr>
            <w:r>
              <w:rPr>
                <w:rFonts w:eastAsia="Batang"/>
                <w:lang w:val="en-GB"/>
              </w:rPr>
              <w:t>r</w:t>
            </w:r>
            <w:r w:rsidRPr="009432B7">
              <w:rPr>
                <w:rFonts w:eastAsia="Batang"/>
                <w:lang w:val="en-GB"/>
              </w:rPr>
              <w:t>esult</w:t>
            </w:r>
            <w:r>
              <w:rPr>
                <w:rFonts w:eastAsia="Batang"/>
                <w:lang w:val="en-GB"/>
              </w:rPr>
              <w:t>.resultCode</w:t>
            </w:r>
          </w:p>
        </w:tc>
        <w:tc>
          <w:tcPr>
            <w:tcW w:w="992" w:type="dxa"/>
          </w:tcPr>
          <w:p w14:paraId="15C9A3DC" w14:textId="77777777" w:rsidR="00BB310C" w:rsidRPr="008771B1" w:rsidRDefault="00BB310C" w:rsidP="00413155">
            <w:pPr>
              <w:rPr>
                <w:rFonts w:eastAsia="Batang"/>
                <w:lang w:val="en-GB"/>
              </w:rPr>
            </w:pPr>
            <w:r>
              <w:rPr>
                <w:rFonts w:eastAsia="Batang"/>
                <w:lang w:val="en-GB"/>
              </w:rPr>
              <w:t>string</w:t>
            </w:r>
          </w:p>
        </w:tc>
        <w:tc>
          <w:tcPr>
            <w:tcW w:w="4394" w:type="dxa"/>
          </w:tcPr>
          <w:p w14:paraId="739FE5B1" w14:textId="77777777" w:rsidR="00BB310C" w:rsidRPr="00D10D9E" w:rsidRDefault="00BB310C" w:rsidP="00413155">
            <w:pPr>
              <w:rPr>
                <w:rFonts w:eastAsia="Batang"/>
              </w:rPr>
            </w:pPr>
            <w:r>
              <w:rPr>
                <w:rFonts w:eastAsia="Batang"/>
              </w:rPr>
              <w:t>Information om anropet gick bra(OK, ERROR, INFO)</w:t>
            </w:r>
          </w:p>
        </w:tc>
        <w:tc>
          <w:tcPr>
            <w:tcW w:w="1395" w:type="dxa"/>
          </w:tcPr>
          <w:p w14:paraId="583BAF09" w14:textId="77777777" w:rsidR="00BB310C" w:rsidRDefault="00BB310C" w:rsidP="00413155">
            <w:pPr>
              <w:rPr>
                <w:rFonts w:eastAsia="Batang"/>
              </w:rPr>
            </w:pPr>
            <w:r>
              <w:rPr>
                <w:rFonts w:eastAsia="Batang"/>
              </w:rPr>
              <w:t>1..1</w:t>
            </w:r>
          </w:p>
        </w:tc>
      </w:tr>
      <w:tr w:rsidR="00BB310C" w:rsidRPr="00D10D9E" w14:paraId="1BAFE218" w14:textId="77777777" w:rsidTr="00413155">
        <w:tc>
          <w:tcPr>
            <w:tcW w:w="3227" w:type="dxa"/>
          </w:tcPr>
          <w:p w14:paraId="7461E041" w14:textId="77777777" w:rsidR="00BB310C" w:rsidRPr="008771B1" w:rsidRDefault="00BB310C" w:rsidP="00413155">
            <w:pPr>
              <w:rPr>
                <w:rFonts w:eastAsia="Batang"/>
                <w:lang w:val="en-GB"/>
              </w:rPr>
            </w:pPr>
            <w:r w:rsidRPr="009432B7">
              <w:rPr>
                <w:rFonts w:eastAsia="Batang"/>
                <w:lang w:val="en-GB"/>
              </w:rPr>
              <w:t>result</w:t>
            </w:r>
            <w:r>
              <w:rPr>
                <w:rFonts w:eastAsia="Batang"/>
                <w:lang w:val="en-GB"/>
              </w:rPr>
              <w:t>.infoText</w:t>
            </w:r>
          </w:p>
        </w:tc>
        <w:tc>
          <w:tcPr>
            <w:tcW w:w="992" w:type="dxa"/>
          </w:tcPr>
          <w:p w14:paraId="69E505FC" w14:textId="77777777" w:rsidR="00BB310C" w:rsidRPr="008771B1" w:rsidRDefault="00BB310C" w:rsidP="00413155">
            <w:pPr>
              <w:rPr>
                <w:rFonts w:eastAsia="Batang"/>
                <w:lang w:val="en-GB"/>
              </w:rPr>
            </w:pPr>
            <w:r>
              <w:rPr>
                <w:rFonts w:eastAsia="Batang"/>
                <w:lang w:val="en-GB"/>
              </w:rPr>
              <w:t>string</w:t>
            </w:r>
          </w:p>
        </w:tc>
        <w:tc>
          <w:tcPr>
            <w:tcW w:w="4394" w:type="dxa"/>
          </w:tcPr>
          <w:p w14:paraId="122395CD" w14:textId="77777777" w:rsidR="00BB310C" w:rsidRPr="00D10D9E" w:rsidRDefault="00BB310C" w:rsidP="00413155">
            <w:pPr>
              <w:rPr>
                <w:rFonts w:eastAsia="Batang"/>
              </w:rPr>
            </w:pPr>
            <w:r>
              <w:rPr>
                <w:rFonts w:eastAsia="Batang"/>
              </w:rPr>
              <w:t>Text som anger extra information om anropets utgång. Anropet har gått bra, men det finns mer information kring anropet i denna text.</w:t>
            </w:r>
          </w:p>
        </w:tc>
        <w:tc>
          <w:tcPr>
            <w:tcW w:w="1395" w:type="dxa"/>
          </w:tcPr>
          <w:p w14:paraId="7A36999C" w14:textId="77777777" w:rsidR="00BB310C" w:rsidRDefault="00BB310C" w:rsidP="00413155">
            <w:pPr>
              <w:rPr>
                <w:rFonts w:eastAsia="Batang"/>
              </w:rPr>
            </w:pPr>
            <w:r>
              <w:rPr>
                <w:rFonts w:eastAsia="Batang"/>
              </w:rPr>
              <w:t>0..1</w:t>
            </w:r>
          </w:p>
        </w:tc>
      </w:tr>
      <w:tr w:rsidR="00BB310C" w:rsidRPr="00D10D9E" w14:paraId="133EED74" w14:textId="77777777" w:rsidTr="00413155">
        <w:tc>
          <w:tcPr>
            <w:tcW w:w="3227" w:type="dxa"/>
          </w:tcPr>
          <w:p w14:paraId="45818644" w14:textId="77777777" w:rsidR="00BB310C" w:rsidRPr="004B52E9" w:rsidRDefault="00BB310C" w:rsidP="00413155">
            <w:pPr>
              <w:rPr>
                <w:rFonts w:eastAsia="Batang"/>
              </w:rPr>
            </w:pPr>
            <w:r w:rsidRPr="009432B7">
              <w:rPr>
                <w:rFonts w:eastAsia="Batang"/>
                <w:lang w:val="en-GB"/>
              </w:rPr>
              <w:t>result</w:t>
            </w:r>
            <w:r>
              <w:rPr>
                <w:rFonts w:eastAsia="Batang"/>
              </w:rPr>
              <w:t>.errorId</w:t>
            </w:r>
          </w:p>
        </w:tc>
        <w:tc>
          <w:tcPr>
            <w:tcW w:w="992" w:type="dxa"/>
          </w:tcPr>
          <w:p w14:paraId="1508A67D" w14:textId="77777777" w:rsidR="00BB310C" w:rsidRPr="004B52E9" w:rsidRDefault="00BB310C" w:rsidP="00413155">
            <w:pPr>
              <w:rPr>
                <w:rFonts w:eastAsia="Batang"/>
              </w:rPr>
            </w:pPr>
            <w:r>
              <w:rPr>
                <w:rFonts w:eastAsia="Batang"/>
              </w:rPr>
              <w:t>string</w:t>
            </w:r>
          </w:p>
        </w:tc>
        <w:tc>
          <w:tcPr>
            <w:tcW w:w="4394" w:type="dxa"/>
          </w:tcPr>
          <w:p w14:paraId="07E7BD57" w14:textId="77777777" w:rsidR="00BB310C" w:rsidRPr="00D10D9E" w:rsidRDefault="00BB310C" w:rsidP="00413155">
            <w:pPr>
              <w:rPr>
                <w:rFonts w:eastAsia="Batang"/>
              </w:rPr>
            </w:pPr>
            <w:r>
              <w:rPr>
                <w:rFonts w:eastAsia="Batang"/>
              </w:rPr>
              <w:t>Olika kategorier av fel (VALIDATION_ERROR, TRANSFORMATION_ERROR, APPLICATION_ERROR, TECHNICAL_ERROR)</w:t>
            </w:r>
          </w:p>
        </w:tc>
        <w:tc>
          <w:tcPr>
            <w:tcW w:w="1395" w:type="dxa"/>
          </w:tcPr>
          <w:p w14:paraId="6057615C" w14:textId="77777777" w:rsidR="00BB310C" w:rsidRDefault="00BB310C" w:rsidP="00413155">
            <w:pPr>
              <w:rPr>
                <w:rFonts w:eastAsia="Batang"/>
              </w:rPr>
            </w:pPr>
            <w:r>
              <w:rPr>
                <w:rFonts w:eastAsia="Batang"/>
              </w:rPr>
              <w:t>0..1</w:t>
            </w:r>
          </w:p>
        </w:tc>
      </w:tr>
      <w:tr w:rsidR="00BB310C" w:rsidRPr="007E4029" w14:paraId="00613076" w14:textId="77777777" w:rsidTr="00413155">
        <w:tc>
          <w:tcPr>
            <w:tcW w:w="3227" w:type="dxa"/>
          </w:tcPr>
          <w:p w14:paraId="7028253F" w14:textId="77777777" w:rsidR="00BB310C" w:rsidRPr="007E4029" w:rsidRDefault="00BB310C" w:rsidP="00413155">
            <w:pPr>
              <w:rPr>
                <w:rFonts w:eastAsia="Batang"/>
              </w:rPr>
            </w:pPr>
            <w:r>
              <w:rPr>
                <w:rFonts w:eastAsia="Batang"/>
                <w:lang w:val="en-GB"/>
              </w:rPr>
              <w:t>r</w:t>
            </w:r>
            <w:r w:rsidRPr="009432B7">
              <w:rPr>
                <w:rFonts w:eastAsia="Batang"/>
                <w:lang w:val="en-GB"/>
              </w:rPr>
              <w:t>esult</w:t>
            </w:r>
            <w:r>
              <w:rPr>
                <w:rFonts w:eastAsia="Batang"/>
              </w:rPr>
              <w:t>.errorText</w:t>
            </w:r>
          </w:p>
        </w:tc>
        <w:tc>
          <w:tcPr>
            <w:tcW w:w="992" w:type="dxa"/>
          </w:tcPr>
          <w:p w14:paraId="4F29E53C" w14:textId="77777777" w:rsidR="00BB310C" w:rsidRPr="007E4029" w:rsidRDefault="00BB310C" w:rsidP="00413155">
            <w:pPr>
              <w:rPr>
                <w:rFonts w:eastAsia="Batang"/>
              </w:rPr>
            </w:pPr>
            <w:r>
              <w:rPr>
                <w:rFonts w:eastAsia="Batang"/>
              </w:rPr>
              <w:t>string</w:t>
            </w:r>
          </w:p>
        </w:tc>
        <w:tc>
          <w:tcPr>
            <w:tcW w:w="4394" w:type="dxa"/>
          </w:tcPr>
          <w:p w14:paraId="154C18AC" w14:textId="77777777" w:rsidR="00BB310C" w:rsidRPr="007E4029" w:rsidRDefault="00BB310C" w:rsidP="00413155">
            <w:pPr>
              <w:rPr>
                <w:rFonts w:eastAsia="Batang"/>
              </w:rPr>
            </w:pPr>
            <w:r>
              <w:rPr>
                <w:rFonts w:eastAsia="Batang"/>
              </w:rPr>
              <w:t>Text som ytterliggare beskriver felet</w:t>
            </w:r>
          </w:p>
        </w:tc>
        <w:tc>
          <w:tcPr>
            <w:tcW w:w="1395" w:type="dxa"/>
          </w:tcPr>
          <w:p w14:paraId="235B4B37" w14:textId="77777777" w:rsidR="00BB310C" w:rsidRPr="007E4029" w:rsidRDefault="00BB310C" w:rsidP="00413155">
            <w:pPr>
              <w:rPr>
                <w:rFonts w:eastAsia="Batang"/>
              </w:rPr>
            </w:pPr>
            <w:r>
              <w:rPr>
                <w:rFonts w:eastAsia="Batang"/>
              </w:rPr>
              <w:t>0..1</w:t>
            </w:r>
          </w:p>
        </w:tc>
      </w:tr>
      <w:tr w:rsidR="00352DF3" w:rsidRPr="007E4029" w14:paraId="70412853" w14:textId="77777777" w:rsidTr="00D366C4">
        <w:tc>
          <w:tcPr>
            <w:tcW w:w="3227" w:type="dxa"/>
          </w:tcPr>
          <w:p w14:paraId="2B8CCA2D" w14:textId="77777777" w:rsidR="00352DF3" w:rsidRDefault="00365051" w:rsidP="00B91AA5">
            <w:pPr>
              <w:rPr>
                <w:rFonts w:eastAsia="Batang"/>
              </w:rPr>
            </w:pPr>
            <w:r>
              <w:rPr>
                <w:rFonts w:eastAsia="Batang"/>
              </w:rPr>
              <w:t>answer</w:t>
            </w:r>
            <w:r w:rsidR="00352DF3">
              <w:rPr>
                <w:rFonts w:eastAsia="Batang"/>
              </w:rPr>
              <w:t>sLeft</w:t>
            </w:r>
          </w:p>
        </w:tc>
        <w:tc>
          <w:tcPr>
            <w:tcW w:w="992" w:type="dxa"/>
          </w:tcPr>
          <w:p w14:paraId="5334F9BD" w14:textId="77777777" w:rsidR="00352DF3" w:rsidRDefault="00352DF3" w:rsidP="00B91AA5">
            <w:pPr>
              <w:rPr>
                <w:rFonts w:eastAsia="Batang"/>
              </w:rPr>
            </w:pPr>
            <w:r>
              <w:rPr>
                <w:rFonts w:eastAsia="Batang"/>
              </w:rPr>
              <w:t>int</w:t>
            </w:r>
          </w:p>
        </w:tc>
        <w:tc>
          <w:tcPr>
            <w:tcW w:w="4394" w:type="dxa"/>
          </w:tcPr>
          <w:p w14:paraId="325DA446" w14:textId="77777777" w:rsidR="00352DF3" w:rsidRDefault="00352DF3" w:rsidP="00B91AA5">
            <w:pPr>
              <w:rPr>
                <w:rFonts w:eastAsia="Batang"/>
              </w:rPr>
            </w:pPr>
            <w:r>
              <w:rPr>
                <w:rFonts w:eastAsia="Batang"/>
              </w:rPr>
              <w:t xml:space="preserve">Antal kvarvarande </w:t>
            </w:r>
            <w:r w:rsidR="00365051">
              <w:rPr>
                <w:rFonts w:eastAsia="Batang"/>
              </w:rPr>
              <w:t>svar</w:t>
            </w:r>
            <w:r>
              <w:rPr>
                <w:rFonts w:eastAsia="Batang"/>
              </w:rPr>
              <w:t xml:space="preserve"> för denna vårdenhet</w:t>
            </w:r>
          </w:p>
        </w:tc>
        <w:tc>
          <w:tcPr>
            <w:tcW w:w="1395" w:type="dxa"/>
          </w:tcPr>
          <w:p w14:paraId="4D73D863" w14:textId="77777777" w:rsidR="00352DF3" w:rsidRPr="007E4029" w:rsidRDefault="00BB310C" w:rsidP="00B91AA5">
            <w:pPr>
              <w:rPr>
                <w:rFonts w:eastAsia="Batang"/>
              </w:rPr>
            </w:pPr>
            <w:r>
              <w:rPr>
                <w:rFonts w:eastAsia="Batang"/>
              </w:rPr>
              <w:t>1..1</w:t>
            </w:r>
          </w:p>
        </w:tc>
      </w:tr>
      <w:tr w:rsidR="00BB310C" w:rsidRPr="007E4029" w14:paraId="7D053B56" w14:textId="77777777" w:rsidTr="00D366C4">
        <w:tc>
          <w:tcPr>
            <w:tcW w:w="3227" w:type="dxa"/>
          </w:tcPr>
          <w:p w14:paraId="0EB4FA9B" w14:textId="77777777" w:rsidR="00BB310C" w:rsidRDefault="00BB310C" w:rsidP="00B91AA5">
            <w:pPr>
              <w:rPr>
                <w:rFonts w:eastAsia="Batang"/>
              </w:rPr>
            </w:pPr>
            <w:r>
              <w:rPr>
                <w:rFonts w:eastAsia="Batang"/>
              </w:rPr>
              <w:t>answers</w:t>
            </w:r>
          </w:p>
        </w:tc>
        <w:tc>
          <w:tcPr>
            <w:tcW w:w="992" w:type="dxa"/>
          </w:tcPr>
          <w:p w14:paraId="4FFEC8ED" w14:textId="77777777" w:rsidR="00BB310C" w:rsidRDefault="00BB310C" w:rsidP="00B91AA5">
            <w:pPr>
              <w:rPr>
                <w:rFonts w:eastAsia="Batang"/>
              </w:rPr>
            </w:pPr>
          </w:p>
        </w:tc>
        <w:tc>
          <w:tcPr>
            <w:tcW w:w="4394" w:type="dxa"/>
          </w:tcPr>
          <w:p w14:paraId="7C6F03E9" w14:textId="77777777" w:rsidR="00BB310C" w:rsidRDefault="00BB310C" w:rsidP="00B91AA5">
            <w:pPr>
              <w:rPr>
                <w:rFonts w:eastAsia="Batang"/>
              </w:rPr>
            </w:pPr>
            <w:r>
              <w:rPr>
                <w:rFonts w:eastAsia="Batang"/>
              </w:rPr>
              <w:t>Svar</w:t>
            </w:r>
          </w:p>
        </w:tc>
        <w:tc>
          <w:tcPr>
            <w:tcW w:w="1395" w:type="dxa"/>
          </w:tcPr>
          <w:p w14:paraId="49F5FD5A" w14:textId="77777777" w:rsidR="00BB310C" w:rsidRDefault="00BB310C" w:rsidP="00B91AA5">
            <w:pPr>
              <w:rPr>
                <w:rFonts w:eastAsia="Batang"/>
              </w:rPr>
            </w:pPr>
            <w:r>
              <w:rPr>
                <w:rFonts w:eastAsia="Batang"/>
              </w:rPr>
              <w:t>0..1</w:t>
            </w:r>
          </w:p>
        </w:tc>
      </w:tr>
      <w:tr w:rsidR="00352DF3" w:rsidRPr="007E4029" w14:paraId="1E38608F" w14:textId="77777777" w:rsidTr="00D366C4">
        <w:tc>
          <w:tcPr>
            <w:tcW w:w="3227" w:type="dxa"/>
          </w:tcPr>
          <w:p w14:paraId="4CC243AF" w14:textId="77777777" w:rsidR="00352DF3" w:rsidRDefault="00BB310C" w:rsidP="00B91AA5">
            <w:pPr>
              <w:rPr>
                <w:rFonts w:eastAsia="Batang"/>
              </w:rPr>
            </w:pPr>
            <w:r>
              <w:rPr>
                <w:rFonts w:eastAsia="Batang"/>
              </w:rPr>
              <w:t>answers.</w:t>
            </w:r>
            <w:r w:rsidR="00365051">
              <w:rPr>
                <w:rFonts w:eastAsia="Batang"/>
              </w:rPr>
              <w:t>answer</w:t>
            </w:r>
          </w:p>
        </w:tc>
        <w:tc>
          <w:tcPr>
            <w:tcW w:w="992" w:type="dxa"/>
          </w:tcPr>
          <w:p w14:paraId="53AB6AB6" w14:textId="77777777" w:rsidR="00352DF3" w:rsidRDefault="00352DF3" w:rsidP="00B91AA5">
            <w:pPr>
              <w:rPr>
                <w:rFonts w:eastAsia="Batang"/>
              </w:rPr>
            </w:pPr>
          </w:p>
        </w:tc>
        <w:tc>
          <w:tcPr>
            <w:tcW w:w="4394" w:type="dxa"/>
          </w:tcPr>
          <w:p w14:paraId="7229B5A9" w14:textId="77777777" w:rsidR="00352DF3" w:rsidRDefault="00B33951" w:rsidP="00B91AA5">
            <w:pPr>
              <w:rPr>
                <w:rFonts w:eastAsia="Batang"/>
              </w:rPr>
            </w:pPr>
            <w:r>
              <w:rPr>
                <w:rFonts w:eastAsia="Batang"/>
              </w:rPr>
              <w:t>Lista av svar</w:t>
            </w:r>
          </w:p>
        </w:tc>
        <w:tc>
          <w:tcPr>
            <w:tcW w:w="1395" w:type="dxa"/>
          </w:tcPr>
          <w:p w14:paraId="452B03AA" w14:textId="77777777" w:rsidR="00352DF3" w:rsidRDefault="00B33951" w:rsidP="00B91AA5">
            <w:pPr>
              <w:rPr>
                <w:rFonts w:eastAsia="Batang"/>
              </w:rPr>
            </w:pPr>
            <w:r>
              <w:rPr>
                <w:rFonts w:eastAsia="Batang"/>
              </w:rPr>
              <w:t>0..n</w:t>
            </w:r>
          </w:p>
        </w:tc>
      </w:tr>
      <w:tr w:rsidR="00B33951" w:rsidRPr="007E4029" w14:paraId="1B9C7C15" w14:textId="77777777" w:rsidTr="00D366C4">
        <w:tc>
          <w:tcPr>
            <w:tcW w:w="3227" w:type="dxa"/>
          </w:tcPr>
          <w:p w14:paraId="73DD1295" w14:textId="77777777" w:rsidR="00B33951" w:rsidRDefault="00B33951" w:rsidP="00B91AA5">
            <w:pPr>
              <w:rPr>
                <w:rFonts w:eastAsia="Batang"/>
              </w:rPr>
            </w:pPr>
            <w:r>
              <w:rPr>
                <w:rFonts w:eastAsia="Batang"/>
              </w:rPr>
              <w:t>answers.answer</w:t>
            </w:r>
          </w:p>
        </w:tc>
        <w:tc>
          <w:tcPr>
            <w:tcW w:w="992" w:type="dxa"/>
          </w:tcPr>
          <w:p w14:paraId="031EC6A8" w14:textId="77777777" w:rsidR="00B33951" w:rsidRDefault="00B33951" w:rsidP="00B91AA5">
            <w:pPr>
              <w:rPr>
                <w:rFonts w:eastAsia="Batang"/>
              </w:rPr>
            </w:pPr>
          </w:p>
        </w:tc>
        <w:tc>
          <w:tcPr>
            <w:tcW w:w="4394" w:type="dxa"/>
          </w:tcPr>
          <w:p w14:paraId="4EB7DD7E" w14:textId="77777777" w:rsidR="00B33951" w:rsidRDefault="00B33951" w:rsidP="00B91AA5">
            <w:pPr>
              <w:rPr>
                <w:rFonts w:eastAsia="Batang"/>
              </w:rPr>
            </w:pPr>
            <w:r>
              <w:rPr>
                <w:rFonts w:eastAsia="Batang"/>
              </w:rPr>
              <w:t>Själva svaret, se ReceiveMedicalCertificateAnswer</w:t>
            </w:r>
          </w:p>
        </w:tc>
        <w:tc>
          <w:tcPr>
            <w:tcW w:w="1395" w:type="dxa"/>
          </w:tcPr>
          <w:p w14:paraId="7EB90908" w14:textId="77777777" w:rsidR="00B33951" w:rsidRDefault="00B33951" w:rsidP="00B91AA5">
            <w:pPr>
              <w:rPr>
                <w:rFonts w:eastAsia="Batang"/>
              </w:rPr>
            </w:pPr>
            <w:r>
              <w:rPr>
                <w:rFonts w:eastAsia="Batang"/>
              </w:rPr>
              <w:t>1..1</w:t>
            </w:r>
          </w:p>
        </w:tc>
      </w:tr>
      <w:tr w:rsidR="00352DF3" w:rsidRPr="007E4029" w14:paraId="119F90F9" w14:textId="77777777" w:rsidTr="00D366C4">
        <w:tc>
          <w:tcPr>
            <w:tcW w:w="3227" w:type="dxa"/>
          </w:tcPr>
          <w:p w14:paraId="5D50F4FD" w14:textId="77777777" w:rsidR="00352DF3" w:rsidRDefault="00BB310C" w:rsidP="00B91AA5">
            <w:pPr>
              <w:rPr>
                <w:rFonts w:eastAsia="Batang"/>
              </w:rPr>
            </w:pPr>
            <w:r>
              <w:rPr>
                <w:rFonts w:eastAsia="Batang"/>
              </w:rPr>
              <w:t>answers.</w:t>
            </w:r>
            <w:r w:rsidR="00352DF3">
              <w:rPr>
                <w:rFonts w:eastAsia="Batang"/>
              </w:rPr>
              <w:t>id</w:t>
            </w:r>
          </w:p>
        </w:tc>
        <w:tc>
          <w:tcPr>
            <w:tcW w:w="992" w:type="dxa"/>
          </w:tcPr>
          <w:p w14:paraId="05D37311" w14:textId="77777777" w:rsidR="00352DF3" w:rsidRDefault="00352DF3" w:rsidP="00B91AA5">
            <w:pPr>
              <w:rPr>
                <w:rFonts w:eastAsia="Batang"/>
              </w:rPr>
            </w:pPr>
            <w:r>
              <w:rPr>
                <w:rFonts w:eastAsia="Batang"/>
              </w:rPr>
              <w:t>int</w:t>
            </w:r>
          </w:p>
        </w:tc>
        <w:tc>
          <w:tcPr>
            <w:tcW w:w="4394" w:type="dxa"/>
          </w:tcPr>
          <w:p w14:paraId="1BF20EE5" w14:textId="77777777" w:rsidR="00352DF3" w:rsidRDefault="00B8708F" w:rsidP="00B91AA5">
            <w:pPr>
              <w:rPr>
                <w:rFonts w:eastAsia="Batang"/>
              </w:rPr>
            </w:pPr>
            <w:r>
              <w:rPr>
                <w:rFonts w:eastAsia="Batang"/>
              </w:rPr>
              <w:t>Ärendelådans dentitet</w:t>
            </w:r>
            <w:r w:rsidR="00352DF3">
              <w:rPr>
                <w:rFonts w:eastAsia="Batang"/>
              </w:rPr>
              <w:t xml:space="preserve"> på </w:t>
            </w:r>
            <w:r>
              <w:rPr>
                <w:rFonts w:eastAsia="Batang"/>
              </w:rPr>
              <w:t xml:space="preserve">det </w:t>
            </w:r>
            <w:r w:rsidR="00352DF3">
              <w:rPr>
                <w:rFonts w:eastAsia="Batang"/>
              </w:rPr>
              <w:t xml:space="preserve">returnerade </w:t>
            </w:r>
            <w:r w:rsidR="00365051">
              <w:rPr>
                <w:rFonts w:eastAsia="Batang"/>
              </w:rPr>
              <w:t>svaret. Används när man senare vill ta bort svaret från ärendelådan</w:t>
            </w:r>
          </w:p>
        </w:tc>
        <w:tc>
          <w:tcPr>
            <w:tcW w:w="1395" w:type="dxa"/>
          </w:tcPr>
          <w:p w14:paraId="3032381E" w14:textId="77777777" w:rsidR="00352DF3" w:rsidRDefault="0039453F" w:rsidP="00B91AA5">
            <w:pPr>
              <w:rPr>
                <w:rFonts w:eastAsia="Batang"/>
              </w:rPr>
            </w:pPr>
            <w:r>
              <w:rPr>
                <w:rFonts w:eastAsia="Batang"/>
              </w:rPr>
              <w:t>1..1</w:t>
            </w:r>
          </w:p>
        </w:tc>
      </w:tr>
      <w:tr w:rsidR="00352DF3" w:rsidRPr="007E4029" w14:paraId="28148FA7" w14:textId="77777777" w:rsidTr="00D366C4">
        <w:tc>
          <w:tcPr>
            <w:tcW w:w="3227" w:type="dxa"/>
          </w:tcPr>
          <w:p w14:paraId="31894B2B" w14:textId="77777777" w:rsidR="00352DF3" w:rsidRDefault="00BB310C" w:rsidP="00B91AA5">
            <w:pPr>
              <w:rPr>
                <w:rFonts w:eastAsia="Batang"/>
              </w:rPr>
            </w:pPr>
            <w:r>
              <w:rPr>
                <w:rFonts w:eastAsia="Batang"/>
              </w:rPr>
              <w:t>answers.</w:t>
            </w:r>
            <w:r w:rsidR="00352DF3">
              <w:rPr>
                <w:rFonts w:eastAsia="Batang"/>
              </w:rPr>
              <w:t>receivedDate</w:t>
            </w:r>
          </w:p>
        </w:tc>
        <w:tc>
          <w:tcPr>
            <w:tcW w:w="992" w:type="dxa"/>
          </w:tcPr>
          <w:p w14:paraId="7B1578A0" w14:textId="77777777" w:rsidR="00352DF3" w:rsidRDefault="00352DF3" w:rsidP="00B91AA5">
            <w:pPr>
              <w:rPr>
                <w:rFonts w:eastAsia="Batang"/>
              </w:rPr>
            </w:pPr>
            <w:r>
              <w:rPr>
                <w:rFonts w:eastAsia="Batang"/>
              </w:rPr>
              <w:t>datum</w:t>
            </w:r>
          </w:p>
        </w:tc>
        <w:tc>
          <w:tcPr>
            <w:tcW w:w="4394" w:type="dxa"/>
          </w:tcPr>
          <w:p w14:paraId="01C18153" w14:textId="77777777" w:rsidR="00352DF3" w:rsidRDefault="00352DF3" w:rsidP="00B91AA5">
            <w:pPr>
              <w:rPr>
                <w:rFonts w:eastAsia="Batang"/>
              </w:rPr>
            </w:pPr>
            <w:r>
              <w:rPr>
                <w:rFonts w:eastAsia="Batang"/>
              </w:rPr>
              <w:t xml:space="preserve">Datum då </w:t>
            </w:r>
            <w:r w:rsidR="00365051">
              <w:rPr>
                <w:rFonts w:eastAsia="Batang"/>
              </w:rPr>
              <w:t>svaret</w:t>
            </w:r>
            <w:r>
              <w:rPr>
                <w:rFonts w:eastAsia="Batang"/>
              </w:rPr>
              <w:t xml:space="preserve"> inkom</w:t>
            </w:r>
          </w:p>
        </w:tc>
        <w:tc>
          <w:tcPr>
            <w:tcW w:w="1395" w:type="dxa"/>
          </w:tcPr>
          <w:p w14:paraId="778AEF8B" w14:textId="77777777" w:rsidR="00352DF3" w:rsidRDefault="0039453F" w:rsidP="00B91AA5">
            <w:pPr>
              <w:rPr>
                <w:rFonts w:eastAsia="Batang"/>
              </w:rPr>
            </w:pPr>
            <w:r>
              <w:rPr>
                <w:rFonts w:eastAsia="Batang"/>
              </w:rPr>
              <w:t>1..1</w:t>
            </w:r>
          </w:p>
        </w:tc>
      </w:tr>
    </w:tbl>
    <w:p w14:paraId="37D7B04B" w14:textId="77777777" w:rsidR="00EB24F6" w:rsidRDefault="00EB24F6" w:rsidP="00EB24F6">
      <w:pPr>
        <w:pStyle w:val="Rubrik3"/>
      </w:pPr>
      <w:r>
        <w:t>Övriga regler</w:t>
      </w:r>
    </w:p>
    <w:p w14:paraId="6892F0AE" w14:textId="77777777" w:rsidR="00AF38F2" w:rsidRDefault="00AF38F2" w:rsidP="00B91AA5">
      <w:pPr>
        <w:rPr>
          <w:rFonts w:ascii="Calibri" w:hAnsi="Calibri"/>
          <w:sz w:val="22"/>
        </w:rPr>
      </w:pPr>
      <w:r w:rsidRPr="00810FD3">
        <w:rPr>
          <w:rFonts w:ascii="Calibri" w:hAnsi="Calibri"/>
          <w:sz w:val="22"/>
        </w:rPr>
        <w:t>Inga extra förutom de som anger om fält är obli</w:t>
      </w:r>
      <w:r w:rsidR="00E72CAF">
        <w:rPr>
          <w:rFonts w:ascii="Calibri" w:hAnsi="Calibri"/>
          <w:sz w:val="22"/>
        </w:rPr>
        <w:t>gatoriska eller valbara under fältregler.</w:t>
      </w:r>
    </w:p>
    <w:p w14:paraId="68282F55" w14:textId="77777777" w:rsidR="008C3089" w:rsidRDefault="008C3089" w:rsidP="00B91AA5">
      <w:pPr>
        <w:pStyle w:val="ColorfulList-Accent11"/>
        <w:ind w:left="0"/>
      </w:pPr>
    </w:p>
    <w:p w14:paraId="68ACADD6" w14:textId="77777777" w:rsidR="001C0656" w:rsidRDefault="00853006" w:rsidP="00267947">
      <w:pPr>
        <w:pStyle w:val="Rubrik2"/>
      </w:pPr>
      <w:r>
        <w:br w:type="page"/>
      </w:r>
      <w:bookmarkStart w:id="96" w:name="_Toc283620707"/>
      <w:r w:rsidR="001C0656">
        <w:t>DeleteQuestions</w:t>
      </w:r>
      <w:bookmarkEnd w:id="96"/>
      <w:r w:rsidR="001C0656">
        <w:t xml:space="preserve"> </w:t>
      </w:r>
    </w:p>
    <w:p w14:paraId="4395E267" w14:textId="77777777" w:rsidR="001C0656" w:rsidRDefault="001C0656" w:rsidP="00B91AA5">
      <w:r w:rsidRPr="00406201">
        <w:t xml:space="preserve">Tjänsten </w:t>
      </w:r>
      <w:r>
        <w:t>tar bort frågor som mellanlagrats av vården och som tidigare hämtats(FindAllQuestions). Både begäran och svar består av xml-dokument.</w:t>
      </w:r>
    </w:p>
    <w:p w14:paraId="681B6654" w14:textId="77777777" w:rsidR="00B8708F" w:rsidRDefault="00172D88" w:rsidP="00267947">
      <w:pPr>
        <w:pStyle w:val="Rubrik3"/>
      </w:pPr>
      <w:r>
        <w:t>Fältregler</w:t>
      </w:r>
    </w:p>
    <w:p w14:paraId="7E318758" w14:textId="77777777" w:rsidR="00B8708F" w:rsidRDefault="00B8708F" w:rsidP="00B91AA5">
      <w:r>
        <w:t xml:space="preserve">Frågor som skall tas bort ur vårdens ärendelåda. </w:t>
      </w:r>
      <w:r w:rsidR="00027CA6">
        <w:t>Nedanstående tabell beskriver varje individuellt fält i begäran och svar. Kardinaliteten beskriver om ett fält är valfritt (0..1) eller obligatoriskt (1..1).</w:t>
      </w:r>
    </w:p>
    <w:p w14:paraId="4D222B36" w14:textId="77777777" w:rsidR="00C73295" w:rsidRPr="00E30D2E" w:rsidRDefault="00C73295" w:rsidP="00B91AA5"/>
    <w:tbl>
      <w:tblPr>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227"/>
        <w:gridCol w:w="992"/>
        <w:gridCol w:w="4394"/>
        <w:gridCol w:w="1395"/>
      </w:tblGrid>
      <w:tr w:rsidR="00D366C4" w:rsidRPr="004E06B5" w14:paraId="1D97F047" w14:textId="77777777" w:rsidTr="00D366C4">
        <w:tc>
          <w:tcPr>
            <w:tcW w:w="3227" w:type="dxa"/>
            <w:shd w:val="clear" w:color="auto" w:fill="B3B3B3"/>
          </w:tcPr>
          <w:p w14:paraId="32E0945B" w14:textId="77777777" w:rsidR="00D366C4" w:rsidRPr="008771B1" w:rsidRDefault="00D366C4" w:rsidP="00B91AA5">
            <w:pPr>
              <w:rPr>
                <w:rFonts w:eastAsia="Batang"/>
                <w:b/>
              </w:rPr>
            </w:pPr>
            <w:r w:rsidRPr="008771B1">
              <w:rPr>
                <w:rFonts w:eastAsia="Batang"/>
                <w:b/>
              </w:rPr>
              <w:t>Namn</w:t>
            </w:r>
          </w:p>
        </w:tc>
        <w:tc>
          <w:tcPr>
            <w:tcW w:w="992" w:type="dxa"/>
            <w:shd w:val="clear" w:color="auto" w:fill="B3B3B3"/>
          </w:tcPr>
          <w:p w14:paraId="6CA82373" w14:textId="77777777" w:rsidR="00D366C4" w:rsidRPr="008771B1" w:rsidRDefault="00D366C4" w:rsidP="00B91AA5">
            <w:pPr>
              <w:rPr>
                <w:rFonts w:eastAsia="Batang"/>
                <w:b/>
              </w:rPr>
            </w:pPr>
            <w:r w:rsidRPr="008771B1">
              <w:rPr>
                <w:rFonts w:eastAsia="Batang"/>
                <w:b/>
              </w:rPr>
              <w:t>Typ</w:t>
            </w:r>
          </w:p>
        </w:tc>
        <w:tc>
          <w:tcPr>
            <w:tcW w:w="4394" w:type="dxa"/>
            <w:shd w:val="clear" w:color="auto" w:fill="B3B3B3"/>
          </w:tcPr>
          <w:p w14:paraId="0964DC0E" w14:textId="77777777" w:rsidR="00D366C4" w:rsidRPr="008771B1" w:rsidRDefault="00D366C4" w:rsidP="00B91AA5">
            <w:pPr>
              <w:rPr>
                <w:rFonts w:eastAsia="Batang"/>
                <w:b/>
              </w:rPr>
            </w:pPr>
            <w:r w:rsidRPr="00D366C4">
              <w:rPr>
                <w:b/>
              </w:rPr>
              <w:t>Beskrivning</w:t>
            </w:r>
          </w:p>
        </w:tc>
        <w:tc>
          <w:tcPr>
            <w:tcW w:w="1395" w:type="dxa"/>
            <w:shd w:val="clear" w:color="auto" w:fill="B3B3B3"/>
          </w:tcPr>
          <w:p w14:paraId="7D5AC080" w14:textId="77777777" w:rsidR="00D366C4" w:rsidRDefault="00D366C4" w:rsidP="00B91AA5">
            <w:pPr>
              <w:rPr>
                <w:rFonts w:eastAsia="Batang"/>
                <w:b/>
              </w:rPr>
            </w:pPr>
            <w:r>
              <w:rPr>
                <w:rFonts w:eastAsia="Batang"/>
                <w:b/>
              </w:rPr>
              <w:t>Kardinalitet</w:t>
            </w:r>
          </w:p>
        </w:tc>
      </w:tr>
      <w:tr w:rsidR="00B8708F" w:rsidRPr="004E06B5" w14:paraId="390B9EAE" w14:textId="77777777" w:rsidTr="00D366C4">
        <w:tc>
          <w:tcPr>
            <w:tcW w:w="3227" w:type="dxa"/>
          </w:tcPr>
          <w:p w14:paraId="68E99E58" w14:textId="77777777" w:rsidR="00B8708F" w:rsidRPr="00D10D9E" w:rsidRDefault="00B8708F" w:rsidP="00B91AA5">
            <w:pPr>
              <w:rPr>
                <w:rFonts w:eastAsia="Batang"/>
                <w:b/>
              </w:rPr>
            </w:pPr>
            <w:r w:rsidRPr="00D10D9E">
              <w:rPr>
                <w:rFonts w:eastAsia="Batang"/>
                <w:b/>
              </w:rPr>
              <w:t>Begäran</w:t>
            </w:r>
          </w:p>
        </w:tc>
        <w:tc>
          <w:tcPr>
            <w:tcW w:w="992" w:type="dxa"/>
          </w:tcPr>
          <w:p w14:paraId="656C8BE7" w14:textId="77777777" w:rsidR="00B8708F" w:rsidRPr="008771B1" w:rsidRDefault="00B8708F" w:rsidP="00B91AA5">
            <w:pPr>
              <w:rPr>
                <w:rFonts w:eastAsia="Batang"/>
              </w:rPr>
            </w:pPr>
          </w:p>
        </w:tc>
        <w:tc>
          <w:tcPr>
            <w:tcW w:w="4394" w:type="dxa"/>
          </w:tcPr>
          <w:p w14:paraId="10401961" w14:textId="77777777" w:rsidR="00B8708F" w:rsidRPr="008771B1" w:rsidRDefault="00B8708F" w:rsidP="00B91AA5">
            <w:pPr>
              <w:rPr>
                <w:rFonts w:eastAsia="Batang"/>
              </w:rPr>
            </w:pPr>
          </w:p>
        </w:tc>
        <w:tc>
          <w:tcPr>
            <w:tcW w:w="1395" w:type="dxa"/>
          </w:tcPr>
          <w:p w14:paraId="061A4667" w14:textId="77777777" w:rsidR="00B8708F" w:rsidRPr="008771B1" w:rsidRDefault="00B8708F" w:rsidP="00B91AA5">
            <w:pPr>
              <w:rPr>
                <w:rFonts w:eastAsia="Batang"/>
              </w:rPr>
            </w:pPr>
          </w:p>
        </w:tc>
      </w:tr>
      <w:tr w:rsidR="00B8708F" w:rsidRPr="00D10D9E" w14:paraId="559F6A2A" w14:textId="77777777" w:rsidTr="00D366C4">
        <w:tc>
          <w:tcPr>
            <w:tcW w:w="3227" w:type="dxa"/>
          </w:tcPr>
          <w:p w14:paraId="0DD35B12" w14:textId="77777777" w:rsidR="00B8708F" w:rsidRPr="008771B1" w:rsidRDefault="00B8708F" w:rsidP="00B91AA5">
            <w:pPr>
              <w:rPr>
                <w:rFonts w:eastAsia="Batang"/>
              </w:rPr>
            </w:pPr>
            <w:r>
              <w:rPr>
                <w:iCs/>
              </w:rPr>
              <w:t>careUnitId</w:t>
            </w:r>
          </w:p>
        </w:tc>
        <w:tc>
          <w:tcPr>
            <w:tcW w:w="992" w:type="dxa"/>
          </w:tcPr>
          <w:p w14:paraId="00597D90" w14:textId="77777777" w:rsidR="00B8708F" w:rsidRPr="008771B1" w:rsidRDefault="00B8708F" w:rsidP="00B91AA5">
            <w:pPr>
              <w:rPr>
                <w:rFonts w:eastAsia="Batang"/>
              </w:rPr>
            </w:pPr>
            <w:r>
              <w:rPr>
                <w:rFonts w:eastAsia="Batang"/>
              </w:rPr>
              <w:t>hsaid</w:t>
            </w:r>
          </w:p>
        </w:tc>
        <w:tc>
          <w:tcPr>
            <w:tcW w:w="4394" w:type="dxa"/>
          </w:tcPr>
          <w:p w14:paraId="04329D63" w14:textId="77777777" w:rsidR="00B8708F" w:rsidRPr="00D10D9E" w:rsidRDefault="00B8708F" w:rsidP="00B91AA5">
            <w:pPr>
              <w:rPr>
                <w:rFonts w:eastAsia="Batang"/>
              </w:rPr>
            </w:pPr>
            <w:r>
              <w:rPr>
                <w:rFonts w:eastAsia="Batang"/>
              </w:rPr>
              <w:t>Vårdenhetens hsa-id</w:t>
            </w:r>
          </w:p>
        </w:tc>
        <w:tc>
          <w:tcPr>
            <w:tcW w:w="1395" w:type="dxa"/>
          </w:tcPr>
          <w:p w14:paraId="24CC888E" w14:textId="77777777" w:rsidR="00B8708F" w:rsidRPr="00D10D9E" w:rsidRDefault="00413155" w:rsidP="00B91AA5">
            <w:pPr>
              <w:rPr>
                <w:rFonts w:eastAsia="Batang"/>
              </w:rPr>
            </w:pPr>
            <w:r>
              <w:rPr>
                <w:rFonts w:eastAsia="Batang"/>
              </w:rPr>
              <w:t>1..1</w:t>
            </w:r>
          </w:p>
        </w:tc>
      </w:tr>
      <w:tr w:rsidR="00B8708F" w:rsidRPr="004E06B5" w14:paraId="01D9DCD4" w14:textId="77777777" w:rsidTr="00D366C4">
        <w:tc>
          <w:tcPr>
            <w:tcW w:w="3227" w:type="dxa"/>
          </w:tcPr>
          <w:p w14:paraId="5FB8B837" w14:textId="77777777" w:rsidR="00B8708F" w:rsidRPr="008771B1" w:rsidRDefault="00B8708F" w:rsidP="00B91AA5">
            <w:pPr>
              <w:rPr>
                <w:rFonts w:eastAsia="Batang"/>
              </w:rPr>
            </w:pPr>
            <w:r>
              <w:rPr>
                <w:iCs/>
              </w:rPr>
              <w:t>careGiverId</w:t>
            </w:r>
          </w:p>
        </w:tc>
        <w:tc>
          <w:tcPr>
            <w:tcW w:w="992" w:type="dxa"/>
          </w:tcPr>
          <w:p w14:paraId="4C800E2A" w14:textId="77777777" w:rsidR="00B8708F" w:rsidRPr="008771B1" w:rsidRDefault="00B8708F" w:rsidP="00B91AA5">
            <w:pPr>
              <w:rPr>
                <w:rFonts w:eastAsia="Batang"/>
              </w:rPr>
            </w:pPr>
            <w:r>
              <w:rPr>
                <w:rFonts w:eastAsia="Batang"/>
              </w:rPr>
              <w:t>hsaid</w:t>
            </w:r>
          </w:p>
        </w:tc>
        <w:tc>
          <w:tcPr>
            <w:tcW w:w="4394" w:type="dxa"/>
          </w:tcPr>
          <w:p w14:paraId="67AC4895" w14:textId="77777777" w:rsidR="00B8708F" w:rsidRPr="008771B1" w:rsidRDefault="00B8708F" w:rsidP="00B91AA5">
            <w:pPr>
              <w:rPr>
                <w:rFonts w:eastAsia="Batang"/>
              </w:rPr>
            </w:pPr>
            <w:r>
              <w:rPr>
                <w:rFonts w:eastAsia="Batang"/>
              </w:rPr>
              <w:t>Vårdgivarens hsa-id</w:t>
            </w:r>
          </w:p>
        </w:tc>
        <w:tc>
          <w:tcPr>
            <w:tcW w:w="1395" w:type="dxa"/>
          </w:tcPr>
          <w:p w14:paraId="57696879" w14:textId="77777777" w:rsidR="00B8708F" w:rsidRDefault="00413155" w:rsidP="00B91AA5">
            <w:pPr>
              <w:rPr>
                <w:rFonts w:eastAsia="Batang"/>
              </w:rPr>
            </w:pPr>
            <w:r>
              <w:rPr>
                <w:rFonts w:eastAsia="Batang"/>
              </w:rPr>
              <w:t>1..1</w:t>
            </w:r>
          </w:p>
        </w:tc>
      </w:tr>
      <w:tr w:rsidR="00B8708F" w:rsidRPr="004E06B5" w14:paraId="14445B84" w14:textId="77777777" w:rsidTr="00D366C4">
        <w:tc>
          <w:tcPr>
            <w:tcW w:w="3227" w:type="dxa"/>
          </w:tcPr>
          <w:p w14:paraId="1DF94F97" w14:textId="77777777" w:rsidR="00B8708F" w:rsidRDefault="00B8708F" w:rsidP="00B91AA5">
            <w:pPr>
              <w:rPr>
                <w:iCs/>
              </w:rPr>
            </w:pPr>
            <w:r>
              <w:rPr>
                <w:iCs/>
              </w:rPr>
              <w:t>questionId</w:t>
            </w:r>
          </w:p>
        </w:tc>
        <w:tc>
          <w:tcPr>
            <w:tcW w:w="992" w:type="dxa"/>
          </w:tcPr>
          <w:p w14:paraId="006F0B89" w14:textId="77777777" w:rsidR="00B8708F" w:rsidRDefault="00814466" w:rsidP="00B91AA5">
            <w:pPr>
              <w:rPr>
                <w:rFonts w:eastAsia="Batang"/>
              </w:rPr>
            </w:pPr>
            <w:r>
              <w:rPr>
                <w:rFonts w:eastAsia="Batang"/>
              </w:rPr>
              <w:t>string</w:t>
            </w:r>
          </w:p>
        </w:tc>
        <w:tc>
          <w:tcPr>
            <w:tcW w:w="4394" w:type="dxa"/>
          </w:tcPr>
          <w:p w14:paraId="3F1A2950" w14:textId="77777777" w:rsidR="00B8708F" w:rsidRDefault="00B8708F" w:rsidP="00B91AA5">
            <w:pPr>
              <w:rPr>
                <w:rFonts w:eastAsia="Batang"/>
              </w:rPr>
            </w:pPr>
            <w:r>
              <w:rPr>
                <w:rFonts w:eastAsia="Batang"/>
              </w:rPr>
              <w:t>Ärendelådans id</w:t>
            </w:r>
            <w:r w:rsidR="00B22ABC">
              <w:rPr>
                <w:rFonts w:eastAsia="Batang"/>
              </w:rPr>
              <w:t xml:space="preserve">entitet på frågor </w:t>
            </w:r>
            <w:r>
              <w:rPr>
                <w:rFonts w:eastAsia="Batang"/>
              </w:rPr>
              <w:t>som skall tas bort ur ärendelådan.</w:t>
            </w:r>
          </w:p>
        </w:tc>
        <w:tc>
          <w:tcPr>
            <w:tcW w:w="1395" w:type="dxa"/>
          </w:tcPr>
          <w:p w14:paraId="69AFB1C9" w14:textId="77777777" w:rsidR="00B8708F" w:rsidRDefault="00B22ABC" w:rsidP="00B22ABC">
            <w:pPr>
              <w:rPr>
                <w:rFonts w:eastAsia="Batang"/>
              </w:rPr>
            </w:pPr>
            <w:r>
              <w:rPr>
                <w:rFonts w:eastAsia="Batang"/>
              </w:rPr>
              <w:t>0..n</w:t>
            </w:r>
          </w:p>
        </w:tc>
      </w:tr>
      <w:tr w:rsidR="00413155" w:rsidRPr="00D10D9E" w14:paraId="56D7B9A3" w14:textId="77777777" w:rsidTr="00413155">
        <w:tc>
          <w:tcPr>
            <w:tcW w:w="3227" w:type="dxa"/>
          </w:tcPr>
          <w:p w14:paraId="1D779539" w14:textId="77777777" w:rsidR="00413155" w:rsidRPr="00D10D9E" w:rsidRDefault="00413155" w:rsidP="00413155">
            <w:pPr>
              <w:rPr>
                <w:rFonts w:eastAsia="Batang"/>
                <w:b/>
                <w:lang w:val="en-GB"/>
              </w:rPr>
            </w:pPr>
            <w:r w:rsidRPr="00D10D9E">
              <w:rPr>
                <w:rFonts w:eastAsia="Batang"/>
                <w:b/>
                <w:lang w:val="en-GB"/>
              </w:rPr>
              <w:t>Svar</w:t>
            </w:r>
          </w:p>
        </w:tc>
        <w:tc>
          <w:tcPr>
            <w:tcW w:w="992" w:type="dxa"/>
          </w:tcPr>
          <w:p w14:paraId="0FA45D03" w14:textId="77777777" w:rsidR="00413155" w:rsidRPr="008771B1" w:rsidRDefault="00413155" w:rsidP="00413155">
            <w:pPr>
              <w:rPr>
                <w:rFonts w:eastAsia="Batang"/>
                <w:lang w:val="en-GB"/>
              </w:rPr>
            </w:pPr>
          </w:p>
        </w:tc>
        <w:tc>
          <w:tcPr>
            <w:tcW w:w="4394" w:type="dxa"/>
          </w:tcPr>
          <w:p w14:paraId="2F91037F" w14:textId="77777777" w:rsidR="00413155" w:rsidRPr="00D10D9E" w:rsidRDefault="00413155" w:rsidP="00413155">
            <w:pPr>
              <w:rPr>
                <w:rFonts w:eastAsia="Batang"/>
              </w:rPr>
            </w:pPr>
          </w:p>
        </w:tc>
        <w:tc>
          <w:tcPr>
            <w:tcW w:w="1395" w:type="dxa"/>
          </w:tcPr>
          <w:p w14:paraId="693FFCF2" w14:textId="77777777" w:rsidR="00413155" w:rsidRPr="00D10D9E" w:rsidRDefault="00413155" w:rsidP="00413155">
            <w:pPr>
              <w:rPr>
                <w:rFonts w:eastAsia="Batang"/>
              </w:rPr>
            </w:pPr>
          </w:p>
        </w:tc>
      </w:tr>
      <w:tr w:rsidR="00413155" w:rsidRPr="00D10D9E" w14:paraId="7A8B40D8" w14:textId="77777777" w:rsidTr="00413155">
        <w:tc>
          <w:tcPr>
            <w:tcW w:w="3227" w:type="dxa"/>
          </w:tcPr>
          <w:p w14:paraId="2CF9875F" w14:textId="77777777" w:rsidR="00413155" w:rsidRPr="009432B7" w:rsidRDefault="00413155" w:rsidP="00413155">
            <w:pPr>
              <w:rPr>
                <w:rFonts w:eastAsia="Batang"/>
                <w:lang w:val="en-GB"/>
              </w:rPr>
            </w:pPr>
            <w:r w:rsidRPr="009432B7">
              <w:rPr>
                <w:rFonts w:eastAsia="Batang"/>
                <w:lang w:val="en-GB"/>
              </w:rPr>
              <w:t>result</w:t>
            </w:r>
          </w:p>
        </w:tc>
        <w:tc>
          <w:tcPr>
            <w:tcW w:w="992" w:type="dxa"/>
          </w:tcPr>
          <w:p w14:paraId="7BCB033A" w14:textId="77777777" w:rsidR="00413155" w:rsidRPr="008771B1" w:rsidRDefault="00413155" w:rsidP="00413155">
            <w:pPr>
              <w:rPr>
                <w:rFonts w:eastAsia="Batang"/>
                <w:lang w:val="en-GB"/>
              </w:rPr>
            </w:pPr>
          </w:p>
        </w:tc>
        <w:tc>
          <w:tcPr>
            <w:tcW w:w="4394" w:type="dxa"/>
          </w:tcPr>
          <w:p w14:paraId="3647BF5B" w14:textId="77777777" w:rsidR="00413155" w:rsidRPr="00D10D9E" w:rsidRDefault="00413155" w:rsidP="00413155">
            <w:pPr>
              <w:rPr>
                <w:rFonts w:eastAsia="Batang"/>
              </w:rPr>
            </w:pPr>
          </w:p>
        </w:tc>
        <w:tc>
          <w:tcPr>
            <w:tcW w:w="1395" w:type="dxa"/>
          </w:tcPr>
          <w:p w14:paraId="7984E67D" w14:textId="77777777" w:rsidR="00413155" w:rsidRPr="00D10D9E" w:rsidRDefault="00413155" w:rsidP="00413155">
            <w:pPr>
              <w:rPr>
                <w:rFonts w:eastAsia="Batang"/>
              </w:rPr>
            </w:pPr>
            <w:r>
              <w:rPr>
                <w:rFonts w:eastAsia="Batang"/>
              </w:rPr>
              <w:t>1..1</w:t>
            </w:r>
          </w:p>
        </w:tc>
      </w:tr>
      <w:tr w:rsidR="00413155" w:rsidRPr="00D10D9E" w14:paraId="79EB920D" w14:textId="77777777" w:rsidTr="00413155">
        <w:tc>
          <w:tcPr>
            <w:tcW w:w="3227" w:type="dxa"/>
          </w:tcPr>
          <w:p w14:paraId="4B438CFD" w14:textId="77777777" w:rsidR="00413155" w:rsidRPr="008771B1" w:rsidRDefault="00413155" w:rsidP="00413155">
            <w:pPr>
              <w:rPr>
                <w:rFonts w:eastAsia="Batang"/>
                <w:lang w:val="en-GB"/>
              </w:rPr>
            </w:pPr>
            <w:r>
              <w:rPr>
                <w:rFonts w:eastAsia="Batang"/>
                <w:lang w:val="en-GB"/>
              </w:rPr>
              <w:t>r</w:t>
            </w:r>
            <w:r w:rsidRPr="009432B7">
              <w:rPr>
                <w:rFonts w:eastAsia="Batang"/>
                <w:lang w:val="en-GB"/>
              </w:rPr>
              <w:t>esult</w:t>
            </w:r>
            <w:r>
              <w:rPr>
                <w:rFonts w:eastAsia="Batang"/>
                <w:lang w:val="en-GB"/>
              </w:rPr>
              <w:t>.resultCode</w:t>
            </w:r>
          </w:p>
        </w:tc>
        <w:tc>
          <w:tcPr>
            <w:tcW w:w="992" w:type="dxa"/>
          </w:tcPr>
          <w:p w14:paraId="79849CC0" w14:textId="77777777" w:rsidR="00413155" w:rsidRPr="008771B1" w:rsidRDefault="00413155" w:rsidP="00413155">
            <w:pPr>
              <w:rPr>
                <w:rFonts w:eastAsia="Batang"/>
                <w:lang w:val="en-GB"/>
              </w:rPr>
            </w:pPr>
            <w:r>
              <w:rPr>
                <w:rFonts w:eastAsia="Batang"/>
                <w:lang w:val="en-GB"/>
              </w:rPr>
              <w:t>string</w:t>
            </w:r>
          </w:p>
        </w:tc>
        <w:tc>
          <w:tcPr>
            <w:tcW w:w="4394" w:type="dxa"/>
          </w:tcPr>
          <w:p w14:paraId="6F7E5F98" w14:textId="77777777" w:rsidR="00413155" w:rsidRPr="00D10D9E" w:rsidRDefault="00413155" w:rsidP="00413155">
            <w:pPr>
              <w:rPr>
                <w:rFonts w:eastAsia="Batang"/>
              </w:rPr>
            </w:pPr>
            <w:r>
              <w:rPr>
                <w:rFonts w:eastAsia="Batang"/>
              </w:rPr>
              <w:t>Information om anropet gick bra(OK, ERROR, INFO)</w:t>
            </w:r>
          </w:p>
        </w:tc>
        <w:tc>
          <w:tcPr>
            <w:tcW w:w="1395" w:type="dxa"/>
          </w:tcPr>
          <w:p w14:paraId="5E262F25" w14:textId="77777777" w:rsidR="00413155" w:rsidRDefault="00413155" w:rsidP="00413155">
            <w:pPr>
              <w:rPr>
                <w:rFonts w:eastAsia="Batang"/>
              </w:rPr>
            </w:pPr>
            <w:r>
              <w:rPr>
                <w:rFonts w:eastAsia="Batang"/>
              </w:rPr>
              <w:t>1..1</w:t>
            </w:r>
          </w:p>
        </w:tc>
      </w:tr>
      <w:tr w:rsidR="00413155" w:rsidRPr="00D10D9E" w14:paraId="01A1B7E3" w14:textId="77777777" w:rsidTr="00413155">
        <w:tc>
          <w:tcPr>
            <w:tcW w:w="3227" w:type="dxa"/>
          </w:tcPr>
          <w:p w14:paraId="5D4F0757" w14:textId="77777777" w:rsidR="00413155" w:rsidRPr="008771B1" w:rsidRDefault="00413155" w:rsidP="00413155">
            <w:pPr>
              <w:rPr>
                <w:rFonts w:eastAsia="Batang"/>
                <w:lang w:val="en-GB"/>
              </w:rPr>
            </w:pPr>
            <w:r w:rsidRPr="009432B7">
              <w:rPr>
                <w:rFonts w:eastAsia="Batang"/>
                <w:lang w:val="en-GB"/>
              </w:rPr>
              <w:t>result</w:t>
            </w:r>
            <w:r>
              <w:rPr>
                <w:rFonts w:eastAsia="Batang"/>
                <w:lang w:val="en-GB"/>
              </w:rPr>
              <w:t>.infoText</w:t>
            </w:r>
          </w:p>
        </w:tc>
        <w:tc>
          <w:tcPr>
            <w:tcW w:w="992" w:type="dxa"/>
          </w:tcPr>
          <w:p w14:paraId="3BD96FF2" w14:textId="77777777" w:rsidR="00413155" w:rsidRPr="008771B1" w:rsidRDefault="00413155" w:rsidP="00413155">
            <w:pPr>
              <w:rPr>
                <w:rFonts w:eastAsia="Batang"/>
                <w:lang w:val="en-GB"/>
              </w:rPr>
            </w:pPr>
            <w:r>
              <w:rPr>
                <w:rFonts w:eastAsia="Batang"/>
                <w:lang w:val="en-GB"/>
              </w:rPr>
              <w:t>string</w:t>
            </w:r>
          </w:p>
        </w:tc>
        <w:tc>
          <w:tcPr>
            <w:tcW w:w="4394" w:type="dxa"/>
          </w:tcPr>
          <w:p w14:paraId="1FA85A80" w14:textId="77777777" w:rsidR="00413155" w:rsidRPr="00D10D9E" w:rsidRDefault="00413155" w:rsidP="00413155">
            <w:pPr>
              <w:rPr>
                <w:rFonts w:eastAsia="Batang"/>
              </w:rPr>
            </w:pPr>
            <w:r>
              <w:rPr>
                <w:rFonts w:eastAsia="Batang"/>
              </w:rPr>
              <w:t>Text som anger extra information om anropets utgång. Anropet har gått bra, men det finns mer information kring anropet i denna text.</w:t>
            </w:r>
          </w:p>
        </w:tc>
        <w:tc>
          <w:tcPr>
            <w:tcW w:w="1395" w:type="dxa"/>
          </w:tcPr>
          <w:p w14:paraId="18A4B433" w14:textId="77777777" w:rsidR="00413155" w:rsidRDefault="00413155" w:rsidP="00413155">
            <w:pPr>
              <w:rPr>
                <w:rFonts w:eastAsia="Batang"/>
              </w:rPr>
            </w:pPr>
            <w:r>
              <w:rPr>
                <w:rFonts w:eastAsia="Batang"/>
              </w:rPr>
              <w:t>0..1</w:t>
            </w:r>
          </w:p>
        </w:tc>
      </w:tr>
      <w:tr w:rsidR="00413155" w:rsidRPr="00D10D9E" w14:paraId="4115DC4B" w14:textId="77777777" w:rsidTr="00413155">
        <w:tc>
          <w:tcPr>
            <w:tcW w:w="3227" w:type="dxa"/>
          </w:tcPr>
          <w:p w14:paraId="34182B26" w14:textId="77777777" w:rsidR="00413155" w:rsidRPr="004B52E9" w:rsidRDefault="00413155" w:rsidP="00413155">
            <w:pPr>
              <w:rPr>
                <w:rFonts w:eastAsia="Batang"/>
              </w:rPr>
            </w:pPr>
            <w:r w:rsidRPr="009432B7">
              <w:rPr>
                <w:rFonts w:eastAsia="Batang"/>
                <w:lang w:val="en-GB"/>
              </w:rPr>
              <w:t>result</w:t>
            </w:r>
            <w:r>
              <w:rPr>
                <w:rFonts w:eastAsia="Batang"/>
              </w:rPr>
              <w:t>.errorId</w:t>
            </w:r>
          </w:p>
        </w:tc>
        <w:tc>
          <w:tcPr>
            <w:tcW w:w="992" w:type="dxa"/>
          </w:tcPr>
          <w:p w14:paraId="1E3C26AD" w14:textId="77777777" w:rsidR="00413155" w:rsidRPr="004B52E9" w:rsidRDefault="00413155" w:rsidP="00413155">
            <w:pPr>
              <w:rPr>
                <w:rFonts w:eastAsia="Batang"/>
              </w:rPr>
            </w:pPr>
            <w:r>
              <w:rPr>
                <w:rFonts w:eastAsia="Batang"/>
              </w:rPr>
              <w:t>string</w:t>
            </w:r>
          </w:p>
        </w:tc>
        <w:tc>
          <w:tcPr>
            <w:tcW w:w="4394" w:type="dxa"/>
          </w:tcPr>
          <w:p w14:paraId="04A47FF9" w14:textId="77777777" w:rsidR="00413155" w:rsidRPr="00D10D9E" w:rsidRDefault="00413155" w:rsidP="00413155">
            <w:pPr>
              <w:rPr>
                <w:rFonts w:eastAsia="Batang"/>
              </w:rPr>
            </w:pPr>
            <w:r>
              <w:rPr>
                <w:rFonts w:eastAsia="Batang"/>
              </w:rPr>
              <w:t>Olika kategorier av fel (VALIDATION_ERROR, TRANSFORMATION_ERROR, APPLICATION_ERROR, TECHNICAL_ERROR)</w:t>
            </w:r>
          </w:p>
        </w:tc>
        <w:tc>
          <w:tcPr>
            <w:tcW w:w="1395" w:type="dxa"/>
          </w:tcPr>
          <w:p w14:paraId="35CE295E" w14:textId="77777777" w:rsidR="00413155" w:rsidRDefault="00413155" w:rsidP="00413155">
            <w:pPr>
              <w:rPr>
                <w:rFonts w:eastAsia="Batang"/>
              </w:rPr>
            </w:pPr>
            <w:r>
              <w:rPr>
                <w:rFonts w:eastAsia="Batang"/>
              </w:rPr>
              <w:t>0..1</w:t>
            </w:r>
          </w:p>
        </w:tc>
      </w:tr>
      <w:tr w:rsidR="00413155" w:rsidRPr="007E4029" w14:paraId="2C7B402F" w14:textId="77777777" w:rsidTr="00413155">
        <w:tc>
          <w:tcPr>
            <w:tcW w:w="3227" w:type="dxa"/>
          </w:tcPr>
          <w:p w14:paraId="7EB10302" w14:textId="77777777" w:rsidR="00413155" w:rsidRPr="007E4029" w:rsidRDefault="00413155" w:rsidP="00413155">
            <w:pPr>
              <w:rPr>
                <w:rFonts w:eastAsia="Batang"/>
              </w:rPr>
            </w:pPr>
            <w:r>
              <w:rPr>
                <w:rFonts w:eastAsia="Batang"/>
                <w:lang w:val="en-GB"/>
              </w:rPr>
              <w:t>r</w:t>
            </w:r>
            <w:r w:rsidRPr="009432B7">
              <w:rPr>
                <w:rFonts w:eastAsia="Batang"/>
                <w:lang w:val="en-GB"/>
              </w:rPr>
              <w:t>esult</w:t>
            </w:r>
            <w:r>
              <w:rPr>
                <w:rFonts w:eastAsia="Batang"/>
              </w:rPr>
              <w:t>.errorText</w:t>
            </w:r>
          </w:p>
        </w:tc>
        <w:tc>
          <w:tcPr>
            <w:tcW w:w="992" w:type="dxa"/>
          </w:tcPr>
          <w:p w14:paraId="67CD54CB" w14:textId="77777777" w:rsidR="00413155" w:rsidRPr="007E4029" w:rsidRDefault="00413155" w:rsidP="00413155">
            <w:pPr>
              <w:rPr>
                <w:rFonts w:eastAsia="Batang"/>
              </w:rPr>
            </w:pPr>
            <w:r>
              <w:rPr>
                <w:rFonts w:eastAsia="Batang"/>
              </w:rPr>
              <w:t>string</w:t>
            </w:r>
          </w:p>
        </w:tc>
        <w:tc>
          <w:tcPr>
            <w:tcW w:w="4394" w:type="dxa"/>
          </w:tcPr>
          <w:p w14:paraId="4B3ACD55" w14:textId="77777777" w:rsidR="00413155" w:rsidRPr="007E4029" w:rsidRDefault="00413155" w:rsidP="00413155">
            <w:pPr>
              <w:rPr>
                <w:rFonts w:eastAsia="Batang"/>
              </w:rPr>
            </w:pPr>
            <w:r>
              <w:rPr>
                <w:rFonts w:eastAsia="Batang"/>
              </w:rPr>
              <w:t>Text som ytterliggare beskriver felet</w:t>
            </w:r>
          </w:p>
        </w:tc>
        <w:tc>
          <w:tcPr>
            <w:tcW w:w="1395" w:type="dxa"/>
          </w:tcPr>
          <w:p w14:paraId="29E40AB3" w14:textId="77777777" w:rsidR="00413155" w:rsidRPr="007E4029" w:rsidRDefault="00413155" w:rsidP="00413155">
            <w:pPr>
              <w:rPr>
                <w:rFonts w:eastAsia="Batang"/>
              </w:rPr>
            </w:pPr>
            <w:r>
              <w:rPr>
                <w:rFonts w:eastAsia="Batang"/>
              </w:rPr>
              <w:t>0..1</w:t>
            </w:r>
          </w:p>
        </w:tc>
      </w:tr>
    </w:tbl>
    <w:p w14:paraId="0F5A05AC" w14:textId="77777777" w:rsidR="00EB24F6" w:rsidRDefault="00EB24F6" w:rsidP="00EB24F6">
      <w:pPr>
        <w:pStyle w:val="Rubrik3"/>
        <w:numPr>
          <w:ilvl w:val="0"/>
          <w:numId w:val="0"/>
        </w:numPr>
      </w:pPr>
    </w:p>
    <w:p w14:paraId="0B984C9D" w14:textId="77777777" w:rsidR="00EB24F6" w:rsidRDefault="00EB24F6" w:rsidP="00EB24F6">
      <w:pPr>
        <w:pStyle w:val="Rubrik3"/>
      </w:pPr>
      <w:r>
        <w:t>Övriga regler</w:t>
      </w:r>
    </w:p>
    <w:p w14:paraId="6CBFCE31" w14:textId="77777777" w:rsidR="00AF38F2" w:rsidRDefault="00AF38F2" w:rsidP="00B91AA5">
      <w:pPr>
        <w:rPr>
          <w:rFonts w:ascii="Calibri" w:hAnsi="Calibri"/>
          <w:sz w:val="22"/>
        </w:rPr>
      </w:pPr>
      <w:r w:rsidRPr="00810FD3">
        <w:rPr>
          <w:rFonts w:ascii="Calibri" w:hAnsi="Calibri"/>
          <w:sz w:val="22"/>
        </w:rPr>
        <w:t>Inga extra förutom de som anger om fält är obligator</w:t>
      </w:r>
      <w:r w:rsidR="00C73295">
        <w:rPr>
          <w:rFonts w:ascii="Calibri" w:hAnsi="Calibri"/>
          <w:sz w:val="22"/>
        </w:rPr>
        <w:t>iska eller valbara under fältregler</w:t>
      </w:r>
      <w:r>
        <w:rPr>
          <w:rFonts w:ascii="Calibri" w:hAnsi="Calibri"/>
          <w:sz w:val="22"/>
        </w:rPr>
        <w:t>.</w:t>
      </w:r>
    </w:p>
    <w:p w14:paraId="15561F9F" w14:textId="77777777" w:rsidR="001C0656" w:rsidRDefault="00853006" w:rsidP="00267947">
      <w:pPr>
        <w:pStyle w:val="Rubrik2"/>
      </w:pPr>
      <w:r>
        <w:br w:type="page"/>
      </w:r>
      <w:bookmarkStart w:id="97" w:name="_Toc283620708"/>
      <w:r w:rsidR="001C0656">
        <w:t>DeleteAnswers</w:t>
      </w:r>
      <w:bookmarkEnd w:id="97"/>
      <w:r w:rsidR="001C0656">
        <w:t xml:space="preserve"> </w:t>
      </w:r>
    </w:p>
    <w:p w14:paraId="2407C6F1" w14:textId="77777777" w:rsidR="001C0656" w:rsidRDefault="001C0656" w:rsidP="00B91AA5">
      <w:r w:rsidRPr="00406201">
        <w:t xml:space="preserve">Tjänsten </w:t>
      </w:r>
      <w:r>
        <w:t>tar bort svar som mellanlagrats av vården och som t</w:t>
      </w:r>
      <w:r w:rsidR="0033610F">
        <w:t xml:space="preserve">idigare hämtats(FindAllAnswer). </w:t>
      </w:r>
      <w:r>
        <w:t>Både begäran och svar består av xml-dokument.</w:t>
      </w:r>
    </w:p>
    <w:p w14:paraId="5967DD85" w14:textId="77777777" w:rsidR="00CA24CB" w:rsidRDefault="00CA24CB" w:rsidP="00CA24CB">
      <w:pPr>
        <w:pStyle w:val="Rubrik3"/>
      </w:pPr>
      <w:r>
        <w:t>Version</w:t>
      </w:r>
    </w:p>
    <w:p w14:paraId="00AA2C95" w14:textId="77777777" w:rsidR="00CA24CB" w:rsidRDefault="00CA24CB" w:rsidP="00B91AA5">
      <w:r>
        <w:t>1.0</w:t>
      </w:r>
    </w:p>
    <w:p w14:paraId="1B7D0DDF" w14:textId="77777777" w:rsidR="00B8708F" w:rsidRDefault="007603F6" w:rsidP="00267947">
      <w:pPr>
        <w:pStyle w:val="Rubrik3"/>
      </w:pPr>
      <w:r>
        <w:t>Fältregler</w:t>
      </w:r>
    </w:p>
    <w:p w14:paraId="2789F144" w14:textId="77777777" w:rsidR="00B8708F" w:rsidRDefault="00B8708F" w:rsidP="00B91AA5">
      <w:r>
        <w:t>Svar som skall tas bort ur vårdens ärendelåda</w:t>
      </w:r>
      <w:r w:rsidR="00814466">
        <w:t>.</w:t>
      </w:r>
      <w:r w:rsidR="00814466" w:rsidRPr="00814466">
        <w:t xml:space="preserve"> </w:t>
      </w:r>
      <w:r w:rsidR="00814466">
        <w:t>Nedanstående tabell beskriver varje individuellt fält i begäran och svar. Kardinaliteten beskriver om ett fält är valfritt (0..1) eller obligatoriskt (1..1).</w:t>
      </w:r>
    </w:p>
    <w:p w14:paraId="71F98718" w14:textId="77777777" w:rsidR="00B8708F" w:rsidRPr="00E30D2E" w:rsidRDefault="00B8708F" w:rsidP="00B91AA5">
      <w:pPr>
        <w:pStyle w:val="Brdtext"/>
        <w:ind w:left="0"/>
      </w:pPr>
    </w:p>
    <w:tbl>
      <w:tblPr>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227"/>
        <w:gridCol w:w="992"/>
        <w:gridCol w:w="4394"/>
        <w:gridCol w:w="1395"/>
      </w:tblGrid>
      <w:tr w:rsidR="00D366C4" w:rsidRPr="004E06B5" w14:paraId="29756F08" w14:textId="77777777" w:rsidTr="00D366C4">
        <w:tc>
          <w:tcPr>
            <w:tcW w:w="3227" w:type="dxa"/>
            <w:shd w:val="clear" w:color="auto" w:fill="B3B3B3"/>
          </w:tcPr>
          <w:p w14:paraId="0CC08D8F" w14:textId="77777777" w:rsidR="00D366C4" w:rsidRPr="008771B1" w:rsidRDefault="00D366C4" w:rsidP="00B91AA5">
            <w:pPr>
              <w:rPr>
                <w:rFonts w:eastAsia="Batang"/>
                <w:b/>
              </w:rPr>
            </w:pPr>
            <w:r w:rsidRPr="008771B1">
              <w:rPr>
                <w:rFonts w:eastAsia="Batang"/>
                <w:b/>
              </w:rPr>
              <w:t>Namn</w:t>
            </w:r>
          </w:p>
        </w:tc>
        <w:tc>
          <w:tcPr>
            <w:tcW w:w="992" w:type="dxa"/>
            <w:shd w:val="clear" w:color="auto" w:fill="B3B3B3"/>
          </w:tcPr>
          <w:p w14:paraId="52035D1F" w14:textId="77777777" w:rsidR="00D366C4" w:rsidRPr="008771B1" w:rsidRDefault="00D366C4" w:rsidP="00B91AA5">
            <w:pPr>
              <w:rPr>
                <w:rFonts w:eastAsia="Batang"/>
                <w:b/>
              </w:rPr>
            </w:pPr>
            <w:r w:rsidRPr="008771B1">
              <w:rPr>
                <w:rFonts w:eastAsia="Batang"/>
                <w:b/>
              </w:rPr>
              <w:t>Typ</w:t>
            </w:r>
          </w:p>
        </w:tc>
        <w:tc>
          <w:tcPr>
            <w:tcW w:w="4394" w:type="dxa"/>
            <w:shd w:val="clear" w:color="auto" w:fill="B3B3B3"/>
          </w:tcPr>
          <w:p w14:paraId="6618549D" w14:textId="77777777" w:rsidR="00D366C4" w:rsidRPr="008771B1" w:rsidRDefault="00D366C4" w:rsidP="00B91AA5">
            <w:pPr>
              <w:rPr>
                <w:rFonts w:eastAsia="Batang"/>
                <w:b/>
              </w:rPr>
            </w:pPr>
            <w:r w:rsidRPr="00D366C4">
              <w:rPr>
                <w:b/>
              </w:rPr>
              <w:t>Beskrivning</w:t>
            </w:r>
          </w:p>
        </w:tc>
        <w:tc>
          <w:tcPr>
            <w:tcW w:w="1395" w:type="dxa"/>
            <w:shd w:val="clear" w:color="auto" w:fill="B3B3B3"/>
          </w:tcPr>
          <w:p w14:paraId="4E72E985" w14:textId="77777777" w:rsidR="00D366C4" w:rsidRDefault="00D366C4" w:rsidP="00B91AA5">
            <w:pPr>
              <w:rPr>
                <w:rFonts w:eastAsia="Batang"/>
                <w:b/>
              </w:rPr>
            </w:pPr>
            <w:r>
              <w:rPr>
                <w:rFonts w:eastAsia="Batang"/>
                <w:b/>
              </w:rPr>
              <w:t>Kardinalitet</w:t>
            </w:r>
          </w:p>
        </w:tc>
      </w:tr>
      <w:tr w:rsidR="00B8708F" w:rsidRPr="004E06B5" w14:paraId="6667EBB2" w14:textId="77777777" w:rsidTr="00D366C4">
        <w:tc>
          <w:tcPr>
            <w:tcW w:w="3227" w:type="dxa"/>
          </w:tcPr>
          <w:p w14:paraId="193145F9" w14:textId="77777777" w:rsidR="00B8708F" w:rsidRPr="00D10D9E" w:rsidRDefault="00B8708F" w:rsidP="00B91AA5">
            <w:pPr>
              <w:rPr>
                <w:rFonts w:eastAsia="Batang"/>
                <w:b/>
              </w:rPr>
            </w:pPr>
            <w:r w:rsidRPr="00D10D9E">
              <w:rPr>
                <w:rFonts w:eastAsia="Batang"/>
                <w:b/>
              </w:rPr>
              <w:t>Begäran</w:t>
            </w:r>
          </w:p>
        </w:tc>
        <w:tc>
          <w:tcPr>
            <w:tcW w:w="992" w:type="dxa"/>
          </w:tcPr>
          <w:p w14:paraId="1256208D" w14:textId="77777777" w:rsidR="00B8708F" w:rsidRPr="008771B1" w:rsidRDefault="00B8708F" w:rsidP="00B91AA5">
            <w:pPr>
              <w:rPr>
                <w:rFonts w:eastAsia="Batang"/>
              </w:rPr>
            </w:pPr>
          </w:p>
        </w:tc>
        <w:tc>
          <w:tcPr>
            <w:tcW w:w="4394" w:type="dxa"/>
          </w:tcPr>
          <w:p w14:paraId="0D2B7274" w14:textId="77777777" w:rsidR="00B8708F" w:rsidRPr="008771B1" w:rsidRDefault="00B8708F" w:rsidP="00B91AA5">
            <w:pPr>
              <w:rPr>
                <w:rFonts w:eastAsia="Batang"/>
              </w:rPr>
            </w:pPr>
          </w:p>
        </w:tc>
        <w:tc>
          <w:tcPr>
            <w:tcW w:w="1395" w:type="dxa"/>
          </w:tcPr>
          <w:p w14:paraId="56D28C94" w14:textId="77777777" w:rsidR="00B8708F" w:rsidRPr="008771B1" w:rsidRDefault="00B8708F" w:rsidP="00B91AA5">
            <w:pPr>
              <w:rPr>
                <w:rFonts w:eastAsia="Batang"/>
              </w:rPr>
            </w:pPr>
          </w:p>
        </w:tc>
      </w:tr>
      <w:tr w:rsidR="00B8708F" w:rsidRPr="00D10D9E" w14:paraId="102DB966" w14:textId="77777777" w:rsidTr="00D366C4">
        <w:tc>
          <w:tcPr>
            <w:tcW w:w="3227" w:type="dxa"/>
          </w:tcPr>
          <w:p w14:paraId="3BC9F504" w14:textId="77777777" w:rsidR="00B8708F" w:rsidRPr="008771B1" w:rsidRDefault="00B8708F" w:rsidP="00B91AA5">
            <w:pPr>
              <w:rPr>
                <w:rFonts w:eastAsia="Batang"/>
              </w:rPr>
            </w:pPr>
            <w:r>
              <w:rPr>
                <w:iCs/>
              </w:rPr>
              <w:t>careUnitId</w:t>
            </w:r>
          </w:p>
        </w:tc>
        <w:tc>
          <w:tcPr>
            <w:tcW w:w="992" w:type="dxa"/>
          </w:tcPr>
          <w:p w14:paraId="4DC95CC4" w14:textId="77777777" w:rsidR="00B8708F" w:rsidRPr="008771B1" w:rsidRDefault="00B8708F" w:rsidP="00B91AA5">
            <w:pPr>
              <w:rPr>
                <w:rFonts w:eastAsia="Batang"/>
              </w:rPr>
            </w:pPr>
            <w:r>
              <w:rPr>
                <w:rFonts w:eastAsia="Batang"/>
              </w:rPr>
              <w:t>hsaid</w:t>
            </w:r>
          </w:p>
        </w:tc>
        <w:tc>
          <w:tcPr>
            <w:tcW w:w="4394" w:type="dxa"/>
          </w:tcPr>
          <w:p w14:paraId="40F89B87" w14:textId="77777777" w:rsidR="00B8708F" w:rsidRPr="00D10D9E" w:rsidRDefault="00B8708F" w:rsidP="00B91AA5">
            <w:pPr>
              <w:rPr>
                <w:rFonts w:eastAsia="Batang"/>
              </w:rPr>
            </w:pPr>
            <w:r>
              <w:rPr>
                <w:rFonts w:eastAsia="Batang"/>
              </w:rPr>
              <w:t>Vårdenhetens hsa-id</w:t>
            </w:r>
          </w:p>
        </w:tc>
        <w:tc>
          <w:tcPr>
            <w:tcW w:w="1395" w:type="dxa"/>
          </w:tcPr>
          <w:p w14:paraId="1C735918" w14:textId="77777777" w:rsidR="00B8708F" w:rsidRPr="00D10D9E" w:rsidRDefault="00814466" w:rsidP="00B91AA5">
            <w:pPr>
              <w:rPr>
                <w:rFonts w:eastAsia="Batang"/>
              </w:rPr>
            </w:pPr>
            <w:r>
              <w:rPr>
                <w:rFonts w:eastAsia="Batang"/>
              </w:rPr>
              <w:t>1..1</w:t>
            </w:r>
          </w:p>
        </w:tc>
      </w:tr>
      <w:tr w:rsidR="00B8708F" w:rsidRPr="004E06B5" w14:paraId="74FD5312" w14:textId="77777777" w:rsidTr="00D366C4">
        <w:tc>
          <w:tcPr>
            <w:tcW w:w="3227" w:type="dxa"/>
          </w:tcPr>
          <w:p w14:paraId="452E4310" w14:textId="77777777" w:rsidR="00B8708F" w:rsidRPr="008771B1" w:rsidRDefault="00B8708F" w:rsidP="00B91AA5">
            <w:pPr>
              <w:rPr>
                <w:rFonts w:eastAsia="Batang"/>
              </w:rPr>
            </w:pPr>
            <w:r>
              <w:rPr>
                <w:iCs/>
              </w:rPr>
              <w:t>careGiverId</w:t>
            </w:r>
          </w:p>
        </w:tc>
        <w:tc>
          <w:tcPr>
            <w:tcW w:w="992" w:type="dxa"/>
          </w:tcPr>
          <w:p w14:paraId="1ACFA1D2" w14:textId="77777777" w:rsidR="00B8708F" w:rsidRPr="008771B1" w:rsidRDefault="00B8708F" w:rsidP="00B91AA5">
            <w:pPr>
              <w:rPr>
                <w:rFonts w:eastAsia="Batang"/>
              </w:rPr>
            </w:pPr>
            <w:r>
              <w:rPr>
                <w:rFonts w:eastAsia="Batang"/>
              </w:rPr>
              <w:t>hsaid</w:t>
            </w:r>
          </w:p>
        </w:tc>
        <w:tc>
          <w:tcPr>
            <w:tcW w:w="4394" w:type="dxa"/>
          </w:tcPr>
          <w:p w14:paraId="2A7FA312" w14:textId="77777777" w:rsidR="00B8708F" w:rsidRPr="008771B1" w:rsidRDefault="00B8708F" w:rsidP="00B91AA5">
            <w:pPr>
              <w:rPr>
                <w:rFonts w:eastAsia="Batang"/>
              </w:rPr>
            </w:pPr>
            <w:r>
              <w:rPr>
                <w:rFonts w:eastAsia="Batang"/>
              </w:rPr>
              <w:t>Vårdgivarens hsa-id</w:t>
            </w:r>
          </w:p>
        </w:tc>
        <w:tc>
          <w:tcPr>
            <w:tcW w:w="1395" w:type="dxa"/>
          </w:tcPr>
          <w:p w14:paraId="7D9FC2B3" w14:textId="77777777" w:rsidR="00B8708F" w:rsidRDefault="00814466" w:rsidP="00B91AA5">
            <w:pPr>
              <w:rPr>
                <w:rFonts w:eastAsia="Batang"/>
              </w:rPr>
            </w:pPr>
            <w:r>
              <w:rPr>
                <w:rFonts w:eastAsia="Batang"/>
              </w:rPr>
              <w:t>1..1</w:t>
            </w:r>
          </w:p>
        </w:tc>
      </w:tr>
      <w:tr w:rsidR="00B8708F" w:rsidRPr="004E06B5" w14:paraId="42C352E6" w14:textId="77777777" w:rsidTr="00D366C4">
        <w:tc>
          <w:tcPr>
            <w:tcW w:w="3227" w:type="dxa"/>
          </w:tcPr>
          <w:p w14:paraId="3568D818" w14:textId="77777777" w:rsidR="00B8708F" w:rsidRDefault="00B8708F" w:rsidP="00B91AA5">
            <w:pPr>
              <w:rPr>
                <w:iCs/>
              </w:rPr>
            </w:pPr>
            <w:r>
              <w:rPr>
                <w:iCs/>
              </w:rPr>
              <w:t>answerId</w:t>
            </w:r>
          </w:p>
        </w:tc>
        <w:tc>
          <w:tcPr>
            <w:tcW w:w="992" w:type="dxa"/>
          </w:tcPr>
          <w:p w14:paraId="1236E29E" w14:textId="77777777" w:rsidR="00B8708F" w:rsidRDefault="00814466" w:rsidP="00B91AA5">
            <w:pPr>
              <w:rPr>
                <w:rFonts w:eastAsia="Batang"/>
              </w:rPr>
            </w:pPr>
            <w:r>
              <w:rPr>
                <w:rFonts w:eastAsia="Batang"/>
              </w:rPr>
              <w:t>string</w:t>
            </w:r>
          </w:p>
        </w:tc>
        <w:tc>
          <w:tcPr>
            <w:tcW w:w="4394" w:type="dxa"/>
          </w:tcPr>
          <w:p w14:paraId="5EA08F54" w14:textId="77777777" w:rsidR="00B8708F" w:rsidRDefault="00BA32E3" w:rsidP="00B91AA5">
            <w:pPr>
              <w:rPr>
                <w:rFonts w:eastAsia="Batang"/>
              </w:rPr>
            </w:pPr>
            <w:r>
              <w:rPr>
                <w:rFonts w:eastAsia="Batang"/>
              </w:rPr>
              <w:t>Ärendelådans identitet på svaren</w:t>
            </w:r>
            <w:r w:rsidR="00B8708F">
              <w:rPr>
                <w:rFonts w:eastAsia="Batang"/>
              </w:rPr>
              <w:t xml:space="preserve"> som skall tas bort ur ärendelådan.</w:t>
            </w:r>
          </w:p>
        </w:tc>
        <w:tc>
          <w:tcPr>
            <w:tcW w:w="1395" w:type="dxa"/>
          </w:tcPr>
          <w:p w14:paraId="50A771BD" w14:textId="77777777" w:rsidR="00B8708F" w:rsidRDefault="00814466" w:rsidP="00B91AA5">
            <w:pPr>
              <w:rPr>
                <w:rFonts w:eastAsia="Batang"/>
              </w:rPr>
            </w:pPr>
            <w:r>
              <w:rPr>
                <w:rFonts w:eastAsia="Batang"/>
              </w:rPr>
              <w:t>0..n</w:t>
            </w:r>
          </w:p>
        </w:tc>
      </w:tr>
      <w:tr w:rsidR="00B8708F" w:rsidRPr="00D10D9E" w14:paraId="7EBCC9EF" w14:textId="77777777" w:rsidTr="00D366C4">
        <w:tc>
          <w:tcPr>
            <w:tcW w:w="3227" w:type="dxa"/>
          </w:tcPr>
          <w:p w14:paraId="5A502954" w14:textId="77777777" w:rsidR="00B8708F" w:rsidRPr="00D10D9E" w:rsidRDefault="00B8708F" w:rsidP="00B91AA5">
            <w:pPr>
              <w:rPr>
                <w:rFonts w:eastAsia="Batang"/>
                <w:b/>
                <w:lang w:val="en-GB"/>
              </w:rPr>
            </w:pPr>
            <w:r w:rsidRPr="00D10D9E">
              <w:rPr>
                <w:rFonts w:eastAsia="Batang"/>
                <w:b/>
                <w:lang w:val="en-GB"/>
              </w:rPr>
              <w:t>Svar</w:t>
            </w:r>
          </w:p>
        </w:tc>
        <w:tc>
          <w:tcPr>
            <w:tcW w:w="992" w:type="dxa"/>
          </w:tcPr>
          <w:p w14:paraId="504E6B4F" w14:textId="77777777" w:rsidR="00B8708F" w:rsidRPr="008771B1" w:rsidRDefault="00B8708F" w:rsidP="00B91AA5">
            <w:pPr>
              <w:rPr>
                <w:rFonts w:eastAsia="Batang"/>
                <w:lang w:val="en-GB"/>
              </w:rPr>
            </w:pPr>
          </w:p>
        </w:tc>
        <w:tc>
          <w:tcPr>
            <w:tcW w:w="4394" w:type="dxa"/>
          </w:tcPr>
          <w:p w14:paraId="6B778FD6" w14:textId="77777777" w:rsidR="00B8708F" w:rsidRPr="00D10D9E" w:rsidRDefault="00B8708F" w:rsidP="00B91AA5">
            <w:pPr>
              <w:rPr>
                <w:rFonts w:eastAsia="Batang"/>
              </w:rPr>
            </w:pPr>
          </w:p>
        </w:tc>
        <w:tc>
          <w:tcPr>
            <w:tcW w:w="1395" w:type="dxa"/>
          </w:tcPr>
          <w:p w14:paraId="64D5F249" w14:textId="77777777" w:rsidR="00B8708F" w:rsidRPr="00D10D9E" w:rsidRDefault="00B8708F" w:rsidP="00B91AA5">
            <w:pPr>
              <w:rPr>
                <w:rFonts w:eastAsia="Batang"/>
              </w:rPr>
            </w:pPr>
          </w:p>
        </w:tc>
      </w:tr>
      <w:tr w:rsidR="005D1A51" w:rsidRPr="00D10D9E" w14:paraId="32AE63A3" w14:textId="77777777" w:rsidTr="0028303C">
        <w:tc>
          <w:tcPr>
            <w:tcW w:w="3227" w:type="dxa"/>
          </w:tcPr>
          <w:p w14:paraId="2B9BD9D9" w14:textId="77777777" w:rsidR="005D1A51" w:rsidRPr="009432B7" w:rsidRDefault="005D1A51" w:rsidP="0028303C">
            <w:pPr>
              <w:rPr>
                <w:rFonts w:eastAsia="Batang"/>
                <w:lang w:val="en-GB"/>
              </w:rPr>
            </w:pPr>
            <w:r w:rsidRPr="009432B7">
              <w:rPr>
                <w:rFonts w:eastAsia="Batang"/>
                <w:lang w:val="en-GB"/>
              </w:rPr>
              <w:t>result</w:t>
            </w:r>
          </w:p>
        </w:tc>
        <w:tc>
          <w:tcPr>
            <w:tcW w:w="992" w:type="dxa"/>
          </w:tcPr>
          <w:p w14:paraId="150135C6" w14:textId="77777777" w:rsidR="005D1A51" w:rsidRPr="008771B1" w:rsidRDefault="005D1A51" w:rsidP="0028303C">
            <w:pPr>
              <w:rPr>
                <w:rFonts w:eastAsia="Batang"/>
                <w:lang w:val="en-GB"/>
              </w:rPr>
            </w:pPr>
          </w:p>
        </w:tc>
        <w:tc>
          <w:tcPr>
            <w:tcW w:w="4394" w:type="dxa"/>
          </w:tcPr>
          <w:p w14:paraId="6A789B88" w14:textId="77777777" w:rsidR="005D1A51" w:rsidRPr="00D10D9E" w:rsidRDefault="005D1A51" w:rsidP="0028303C">
            <w:pPr>
              <w:rPr>
                <w:rFonts w:eastAsia="Batang"/>
              </w:rPr>
            </w:pPr>
          </w:p>
        </w:tc>
        <w:tc>
          <w:tcPr>
            <w:tcW w:w="1395" w:type="dxa"/>
          </w:tcPr>
          <w:p w14:paraId="2FF3AFDC" w14:textId="77777777" w:rsidR="005D1A51" w:rsidRPr="00D10D9E" w:rsidRDefault="005D1A51" w:rsidP="0028303C">
            <w:pPr>
              <w:rPr>
                <w:rFonts w:eastAsia="Batang"/>
              </w:rPr>
            </w:pPr>
            <w:r>
              <w:rPr>
                <w:rFonts w:eastAsia="Batang"/>
              </w:rPr>
              <w:t>1..1</w:t>
            </w:r>
          </w:p>
        </w:tc>
      </w:tr>
      <w:tr w:rsidR="00B8708F" w:rsidRPr="00D10D9E" w14:paraId="1C5A85F0" w14:textId="77777777" w:rsidTr="00D366C4">
        <w:tc>
          <w:tcPr>
            <w:tcW w:w="3227" w:type="dxa"/>
          </w:tcPr>
          <w:p w14:paraId="67314073" w14:textId="77777777" w:rsidR="00B8708F" w:rsidRPr="008771B1" w:rsidRDefault="005D1A51" w:rsidP="00B91AA5">
            <w:pPr>
              <w:rPr>
                <w:rFonts w:eastAsia="Batang"/>
                <w:lang w:val="en-GB"/>
              </w:rPr>
            </w:pPr>
            <w:r>
              <w:rPr>
                <w:rFonts w:eastAsia="Batang"/>
                <w:lang w:val="en-GB"/>
              </w:rPr>
              <w:t>result.</w:t>
            </w:r>
            <w:r w:rsidR="00B8708F">
              <w:rPr>
                <w:rFonts w:eastAsia="Batang"/>
                <w:lang w:val="en-GB"/>
              </w:rPr>
              <w:t>resultCode</w:t>
            </w:r>
          </w:p>
        </w:tc>
        <w:tc>
          <w:tcPr>
            <w:tcW w:w="992" w:type="dxa"/>
          </w:tcPr>
          <w:p w14:paraId="67826C9E" w14:textId="77777777" w:rsidR="00B8708F" w:rsidRPr="008771B1" w:rsidRDefault="00B8708F" w:rsidP="00B91AA5">
            <w:pPr>
              <w:rPr>
                <w:rFonts w:eastAsia="Batang"/>
                <w:lang w:val="en-GB"/>
              </w:rPr>
            </w:pPr>
            <w:r>
              <w:rPr>
                <w:rFonts w:eastAsia="Batang"/>
                <w:lang w:val="en-GB"/>
              </w:rPr>
              <w:t>string</w:t>
            </w:r>
          </w:p>
        </w:tc>
        <w:tc>
          <w:tcPr>
            <w:tcW w:w="4394" w:type="dxa"/>
          </w:tcPr>
          <w:p w14:paraId="118DD85F" w14:textId="77777777" w:rsidR="00B8708F" w:rsidRPr="00D10D9E" w:rsidRDefault="00B8708F" w:rsidP="00B91AA5">
            <w:pPr>
              <w:rPr>
                <w:rFonts w:eastAsia="Batang"/>
              </w:rPr>
            </w:pPr>
            <w:r>
              <w:rPr>
                <w:rFonts w:eastAsia="Batang"/>
              </w:rPr>
              <w:t>Information om anropet gick bra(OK, ERROR, INFO)</w:t>
            </w:r>
          </w:p>
        </w:tc>
        <w:tc>
          <w:tcPr>
            <w:tcW w:w="1395" w:type="dxa"/>
          </w:tcPr>
          <w:p w14:paraId="09B2685E" w14:textId="77777777" w:rsidR="00B8708F" w:rsidRDefault="008F4A66" w:rsidP="00B91AA5">
            <w:pPr>
              <w:rPr>
                <w:rFonts w:eastAsia="Batang"/>
              </w:rPr>
            </w:pPr>
            <w:r>
              <w:rPr>
                <w:rFonts w:eastAsia="Batang"/>
              </w:rPr>
              <w:t>1..1</w:t>
            </w:r>
          </w:p>
        </w:tc>
      </w:tr>
      <w:tr w:rsidR="00B8708F" w:rsidRPr="00D10D9E" w14:paraId="1C9580BA" w14:textId="77777777" w:rsidTr="00D366C4">
        <w:tc>
          <w:tcPr>
            <w:tcW w:w="3227" w:type="dxa"/>
          </w:tcPr>
          <w:p w14:paraId="57D10CF8" w14:textId="77777777" w:rsidR="00B8708F" w:rsidRPr="008771B1" w:rsidRDefault="005D1A51" w:rsidP="00B91AA5">
            <w:pPr>
              <w:rPr>
                <w:rFonts w:eastAsia="Batang"/>
                <w:lang w:val="en-GB"/>
              </w:rPr>
            </w:pPr>
            <w:r>
              <w:rPr>
                <w:rFonts w:eastAsia="Batang"/>
                <w:lang w:val="en-GB"/>
              </w:rPr>
              <w:t>result.</w:t>
            </w:r>
            <w:r w:rsidR="00B8708F">
              <w:rPr>
                <w:rFonts w:eastAsia="Batang"/>
                <w:lang w:val="en-GB"/>
              </w:rPr>
              <w:t>infoText</w:t>
            </w:r>
          </w:p>
        </w:tc>
        <w:tc>
          <w:tcPr>
            <w:tcW w:w="992" w:type="dxa"/>
          </w:tcPr>
          <w:p w14:paraId="09EB7C8F" w14:textId="77777777" w:rsidR="00B8708F" w:rsidRPr="008771B1" w:rsidRDefault="00B8708F" w:rsidP="00B91AA5">
            <w:pPr>
              <w:rPr>
                <w:rFonts w:eastAsia="Batang"/>
                <w:lang w:val="en-GB"/>
              </w:rPr>
            </w:pPr>
            <w:r>
              <w:rPr>
                <w:rFonts w:eastAsia="Batang"/>
                <w:lang w:val="en-GB"/>
              </w:rPr>
              <w:t>string</w:t>
            </w:r>
          </w:p>
        </w:tc>
        <w:tc>
          <w:tcPr>
            <w:tcW w:w="4394" w:type="dxa"/>
          </w:tcPr>
          <w:p w14:paraId="2A163418" w14:textId="77777777" w:rsidR="00B8708F" w:rsidRPr="00D10D9E" w:rsidRDefault="00B8708F" w:rsidP="00B91AA5">
            <w:pPr>
              <w:rPr>
                <w:rFonts w:eastAsia="Batang"/>
              </w:rPr>
            </w:pPr>
            <w:r>
              <w:rPr>
                <w:rFonts w:eastAsia="Batang"/>
              </w:rPr>
              <w:t>Text som anger extra information om anropets utgång. Anropet har gått bra, men det finns mer information kring anropet i denna text.</w:t>
            </w:r>
          </w:p>
        </w:tc>
        <w:tc>
          <w:tcPr>
            <w:tcW w:w="1395" w:type="dxa"/>
          </w:tcPr>
          <w:p w14:paraId="30D954C3" w14:textId="77777777" w:rsidR="00B8708F" w:rsidRDefault="008F4A66" w:rsidP="00B91AA5">
            <w:pPr>
              <w:rPr>
                <w:rFonts w:eastAsia="Batang"/>
              </w:rPr>
            </w:pPr>
            <w:r>
              <w:rPr>
                <w:rFonts w:eastAsia="Batang"/>
              </w:rPr>
              <w:t>0..1</w:t>
            </w:r>
          </w:p>
        </w:tc>
      </w:tr>
      <w:tr w:rsidR="00B8708F" w:rsidRPr="00D10D9E" w14:paraId="69B9A880" w14:textId="77777777" w:rsidTr="00D366C4">
        <w:tc>
          <w:tcPr>
            <w:tcW w:w="3227" w:type="dxa"/>
          </w:tcPr>
          <w:p w14:paraId="2E7828C7" w14:textId="77777777" w:rsidR="00B8708F" w:rsidRPr="004B52E9" w:rsidRDefault="005D1A51" w:rsidP="00B91AA5">
            <w:pPr>
              <w:rPr>
                <w:rFonts w:eastAsia="Batang"/>
              </w:rPr>
            </w:pPr>
            <w:r>
              <w:rPr>
                <w:rFonts w:eastAsia="Batang"/>
                <w:lang w:val="en-GB"/>
              </w:rPr>
              <w:t>result.</w:t>
            </w:r>
            <w:r w:rsidR="00B8708F">
              <w:rPr>
                <w:rFonts w:eastAsia="Batang"/>
              </w:rPr>
              <w:t>errorId</w:t>
            </w:r>
          </w:p>
        </w:tc>
        <w:tc>
          <w:tcPr>
            <w:tcW w:w="992" w:type="dxa"/>
          </w:tcPr>
          <w:p w14:paraId="52C11F87" w14:textId="77777777" w:rsidR="00B8708F" w:rsidRPr="004B52E9" w:rsidRDefault="00B8708F" w:rsidP="00B91AA5">
            <w:pPr>
              <w:rPr>
                <w:rFonts w:eastAsia="Batang"/>
              </w:rPr>
            </w:pPr>
            <w:r>
              <w:rPr>
                <w:rFonts w:eastAsia="Batang"/>
              </w:rPr>
              <w:t>string</w:t>
            </w:r>
          </w:p>
        </w:tc>
        <w:tc>
          <w:tcPr>
            <w:tcW w:w="4394" w:type="dxa"/>
          </w:tcPr>
          <w:p w14:paraId="55E35196" w14:textId="77777777" w:rsidR="00B8708F" w:rsidRPr="00D10D9E" w:rsidRDefault="00B8708F" w:rsidP="00B91AA5">
            <w:pPr>
              <w:rPr>
                <w:rFonts w:eastAsia="Batang"/>
              </w:rPr>
            </w:pPr>
            <w:r>
              <w:rPr>
                <w:rFonts w:eastAsia="Batang"/>
              </w:rPr>
              <w:t>Olika kategorier av fel (VALIDATION_ERROR, TRANSFORMATION_ERROR, APPLICATION_ERROR, TECHNICAL_ERROR)</w:t>
            </w:r>
          </w:p>
        </w:tc>
        <w:tc>
          <w:tcPr>
            <w:tcW w:w="1395" w:type="dxa"/>
          </w:tcPr>
          <w:p w14:paraId="0CBDD5A4" w14:textId="77777777" w:rsidR="00B8708F" w:rsidRDefault="008F4A66" w:rsidP="00B91AA5">
            <w:pPr>
              <w:rPr>
                <w:rFonts w:eastAsia="Batang"/>
              </w:rPr>
            </w:pPr>
            <w:r>
              <w:rPr>
                <w:rFonts w:eastAsia="Batang"/>
              </w:rPr>
              <w:t>0..1</w:t>
            </w:r>
          </w:p>
        </w:tc>
      </w:tr>
      <w:tr w:rsidR="00B8708F" w:rsidRPr="007E4029" w14:paraId="0F906368" w14:textId="77777777" w:rsidTr="00D366C4">
        <w:tc>
          <w:tcPr>
            <w:tcW w:w="3227" w:type="dxa"/>
          </w:tcPr>
          <w:p w14:paraId="128231FC" w14:textId="77777777" w:rsidR="00B8708F" w:rsidRPr="007E4029" w:rsidRDefault="005D1A51" w:rsidP="00B91AA5">
            <w:pPr>
              <w:rPr>
                <w:rFonts w:eastAsia="Batang"/>
              </w:rPr>
            </w:pPr>
            <w:r>
              <w:rPr>
                <w:rFonts w:eastAsia="Batang"/>
                <w:lang w:val="en-GB"/>
              </w:rPr>
              <w:t>result.</w:t>
            </w:r>
            <w:r w:rsidR="00B8708F">
              <w:rPr>
                <w:rFonts w:eastAsia="Batang"/>
              </w:rPr>
              <w:t>errorText</w:t>
            </w:r>
          </w:p>
        </w:tc>
        <w:tc>
          <w:tcPr>
            <w:tcW w:w="992" w:type="dxa"/>
          </w:tcPr>
          <w:p w14:paraId="27C45136" w14:textId="77777777" w:rsidR="00B8708F" w:rsidRPr="007E4029" w:rsidRDefault="00B8708F" w:rsidP="00B91AA5">
            <w:pPr>
              <w:rPr>
                <w:rFonts w:eastAsia="Batang"/>
              </w:rPr>
            </w:pPr>
            <w:r>
              <w:rPr>
                <w:rFonts w:eastAsia="Batang"/>
              </w:rPr>
              <w:t>string</w:t>
            </w:r>
          </w:p>
        </w:tc>
        <w:tc>
          <w:tcPr>
            <w:tcW w:w="4394" w:type="dxa"/>
          </w:tcPr>
          <w:p w14:paraId="316C5517" w14:textId="77777777" w:rsidR="00B8708F" w:rsidRPr="007E4029" w:rsidRDefault="00B8708F" w:rsidP="00B91AA5">
            <w:pPr>
              <w:rPr>
                <w:rFonts w:eastAsia="Batang"/>
              </w:rPr>
            </w:pPr>
            <w:r>
              <w:rPr>
                <w:rFonts w:eastAsia="Batang"/>
              </w:rPr>
              <w:t>Text som ytterliggare beskriver felet</w:t>
            </w:r>
          </w:p>
        </w:tc>
        <w:tc>
          <w:tcPr>
            <w:tcW w:w="1395" w:type="dxa"/>
          </w:tcPr>
          <w:p w14:paraId="24093058" w14:textId="77777777" w:rsidR="00B8708F" w:rsidRPr="007E4029" w:rsidRDefault="008F4A66" w:rsidP="00B91AA5">
            <w:pPr>
              <w:rPr>
                <w:rFonts w:eastAsia="Batang"/>
              </w:rPr>
            </w:pPr>
            <w:r>
              <w:rPr>
                <w:rFonts w:eastAsia="Batang"/>
              </w:rPr>
              <w:t>0..1</w:t>
            </w:r>
          </w:p>
        </w:tc>
      </w:tr>
    </w:tbl>
    <w:p w14:paraId="3142528A" w14:textId="77777777" w:rsidR="00EB24F6" w:rsidRDefault="00EB24F6" w:rsidP="00EB24F6">
      <w:pPr>
        <w:pStyle w:val="Rubrik3"/>
      </w:pPr>
      <w:r>
        <w:t>Övriga regler</w:t>
      </w:r>
    </w:p>
    <w:p w14:paraId="58655617" w14:textId="77777777" w:rsidR="00AF38F2" w:rsidRDefault="00AF38F2" w:rsidP="00B91AA5">
      <w:pPr>
        <w:rPr>
          <w:rFonts w:ascii="Calibri" w:hAnsi="Calibri"/>
          <w:sz w:val="22"/>
        </w:rPr>
      </w:pPr>
      <w:r w:rsidRPr="00810FD3">
        <w:rPr>
          <w:rFonts w:ascii="Calibri" w:hAnsi="Calibri"/>
          <w:sz w:val="22"/>
        </w:rPr>
        <w:t>Inga extra förutom de som anger om fält är obligator</w:t>
      </w:r>
      <w:r w:rsidR="007603F6">
        <w:rPr>
          <w:rFonts w:ascii="Calibri" w:hAnsi="Calibri"/>
          <w:sz w:val="22"/>
        </w:rPr>
        <w:t>iska eller valbara under fältregler</w:t>
      </w:r>
      <w:r>
        <w:rPr>
          <w:rFonts w:ascii="Calibri" w:hAnsi="Calibri"/>
          <w:sz w:val="22"/>
        </w:rPr>
        <w:t>.</w:t>
      </w:r>
    </w:p>
    <w:p w14:paraId="42A4A804" w14:textId="77777777" w:rsidR="00F44D1A" w:rsidRDefault="00853006" w:rsidP="00267947">
      <w:pPr>
        <w:pStyle w:val="Rubrik2"/>
      </w:pPr>
      <w:r>
        <w:br w:type="page"/>
      </w:r>
      <w:bookmarkStart w:id="98" w:name="_Toc283620709"/>
      <w:r w:rsidR="00F44D1A">
        <w:t>RevokeMedicalCertificate</w:t>
      </w:r>
      <w:bookmarkEnd w:id="98"/>
      <w:r w:rsidR="00F44D1A">
        <w:t xml:space="preserve"> </w:t>
      </w:r>
    </w:p>
    <w:p w14:paraId="41CE7E5D" w14:textId="77777777" w:rsidR="001F69F1" w:rsidRDefault="001F69F1" w:rsidP="00B91AA5">
      <w:r w:rsidRPr="00406201">
        <w:t xml:space="preserve">Tjänsten </w:t>
      </w:r>
      <w:r>
        <w:t>skickar ett meddelande om en rättelse av ett tidigare inskickat läkarintyg. Både begäran och svar består av xml-dokument.</w:t>
      </w:r>
    </w:p>
    <w:p w14:paraId="29D2989E" w14:textId="77777777" w:rsidR="001F69F1" w:rsidRDefault="0005304C" w:rsidP="00267947">
      <w:pPr>
        <w:pStyle w:val="Rubrik3"/>
      </w:pPr>
      <w:r>
        <w:t>Fältregler</w:t>
      </w:r>
    </w:p>
    <w:p w14:paraId="0F35AF48" w14:textId="77777777" w:rsidR="001F69F1" w:rsidRDefault="00C27E46" w:rsidP="00B91AA5">
      <w:r>
        <w:t>Rättelse</w:t>
      </w:r>
      <w:r w:rsidR="001F69F1">
        <w:t xml:space="preserve"> som vården skickar till Försäkringskassan utgår alltid från ett specifikt tidigare inskickat läkarintyg. Detta innebär att en mängd information i meddelandet härstammar från detta läkarintyg. </w:t>
      </w:r>
      <w:r w:rsidR="004A063D">
        <w:t>Nedanstående tabell beskriver varje individuellt fält i begäran och svar. Kardinaliteten beskriver om ett fält är valfritt (0..1) eller obligatoriskt (1..1).</w:t>
      </w:r>
    </w:p>
    <w:p w14:paraId="19921462" w14:textId="77777777" w:rsidR="001F69F1" w:rsidRPr="00E30D2E" w:rsidRDefault="001F69F1" w:rsidP="00B91AA5">
      <w:pPr>
        <w:pStyle w:val="Brdtext"/>
        <w:ind w:left="0"/>
      </w:pPr>
    </w:p>
    <w:tbl>
      <w:tblPr>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227"/>
        <w:gridCol w:w="992"/>
        <w:gridCol w:w="4394"/>
        <w:gridCol w:w="1395"/>
      </w:tblGrid>
      <w:tr w:rsidR="00D366C4" w:rsidRPr="004E06B5" w14:paraId="61E1644D" w14:textId="77777777" w:rsidTr="00D366C4">
        <w:tc>
          <w:tcPr>
            <w:tcW w:w="3227" w:type="dxa"/>
            <w:shd w:val="clear" w:color="auto" w:fill="B3B3B3"/>
          </w:tcPr>
          <w:p w14:paraId="1424A20F" w14:textId="77777777" w:rsidR="00D366C4" w:rsidRPr="008771B1" w:rsidRDefault="00D366C4" w:rsidP="00B91AA5">
            <w:pPr>
              <w:rPr>
                <w:rFonts w:eastAsia="Batang"/>
                <w:b/>
              </w:rPr>
            </w:pPr>
            <w:r w:rsidRPr="008771B1">
              <w:rPr>
                <w:rFonts w:eastAsia="Batang"/>
                <w:b/>
              </w:rPr>
              <w:t>Namn</w:t>
            </w:r>
          </w:p>
        </w:tc>
        <w:tc>
          <w:tcPr>
            <w:tcW w:w="992" w:type="dxa"/>
            <w:shd w:val="clear" w:color="auto" w:fill="B3B3B3"/>
          </w:tcPr>
          <w:p w14:paraId="5C69E49A" w14:textId="77777777" w:rsidR="00D366C4" w:rsidRPr="008771B1" w:rsidRDefault="00D366C4" w:rsidP="00B91AA5">
            <w:pPr>
              <w:rPr>
                <w:rFonts w:eastAsia="Batang"/>
                <w:b/>
              </w:rPr>
            </w:pPr>
            <w:r w:rsidRPr="008771B1">
              <w:rPr>
                <w:rFonts w:eastAsia="Batang"/>
                <w:b/>
              </w:rPr>
              <w:t>Typ</w:t>
            </w:r>
          </w:p>
        </w:tc>
        <w:tc>
          <w:tcPr>
            <w:tcW w:w="4394" w:type="dxa"/>
            <w:shd w:val="clear" w:color="auto" w:fill="B3B3B3"/>
          </w:tcPr>
          <w:p w14:paraId="6573C8E7" w14:textId="77777777" w:rsidR="00D366C4" w:rsidRPr="008771B1" w:rsidRDefault="00D366C4" w:rsidP="00B91AA5">
            <w:pPr>
              <w:rPr>
                <w:rFonts w:eastAsia="Batang"/>
                <w:b/>
              </w:rPr>
            </w:pPr>
            <w:r w:rsidRPr="00D366C4">
              <w:rPr>
                <w:b/>
              </w:rPr>
              <w:t>Beskrivning</w:t>
            </w:r>
          </w:p>
        </w:tc>
        <w:tc>
          <w:tcPr>
            <w:tcW w:w="1395" w:type="dxa"/>
            <w:shd w:val="clear" w:color="auto" w:fill="B3B3B3"/>
          </w:tcPr>
          <w:p w14:paraId="25EF2168" w14:textId="77777777" w:rsidR="00D366C4" w:rsidRDefault="00D366C4" w:rsidP="00B91AA5">
            <w:pPr>
              <w:rPr>
                <w:rFonts w:eastAsia="Batang"/>
                <w:b/>
              </w:rPr>
            </w:pPr>
            <w:r>
              <w:rPr>
                <w:rFonts w:eastAsia="Batang"/>
                <w:b/>
              </w:rPr>
              <w:t>Kardinalitet</w:t>
            </w:r>
          </w:p>
        </w:tc>
      </w:tr>
      <w:tr w:rsidR="001F69F1" w:rsidRPr="004E06B5" w14:paraId="55902575" w14:textId="77777777" w:rsidTr="00D366C4">
        <w:tc>
          <w:tcPr>
            <w:tcW w:w="3227" w:type="dxa"/>
          </w:tcPr>
          <w:p w14:paraId="1ED1CFCB" w14:textId="77777777" w:rsidR="001F69F1" w:rsidRPr="00D10D9E" w:rsidRDefault="001F69F1" w:rsidP="00B91AA5">
            <w:pPr>
              <w:rPr>
                <w:rFonts w:eastAsia="Batang"/>
                <w:b/>
              </w:rPr>
            </w:pPr>
            <w:r w:rsidRPr="00D10D9E">
              <w:rPr>
                <w:rFonts w:eastAsia="Batang"/>
                <w:b/>
              </w:rPr>
              <w:t>Begäran</w:t>
            </w:r>
          </w:p>
        </w:tc>
        <w:tc>
          <w:tcPr>
            <w:tcW w:w="992" w:type="dxa"/>
          </w:tcPr>
          <w:p w14:paraId="721D4ED9" w14:textId="77777777" w:rsidR="001F69F1" w:rsidRPr="008771B1" w:rsidRDefault="001F69F1" w:rsidP="00B91AA5">
            <w:pPr>
              <w:rPr>
                <w:rFonts w:eastAsia="Batang"/>
              </w:rPr>
            </w:pPr>
          </w:p>
        </w:tc>
        <w:tc>
          <w:tcPr>
            <w:tcW w:w="4394" w:type="dxa"/>
          </w:tcPr>
          <w:p w14:paraId="6966CC32" w14:textId="77777777" w:rsidR="001F69F1" w:rsidRPr="008771B1" w:rsidRDefault="001F69F1" w:rsidP="00B91AA5">
            <w:pPr>
              <w:rPr>
                <w:rFonts w:eastAsia="Batang"/>
              </w:rPr>
            </w:pPr>
          </w:p>
        </w:tc>
        <w:tc>
          <w:tcPr>
            <w:tcW w:w="1395" w:type="dxa"/>
          </w:tcPr>
          <w:p w14:paraId="27B493A0" w14:textId="77777777" w:rsidR="001F69F1" w:rsidRPr="008771B1" w:rsidRDefault="001F69F1" w:rsidP="00B91AA5">
            <w:pPr>
              <w:rPr>
                <w:rFonts w:eastAsia="Batang"/>
              </w:rPr>
            </w:pPr>
          </w:p>
        </w:tc>
      </w:tr>
      <w:tr w:rsidR="003A37C4" w:rsidRPr="004E06B5" w14:paraId="1F6CED87" w14:textId="77777777" w:rsidTr="00D366C4">
        <w:tc>
          <w:tcPr>
            <w:tcW w:w="3227" w:type="dxa"/>
          </w:tcPr>
          <w:p w14:paraId="15F9EC86" w14:textId="77777777" w:rsidR="003A37C4" w:rsidRPr="003A37C4" w:rsidRDefault="003A37C4" w:rsidP="00B91AA5">
            <w:pPr>
              <w:rPr>
                <w:rFonts w:eastAsia="Batang"/>
              </w:rPr>
            </w:pPr>
            <w:r w:rsidRPr="003A37C4">
              <w:rPr>
                <w:rFonts w:eastAsia="Batang"/>
              </w:rPr>
              <w:t>revoke</w:t>
            </w:r>
          </w:p>
        </w:tc>
        <w:tc>
          <w:tcPr>
            <w:tcW w:w="992" w:type="dxa"/>
          </w:tcPr>
          <w:p w14:paraId="2FF37D30" w14:textId="77777777" w:rsidR="003A37C4" w:rsidRPr="008771B1" w:rsidRDefault="003A37C4" w:rsidP="00B91AA5">
            <w:pPr>
              <w:rPr>
                <w:rFonts w:eastAsia="Batang"/>
              </w:rPr>
            </w:pPr>
          </w:p>
        </w:tc>
        <w:tc>
          <w:tcPr>
            <w:tcW w:w="4394" w:type="dxa"/>
          </w:tcPr>
          <w:p w14:paraId="2B16703B" w14:textId="77777777" w:rsidR="003A37C4" w:rsidRPr="008771B1" w:rsidRDefault="003A37C4" w:rsidP="00B91AA5">
            <w:pPr>
              <w:rPr>
                <w:rFonts w:eastAsia="Batang"/>
              </w:rPr>
            </w:pPr>
            <w:r>
              <w:rPr>
                <w:rFonts w:eastAsia="Batang"/>
              </w:rPr>
              <w:t>Rättelsen</w:t>
            </w:r>
          </w:p>
        </w:tc>
        <w:tc>
          <w:tcPr>
            <w:tcW w:w="1395" w:type="dxa"/>
          </w:tcPr>
          <w:p w14:paraId="16DC6074" w14:textId="77777777" w:rsidR="003A37C4" w:rsidRPr="008771B1" w:rsidRDefault="003A37C4" w:rsidP="00B91AA5">
            <w:pPr>
              <w:rPr>
                <w:rFonts w:eastAsia="Batang"/>
              </w:rPr>
            </w:pPr>
            <w:r>
              <w:rPr>
                <w:rFonts w:eastAsia="Batang"/>
              </w:rPr>
              <w:t>1..1</w:t>
            </w:r>
          </w:p>
        </w:tc>
      </w:tr>
      <w:tr w:rsidR="001F69F1" w:rsidRPr="00D10D9E" w14:paraId="7DDB2661" w14:textId="77777777" w:rsidTr="00D366C4">
        <w:tc>
          <w:tcPr>
            <w:tcW w:w="3227" w:type="dxa"/>
          </w:tcPr>
          <w:p w14:paraId="30E10E0A" w14:textId="77777777" w:rsidR="001F69F1" w:rsidRPr="004107AE" w:rsidRDefault="003A37C4" w:rsidP="00B91AA5">
            <w:pPr>
              <w:rPr>
                <w:iCs/>
              </w:rPr>
            </w:pPr>
            <w:r>
              <w:rPr>
                <w:rFonts w:eastAsia="Batang"/>
              </w:rPr>
              <w:t>r</w:t>
            </w:r>
            <w:r w:rsidRPr="003A37C4">
              <w:rPr>
                <w:rFonts w:eastAsia="Batang"/>
              </w:rPr>
              <w:t>evoke</w:t>
            </w:r>
            <w:r>
              <w:rPr>
                <w:iCs/>
              </w:rPr>
              <w:t>.</w:t>
            </w:r>
            <w:r w:rsidR="001F69F1">
              <w:rPr>
                <w:iCs/>
              </w:rPr>
              <w:t>vard</w:t>
            </w:r>
            <w:r w:rsidR="001F69F1" w:rsidRPr="004107AE">
              <w:rPr>
                <w:iCs/>
              </w:rPr>
              <w:t>Referens-id</w:t>
            </w:r>
          </w:p>
        </w:tc>
        <w:tc>
          <w:tcPr>
            <w:tcW w:w="992" w:type="dxa"/>
          </w:tcPr>
          <w:p w14:paraId="44E45FBD" w14:textId="77777777" w:rsidR="001F69F1" w:rsidRDefault="001F69F1" w:rsidP="00B91AA5">
            <w:pPr>
              <w:rPr>
                <w:rFonts w:eastAsia="Batang"/>
              </w:rPr>
            </w:pPr>
            <w:r>
              <w:rPr>
                <w:rFonts w:eastAsia="Batang"/>
              </w:rPr>
              <w:t>string</w:t>
            </w:r>
          </w:p>
        </w:tc>
        <w:tc>
          <w:tcPr>
            <w:tcW w:w="4394" w:type="dxa"/>
          </w:tcPr>
          <w:p w14:paraId="0839A1CB" w14:textId="77777777" w:rsidR="001F69F1" w:rsidRDefault="001F69F1" w:rsidP="00B91AA5">
            <w:pPr>
              <w:rPr>
                <w:rFonts w:eastAsia="Batang"/>
              </w:rPr>
            </w:pPr>
            <w:r>
              <w:rPr>
                <w:rFonts w:eastAsia="Batang"/>
              </w:rPr>
              <w:t>Identitet för denna rättelse från vården</w:t>
            </w:r>
          </w:p>
        </w:tc>
        <w:tc>
          <w:tcPr>
            <w:tcW w:w="1395" w:type="dxa"/>
          </w:tcPr>
          <w:p w14:paraId="26008AD7" w14:textId="77777777" w:rsidR="001F69F1" w:rsidRDefault="003A37C4" w:rsidP="00B91AA5">
            <w:pPr>
              <w:rPr>
                <w:rFonts w:eastAsia="Batang"/>
              </w:rPr>
            </w:pPr>
            <w:r>
              <w:rPr>
                <w:rFonts w:eastAsia="Batang"/>
              </w:rPr>
              <w:t>1..1</w:t>
            </w:r>
          </w:p>
        </w:tc>
      </w:tr>
      <w:tr w:rsidR="001F69F1" w:rsidRPr="00D10D9E" w14:paraId="6EEBD3D1" w14:textId="77777777" w:rsidTr="00D366C4">
        <w:tc>
          <w:tcPr>
            <w:tcW w:w="3227" w:type="dxa"/>
          </w:tcPr>
          <w:p w14:paraId="5B5C53FE" w14:textId="77777777" w:rsidR="001F69F1" w:rsidRPr="00D10D9E" w:rsidRDefault="003A37C4" w:rsidP="00B91AA5">
            <w:pPr>
              <w:rPr>
                <w:rFonts w:eastAsia="Batang"/>
                <w:b/>
                <w:lang w:val="en-GB"/>
              </w:rPr>
            </w:pPr>
            <w:r>
              <w:rPr>
                <w:rFonts w:eastAsia="Batang"/>
              </w:rPr>
              <w:t>r</w:t>
            </w:r>
            <w:r w:rsidRPr="003A37C4">
              <w:rPr>
                <w:rFonts w:eastAsia="Batang"/>
              </w:rPr>
              <w:t>evoke</w:t>
            </w:r>
            <w:r>
              <w:rPr>
                <w:iCs/>
              </w:rPr>
              <w:t>.</w:t>
            </w:r>
            <w:r w:rsidR="001F69F1" w:rsidRPr="004107AE">
              <w:rPr>
                <w:iCs/>
              </w:rPr>
              <w:t>meddelande</w:t>
            </w:r>
          </w:p>
        </w:tc>
        <w:tc>
          <w:tcPr>
            <w:tcW w:w="992" w:type="dxa"/>
          </w:tcPr>
          <w:p w14:paraId="000F21C0" w14:textId="77777777" w:rsidR="001F69F1" w:rsidRPr="008771B1" w:rsidRDefault="001F69F1" w:rsidP="00B91AA5">
            <w:pPr>
              <w:rPr>
                <w:rFonts w:eastAsia="Batang"/>
                <w:lang w:val="en-GB"/>
              </w:rPr>
            </w:pPr>
            <w:r>
              <w:rPr>
                <w:rFonts w:eastAsia="Batang"/>
                <w:lang w:val="en-GB"/>
              </w:rPr>
              <w:t>string</w:t>
            </w:r>
          </w:p>
        </w:tc>
        <w:tc>
          <w:tcPr>
            <w:tcW w:w="4394" w:type="dxa"/>
          </w:tcPr>
          <w:p w14:paraId="5F8E7A7F" w14:textId="77777777" w:rsidR="001F69F1" w:rsidRPr="00D10D9E" w:rsidRDefault="001F69F1" w:rsidP="00B91AA5">
            <w:pPr>
              <w:rPr>
                <w:rFonts w:eastAsia="Batang"/>
              </w:rPr>
            </w:pPr>
            <w:r>
              <w:rPr>
                <w:rFonts w:eastAsia="Batang"/>
              </w:rPr>
              <w:t xml:space="preserve">Beskrivning om orsk till rättningen </w:t>
            </w:r>
          </w:p>
        </w:tc>
        <w:tc>
          <w:tcPr>
            <w:tcW w:w="1395" w:type="dxa"/>
          </w:tcPr>
          <w:p w14:paraId="77FE395E" w14:textId="77777777" w:rsidR="001F69F1" w:rsidRPr="00D10D9E" w:rsidRDefault="003A37C4" w:rsidP="00B91AA5">
            <w:pPr>
              <w:rPr>
                <w:rFonts w:eastAsia="Batang"/>
              </w:rPr>
            </w:pPr>
            <w:r>
              <w:rPr>
                <w:rFonts w:eastAsia="Batang"/>
              </w:rPr>
              <w:t>0..1</w:t>
            </w:r>
          </w:p>
        </w:tc>
      </w:tr>
      <w:tr w:rsidR="001F69F1" w:rsidRPr="00D10D9E" w14:paraId="40992808" w14:textId="77777777" w:rsidTr="00D366C4">
        <w:tc>
          <w:tcPr>
            <w:tcW w:w="3227" w:type="dxa"/>
          </w:tcPr>
          <w:p w14:paraId="6829DEC0" w14:textId="77777777" w:rsidR="001F69F1" w:rsidRPr="00D10D9E" w:rsidRDefault="003A37C4" w:rsidP="00B91AA5">
            <w:pPr>
              <w:rPr>
                <w:rFonts w:eastAsia="Batang"/>
                <w:b/>
                <w:lang w:val="en-GB"/>
              </w:rPr>
            </w:pPr>
            <w:r>
              <w:rPr>
                <w:rFonts w:eastAsia="Batang"/>
              </w:rPr>
              <w:t>r</w:t>
            </w:r>
            <w:r w:rsidRPr="003A37C4">
              <w:rPr>
                <w:rFonts w:eastAsia="Batang"/>
              </w:rPr>
              <w:t>evoke</w:t>
            </w:r>
            <w:r>
              <w:rPr>
                <w:iCs/>
              </w:rPr>
              <w:t>.</w:t>
            </w:r>
            <w:r w:rsidR="001F69F1" w:rsidRPr="007E2660">
              <w:rPr>
                <w:iCs/>
              </w:rPr>
              <w:t>avsantTidpunkt</w:t>
            </w:r>
          </w:p>
        </w:tc>
        <w:tc>
          <w:tcPr>
            <w:tcW w:w="992" w:type="dxa"/>
          </w:tcPr>
          <w:p w14:paraId="29536642" w14:textId="77777777" w:rsidR="001F69F1" w:rsidRPr="008771B1" w:rsidRDefault="001F69F1" w:rsidP="00B91AA5">
            <w:pPr>
              <w:rPr>
                <w:rFonts w:eastAsia="Batang"/>
                <w:lang w:val="en-GB"/>
              </w:rPr>
            </w:pPr>
            <w:r>
              <w:rPr>
                <w:rFonts w:eastAsia="Batang"/>
                <w:lang w:val="en-GB"/>
              </w:rPr>
              <w:t>datumtid</w:t>
            </w:r>
          </w:p>
        </w:tc>
        <w:tc>
          <w:tcPr>
            <w:tcW w:w="4394" w:type="dxa"/>
          </w:tcPr>
          <w:p w14:paraId="7F86CB23" w14:textId="77777777" w:rsidR="001F69F1" w:rsidRPr="00D10D9E" w:rsidRDefault="001F69F1" w:rsidP="00B91AA5">
            <w:pPr>
              <w:rPr>
                <w:rFonts w:eastAsia="Batang"/>
              </w:rPr>
            </w:pPr>
            <w:r>
              <w:rPr>
                <w:rFonts w:eastAsia="Batang"/>
              </w:rPr>
              <w:t>Tidpunkt då rättelsen skickades från vården</w:t>
            </w:r>
          </w:p>
        </w:tc>
        <w:tc>
          <w:tcPr>
            <w:tcW w:w="1395" w:type="dxa"/>
          </w:tcPr>
          <w:p w14:paraId="712C03C2" w14:textId="77777777" w:rsidR="001F69F1" w:rsidRPr="00D10D9E" w:rsidRDefault="003A37C4" w:rsidP="00B91AA5">
            <w:pPr>
              <w:rPr>
                <w:rFonts w:eastAsia="Batang"/>
              </w:rPr>
            </w:pPr>
            <w:r>
              <w:rPr>
                <w:rFonts w:eastAsia="Batang"/>
              </w:rPr>
              <w:t>1..1</w:t>
            </w:r>
          </w:p>
        </w:tc>
      </w:tr>
      <w:tr w:rsidR="003A37C4" w:rsidRPr="00D10D9E" w14:paraId="75DE6A84" w14:textId="77777777" w:rsidTr="003A37C4">
        <w:tc>
          <w:tcPr>
            <w:tcW w:w="3227" w:type="dxa"/>
          </w:tcPr>
          <w:p w14:paraId="4EA18CCD" w14:textId="77777777" w:rsidR="003A37C4" w:rsidRPr="007E2660" w:rsidRDefault="003A37C4" w:rsidP="003A37C4">
            <w:pPr>
              <w:rPr>
                <w:iCs/>
                <w:lang w:val="en-US"/>
              </w:rPr>
            </w:pPr>
            <w:r>
              <w:rPr>
                <w:rFonts w:eastAsia="Batang"/>
              </w:rPr>
              <w:t>r</w:t>
            </w:r>
            <w:r w:rsidRPr="003A37C4">
              <w:rPr>
                <w:rFonts w:eastAsia="Batang"/>
              </w:rPr>
              <w:t>evoke</w:t>
            </w:r>
            <w:r>
              <w:rPr>
                <w:iCs/>
              </w:rPr>
              <w:t>.</w:t>
            </w:r>
            <w:r>
              <w:rPr>
                <w:iCs/>
                <w:lang w:val="en-US"/>
              </w:rPr>
              <w:t>adressVard</w:t>
            </w:r>
          </w:p>
        </w:tc>
        <w:tc>
          <w:tcPr>
            <w:tcW w:w="992" w:type="dxa"/>
          </w:tcPr>
          <w:p w14:paraId="26A382C5" w14:textId="77777777" w:rsidR="003A37C4" w:rsidRDefault="003A37C4" w:rsidP="003A37C4">
            <w:pPr>
              <w:rPr>
                <w:rFonts w:eastAsia="Batang"/>
                <w:lang w:val="en-GB"/>
              </w:rPr>
            </w:pPr>
          </w:p>
        </w:tc>
        <w:tc>
          <w:tcPr>
            <w:tcW w:w="4394" w:type="dxa"/>
          </w:tcPr>
          <w:p w14:paraId="69DC816D" w14:textId="77777777" w:rsidR="003A37C4" w:rsidRDefault="003A37C4" w:rsidP="003A37C4">
            <w:pPr>
              <w:rPr>
                <w:rFonts w:eastAsia="Batang"/>
              </w:rPr>
            </w:pPr>
            <w:r>
              <w:rPr>
                <w:rFonts w:eastAsia="Batang"/>
              </w:rPr>
              <w:t>Vårdadress</w:t>
            </w:r>
          </w:p>
        </w:tc>
        <w:tc>
          <w:tcPr>
            <w:tcW w:w="1395" w:type="dxa"/>
          </w:tcPr>
          <w:p w14:paraId="4B5E25D6" w14:textId="77777777" w:rsidR="003A37C4" w:rsidRDefault="003A37C4" w:rsidP="003A37C4">
            <w:pPr>
              <w:rPr>
                <w:rFonts w:eastAsia="Batang"/>
              </w:rPr>
            </w:pPr>
            <w:r>
              <w:rPr>
                <w:rFonts w:eastAsia="Batang"/>
              </w:rPr>
              <w:t>1..1</w:t>
            </w:r>
          </w:p>
        </w:tc>
      </w:tr>
      <w:tr w:rsidR="003A37C4" w:rsidRPr="00D10D9E" w14:paraId="130E1D70" w14:textId="77777777" w:rsidTr="003A37C4">
        <w:tc>
          <w:tcPr>
            <w:tcW w:w="3227" w:type="dxa"/>
          </w:tcPr>
          <w:p w14:paraId="70A939BE" w14:textId="77777777" w:rsidR="003A37C4" w:rsidRDefault="003A37C4" w:rsidP="003A37C4">
            <w:pPr>
              <w:rPr>
                <w:iCs/>
                <w:lang w:val="en-US"/>
              </w:rPr>
            </w:pPr>
            <w:r>
              <w:rPr>
                <w:iCs/>
                <w:lang w:val="en-US"/>
              </w:rPr>
              <w:t>..adressVard.hosPersonal</w:t>
            </w:r>
          </w:p>
        </w:tc>
        <w:tc>
          <w:tcPr>
            <w:tcW w:w="992" w:type="dxa"/>
          </w:tcPr>
          <w:p w14:paraId="27192E87" w14:textId="77777777" w:rsidR="003A37C4" w:rsidRDefault="003A37C4" w:rsidP="003A37C4">
            <w:pPr>
              <w:rPr>
                <w:rFonts w:eastAsia="Batang"/>
                <w:lang w:val="en-GB"/>
              </w:rPr>
            </w:pPr>
          </w:p>
        </w:tc>
        <w:tc>
          <w:tcPr>
            <w:tcW w:w="4394" w:type="dxa"/>
          </w:tcPr>
          <w:p w14:paraId="0C1AB84E" w14:textId="77777777" w:rsidR="003A37C4" w:rsidRDefault="003A37C4" w:rsidP="003A37C4">
            <w:pPr>
              <w:rPr>
                <w:rFonts w:eastAsia="Batang"/>
              </w:rPr>
            </w:pPr>
            <w:r>
              <w:rPr>
                <w:rFonts w:eastAsia="Batang"/>
              </w:rPr>
              <w:t>Vårdpersonal</w:t>
            </w:r>
          </w:p>
        </w:tc>
        <w:tc>
          <w:tcPr>
            <w:tcW w:w="1395" w:type="dxa"/>
          </w:tcPr>
          <w:p w14:paraId="781D31D8" w14:textId="77777777" w:rsidR="003A37C4" w:rsidRDefault="003A37C4" w:rsidP="003A37C4">
            <w:pPr>
              <w:rPr>
                <w:rFonts w:eastAsia="Batang"/>
              </w:rPr>
            </w:pPr>
            <w:r>
              <w:rPr>
                <w:rFonts w:eastAsia="Batang"/>
              </w:rPr>
              <w:t>1..1</w:t>
            </w:r>
          </w:p>
        </w:tc>
      </w:tr>
      <w:tr w:rsidR="003A37C4" w:rsidRPr="00D10D9E" w14:paraId="0F2FE263" w14:textId="77777777" w:rsidTr="003A37C4">
        <w:tc>
          <w:tcPr>
            <w:tcW w:w="3227" w:type="dxa"/>
          </w:tcPr>
          <w:p w14:paraId="1F8C0FCE" w14:textId="77777777" w:rsidR="003A37C4" w:rsidRPr="00D10D9E" w:rsidRDefault="003A37C4" w:rsidP="003A37C4">
            <w:pPr>
              <w:rPr>
                <w:rFonts w:eastAsia="Batang"/>
                <w:b/>
                <w:lang w:val="en-GB"/>
              </w:rPr>
            </w:pPr>
            <w:r>
              <w:rPr>
                <w:iCs/>
                <w:lang w:val="en-US"/>
              </w:rPr>
              <w:t>..hosPersonal</w:t>
            </w:r>
            <w:r>
              <w:t>.</w:t>
            </w:r>
            <w:r w:rsidRPr="003968B2">
              <w:t>fullstandigtNamn</w:t>
            </w:r>
          </w:p>
        </w:tc>
        <w:tc>
          <w:tcPr>
            <w:tcW w:w="992" w:type="dxa"/>
          </w:tcPr>
          <w:p w14:paraId="5B471B90" w14:textId="77777777" w:rsidR="003A37C4" w:rsidRPr="008771B1" w:rsidRDefault="003A37C4" w:rsidP="003A37C4">
            <w:pPr>
              <w:rPr>
                <w:rFonts w:eastAsia="Batang"/>
                <w:lang w:val="en-GB"/>
              </w:rPr>
            </w:pPr>
            <w:r>
              <w:rPr>
                <w:rFonts w:eastAsia="Batang"/>
                <w:lang w:val="en-GB"/>
              </w:rPr>
              <w:t>string</w:t>
            </w:r>
          </w:p>
        </w:tc>
        <w:tc>
          <w:tcPr>
            <w:tcW w:w="4394" w:type="dxa"/>
          </w:tcPr>
          <w:p w14:paraId="51F95953" w14:textId="77777777" w:rsidR="003A37C4" w:rsidRPr="00D10D9E" w:rsidRDefault="003A37C4" w:rsidP="003A37C4">
            <w:pPr>
              <w:rPr>
                <w:rFonts w:eastAsia="Batang"/>
              </w:rPr>
            </w:pPr>
            <w:r>
              <w:rPr>
                <w:rFonts w:eastAsia="Batang"/>
              </w:rPr>
              <w:t xml:space="preserve">Namn för Hos-person </w:t>
            </w:r>
            <w:r w:rsidRPr="007E4029">
              <w:rPr>
                <w:rFonts w:eastAsia="Batang"/>
              </w:rPr>
              <w:t xml:space="preserve">som </w:t>
            </w:r>
            <w:r>
              <w:rPr>
                <w:rFonts w:eastAsia="Batang"/>
              </w:rPr>
              <w:t>skickade rättelsen.</w:t>
            </w:r>
          </w:p>
        </w:tc>
        <w:tc>
          <w:tcPr>
            <w:tcW w:w="1395" w:type="dxa"/>
          </w:tcPr>
          <w:p w14:paraId="65E4A236" w14:textId="77777777" w:rsidR="003A37C4" w:rsidRPr="00D10D9E" w:rsidRDefault="003A37C4" w:rsidP="003A37C4">
            <w:pPr>
              <w:rPr>
                <w:rFonts w:eastAsia="Batang"/>
              </w:rPr>
            </w:pPr>
            <w:r>
              <w:rPr>
                <w:rFonts w:eastAsia="Batang"/>
              </w:rPr>
              <w:t>1..1</w:t>
            </w:r>
          </w:p>
        </w:tc>
      </w:tr>
      <w:tr w:rsidR="003A37C4" w:rsidRPr="00D10D9E" w14:paraId="0ECCF570" w14:textId="77777777" w:rsidTr="003A37C4">
        <w:tc>
          <w:tcPr>
            <w:tcW w:w="3227" w:type="dxa"/>
          </w:tcPr>
          <w:p w14:paraId="3B0CB19A" w14:textId="77777777" w:rsidR="003A37C4" w:rsidRDefault="003A37C4" w:rsidP="003A37C4">
            <w:pPr>
              <w:rPr>
                <w:iCs/>
                <w:lang w:val="en-US"/>
              </w:rPr>
            </w:pPr>
            <w:r>
              <w:rPr>
                <w:iCs/>
                <w:lang w:val="en-US"/>
              </w:rPr>
              <w:t>..hosPersonal</w:t>
            </w:r>
            <w:r>
              <w:t>.forskrivarkod</w:t>
            </w:r>
          </w:p>
        </w:tc>
        <w:tc>
          <w:tcPr>
            <w:tcW w:w="992" w:type="dxa"/>
          </w:tcPr>
          <w:p w14:paraId="71063F47" w14:textId="77777777" w:rsidR="003A37C4" w:rsidRDefault="003A37C4" w:rsidP="003A37C4">
            <w:pPr>
              <w:rPr>
                <w:rFonts w:eastAsia="Batang"/>
                <w:lang w:val="en-GB"/>
              </w:rPr>
            </w:pPr>
            <w:r>
              <w:rPr>
                <w:rFonts w:eastAsia="Batang"/>
                <w:lang w:val="en-GB"/>
              </w:rPr>
              <w:t>string</w:t>
            </w:r>
          </w:p>
        </w:tc>
        <w:tc>
          <w:tcPr>
            <w:tcW w:w="4394" w:type="dxa"/>
          </w:tcPr>
          <w:p w14:paraId="17B67AEF" w14:textId="77777777" w:rsidR="003A37C4" w:rsidRDefault="003A37C4" w:rsidP="003A37C4">
            <w:pPr>
              <w:rPr>
                <w:rFonts w:eastAsia="Batang"/>
              </w:rPr>
            </w:pPr>
            <w:r>
              <w:rPr>
                <w:rFonts w:eastAsia="Batang"/>
              </w:rPr>
              <w:t>Används ej</w:t>
            </w:r>
          </w:p>
        </w:tc>
        <w:tc>
          <w:tcPr>
            <w:tcW w:w="1395" w:type="dxa"/>
          </w:tcPr>
          <w:p w14:paraId="4E96EB48" w14:textId="77777777" w:rsidR="003A37C4" w:rsidRDefault="003A37C4" w:rsidP="003A37C4">
            <w:pPr>
              <w:rPr>
                <w:rFonts w:eastAsia="Batang"/>
              </w:rPr>
            </w:pPr>
            <w:r>
              <w:rPr>
                <w:rFonts w:eastAsia="Batang"/>
              </w:rPr>
              <w:t>0..0</w:t>
            </w:r>
          </w:p>
        </w:tc>
      </w:tr>
      <w:tr w:rsidR="003A37C4" w:rsidRPr="00D10D9E" w14:paraId="375FB104" w14:textId="77777777" w:rsidTr="003A37C4">
        <w:tc>
          <w:tcPr>
            <w:tcW w:w="3227" w:type="dxa"/>
          </w:tcPr>
          <w:p w14:paraId="67F079B7" w14:textId="77777777" w:rsidR="003A37C4" w:rsidRDefault="003A37C4" w:rsidP="003A37C4">
            <w:pPr>
              <w:rPr>
                <w:iCs/>
                <w:lang w:val="en-US"/>
              </w:rPr>
            </w:pPr>
            <w:r>
              <w:rPr>
                <w:iCs/>
                <w:lang w:val="en-US"/>
              </w:rPr>
              <w:t>..hosPersonal</w:t>
            </w:r>
            <w:r>
              <w:t>.enhet</w:t>
            </w:r>
          </w:p>
        </w:tc>
        <w:tc>
          <w:tcPr>
            <w:tcW w:w="992" w:type="dxa"/>
          </w:tcPr>
          <w:p w14:paraId="0F7A4BE2" w14:textId="77777777" w:rsidR="003A37C4" w:rsidRDefault="003A37C4" w:rsidP="003A37C4">
            <w:pPr>
              <w:rPr>
                <w:rFonts w:eastAsia="Batang"/>
                <w:lang w:val="en-GB"/>
              </w:rPr>
            </w:pPr>
          </w:p>
        </w:tc>
        <w:tc>
          <w:tcPr>
            <w:tcW w:w="4394" w:type="dxa"/>
          </w:tcPr>
          <w:p w14:paraId="61BDCDE1" w14:textId="77777777" w:rsidR="003A37C4" w:rsidRDefault="003A37C4" w:rsidP="003A37C4">
            <w:pPr>
              <w:rPr>
                <w:rFonts w:eastAsia="Batang"/>
              </w:rPr>
            </w:pPr>
            <w:r>
              <w:rPr>
                <w:rFonts w:eastAsia="Batang"/>
              </w:rPr>
              <w:t>Vårdenhet</w:t>
            </w:r>
          </w:p>
        </w:tc>
        <w:tc>
          <w:tcPr>
            <w:tcW w:w="1395" w:type="dxa"/>
          </w:tcPr>
          <w:p w14:paraId="49901418" w14:textId="77777777" w:rsidR="003A37C4" w:rsidRDefault="003A37C4" w:rsidP="003A37C4">
            <w:pPr>
              <w:rPr>
                <w:rFonts w:eastAsia="Batang"/>
              </w:rPr>
            </w:pPr>
          </w:p>
        </w:tc>
      </w:tr>
      <w:tr w:rsidR="003A37C4" w:rsidRPr="00D10D9E" w14:paraId="4FF20E34" w14:textId="77777777" w:rsidTr="003A37C4">
        <w:tc>
          <w:tcPr>
            <w:tcW w:w="3227" w:type="dxa"/>
          </w:tcPr>
          <w:p w14:paraId="6D16A730" w14:textId="77777777" w:rsidR="003A37C4" w:rsidRPr="00D10D9E" w:rsidRDefault="003A37C4" w:rsidP="003A37C4">
            <w:pPr>
              <w:rPr>
                <w:rFonts w:eastAsia="Batang"/>
                <w:b/>
                <w:lang w:val="en-GB"/>
              </w:rPr>
            </w:pPr>
            <w:r>
              <w:rPr>
                <w:iCs/>
              </w:rPr>
              <w:t>..enhet</w:t>
            </w:r>
            <w:r>
              <w:t>.</w:t>
            </w:r>
            <w:r w:rsidRPr="003968B2">
              <w:t>enhets-id</w:t>
            </w:r>
          </w:p>
        </w:tc>
        <w:tc>
          <w:tcPr>
            <w:tcW w:w="992" w:type="dxa"/>
          </w:tcPr>
          <w:p w14:paraId="1918DA3F" w14:textId="77777777" w:rsidR="003A37C4" w:rsidRPr="008771B1" w:rsidRDefault="003A37C4" w:rsidP="003A37C4">
            <w:pPr>
              <w:rPr>
                <w:rFonts w:eastAsia="Batang"/>
                <w:lang w:val="en-GB"/>
              </w:rPr>
            </w:pPr>
            <w:r>
              <w:rPr>
                <w:rFonts w:eastAsia="Batang"/>
              </w:rPr>
              <w:t>h</w:t>
            </w:r>
            <w:r w:rsidRPr="004B52E9">
              <w:rPr>
                <w:rFonts w:eastAsia="Batang"/>
              </w:rPr>
              <w:t>saId</w:t>
            </w:r>
          </w:p>
        </w:tc>
        <w:tc>
          <w:tcPr>
            <w:tcW w:w="4394" w:type="dxa"/>
          </w:tcPr>
          <w:p w14:paraId="69795576" w14:textId="77777777" w:rsidR="003A37C4" w:rsidRPr="00D10D9E" w:rsidRDefault="003A37C4" w:rsidP="003A37C4">
            <w:pPr>
              <w:rPr>
                <w:rFonts w:eastAsia="Batang"/>
              </w:rPr>
            </w:pPr>
            <w:r w:rsidRPr="007E4029">
              <w:rPr>
                <w:rFonts w:eastAsia="Batang"/>
              </w:rPr>
              <w:t>Hsa-Id för Ho</w:t>
            </w:r>
            <w:r>
              <w:rPr>
                <w:rFonts w:eastAsia="Batang"/>
              </w:rPr>
              <w:t>s-vårdenhet varifrån rättelsen skickades.</w:t>
            </w:r>
          </w:p>
        </w:tc>
        <w:tc>
          <w:tcPr>
            <w:tcW w:w="1395" w:type="dxa"/>
          </w:tcPr>
          <w:p w14:paraId="6ED08102" w14:textId="77777777" w:rsidR="003A37C4" w:rsidRPr="00D10D9E" w:rsidRDefault="003A37C4" w:rsidP="003A37C4">
            <w:pPr>
              <w:rPr>
                <w:rFonts w:eastAsia="Batang"/>
              </w:rPr>
            </w:pPr>
            <w:r>
              <w:rPr>
                <w:rFonts w:eastAsia="Batang"/>
              </w:rPr>
              <w:t>1..1</w:t>
            </w:r>
          </w:p>
        </w:tc>
      </w:tr>
      <w:tr w:rsidR="003A37C4" w:rsidRPr="00D10D9E" w14:paraId="07F29247" w14:textId="77777777" w:rsidTr="003A37C4">
        <w:tc>
          <w:tcPr>
            <w:tcW w:w="3227" w:type="dxa"/>
          </w:tcPr>
          <w:p w14:paraId="1417D110" w14:textId="77777777" w:rsidR="003A37C4" w:rsidRDefault="003A37C4" w:rsidP="003A37C4">
            <w:pPr>
              <w:rPr>
                <w:iCs/>
              </w:rPr>
            </w:pPr>
            <w:r>
              <w:rPr>
                <w:iCs/>
              </w:rPr>
              <w:t>..enhet</w:t>
            </w:r>
            <w:r>
              <w:t>.</w:t>
            </w:r>
            <w:r w:rsidRPr="00A6299E">
              <w:rPr>
                <w:iCs/>
                <w:lang w:val="en-US"/>
              </w:rPr>
              <w:t>arbetsplatskod</w:t>
            </w:r>
          </w:p>
        </w:tc>
        <w:tc>
          <w:tcPr>
            <w:tcW w:w="992" w:type="dxa"/>
          </w:tcPr>
          <w:p w14:paraId="70BC0310" w14:textId="77777777" w:rsidR="003A37C4" w:rsidRDefault="003A37C4" w:rsidP="003A37C4">
            <w:pPr>
              <w:rPr>
                <w:rFonts w:eastAsia="Batang"/>
              </w:rPr>
            </w:pPr>
            <w:r>
              <w:rPr>
                <w:rFonts w:eastAsia="Batang"/>
              </w:rPr>
              <w:t>string</w:t>
            </w:r>
          </w:p>
        </w:tc>
        <w:tc>
          <w:tcPr>
            <w:tcW w:w="4394" w:type="dxa"/>
          </w:tcPr>
          <w:p w14:paraId="77CE7C1D" w14:textId="77777777" w:rsidR="003A37C4" w:rsidRPr="007E4029" w:rsidRDefault="003A37C4" w:rsidP="003A37C4">
            <w:pPr>
              <w:rPr>
                <w:rFonts w:eastAsia="Batang"/>
              </w:rPr>
            </w:pPr>
            <w:r>
              <w:rPr>
                <w:rFonts w:eastAsia="Batang"/>
              </w:rPr>
              <w:t>Används ej</w:t>
            </w:r>
          </w:p>
        </w:tc>
        <w:tc>
          <w:tcPr>
            <w:tcW w:w="1395" w:type="dxa"/>
          </w:tcPr>
          <w:p w14:paraId="477C55C0" w14:textId="77777777" w:rsidR="003A37C4" w:rsidRDefault="003A37C4" w:rsidP="003A37C4">
            <w:pPr>
              <w:rPr>
                <w:rFonts w:eastAsia="Batang"/>
              </w:rPr>
            </w:pPr>
            <w:r>
              <w:rPr>
                <w:rFonts w:eastAsia="Batang"/>
              </w:rPr>
              <w:t>0..0</w:t>
            </w:r>
          </w:p>
        </w:tc>
      </w:tr>
      <w:tr w:rsidR="003A37C4" w:rsidRPr="00D10D9E" w14:paraId="3979FC9C" w14:textId="77777777" w:rsidTr="003A37C4">
        <w:tc>
          <w:tcPr>
            <w:tcW w:w="3227" w:type="dxa"/>
          </w:tcPr>
          <w:p w14:paraId="7FE25401" w14:textId="77777777" w:rsidR="003A37C4" w:rsidRPr="00D10D9E" w:rsidRDefault="003A37C4" w:rsidP="003A37C4">
            <w:pPr>
              <w:rPr>
                <w:rFonts w:eastAsia="Batang"/>
                <w:b/>
                <w:lang w:val="en-GB"/>
              </w:rPr>
            </w:pPr>
            <w:r>
              <w:rPr>
                <w:iCs/>
              </w:rPr>
              <w:t>..enhet</w:t>
            </w:r>
            <w:r>
              <w:t>.</w:t>
            </w:r>
            <w:r w:rsidRPr="003968B2">
              <w:t>enhets-namn</w:t>
            </w:r>
          </w:p>
        </w:tc>
        <w:tc>
          <w:tcPr>
            <w:tcW w:w="992" w:type="dxa"/>
          </w:tcPr>
          <w:p w14:paraId="28BD9CA1" w14:textId="77777777" w:rsidR="003A37C4" w:rsidRPr="008771B1" w:rsidRDefault="003A37C4" w:rsidP="003A37C4">
            <w:pPr>
              <w:rPr>
                <w:rFonts w:eastAsia="Batang"/>
                <w:lang w:val="en-GB"/>
              </w:rPr>
            </w:pPr>
            <w:r>
              <w:rPr>
                <w:rFonts w:eastAsia="Batang"/>
                <w:lang w:val="en-GB"/>
              </w:rPr>
              <w:t>string</w:t>
            </w:r>
          </w:p>
        </w:tc>
        <w:tc>
          <w:tcPr>
            <w:tcW w:w="4394" w:type="dxa"/>
          </w:tcPr>
          <w:p w14:paraId="0D2EA67B" w14:textId="77777777" w:rsidR="003A37C4" w:rsidRPr="00D10D9E" w:rsidRDefault="003A37C4" w:rsidP="003A37C4">
            <w:pPr>
              <w:rPr>
                <w:rFonts w:eastAsia="Batang"/>
              </w:rPr>
            </w:pPr>
            <w:r>
              <w:rPr>
                <w:rFonts w:eastAsia="Batang"/>
              </w:rPr>
              <w:t>Namn på</w:t>
            </w:r>
            <w:r w:rsidRPr="007E4029">
              <w:rPr>
                <w:rFonts w:eastAsia="Batang"/>
              </w:rPr>
              <w:t xml:space="preserve"> Ho</w:t>
            </w:r>
            <w:r>
              <w:rPr>
                <w:rFonts w:eastAsia="Batang"/>
              </w:rPr>
              <w:t>s-vårdenhet varifrån rättelsen skickades.</w:t>
            </w:r>
          </w:p>
        </w:tc>
        <w:tc>
          <w:tcPr>
            <w:tcW w:w="1395" w:type="dxa"/>
          </w:tcPr>
          <w:p w14:paraId="51B575EE" w14:textId="77777777" w:rsidR="003A37C4" w:rsidRPr="00D10D9E" w:rsidRDefault="003A37C4" w:rsidP="003A37C4">
            <w:pPr>
              <w:rPr>
                <w:rFonts w:eastAsia="Batang"/>
              </w:rPr>
            </w:pPr>
            <w:r>
              <w:rPr>
                <w:rFonts w:eastAsia="Batang"/>
              </w:rPr>
              <w:t>1..1</w:t>
            </w:r>
          </w:p>
        </w:tc>
      </w:tr>
      <w:tr w:rsidR="001F69F1" w:rsidRPr="00D10D9E" w14:paraId="08371825" w14:textId="77777777" w:rsidTr="00D366C4">
        <w:tc>
          <w:tcPr>
            <w:tcW w:w="3227" w:type="dxa"/>
          </w:tcPr>
          <w:p w14:paraId="17DCBBA6" w14:textId="77777777" w:rsidR="001F69F1" w:rsidRPr="00D10D9E" w:rsidRDefault="00D07C1F" w:rsidP="00B91AA5">
            <w:pPr>
              <w:rPr>
                <w:rFonts w:eastAsia="Batang"/>
                <w:b/>
                <w:lang w:val="en-GB"/>
              </w:rPr>
            </w:pPr>
            <w:r>
              <w:rPr>
                <w:iCs/>
              </w:rPr>
              <w:t>..</w:t>
            </w:r>
            <w:r w:rsidR="001F69F1">
              <w:rPr>
                <w:iCs/>
              </w:rPr>
              <w:t>enhet</w:t>
            </w:r>
            <w:r w:rsidR="001F69F1">
              <w:t>.postadress</w:t>
            </w:r>
          </w:p>
        </w:tc>
        <w:tc>
          <w:tcPr>
            <w:tcW w:w="992" w:type="dxa"/>
          </w:tcPr>
          <w:p w14:paraId="0A179404" w14:textId="77777777" w:rsidR="001F69F1" w:rsidRPr="008771B1" w:rsidRDefault="001F69F1" w:rsidP="00B91AA5">
            <w:pPr>
              <w:rPr>
                <w:rFonts w:eastAsia="Batang"/>
                <w:lang w:val="en-GB"/>
              </w:rPr>
            </w:pPr>
            <w:r>
              <w:rPr>
                <w:rFonts w:eastAsia="Batang"/>
                <w:lang w:val="en-GB"/>
              </w:rPr>
              <w:t>string</w:t>
            </w:r>
          </w:p>
        </w:tc>
        <w:tc>
          <w:tcPr>
            <w:tcW w:w="4394" w:type="dxa"/>
          </w:tcPr>
          <w:p w14:paraId="45962695" w14:textId="77777777" w:rsidR="001F69F1" w:rsidRPr="00D10D9E" w:rsidRDefault="001F69F1" w:rsidP="00B91AA5">
            <w:pPr>
              <w:rPr>
                <w:rFonts w:eastAsia="Batang"/>
              </w:rPr>
            </w:pPr>
            <w:r>
              <w:rPr>
                <w:rFonts w:eastAsia="Batang"/>
              </w:rPr>
              <w:t>Postadress</w:t>
            </w:r>
            <w:r w:rsidRPr="007E4029">
              <w:rPr>
                <w:rFonts w:eastAsia="Batang"/>
              </w:rPr>
              <w:t xml:space="preserve"> för Ho</w:t>
            </w:r>
            <w:r>
              <w:rPr>
                <w:rFonts w:eastAsia="Batang"/>
              </w:rPr>
              <w:t>s-vårdenhet varifrån rättelsen skickades.</w:t>
            </w:r>
          </w:p>
        </w:tc>
        <w:tc>
          <w:tcPr>
            <w:tcW w:w="1395" w:type="dxa"/>
          </w:tcPr>
          <w:p w14:paraId="2C5306C2" w14:textId="77777777" w:rsidR="001F69F1" w:rsidRPr="00D10D9E" w:rsidRDefault="00D07C1F" w:rsidP="00B91AA5">
            <w:pPr>
              <w:rPr>
                <w:rFonts w:eastAsia="Batang"/>
              </w:rPr>
            </w:pPr>
            <w:r>
              <w:rPr>
                <w:rFonts w:eastAsia="Batang"/>
              </w:rPr>
              <w:t>0..1</w:t>
            </w:r>
          </w:p>
        </w:tc>
      </w:tr>
      <w:tr w:rsidR="001F69F1" w:rsidRPr="00D10D9E" w14:paraId="302B39B5" w14:textId="77777777" w:rsidTr="00D366C4">
        <w:tc>
          <w:tcPr>
            <w:tcW w:w="3227" w:type="dxa"/>
          </w:tcPr>
          <w:p w14:paraId="44A60AD9" w14:textId="77777777" w:rsidR="001F69F1" w:rsidRPr="00D10D9E" w:rsidRDefault="00D07C1F" w:rsidP="00B91AA5">
            <w:pPr>
              <w:rPr>
                <w:rFonts w:eastAsia="Batang"/>
                <w:b/>
                <w:lang w:val="en-GB"/>
              </w:rPr>
            </w:pPr>
            <w:r>
              <w:rPr>
                <w:iCs/>
              </w:rPr>
              <w:t>..</w:t>
            </w:r>
            <w:r w:rsidR="001F69F1">
              <w:rPr>
                <w:iCs/>
              </w:rPr>
              <w:t>enhet</w:t>
            </w:r>
            <w:r w:rsidR="001F69F1">
              <w:t>.postnummer</w:t>
            </w:r>
          </w:p>
        </w:tc>
        <w:tc>
          <w:tcPr>
            <w:tcW w:w="992" w:type="dxa"/>
          </w:tcPr>
          <w:p w14:paraId="30FB04A5" w14:textId="77777777" w:rsidR="001F69F1" w:rsidRPr="008771B1" w:rsidRDefault="001F69F1" w:rsidP="00B91AA5">
            <w:pPr>
              <w:rPr>
                <w:rFonts w:eastAsia="Batang"/>
                <w:lang w:val="en-GB"/>
              </w:rPr>
            </w:pPr>
            <w:r>
              <w:rPr>
                <w:rFonts w:eastAsia="Batang"/>
                <w:lang w:val="en-GB"/>
              </w:rPr>
              <w:t>string</w:t>
            </w:r>
          </w:p>
        </w:tc>
        <w:tc>
          <w:tcPr>
            <w:tcW w:w="4394" w:type="dxa"/>
          </w:tcPr>
          <w:p w14:paraId="28EDF14E" w14:textId="77777777" w:rsidR="001F69F1" w:rsidRPr="00D10D9E" w:rsidRDefault="001F69F1" w:rsidP="00B91AA5">
            <w:pPr>
              <w:rPr>
                <w:rFonts w:eastAsia="Batang"/>
              </w:rPr>
            </w:pPr>
            <w:r>
              <w:rPr>
                <w:rFonts w:eastAsia="Batang"/>
              </w:rPr>
              <w:t>Postnummer</w:t>
            </w:r>
            <w:r w:rsidRPr="007E4029">
              <w:rPr>
                <w:rFonts w:eastAsia="Batang"/>
              </w:rPr>
              <w:t xml:space="preserve"> för Ho</w:t>
            </w:r>
            <w:r>
              <w:rPr>
                <w:rFonts w:eastAsia="Batang"/>
              </w:rPr>
              <w:t>s-vårdenhet varifrån rättelsen skickades.</w:t>
            </w:r>
          </w:p>
        </w:tc>
        <w:tc>
          <w:tcPr>
            <w:tcW w:w="1395" w:type="dxa"/>
          </w:tcPr>
          <w:p w14:paraId="4B4EFC20" w14:textId="77777777" w:rsidR="001F69F1" w:rsidRPr="00D10D9E" w:rsidRDefault="00D07C1F" w:rsidP="00B91AA5">
            <w:pPr>
              <w:rPr>
                <w:rFonts w:eastAsia="Batang"/>
              </w:rPr>
            </w:pPr>
            <w:r>
              <w:rPr>
                <w:rFonts w:eastAsia="Batang"/>
              </w:rPr>
              <w:t>0..1</w:t>
            </w:r>
          </w:p>
        </w:tc>
      </w:tr>
      <w:tr w:rsidR="001F69F1" w:rsidRPr="00D10D9E" w14:paraId="1F7EE3E2" w14:textId="77777777" w:rsidTr="00D366C4">
        <w:tc>
          <w:tcPr>
            <w:tcW w:w="3227" w:type="dxa"/>
          </w:tcPr>
          <w:p w14:paraId="0551A5AE" w14:textId="77777777" w:rsidR="001F69F1" w:rsidRPr="00D10D9E" w:rsidRDefault="00D07C1F" w:rsidP="00B91AA5">
            <w:pPr>
              <w:rPr>
                <w:rFonts w:eastAsia="Batang"/>
                <w:b/>
                <w:lang w:val="en-GB"/>
              </w:rPr>
            </w:pPr>
            <w:r>
              <w:rPr>
                <w:iCs/>
              </w:rPr>
              <w:t>..</w:t>
            </w:r>
            <w:r w:rsidR="001F69F1">
              <w:rPr>
                <w:iCs/>
              </w:rPr>
              <w:t>enhet</w:t>
            </w:r>
            <w:r w:rsidR="001F69F1">
              <w:t>.postort</w:t>
            </w:r>
          </w:p>
        </w:tc>
        <w:tc>
          <w:tcPr>
            <w:tcW w:w="992" w:type="dxa"/>
          </w:tcPr>
          <w:p w14:paraId="284DBE48" w14:textId="77777777" w:rsidR="001F69F1" w:rsidRPr="008771B1" w:rsidRDefault="001F69F1" w:rsidP="00B91AA5">
            <w:pPr>
              <w:rPr>
                <w:rFonts w:eastAsia="Batang"/>
                <w:lang w:val="en-GB"/>
              </w:rPr>
            </w:pPr>
            <w:r>
              <w:rPr>
                <w:rFonts w:eastAsia="Batang"/>
                <w:lang w:val="en-GB"/>
              </w:rPr>
              <w:t>string</w:t>
            </w:r>
          </w:p>
        </w:tc>
        <w:tc>
          <w:tcPr>
            <w:tcW w:w="4394" w:type="dxa"/>
          </w:tcPr>
          <w:p w14:paraId="4989A13A" w14:textId="77777777" w:rsidR="001F69F1" w:rsidRPr="00D10D9E" w:rsidRDefault="001F69F1" w:rsidP="00B91AA5">
            <w:pPr>
              <w:rPr>
                <w:rFonts w:eastAsia="Batang"/>
              </w:rPr>
            </w:pPr>
            <w:r>
              <w:rPr>
                <w:rFonts w:eastAsia="Batang"/>
              </w:rPr>
              <w:t>Postort</w:t>
            </w:r>
            <w:r w:rsidRPr="007E4029">
              <w:rPr>
                <w:rFonts w:eastAsia="Batang"/>
              </w:rPr>
              <w:t xml:space="preserve"> för Ho</w:t>
            </w:r>
            <w:r>
              <w:rPr>
                <w:rFonts w:eastAsia="Batang"/>
              </w:rPr>
              <w:t>s-vårdenhet varifrån rättelsen skickades.</w:t>
            </w:r>
          </w:p>
        </w:tc>
        <w:tc>
          <w:tcPr>
            <w:tcW w:w="1395" w:type="dxa"/>
          </w:tcPr>
          <w:p w14:paraId="3FFB1C71" w14:textId="77777777" w:rsidR="001F69F1" w:rsidRPr="00D10D9E" w:rsidRDefault="00D07C1F" w:rsidP="00B91AA5">
            <w:pPr>
              <w:rPr>
                <w:rFonts w:eastAsia="Batang"/>
              </w:rPr>
            </w:pPr>
            <w:r>
              <w:rPr>
                <w:rFonts w:eastAsia="Batang"/>
              </w:rPr>
              <w:t>0..1</w:t>
            </w:r>
          </w:p>
        </w:tc>
      </w:tr>
      <w:tr w:rsidR="001F69F1" w:rsidRPr="00D10D9E" w14:paraId="6606C852" w14:textId="77777777" w:rsidTr="00D366C4">
        <w:tc>
          <w:tcPr>
            <w:tcW w:w="3227" w:type="dxa"/>
          </w:tcPr>
          <w:p w14:paraId="61F91DDB" w14:textId="77777777" w:rsidR="001F69F1" w:rsidRPr="00D10D9E" w:rsidRDefault="00D07C1F" w:rsidP="00B91AA5">
            <w:pPr>
              <w:rPr>
                <w:rFonts w:eastAsia="Batang"/>
                <w:b/>
                <w:lang w:val="en-GB"/>
              </w:rPr>
            </w:pPr>
            <w:r>
              <w:rPr>
                <w:iCs/>
              </w:rPr>
              <w:t>..</w:t>
            </w:r>
            <w:r w:rsidR="001F69F1">
              <w:rPr>
                <w:iCs/>
              </w:rPr>
              <w:t>enhet</w:t>
            </w:r>
            <w:r w:rsidR="001F69F1">
              <w:t>.telefonnummer</w:t>
            </w:r>
          </w:p>
        </w:tc>
        <w:tc>
          <w:tcPr>
            <w:tcW w:w="992" w:type="dxa"/>
          </w:tcPr>
          <w:p w14:paraId="2CFB42B6" w14:textId="77777777" w:rsidR="001F69F1" w:rsidRPr="008771B1" w:rsidRDefault="001F69F1" w:rsidP="00B91AA5">
            <w:pPr>
              <w:rPr>
                <w:rFonts w:eastAsia="Batang"/>
                <w:lang w:val="en-GB"/>
              </w:rPr>
            </w:pPr>
            <w:r>
              <w:rPr>
                <w:rFonts w:eastAsia="Batang"/>
                <w:lang w:val="en-GB"/>
              </w:rPr>
              <w:t>string</w:t>
            </w:r>
          </w:p>
        </w:tc>
        <w:tc>
          <w:tcPr>
            <w:tcW w:w="4394" w:type="dxa"/>
          </w:tcPr>
          <w:p w14:paraId="3E3B0607" w14:textId="77777777" w:rsidR="001F69F1" w:rsidRPr="00D10D9E" w:rsidRDefault="001F69F1" w:rsidP="00B91AA5">
            <w:pPr>
              <w:rPr>
                <w:rFonts w:eastAsia="Batang"/>
              </w:rPr>
            </w:pPr>
            <w:r>
              <w:rPr>
                <w:rFonts w:eastAsia="Batang"/>
              </w:rPr>
              <w:t>Telefonnummer till</w:t>
            </w:r>
            <w:r w:rsidRPr="007E4029">
              <w:rPr>
                <w:rFonts w:eastAsia="Batang"/>
              </w:rPr>
              <w:t xml:space="preserve"> Ho</w:t>
            </w:r>
            <w:r>
              <w:rPr>
                <w:rFonts w:eastAsia="Batang"/>
              </w:rPr>
              <w:t>s-vårdenhet varifrån rättelsen skickades.</w:t>
            </w:r>
          </w:p>
        </w:tc>
        <w:tc>
          <w:tcPr>
            <w:tcW w:w="1395" w:type="dxa"/>
          </w:tcPr>
          <w:p w14:paraId="79630013" w14:textId="77777777" w:rsidR="001F69F1" w:rsidRPr="00D10D9E" w:rsidRDefault="00D07C1F" w:rsidP="00B91AA5">
            <w:pPr>
              <w:rPr>
                <w:rFonts w:eastAsia="Batang"/>
              </w:rPr>
            </w:pPr>
            <w:r>
              <w:rPr>
                <w:rFonts w:eastAsia="Batang"/>
              </w:rPr>
              <w:t>0..1</w:t>
            </w:r>
          </w:p>
        </w:tc>
      </w:tr>
      <w:tr w:rsidR="001F69F1" w:rsidRPr="00D10D9E" w14:paraId="71A31353" w14:textId="77777777" w:rsidTr="00D366C4">
        <w:tc>
          <w:tcPr>
            <w:tcW w:w="3227" w:type="dxa"/>
          </w:tcPr>
          <w:p w14:paraId="2D3FCF87" w14:textId="77777777" w:rsidR="001F69F1" w:rsidRPr="00D10D9E" w:rsidRDefault="00D07C1F" w:rsidP="00B91AA5">
            <w:pPr>
              <w:rPr>
                <w:rFonts w:eastAsia="Batang"/>
                <w:b/>
                <w:lang w:val="en-GB"/>
              </w:rPr>
            </w:pPr>
            <w:r>
              <w:rPr>
                <w:iCs/>
              </w:rPr>
              <w:t>..</w:t>
            </w:r>
            <w:r w:rsidR="001F69F1">
              <w:rPr>
                <w:iCs/>
              </w:rPr>
              <w:t>enhet</w:t>
            </w:r>
            <w:r w:rsidR="001F69F1">
              <w:t>.epost</w:t>
            </w:r>
          </w:p>
        </w:tc>
        <w:tc>
          <w:tcPr>
            <w:tcW w:w="992" w:type="dxa"/>
          </w:tcPr>
          <w:p w14:paraId="04092A70" w14:textId="77777777" w:rsidR="001F69F1" w:rsidRPr="008771B1" w:rsidRDefault="001F69F1" w:rsidP="00B91AA5">
            <w:pPr>
              <w:rPr>
                <w:rFonts w:eastAsia="Batang"/>
                <w:lang w:val="en-GB"/>
              </w:rPr>
            </w:pPr>
            <w:r>
              <w:rPr>
                <w:rFonts w:eastAsia="Batang"/>
                <w:lang w:val="en-GB"/>
              </w:rPr>
              <w:t>string</w:t>
            </w:r>
          </w:p>
        </w:tc>
        <w:tc>
          <w:tcPr>
            <w:tcW w:w="4394" w:type="dxa"/>
          </w:tcPr>
          <w:p w14:paraId="6EADCD99" w14:textId="77777777" w:rsidR="001F69F1" w:rsidRPr="00D10D9E" w:rsidRDefault="001F69F1" w:rsidP="00B91AA5">
            <w:pPr>
              <w:rPr>
                <w:rFonts w:eastAsia="Batang"/>
              </w:rPr>
            </w:pPr>
            <w:r>
              <w:rPr>
                <w:rFonts w:eastAsia="Batang"/>
              </w:rPr>
              <w:t>Epost adress</w:t>
            </w:r>
            <w:r w:rsidRPr="007E4029">
              <w:rPr>
                <w:rFonts w:eastAsia="Batang"/>
              </w:rPr>
              <w:t xml:space="preserve"> för Ho</w:t>
            </w:r>
            <w:r>
              <w:rPr>
                <w:rFonts w:eastAsia="Batang"/>
              </w:rPr>
              <w:t>s-vårdenhet varifrån rättelsen skickades.</w:t>
            </w:r>
          </w:p>
        </w:tc>
        <w:tc>
          <w:tcPr>
            <w:tcW w:w="1395" w:type="dxa"/>
          </w:tcPr>
          <w:p w14:paraId="1CB5484A" w14:textId="77777777" w:rsidR="001F69F1" w:rsidRPr="00D10D9E" w:rsidRDefault="00D07C1F" w:rsidP="00B91AA5">
            <w:pPr>
              <w:rPr>
                <w:rFonts w:eastAsia="Batang"/>
              </w:rPr>
            </w:pPr>
            <w:r>
              <w:rPr>
                <w:rFonts w:eastAsia="Batang"/>
              </w:rPr>
              <w:t>0..1</w:t>
            </w:r>
          </w:p>
        </w:tc>
      </w:tr>
      <w:tr w:rsidR="00D07C1F" w:rsidRPr="00D10D9E" w14:paraId="4815836A" w14:textId="77777777" w:rsidTr="00D366C4">
        <w:tc>
          <w:tcPr>
            <w:tcW w:w="3227" w:type="dxa"/>
          </w:tcPr>
          <w:p w14:paraId="18294C31" w14:textId="77777777" w:rsidR="00D07C1F" w:rsidRDefault="00D07C1F" w:rsidP="00B91AA5">
            <w:pPr>
              <w:rPr>
                <w:iCs/>
              </w:rPr>
            </w:pPr>
            <w:r>
              <w:rPr>
                <w:iCs/>
              </w:rPr>
              <w:t>..enhet.vardgivare</w:t>
            </w:r>
          </w:p>
        </w:tc>
        <w:tc>
          <w:tcPr>
            <w:tcW w:w="992" w:type="dxa"/>
          </w:tcPr>
          <w:p w14:paraId="035CC327" w14:textId="77777777" w:rsidR="00D07C1F" w:rsidRDefault="00D07C1F" w:rsidP="00B91AA5">
            <w:pPr>
              <w:rPr>
                <w:rFonts w:eastAsia="Batang"/>
                <w:lang w:val="en-GB"/>
              </w:rPr>
            </w:pPr>
          </w:p>
        </w:tc>
        <w:tc>
          <w:tcPr>
            <w:tcW w:w="4394" w:type="dxa"/>
          </w:tcPr>
          <w:p w14:paraId="18B7705C" w14:textId="77777777" w:rsidR="00D07C1F" w:rsidRDefault="00D07C1F" w:rsidP="00B91AA5">
            <w:pPr>
              <w:rPr>
                <w:rFonts w:eastAsia="Batang"/>
              </w:rPr>
            </w:pPr>
            <w:r>
              <w:rPr>
                <w:rFonts w:eastAsia="Batang"/>
              </w:rPr>
              <w:t>Vårdgivaren</w:t>
            </w:r>
          </w:p>
        </w:tc>
        <w:tc>
          <w:tcPr>
            <w:tcW w:w="1395" w:type="dxa"/>
          </w:tcPr>
          <w:p w14:paraId="505E2DF2" w14:textId="77777777" w:rsidR="00D07C1F" w:rsidRDefault="00D07C1F" w:rsidP="00B91AA5">
            <w:pPr>
              <w:rPr>
                <w:rFonts w:eastAsia="Batang"/>
              </w:rPr>
            </w:pPr>
            <w:r>
              <w:rPr>
                <w:rFonts w:eastAsia="Batang"/>
              </w:rPr>
              <w:t>1..1</w:t>
            </w:r>
          </w:p>
        </w:tc>
      </w:tr>
      <w:tr w:rsidR="001F69F1" w:rsidRPr="00D10D9E" w14:paraId="3CB08085" w14:textId="77777777" w:rsidTr="00D366C4">
        <w:tc>
          <w:tcPr>
            <w:tcW w:w="3227" w:type="dxa"/>
          </w:tcPr>
          <w:p w14:paraId="7C5F65ED" w14:textId="77777777" w:rsidR="001F69F1" w:rsidRPr="00D10D9E" w:rsidRDefault="00D07C1F" w:rsidP="00B91AA5">
            <w:pPr>
              <w:rPr>
                <w:rFonts w:eastAsia="Batang"/>
                <w:b/>
                <w:lang w:val="en-GB"/>
              </w:rPr>
            </w:pPr>
            <w:r>
              <w:rPr>
                <w:iCs/>
              </w:rPr>
              <w:t>..</w:t>
            </w:r>
            <w:r w:rsidR="001F69F1">
              <w:rPr>
                <w:iCs/>
              </w:rPr>
              <w:t>vardgivare</w:t>
            </w:r>
            <w:r w:rsidR="001F69F1">
              <w:t>.</w:t>
            </w:r>
            <w:r w:rsidR="001F69F1" w:rsidRPr="003968B2">
              <w:t>vardgivare-id</w:t>
            </w:r>
          </w:p>
        </w:tc>
        <w:tc>
          <w:tcPr>
            <w:tcW w:w="992" w:type="dxa"/>
          </w:tcPr>
          <w:p w14:paraId="72D62EEE" w14:textId="77777777" w:rsidR="001F69F1" w:rsidRPr="008771B1" w:rsidRDefault="001F69F1" w:rsidP="00B91AA5">
            <w:pPr>
              <w:rPr>
                <w:rFonts w:eastAsia="Batang"/>
                <w:lang w:val="en-GB"/>
              </w:rPr>
            </w:pPr>
            <w:r>
              <w:rPr>
                <w:rFonts w:eastAsia="Batang"/>
              </w:rPr>
              <w:t>h</w:t>
            </w:r>
            <w:r w:rsidRPr="004B52E9">
              <w:rPr>
                <w:rFonts w:eastAsia="Batang"/>
              </w:rPr>
              <w:t>saId</w:t>
            </w:r>
          </w:p>
        </w:tc>
        <w:tc>
          <w:tcPr>
            <w:tcW w:w="4394" w:type="dxa"/>
          </w:tcPr>
          <w:p w14:paraId="1DD347CA" w14:textId="77777777" w:rsidR="001F69F1" w:rsidRPr="00D10D9E" w:rsidRDefault="001F69F1" w:rsidP="00B91AA5">
            <w:pPr>
              <w:rPr>
                <w:rFonts w:eastAsia="Batang"/>
              </w:rPr>
            </w:pPr>
            <w:r w:rsidRPr="007E4029">
              <w:rPr>
                <w:rFonts w:eastAsia="Batang"/>
              </w:rPr>
              <w:t>Hsa-Id för Ho</w:t>
            </w:r>
            <w:r>
              <w:rPr>
                <w:rFonts w:eastAsia="Batang"/>
              </w:rPr>
              <w:t>s-vårdgivare varifrån rättelsen skickades.</w:t>
            </w:r>
          </w:p>
        </w:tc>
        <w:tc>
          <w:tcPr>
            <w:tcW w:w="1395" w:type="dxa"/>
          </w:tcPr>
          <w:p w14:paraId="4D75D671" w14:textId="77777777" w:rsidR="001F69F1" w:rsidRPr="00D10D9E" w:rsidRDefault="00D07C1F" w:rsidP="00B91AA5">
            <w:pPr>
              <w:rPr>
                <w:rFonts w:eastAsia="Batang"/>
              </w:rPr>
            </w:pPr>
            <w:r>
              <w:rPr>
                <w:rFonts w:eastAsia="Batang"/>
              </w:rPr>
              <w:t>1..1</w:t>
            </w:r>
          </w:p>
        </w:tc>
      </w:tr>
      <w:tr w:rsidR="001F69F1" w:rsidRPr="00D10D9E" w14:paraId="38DC0F09" w14:textId="77777777" w:rsidTr="00D366C4">
        <w:tc>
          <w:tcPr>
            <w:tcW w:w="3227" w:type="dxa"/>
          </w:tcPr>
          <w:p w14:paraId="5A3F557E" w14:textId="77777777" w:rsidR="001F69F1" w:rsidRPr="00D10D9E" w:rsidRDefault="00D07C1F" w:rsidP="00B91AA5">
            <w:pPr>
              <w:rPr>
                <w:rFonts w:eastAsia="Batang"/>
                <w:b/>
                <w:lang w:val="en-GB"/>
              </w:rPr>
            </w:pPr>
            <w:r>
              <w:rPr>
                <w:iCs/>
              </w:rPr>
              <w:t>..</w:t>
            </w:r>
            <w:r w:rsidR="001F69F1">
              <w:rPr>
                <w:iCs/>
              </w:rPr>
              <w:t>vardgivare</w:t>
            </w:r>
            <w:r w:rsidR="001F69F1">
              <w:t>.</w:t>
            </w:r>
            <w:r w:rsidR="001F69F1" w:rsidRPr="003968B2">
              <w:t>vardgivare-namn</w:t>
            </w:r>
          </w:p>
        </w:tc>
        <w:tc>
          <w:tcPr>
            <w:tcW w:w="992" w:type="dxa"/>
          </w:tcPr>
          <w:p w14:paraId="4ABFA12F" w14:textId="77777777" w:rsidR="001F69F1" w:rsidRPr="008771B1" w:rsidRDefault="001F69F1" w:rsidP="00B91AA5">
            <w:pPr>
              <w:rPr>
                <w:rFonts w:eastAsia="Batang"/>
                <w:lang w:val="en-GB"/>
              </w:rPr>
            </w:pPr>
            <w:r>
              <w:rPr>
                <w:rFonts w:eastAsia="Batang"/>
                <w:lang w:val="en-GB"/>
              </w:rPr>
              <w:t>string</w:t>
            </w:r>
          </w:p>
        </w:tc>
        <w:tc>
          <w:tcPr>
            <w:tcW w:w="4394" w:type="dxa"/>
          </w:tcPr>
          <w:p w14:paraId="34975CD2" w14:textId="77777777" w:rsidR="001F69F1" w:rsidRPr="00D10D9E" w:rsidRDefault="001F69F1" w:rsidP="00B91AA5">
            <w:pPr>
              <w:rPr>
                <w:rFonts w:eastAsia="Batang"/>
              </w:rPr>
            </w:pPr>
            <w:r>
              <w:rPr>
                <w:rFonts w:eastAsia="Batang"/>
              </w:rPr>
              <w:t>Namn på</w:t>
            </w:r>
            <w:r w:rsidRPr="007E4029">
              <w:rPr>
                <w:rFonts w:eastAsia="Batang"/>
              </w:rPr>
              <w:t xml:space="preserve"> Ho</w:t>
            </w:r>
            <w:r>
              <w:rPr>
                <w:rFonts w:eastAsia="Batang"/>
              </w:rPr>
              <w:t>s-vårdgivare varifrån rättelsen skickades.</w:t>
            </w:r>
          </w:p>
        </w:tc>
        <w:tc>
          <w:tcPr>
            <w:tcW w:w="1395" w:type="dxa"/>
          </w:tcPr>
          <w:p w14:paraId="2DD0A87A" w14:textId="77777777" w:rsidR="001F69F1" w:rsidRPr="00D10D9E" w:rsidRDefault="00D07C1F" w:rsidP="00B91AA5">
            <w:pPr>
              <w:rPr>
                <w:rFonts w:eastAsia="Batang"/>
              </w:rPr>
            </w:pPr>
            <w:r>
              <w:rPr>
                <w:rFonts w:eastAsia="Batang"/>
              </w:rPr>
              <w:t>1..1</w:t>
            </w:r>
          </w:p>
        </w:tc>
      </w:tr>
      <w:tr w:rsidR="001F69F1" w:rsidRPr="00D10D9E" w14:paraId="4EAEE6DF" w14:textId="77777777" w:rsidTr="00D366C4">
        <w:tc>
          <w:tcPr>
            <w:tcW w:w="3227" w:type="dxa"/>
          </w:tcPr>
          <w:p w14:paraId="6D39A761" w14:textId="77777777" w:rsidR="001F69F1" w:rsidRPr="008C515D" w:rsidRDefault="001F69F1" w:rsidP="00B91AA5">
            <w:pPr>
              <w:rPr>
                <w:rFonts w:eastAsia="Batang"/>
                <w:b/>
              </w:rPr>
            </w:pPr>
            <w:r>
              <w:rPr>
                <w:iCs/>
              </w:rPr>
              <w:t>lakarutlatande.</w:t>
            </w:r>
            <w:r w:rsidRPr="00C26FE2">
              <w:rPr>
                <w:iCs/>
              </w:rPr>
              <w:t>lakarutlatande-id</w:t>
            </w:r>
          </w:p>
        </w:tc>
        <w:tc>
          <w:tcPr>
            <w:tcW w:w="992" w:type="dxa"/>
          </w:tcPr>
          <w:p w14:paraId="57D72FA5" w14:textId="77777777" w:rsidR="001F69F1" w:rsidRPr="008771B1" w:rsidRDefault="001F69F1" w:rsidP="00B91AA5">
            <w:pPr>
              <w:rPr>
                <w:rFonts w:eastAsia="Batang"/>
                <w:lang w:val="en-GB"/>
              </w:rPr>
            </w:pPr>
            <w:r>
              <w:rPr>
                <w:rFonts w:eastAsia="Batang"/>
                <w:lang w:val="en-GB"/>
              </w:rPr>
              <w:t>string</w:t>
            </w:r>
          </w:p>
        </w:tc>
        <w:tc>
          <w:tcPr>
            <w:tcW w:w="4394" w:type="dxa"/>
          </w:tcPr>
          <w:p w14:paraId="754BAD12" w14:textId="77777777" w:rsidR="001F69F1" w:rsidRPr="00D10D9E" w:rsidRDefault="001F69F1" w:rsidP="00B91AA5">
            <w:pPr>
              <w:rPr>
                <w:rFonts w:eastAsia="Batang"/>
              </w:rPr>
            </w:pPr>
            <w:r>
              <w:rPr>
                <w:rFonts w:eastAsia="Batang"/>
              </w:rPr>
              <w:t>Unikt id för läkarintyget som rättelsen gäller</w:t>
            </w:r>
          </w:p>
        </w:tc>
        <w:tc>
          <w:tcPr>
            <w:tcW w:w="1395" w:type="dxa"/>
          </w:tcPr>
          <w:p w14:paraId="733B8D76" w14:textId="77777777" w:rsidR="001F69F1" w:rsidRPr="00D10D9E" w:rsidRDefault="00876FE6" w:rsidP="00B91AA5">
            <w:pPr>
              <w:rPr>
                <w:rFonts w:eastAsia="Batang"/>
              </w:rPr>
            </w:pPr>
            <w:r>
              <w:rPr>
                <w:rFonts w:eastAsia="Batang"/>
              </w:rPr>
              <w:t>1..1</w:t>
            </w:r>
          </w:p>
        </w:tc>
      </w:tr>
      <w:tr w:rsidR="001F69F1" w:rsidRPr="00D10D9E" w14:paraId="762EAE88" w14:textId="77777777" w:rsidTr="00D366C4">
        <w:tc>
          <w:tcPr>
            <w:tcW w:w="3227" w:type="dxa"/>
          </w:tcPr>
          <w:p w14:paraId="26DBCE5B" w14:textId="77777777" w:rsidR="001F69F1" w:rsidRPr="00D10D9E" w:rsidRDefault="001F69F1" w:rsidP="00B91AA5">
            <w:pPr>
              <w:rPr>
                <w:rFonts w:eastAsia="Batang"/>
                <w:b/>
                <w:lang w:val="en-GB"/>
              </w:rPr>
            </w:pPr>
            <w:r>
              <w:rPr>
                <w:iCs/>
              </w:rPr>
              <w:t>lakarutlatande</w:t>
            </w:r>
            <w:r>
              <w:t>.signeringsTidpunkt</w:t>
            </w:r>
          </w:p>
        </w:tc>
        <w:tc>
          <w:tcPr>
            <w:tcW w:w="992" w:type="dxa"/>
          </w:tcPr>
          <w:p w14:paraId="59884EA0" w14:textId="77777777" w:rsidR="001F69F1" w:rsidRPr="008771B1" w:rsidRDefault="001F69F1" w:rsidP="00B91AA5">
            <w:pPr>
              <w:rPr>
                <w:rFonts w:eastAsia="Batang"/>
                <w:lang w:val="en-GB"/>
              </w:rPr>
            </w:pPr>
            <w:r>
              <w:rPr>
                <w:rFonts w:eastAsia="Batang"/>
                <w:lang w:val="en-GB"/>
              </w:rPr>
              <w:t>datumtid</w:t>
            </w:r>
          </w:p>
        </w:tc>
        <w:tc>
          <w:tcPr>
            <w:tcW w:w="4394" w:type="dxa"/>
          </w:tcPr>
          <w:p w14:paraId="5D3D3A99" w14:textId="77777777" w:rsidR="001F69F1" w:rsidRPr="00D10D9E" w:rsidRDefault="001F69F1" w:rsidP="00B91AA5">
            <w:pPr>
              <w:rPr>
                <w:rFonts w:eastAsia="Batang"/>
              </w:rPr>
            </w:pPr>
            <w:r>
              <w:rPr>
                <w:rFonts w:eastAsia="Batang"/>
              </w:rPr>
              <w:t>Signeringstidpunkt för läkarintyget som rättelsen gäller</w:t>
            </w:r>
          </w:p>
        </w:tc>
        <w:tc>
          <w:tcPr>
            <w:tcW w:w="1395" w:type="dxa"/>
          </w:tcPr>
          <w:p w14:paraId="10FDDDB2" w14:textId="77777777" w:rsidR="001F69F1" w:rsidRPr="00D10D9E" w:rsidRDefault="00876FE6" w:rsidP="00B91AA5">
            <w:pPr>
              <w:rPr>
                <w:rFonts w:eastAsia="Batang"/>
              </w:rPr>
            </w:pPr>
            <w:r>
              <w:rPr>
                <w:rFonts w:eastAsia="Batang"/>
              </w:rPr>
              <w:t>1..1</w:t>
            </w:r>
          </w:p>
        </w:tc>
      </w:tr>
      <w:tr w:rsidR="00876FE6" w:rsidRPr="00D10D9E" w14:paraId="76E1B6C3" w14:textId="77777777" w:rsidTr="00D366C4">
        <w:tc>
          <w:tcPr>
            <w:tcW w:w="3227" w:type="dxa"/>
          </w:tcPr>
          <w:p w14:paraId="77EA926F" w14:textId="77777777" w:rsidR="00876FE6" w:rsidRDefault="00876FE6" w:rsidP="00B91AA5">
            <w:pPr>
              <w:rPr>
                <w:iCs/>
              </w:rPr>
            </w:pPr>
            <w:r>
              <w:rPr>
                <w:iCs/>
              </w:rPr>
              <w:t>lakarutlatande.patient</w:t>
            </w:r>
          </w:p>
        </w:tc>
        <w:tc>
          <w:tcPr>
            <w:tcW w:w="992" w:type="dxa"/>
          </w:tcPr>
          <w:p w14:paraId="7D00B66A" w14:textId="77777777" w:rsidR="00876FE6" w:rsidRDefault="00876FE6" w:rsidP="00B91AA5">
            <w:pPr>
              <w:rPr>
                <w:rFonts w:eastAsia="Batang"/>
                <w:lang w:val="en-GB"/>
              </w:rPr>
            </w:pPr>
          </w:p>
        </w:tc>
        <w:tc>
          <w:tcPr>
            <w:tcW w:w="4394" w:type="dxa"/>
          </w:tcPr>
          <w:p w14:paraId="1F62F7B9" w14:textId="77777777" w:rsidR="00876FE6" w:rsidRDefault="00876FE6" w:rsidP="00B91AA5">
            <w:pPr>
              <w:rPr>
                <w:rFonts w:eastAsia="Batang"/>
              </w:rPr>
            </w:pPr>
            <w:r>
              <w:rPr>
                <w:rFonts w:eastAsia="Batang"/>
              </w:rPr>
              <w:t>Patienten</w:t>
            </w:r>
          </w:p>
        </w:tc>
        <w:tc>
          <w:tcPr>
            <w:tcW w:w="1395" w:type="dxa"/>
          </w:tcPr>
          <w:p w14:paraId="32C62762" w14:textId="77777777" w:rsidR="00876FE6" w:rsidRDefault="00876FE6" w:rsidP="00B91AA5">
            <w:pPr>
              <w:rPr>
                <w:rFonts w:eastAsia="Batang"/>
              </w:rPr>
            </w:pPr>
            <w:r>
              <w:rPr>
                <w:rFonts w:eastAsia="Batang"/>
              </w:rPr>
              <w:t>1..1</w:t>
            </w:r>
          </w:p>
        </w:tc>
      </w:tr>
      <w:tr w:rsidR="001F69F1" w:rsidRPr="00D10D9E" w14:paraId="4A4F67EC" w14:textId="77777777" w:rsidTr="00D366C4">
        <w:tc>
          <w:tcPr>
            <w:tcW w:w="3227" w:type="dxa"/>
          </w:tcPr>
          <w:p w14:paraId="4C2D40B7" w14:textId="77777777" w:rsidR="001F69F1" w:rsidRPr="00D10D9E" w:rsidRDefault="001F69F1" w:rsidP="00B91AA5">
            <w:pPr>
              <w:rPr>
                <w:rFonts w:eastAsia="Batang"/>
                <w:b/>
                <w:lang w:val="en-GB"/>
              </w:rPr>
            </w:pPr>
            <w:r>
              <w:t>patient.</w:t>
            </w:r>
            <w:r w:rsidRPr="003968B2">
              <w:t>person-id</w:t>
            </w:r>
          </w:p>
        </w:tc>
        <w:tc>
          <w:tcPr>
            <w:tcW w:w="992" w:type="dxa"/>
          </w:tcPr>
          <w:p w14:paraId="7F187947" w14:textId="77777777" w:rsidR="001F69F1" w:rsidRPr="008771B1" w:rsidRDefault="001F69F1" w:rsidP="00B91AA5">
            <w:pPr>
              <w:rPr>
                <w:rFonts w:eastAsia="Batang"/>
                <w:lang w:val="en-GB"/>
              </w:rPr>
            </w:pPr>
            <w:r>
              <w:rPr>
                <w:rFonts w:eastAsia="Batang"/>
                <w:lang w:val="en-GB"/>
              </w:rPr>
              <w:t>string</w:t>
            </w:r>
          </w:p>
        </w:tc>
        <w:tc>
          <w:tcPr>
            <w:tcW w:w="4394" w:type="dxa"/>
          </w:tcPr>
          <w:p w14:paraId="68F19FF6" w14:textId="77777777" w:rsidR="001F69F1" w:rsidRPr="00D10D9E" w:rsidRDefault="001F69F1" w:rsidP="00B91AA5">
            <w:pPr>
              <w:rPr>
                <w:rFonts w:eastAsia="Batang"/>
              </w:rPr>
            </w:pPr>
            <w:r>
              <w:rPr>
                <w:rFonts w:eastAsia="Batang"/>
              </w:rPr>
              <w:t>Patientens personnummer eller samordningnummer</w:t>
            </w:r>
          </w:p>
        </w:tc>
        <w:tc>
          <w:tcPr>
            <w:tcW w:w="1395" w:type="dxa"/>
          </w:tcPr>
          <w:p w14:paraId="18929449" w14:textId="77777777" w:rsidR="001F69F1" w:rsidRPr="00D10D9E" w:rsidRDefault="00876FE6" w:rsidP="00B91AA5">
            <w:pPr>
              <w:rPr>
                <w:rFonts w:eastAsia="Batang"/>
              </w:rPr>
            </w:pPr>
            <w:r>
              <w:rPr>
                <w:rFonts w:eastAsia="Batang"/>
              </w:rPr>
              <w:t>1..1</w:t>
            </w:r>
          </w:p>
        </w:tc>
      </w:tr>
      <w:tr w:rsidR="001F69F1" w:rsidRPr="00D10D9E" w14:paraId="1F2D1D1F" w14:textId="77777777" w:rsidTr="00D366C4">
        <w:tc>
          <w:tcPr>
            <w:tcW w:w="3227" w:type="dxa"/>
          </w:tcPr>
          <w:p w14:paraId="63529370" w14:textId="77777777" w:rsidR="001F69F1" w:rsidRPr="00D10D9E" w:rsidRDefault="001F69F1" w:rsidP="00B91AA5">
            <w:pPr>
              <w:rPr>
                <w:rFonts w:eastAsia="Batang"/>
                <w:b/>
                <w:lang w:val="en-GB"/>
              </w:rPr>
            </w:pPr>
            <w:r>
              <w:t>patient.fullstandigtNamn</w:t>
            </w:r>
          </w:p>
        </w:tc>
        <w:tc>
          <w:tcPr>
            <w:tcW w:w="992" w:type="dxa"/>
          </w:tcPr>
          <w:p w14:paraId="71EF0D32" w14:textId="77777777" w:rsidR="001F69F1" w:rsidRPr="008771B1" w:rsidRDefault="001F69F1" w:rsidP="00B91AA5">
            <w:pPr>
              <w:rPr>
                <w:rFonts w:eastAsia="Batang"/>
                <w:lang w:val="en-GB"/>
              </w:rPr>
            </w:pPr>
            <w:r>
              <w:rPr>
                <w:rFonts w:eastAsia="Batang"/>
                <w:lang w:val="en-GB"/>
              </w:rPr>
              <w:t>string</w:t>
            </w:r>
          </w:p>
        </w:tc>
        <w:tc>
          <w:tcPr>
            <w:tcW w:w="4394" w:type="dxa"/>
          </w:tcPr>
          <w:p w14:paraId="7ADA2B60" w14:textId="77777777" w:rsidR="001F69F1" w:rsidRPr="00D10D9E" w:rsidRDefault="001F69F1" w:rsidP="00B91AA5">
            <w:pPr>
              <w:rPr>
                <w:rFonts w:eastAsia="Batang"/>
              </w:rPr>
            </w:pPr>
            <w:r>
              <w:rPr>
                <w:rFonts w:eastAsia="Batang"/>
              </w:rPr>
              <w:t>Patientens namn</w:t>
            </w:r>
          </w:p>
        </w:tc>
        <w:tc>
          <w:tcPr>
            <w:tcW w:w="1395" w:type="dxa"/>
          </w:tcPr>
          <w:p w14:paraId="1EBEF797" w14:textId="77777777" w:rsidR="001F69F1" w:rsidRPr="00D10D9E" w:rsidRDefault="00876FE6" w:rsidP="00B91AA5">
            <w:pPr>
              <w:rPr>
                <w:rFonts w:eastAsia="Batang"/>
              </w:rPr>
            </w:pPr>
            <w:r>
              <w:rPr>
                <w:rFonts w:eastAsia="Batang"/>
              </w:rPr>
              <w:t>1..1</w:t>
            </w:r>
          </w:p>
        </w:tc>
      </w:tr>
      <w:tr w:rsidR="009704D5" w:rsidRPr="00D10D9E" w14:paraId="5B9BA97B" w14:textId="77777777" w:rsidTr="0028303C">
        <w:tc>
          <w:tcPr>
            <w:tcW w:w="3227" w:type="dxa"/>
          </w:tcPr>
          <w:p w14:paraId="20C2E9C2" w14:textId="77777777" w:rsidR="009704D5" w:rsidRPr="00D10D9E" w:rsidRDefault="009704D5" w:rsidP="0028303C">
            <w:pPr>
              <w:rPr>
                <w:rFonts w:eastAsia="Batang"/>
                <w:b/>
                <w:lang w:val="en-GB"/>
              </w:rPr>
            </w:pPr>
            <w:r w:rsidRPr="00D10D9E">
              <w:rPr>
                <w:rFonts w:eastAsia="Batang"/>
                <w:b/>
                <w:lang w:val="en-GB"/>
              </w:rPr>
              <w:t>Svar</w:t>
            </w:r>
          </w:p>
        </w:tc>
        <w:tc>
          <w:tcPr>
            <w:tcW w:w="992" w:type="dxa"/>
          </w:tcPr>
          <w:p w14:paraId="708E737E" w14:textId="77777777" w:rsidR="009704D5" w:rsidRPr="008771B1" w:rsidRDefault="009704D5" w:rsidP="0028303C">
            <w:pPr>
              <w:rPr>
                <w:rFonts w:eastAsia="Batang"/>
                <w:lang w:val="en-GB"/>
              </w:rPr>
            </w:pPr>
          </w:p>
        </w:tc>
        <w:tc>
          <w:tcPr>
            <w:tcW w:w="4394" w:type="dxa"/>
          </w:tcPr>
          <w:p w14:paraId="23F19592" w14:textId="77777777" w:rsidR="009704D5" w:rsidRPr="00D10D9E" w:rsidRDefault="009704D5" w:rsidP="0028303C">
            <w:pPr>
              <w:rPr>
                <w:rFonts w:eastAsia="Batang"/>
              </w:rPr>
            </w:pPr>
          </w:p>
        </w:tc>
        <w:tc>
          <w:tcPr>
            <w:tcW w:w="1395" w:type="dxa"/>
          </w:tcPr>
          <w:p w14:paraId="0603D1FE" w14:textId="77777777" w:rsidR="009704D5" w:rsidRPr="00D10D9E" w:rsidRDefault="009704D5" w:rsidP="0028303C">
            <w:pPr>
              <w:rPr>
                <w:rFonts w:eastAsia="Batang"/>
              </w:rPr>
            </w:pPr>
          </w:p>
        </w:tc>
      </w:tr>
      <w:tr w:rsidR="008F4A66" w:rsidRPr="00D10D9E" w14:paraId="760C3CD4" w14:textId="77777777" w:rsidTr="0028303C">
        <w:tc>
          <w:tcPr>
            <w:tcW w:w="3227" w:type="dxa"/>
          </w:tcPr>
          <w:p w14:paraId="7DC1B3F7" w14:textId="77777777" w:rsidR="008F4A66" w:rsidRPr="009432B7" w:rsidRDefault="008F4A66" w:rsidP="0028303C">
            <w:pPr>
              <w:rPr>
                <w:rFonts w:eastAsia="Batang"/>
                <w:lang w:val="en-GB"/>
              </w:rPr>
            </w:pPr>
            <w:r w:rsidRPr="009432B7">
              <w:rPr>
                <w:rFonts w:eastAsia="Batang"/>
                <w:lang w:val="en-GB"/>
              </w:rPr>
              <w:t>result</w:t>
            </w:r>
          </w:p>
        </w:tc>
        <w:tc>
          <w:tcPr>
            <w:tcW w:w="992" w:type="dxa"/>
          </w:tcPr>
          <w:p w14:paraId="0B21F43C" w14:textId="77777777" w:rsidR="008F4A66" w:rsidRPr="008771B1" w:rsidRDefault="008F4A66" w:rsidP="0028303C">
            <w:pPr>
              <w:rPr>
                <w:rFonts w:eastAsia="Batang"/>
                <w:lang w:val="en-GB"/>
              </w:rPr>
            </w:pPr>
          </w:p>
        </w:tc>
        <w:tc>
          <w:tcPr>
            <w:tcW w:w="4394" w:type="dxa"/>
          </w:tcPr>
          <w:p w14:paraId="30A34BAF" w14:textId="77777777" w:rsidR="008F4A66" w:rsidRPr="00D10D9E" w:rsidRDefault="008F4A66" w:rsidP="0028303C">
            <w:pPr>
              <w:rPr>
                <w:rFonts w:eastAsia="Batang"/>
              </w:rPr>
            </w:pPr>
          </w:p>
        </w:tc>
        <w:tc>
          <w:tcPr>
            <w:tcW w:w="1395" w:type="dxa"/>
          </w:tcPr>
          <w:p w14:paraId="039B40A9" w14:textId="77777777" w:rsidR="008F4A66" w:rsidRPr="00D10D9E" w:rsidRDefault="008F4A66" w:rsidP="0028303C">
            <w:pPr>
              <w:rPr>
                <w:rFonts w:eastAsia="Batang"/>
              </w:rPr>
            </w:pPr>
            <w:r>
              <w:rPr>
                <w:rFonts w:eastAsia="Batang"/>
              </w:rPr>
              <w:t>1..1</w:t>
            </w:r>
          </w:p>
        </w:tc>
      </w:tr>
      <w:tr w:rsidR="008F4A66" w:rsidRPr="00D10D9E" w14:paraId="0FD04FFE" w14:textId="77777777" w:rsidTr="0028303C">
        <w:tc>
          <w:tcPr>
            <w:tcW w:w="3227" w:type="dxa"/>
          </w:tcPr>
          <w:p w14:paraId="4E867C03" w14:textId="77777777" w:rsidR="008F4A66" w:rsidRPr="008771B1" w:rsidRDefault="008F4A66" w:rsidP="0028303C">
            <w:pPr>
              <w:rPr>
                <w:rFonts w:eastAsia="Batang"/>
                <w:lang w:val="en-GB"/>
              </w:rPr>
            </w:pPr>
            <w:r>
              <w:rPr>
                <w:rFonts w:eastAsia="Batang"/>
                <w:lang w:val="en-GB"/>
              </w:rPr>
              <w:t>result.resultCode</w:t>
            </w:r>
          </w:p>
        </w:tc>
        <w:tc>
          <w:tcPr>
            <w:tcW w:w="992" w:type="dxa"/>
          </w:tcPr>
          <w:p w14:paraId="1850679E" w14:textId="77777777" w:rsidR="008F4A66" w:rsidRPr="008771B1" w:rsidRDefault="008F4A66" w:rsidP="0028303C">
            <w:pPr>
              <w:rPr>
                <w:rFonts w:eastAsia="Batang"/>
                <w:lang w:val="en-GB"/>
              </w:rPr>
            </w:pPr>
            <w:r>
              <w:rPr>
                <w:rFonts w:eastAsia="Batang"/>
                <w:lang w:val="en-GB"/>
              </w:rPr>
              <w:t>string</w:t>
            </w:r>
          </w:p>
        </w:tc>
        <w:tc>
          <w:tcPr>
            <w:tcW w:w="4394" w:type="dxa"/>
          </w:tcPr>
          <w:p w14:paraId="5FA3DAC9" w14:textId="77777777" w:rsidR="008F4A66" w:rsidRPr="00D10D9E" w:rsidRDefault="008F4A66" w:rsidP="0028303C">
            <w:pPr>
              <w:rPr>
                <w:rFonts w:eastAsia="Batang"/>
              </w:rPr>
            </w:pPr>
            <w:r>
              <w:rPr>
                <w:rFonts w:eastAsia="Batang"/>
              </w:rPr>
              <w:t>Information om anropet gick bra(OK, ERROR, INFO)</w:t>
            </w:r>
          </w:p>
        </w:tc>
        <w:tc>
          <w:tcPr>
            <w:tcW w:w="1395" w:type="dxa"/>
          </w:tcPr>
          <w:p w14:paraId="2C0D2850" w14:textId="77777777" w:rsidR="008F4A66" w:rsidRDefault="00CF0A00" w:rsidP="0028303C">
            <w:pPr>
              <w:rPr>
                <w:rFonts w:eastAsia="Batang"/>
              </w:rPr>
            </w:pPr>
            <w:r>
              <w:rPr>
                <w:rFonts w:eastAsia="Batang"/>
              </w:rPr>
              <w:t>1..1</w:t>
            </w:r>
          </w:p>
        </w:tc>
      </w:tr>
      <w:tr w:rsidR="008F4A66" w:rsidRPr="00D10D9E" w14:paraId="6779727A" w14:textId="77777777" w:rsidTr="0028303C">
        <w:tc>
          <w:tcPr>
            <w:tcW w:w="3227" w:type="dxa"/>
          </w:tcPr>
          <w:p w14:paraId="45998F53" w14:textId="77777777" w:rsidR="008F4A66" w:rsidRPr="008771B1" w:rsidRDefault="008F4A66" w:rsidP="0028303C">
            <w:pPr>
              <w:rPr>
                <w:rFonts w:eastAsia="Batang"/>
                <w:lang w:val="en-GB"/>
              </w:rPr>
            </w:pPr>
            <w:r>
              <w:rPr>
                <w:rFonts w:eastAsia="Batang"/>
                <w:lang w:val="en-GB"/>
              </w:rPr>
              <w:t>result.infoText</w:t>
            </w:r>
          </w:p>
        </w:tc>
        <w:tc>
          <w:tcPr>
            <w:tcW w:w="992" w:type="dxa"/>
          </w:tcPr>
          <w:p w14:paraId="2F1C4B01" w14:textId="77777777" w:rsidR="008F4A66" w:rsidRPr="008771B1" w:rsidRDefault="008F4A66" w:rsidP="0028303C">
            <w:pPr>
              <w:rPr>
                <w:rFonts w:eastAsia="Batang"/>
                <w:lang w:val="en-GB"/>
              </w:rPr>
            </w:pPr>
            <w:r>
              <w:rPr>
                <w:rFonts w:eastAsia="Batang"/>
                <w:lang w:val="en-GB"/>
              </w:rPr>
              <w:t>string</w:t>
            </w:r>
          </w:p>
        </w:tc>
        <w:tc>
          <w:tcPr>
            <w:tcW w:w="4394" w:type="dxa"/>
          </w:tcPr>
          <w:p w14:paraId="6B7635C2" w14:textId="77777777" w:rsidR="008F4A66" w:rsidRPr="00D10D9E" w:rsidRDefault="008F4A66" w:rsidP="0028303C">
            <w:pPr>
              <w:rPr>
                <w:rFonts w:eastAsia="Batang"/>
              </w:rPr>
            </w:pPr>
            <w:r>
              <w:rPr>
                <w:rFonts w:eastAsia="Batang"/>
              </w:rPr>
              <w:t>Text som anger extra information om anropets utgång. Anropet har gått bra, men det finns mer information kring anropet i denna text.</w:t>
            </w:r>
          </w:p>
        </w:tc>
        <w:tc>
          <w:tcPr>
            <w:tcW w:w="1395" w:type="dxa"/>
          </w:tcPr>
          <w:p w14:paraId="30F94FDC" w14:textId="77777777" w:rsidR="008F4A66" w:rsidRDefault="00CF0A00" w:rsidP="0028303C">
            <w:pPr>
              <w:rPr>
                <w:rFonts w:eastAsia="Batang"/>
              </w:rPr>
            </w:pPr>
            <w:r>
              <w:rPr>
                <w:rFonts w:eastAsia="Batang"/>
              </w:rPr>
              <w:t>0..1</w:t>
            </w:r>
          </w:p>
        </w:tc>
      </w:tr>
      <w:tr w:rsidR="008F4A66" w:rsidRPr="00D10D9E" w14:paraId="246D4C5D" w14:textId="77777777" w:rsidTr="0028303C">
        <w:tc>
          <w:tcPr>
            <w:tcW w:w="3227" w:type="dxa"/>
          </w:tcPr>
          <w:p w14:paraId="39299E11" w14:textId="77777777" w:rsidR="008F4A66" w:rsidRPr="004B52E9" w:rsidRDefault="008F4A66" w:rsidP="0028303C">
            <w:pPr>
              <w:rPr>
                <w:rFonts w:eastAsia="Batang"/>
              </w:rPr>
            </w:pPr>
            <w:r>
              <w:rPr>
                <w:rFonts w:eastAsia="Batang"/>
                <w:lang w:val="en-GB"/>
              </w:rPr>
              <w:t>result.</w:t>
            </w:r>
            <w:r>
              <w:rPr>
                <w:rFonts w:eastAsia="Batang"/>
              </w:rPr>
              <w:t>errorId</w:t>
            </w:r>
          </w:p>
        </w:tc>
        <w:tc>
          <w:tcPr>
            <w:tcW w:w="992" w:type="dxa"/>
          </w:tcPr>
          <w:p w14:paraId="0CA1D3A9" w14:textId="77777777" w:rsidR="008F4A66" w:rsidRPr="004B52E9" w:rsidRDefault="008F4A66" w:rsidP="0028303C">
            <w:pPr>
              <w:rPr>
                <w:rFonts w:eastAsia="Batang"/>
              </w:rPr>
            </w:pPr>
            <w:r>
              <w:rPr>
                <w:rFonts w:eastAsia="Batang"/>
              </w:rPr>
              <w:t>string</w:t>
            </w:r>
          </w:p>
        </w:tc>
        <w:tc>
          <w:tcPr>
            <w:tcW w:w="4394" w:type="dxa"/>
          </w:tcPr>
          <w:p w14:paraId="3741B9EF" w14:textId="77777777" w:rsidR="008F4A66" w:rsidRPr="00D10D9E" w:rsidRDefault="008F4A66" w:rsidP="0028303C">
            <w:pPr>
              <w:rPr>
                <w:rFonts w:eastAsia="Batang"/>
              </w:rPr>
            </w:pPr>
            <w:r>
              <w:rPr>
                <w:rFonts w:eastAsia="Batang"/>
              </w:rPr>
              <w:t>Olika kategorier av fel (VALIDATION_ERROR, TRANSFORMATION_ERROR, APPLICATION_ERROR, TECHNICAL_ERROR)</w:t>
            </w:r>
          </w:p>
        </w:tc>
        <w:tc>
          <w:tcPr>
            <w:tcW w:w="1395" w:type="dxa"/>
          </w:tcPr>
          <w:p w14:paraId="6F86E0DC" w14:textId="77777777" w:rsidR="008F4A66" w:rsidRDefault="00CF0A00" w:rsidP="0028303C">
            <w:pPr>
              <w:rPr>
                <w:rFonts w:eastAsia="Batang"/>
              </w:rPr>
            </w:pPr>
            <w:r>
              <w:rPr>
                <w:rFonts w:eastAsia="Batang"/>
              </w:rPr>
              <w:t>0..1</w:t>
            </w:r>
          </w:p>
        </w:tc>
      </w:tr>
      <w:tr w:rsidR="008F4A66" w:rsidRPr="007E4029" w14:paraId="0F98B10F" w14:textId="77777777" w:rsidTr="0028303C">
        <w:tc>
          <w:tcPr>
            <w:tcW w:w="3227" w:type="dxa"/>
          </w:tcPr>
          <w:p w14:paraId="101749C1" w14:textId="77777777" w:rsidR="008F4A66" w:rsidRPr="007E4029" w:rsidRDefault="008F4A66" w:rsidP="0028303C">
            <w:pPr>
              <w:rPr>
                <w:rFonts w:eastAsia="Batang"/>
              </w:rPr>
            </w:pPr>
            <w:r>
              <w:rPr>
                <w:rFonts w:eastAsia="Batang"/>
                <w:lang w:val="en-GB"/>
              </w:rPr>
              <w:t>result.</w:t>
            </w:r>
            <w:r>
              <w:rPr>
                <w:rFonts w:eastAsia="Batang"/>
              </w:rPr>
              <w:t>errorText</w:t>
            </w:r>
          </w:p>
        </w:tc>
        <w:tc>
          <w:tcPr>
            <w:tcW w:w="992" w:type="dxa"/>
          </w:tcPr>
          <w:p w14:paraId="68752CE7" w14:textId="77777777" w:rsidR="008F4A66" w:rsidRPr="007E4029" w:rsidRDefault="008F4A66" w:rsidP="0028303C">
            <w:pPr>
              <w:rPr>
                <w:rFonts w:eastAsia="Batang"/>
              </w:rPr>
            </w:pPr>
            <w:r>
              <w:rPr>
                <w:rFonts w:eastAsia="Batang"/>
              </w:rPr>
              <w:t>string</w:t>
            </w:r>
          </w:p>
        </w:tc>
        <w:tc>
          <w:tcPr>
            <w:tcW w:w="4394" w:type="dxa"/>
          </w:tcPr>
          <w:p w14:paraId="7248982B" w14:textId="77777777" w:rsidR="008F4A66" w:rsidRPr="007E4029" w:rsidRDefault="008F4A66" w:rsidP="0028303C">
            <w:pPr>
              <w:rPr>
                <w:rFonts w:eastAsia="Batang"/>
              </w:rPr>
            </w:pPr>
            <w:r>
              <w:rPr>
                <w:rFonts w:eastAsia="Batang"/>
              </w:rPr>
              <w:t>Text som ytterliggare beskriver felet</w:t>
            </w:r>
          </w:p>
        </w:tc>
        <w:tc>
          <w:tcPr>
            <w:tcW w:w="1395" w:type="dxa"/>
          </w:tcPr>
          <w:p w14:paraId="6602AC4B" w14:textId="77777777" w:rsidR="008F4A66" w:rsidRPr="007E4029" w:rsidRDefault="00CF0A00" w:rsidP="0028303C">
            <w:pPr>
              <w:rPr>
                <w:rFonts w:eastAsia="Batang"/>
              </w:rPr>
            </w:pPr>
            <w:r>
              <w:rPr>
                <w:rFonts w:eastAsia="Batang"/>
              </w:rPr>
              <w:t>0..1</w:t>
            </w:r>
          </w:p>
        </w:tc>
      </w:tr>
    </w:tbl>
    <w:p w14:paraId="6FCD50EE" w14:textId="77777777" w:rsidR="001F69F1" w:rsidRPr="00EC6C6D" w:rsidRDefault="001F69F1" w:rsidP="00B91AA5">
      <w:pPr>
        <w:pStyle w:val="Brdtext"/>
        <w:ind w:left="0"/>
      </w:pPr>
    </w:p>
    <w:p w14:paraId="32A6BB6A" w14:textId="77777777" w:rsidR="00EB24F6" w:rsidRDefault="00EB24F6" w:rsidP="00EB24F6">
      <w:pPr>
        <w:pStyle w:val="Rubrik3"/>
      </w:pPr>
      <w:r>
        <w:t>Övriga regler</w:t>
      </w:r>
    </w:p>
    <w:p w14:paraId="41709C36" w14:textId="77777777" w:rsidR="001F69F1" w:rsidRDefault="001F69F1" w:rsidP="00B91AA5">
      <w:pPr>
        <w:rPr>
          <w:rFonts w:ascii="Calibri" w:hAnsi="Calibri"/>
          <w:sz w:val="22"/>
        </w:rPr>
      </w:pPr>
      <w:r w:rsidRPr="00810FD3">
        <w:rPr>
          <w:rFonts w:ascii="Calibri" w:hAnsi="Calibri"/>
          <w:sz w:val="22"/>
        </w:rPr>
        <w:t>Inga extra förutom de som anger om fält är obligator</w:t>
      </w:r>
      <w:r w:rsidR="008D2E29">
        <w:rPr>
          <w:rFonts w:ascii="Calibri" w:hAnsi="Calibri"/>
          <w:sz w:val="22"/>
        </w:rPr>
        <w:t>iska eller valbara under fältregler</w:t>
      </w:r>
      <w:r w:rsidRPr="00810FD3">
        <w:rPr>
          <w:rFonts w:ascii="Calibri" w:hAnsi="Calibri"/>
          <w:sz w:val="22"/>
        </w:rPr>
        <w:t>.</w:t>
      </w:r>
    </w:p>
    <w:p w14:paraId="1825A121" w14:textId="77777777" w:rsidR="001F69F1" w:rsidRPr="00810FD3" w:rsidRDefault="001F69F1" w:rsidP="00B91AA5">
      <w:pPr>
        <w:rPr>
          <w:rFonts w:ascii="Calibri" w:hAnsi="Calibri"/>
          <w:sz w:val="22"/>
        </w:rPr>
      </w:pPr>
      <w:r>
        <w:rPr>
          <w:rFonts w:ascii="Calibri" w:hAnsi="Calibri"/>
          <w:sz w:val="22"/>
        </w:rPr>
        <w:t xml:space="preserve">Observera att en mängd information skall tas från det tidigare inskickade läkarintyget och därmed överensstämma med </w:t>
      </w:r>
      <w:r w:rsidR="008D2E29">
        <w:rPr>
          <w:rFonts w:ascii="Calibri" w:hAnsi="Calibri"/>
          <w:sz w:val="22"/>
        </w:rPr>
        <w:t>detta</w:t>
      </w:r>
      <w:r>
        <w:rPr>
          <w:rFonts w:ascii="Calibri" w:hAnsi="Calibri"/>
          <w:sz w:val="22"/>
        </w:rPr>
        <w:t>.</w:t>
      </w:r>
    </w:p>
    <w:p w14:paraId="76A33CD6" w14:textId="77777777" w:rsidR="00E322C9" w:rsidRDefault="00EA5FFA" w:rsidP="00267947">
      <w:pPr>
        <w:pStyle w:val="Rubrik2"/>
      </w:pPr>
      <w:r>
        <w:br w:type="page"/>
      </w:r>
      <w:bookmarkStart w:id="99" w:name="_Toc283620710"/>
      <w:r w:rsidR="00E322C9">
        <w:t>SendMedicalCertificate</w:t>
      </w:r>
      <w:bookmarkEnd w:id="99"/>
      <w:r w:rsidR="00E322C9">
        <w:t xml:space="preserve"> </w:t>
      </w:r>
    </w:p>
    <w:p w14:paraId="6F61D361" w14:textId="77777777" w:rsidR="00E322C9" w:rsidRDefault="00E322C9" w:rsidP="00B91AA5">
      <w:r w:rsidRPr="00406201">
        <w:t xml:space="preserve">Tjänsten </w:t>
      </w:r>
      <w:r>
        <w:t>skickar ett meddelande om att ett läkarintyg skall skickas vidare till Försäkringskassan. Själva läkarintyget är tidigare insänt via RegisterMedicalCertificate. Både begäran och svar består av xml-dokument.</w:t>
      </w:r>
    </w:p>
    <w:p w14:paraId="16F710F9" w14:textId="77777777" w:rsidR="00CA24CB" w:rsidRDefault="00CA24CB" w:rsidP="00CA24CB">
      <w:pPr>
        <w:pStyle w:val="Rubrik3"/>
      </w:pPr>
      <w:r>
        <w:t>Version</w:t>
      </w:r>
    </w:p>
    <w:p w14:paraId="1F52E71E" w14:textId="77777777" w:rsidR="00CA24CB" w:rsidRDefault="00CA24CB" w:rsidP="00B91AA5">
      <w:r>
        <w:t>1.0</w:t>
      </w:r>
    </w:p>
    <w:p w14:paraId="4A792863" w14:textId="77777777" w:rsidR="00E322C9" w:rsidRDefault="001F4BD4" w:rsidP="00267947">
      <w:pPr>
        <w:pStyle w:val="Rubrik3"/>
      </w:pPr>
      <w:r>
        <w:t>Fältregler</w:t>
      </w:r>
    </w:p>
    <w:p w14:paraId="250F4A8A" w14:textId="77777777" w:rsidR="00E322C9" w:rsidRDefault="00E322C9" w:rsidP="0048023E">
      <w:r>
        <w:t xml:space="preserve">En begäran om att ett läkarintyg skall skickas vidare till Försäkringskassan utgår alltid från ett specifikt tidigare inskickat läkarintyg. Detta innebär att en mängd information i meddelandet härstammar från detta läkarintyg. </w:t>
      </w:r>
      <w:r w:rsidR="0048023E">
        <w:t>Nedanstående tabell beskriver varje individuellt fält i begäran och svar. Kardinaliteten beskriver om ett fält är valfritt (0..1) eller obligatoriskt (1..1).</w:t>
      </w:r>
    </w:p>
    <w:p w14:paraId="56AB4B2D" w14:textId="77777777" w:rsidR="0048023E" w:rsidRPr="00E30D2E" w:rsidRDefault="0048023E" w:rsidP="0048023E"/>
    <w:tbl>
      <w:tblPr>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227"/>
        <w:gridCol w:w="992"/>
        <w:gridCol w:w="4394"/>
        <w:gridCol w:w="1395"/>
      </w:tblGrid>
      <w:tr w:rsidR="00D366C4" w:rsidRPr="004E06B5" w14:paraId="7FF081F9" w14:textId="77777777" w:rsidTr="00D366C4">
        <w:tc>
          <w:tcPr>
            <w:tcW w:w="3227" w:type="dxa"/>
            <w:shd w:val="clear" w:color="auto" w:fill="B3B3B3"/>
          </w:tcPr>
          <w:p w14:paraId="046FDC49" w14:textId="77777777" w:rsidR="00D366C4" w:rsidRPr="008771B1" w:rsidRDefault="00D366C4" w:rsidP="00B91AA5">
            <w:pPr>
              <w:rPr>
                <w:rFonts w:eastAsia="Batang"/>
                <w:b/>
              </w:rPr>
            </w:pPr>
            <w:r w:rsidRPr="008771B1">
              <w:rPr>
                <w:rFonts w:eastAsia="Batang"/>
                <w:b/>
              </w:rPr>
              <w:t>Namn</w:t>
            </w:r>
          </w:p>
        </w:tc>
        <w:tc>
          <w:tcPr>
            <w:tcW w:w="992" w:type="dxa"/>
            <w:shd w:val="clear" w:color="auto" w:fill="B3B3B3"/>
          </w:tcPr>
          <w:p w14:paraId="52629550" w14:textId="77777777" w:rsidR="00D366C4" w:rsidRPr="008771B1" w:rsidRDefault="00D366C4" w:rsidP="00B91AA5">
            <w:pPr>
              <w:rPr>
                <w:rFonts w:eastAsia="Batang"/>
                <w:b/>
              </w:rPr>
            </w:pPr>
            <w:r w:rsidRPr="008771B1">
              <w:rPr>
                <w:rFonts w:eastAsia="Batang"/>
                <w:b/>
              </w:rPr>
              <w:t>Typ</w:t>
            </w:r>
          </w:p>
        </w:tc>
        <w:tc>
          <w:tcPr>
            <w:tcW w:w="4394" w:type="dxa"/>
            <w:shd w:val="clear" w:color="auto" w:fill="B3B3B3"/>
          </w:tcPr>
          <w:p w14:paraId="2B071221" w14:textId="77777777" w:rsidR="00D366C4" w:rsidRPr="008771B1" w:rsidRDefault="00D366C4" w:rsidP="00B91AA5">
            <w:pPr>
              <w:rPr>
                <w:rFonts w:eastAsia="Batang"/>
                <w:b/>
              </w:rPr>
            </w:pPr>
            <w:r w:rsidRPr="00D366C4">
              <w:rPr>
                <w:b/>
              </w:rPr>
              <w:t>Beskrivning</w:t>
            </w:r>
          </w:p>
        </w:tc>
        <w:tc>
          <w:tcPr>
            <w:tcW w:w="1395" w:type="dxa"/>
            <w:shd w:val="clear" w:color="auto" w:fill="B3B3B3"/>
          </w:tcPr>
          <w:p w14:paraId="494F3D53" w14:textId="77777777" w:rsidR="00D366C4" w:rsidRDefault="00D366C4" w:rsidP="00B91AA5">
            <w:pPr>
              <w:rPr>
                <w:rFonts w:eastAsia="Batang"/>
                <w:b/>
              </w:rPr>
            </w:pPr>
            <w:r>
              <w:rPr>
                <w:rFonts w:eastAsia="Batang"/>
                <w:b/>
              </w:rPr>
              <w:t>Kardinalitet</w:t>
            </w:r>
          </w:p>
        </w:tc>
      </w:tr>
      <w:tr w:rsidR="00E322C9" w:rsidRPr="004E06B5" w14:paraId="2089D7ED" w14:textId="77777777" w:rsidTr="00D366C4">
        <w:tc>
          <w:tcPr>
            <w:tcW w:w="3227" w:type="dxa"/>
          </w:tcPr>
          <w:p w14:paraId="48B73214" w14:textId="77777777" w:rsidR="00E322C9" w:rsidRPr="00D10D9E" w:rsidRDefault="00E322C9" w:rsidP="00B91AA5">
            <w:pPr>
              <w:rPr>
                <w:rFonts w:eastAsia="Batang"/>
                <w:b/>
              </w:rPr>
            </w:pPr>
            <w:r w:rsidRPr="00D10D9E">
              <w:rPr>
                <w:rFonts w:eastAsia="Batang"/>
                <w:b/>
              </w:rPr>
              <w:t>Begäran</w:t>
            </w:r>
          </w:p>
        </w:tc>
        <w:tc>
          <w:tcPr>
            <w:tcW w:w="992" w:type="dxa"/>
          </w:tcPr>
          <w:p w14:paraId="37091696" w14:textId="77777777" w:rsidR="00E322C9" w:rsidRPr="008771B1" w:rsidRDefault="00E322C9" w:rsidP="00B91AA5">
            <w:pPr>
              <w:rPr>
                <w:rFonts w:eastAsia="Batang"/>
              </w:rPr>
            </w:pPr>
          </w:p>
        </w:tc>
        <w:tc>
          <w:tcPr>
            <w:tcW w:w="4394" w:type="dxa"/>
          </w:tcPr>
          <w:p w14:paraId="72B452DA" w14:textId="77777777" w:rsidR="00E322C9" w:rsidRPr="008771B1" w:rsidRDefault="00E322C9" w:rsidP="00B91AA5">
            <w:pPr>
              <w:rPr>
                <w:rFonts w:eastAsia="Batang"/>
              </w:rPr>
            </w:pPr>
          </w:p>
        </w:tc>
        <w:tc>
          <w:tcPr>
            <w:tcW w:w="1395" w:type="dxa"/>
          </w:tcPr>
          <w:p w14:paraId="0ADB77A6" w14:textId="77777777" w:rsidR="00E322C9" w:rsidRPr="008771B1" w:rsidRDefault="00E322C9" w:rsidP="00B91AA5">
            <w:pPr>
              <w:rPr>
                <w:rFonts w:eastAsia="Batang"/>
              </w:rPr>
            </w:pPr>
          </w:p>
        </w:tc>
      </w:tr>
      <w:tr w:rsidR="00E322C9" w:rsidRPr="00D10D9E" w14:paraId="057726C0" w14:textId="77777777" w:rsidTr="00D366C4">
        <w:tc>
          <w:tcPr>
            <w:tcW w:w="3227" w:type="dxa"/>
          </w:tcPr>
          <w:p w14:paraId="632D508C" w14:textId="77777777" w:rsidR="00E322C9" w:rsidRPr="004107AE" w:rsidRDefault="002862EB" w:rsidP="00B91AA5">
            <w:pPr>
              <w:rPr>
                <w:iCs/>
              </w:rPr>
            </w:pPr>
            <w:r>
              <w:rPr>
                <w:iCs/>
              </w:rPr>
              <w:t>send</w:t>
            </w:r>
          </w:p>
        </w:tc>
        <w:tc>
          <w:tcPr>
            <w:tcW w:w="992" w:type="dxa"/>
          </w:tcPr>
          <w:p w14:paraId="5C780691" w14:textId="77777777" w:rsidR="00E322C9" w:rsidRDefault="00E322C9" w:rsidP="00B91AA5">
            <w:pPr>
              <w:rPr>
                <w:rFonts w:eastAsia="Batang"/>
              </w:rPr>
            </w:pPr>
          </w:p>
        </w:tc>
        <w:tc>
          <w:tcPr>
            <w:tcW w:w="4394" w:type="dxa"/>
          </w:tcPr>
          <w:p w14:paraId="03A0BE3F" w14:textId="77777777" w:rsidR="00E322C9" w:rsidRDefault="002862EB" w:rsidP="00B91AA5">
            <w:pPr>
              <w:rPr>
                <w:rFonts w:eastAsia="Batang"/>
              </w:rPr>
            </w:pPr>
            <w:r>
              <w:rPr>
                <w:rFonts w:eastAsia="Batang"/>
              </w:rPr>
              <w:t>Sända signal om att skicka ett intyg</w:t>
            </w:r>
          </w:p>
        </w:tc>
        <w:tc>
          <w:tcPr>
            <w:tcW w:w="1395" w:type="dxa"/>
          </w:tcPr>
          <w:p w14:paraId="48AF3AFF" w14:textId="77777777" w:rsidR="00E322C9" w:rsidRDefault="002862EB" w:rsidP="00B91AA5">
            <w:pPr>
              <w:rPr>
                <w:rFonts w:eastAsia="Batang"/>
              </w:rPr>
            </w:pPr>
            <w:r>
              <w:rPr>
                <w:rFonts w:eastAsia="Batang"/>
              </w:rPr>
              <w:t>1..1</w:t>
            </w:r>
          </w:p>
        </w:tc>
      </w:tr>
      <w:tr w:rsidR="002862EB" w:rsidRPr="00D10D9E" w14:paraId="71A95D9D" w14:textId="77777777" w:rsidTr="00D366C4">
        <w:tc>
          <w:tcPr>
            <w:tcW w:w="3227" w:type="dxa"/>
          </w:tcPr>
          <w:p w14:paraId="47164C9F" w14:textId="77777777" w:rsidR="002862EB" w:rsidRDefault="002862EB" w:rsidP="00B91AA5">
            <w:pPr>
              <w:rPr>
                <w:iCs/>
              </w:rPr>
            </w:pPr>
            <w:r>
              <w:rPr>
                <w:iCs/>
              </w:rPr>
              <w:t>send.vard</w:t>
            </w:r>
            <w:r w:rsidRPr="004107AE">
              <w:rPr>
                <w:iCs/>
              </w:rPr>
              <w:t>Referens-id</w:t>
            </w:r>
          </w:p>
        </w:tc>
        <w:tc>
          <w:tcPr>
            <w:tcW w:w="992" w:type="dxa"/>
          </w:tcPr>
          <w:p w14:paraId="3D86446E" w14:textId="77777777" w:rsidR="002862EB" w:rsidRDefault="002862EB" w:rsidP="00B91AA5">
            <w:pPr>
              <w:rPr>
                <w:rFonts w:eastAsia="Batang"/>
              </w:rPr>
            </w:pPr>
            <w:r>
              <w:rPr>
                <w:rFonts w:eastAsia="Batang"/>
              </w:rPr>
              <w:t>string</w:t>
            </w:r>
          </w:p>
        </w:tc>
        <w:tc>
          <w:tcPr>
            <w:tcW w:w="4394" w:type="dxa"/>
          </w:tcPr>
          <w:p w14:paraId="62FC138A" w14:textId="77777777" w:rsidR="002862EB" w:rsidRDefault="002862EB" w:rsidP="00B91AA5">
            <w:pPr>
              <w:rPr>
                <w:rFonts w:eastAsia="Batang"/>
              </w:rPr>
            </w:pPr>
            <w:r>
              <w:rPr>
                <w:rFonts w:eastAsia="Batang"/>
              </w:rPr>
              <w:t>Identitet för detta meddelande från vården</w:t>
            </w:r>
          </w:p>
        </w:tc>
        <w:tc>
          <w:tcPr>
            <w:tcW w:w="1395" w:type="dxa"/>
          </w:tcPr>
          <w:p w14:paraId="7B867E54" w14:textId="77777777" w:rsidR="002862EB" w:rsidRDefault="002862EB" w:rsidP="00B91AA5">
            <w:pPr>
              <w:rPr>
                <w:rFonts w:eastAsia="Batang"/>
              </w:rPr>
            </w:pPr>
            <w:r>
              <w:rPr>
                <w:rFonts w:eastAsia="Batang"/>
              </w:rPr>
              <w:t>1..1</w:t>
            </w:r>
          </w:p>
        </w:tc>
      </w:tr>
      <w:tr w:rsidR="002862EB" w:rsidRPr="00D10D9E" w14:paraId="230635CD" w14:textId="77777777" w:rsidTr="00D366C4">
        <w:tc>
          <w:tcPr>
            <w:tcW w:w="3227" w:type="dxa"/>
          </w:tcPr>
          <w:p w14:paraId="09794F0B" w14:textId="77777777" w:rsidR="002862EB" w:rsidRPr="00D10D9E" w:rsidRDefault="002862EB" w:rsidP="00B91AA5">
            <w:pPr>
              <w:rPr>
                <w:rFonts w:eastAsia="Batang"/>
                <w:b/>
                <w:lang w:val="en-GB"/>
              </w:rPr>
            </w:pPr>
            <w:r>
              <w:rPr>
                <w:iCs/>
              </w:rPr>
              <w:t>send.</w:t>
            </w:r>
            <w:r w:rsidRPr="007E2660">
              <w:rPr>
                <w:iCs/>
              </w:rPr>
              <w:t>avsantTidpunkt</w:t>
            </w:r>
          </w:p>
        </w:tc>
        <w:tc>
          <w:tcPr>
            <w:tcW w:w="992" w:type="dxa"/>
          </w:tcPr>
          <w:p w14:paraId="0DDA07FB" w14:textId="77777777" w:rsidR="002862EB" w:rsidRPr="008771B1" w:rsidRDefault="002862EB" w:rsidP="00B91AA5">
            <w:pPr>
              <w:rPr>
                <w:rFonts w:eastAsia="Batang"/>
                <w:lang w:val="en-GB"/>
              </w:rPr>
            </w:pPr>
            <w:r>
              <w:rPr>
                <w:rFonts w:eastAsia="Batang"/>
                <w:lang w:val="en-GB"/>
              </w:rPr>
              <w:t>datumtid</w:t>
            </w:r>
          </w:p>
        </w:tc>
        <w:tc>
          <w:tcPr>
            <w:tcW w:w="4394" w:type="dxa"/>
          </w:tcPr>
          <w:p w14:paraId="0070D765" w14:textId="77777777" w:rsidR="002862EB" w:rsidRPr="00D10D9E" w:rsidRDefault="002862EB" w:rsidP="00B91AA5">
            <w:pPr>
              <w:rPr>
                <w:rFonts w:eastAsia="Batang"/>
              </w:rPr>
            </w:pPr>
            <w:r>
              <w:rPr>
                <w:rFonts w:eastAsia="Batang"/>
              </w:rPr>
              <w:t>Tidpunkt då meddelandet skickades från vården</w:t>
            </w:r>
          </w:p>
        </w:tc>
        <w:tc>
          <w:tcPr>
            <w:tcW w:w="1395" w:type="dxa"/>
          </w:tcPr>
          <w:p w14:paraId="0403DB71" w14:textId="77777777" w:rsidR="002862EB" w:rsidRPr="00D10D9E" w:rsidRDefault="002862EB" w:rsidP="00B91AA5">
            <w:pPr>
              <w:rPr>
                <w:rFonts w:eastAsia="Batang"/>
              </w:rPr>
            </w:pPr>
            <w:r>
              <w:rPr>
                <w:rFonts w:eastAsia="Batang"/>
              </w:rPr>
              <w:t>1..1</w:t>
            </w:r>
          </w:p>
        </w:tc>
      </w:tr>
      <w:tr w:rsidR="00526CF9" w:rsidRPr="00D10D9E" w14:paraId="3F436A59" w14:textId="77777777" w:rsidTr="00526CF9">
        <w:tc>
          <w:tcPr>
            <w:tcW w:w="3227" w:type="dxa"/>
          </w:tcPr>
          <w:p w14:paraId="404ABDD7" w14:textId="77777777" w:rsidR="00526CF9" w:rsidRPr="007E2660" w:rsidRDefault="00526CF9" w:rsidP="00526CF9">
            <w:pPr>
              <w:rPr>
                <w:iCs/>
                <w:lang w:val="en-US"/>
              </w:rPr>
            </w:pPr>
            <w:r>
              <w:rPr>
                <w:iCs/>
                <w:lang w:val="en-US"/>
              </w:rPr>
              <w:t>send.adressVard</w:t>
            </w:r>
          </w:p>
        </w:tc>
        <w:tc>
          <w:tcPr>
            <w:tcW w:w="992" w:type="dxa"/>
          </w:tcPr>
          <w:p w14:paraId="0E61BCC9" w14:textId="77777777" w:rsidR="00526CF9" w:rsidRDefault="00526CF9" w:rsidP="00526CF9">
            <w:pPr>
              <w:rPr>
                <w:rFonts w:eastAsia="Batang"/>
                <w:lang w:val="en-GB"/>
              </w:rPr>
            </w:pPr>
          </w:p>
        </w:tc>
        <w:tc>
          <w:tcPr>
            <w:tcW w:w="4394" w:type="dxa"/>
          </w:tcPr>
          <w:p w14:paraId="56941461" w14:textId="77777777" w:rsidR="00526CF9" w:rsidRDefault="00526CF9" w:rsidP="00526CF9">
            <w:pPr>
              <w:rPr>
                <w:rFonts w:eastAsia="Batang"/>
              </w:rPr>
            </w:pPr>
            <w:r>
              <w:rPr>
                <w:rFonts w:eastAsia="Batang"/>
              </w:rPr>
              <w:t>Vårdadress</w:t>
            </w:r>
          </w:p>
        </w:tc>
        <w:tc>
          <w:tcPr>
            <w:tcW w:w="1395" w:type="dxa"/>
          </w:tcPr>
          <w:p w14:paraId="09DEB145" w14:textId="77777777" w:rsidR="00526CF9" w:rsidRDefault="00526CF9" w:rsidP="00526CF9">
            <w:pPr>
              <w:rPr>
                <w:rFonts w:eastAsia="Batang"/>
              </w:rPr>
            </w:pPr>
            <w:r>
              <w:rPr>
                <w:rFonts w:eastAsia="Batang"/>
              </w:rPr>
              <w:t>1..1</w:t>
            </w:r>
          </w:p>
        </w:tc>
      </w:tr>
      <w:tr w:rsidR="00526CF9" w:rsidRPr="00D10D9E" w14:paraId="2ABBAE35" w14:textId="77777777" w:rsidTr="00526CF9">
        <w:tc>
          <w:tcPr>
            <w:tcW w:w="3227" w:type="dxa"/>
          </w:tcPr>
          <w:p w14:paraId="1853C0B6" w14:textId="77777777" w:rsidR="00526CF9" w:rsidRDefault="00526CF9" w:rsidP="00526CF9">
            <w:pPr>
              <w:rPr>
                <w:iCs/>
                <w:lang w:val="en-US"/>
              </w:rPr>
            </w:pPr>
            <w:r>
              <w:rPr>
                <w:iCs/>
                <w:lang w:val="en-US"/>
              </w:rPr>
              <w:t>..adressVard.hosPersonal</w:t>
            </w:r>
          </w:p>
        </w:tc>
        <w:tc>
          <w:tcPr>
            <w:tcW w:w="992" w:type="dxa"/>
          </w:tcPr>
          <w:p w14:paraId="6014BA91" w14:textId="77777777" w:rsidR="00526CF9" w:rsidRDefault="00526CF9" w:rsidP="00526CF9">
            <w:pPr>
              <w:rPr>
                <w:rFonts w:eastAsia="Batang"/>
                <w:lang w:val="en-GB"/>
              </w:rPr>
            </w:pPr>
          </w:p>
        </w:tc>
        <w:tc>
          <w:tcPr>
            <w:tcW w:w="4394" w:type="dxa"/>
          </w:tcPr>
          <w:p w14:paraId="16462C36" w14:textId="77777777" w:rsidR="00526CF9" w:rsidRDefault="00526CF9" w:rsidP="00526CF9">
            <w:pPr>
              <w:rPr>
                <w:rFonts w:eastAsia="Batang"/>
              </w:rPr>
            </w:pPr>
            <w:r>
              <w:rPr>
                <w:rFonts w:eastAsia="Batang"/>
              </w:rPr>
              <w:t>Vårdpersonal</w:t>
            </w:r>
          </w:p>
        </w:tc>
        <w:tc>
          <w:tcPr>
            <w:tcW w:w="1395" w:type="dxa"/>
          </w:tcPr>
          <w:p w14:paraId="1D1ADDCC" w14:textId="77777777" w:rsidR="00526CF9" w:rsidRDefault="00526CF9" w:rsidP="00526CF9">
            <w:pPr>
              <w:rPr>
                <w:rFonts w:eastAsia="Batang"/>
              </w:rPr>
            </w:pPr>
            <w:r>
              <w:rPr>
                <w:rFonts w:eastAsia="Batang"/>
              </w:rPr>
              <w:t>1..1</w:t>
            </w:r>
          </w:p>
        </w:tc>
      </w:tr>
      <w:tr w:rsidR="00CD315B" w:rsidRPr="00D10D9E" w14:paraId="7084B226" w14:textId="77777777" w:rsidTr="00CD315B">
        <w:tc>
          <w:tcPr>
            <w:tcW w:w="3227" w:type="dxa"/>
          </w:tcPr>
          <w:p w14:paraId="7D16EB96" w14:textId="77777777" w:rsidR="00CD315B" w:rsidRPr="008C515D" w:rsidRDefault="00CD315B" w:rsidP="00CD315B">
            <w:pPr>
              <w:rPr>
                <w:rFonts w:eastAsia="Batang"/>
                <w:b/>
              </w:rPr>
            </w:pPr>
            <w:r>
              <w:rPr>
                <w:iCs/>
              </w:rPr>
              <w:t>..</w:t>
            </w:r>
            <w:r w:rsidRPr="008C515D">
              <w:rPr>
                <w:iCs/>
              </w:rPr>
              <w:t>hosPersonal</w:t>
            </w:r>
            <w:r>
              <w:t>.</w:t>
            </w:r>
            <w:r w:rsidRPr="003968B2">
              <w:t>personal-id</w:t>
            </w:r>
          </w:p>
        </w:tc>
        <w:tc>
          <w:tcPr>
            <w:tcW w:w="992" w:type="dxa"/>
          </w:tcPr>
          <w:p w14:paraId="7358CC81" w14:textId="77777777" w:rsidR="00CD315B" w:rsidRPr="008C515D" w:rsidRDefault="00CD315B" w:rsidP="00CD315B">
            <w:pPr>
              <w:rPr>
                <w:rFonts w:eastAsia="Batang"/>
              </w:rPr>
            </w:pPr>
            <w:r>
              <w:rPr>
                <w:rFonts w:eastAsia="Batang"/>
              </w:rPr>
              <w:t>h</w:t>
            </w:r>
            <w:r w:rsidRPr="004B52E9">
              <w:rPr>
                <w:rFonts w:eastAsia="Batang"/>
              </w:rPr>
              <w:t>saId</w:t>
            </w:r>
          </w:p>
        </w:tc>
        <w:tc>
          <w:tcPr>
            <w:tcW w:w="4394" w:type="dxa"/>
          </w:tcPr>
          <w:p w14:paraId="30AA6A2C" w14:textId="77777777" w:rsidR="00CD315B" w:rsidRPr="00D10D9E" w:rsidRDefault="00CD315B" w:rsidP="00CD315B">
            <w:pPr>
              <w:rPr>
                <w:rFonts w:eastAsia="Batang"/>
              </w:rPr>
            </w:pPr>
            <w:r w:rsidRPr="007E4029">
              <w:rPr>
                <w:rFonts w:eastAsia="Batang"/>
              </w:rPr>
              <w:t>Hsa-Id för Ho</w:t>
            </w:r>
            <w:r>
              <w:rPr>
                <w:rFonts w:eastAsia="Batang"/>
              </w:rPr>
              <w:t xml:space="preserve">s-person </w:t>
            </w:r>
            <w:r w:rsidR="009E451A">
              <w:rPr>
                <w:rFonts w:eastAsia="Batang"/>
              </w:rPr>
              <w:t>som skickade meddelandet</w:t>
            </w:r>
            <w:r>
              <w:rPr>
                <w:rFonts w:eastAsia="Batang"/>
              </w:rPr>
              <w:t>.</w:t>
            </w:r>
          </w:p>
        </w:tc>
        <w:tc>
          <w:tcPr>
            <w:tcW w:w="1395" w:type="dxa"/>
          </w:tcPr>
          <w:p w14:paraId="14B7F6D3" w14:textId="77777777" w:rsidR="00CD315B" w:rsidRPr="00D10D9E" w:rsidRDefault="00CD315B" w:rsidP="00CD315B">
            <w:pPr>
              <w:rPr>
                <w:rFonts w:eastAsia="Batang"/>
              </w:rPr>
            </w:pPr>
            <w:r>
              <w:rPr>
                <w:rFonts w:eastAsia="Batang"/>
              </w:rPr>
              <w:t>1..1</w:t>
            </w:r>
          </w:p>
        </w:tc>
      </w:tr>
      <w:tr w:rsidR="00CD315B" w:rsidRPr="00D10D9E" w14:paraId="370E9E3C" w14:textId="77777777" w:rsidTr="00CD315B">
        <w:tc>
          <w:tcPr>
            <w:tcW w:w="3227" w:type="dxa"/>
          </w:tcPr>
          <w:p w14:paraId="2DB3502B" w14:textId="77777777" w:rsidR="00CD315B" w:rsidRPr="00D10D9E" w:rsidRDefault="00CD315B" w:rsidP="00CD315B">
            <w:pPr>
              <w:rPr>
                <w:rFonts w:eastAsia="Batang"/>
                <w:b/>
                <w:lang w:val="en-GB"/>
              </w:rPr>
            </w:pPr>
            <w:r>
              <w:rPr>
                <w:iCs/>
                <w:lang w:val="en-US"/>
              </w:rPr>
              <w:t>..hosPersonal</w:t>
            </w:r>
            <w:r>
              <w:t>.</w:t>
            </w:r>
            <w:r w:rsidRPr="003968B2">
              <w:t>fullstandigtNamn</w:t>
            </w:r>
          </w:p>
        </w:tc>
        <w:tc>
          <w:tcPr>
            <w:tcW w:w="992" w:type="dxa"/>
          </w:tcPr>
          <w:p w14:paraId="53175EE8" w14:textId="77777777" w:rsidR="00CD315B" w:rsidRPr="008771B1" w:rsidRDefault="00CD315B" w:rsidP="00CD315B">
            <w:pPr>
              <w:rPr>
                <w:rFonts w:eastAsia="Batang"/>
                <w:lang w:val="en-GB"/>
              </w:rPr>
            </w:pPr>
            <w:r>
              <w:rPr>
                <w:rFonts w:eastAsia="Batang"/>
                <w:lang w:val="en-GB"/>
              </w:rPr>
              <w:t>string</w:t>
            </w:r>
          </w:p>
        </w:tc>
        <w:tc>
          <w:tcPr>
            <w:tcW w:w="4394" w:type="dxa"/>
          </w:tcPr>
          <w:p w14:paraId="42A0C997" w14:textId="77777777" w:rsidR="00CD315B" w:rsidRPr="00D10D9E" w:rsidRDefault="00CD315B" w:rsidP="00CD315B">
            <w:pPr>
              <w:rPr>
                <w:rFonts w:eastAsia="Batang"/>
              </w:rPr>
            </w:pPr>
            <w:r>
              <w:rPr>
                <w:rFonts w:eastAsia="Batang"/>
              </w:rPr>
              <w:t xml:space="preserve">Namn för Hos-person </w:t>
            </w:r>
            <w:r w:rsidR="009E451A">
              <w:rPr>
                <w:rFonts w:eastAsia="Batang"/>
              </w:rPr>
              <w:t>som skickade meddelandet.</w:t>
            </w:r>
          </w:p>
        </w:tc>
        <w:tc>
          <w:tcPr>
            <w:tcW w:w="1395" w:type="dxa"/>
          </w:tcPr>
          <w:p w14:paraId="2D62817F" w14:textId="77777777" w:rsidR="00CD315B" w:rsidRPr="00D10D9E" w:rsidRDefault="00CD315B" w:rsidP="00CD315B">
            <w:pPr>
              <w:rPr>
                <w:rFonts w:eastAsia="Batang"/>
              </w:rPr>
            </w:pPr>
            <w:r>
              <w:rPr>
                <w:rFonts w:eastAsia="Batang"/>
              </w:rPr>
              <w:t>1..1</w:t>
            </w:r>
          </w:p>
        </w:tc>
      </w:tr>
      <w:tr w:rsidR="009E451A" w:rsidRPr="00D10D9E" w14:paraId="5B9E247C" w14:textId="77777777" w:rsidTr="0048023E">
        <w:tc>
          <w:tcPr>
            <w:tcW w:w="3227" w:type="dxa"/>
          </w:tcPr>
          <w:p w14:paraId="46D92702" w14:textId="77777777" w:rsidR="009E451A" w:rsidRDefault="009E451A" w:rsidP="0048023E">
            <w:pPr>
              <w:rPr>
                <w:iCs/>
                <w:lang w:val="en-US"/>
              </w:rPr>
            </w:pPr>
            <w:r>
              <w:rPr>
                <w:iCs/>
                <w:lang w:val="en-US"/>
              </w:rPr>
              <w:t>..hosPersonal</w:t>
            </w:r>
            <w:r>
              <w:t>.forskrivarkod</w:t>
            </w:r>
          </w:p>
        </w:tc>
        <w:tc>
          <w:tcPr>
            <w:tcW w:w="992" w:type="dxa"/>
          </w:tcPr>
          <w:p w14:paraId="13BA4EF2" w14:textId="77777777" w:rsidR="009E451A" w:rsidRDefault="009E451A" w:rsidP="0048023E">
            <w:pPr>
              <w:rPr>
                <w:rFonts w:eastAsia="Batang"/>
                <w:lang w:val="en-GB"/>
              </w:rPr>
            </w:pPr>
            <w:r>
              <w:rPr>
                <w:rFonts w:eastAsia="Batang"/>
                <w:lang w:val="en-GB"/>
              </w:rPr>
              <w:t>string</w:t>
            </w:r>
          </w:p>
        </w:tc>
        <w:tc>
          <w:tcPr>
            <w:tcW w:w="4394" w:type="dxa"/>
          </w:tcPr>
          <w:p w14:paraId="6D735DDF" w14:textId="77777777" w:rsidR="009E451A" w:rsidRDefault="009E451A" w:rsidP="0048023E">
            <w:pPr>
              <w:rPr>
                <w:rFonts w:eastAsia="Batang"/>
              </w:rPr>
            </w:pPr>
            <w:r>
              <w:rPr>
                <w:rFonts w:eastAsia="Batang"/>
              </w:rPr>
              <w:t>Används ej</w:t>
            </w:r>
          </w:p>
        </w:tc>
        <w:tc>
          <w:tcPr>
            <w:tcW w:w="1395" w:type="dxa"/>
          </w:tcPr>
          <w:p w14:paraId="7DE52A8B" w14:textId="77777777" w:rsidR="009E451A" w:rsidRDefault="009E451A" w:rsidP="0048023E">
            <w:pPr>
              <w:rPr>
                <w:rFonts w:eastAsia="Batang"/>
              </w:rPr>
            </w:pPr>
            <w:r>
              <w:rPr>
                <w:rFonts w:eastAsia="Batang"/>
              </w:rPr>
              <w:t>0..0</w:t>
            </w:r>
          </w:p>
        </w:tc>
      </w:tr>
      <w:tr w:rsidR="009B58BA" w:rsidRPr="00D10D9E" w14:paraId="382D5AE0" w14:textId="77777777" w:rsidTr="0048023E">
        <w:tc>
          <w:tcPr>
            <w:tcW w:w="3227" w:type="dxa"/>
          </w:tcPr>
          <w:p w14:paraId="5CEA8AFA" w14:textId="77777777" w:rsidR="009B58BA" w:rsidRDefault="009B58BA" w:rsidP="0048023E">
            <w:pPr>
              <w:rPr>
                <w:iCs/>
                <w:lang w:val="en-US"/>
              </w:rPr>
            </w:pPr>
            <w:r>
              <w:rPr>
                <w:iCs/>
                <w:lang w:val="en-US"/>
              </w:rPr>
              <w:t>..hosPersonal.enhet</w:t>
            </w:r>
          </w:p>
        </w:tc>
        <w:tc>
          <w:tcPr>
            <w:tcW w:w="992" w:type="dxa"/>
          </w:tcPr>
          <w:p w14:paraId="2CE2822C" w14:textId="77777777" w:rsidR="009B58BA" w:rsidRDefault="009B58BA" w:rsidP="0048023E">
            <w:pPr>
              <w:rPr>
                <w:rFonts w:eastAsia="Batang"/>
                <w:lang w:val="en-GB"/>
              </w:rPr>
            </w:pPr>
          </w:p>
        </w:tc>
        <w:tc>
          <w:tcPr>
            <w:tcW w:w="4394" w:type="dxa"/>
          </w:tcPr>
          <w:p w14:paraId="08A8944D" w14:textId="77777777" w:rsidR="009B58BA" w:rsidRDefault="009B58BA" w:rsidP="0048023E">
            <w:pPr>
              <w:rPr>
                <w:rFonts w:eastAsia="Batang"/>
              </w:rPr>
            </w:pPr>
            <w:r>
              <w:rPr>
                <w:rFonts w:eastAsia="Batang"/>
              </w:rPr>
              <w:t>Vårdenhet</w:t>
            </w:r>
          </w:p>
        </w:tc>
        <w:tc>
          <w:tcPr>
            <w:tcW w:w="1395" w:type="dxa"/>
          </w:tcPr>
          <w:p w14:paraId="464DF7EF" w14:textId="77777777" w:rsidR="009B58BA" w:rsidRDefault="009B58BA" w:rsidP="0048023E">
            <w:pPr>
              <w:rPr>
                <w:rFonts w:eastAsia="Batang"/>
              </w:rPr>
            </w:pPr>
            <w:r>
              <w:rPr>
                <w:rFonts w:eastAsia="Batang"/>
              </w:rPr>
              <w:t>1..1</w:t>
            </w:r>
          </w:p>
        </w:tc>
      </w:tr>
      <w:tr w:rsidR="002862EB" w:rsidRPr="00D10D9E" w14:paraId="401248DC" w14:textId="77777777" w:rsidTr="00D366C4">
        <w:tc>
          <w:tcPr>
            <w:tcW w:w="3227" w:type="dxa"/>
          </w:tcPr>
          <w:p w14:paraId="3F040F0E" w14:textId="77777777" w:rsidR="002862EB" w:rsidRPr="00D10D9E" w:rsidRDefault="004B1AF6" w:rsidP="00B91AA5">
            <w:pPr>
              <w:rPr>
                <w:rFonts w:eastAsia="Batang"/>
                <w:b/>
                <w:lang w:val="en-GB"/>
              </w:rPr>
            </w:pPr>
            <w:r>
              <w:rPr>
                <w:iCs/>
              </w:rPr>
              <w:t>..</w:t>
            </w:r>
            <w:r w:rsidR="002862EB">
              <w:rPr>
                <w:iCs/>
              </w:rPr>
              <w:t>enhet</w:t>
            </w:r>
            <w:r w:rsidR="002862EB">
              <w:t>.</w:t>
            </w:r>
            <w:r w:rsidR="002862EB" w:rsidRPr="003968B2">
              <w:t>enhets-id</w:t>
            </w:r>
          </w:p>
        </w:tc>
        <w:tc>
          <w:tcPr>
            <w:tcW w:w="992" w:type="dxa"/>
          </w:tcPr>
          <w:p w14:paraId="19C25119" w14:textId="77777777" w:rsidR="002862EB" w:rsidRPr="008771B1" w:rsidRDefault="002862EB" w:rsidP="00B91AA5">
            <w:pPr>
              <w:rPr>
                <w:rFonts w:eastAsia="Batang"/>
                <w:lang w:val="en-GB"/>
              </w:rPr>
            </w:pPr>
            <w:r>
              <w:rPr>
                <w:rFonts w:eastAsia="Batang"/>
              </w:rPr>
              <w:t>h</w:t>
            </w:r>
            <w:r w:rsidRPr="004B52E9">
              <w:rPr>
                <w:rFonts w:eastAsia="Batang"/>
              </w:rPr>
              <w:t>saId</w:t>
            </w:r>
          </w:p>
        </w:tc>
        <w:tc>
          <w:tcPr>
            <w:tcW w:w="4394" w:type="dxa"/>
          </w:tcPr>
          <w:p w14:paraId="4EADEAB9" w14:textId="77777777" w:rsidR="002862EB" w:rsidRPr="00D10D9E" w:rsidRDefault="002862EB" w:rsidP="00B91AA5">
            <w:pPr>
              <w:rPr>
                <w:rFonts w:eastAsia="Batang"/>
              </w:rPr>
            </w:pPr>
            <w:r w:rsidRPr="007E4029">
              <w:rPr>
                <w:rFonts w:eastAsia="Batang"/>
              </w:rPr>
              <w:t>Hsa-Id för Ho</w:t>
            </w:r>
            <w:r>
              <w:rPr>
                <w:rFonts w:eastAsia="Batang"/>
              </w:rPr>
              <w:t>s-vårdenhet varifrån meddelandet skickades.</w:t>
            </w:r>
          </w:p>
        </w:tc>
        <w:tc>
          <w:tcPr>
            <w:tcW w:w="1395" w:type="dxa"/>
          </w:tcPr>
          <w:p w14:paraId="01128F5B" w14:textId="77777777" w:rsidR="002862EB" w:rsidRPr="00D10D9E" w:rsidRDefault="009B58BA" w:rsidP="00B91AA5">
            <w:pPr>
              <w:rPr>
                <w:rFonts w:eastAsia="Batang"/>
              </w:rPr>
            </w:pPr>
            <w:r>
              <w:rPr>
                <w:rFonts w:eastAsia="Batang"/>
              </w:rPr>
              <w:t>1..1</w:t>
            </w:r>
          </w:p>
        </w:tc>
      </w:tr>
      <w:tr w:rsidR="009E451A" w:rsidRPr="00D10D9E" w14:paraId="4D6C39B4" w14:textId="77777777" w:rsidTr="0048023E">
        <w:tc>
          <w:tcPr>
            <w:tcW w:w="3227" w:type="dxa"/>
          </w:tcPr>
          <w:p w14:paraId="1881FF9C" w14:textId="77777777" w:rsidR="009E451A" w:rsidRDefault="009E451A" w:rsidP="0048023E">
            <w:pPr>
              <w:rPr>
                <w:iCs/>
              </w:rPr>
            </w:pPr>
            <w:r>
              <w:rPr>
                <w:iCs/>
              </w:rPr>
              <w:t>..enhet</w:t>
            </w:r>
            <w:r>
              <w:t>.</w:t>
            </w:r>
            <w:r w:rsidRPr="00A6299E">
              <w:rPr>
                <w:iCs/>
                <w:lang w:val="en-US"/>
              </w:rPr>
              <w:t>arbetsplatskod</w:t>
            </w:r>
          </w:p>
        </w:tc>
        <w:tc>
          <w:tcPr>
            <w:tcW w:w="992" w:type="dxa"/>
          </w:tcPr>
          <w:p w14:paraId="4E37C0E3" w14:textId="77777777" w:rsidR="009E451A" w:rsidRDefault="009E451A" w:rsidP="0048023E">
            <w:pPr>
              <w:rPr>
                <w:rFonts w:eastAsia="Batang"/>
              </w:rPr>
            </w:pPr>
            <w:r>
              <w:rPr>
                <w:rFonts w:eastAsia="Batang"/>
              </w:rPr>
              <w:t>string</w:t>
            </w:r>
          </w:p>
        </w:tc>
        <w:tc>
          <w:tcPr>
            <w:tcW w:w="4394" w:type="dxa"/>
          </w:tcPr>
          <w:p w14:paraId="4BEFADAA" w14:textId="77777777" w:rsidR="009E451A" w:rsidRPr="007E4029" w:rsidRDefault="009E451A" w:rsidP="0048023E">
            <w:pPr>
              <w:rPr>
                <w:rFonts w:eastAsia="Batang"/>
              </w:rPr>
            </w:pPr>
            <w:r>
              <w:rPr>
                <w:rFonts w:eastAsia="Batang"/>
              </w:rPr>
              <w:t>Används ej</w:t>
            </w:r>
          </w:p>
        </w:tc>
        <w:tc>
          <w:tcPr>
            <w:tcW w:w="1395" w:type="dxa"/>
          </w:tcPr>
          <w:p w14:paraId="44E62D7F" w14:textId="77777777" w:rsidR="009E451A" w:rsidRDefault="009E451A" w:rsidP="0048023E">
            <w:pPr>
              <w:rPr>
                <w:rFonts w:eastAsia="Batang"/>
              </w:rPr>
            </w:pPr>
            <w:r>
              <w:rPr>
                <w:rFonts w:eastAsia="Batang"/>
              </w:rPr>
              <w:t>0..0</w:t>
            </w:r>
          </w:p>
        </w:tc>
      </w:tr>
      <w:tr w:rsidR="002862EB" w:rsidRPr="00D10D9E" w14:paraId="46FFB50A" w14:textId="77777777" w:rsidTr="00D366C4">
        <w:tc>
          <w:tcPr>
            <w:tcW w:w="3227" w:type="dxa"/>
          </w:tcPr>
          <w:p w14:paraId="4BEE7CB1" w14:textId="77777777" w:rsidR="002862EB" w:rsidRPr="00D10D9E" w:rsidRDefault="004B1AF6" w:rsidP="00B91AA5">
            <w:pPr>
              <w:rPr>
                <w:rFonts w:eastAsia="Batang"/>
                <w:b/>
                <w:lang w:val="en-GB"/>
              </w:rPr>
            </w:pPr>
            <w:r>
              <w:rPr>
                <w:iCs/>
              </w:rPr>
              <w:t>..</w:t>
            </w:r>
            <w:r w:rsidR="002862EB">
              <w:rPr>
                <w:iCs/>
              </w:rPr>
              <w:t>enhet</w:t>
            </w:r>
            <w:r w:rsidR="002862EB">
              <w:t>.</w:t>
            </w:r>
            <w:r w:rsidR="002862EB" w:rsidRPr="003968B2">
              <w:t>enhets-namn</w:t>
            </w:r>
          </w:p>
        </w:tc>
        <w:tc>
          <w:tcPr>
            <w:tcW w:w="992" w:type="dxa"/>
          </w:tcPr>
          <w:p w14:paraId="17326506" w14:textId="77777777" w:rsidR="002862EB" w:rsidRPr="008771B1" w:rsidRDefault="002862EB" w:rsidP="00B91AA5">
            <w:pPr>
              <w:rPr>
                <w:rFonts w:eastAsia="Batang"/>
                <w:lang w:val="en-GB"/>
              </w:rPr>
            </w:pPr>
            <w:r>
              <w:rPr>
                <w:rFonts w:eastAsia="Batang"/>
                <w:lang w:val="en-GB"/>
              </w:rPr>
              <w:t>string</w:t>
            </w:r>
          </w:p>
        </w:tc>
        <w:tc>
          <w:tcPr>
            <w:tcW w:w="4394" w:type="dxa"/>
          </w:tcPr>
          <w:p w14:paraId="035A5F0A" w14:textId="77777777" w:rsidR="002862EB" w:rsidRPr="00D10D9E" w:rsidRDefault="002862EB" w:rsidP="00B91AA5">
            <w:pPr>
              <w:rPr>
                <w:rFonts w:eastAsia="Batang"/>
              </w:rPr>
            </w:pPr>
            <w:r>
              <w:rPr>
                <w:rFonts w:eastAsia="Batang"/>
              </w:rPr>
              <w:t>Namn på</w:t>
            </w:r>
            <w:r w:rsidRPr="007E4029">
              <w:rPr>
                <w:rFonts w:eastAsia="Batang"/>
              </w:rPr>
              <w:t xml:space="preserve"> Ho</w:t>
            </w:r>
            <w:r>
              <w:rPr>
                <w:rFonts w:eastAsia="Batang"/>
              </w:rPr>
              <w:t>s-vårdenhet varifrån meddelandet skickades.</w:t>
            </w:r>
          </w:p>
        </w:tc>
        <w:tc>
          <w:tcPr>
            <w:tcW w:w="1395" w:type="dxa"/>
          </w:tcPr>
          <w:p w14:paraId="3CFCBD87" w14:textId="77777777" w:rsidR="002862EB" w:rsidRPr="00D10D9E" w:rsidRDefault="009B58BA" w:rsidP="00B91AA5">
            <w:pPr>
              <w:rPr>
                <w:rFonts w:eastAsia="Batang"/>
              </w:rPr>
            </w:pPr>
            <w:r>
              <w:rPr>
                <w:rFonts w:eastAsia="Batang"/>
              </w:rPr>
              <w:t>1..1</w:t>
            </w:r>
          </w:p>
        </w:tc>
      </w:tr>
      <w:tr w:rsidR="002862EB" w:rsidRPr="00D10D9E" w14:paraId="7A09E045" w14:textId="77777777" w:rsidTr="00D366C4">
        <w:tc>
          <w:tcPr>
            <w:tcW w:w="3227" w:type="dxa"/>
          </w:tcPr>
          <w:p w14:paraId="5AD12808" w14:textId="77777777" w:rsidR="002862EB" w:rsidRPr="00D10D9E" w:rsidRDefault="004B1AF6" w:rsidP="00B91AA5">
            <w:pPr>
              <w:rPr>
                <w:rFonts w:eastAsia="Batang"/>
                <w:b/>
                <w:lang w:val="en-GB"/>
              </w:rPr>
            </w:pPr>
            <w:r>
              <w:rPr>
                <w:iCs/>
              </w:rPr>
              <w:t>..</w:t>
            </w:r>
            <w:r w:rsidR="002862EB">
              <w:rPr>
                <w:iCs/>
              </w:rPr>
              <w:t>enhet</w:t>
            </w:r>
            <w:r w:rsidR="002862EB">
              <w:t>.postadress</w:t>
            </w:r>
          </w:p>
        </w:tc>
        <w:tc>
          <w:tcPr>
            <w:tcW w:w="992" w:type="dxa"/>
          </w:tcPr>
          <w:p w14:paraId="24F9AE39" w14:textId="77777777" w:rsidR="002862EB" w:rsidRPr="008771B1" w:rsidRDefault="002862EB" w:rsidP="00B91AA5">
            <w:pPr>
              <w:rPr>
                <w:rFonts w:eastAsia="Batang"/>
                <w:lang w:val="en-GB"/>
              </w:rPr>
            </w:pPr>
            <w:r>
              <w:rPr>
                <w:rFonts w:eastAsia="Batang"/>
                <w:lang w:val="en-GB"/>
              </w:rPr>
              <w:t>string</w:t>
            </w:r>
          </w:p>
        </w:tc>
        <w:tc>
          <w:tcPr>
            <w:tcW w:w="4394" w:type="dxa"/>
          </w:tcPr>
          <w:p w14:paraId="199D8917" w14:textId="77777777" w:rsidR="002862EB" w:rsidRPr="00D10D9E" w:rsidRDefault="002862EB" w:rsidP="00B91AA5">
            <w:pPr>
              <w:rPr>
                <w:rFonts w:eastAsia="Batang"/>
              </w:rPr>
            </w:pPr>
            <w:r>
              <w:rPr>
                <w:rFonts w:eastAsia="Batang"/>
              </w:rPr>
              <w:t>Postadress</w:t>
            </w:r>
            <w:r w:rsidRPr="007E4029">
              <w:rPr>
                <w:rFonts w:eastAsia="Batang"/>
              </w:rPr>
              <w:t xml:space="preserve"> för Ho</w:t>
            </w:r>
            <w:r>
              <w:rPr>
                <w:rFonts w:eastAsia="Batang"/>
              </w:rPr>
              <w:t>s-vårdenhet varifrån meddelandet skickades.</w:t>
            </w:r>
          </w:p>
        </w:tc>
        <w:tc>
          <w:tcPr>
            <w:tcW w:w="1395" w:type="dxa"/>
          </w:tcPr>
          <w:p w14:paraId="4BA0FCAA" w14:textId="77777777" w:rsidR="002862EB" w:rsidRPr="00D10D9E" w:rsidRDefault="009B58BA" w:rsidP="00B91AA5">
            <w:pPr>
              <w:rPr>
                <w:rFonts w:eastAsia="Batang"/>
              </w:rPr>
            </w:pPr>
            <w:r>
              <w:rPr>
                <w:rFonts w:eastAsia="Batang"/>
              </w:rPr>
              <w:t>0..1</w:t>
            </w:r>
          </w:p>
        </w:tc>
      </w:tr>
      <w:tr w:rsidR="002862EB" w:rsidRPr="00D10D9E" w14:paraId="7A96FC02" w14:textId="77777777" w:rsidTr="00D366C4">
        <w:tc>
          <w:tcPr>
            <w:tcW w:w="3227" w:type="dxa"/>
          </w:tcPr>
          <w:p w14:paraId="67EDA116" w14:textId="77777777" w:rsidR="002862EB" w:rsidRPr="00D10D9E" w:rsidRDefault="004B1AF6" w:rsidP="00B91AA5">
            <w:pPr>
              <w:rPr>
                <w:rFonts w:eastAsia="Batang"/>
                <w:b/>
                <w:lang w:val="en-GB"/>
              </w:rPr>
            </w:pPr>
            <w:r>
              <w:rPr>
                <w:iCs/>
              </w:rPr>
              <w:t>..</w:t>
            </w:r>
            <w:r w:rsidR="002862EB">
              <w:rPr>
                <w:iCs/>
              </w:rPr>
              <w:t>enhet</w:t>
            </w:r>
            <w:r w:rsidR="002862EB">
              <w:t>.postnummer</w:t>
            </w:r>
          </w:p>
        </w:tc>
        <w:tc>
          <w:tcPr>
            <w:tcW w:w="992" w:type="dxa"/>
          </w:tcPr>
          <w:p w14:paraId="2249CA19" w14:textId="77777777" w:rsidR="002862EB" w:rsidRPr="008771B1" w:rsidRDefault="002862EB" w:rsidP="00B91AA5">
            <w:pPr>
              <w:rPr>
                <w:rFonts w:eastAsia="Batang"/>
                <w:lang w:val="en-GB"/>
              </w:rPr>
            </w:pPr>
            <w:r>
              <w:rPr>
                <w:rFonts w:eastAsia="Batang"/>
                <w:lang w:val="en-GB"/>
              </w:rPr>
              <w:t>string</w:t>
            </w:r>
          </w:p>
        </w:tc>
        <w:tc>
          <w:tcPr>
            <w:tcW w:w="4394" w:type="dxa"/>
          </w:tcPr>
          <w:p w14:paraId="03DAD34A" w14:textId="77777777" w:rsidR="002862EB" w:rsidRPr="00D10D9E" w:rsidRDefault="002862EB" w:rsidP="00B91AA5">
            <w:pPr>
              <w:rPr>
                <w:rFonts w:eastAsia="Batang"/>
              </w:rPr>
            </w:pPr>
            <w:r>
              <w:rPr>
                <w:rFonts w:eastAsia="Batang"/>
              </w:rPr>
              <w:t>Postnummer</w:t>
            </w:r>
            <w:r w:rsidRPr="007E4029">
              <w:rPr>
                <w:rFonts w:eastAsia="Batang"/>
              </w:rPr>
              <w:t xml:space="preserve"> för Ho</w:t>
            </w:r>
            <w:r>
              <w:rPr>
                <w:rFonts w:eastAsia="Batang"/>
              </w:rPr>
              <w:t>s-vårdenhet varifrån meddelandet skickades.</w:t>
            </w:r>
          </w:p>
        </w:tc>
        <w:tc>
          <w:tcPr>
            <w:tcW w:w="1395" w:type="dxa"/>
          </w:tcPr>
          <w:p w14:paraId="7CE865D1" w14:textId="77777777" w:rsidR="002862EB" w:rsidRPr="00D10D9E" w:rsidRDefault="009B58BA" w:rsidP="00B91AA5">
            <w:pPr>
              <w:rPr>
                <w:rFonts w:eastAsia="Batang"/>
              </w:rPr>
            </w:pPr>
            <w:r>
              <w:rPr>
                <w:rFonts w:eastAsia="Batang"/>
              </w:rPr>
              <w:t>0..1</w:t>
            </w:r>
          </w:p>
        </w:tc>
      </w:tr>
      <w:tr w:rsidR="002862EB" w:rsidRPr="00D10D9E" w14:paraId="683D92A5" w14:textId="77777777" w:rsidTr="00D366C4">
        <w:tc>
          <w:tcPr>
            <w:tcW w:w="3227" w:type="dxa"/>
          </w:tcPr>
          <w:p w14:paraId="0D4EC6F3" w14:textId="77777777" w:rsidR="002862EB" w:rsidRPr="00D10D9E" w:rsidRDefault="004B1AF6" w:rsidP="00B91AA5">
            <w:pPr>
              <w:rPr>
                <w:rFonts w:eastAsia="Batang"/>
                <w:b/>
                <w:lang w:val="en-GB"/>
              </w:rPr>
            </w:pPr>
            <w:r>
              <w:rPr>
                <w:iCs/>
              </w:rPr>
              <w:t>..</w:t>
            </w:r>
            <w:r w:rsidR="002862EB">
              <w:rPr>
                <w:iCs/>
              </w:rPr>
              <w:t>enhet</w:t>
            </w:r>
            <w:r w:rsidR="002862EB">
              <w:t>.postort</w:t>
            </w:r>
          </w:p>
        </w:tc>
        <w:tc>
          <w:tcPr>
            <w:tcW w:w="992" w:type="dxa"/>
          </w:tcPr>
          <w:p w14:paraId="22331340" w14:textId="77777777" w:rsidR="002862EB" w:rsidRPr="008771B1" w:rsidRDefault="002862EB" w:rsidP="00B91AA5">
            <w:pPr>
              <w:rPr>
                <w:rFonts w:eastAsia="Batang"/>
                <w:lang w:val="en-GB"/>
              </w:rPr>
            </w:pPr>
            <w:r>
              <w:rPr>
                <w:rFonts w:eastAsia="Batang"/>
                <w:lang w:val="en-GB"/>
              </w:rPr>
              <w:t>string</w:t>
            </w:r>
          </w:p>
        </w:tc>
        <w:tc>
          <w:tcPr>
            <w:tcW w:w="4394" w:type="dxa"/>
          </w:tcPr>
          <w:p w14:paraId="1C762FDB" w14:textId="77777777" w:rsidR="002862EB" w:rsidRPr="00D10D9E" w:rsidRDefault="002862EB" w:rsidP="00B91AA5">
            <w:pPr>
              <w:rPr>
                <w:rFonts w:eastAsia="Batang"/>
              </w:rPr>
            </w:pPr>
            <w:r>
              <w:rPr>
                <w:rFonts w:eastAsia="Batang"/>
              </w:rPr>
              <w:t>Postort</w:t>
            </w:r>
            <w:r w:rsidRPr="007E4029">
              <w:rPr>
                <w:rFonts w:eastAsia="Batang"/>
              </w:rPr>
              <w:t xml:space="preserve"> för Ho</w:t>
            </w:r>
            <w:r>
              <w:rPr>
                <w:rFonts w:eastAsia="Batang"/>
              </w:rPr>
              <w:t>s-vårdenhet varifrån meddelandet skickades.</w:t>
            </w:r>
          </w:p>
        </w:tc>
        <w:tc>
          <w:tcPr>
            <w:tcW w:w="1395" w:type="dxa"/>
          </w:tcPr>
          <w:p w14:paraId="7D16A179" w14:textId="77777777" w:rsidR="002862EB" w:rsidRPr="00D10D9E" w:rsidRDefault="009B58BA" w:rsidP="00B91AA5">
            <w:pPr>
              <w:rPr>
                <w:rFonts w:eastAsia="Batang"/>
              </w:rPr>
            </w:pPr>
            <w:r>
              <w:rPr>
                <w:rFonts w:eastAsia="Batang"/>
              </w:rPr>
              <w:t>0..1</w:t>
            </w:r>
          </w:p>
        </w:tc>
      </w:tr>
      <w:tr w:rsidR="002862EB" w:rsidRPr="00D10D9E" w14:paraId="7B72C495" w14:textId="77777777" w:rsidTr="00D366C4">
        <w:tc>
          <w:tcPr>
            <w:tcW w:w="3227" w:type="dxa"/>
          </w:tcPr>
          <w:p w14:paraId="1D2FAF2B" w14:textId="77777777" w:rsidR="002862EB" w:rsidRPr="00D10D9E" w:rsidRDefault="004B1AF6" w:rsidP="00B91AA5">
            <w:pPr>
              <w:rPr>
                <w:rFonts w:eastAsia="Batang"/>
                <w:b/>
                <w:lang w:val="en-GB"/>
              </w:rPr>
            </w:pPr>
            <w:r>
              <w:rPr>
                <w:iCs/>
              </w:rPr>
              <w:t>..</w:t>
            </w:r>
            <w:r w:rsidR="002862EB">
              <w:rPr>
                <w:iCs/>
              </w:rPr>
              <w:t>enhet</w:t>
            </w:r>
            <w:r w:rsidR="002862EB">
              <w:t>.telefonnummer</w:t>
            </w:r>
          </w:p>
        </w:tc>
        <w:tc>
          <w:tcPr>
            <w:tcW w:w="992" w:type="dxa"/>
          </w:tcPr>
          <w:p w14:paraId="495FB553" w14:textId="77777777" w:rsidR="002862EB" w:rsidRPr="008771B1" w:rsidRDefault="002862EB" w:rsidP="00B91AA5">
            <w:pPr>
              <w:rPr>
                <w:rFonts w:eastAsia="Batang"/>
                <w:lang w:val="en-GB"/>
              </w:rPr>
            </w:pPr>
            <w:r>
              <w:rPr>
                <w:rFonts w:eastAsia="Batang"/>
                <w:lang w:val="en-GB"/>
              </w:rPr>
              <w:t>string</w:t>
            </w:r>
          </w:p>
        </w:tc>
        <w:tc>
          <w:tcPr>
            <w:tcW w:w="4394" w:type="dxa"/>
          </w:tcPr>
          <w:p w14:paraId="77BC0D89" w14:textId="77777777" w:rsidR="002862EB" w:rsidRPr="00D10D9E" w:rsidRDefault="002862EB" w:rsidP="00B91AA5">
            <w:pPr>
              <w:rPr>
                <w:rFonts w:eastAsia="Batang"/>
              </w:rPr>
            </w:pPr>
            <w:r>
              <w:rPr>
                <w:rFonts w:eastAsia="Batang"/>
              </w:rPr>
              <w:t>Telefonnummer till</w:t>
            </w:r>
            <w:r w:rsidRPr="007E4029">
              <w:rPr>
                <w:rFonts w:eastAsia="Batang"/>
              </w:rPr>
              <w:t xml:space="preserve"> Ho</w:t>
            </w:r>
            <w:r>
              <w:rPr>
                <w:rFonts w:eastAsia="Batang"/>
              </w:rPr>
              <w:t>s-vårdenhet varifrån meddelandet skickades.</w:t>
            </w:r>
          </w:p>
        </w:tc>
        <w:tc>
          <w:tcPr>
            <w:tcW w:w="1395" w:type="dxa"/>
          </w:tcPr>
          <w:p w14:paraId="04603F8D" w14:textId="77777777" w:rsidR="002862EB" w:rsidRPr="00D10D9E" w:rsidRDefault="009B58BA" w:rsidP="00B91AA5">
            <w:pPr>
              <w:rPr>
                <w:rFonts w:eastAsia="Batang"/>
              </w:rPr>
            </w:pPr>
            <w:r>
              <w:rPr>
                <w:rFonts w:eastAsia="Batang"/>
              </w:rPr>
              <w:t>0..1</w:t>
            </w:r>
          </w:p>
        </w:tc>
      </w:tr>
      <w:tr w:rsidR="002862EB" w:rsidRPr="00D10D9E" w14:paraId="4DB577EC" w14:textId="77777777" w:rsidTr="00D366C4">
        <w:tc>
          <w:tcPr>
            <w:tcW w:w="3227" w:type="dxa"/>
          </w:tcPr>
          <w:p w14:paraId="7CEC8974" w14:textId="77777777" w:rsidR="002862EB" w:rsidRPr="00D10D9E" w:rsidRDefault="004B1AF6" w:rsidP="00B91AA5">
            <w:pPr>
              <w:rPr>
                <w:rFonts w:eastAsia="Batang"/>
                <w:b/>
                <w:lang w:val="en-GB"/>
              </w:rPr>
            </w:pPr>
            <w:r>
              <w:rPr>
                <w:iCs/>
              </w:rPr>
              <w:t>..</w:t>
            </w:r>
            <w:r w:rsidR="002862EB">
              <w:rPr>
                <w:iCs/>
              </w:rPr>
              <w:t>enhet</w:t>
            </w:r>
            <w:r w:rsidR="002862EB">
              <w:t>.epost</w:t>
            </w:r>
          </w:p>
        </w:tc>
        <w:tc>
          <w:tcPr>
            <w:tcW w:w="992" w:type="dxa"/>
          </w:tcPr>
          <w:p w14:paraId="196214C3" w14:textId="77777777" w:rsidR="002862EB" w:rsidRPr="008771B1" w:rsidRDefault="002862EB" w:rsidP="00B91AA5">
            <w:pPr>
              <w:rPr>
                <w:rFonts w:eastAsia="Batang"/>
                <w:lang w:val="en-GB"/>
              </w:rPr>
            </w:pPr>
            <w:r>
              <w:rPr>
                <w:rFonts w:eastAsia="Batang"/>
                <w:lang w:val="en-GB"/>
              </w:rPr>
              <w:t>string</w:t>
            </w:r>
          </w:p>
        </w:tc>
        <w:tc>
          <w:tcPr>
            <w:tcW w:w="4394" w:type="dxa"/>
          </w:tcPr>
          <w:p w14:paraId="62C34CC9" w14:textId="77777777" w:rsidR="002862EB" w:rsidRPr="00D10D9E" w:rsidRDefault="002862EB" w:rsidP="00B91AA5">
            <w:pPr>
              <w:rPr>
                <w:rFonts w:eastAsia="Batang"/>
              </w:rPr>
            </w:pPr>
            <w:r>
              <w:rPr>
                <w:rFonts w:eastAsia="Batang"/>
              </w:rPr>
              <w:t>Epost adress</w:t>
            </w:r>
            <w:r w:rsidRPr="007E4029">
              <w:rPr>
                <w:rFonts w:eastAsia="Batang"/>
              </w:rPr>
              <w:t xml:space="preserve"> för Ho</w:t>
            </w:r>
            <w:r>
              <w:rPr>
                <w:rFonts w:eastAsia="Batang"/>
              </w:rPr>
              <w:t>s-vårdenhet varifrån meddelandet skickades.</w:t>
            </w:r>
          </w:p>
        </w:tc>
        <w:tc>
          <w:tcPr>
            <w:tcW w:w="1395" w:type="dxa"/>
          </w:tcPr>
          <w:p w14:paraId="7965B3F3" w14:textId="77777777" w:rsidR="002862EB" w:rsidRPr="00D10D9E" w:rsidRDefault="009B58BA" w:rsidP="00B91AA5">
            <w:pPr>
              <w:rPr>
                <w:rFonts w:eastAsia="Batang"/>
              </w:rPr>
            </w:pPr>
            <w:r>
              <w:rPr>
                <w:rFonts w:eastAsia="Batang"/>
              </w:rPr>
              <w:t>0..1</w:t>
            </w:r>
          </w:p>
        </w:tc>
      </w:tr>
      <w:tr w:rsidR="009B58BA" w:rsidRPr="00D10D9E" w14:paraId="43448925" w14:textId="77777777" w:rsidTr="00D366C4">
        <w:tc>
          <w:tcPr>
            <w:tcW w:w="3227" w:type="dxa"/>
          </w:tcPr>
          <w:p w14:paraId="45C6824F" w14:textId="77777777" w:rsidR="009B58BA" w:rsidRDefault="004B1AF6" w:rsidP="00B91AA5">
            <w:pPr>
              <w:rPr>
                <w:iCs/>
              </w:rPr>
            </w:pPr>
            <w:r>
              <w:rPr>
                <w:iCs/>
              </w:rPr>
              <w:t>..</w:t>
            </w:r>
            <w:r w:rsidR="009B58BA">
              <w:rPr>
                <w:iCs/>
              </w:rPr>
              <w:t>enhet.vardgivare</w:t>
            </w:r>
          </w:p>
        </w:tc>
        <w:tc>
          <w:tcPr>
            <w:tcW w:w="992" w:type="dxa"/>
          </w:tcPr>
          <w:p w14:paraId="6B81E7EA" w14:textId="77777777" w:rsidR="009B58BA" w:rsidRDefault="009B58BA" w:rsidP="00B91AA5">
            <w:pPr>
              <w:rPr>
                <w:rFonts w:eastAsia="Batang"/>
                <w:lang w:val="en-GB"/>
              </w:rPr>
            </w:pPr>
          </w:p>
        </w:tc>
        <w:tc>
          <w:tcPr>
            <w:tcW w:w="4394" w:type="dxa"/>
          </w:tcPr>
          <w:p w14:paraId="71AAE654" w14:textId="77777777" w:rsidR="009B58BA" w:rsidRDefault="009B58BA" w:rsidP="00B91AA5">
            <w:pPr>
              <w:rPr>
                <w:rFonts w:eastAsia="Batang"/>
              </w:rPr>
            </w:pPr>
            <w:r>
              <w:rPr>
                <w:rFonts w:eastAsia="Batang"/>
              </w:rPr>
              <w:t>Vårdgivare</w:t>
            </w:r>
          </w:p>
        </w:tc>
        <w:tc>
          <w:tcPr>
            <w:tcW w:w="1395" w:type="dxa"/>
          </w:tcPr>
          <w:p w14:paraId="44531B21" w14:textId="77777777" w:rsidR="009B58BA" w:rsidRDefault="009B58BA" w:rsidP="00B91AA5">
            <w:pPr>
              <w:rPr>
                <w:rFonts w:eastAsia="Batang"/>
              </w:rPr>
            </w:pPr>
            <w:r>
              <w:rPr>
                <w:rFonts w:eastAsia="Batang"/>
              </w:rPr>
              <w:t>1..1</w:t>
            </w:r>
          </w:p>
        </w:tc>
      </w:tr>
      <w:tr w:rsidR="002862EB" w:rsidRPr="00D10D9E" w14:paraId="57654D59" w14:textId="77777777" w:rsidTr="00D366C4">
        <w:tc>
          <w:tcPr>
            <w:tcW w:w="3227" w:type="dxa"/>
          </w:tcPr>
          <w:p w14:paraId="374E2736" w14:textId="77777777" w:rsidR="002862EB" w:rsidRPr="00D10D9E" w:rsidRDefault="004B1AF6" w:rsidP="00B91AA5">
            <w:pPr>
              <w:rPr>
                <w:rFonts w:eastAsia="Batang"/>
                <w:b/>
                <w:lang w:val="en-GB"/>
              </w:rPr>
            </w:pPr>
            <w:r>
              <w:rPr>
                <w:iCs/>
              </w:rPr>
              <w:t>..</w:t>
            </w:r>
            <w:r w:rsidR="002862EB">
              <w:rPr>
                <w:iCs/>
              </w:rPr>
              <w:t>vardgivare</w:t>
            </w:r>
            <w:r w:rsidR="002862EB">
              <w:t>.</w:t>
            </w:r>
            <w:r w:rsidR="002862EB" w:rsidRPr="003968B2">
              <w:t>vardgivare-id</w:t>
            </w:r>
          </w:p>
        </w:tc>
        <w:tc>
          <w:tcPr>
            <w:tcW w:w="992" w:type="dxa"/>
          </w:tcPr>
          <w:p w14:paraId="4C430321" w14:textId="77777777" w:rsidR="002862EB" w:rsidRPr="008771B1" w:rsidRDefault="002862EB" w:rsidP="00B91AA5">
            <w:pPr>
              <w:rPr>
                <w:rFonts w:eastAsia="Batang"/>
                <w:lang w:val="en-GB"/>
              </w:rPr>
            </w:pPr>
            <w:r>
              <w:rPr>
                <w:rFonts w:eastAsia="Batang"/>
              </w:rPr>
              <w:t>h</w:t>
            </w:r>
            <w:r w:rsidRPr="004B52E9">
              <w:rPr>
                <w:rFonts w:eastAsia="Batang"/>
              </w:rPr>
              <w:t>saId</w:t>
            </w:r>
          </w:p>
        </w:tc>
        <w:tc>
          <w:tcPr>
            <w:tcW w:w="4394" w:type="dxa"/>
          </w:tcPr>
          <w:p w14:paraId="41DBF1E3" w14:textId="77777777" w:rsidR="002862EB" w:rsidRPr="00D10D9E" w:rsidRDefault="002862EB" w:rsidP="00B91AA5">
            <w:pPr>
              <w:rPr>
                <w:rFonts w:eastAsia="Batang"/>
              </w:rPr>
            </w:pPr>
            <w:r w:rsidRPr="007E4029">
              <w:rPr>
                <w:rFonts w:eastAsia="Batang"/>
              </w:rPr>
              <w:t>Hsa-Id för Ho</w:t>
            </w:r>
            <w:r>
              <w:rPr>
                <w:rFonts w:eastAsia="Batang"/>
              </w:rPr>
              <w:t>s-vårdgivare varifrån meddelandet skickades.</w:t>
            </w:r>
          </w:p>
        </w:tc>
        <w:tc>
          <w:tcPr>
            <w:tcW w:w="1395" w:type="dxa"/>
          </w:tcPr>
          <w:p w14:paraId="2DDB76B2" w14:textId="77777777" w:rsidR="002862EB" w:rsidRPr="00D10D9E" w:rsidRDefault="009B58BA" w:rsidP="00B91AA5">
            <w:pPr>
              <w:rPr>
                <w:rFonts w:eastAsia="Batang"/>
              </w:rPr>
            </w:pPr>
            <w:r>
              <w:rPr>
                <w:rFonts w:eastAsia="Batang"/>
              </w:rPr>
              <w:t>1..1</w:t>
            </w:r>
          </w:p>
        </w:tc>
      </w:tr>
      <w:tr w:rsidR="002862EB" w:rsidRPr="00D10D9E" w14:paraId="6947FA57" w14:textId="77777777" w:rsidTr="00D366C4">
        <w:tc>
          <w:tcPr>
            <w:tcW w:w="3227" w:type="dxa"/>
          </w:tcPr>
          <w:p w14:paraId="6455427F" w14:textId="77777777" w:rsidR="002862EB" w:rsidRPr="00D10D9E" w:rsidRDefault="004B1AF6" w:rsidP="00B91AA5">
            <w:pPr>
              <w:rPr>
                <w:rFonts w:eastAsia="Batang"/>
                <w:b/>
                <w:lang w:val="en-GB"/>
              </w:rPr>
            </w:pPr>
            <w:r>
              <w:rPr>
                <w:iCs/>
              </w:rPr>
              <w:t>..</w:t>
            </w:r>
            <w:r w:rsidR="002862EB">
              <w:rPr>
                <w:iCs/>
              </w:rPr>
              <w:t>vardgivare</w:t>
            </w:r>
            <w:r w:rsidR="002862EB">
              <w:t>.</w:t>
            </w:r>
            <w:r w:rsidR="002862EB" w:rsidRPr="003968B2">
              <w:t>vardgivare-namn</w:t>
            </w:r>
          </w:p>
        </w:tc>
        <w:tc>
          <w:tcPr>
            <w:tcW w:w="992" w:type="dxa"/>
          </w:tcPr>
          <w:p w14:paraId="35E4E2F2" w14:textId="77777777" w:rsidR="002862EB" w:rsidRPr="008771B1" w:rsidRDefault="002862EB" w:rsidP="00B91AA5">
            <w:pPr>
              <w:rPr>
                <w:rFonts w:eastAsia="Batang"/>
                <w:lang w:val="en-GB"/>
              </w:rPr>
            </w:pPr>
            <w:r>
              <w:rPr>
                <w:rFonts w:eastAsia="Batang"/>
                <w:lang w:val="en-GB"/>
              </w:rPr>
              <w:t>string</w:t>
            </w:r>
          </w:p>
        </w:tc>
        <w:tc>
          <w:tcPr>
            <w:tcW w:w="4394" w:type="dxa"/>
          </w:tcPr>
          <w:p w14:paraId="28E32B77" w14:textId="77777777" w:rsidR="002862EB" w:rsidRPr="00D10D9E" w:rsidRDefault="002862EB" w:rsidP="00B91AA5">
            <w:pPr>
              <w:rPr>
                <w:rFonts w:eastAsia="Batang"/>
              </w:rPr>
            </w:pPr>
            <w:r>
              <w:rPr>
                <w:rFonts w:eastAsia="Batang"/>
              </w:rPr>
              <w:t>Namn på</w:t>
            </w:r>
            <w:r w:rsidRPr="007E4029">
              <w:rPr>
                <w:rFonts w:eastAsia="Batang"/>
              </w:rPr>
              <w:t xml:space="preserve"> Ho</w:t>
            </w:r>
            <w:r>
              <w:rPr>
                <w:rFonts w:eastAsia="Batang"/>
              </w:rPr>
              <w:t>s-vårdgivare varifrån meddelandet skickades.</w:t>
            </w:r>
          </w:p>
        </w:tc>
        <w:tc>
          <w:tcPr>
            <w:tcW w:w="1395" w:type="dxa"/>
          </w:tcPr>
          <w:p w14:paraId="2E074DFF" w14:textId="77777777" w:rsidR="002862EB" w:rsidRPr="00D10D9E" w:rsidRDefault="00A165F0" w:rsidP="00B91AA5">
            <w:pPr>
              <w:rPr>
                <w:rFonts w:eastAsia="Batang"/>
              </w:rPr>
            </w:pPr>
            <w:r>
              <w:rPr>
                <w:rFonts w:eastAsia="Batang"/>
              </w:rPr>
              <w:t>1..1</w:t>
            </w:r>
          </w:p>
        </w:tc>
      </w:tr>
      <w:tr w:rsidR="00A165F0" w:rsidRPr="00D10D9E" w14:paraId="063D87DA" w14:textId="77777777" w:rsidTr="00D366C4">
        <w:tc>
          <w:tcPr>
            <w:tcW w:w="3227" w:type="dxa"/>
          </w:tcPr>
          <w:p w14:paraId="095BB91F" w14:textId="77777777" w:rsidR="00A165F0" w:rsidRDefault="00A165F0" w:rsidP="00B91AA5">
            <w:pPr>
              <w:rPr>
                <w:iCs/>
              </w:rPr>
            </w:pPr>
            <w:r>
              <w:rPr>
                <w:iCs/>
              </w:rPr>
              <w:t>lakarutlatande</w:t>
            </w:r>
          </w:p>
        </w:tc>
        <w:tc>
          <w:tcPr>
            <w:tcW w:w="992" w:type="dxa"/>
          </w:tcPr>
          <w:p w14:paraId="1ED981C0" w14:textId="77777777" w:rsidR="00A165F0" w:rsidRDefault="00A165F0" w:rsidP="00B91AA5">
            <w:pPr>
              <w:rPr>
                <w:rFonts w:eastAsia="Batang"/>
                <w:lang w:val="en-GB"/>
              </w:rPr>
            </w:pPr>
          </w:p>
        </w:tc>
        <w:tc>
          <w:tcPr>
            <w:tcW w:w="4394" w:type="dxa"/>
          </w:tcPr>
          <w:p w14:paraId="19537207" w14:textId="77777777" w:rsidR="00A165F0" w:rsidRDefault="00A165F0" w:rsidP="00B91AA5">
            <w:pPr>
              <w:rPr>
                <w:rFonts w:eastAsia="Batang"/>
              </w:rPr>
            </w:pPr>
            <w:r>
              <w:rPr>
                <w:rFonts w:eastAsia="Batang"/>
              </w:rPr>
              <w:t>Läkarutlåtandet</w:t>
            </w:r>
          </w:p>
        </w:tc>
        <w:tc>
          <w:tcPr>
            <w:tcW w:w="1395" w:type="dxa"/>
          </w:tcPr>
          <w:p w14:paraId="314A30C3" w14:textId="77777777" w:rsidR="00A165F0" w:rsidRDefault="00A165F0" w:rsidP="00B91AA5">
            <w:pPr>
              <w:rPr>
                <w:rFonts w:eastAsia="Batang"/>
              </w:rPr>
            </w:pPr>
            <w:r>
              <w:rPr>
                <w:rFonts w:eastAsia="Batang"/>
              </w:rPr>
              <w:t>1..1</w:t>
            </w:r>
          </w:p>
        </w:tc>
      </w:tr>
      <w:tr w:rsidR="002862EB" w:rsidRPr="00D10D9E" w14:paraId="55D18CD9" w14:textId="77777777" w:rsidTr="00D366C4">
        <w:tc>
          <w:tcPr>
            <w:tcW w:w="3227" w:type="dxa"/>
          </w:tcPr>
          <w:p w14:paraId="019175F7" w14:textId="77777777" w:rsidR="002862EB" w:rsidRPr="008C515D" w:rsidRDefault="002862EB" w:rsidP="00B91AA5">
            <w:pPr>
              <w:rPr>
                <w:rFonts w:eastAsia="Batang"/>
                <w:b/>
              </w:rPr>
            </w:pPr>
            <w:r>
              <w:rPr>
                <w:iCs/>
              </w:rPr>
              <w:t>lakarutlatande.</w:t>
            </w:r>
            <w:r w:rsidRPr="00C26FE2">
              <w:rPr>
                <w:iCs/>
              </w:rPr>
              <w:t>lakarutlatande-id</w:t>
            </w:r>
          </w:p>
        </w:tc>
        <w:tc>
          <w:tcPr>
            <w:tcW w:w="992" w:type="dxa"/>
          </w:tcPr>
          <w:p w14:paraId="446727F2" w14:textId="77777777" w:rsidR="002862EB" w:rsidRPr="008771B1" w:rsidRDefault="002862EB" w:rsidP="00B91AA5">
            <w:pPr>
              <w:rPr>
                <w:rFonts w:eastAsia="Batang"/>
                <w:lang w:val="en-GB"/>
              </w:rPr>
            </w:pPr>
            <w:r>
              <w:rPr>
                <w:rFonts w:eastAsia="Batang"/>
                <w:lang w:val="en-GB"/>
              </w:rPr>
              <w:t>string</w:t>
            </w:r>
          </w:p>
        </w:tc>
        <w:tc>
          <w:tcPr>
            <w:tcW w:w="4394" w:type="dxa"/>
          </w:tcPr>
          <w:p w14:paraId="447456FE" w14:textId="77777777" w:rsidR="002862EB" w:rsidRPr="00D10D9E" w:rsidRDefault="002862EB" w:rsidP="00B91AA5">
            <w:pPr>
              <w:rPr>
                <w:rFonts w:eastAsia="Batang"/>
              </w:rPr>
            </w:pPr>
            <w:r>
              <w:rPr>
                <w:rFonts w:eastAsia="Batang"/>
              </w:rPr>
              <w:t>Unikt id för läkarintyget som meddelandet gäller</w:t>
            </w:r>
          </w:p>
        </w:tc>
        <w:tc>
          <w:tcPr>
            <w:tcW w:w="1395" w:type="dxa"/>
          </w:tcPr>
          <w:p w14:paraId="3E3A18AD" w14:textId="77777777" w:rsidR="002862EB" w:rsidRPr="00D10D9E" w:rsidRDefault="00A165F0" w:rsidP="00B91AA5">
            <w:pPr>
              <w:rPr>
                <w:rFonts w:eastAsia="Batang"/>
              </w:rPr>
            </w:pPr>
            <w:r>
              <w:rPr>
                <w:rFonts w:eastAsia="Batang"/>
              </w:rPr>
              <w:t>1..1</w:t>
            </w:r>
          </w:p>
        </w:tc>
      </w:tr>
      <w:tr w:rsidR="002862EB" w:rsidRPr="00D10D9E" w14:paraId="6876E342" w14:textId="77777777" w:rsidTr="00D366C4">
        <w:tc>
          <w:tcPr>
            <w:tcW w:w="3227" w:type="dxa"/>
          </w:tcPr>
          <w:p w14:paraId="63153F2A" w14:textId="77777777" w:rsidR="002862EB" w:rsidRPr="00D10D9E" w:rsidRDefault="002862EB" w:rsidP="00B91AA5">
            <w:pPr>
              <w:rPr>
                <w:rFonts w:eastAsia="Batang"/>
                <w:b/>
                <w:lang w:val="en-GB"/>
              </w:rPr>
            </w:pPr>
            <w:r>
              <w:rPr>
                <w:iCs/>
              </w:rPr>
              <w:t>lakarutlatande</w:t>
            </w:r>
            <w:r>
              <w:t>.signeringsTidpunkt</w:t>
            </w:r>
          </w:p>
        </w:tc>
        <w:tc>
          <w:tcPr>
            <w:tcW w:w="992" w:type="dxa"/>
          </w:tcPr>
          <w:p w14:paraId="41252266" w14:textId="77777777" w:rsidR="002862EB" w:rsidRPr="008771B1" w:rsidRDefault="002862EB" w:rsidP="00B91AA5">
            <w:pPr>
              <w:rPr>
                <w:rFonts w:eastAsia="Batang"/>
                <w:lang w:val="en-GB"/>
              </w:rPr>
            </w:pPr>
            <w:r>
              <w:rPr>
                <w:rFonts w:eastAsia="Batang"/>
                <w:lang w:val="en-GB"/>
              </w:rPr>
              <w:t>datumtid</w:t>
            </w:r>
          </w:p>
        </w:tc>
        <w:tc>
          <w:tcPr>
            <w:tcW w:w="4394" w:type="dxa"/>
          </w:tcPr>
          <w:p w14:paraId="48A56B5C" w14:textId="77777777" w:rsidR="002862EB" w:rsidRPr="00D10D9E" w:rsidRDefault="002862EB" w:rsidP="00B91AA5">
            <w:pPr>
              <w:rPr>
                <w:rFonts w:eastAsia="Batang"/>
              </w:rPr>
            </w:pPr>
            <w:r>
              <w:rPr>
                <w:rFonts w:eastAsia="Batang"/>
              </w:rPr>
              <w:t>Signeringstidpunkt för läkarintyget som meddelandet gäller</w:t>
            </w:r>
          </w:p>
        </w:tc>
        <w:tc>
          <w:tcPr>
            <w:tcW w:w="1395" w:type="dxa"/>
          </w:tcPr>
          <w:p w14:paraId="0D148D21" w14:textId="77777777" w:rsidR="002862EB" w:rsidRPr="00D10D9E" w:rsidRDefault="00A165F0" w:rsidP="00B91AA5">
            <w:pPr>
              <w:rPr>
                <w:rFonts w:eastAsia="Batang"/>
              </w:rPr>
            </w:pPr>
            <w:r>
              <w:rPr>
                <w:rFonts w:eastAsia="Batang"/>
              </w:rPr>
              <w:t>1..1</w:t>
            </w:r>
          </w:p>
        </w:tc>
      </w:tr>
      <w:tr w:rsidR="00A165F0" w:rsidRPr="00D10D9E" w14:paraId="643A072F" w14:textId="77777777" w:rsidTr="00D366C4">
        <w:tc>
          <w:tcPr>
            <w:tcW w:w="3227" w:type="dxa"/>
          </w:tcPr>
          <w:p w14:paraId="33F944A0" w14:textId="77777777" w:rsidR="00A165F0" w:rsidRDefault="00A165F0" w:rsidP="00B91AA5">
            <w:pPr>
              <w:rPr>
                <w:iCs/>
              </w:rPr>
            </w:pPr>
            <w:r>
              <w:rPr>
                <w:iCs/>
              </w:rPr>
              <w:t>lakarutlatande.patient</w:t>
            </w:r>
          </w:p>
        </w:tc>
        <w:tc>
          <w:tcPr>
            <w:tcW w:w="992" w:type="dxa"/>
          </w:tcPr>
          <w:p w14:paraId="7CCA8C4E" w14:textId="77777777" w:rsidR="00A165F0" w:rsidRDefault="00A165F0" w:rsidP="00B91AA5">
            <w:pPr>
              <w:rPr>
                <w:rFonts w:eastAsia="Batang"/>
                <w:lang w:val="en-GB"/>
              </w:rPr>
            </w:pPr>
          </w:p>
        </w:tc>
        <w:tc>
          <w:tcPr>
            <w:tcW w:w="4394" w:type="dxa"/>
          </w:tcPr>
          <w:p w14:paraId="017598E8" w14:textId="77777777" w:rsidR="00A165F0" w:rsidRDefault="00A165F0" w:rsidP="00B91AA5">
            <w:pPr>
              <w:rPr>
                <w:rFonts w:eastAsia="Batang"/>
              </w:rPr>
            </w:pPr>
            <w:r>
              <w:rPr>
                <w:rFonts w:eastAsia="Batang"/>
              </w:rPr>
              <w:t>Patienten</w:t>
            </w:r>
          </w:p>
        </w:tc>
        <w:tc>
          <w:tcPr>
            <w:tcW w:w="1395" w:type="dxa"/>
          </w:tcPr>
          <w:p w14:paraId="1777A678" w14:textId="77777777" w:rsidR="00A165F0" w:rsidRDefault="00A165F0" w:rsidP="00B91AA5">
            <w:pPr>
              <w:rPr>
                <w:rFonts w:eastAsia="Batang"/>
              </w:rPr>
            </w:pPr>
            <w:r>
              <w:rPr>
                <w:rFonts w:eastAsia="Batang"/>
              </w:rPr>
              <w:t>1..1</w:t>
            </w:r>
          </w:p>
        </w:tc>
      </w:tr>
      <w:tr w:rsidR="002862EB" w:rsidRPr="00D10D9E" w14:paraId="3A250A48" w14:textId="77777777" w:rsidTr="00D366C4">
        <w:tc>
          <w:tcPr>
            <w:tcW w:w="3227" w:type="dxa"/>
          </w:tcPr>
          <w:p w14:paraId="21328741" w14:textId="77777777" w:rsidR="002862EB" w:rsidRPr="00D10D9E" w:rsidRDefault="002862EB" w:rsidP="00B91AA5">
            <w:pPr>
              <w:rPr>
                <w:rFonts w:eastAsia="Batang"/>
                <w:b/>
                <w:lang w:val="en-GB"/>
              </w:rPr>
            </w:pPr>
            <w:r>
              <w:t>patient.</w:t>
            </w:r>
            <w:r w:rsidRPr="003968B2">
              <w:t>person-id</w:t>
            </w:r>
          </w:p>
        </w:tc>
        <w:tc>
          <w:tcPr>
            <w:tcW w:w="992" w:type="dxa"/>
          </w:tcPr>
          <w:p w14:paraId="2A7B9D6F" w14:textId="77777777" w:rsidR="002862EB" w:rsidRPr="008771B1" w:rsidRDefault="002862EB" w:rsidP="00B91AA5">
            <w:pPr>
              <w:rPr>
                <w:rFonts w:eastAsia="Batang"/>
                <w:lang w:val="en-GB"/>
              </w:rPr>
            </w:pPr>
            <w:r>
              <w:rPr>
                <w:rFonts w:eastAsia="Batang"/>
                <w:lang w:val="en-GB"/>
              </w:rPr>
              <w:t>string</w:t>
            </w:r>
          </w:p>
        </w:tc>
        <w:tc>
          <w:tcPr>
            <w:tcW w:w="4394" w:type="dxa"/>
          </w:tcPr>
          <w:p w14:paraId="6353767A" w14:textId="77777777" w:rsidR="002862EB" w:rsidRPr="00D10D9E" w:rsidRDefault="002862EB" w:rsidP="00B91AA5">
            <w:pPr>
              <w:rPr>
                <w:rFonts w:eastAsia="Batang"/>
              </w:rPr>
            </w:pPr>
            <w:r>
              <w:rPr>
                <w:rFonts w:eastAsia="Batang"/>
              </w:rPr>
              <w:t>Patientens personnummer eller samordningnummer</w:t>
            </w:r>
          </w:p>
        </w:tc>
        <w:tc>
          <w:tcPr>
            <w:tcW w:w="1395" w:type="dxa"/>
          </w:tcPr>
          <w:p w14:paraId="13F50748" w14:textId="77777777" w:rsidR="002862EB" w:rsidRPr="00D10D9E" w:rsidRDefault="00A165F0" w:rsidP="00B91AA5">
            <w:pPr>
              <w:rPr>
                <w:rFonts w:eastAsia="Batang"/>
              </w:rPr>
            </w:pPr>
            <w:r>
              <w:rPr>
                <w:rFonts w:eastAsia="Batang"/>
              </w:rPr>
              <w:t>1..1</w:t>
            </w:r>
          </w:p>
        </w:tc>
      </w:tr>
      <w:tr w:rsidR="002862EB" w:rsidRPr="00D10D9E" w14:paraId="1CE1AAED" w14:textId="77777777" w:rsidTr="00D366C4">
        <w:tc>
          <w:tcPr>
            <w:tcW w:w="3227" w:type="dxa"/>
          </w:tcPr>
          <w:p w14:paraId="3A083DAE" w14:textId="77777777" w:rsidR="002862EB" w:rsidRPr="00D10D9E" w:rsidRDefault="002862EB" w:rsidP="00B91AA5">
            <w:pPr>
              <w:rPr>
                <w:rFonts w:eastAsia="Batang"/>
                <w:b/>
                <w:lang w:val="en-GB"/>
              </w:rPr>
            </w:pPr>
            <w:r>
              <w:t>patient.fullstandigtNamn</w:t>
            </w:r>
          </w:p>
        </w:tc>
        <w:tc>
          <w:tcPr>
            <w:tcW w:w="992" w:type="dxa"/>
          </w:tcPr>
          <w:p w14:paraId="693307A9" w14:textId="77777777" w:rsidR="002862EB" w:rsidRPr="008771B1" w:rsidRDefault="002862EB" w:rsidP="00B91AA5">
            <w:pPr>
              <w:rPr>
                <w:rFonts w:eastAsia="Batang"/>
                <w:lang w:val="en-GB"/>
              </w:rPr>
            </w:pPr>
            <w:r>
              <w:rPr>
                <w:rFonts w:eastAsia="Batang"/>
                <w:lang w:val="en-GB"/>
              </w:rPr>
              <w:t>string</w:t>
            </w:r>
          </w:p>
        </w:tc>
        <w:tc>
          <w:tcPr>
            <w:tcW w:w="4394" w:type="dxa"/>
          </w:tcPr>
          <w:p w14:paraId="65B9DB39" w14:textId="77777777" w:rsidR="002862EB" w:rsidRPr="00D10D9E" w:rsidRDefault="002862EB" w:rsidP="00B91AA5">
            <w:pPr>
              <w:rPr>
                <w:rFonts w:eastAsia="Batang"/>
              </w:rPr>
            </w:pPr>
            <w:r>
              <w:rPr>
                <w:rFonts w:eastAsia="Batang"/>
              </w:rPr>
              <w:t>Patientens namn</w:t>
            </w:r>
          </w:p>
        </w:tc>
        <w:tc>
          <w:tcPr>
            <w:tcW w:w="1395" w:type="dxa"/>
          </w:tcPr>
          <w:p w14:paraId="261C0B13" w14:textId="77777777" w:rsidR="002862EB" w:rsidRPr="00D10D9E" w:rsidRDefault="00A165F0" w:rsidP="00B91AA5">
            <w:pPr>
              <w:rPr>
                <w:rFonts w:eastAsia="Batang"/>
              </w:rPr>
            </w:pPr>
            <w:r>
              <w:rPr>
                <w:rFonts w:eastAsia="Batang"/>
              </w:rPr>
              <w:t>1..1</w:t>
            </w:r>
          </w:p>
        </w:tc>
      </w:tr>
      <w:tr w:rsidR="002862EB" w:rsidRPr="00D10D9E" w14:paraId="299F416B" w14:textId="77777777" w:rsidTr="00D366C4">
        <w:tc>
          <w:tcPr>
            <w:tcW w:w="3227" w:type="dxa"/>
          </w:tcPr>
          <w:p w14:paraId="18670377" w14:textId="77777777" w:rsidR="002862EB" w:rsidRPr="00D10D9E" w:rsidRDefault="002862EB" w:rsidP="00B91AA5">
            <w:pPr>
              <w:rPr>
                <w:rFonts w:eastAsia="Batang"/>
                <w:b/>
                <w:lang w:val="en-GB"/>
              </w:rPr>
            </w:pPr>
            <w:r w:rsidRPr="00D10D9E">
              <w:rPr>
                <w:rFonts w:eastAsia="Batang"/>
                <w:b/>
                <w:lang w:val="en-GB"/>
              </w:rPr>
              <w:t>Svar</w:t>
            </w:r>
          </w:p>
        </w:tc>
        <w:tc>
          <w:tcPr>
            <w:tcW w:w="992" w:type="dxa"/>
          </w:tcPr>
          <w:p w14:paraId="42FCBD01" w14:textId="77777777" w:rsidR="002862EB" w:rsidRPr="008771B1" w:rsidRDefault="002862EB" w:rsidP="00B91AA5">
            <w:pPr>
              <w:rPr>
                <w:rFonts w:eastAsia="Batang"/>
                <w:lang w:val="en-GB"/>
              </w:rPr>
            </w:pPr>
          </w:p>
        </w:tc>
        <w:tc>
          <w:tcPr>
            <w:tcW w:w="4394" w:type="dxa"/>
          </w:tcPr>
          <w:p w14:paraId="74EBA1DB" w14:textId="77777777" w:rsidR="002862EB" w:rsidRPr="00D10D9E" w:rsidRDefault="002862EB" w:rsidP="00B91AA5">
            <w:pPr>
              <w:rPr>
                <w:rFonts w:eastAsia="Batang"/>
              </w:rPr>
            </w:pPr>
          </w:p>
        </w:tc>
        <w:tc>
          <w:tcPr>
            <w:tcW w:w="1395" w:type="dxa"/>
          </w:tcPr>
          <w:p w14:paraId="0EAD4E3D" w14:textId="77777777" w:rsidR="002862EB" w:rsidRPr="00D10D9E" w:rsidRDefault="002862EB" w:rsidP="00B91AA5">
            <w:pPr>
              <w:rPr>
                <w:rFonts w:eastAsia="Batang"/>
              </w:rPr>
            </w:pPr>
          </w:p>
        </w:tc>
      </w:tr>
      <w:tr w:rsidR="002862EB" w:rsidRPr="00D10D9E" w14:paraId="5C7BE835" w14:textId="77777777" w:rsidTr="0028303C">
        <w:tc>
          <w:tcPr>
            <w:tcW w:w="3227" w:type="dxa"/>
          </w:tcPr>
          <w:p w14:paraId="5D9D75BE" w14:textId="77777777" w:rsidR="002862EB" w:rsidRPr="009432B7" w:rsidRDefault="002862EB" w:rsidP="0028303C">
            <w:pPr>
              <w:rPr>
                <w:rFonts w:eastAsia="Batang"/>
                <w:lang w:val="en-GB"/>
              </w:rPr>
            </w:pPr>
            <w:r w:rsidRPr="009432B7">
              <w:rPr>
                <w:rFonts w:eastAsia="Batang"/>
                <w:lang w:val="en-GB"/>
              </w:rPr>
              <w:t>result</w:t>
            </w:r>
          </w:p>
        </w:tc>
        <w:tc>
          <w:tcPr>
            <w:tcW w:w="992" w:type="dxa"/>
          </w:tcPr>
          <w:p w14:paraId="7CBAEBFC" w14:textId="77777777" w:rsidR="002862EB" w:rsidRPr="008771B1" w:rsidRDefault="002862EB" w:rsidP="0028303C">
            <w:pPr>
              <w:rPr>
                <w:rFonts w:eastAsia="Batang"/>
                <w:lang w:val="en-GB"/>
              </w:rPr>
            </w:pPr>
          </w:p>
        </w:tc>
        <w:tc>
          <w:tcPr>
            <w:tcW w:w="4394" w:type="dxa"/>
          </w:tcPr>
          <w:p w14:paraId="29FC2D51" w14:textId="77777777" w:rsidR="002862EB" w:rsidRPr="00D10D9E" w:rsidRDefault="002862EB" w:rsidP="0028303C">
            <w:pPr>
              <w:rPr>
                <w:rFonts w:eastAsia="Batang"/>
              </w:rPr>
            </w:pPr>
          </w:p>
        </w:tc>
        <w:tc>
          <w:tcPr>
            <w:tcW w:w="1395" w:type="dxa"/>
          </w:tcPr>
          <w:p w14:paraId="4A633F30" w14:textId="77777777" w:rsidR="002862EB" w:rsidRPr="00D10D9E" w:rsidRDefault="002862EB" w:rsidP="0028303C">
            <w:pPr>
              <w:rPr>
                <w:rFonts w:eastAsia="Batang"/>
              </w:rPr>
            </w:pPr>
            <w:r>
              <w:rPr>
                <w:rFonts w:eastAsia="Batang"/>
              </w:rPr>
              <w:t>1..1</w:t>
            </w:r>
          </w:p>
        </w:tc>
      </w:tr>
      <w:tr w:rsidR="002862EB" w:rsidRPr="00D10D9E" w14:paraId="11FA8551" w14:textId="77777777" w:rsidTr="0028303C">
        <w:tc>
          <w:tcPr>
            <w:tcW w:w="3227" w:type="dxa"/>
          </w:tcPr>
          <w:p w14:paraId="188815F1" w14:textId="77777777" w:rsidR="002862EB" w:rsidRPr="008771B1" w:rsidRDefault="002862EB" w:rsidP="0028303C">
            <w:pPr>
              <w:rPr>
                <w:rFonts w:eastAsia="Batang"/>
                <w:lang w:val="en-GB"/>
              </w:rPr>
            </w:pPr>
            <w:r>
              <w:rPr>
                <w:rFonts w:eastAsia="Batang"/>
                <w:lang w:val="en-GB"/>
              </w:rPr>
              <w:t>result.resultCode</w:t>
            </w:r>
          </w:p>
        </w:tc>
        <w:tc>
          <w:tcPr>
            <w:tcW w:w="992" w:type="dxa"/>
          </w:tcPr>
          <w:p w14:paraId="37BE8C7A" w14:textId="77777777" w:rsidR="002862EB" w:rsidRPr="008771B1" w:rsidRDefault="002862EB" w:rsidP="0028303C">
            <w:pPr>
              <w:rPr>
                <w:rFonts w:eastAsia="Batang"/>
                <w:lang w:val="en-GB"/>
              </w:rPr>
            </w:pPr>
            <w:r>
              <w:rPr>
                <w:rFonts w:eastAsia="Batang"/>
                <w:lang w:val="en-GB"/>
              </w:rPr>
              <w:t>string</w:t>
            </w:r>
          </w:p>
        </w:tc>
        <w:tc>
          <w:tcPr>
            <w:tcW w:w="4394" w:type="dxa"/>
          </w:tcPr>
          <w:p w14:paraId="241FFA91" w14:textId="77777777" w:rsidR="002862EB" w:rsidRPr="00D10D9E" w:rsidRDefault="002862EB" w:rsidP="0028303C">
            <w:pPr>
              <w:rPr>
                <w:rFonts w:eastAsia="Batang"/>
              </w:rPr>
            </w:pPr>
            <w:r>
              <w:rPr>
                <w:rFonts w:eastAsia="Batang"/>
              </w:rPr>
              <w:t>Information om anropet gick bra(OK, ERROR, INFO)</w:t>
            </w:r>
          </w:p>
        </w:tc>
        <w:tc>
          <w:tcPr>
            <w:tcW w:w="1395" w:type="dxa"/>
          </w:tcPr>
          <w:p w14:paraId="79DC42C5" w14:textId="77777777" w:rsidR="002862EB" w:rsidRDefault="002862EB" w:rsidP="0028303C">
            <w:pPr>
              <w:rPr>
                <w:rFonts w:eastAsia="Batang"/>
              </w:rPr>
            </w:pPr>
            <w:r>
              <w:rPr>
                <w:rFonts w:eastAsia="Batang"/>
              </w:rPr>
              <w:t>1..1</w:t>
            </w:r>
          </w:p>
        </w:tc>
      </w:tr>
      <w:tr w:rsidR="002862EB" w:rsidRPr="00D10D9E" w14:paraId="4931F8B3" w14:textId="77777777" w:rsidTr="0028303C">
        <w:tc>
          <w:tcPr>
            <w:tcW w:w="3227" w:type="dxa"/>
          </w:tcPr>
          <w:p w14:paraId="52D930BE" w14:textId="77777777" w:rsidR="002862EB" w:rsidRPr="008771B1" w:rsidRDefault="002862EB" w:rsidP="0028303C">
            <w:pPr>
              <w:rPr>
                <w:rFonts w:eastAsia="Batang"/>
                <w:lang w:val="en-GB"/>
              </w:rPr>
            </w:pPr>
            <w:r>
              <w:rPr>
                <w:rFonts w:eastAsia="Batang"/>
                <w:lang w:val="en-GB"/>
              </w:rPr>
              <w:t>result.infoText</w:t>
            </w:r>
          </w:p>
        </w:tc>
        <w:tc>
          <w:tcPr>
            <w:tcW w:w="992" w:type="dxa"/>
          </w:tcPr>
          <w:p w14:paraId="712FCB54" w14:textId="77777777" w:rsidR="002862EB" w:rsidRPr="008771B1" w:rsidRDefault="002862EB" w:rsidP="0028303C">
            <w:pPr>
              <w:rPr>
                <w:rFonts w:eastAsia="Batang"/>
                <w:lang w:val="en-GB"/>
              </w:rPr>
            </w:pPr>
            <w:r>
              <w:rPr>
                <w:rFonts w:eastAsia="Batang"/>
                <w:lang w:val="en-GB"/>
              </w:rPr>
              <w:t>string</w:t>
            </w:r>
          </w:p>
        </w:tc>
        <w:tc>
          <w:tcPr>
            <w:tcW w:w="4394" w:type="dxa"/>
          </w:tcPr>
          <w:p w14:paraId="51983B58" w14:textId="77777777" w:rsidR="002862EB" w:rsidRPr="00D10D9E" w:rsidRDefault="002862EB" w:rsidP="0028303C">
            <w:pPr>
              <w:rPr>
                <w:rFonts w:eastAsia="Batang"/>
              </w:rPr>
            </w:pPr>
            <w:r>
              <w:rPr>
                <w:rFonts w:eastAsia="Batang"/>
              </w:rPr>
              <w:t>Text som anger extra information om anropets utgång. Anropet har gått bra, men det finns mer information kring anropet i denna text.</w:t>
            </w:r>
          </w:p>
        </w:tc>
        <w:tc>
          <w:tcPr>
            <w:tcW w:w="1395" w:type="dxa"/>
          </w:tcPr>
          <w:p w14:paraId="5829731D" w14:textId="77777777" w:rsidR="002862EB" w:rsidRDefault="002862EB" w:rsidP="0028303C">
            <w:pPr>
              <w:rPr>
                <w:rFonts w:eastAsia="Batang"/>
              </w:rPr>
            </w:pPr>
            <w:r>
              <w:rPr>
                <w:rFonts w:eastAsia="Batang"/>
              </w:rPr>
              <w:t>0..1</w:t>
            </w:r>
          </w:p>
        </w:tc>
      </w:tr>
      <w:tr w:rsidR="002862EB" w:rsidRPr="00D10D9E" w14:paraId="2769F8B9" w14:textId="77777777" w:rsidTr="0028303C">
        <w:tc>
          <w:tcPr>
            <w:tcW w:w="3227" w:type="dxa"/>
          </w:tcPr>
          <w:p w14:paraId="1D1ECAB7" w14:textId="77777777" w:rsidR="002862EB" w:rsidRPr="004B52E9" w:rsidRDefault="002862EB" w:rsidP="0028303C">
            <w:pPr>
              <w:rPr>
                <w:rFonts w:eastAsia="Batang"/>
              </w:rPr>
            </w:pPr>
            <w:r>
              <w:rPr>
                <w:rFonts w:eastAsia="Batang"/>
                <w:lang w:val="en-GB"/>
              </w:rPr>
              <w:t>result.</w:t>
            </w:r>
            <w:r>
              <w:rPr>
                <w:rFonts w:eastAsia="Batang"/>
              </w:rPr>
              <w:t>errorId</w:t>
            </w:r>
          </w:p>
        </w:tc>
        <w:tc>
          <w:tcPr>
            <w:tcW w:w="992" w:type="dxa"/>
          </w:tcPr>
          <w:p w14:paraId="4153803C" w14:textId="77777777" w:rsidR="002862EB" w:rsidRPr="004B52E9" w:rsidRDefault="002862EB" w:rsidP="0028303C">
            <w:pPr>
              <w:rPr>
                <w:rFonts w:eastAsia="Batang"/>
              </w:rPr>
            </w:pPr>
            <w:r>
              <w:rPr>
                <w:rFonts w:eastAsia="Batang"/>
              </w:rPr>
              <w:t>string</w:t>
            </w:r>
          </w:p>
        </w:tc>
        <w:tc>
          <w:tcPr>
            <w:tcW w:w="4394" w:type="dxa"/>
          </w:tcPr>
          <w:p w14:paraId="3B6B48A7" w14:textId="77777777" w:rsidR="002862EB" w:rsidRPr="00D10D9E" w:rsidRDefault="002862EB" w:rsidP="0028303C">
            <w:pPr>
              <w:rPr>
                <w:rFonts w:eastAsia="Batang"/>
              </w:rPr>
            </w:pPr>
            <w:r>
              <w:rPr>
                <w:rFonts w:eastAsia="Batang"/>
              </w:rPr>
              <w:t>Olika kategorier av fel (VALIDATION_ERROR, TRANSFORMATION_ERROR, APPLICATION_ERROR, TECHNICAL_ERROR)</w:t>
            </w:r>
          </w:p>
        </w:tc>
        <w:tc>
          <w:tcPr>
            <w:tcW w:w="1395" w:type="dxa"/>
          </w:tcPr>
          <w:p w14:paraId="1DCEF3C1" w14:textId="77777777" w:rsidR="002862EB" w:rsidRDefault="002862EB" w:rsidP="0028303C">
            <w:pPr>
              <w:rPr>
                <w:rFonts w:eastAsia="Batang"/>
              </w:rPr>
            </w:pPr>
            <w:r>
              <w:rPr>
                <w:rFonts w:eastAsia="Batang"/>
              </w:rPr>
              <w:t>0..1</w:t>
            </w:r>
          </w:p>
        </w:tc>
      </w:tr>
      <w:tr w:rsidR="002862EB" w:rsidRPr="007E4029" w14:paraId="220A9229" w14:textId="77777777" w:rsidTr="0028303C">
        <w:tc>
          <w:tcPr>
            <w:tcW w:w="3227" w:type="dxa"/>
          </w:tcPr>
          <w:p w14:paraId="2777A13B" w14:textId="77777777" w:rsidR="002862EB" w:rsidRPr="007E4029" w:rsidRDefault="002862EB" w:rsidP="0028303C">
            <w:pPr>
              <w:rPr>
                <w:rFonts w:eastAsia="Batang"/>
              </w:rPr>
            </w:pPr>
            <w:r>
              <w:rPr>
                <w:rFonts w:eastAsia="Batang"/>
                <w:lang w:val="en-GB"/>
              </w:rPr>
              <w:t>result.</w:t>
            </w:r>
            <w:r>
              <w:rPr>
                <w:rFonts w:eastAsia="Batang"/>
              </w:rPr>
              <w:t>errorText</w:t>
            </w:r>
          </w:p>
        </w:tc>
        <w:tc>
          <w:tcPr>
            <w:tcW w:w="992" w:type="dxa"/>
          </w:tcPr>
          <w:p w14:paraId="33712DF9" w14:textId="77777777" w:rsidR="002862EB" w:rsidRPr="007E4029" w:rsidRDefault="002862EB" w:rsidP="0028303C">
            <w:pPr>
              <w:rPr>
                <w:rFonts w:eastAsia="Batang"/>
              </w:rPr>
            </w:pPr>
            <w:r>
              <w:rPr>
                <w:rFonts w:eastAsia="Batang"/>
              </w:rPr>
              <w:t>string</w:t>
            </w:r>
          </w:p>
        </w:tc>
        <w:tc>
          <w:tcPr>
            <w:tcW w:w="4394" w:type="dxa"/>
          </w:tcPr>
          <w:p w14:paraId="17FD859F" w14:textId="77777777" w:rsidR="002862EB" w:rsidRPr="007E4029" w:rsidRDefault="002862EB" w:rsidP="0028303C">
            <w:pPr>
              <w:rPr>
                <w:rFonts w:eastAsia="Batang"/>
              </w:rPr>
            </w:pPr>
            <w:r>
              <w:rPr>
                <w:rFonts w:eastAsia="Batang"/>
              </w:rPr>
              <w:t>Text som ytterliggare beskriver felet</w:t>
            </w:r>
          </w:p>
        </w:tc>
        <w:tc>
          <w:tcPr>
            <w:tcW w:w="1395" w:type="dxa"/>
          </w:tcPr>
          <w:p w14:paraId="73FBE845" w14:textId="77777777" w:rsidR="002862EB" w:rsidRPr="007E4029" w:rsidRDefault="002862EB" w:rsidP="0028303C">
            <w:pPr>
              <w:rPr>
                <w:rFonts w:eastAsia="Batang"/>
              </w:rPr>
            </w:pPr>
            <w:r>
              <w:rPr>
                <w:rFonts w:eastAsia="Batang"/>
              </w:rPr>
              <w:t>0..1</w:t>
            </w:r>
          </w:p>
        </w:tc>
      </w:tr>
    </w:tbl>
    <w:p w14:paraId="0A95E260" w14:textId="77777777" w:rsidR="00E322C9" w:rsidRPr="00EC6C6D" w:rsidRDefault="00E322C9" w:rsidP="00B91AA5">
      <w:pPr>
        <w:pStyle w:val="Brdtext"/>
        <w:ind w:left="0"/>
      </w:pPr>
    </w:p>
    <w:p w14:paraId="331A282F" w14:textId="77777777" w:rsidR="00EB24F6" w:rsidRDefault="00EB24F6" w:rsidP="00EB24F6">
      <w:pPr>
        <w:pStyle w:val="Rubrik3"/>
      </w:pPr>
      <w:r>
        <w:t>Övriga regler</w:t>
      </w:r>
    </w:p>
    <w:p w14:paraId="0D846C78" w14:textId="77777777" w:rsidR="00E322C9" w:rsidRDefault="00E322C9" w:rsidP="00B91AA5">
      <w:pPr>
        <w:rPr>
          <w:rFonts w:ascii="Calibri" w:hAnsi="Calibri"/>
          <w:sz w:val="22"/>
        </w:rPr>
      </w:pPr>
      <w:r w:rsidRPr="00810FD3">
        <w:rPr>
          <w:rFonts w:ascii="Calibri" w:hAnsi="Calibri"/>
          <w:sz w:val="22"/>
        </w:rPr>
        <w:t>Inga extra förutom de som anger om fält är obligator</w:t>
      </w:r>
      <w:r w:rsidR="00F0756A">
        <w:rPr>
          <w:rFonts w:ascii="Calibri" w:hAnsi="Calibri"/>
          <w:sz w:val="22"/>
        </w:rPr>
        <w:t>iska eller valbara under fältregler</w:t>
      </w:r>
    </w:p>
    <w:p w14:paraId="2C41DF75" w14:textId="77777777" w:rsidR="00E322C9" w:rsidRPr="00810FD3" w:rsidRDefault="00E322C9" w:rsidP="00B91AA5">
      <w:pPr>
        <w:rPr>
          <w:rFonts w:ascii="Calibri" w:hAnsi="Calibri"/>
          <w:sz w:val="22"/>
        </w:rPr>
      </w:pPr>
      <w:r>
        <w:rPr>
          <w:rFonts w:ascii="Calibri" w:hAnsi="Calibri"/>
          <w:sz w:val="22"/>
        </w:rPr>
        <w:t>Observera att en mängd information skall tas från det tidigare inskickade läkarintyget och därmed överensstämma med denna.</w:t>
      </w:r>
    </w:p>
    <w:p w14:paraId="76265741" w14:textId="77777777" w:rsidR="002E2286" w:rsidRDefault="00AC3E65" w:rsidP="00267947">
      <w:pPr>
        <w:pStyle w:val="Rubrik2"/>
      </w:pPr>
      <w:r>
        <w:br w:type="page"/>
      </w:r>
      <w:bookmarkStart w:id="100" w:name="_Toc283620711"/>
      <w:r w:rsidR="002E2286">
        <w:t>ListCertificates</w:t>
      </w:r>
      <w:bookmarkEnd w:id="100"/>
      <w:r w:rsidR="002E2286">
        <w:t xml:space="preserve"> </w:t>
      </w:r>
    </w:p>
    <w:p w14:paraId="37EE4AF4" w14:textId="77777777" w:rsidR="002E2286" w:rsidRDefault="002E2286" w:rsidP="00B91AA5">
      <w:r w:rsidRPr="00406201">
        <w:t xml:space="preserve">Tjänsten </w:t>
      </w:r>
      <w:r w:rsidR="00377538">
        <w:t>begär en lista av registrerade läkarintyg från intygstjänsten.</w:t>
      </w:r>
      <w:r>
        <w:t xml:space="preserve"> Både begäran och svar består av xml-dokument.</w:t>
      </w:r>
    </w:p>
    <w:p w14:paraId="4BBE53AC" w14:textId="77777777" w:rsidR="00CA24CB" w:rsidRDefault="00CA24CB" w:rsidP="00CA24CB">
      <w:pPr>
        <w:pStyle w:val="Rubrik3"/>
      </w:pPr>
      <w:r>
        <w:t>Version</w:t>
      </w:r>
    </w:p>
    <w:p w14:paraId="5F9CCFF0" w14:textId="77777777" w:rsidR="00CA24CB" w:rsidRDefault="00CA24CB" w:rsidP="00B91AA5">
      <w:r>
        <w:t>1.0</w:t>
      </w:r>
    </w:p>
    <w:p w14:paraId="1DE21DF4" w14:textId="77777777" w:rsidR="002E2286" w:rsidRDefault="00377538" w:rsidP="00267947">
      <w:pPr>
        <w:pStyle w:val="Rubrik3"/>
      </w:pPr>
      <w:r>
        <w:t>Fältregler</w:t>
      </w:r>
    </w:p>
    <w:p w14:paraId="06A3E579" w14:textId="77777777" w:rsidR="002E2286" w:rsidRDefault="002E2286" w:rsidP="00B91AA5">
      <w:r>
        <w:t xml:space="preserve">En begäran om </w:t>
      </w:r>
      <w:r w:rsidR="00B21B5C">
        <w:t>en lista gäller för en specifik personidentitet</w:t>
      </w:r>
      <w:r>
        <w:t>. Nedanstående tabell beskriver varje element i begäran och svar</w:t>
      </w:r>
      <w:r w:rsidR="009F06D7" w:rsidRPr="009F06D7">
        <w:t xml:space="preserve"> </w:t>
      </w:r>
      <w:r w:rsidR="009F06D7">
        <w:t>Kardinaliteten beskriver om ett fält är valfritt (0..1) eller obligatoriskt (1..1).</w:t>
      </w:r>
    </w:p>
    <w:p w14:paraId="58A6FF8A" w14:textId="77777777" w:rsidR="002E2286" w:rsidRPr="00E30D2E" w:rsidRDefault="002E2286" w:rsidP="00B91AA5">
      <w:pPr>
        <w:pStyle w:val="Brdtext"/>
        <w:ind w:left="0"/>
      </w:pPr>
    </w:p>
    <w:tbl>
      <w:tblPr>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227"/>
        <w:gridCol w:w="992"/>
        <w:gridCol w:w="4394"/>
        <w:gridCol w:w="1395"/>
      </w:tblGrid>
      <w:tr w:rsidR="00D366C4" w:rsidRPr="004E06B5" w14:paraId="22686260" w14:textId="77777777" w:rsidTr="00D366C4">
        <w:tc>
          <w:tcPr>
            <w:tcW w:w="3227" w:type="dxa"/>
            <w:shd w:val="clear" w:color="auto" w:fill="B3B3B3"/>
          </w:tcPr>
          <w:p w14:paraId="19A62DE6" w14:textId="77777777" w:rsidR="00D366C4" w:rsidRPr="008771B1" w:rsidRDefault="00D366C4" w:rsidP="00B91AA5">
            <w:pPr>
              <w:rPr>
                <w:rFonts w:eastAsia="Batang"/>
                <w:b/>
              </w:rPr>
            </w:pPr>
            <w:r w:rsidRPr="008771B1">
              <w:rPr>
                <w:rFonts w:eastAsia="Batang"/>
                <w:b/>
              </w:rPr>
              <w:t>Namn</w:t>
            </w:r>
          </w:p>
        </w:tc>
        <w:tc>
          <w:tcPr>
            <w:tcW w:w="992" w:type="dxa"/>
            <w:shd w:val="clear" w:color="auto" w:fill="B3B3B3"/>
          </w:tcPr>
          <w:p w14:paraId="173B7F17" w14:textId="77777777" w:rsidR="00D366C4" w:rsidRPr="008771B1" w:rsidRDefault="00D366C4" w:rsidP="00B91AA5">
            <w:pPr>
              <w:rPr>
                <w:rFonts w:eastAsia="Batang"/>
                <w:b/>
              </w:rPr>
            </w:pPr>
            <w:r w:rsidRPr="008771B1">
              <w:rPr>
                <w:rFonts w:eastAsia="Batang"/>
                <w:b/>
              </w:rPr>
              <w:t>Typ</w:t>
            </w:r>
          </w:p>
        </w:tc>
        <w:tc>
          <w:tcPr>
            <w:tcW w:w="4394" w:type="dxa"/>
            <w:shd w:val="clear" w:color="auto" w:fill="B3B3B3"/>
          </w:tcPr>
          <w:p w14:paraId="6087411D" w14:textId="77777777" w:rsidR="00D366C4" w:rsidRPr="008771B1" w:rsidRDefault="00D366C4" w:rsidP="00B91AA5">
            <w:pPr>
              <w:rPr>
                <w:rFonts w:eastAsia="Batang"/>
                <w:b/>
              </w:rPr>
            </w:pPr>
            <w:r w:rsidRPr="00D366C4">
              <w:rPr>
                <w:b/>
              </w:rPr>
              <w:t>Beskrivning</w:t>
            </w:r>
          </w:p>
        </w:tc>
        <w:tc>
          <w:tcPr>
            <w:tcW w:w="1395" w:type="dxa"/>
            <w:shd w:val="clear" w:color="auto" w:fill="B3B3B3"/>
          </w:tcPr>
          <w:p w14:paraId="3FD9D25F" w14:textId="77777777" w:rsidR="00D366C4" w:rsidRDefault="00D366C4" w:rsidP="00B91AA5">
            <w:pPr>
              <w:rPr>
                <w:rFonts w:eastAsia="Batang"/>
                <w:b/>
              </w:rPr>
            </w:pPr>
            <w:r>
              <w:rPr>
                <w:rFonts w:eastAsia="Batang"/>
                <w:b/>
              </w:rPr>
              <w:t>Kardinalitet</w:t>
            </w:r>
          </w:p>
        </w:tc>
      </w:tr>
      <w:tr w:rsidR="002E2286" w:rsidRPr="004E06B5" w14:paraId="58B44ECC" w14:textId="77777777" w:rsidTr="00D366C4">
        <w:tc>
          <w:tcPr>
            <w:tcW w:w="3227" w:type="dxa"/>
          </w:tcPr>
          <w:p w14:paraId="1992CAE1" w14:textId="77777777" w:rsidR="002E2286" w:rsidRPr="00D10D9E" w:rsidRDefault="002E2286" w:rsidP="00B91AA5">
            <w:pPr>
              <w:rPr>
                <w:rFonts w:eastAsia="Batang"/>
                <w:b/>
              </w:rPr>
            </w:pPr>
            <w:r w:rsidRPr="00D10D9E">
              <w:rPr>
                <w:rFonts w:eastAsia="Batang"/>
                <w:b/>
              </w:rPr>
              <w:t>Begäran</w:t>
            </w:r>
          </w:p>
        </w:tc>
        <w:tc>
          <w:tcPr>
            <w:tcW w:w="992" w:type="dxa"/>
          </w:tcPr>
          <w:p w14:paraId="2F7DD096" w14:textId="77777777" w:rsidR="002E2286" w:rsidRPr="008771B1" w:rsidRDefault="002E2286" w:rsidP="00B91AA5">
            <w:pPr>
              <w:rPr>
                <w:rFonts w:eastAsia="Batang"/>
              </w:rPr>
            </w:pPr>
          </w:p>
        </w:tc>
        <w:tc>
          <w:tcPr>
            <w:tcW w:w="4394" w:type="dxa"/>
          </w:tcPr>
          <w:p w14:paraId="08B7E2D6" w14:textId="77777777" w:rsidR="002E2286" w:rsidRPr="008771B1" w:rsidRDefault="002E2286" w:rsidP="00B91AA5">
            <w:pPr>
              <w:rPr>
                <w:rFonts w:eastAsia="Batang"/>
              </w:rPr>
            </w:pPr>
          </w:p>
        </w:tc>
        <w:tc>
          <w:tcPr>
            <w:tcW w:w="1395" w:type="dxa"/>
          </w:tcPr>
          <w:p w14:paraId="1185E524" w14:textId="77777777" w:rsidR="002E2286" w:rsidRPr="008771B1" w:rsidRDefault="002E2286" w:rsidP="00B91AA5">
            <w:pPr>
              <w:rPr>
                <w:rFonts w:eastAsia="Batang"/>
              </w:rPr>
            </w:pPr>
          </w:p>
        </w:tc>
      </w:tr>
      <w:tr w:rsidR="002E2286" w:rsidRPr="00D10D9E" w14:paraId="3AC2A0EB" w14:textId="77777777" w:rsidTr="00D366C4">
        <w:tc>
          <w:tcPr>
            <w:tcW w:w="3227" w:type="dxa"/>
          </w:tcPr>
          <w:p w14:paraId="183FD535" w14:textId="77777777" w:rsidR="002E2286" w:rsidRPr="004107AE" w:rsidRDefault="00E723C3" w:rsidP="00B91AA5">
            <w:pPr>
              <w:rPr>
                <w:iCs/>
              </w:rPr>
            </w:pPr>
            <w:r w:rsidRPr="00E723C3">
              <w:rPr>
                <w:iCs/>
                <w:lang w:val="en-US"/>
              </w:rPr>
              <w:t>nationalIdentityNumber</w:t>
            </w:r>
          </w:p>
        </w:tc>
        <w:tc>
          <w:tcPr>
            <w:tcW w:w="992" w:type="dxa"/>
          </w:tcPr>
          <w:p w14:paraId="63E317B6" w14:textId="77777777" w:rsidR="002E2286" w:rsidRDefault="002E2286" w:rsidP="00B91AA5">
            <w:pPr>
              <w:rPr>
                <w:rFonts w:eastAsia="Batang"/>
              </w:rPr>
            </w:pPr>
            <w:r>
              <w:rPr>
                <w:rFonts w:eastAsia="Batang"/>
              </w:rPr>
              <w:t>string</w:t>
            </w:r>
          </w:p>
        </w:tc>
        <w:tc>
          <w:tcPr>
            <w:tcW w:w="4394" w:type="dxa"/>
          </w:tcPr>
          <w:p w14:paraId="1A118992" w14:textId="77777777" w:rsidR="002E2286" w:rsidRDefault="006C2C58" w:rsidP="00B91AA5">
            <w:pPr>
              <w:rPr>
                <w:rFonts w:eastAsia="Batang"/>
              </w:rPr>
            </w:pPr>
            <w:r>
              <w:rPr>
                <w:rFonts w:eastAsia="Batang"/>
              </w:rPr>
              <w:t>Patientens personnummer eller samordningsnummer</w:t>
            </w:r>
          </w:p>
        </w:tc>
        <w:tc>
          <w:tcPr>
            <w:tcW w:w="1395" w:type="dxa"/>
          </w:tcPr>
          <w:p w14:paraId="2DD76175" w14:textId="77777777" w:rsidR="002E2286" w:rsidRDefault="009F06D7" w:rsidP="00B91AA5">
            <w:pPr>
              <w:rPr>
                <w:rFonts w:eastAsia="Batang"/>
              </w:rPr>
            </w:pPr>
            <w:r>
              <w:rPr>
                <w:rFonts w:eastAsia="Batang"/>
              </w:rPr>
              <w:t>1..1</w:t>
            </w:r>
          </w:p>
        </w:tc>
      </w:tr>
      <w:tr w:rsidR="002E2286" w:rsidRPr="00D10D9E" w14:paraId="46C19682" w14:textId="77777777" w:rsidTr="00D366C4">
        <w:tc>
          <w:tcPr>
            <w:tcW w:w="3227" w:type="dxa"/>
          </w:tcPr>
          <w:p w14:paraId="57A421EC" w14:textId="77777777" w:rsidR="002E2286" w:rsidRPr="00D10D9E" w:rsidRDefault="00E723C3" w:rsidP="00B91AA5">
            <w:pPr>
              <w:rPr>
                <w:rFonts w:eastAsia="Batang"/>
                <w:b/>
                <w:lang w:val="en-GB"/>
              </w:rPr>
            </w:pPr>
            <w:r>
              <w:rPr>
                <w:lang w:val="en-US"/>
              </w:rPr>
              <w:t>certificateType</w:t>
            </w:r>
          </w:p>
        </w:tc>
        <w:tc>
          <w:tcPr>
            <w:tcW w:w="992" w:type="dxa"/>
          </w:tcPr>
          <w:p w14:paraId="4EB650AC" w14:textId="77777777" w:rsidR="002E2286" w:rsidRPr="008771B1" w:rsidRDefault="006C2C58" w:rsidP="00B91AA5">
            <w:pPr>
              <w:rPr>
                <w:rFonts w:eastAsia="Batang"/>
                <w:lang w:val="en-GB"/>
              </w:rPr>
            </w:pPr>
            <w:r>
              <w:rPr>
                <w:rFonts w:eastAsia="Batang"/>
                <w:lang w:val="en-GB"/>
              </w:rPr>
              <w:t>s</w:t>
            </w:r>
            <w:r w:rsidR="00ED3676">
              <w:rPr>
                <w:rFonts w:eastAsia="Batang"/>
                <w:lang w:val="en-GB"/>
              </w:rPr>
              <w:t>tring</w:t>
            </w:r>
          </w:p>
        </w:tc>
        <w:tc>
          <w:tcPr>
            <w:tcW w:w="4394" w:type="dxa"/>
          </w:tcPr>
          <w:p w14:paraId="4341AC94" w14:textId="77777777" w:rsidR="002E2286" w:rsidRPr="00D10D9E" w:rsidRDefault="006C2C58" w:rsidP="00B91AA5">
            <w:pPr>
              <w:rPr>
                <w:rFonts w:eastAsia="Batang"/>
              </w:rPr>
            </w:pPr>
            <w:r>
              <w:rPr>
                <w:rFonts w:eastAsia="Batang"/>
              </w:rPr>
              <w:t>Typ av intyg. Om inget anges returneras alla typer.</w:t>
            </w:r>
          </w:p>
        </w:tc>
        <w:tc>
          <w:tcPr>
            <w:tcW w:w="1395" w:type="dxa"/>
          </w:tcPr>
          <w:p w14:paraId="4986784A" w14:textId="77777777" w:rsidR="002E2286" w:rsidRPr="00D10D9E" w:rsidRDefault="009F06D7" w:rsidP="00B91AA5">
            <w:pPr>
              <w:rPr>
                <w:rFonts w:eastAsia="Batang"/>
              </w:rPr>
            </w:pPr>
            <w:r>
              <w:rPr>
                <w:rFonts w:eastAsia="Batang"/>
              </w:rPr>
              <w:t>0..n</w:t>
            </w:r>
          </w:p>
        </w:tc>
      </w:tr>
      <w:tr w:rsidR="002E2286" w:rsidRPr="00D10D9E" w14:paraId="3ED6CEBC" w14:textId="77777777" w:rsidTr="00D366C4">
        <w:tc>
          <w:tcPr>
            <w:tcW w:w="3227" w:type="dxa"/>
          </w:tcPr>
          <w:p w14:paraId="0BB7DB16" w14:textId="77777777" w:rsidR="002E2286" w:rsidRPr="008C515D" w:rsidRDefault="00E723C3" w:rsidP="00B91AA5">
            <w:pPr>
              <w:rPr>
                <w:rFonts w:eastAsia="Batang"/>
                <w:b/>
              </w:rPr>
            </w:pPr>
            <w:r w:rsidRPr="00E723C3">
              <w:rPr>
                <w:iCs/>
                <w:lang w:val="en-US"/>
              </w:rPr>
              <w:t>available</w:t>
            </w:r>
          </w:p>
        </w:tc>
        <w:tc>
          <w:tcPr>
            <w:tcW w:w="992" w:type="dxa"/>
          </w:tcPr>
          <w:p w14:paraId="275C9703" w14:textId="77777777" w:rsidR="002E2286" w:rsidRPr="008C515D" w:rsidRDefault="006C2C58" w:rsidP="00B91AA5">
            <w:pPr>
              <w:rPr>
                <w:rFonts w:eastAsia="Batang"/>
              </w:rPr>
            </w:pPr>
            <w:r>
              <w:rPr>
                <w:rFonts w:eastAsia="Batang"/>
              </w:rPr>
              <w:t>s</w:t>
            </w:r>
            <w:r w:rsidR="00ED3676">
              <w:rPr>
                <w:rFonts w:eastAsia="Batang"/>
              </w:rPr>
              <w:t>tring</w:t>
            </w:r>
          </w:p>
        </w:tc>
        <w:tc>
          <w:tcPr>
            <w:tcW w:w="4394" w:type="dxa"/>
          </w:tcPr>
          <w:p w14:paraId="261A1486" w14:textId="77777777" w:rsidR="002E2286" w:rsidRDefault="006C2C58" w:rsidP="00B91AA5">
            <w:pPr>
              <w:rPr>
                <w:rFonts w:eastAsia="Batang"/>
              </w:rPr>
            </w:pPr>
            <w:r>
              <w:rPr>
                <w:rFonts w:eastAsia="Batang"/>
              </w:rPr>
              <w:t>Anger om man skall returnera tillgängliga (true) eller icke tillgängliga (false) intyg som är registrerade i intygstjänsten.</w:t>
            </w:r>
            <w:r w:rsidR="00715CF5">
              <w:rPr>
                <w:rFonts w:eastAsia="Batang"/>
              </w:rPr>
              <w:t xml:space="preserve"> Dvs om det kan användas (hämtas)</w:t>
            </w:r>
            <w:r w:rsidR="00F94686">
              <w:rPr>
                <w:rFonts w:eastAsia="Batang"/>
              </w:rPr>
              <w:t>.</w:t>
            </w:r>
          </w:p>
          <w:p w14:paraId="519228A1" w14:textId="77777777" w:rsidR="00F94686" w:rsidRPr="00D10D9E" w:rsidRDefault="00F94686" w:rsidP="00B91AA5">
            <w:pPr>
              <w:rPr>
                <w:rFonts w:eastAsia="Batang"/>
              </w:rPr>
            </w:pPr>
            <w:r>
              <w:rPr>
                <w:rFonts w:eastAsia="Batang"/>
              </w:rPr>
              <w:t>Om inget anges antas true.</w:t>
            </w:r>
          </w:p>
        </w:tc>
        <w:tc>
          <w:tcPr>
            <w:tcW w:w="1395" w:type="dxa"/>
          </w:tcPr>
          <w:p w14:paraId="6F2D7B0F" w14:textId="77777777" w:rsidR="002E2286" w:rsidRPr="00D10D9E" w:rsidRDefault="009F06D7" w:rsidP="00B91AA5">
            <w:pPr>
              <w:rPr>
                <w:rFonts w:eastAsia="Batang"/>
              </w:rPr>
            </w:pPr>
            <w:r>
              <w:rPr>
                <w:rFonts w:eastAsia="Batang"/>
              </w:rPr>
              <w:t>0..1</w:t>
            </w:r>
          </w:p>
        </w:tc>
      </w:tr>
      <w:tr w:rsidR="002E2286" w:rsidRPr="00D10D9E" w14:paraId="0A910AFD" w14:textId="77777777" w:rsidTr="00D366C4">
        <w:tc>
          <w:tcPr>
            <w:tcW w:w="3227" w:type="dxa"/>
          </w:tcPr>
          <w:p w14:paraId="51C5C582" w14:textId="77777777" w:rsidR="002E2286" w:rsidRPr="00D10D9E" w:rsidRDefault="00E723C3" w:rsidP="00B91AA5">
            <w:pPr>
              <w:rPr>
                <w:rFonts w:eastAsia="Batang"/>
                <w:b/>
                <w:lang w:val="en-GB"/>
              </w:rPr>
            </w:pPr>
            <w:r w:rsidRPr="00E723C3">
              <w:rPr>
                <w:iCs/>
                <w:lang w:val="en-US"/>
              </w:rPr>
              <w:t>fromDate</w:t>
            </w:r>
          </w:p>
        </w:tc>
        <w:tc>
          <w:tcPr>
            <w:tcW w:w="992" w:type="dxa"/>
          </w:tcPr>
          <w:p w14:paraId="2B36E372" w14:textId="77777777" w:rsidR="002E2286" w:rsidRPr="008771B1" w:rsidRDefault="00ED3676" w:rsidP="00B91AA5">
            <w:pPr>
              <w:rPr>
                <w:rFonts w:eastAsia="Batang"/>
                <w:lang w:val="en-GB"/>
              </w:rPr>
            </w:pPr>
            <w:r>
              <w:rPr>
                <w:rFonts w:eastAsia="Batang"/>
                <w:lang w:val="en-GB"/>
              </w:rPr>
              <w:t>datum</w:t>
            </w:r>
          </w:p>
        </w:tc>
        <w:tc>
          <w:tcPr>
            <w:tcW w:w="4394" w:type="dxa"/>
          </w:tcPr>
          <w:p w14:paraId="73C0505F" w14:textId="77777777" w:rsidR="002E2286" w:rsidRPr="00D10D9E" w:rsidRDefault="006C2C58" w:rsidP="00B91AA5">
            <w:pPr>
              <w:rPr>
                <w:rFonts w:eastAsia="Batang"/>
              </w:rPr>
            </w:pPr>
            <w:r>
              <w:rPr>
                <w:rFonts w:eastAsia="Batang"/>
              </w:rPr>
              <w:t>Startdatum för sökning för utfärdandedatum för intyget.</w:t>
            </w:r>
            <w:r w:rsidR="00336A06">
              <w:rPr>
                <w:rFonts w:eastAsia="Batang"/>
              </w:rPr>
              <w:t xml:space="preserve"> Om inget anges görs ingen datum begränsning.</w:t>
            </w:r>
          </w:p>
        </w:tc>
        <w:tc>
          <w:tcPr>
            <w:tcW w:w="1395" w:type="dxa"/>
          </w:tcPr>
          <w:p w14:paraId="33D8430D" w14:textId="77777777" w:rsidR="002E2286" w:rsidRPr="00D10D9E" w:rsidRDefault="009F06D7" w:rsidP="00B91AA5">
            <w:pPr>
              <w:rPr>
                <w:rFonts w:eastAsia="Batang"/>
              </w:rPr>
            </w:pPr>
            <w:r>
              <w:rPr>
                <w:rFonts w:eastAsia="Batang"/>
              </w:rPr>
              <w:t>0..1</w:t>
            </w:r>
          </w:p>
        </w:tc>
      </w:tr>
      <w:tr w:rsidR="002E2286" w:rsidRPr="00D10D9E" w14:paraId="22F851E6" w14:textId="77777777" w:rsidTr="00D366C4">
        <w:tc>
          <w:tcPr>
            <w:tcW w:w="3227" w:type="dxa"/>
          </w:tcPr>
          <w:p w14:paraId="795F4766" w14:textId="77777777" w:rsidR="002E2286" w:rsidRPr="00D10D9E" w:rsidRDefault="00E723C3" w:rsidP="00B91AA5">
            <w:pPr>
              <w:rPr>
                <w:rFonts w:eastAsia="Batang"/>
                <w:b/>
                <w:lang w:val="en-GB"/>
              </w:rPr>
            </w:pPr>
            <w:r w:rsidRPr="00E723C3">
              <w:rPr>
                <w:iCs/>
                <w:lang w:val="en-US"/>
              </w:rPr>
              <w:t>toDate</w:t>
            </w:r>
          </w:p>
        </w:tc>
        <w:tc>
          <w:tcPr>
            <w:tcW w:w="992" w:type="dxa"/>
          </w:tcPr>
          <w:p w14:paraId="57431CCC" w14:textId="77777777" w:rsidR="002E2286" w:rsidRPr="008771B1" w:rsidRDefault="00ED3676" w:rsidP="00B91AA5">
            <w:pPr>
              <w:rPr>
                <w:rFonts w:eastAsia="Batang"/>
                <w:lang w:val="en-GB"/>
              </w:rPr>
            </w:pPr>
            <w:r>
              <w:rPr>
                <w:rFonts w:eastAsia="Batang"/>
              </w:rPr>
              <w:t>datum</w:t>
            </w:r>
          </w:p>
        </w:tc>
        <w:tc>
          <w:tcPr>
            <w:tcW w:w="4394" w:type="dxa"/>
          </w:tcPr>
          <w:p w14:paraId="44B4AAFB" w14:textId="77777777" w:rsidR="002E2286" w:rsidRPr="00D10D9E" w:rsidRDefault="006C2C58" w:rsidP="00B91AA5">
            <w:pPr>
              <w:rPr>
                <w:rFonts w:eastAsia="Batang"/>
              </w:rPr>
            </w:pPr>
            <w:r>
              <w:rPr>
                <w:rFonts w:eastAsia="Batang"/>
              </w:rPr>
              <w:t>Slutdatum för sökning för utfärdandedatum för intyget.</w:t>
            </w:r>
            <w:r w:rsidR="00336A06">
              <w:rPr>
                <w:rFonts w:eastAsia="Batang"/>
              </w:rPr>
              <w:t xml:space="preserve"> Om inget anges görs ingen datum begränsning.</w:t>
            </w:r>
          </w:p>
        </w:tc>
        <w:tc>
          <w:tcPr>
            <w:tcW w:w="1395" w:type="dxa"/>
          </w:tcPr>
          <w:p w14:paraId="62103619" w14:textId="77777777" w:rsidR="002E2286" w:rsidRPr="00D10D9E" w:rsidRDefault="009F06D7" w:rsidP="00B91AA5">
            <w:pPr>
              <w:rPr>
                <w:rFonts w:eastAsia="Batang"/>
              </w:rPr>
            </w:pPr>
            <w:r>
              <w:rPr>
                <w:rFonts w:eastAsia="Batang"/>
              </w:rPr>
              <w:t>0..1</w:t>
            </w:r>
          </w:p>
        </w:tc>
      </w:tr>
      <w:tr w:rsidR="002E2286" w:rsidRPr="00D10D9E" w14:paraId="15B233D0" w14:textId="77777777" w:rsidTr="00D366C4">
        <w:tc>
          <w:tcPr>
            <w:tcW w:w="3227" w:type="dxa"/>
          </w:tcPr>
          <w:p w14:paraId="2B6A9EDA" w14:textId="77777777" w:rsidR="002E2286" w:rsidRPr="00D10D9E" w:rsidRDefault="002E2286" w:rsidP="00B91AA5">
            <w:pPr>
              <w:rPr>
                <w:rFonts w:eastAsia="Batang"/>
                <w:b/>
                <w:lang w:val="en-GB"/>
              </w:rPr>
            </w:pPr>
            <w:r w:rsidRPr="00D10D9E">
              <w:rPr>
                <w:rFonts w:eastAsia="Batang"/>
                <w:b/>
                <w:lang w:val="en-GB"/>
              </w:rPr>
              <w:t>Svar</w:t>
            </w:r>
          </w:p>
        </w:tc>
        <w:tc>
          <w:tcPr>
            <w:tcW w:w="992" w:type="dxa"/>
          </w:tcPr>
          <w:p w14:paraId="345CD0CF" w14:textId="77777777" w:rsidR="002E2286" w:rsidRPr="008771B1" w:rsidRDefault="002E2286" w:rsidP="00B91AA5">
            <w:pPr>
              <w:rPr>
                <w:rFonts w:eastAsia="Batang"/>
                <w:lang w:val="en-GB"/>
              </w:rPr>
            </w:pPr>
          </w:p>
        </w:tc>
        <w:tc>
          <w:tcPr>
            <w:tcW w:w="4394" w:type="dxa"/>
          </w:tcPr>
          <w:p w14:paraId="67C37734" w14:textId="77777777" w:rsidR="002E2286" w:rsidRPr="00D10D9E" w:rsidRDefault="002E2286" w:rsidP="00B91AA5">
            <w:pPr>
              <w:rPr>
                <w:rFonts w:eastAsia="Batang"/>
              </w:rPr>
            </w:pPr>
          </w:p>
        </w:tc>
        <w:tc>
          <w:tcPr>
            <w:tcW w:w="1395" w:type="dxa"/>
          </w:tcPr>
          <w:p w14:paraId="50C0F635" w14:textId="77777777" w:rsidR="002E2286" w:rsidRPr="00D10D9E" w:rsidRDefault="002E2286" w:rsidP="00B91AA5">
            <w:pPr>
              <w:rPr>
                <w:rFonts w:eastAsia="Batang"/>
              </w:rPr>
            </w:pPr>
          </w:p>
        </w:tc>
      </w:tr>
      <w:tr w:rsidR="005B51C4" w:rsidRPr="00D10D9E" w14:paraId="40E8FFD8" w14:textId="77777777" w:rsidTr="00D366C4">
        <w:tc>
          <w:tcPr>
            <w:tcW w:w="3227" w:type="dxa"/>
          </w:tcPr>
          <w:p w14:paraId="707A5CE5" w14:textId="77777777" w:rsidR="005B51C4" w:rsidRPr="005B51C4" w:rsidRDefault="00973063" w:rsidP="00B91AA5">
            <w:pPr>
              <w:rPr>
                <w:rFonts w:eastAsia="Batang"/>
                <w:lang w:val="en-GB"/>
              </w:rPr>
            </w:pPr>
            <w:r>
              <w:rPr>
                <w:rFonts w:eastAsia="Batang"/>
                <w:lang w:val="en-US"/>
              </w:rPr>
              <w:t>m</w:t>
            </w:r>
            <w:r w:rsidR="005B51C4" w:rsidRPr="005B51C4">
              <w:rPr>
                <w:rFonts w:eastAsia="Batang"/>
                <w:lang w:val="en-US"/>
              </w:rPr>
              <w:t>eta</w:t>
            </w:r>
          </w:p>
        </w:tc>
        <w:tc>
          <w:tcPr>
            <w:tcW w:w="992" w:type="dxa"/>
          </w:tcPr>
          <w:p w14:paraId="214AAF16" w14:textId="77777777" w:rsidR="005B51C4" w:rsidRPr="008771B1" w:rsidRDefault="005B51C4" w:rsidP="00B91AA5">
            <w:pPr>
              <w:rPr>
                <w:rFonts w:eastAsia="Batang"/>
                <w:lang w:val="en-GB"/>
              </w:rPr>
            </w:pPr>
          </w:p>
        </w:tc>
        <w:tc>
          <w:tcPr>
            <w:tcW w:w="4394" w:type="dxa"/>
          </w:tcPr>
          <w:p w14:paraId="492B9610" w14:textId="77777777" w:rsidR="005B51C4" w:rsidRPr="00D10D9E" w:rsidRDefault="002C60BB" w:rsidP="00B91AA5">
            <w:pPr>
              <w:rPr>
                <w:rFonts w:eastAsia="Batang"/>
              </w:rPr>
            </w:pPr>
            <w:r>
              <w:rPr>
                <w:rFonts w:eastAsia="Batang"/>
              </w:rPr>
              <w:t>Metadata information</w:t>
            </w:r>
          </w:p>
        </w:tc>
        <w:tc>
          <w:tcPr>
            <w:tcW w:w="1395" w:type="dxa"/>
          </w:tcPr>
          <w:p w14:paraId="2828D10F" w14:textId="77777777" w:rsidR="0028303C" w:rsidRPr="00D10D9E" w:rsidRDefault="0028303C" w:rsidP="00B91AA5">
            <w:pPr>
              <w:rPr>
                <w:rFonts w:eastAsia="Batang"/>
              </w:rPr>
            </w:pPr>
            <w:r>
              <w:rPr>
                <w:rFonts w:eastAsia="Batang"/>
              </w:rPr>
              <w:t>0..1</w:t>
            </w:r>
          </w:p>
        </w:tc>
      </w:tr>
      <w:tr w:rsidR="0028303C" w:rsidRPr="00D10D9E" w14:paraId="53AC654D" w14:textId="77777777" w:rsidTr="00D366C4">
        <w:tc>
          <w:tcPr>
            <w:tcW w:w="3227" w:type="dxa"/>
          </w:tcPr>
          <w:p w14:paraId="45ABE1AD" w14:textId="77777777" w:rsidR="0028303C" w:rsidRDefault="0028303C" w:rsidP="00B91AA5">
            <w:pPr>
              <w:rPr>
                <w:rFonts w:eastAsia="Batang"/>
                <w:lang w:val="en-US"/>
              </w:rPr>
            </w:pPr>
            <w:r>
              <w:rPr>
                <w:rFonts w:eastAsia="Batang"/>
                <w:lang w:val="en-US"/>
              </w:rPr>
              <w:t>m</w:t>
            </w:r>
            <w:r w:rsidRPr="005B51C4">
              <w:rPr>
                <w:rFonts w:eastAsia="Batang"/>
                <w:lang w:val="en-US"/>
              </w:rPr>
              <w:t>eta</w:t>
            </w:r>
            <w:r>
              <w:rPr>
                <w:rFonts w:eastAsia="Batang"/>
                <w:lang w:val="en-US"/>
              </w:rPr>
              <w:t>.</w:t>
            </w:r>
            <w:r w:rsidRPr="00666C86">
              <w:rPr>
                <w:rFonts w:eastAsia="Batang"/>
                <w:lang w:val="en-US"/>
              </w:rPr>
              <w:t>certificateId</w:t>
            </w:r>
          </w:p>
        </w:tc>
        <w:tc>
          <w:tcPr>
            <w:tcW w:w="992" w:type="dxa"/>
          </w:tcPr>
          <w:p w14:paraId="6DFD8C60" w14:textId="77777777" w:rsidR="0028303C" w:rsidRDefault="0028303C" w:rsidP="00B91AA5">
            <w:pPr>
              <w:rPr>
                <w:rFonts w:eastAsia="Batang"/>
                <w:lang w:val="en-GB"/>
              </w:rPr>
            </w:pPr>
            <w:r>
              <w:rPr>
                <w:rFonts w:eastAsia="Batang"/>
                <w:lang w:val="en-GB"/>
              </w:rPr>
              <w:t>string</w:t>
            </w:r>
          </w:p>
        </w:tc>
        <w:tc>
          <w:tcPr>
            <w:tcW w:w="4394" w:type="dxa"/>
          </w:tcPr>
          <w:p w14:paraId="32FF399C" w14:textId="77777777" w:rsidR="0028303C" w:rsidRDefault="0028303C" w:rsidP="00B91AA5">
            <w:pPr>
              <w:rPr>
                <w:rFonts w:eastAsia="Batang"/>
              </w:rPr>
            </w:pPr>
            <w:r>
              <w:rPr>
                <w:rFonts w:eastAsia="Batang"/>
              </w:rPr>
              <w:t>Identitet på intyget. Är en GUID.</w:t>
            </w:r>
          </w:p>
        </w:tc>
        <w:tc>
          <w:tcPr>
            <w:tcW w:w="1395" w:type="dxa"/>
          </w:tcPr>
          <w:p w14:paraId="0451DD88" w14:textId="77777777" w:rsidR="0028303C" w:rsidRDefault="002C60BB" w:rsidP="00B91AA5">
            <w:pPr>
              <w:rPr>
                <w:rFonts w:eastAsia="Batang"/>
              </w:rPr>
            </w:pPr>
            <w:r>
              <w:rPr>
                <w:rFonts w:eastAsia="Batang"/>
              </w:rPr>
              <w:t>1..1</w:t>
            </w:r>
          </w:p>
        </w:tc>
      </w:tr>
      <w:tr w:rsidR="0028303C" w:rsidRPr="00D10D9E" w14:paraId="1A08B6F9" w14:textId="77777777" w:rsidTr="00D366C4">
        <w:tc>
          <w:tcPr>
            <w:tcW w:w="3227" w:type="dxa"/>
          </w:tcPr>
          <w:p w14:paraId="17B70BF9" w14:textId="77777777" w:rsidR="0028303C" w:rsidRPr="005B51C4" w:rsidRDefault="0028303C" w:rsidP="00B91AA5">
            <w:pPr>
              <w:rPr>
                <w:rFonts w:eastAsia="Batang"/>
                <w:lang w:val="en-US"/>
              </w:rPr>
            </w:pPr>
            <w:r>
              <w:rPr>
                <w:rFonts w:eastAsia="Batang"/>
                <w:lang w:val="en-US"/>
              </w:rPr>
              <w:t>m</w:t>
            </w:r>
            <w:r w:rsidRPr="005B51C4">
              <w:rPr>
                <w:rFonts w:eastAsia="Batang"/>
                <w:lang w:val="en-US"/>
              </w:rPr>
              <w:t>eta</w:t>
            </w:r>
            <w:r>
              <w:rPr>
                <w:rFonts w:eastAsia="Batang"/>
                <w:lang w:val="en-US"/>
              </w:rPr>
              <w:t>.certificateType</w:t>
            </w:r>
          </w:p>
        </w:tc>
        <w:tc>
          <w:tcPr>
            <w:tcW w:w="992" w:type="dxa"/>
          </w:tcPr>
          <w:p w14:paraId="6453107E" w14:textId="77777777" w:rsidR="0028303C" w:rsidRPr="008771B1" w:rsidRDefault="0028303C" w:rsidP="00B91AA5">
            <w:pPr>
              <w:rPr>
                <w:rFonts w:eastAsia="Batang"/>
                <w:lang w:val="en-GB"/>
              </w:rPr>
            </w:pPr>
            <w:r>
              <w:rPr>
                <w:rFonts w:eastAsia="Batang"/>
                <w:lang w:val="en-GB"/>
              </w:rPr>
              <w:t>string</w:t>
            </w:r>
          </w:p>
        </w:tc>
        <w:tc>
          <w:tcPr>
            <w:tcW w:w="4394" w:type="dxa"/>
          </w:tcPr>
          <w:p w14:paraId="61ACA516" w14:textId="77777777" w:rsidR="0028303C" w:rsidRPr="00D10D9E" w:rsidRDefault="0028303C" w:rsidP="00B91AA5">
            <w:pPr>
              <w:rPr>
                <w:rFonts w:eastAsia="Batang"/>
              </w:rPr>
            </w:pPr>
            <w:r>
              <w:rPr>
                <w:rFonts w:eastAsia="Batang"/>
              </w:rPr>
              <w:t>Typ av intyg. Om inget anges returneras alla typer.</w:t>
            </w:r>
          </w:p>
        </w:tc>
        <w:tc>
          <w:tcPr>
            <w:tcW w:w="1395" w:type="dxa"/>
          </w:tcPr>
          <w:p w14:paraId="37462BBD" w14:textId="77777777" w:rsidR="0028303C" w:rsidRPr="00D10D9E" w:rsidRDefault="002C60BB" w:rsidP="00B91AA5">
            <w:pPr>
              <w:rPr>
                <w:rFonts w:eastAsia="Batang"/>
              </w:rPr>
            </w:pPr>
            <w:r>
              <w:rPr>
                <w:rFonts w:eastAsia="Batang"/>
              </w:rPr>
              <w:t>1..1</w:t>
            </w:r>
          </w:p>
        </w:tc>
      </w:tr>
      <w:tr w:rsidR="0028303C" w:rsidRPr="00D10D9E" w14:paraId="407EBE24" w14:textId="77777777" w:rsidTr="00D366C4">
        <w:tc>
          <w:tcPr>
            <w:tcW w:w="3227" w:type="dxa"/>
          </w:tcPr>
          <w:p w14:paraId="5B60229B" w14:textId="77777777" w:rsidR="0028303C" w:rsidRPr="005B51C4" w:rsidRDefault="0028303C" w:rsidP="00B91AA5">
            <w:pPr>
              <w:rPr>
                <w:rFonts w:eastAsia="Batang"/>
                <w:lang w:val="en-US"/>
              </w:rPr>
            </w:pPr>
            <w:r>
              <w:rPr>
                <w:rFonts w:eastAsia="Batang"/>
                <w:lang w:val="en-US"/>
              </w:rPr>
              <w:t>m</w:t>
            </w:r>
            <w:r w:rsidRPr="005B51C4">
              <w:rPr>
                <w:rFonts w:eastAsia="Batang"/>
                <w:lang w:val="en-US"/>
              </w:rPr>
              <w:t>eta</w:t>
            </w:r>
            <w:r>
              <w:rPr>
                <w:rFonts w:eastAsia="Batang"/>
                <w:lang w:val="en-US"/>
              </w:rPr>
              <w:t>.validFrom</w:t>
            </w:r>
          </w:p>
        </w:tc>
        <w:tc>
          <w:tcPr>
            <w:tcW w:w="992" w:type="dxa"/>
          </w:tcPr>
          <w:p w14:paraId="121C7E56" w14:textId="77777777" w:rsidR="0028303C" w:rsidRPr="008771B1" w:rsidRDefault="0028303C" w:rsidP="00B91AA5">
            <w:pPr>
              <w:rPr>
                <w:rFonts w:eastAsia="Batang"/>
                <w:lang w:val="en-GB"/>
              </w:rPr>
            </w:pPr>
            <w:r>
              <w:rPr>
                <w:rFonts w:eastAsia="Batang"/>
                <w:lang w:val="en-GB"/>
              </w:rPr>
              <w:t>datum</w:t>
            </w:r>
          </w:p>
        </w:tc>
        <w:tc>
          <w:tcPr>
            <w:tcW w:w="4394" w:type="dxa"/>
          </w:tcPr>
          <w:p w14:paraId="6A275D8A" w14:textId="77777777" w:rsidR="0028303C" w:rsidRPr="00D10D9E" w:rsidRDefault="0028303C" w:rsidP="00B91AA5">
            <w:pPr>
              <w:rPr>
                <w:rFonts w:eastAsia="Batang"/>
              </w:rPr>
            </w:pPr>
            <w:r>
              <w:rPr>
                <w:rFonts w:eastAsia="Batang"/>
              </w:rPr>
              <w:t>Startdatum för sjukskrivningsperioden.</w:t>
            </w:r>
          </w:p>
        </w:tc>
        <w:tc>
          <w:tcPr>
            <w:tcW w:w="1395" w:type="dxa"/>
          </w:tcPr>
          <w:p w14:paraId="033C6F19" w14:textId="77777777" w:rsidR="0028303C" w:rsidRPr="00D10D9E" w:rsidRDefault="002C60BB" w:rsidP="00B91AA5">
            <w:pPr>
              <w:rPr>
                <w:rFonts w:eastAsia="Batang"/>
              </w:rPr>
            </w:pPr>
            <w:r>
              <w:rPr>
                <w:rFonts w:eastAsia="Batang"/>
              </w:rPr>
              <w:t>1..1</w:t>
            </w:r>
          </w:p>
        </w:tc>
      </w:tr>
      <w:tr w:rsidR="0028303C" w:rsidRPr="00D10D9E" w14:paraId="36F82CE7" w14:textId="77777777" w:rsidTr="00D366C4">
        <w:tc>
          <w:tcPr>
            <w:tcW w:w="3227" w:type="dxa"/>
          </w:tcPr>
          <w:p w14:paraId="59513D6D" w14:textId="77777777" w:rsidR="0028303C" w:rsidRPr="005B51C4" w:rsidRDefault="0028303C" w:rsidP="00B91AA5">
            <w:pPr>
              <w:rPr>
                <w:rFonts w:eastAsia="Batang"/>
                <w:lang w:val="en-US"/>
              </w:rPr>
            </w:pPr>
            <w:r>
              <w:rPr>
                <w:rFonts w:eastAsia="Batang"/>
                <w:lang w:val="en-US"/>
              </w:rPr>
              <w:t>m</w:t>
            </w:r>
            <w:r w:rsidRPr="005B51C4">
              <w:rPr>
                <w:rFonts w:eastAsia="Batang"/>
                <w:lang w:val="en-US"/>
              </w:rPr>
              <w:t>eta</w:t>
            </w:r>
            <w:r>
              <w:rPr>
                <w:rFonts w:eastAsia="Batang"/>
                <w:lang w:val="en-US"/>
              </w:rPr>
              <w:t>.validTo</w:t>
            </w:r>
          </w:p>
        </w:tc>
        <w:tc>
          <w:tcPr>
            <w:tcW w:w="992" w:type="dxa"/>
          </w:tcPr>
          <w:p w14:paraId="1CAE60FB" w14:textId="77777777" w:rsidR="0028303C" w:rsidRPr="008771B1" w:rsidRDefault="0028303C" w:rsidP="00B91AA5">
            <w:pPr>
              <w:rPr>
                <w:rFonts w:eastAsia="Batang"/>
                <w:lang w:val="en-GB"/>
              </w:rPr>
            </w:pPr>
            <w:r>
              <w:rPr>
                <w:rFonts w:eastAsia="Batang"/>
                <w:lang w:val="en-GB"/>
              </w:rPr>
              <w:t>datum</w:t>
            </w:r>
          </w:p>
        </w:tc>
        <w:tc>
          <w:tcPr>
            <w:tcW w:w="4394" w:type="dxa"/>
          </w:tcPr>
          <w:p w14:paraId="68CB439D" w14:textId="77777777" w:rsidR="0028303C" w:rsidRPr="00D10D9E" w:rsidRDefault="0028303C" w:rsidP="00B91AA5">
            <w:pPr>
              <w:rPr>
                <w:rFonts w:eastAsia="Batang"/>
              </w:rPr>
            </w:pPr>
            <w:r>
              <w:rPr>
                <w:rFonts w:eastAsia="Batang"/>
              </w:rPr>
              <w:t>Slutdatum för sjukskrivningsperioden.</w:t>
            </w:r>
          </w:p>
        </w:tc>
        <w:tc>
          <w:tcPr>
            <w:tcW w:w="1395" w:type="dxa"/>
          </w:tcPr>
          <w:p w14:paraId="58EDD459" w14:textId="77777777" w:rsidR="0028303C" w:rsidRPr="00D10D9E" w:rsidRDefault="002C60BB" w:rsidP="00B91AA5">
            <w:pPr>
              <w:rPr>
                <w:rFonts w:eastAsia="Batang"/>
              </w:rPr>
            </w:pPr>
            <w:r>
              <w:rPr>
                <w:rFonts w:eastAsia="Batang"/>
              </w:rPr>
              <w:t>1..1</w:t>
            </w:r>
          </w:p>
        </w:tc>
      </w:tr>
      <w:tr w:rsidR="0028303C" w:rsidRPr="00D10D9E" w14:paraId="3A9D37D1" w14:textId="77777777" w:rsidTr="00D366C4">
        <w:tc>
          <w:tcPr>
            <w:tcW w:w="3227" w:type="dxa"/>
          </w:tcPr>
          <w:p w14:paraId="69DF7A33" w14:textId="77777777" w:rsidR="0028303C" w:rsidRPr="005B51C4" w:rsidRDefault="0028303C" w:rsidP="00B91AA5">
            <w:pPr>
              <w:rPr>
                <w:rFonts w:eastAsia="Batang"/>
                <w:lang w:val="en-US"/>
              </w:rPr>
            </w:pPr>
            <w:r>
              <w:rPr>
                <w:rFonts w:eastAsia="Batang"/>
                <w:lang w:val="en-US"/>
              </w:rPr>
              <w:t>m</w:t>
            </w:r>
            <w:r w:rsidRPr="005B51C4">
              <w:rPr>
                <w:rFonts w:eastAsia="Batang"/>
                <w:lang w:val="en-US"/>
              </w:rPr>
              <w:t>eta</w:t>
            </w:r>
            <w:r>
              <w:rPr>
                <w:rFonts w:eastAsia="Batang"/>
                <w:lang w:val="en-US"/>
              </w:rPr>
              <w:t>.issuerName</w:t>
            </w:r>
          </w:p>
        </w:tc>
        <w:tc>
          <w:tcPr>
            <w:tcW w:w="992" w:type="dxa"/>
          </w:tcPr>
          <w:p w14:paraId="3D5FE007" w14:textId="77777777" w:rsidR="0028303C" w:rsidRPr="008771B1" w:rsidRDefault="0028303C" w:rsidP="00B91AA5">
            <w:pPr>
              <w:rPr>
                <w:rFonts w:eastAsia="Batang"/>
                <w:lang w:val="en-GB"/>
              </w:rPr>
            </w:pPr>
            <w:r>
              <w:rPr>
                <w:rFonts w:eastAsia="Batang"/>
                <w:lang w:val="en-GB"/>
              </w:rPr>
              <w:t>string</w:t>
            </w:r>
          </w:p>
        </w:tc>
        <w:tc>
          <w:tcPr>
            <w:tcW w:w="4394" w:type="dxa"/>
          </w:tcPr>
          <w:p w14:paraId="22223CCB" w14:textId="77777777" w:rsidR="0028303C" w:rsidRPr="00D10D9E" w:rsidRDefault="0028303C" w:rsidP="00B91AA5">
            <w:pPr>
              <w:rPr>
                <w:rFonts w:eastAsia="Batang"/>
              </w:rPr>
            </w:pPr>
            <w:r>
              <w:rPr>
                <w:rFonts w:eastAsia="Batang"/>
              </w:rPr>
              <w:t>Namn för Hos-person som utfärdat intyget</w:t>
            </w:r>
          </w:p>
        </w:tc>
        <w:tc>
          <w:tcPr>
            <w:tcW w:w="1395" w:type="dxa"/>
          </w:tcPr>
          <w:p w14:paraId="1682FFD4" w14:textId="77777777" w:rsidR="0028303C" w:rsidRPr="00D10D9E" w:rsidRDefault="002C60BB" w:rsidP="00B91AA5">
            <w:pPr>
              <w:rPr>
                <w:rFonts w:eastAsia="Batang"/>
              </w:rPr>
            </w:pPr>
            <w:r>
              <w:rPr>
                <w:rFonts w:eastAsia="Batang"/>
              </w:rPr>
              <w:t>1..1</w:t>
            </w:r>
          </w:p>
        </w:tc>
      </w:tr>
      <w:tr w:rsidR="0028303C" w:rsidRPr="00D10D9E" w14:paraId="15A1BB4A" w14:textId="77777777" w:rsidTr="00D366C4">
        <w:tc>
          <w:tcPr>
            <w:tcW w:w="3227" w:type="dxa"/>
          </w:tcPr>
          <w:p w14:paraId="3C731190" w14:textId="77777777" w:rsidR="0028303C" w:rsidRPr="005B51C4" w:rsidRDefault="0028303C" w:rsidP="00B91AA5">
            <w:pPr>
              <w:rPr>
                <w:rFonts w:eastAsia="Batang"/>
                <w:lang w:val="en-US"/>
              </w:rPr>
            </w:pPr>
            <w:r>
              <w:rPr>
                <w:rFonts w:eastAsia="Batang"/>
                <w:lang w:val="en-US"/>
              </w:rPr>
              <w:t>m</w:t>
            </w:r>
            <w:r w:rsidRPr="005B51C4">
              <w:rPr>
                <w:rFonts w:eastAsia="Batang"/>
                <w:lang w:val="en-US"/>
              </w:rPr>
              <w:t>eta</w:t>
            </w:r>
            <w:r>
              <w:rPr>
                <w:rFonts w:eastAsia="Batang"/>
                <w:lang w:val="en-US"/>
              </w:rPr>
              <w:t>.facilityName</w:t>
            </w:r>
          </w:p>
        </w:tc>
        <w:tc>
          <w:tcPr>
            <w:tcW w:w="992" w:type="dxa"/>
          </w:tcPr>
          <w:p w14:paraId="2575837A" w14:textId="77777777" w:rsidR="0028303C" w:rsidRPr="008771B1" w:rsidRDefault="0028303C" w:rsidP="00B91AA5">
            <w:pPr>
              <w:rPr>
                <w:rFonts w:eastAsia="Batang"/>
                <w:lang w:val="en-GB"/>
              </w:rPr>
            </w:pPr>
            <w:r>
              <w:rPr>
                <w:rFonts w:eastAsia="Batang"/>
                <w:lang w:val="en-GB"/>
              </w:rPr>
              <w:t>string</w:t>
            </w:r>
          </w:p>
        </w:tc>
        <w:tc>
          <w:tcPr>
            <w:tcW w:w="4394" w:type="dxa"/>
          </w:tcPr>
          <w:p w14:paraId="2841A1B5" w14:textId="77777777" w:rsidR="0028303C" w:rsidRPr="00D10D9E" w:rsidRDefault="0028303C" w:rsidP="00B91AA5">
            <w:pPr>
              <w:rPr>
                <w:rFonts w:eastAsia="Batang"/>
              </w:rPr>
            </w:pPr>
            <w:r>
              <w:rPr>
                <w:rFonts w:eastAsia="Batang"/>
              </w:rPr>
              <w:t>Namn på</w:t>
            </w:r>
            <w:r w:rsidRPr="007E4029">
              <w:rPr>
                <w:rFonts w:eastAsia="Batang"/>
              </w:rPr>
              <w:t xml:space="preserve"> Ho</w:t>
            </w:r>
            <w:r>
              <w:rPr>
                <w:rFonts w:eastAsia="Batang"/>
              </w:rPr>
              <w:t>s-vårdenhet där intyget utfärdats</w:t>
            </w:r>
          </w:p>
        </w:tc>
        <w:tc>
          <w:tcPr>
            <w:tcW w:w="1395" w:type="dxa"/>
          </w:tcPr>
          <w:p w14:paraId="78E5740B" w14:textId="77777777" w:rsidR="0028303C" w:rsidRPr="00D10D9E" w:rsidRDefault="002C60BB" w:rsidP="00B91AA5">
            <w:pPr>
              <w:rPr>
                <w:rFonts w:eastAsia="Batang"/>
              </w:rPr>
            </w:pPr>
            <w:r>
              <w:rPr>
                <w:rFonts w:eastAsia="Batang"/>
              </w:rPr>
              <w:t>1..1</w:t>
            </w:r>
          </w:p>
        </w:tc>
      </w:tr>
      <w:tr w:rsidR="0028303C" w:rsidRPr="00D10D9E" w14:paraId="2B5A6B9F" w14:textId="77777777" w:rsidTr="00D366C4">
        <w:tc>
          <w:tcPr>
            <w:tcW w:w="3227" w:type="dxa"/>
          </w:tcPr>
          <w:p w14:paraId="789AD1EF" w14:textId="77777777" w:rsidR="0028303C" w:rsidRPr="005B51C4" w:rsidRDefault="0028303C" w:rsidP="00B91AA5">
            <w:pPr>
              <w:rPr>
                <w:rFonts w:eastAsia="Batang"/>
                <w:lang w:val="en-US"/>
              </w:rPr>
            </w:pPr>
            <w:r>
              <w:rPr>
                <w:rFonts w:eastAsia="Batang"/>
                <w:lang w:val="en-US"/>
              </w:rPr>
              <w:t>m</w:t>
            </w:r>
            <w:r w:rsidRPr="005B51C4">
              <w:rPr>
                <w:rFonts w:eastAsia="Batang"/>
                <w:lang w:val="en-US"/>
              </w:rPr>
              <w:t>eta</w:t>
            </w:r>
            <w:r>
              <w:rPr>
                <w:rFonts w:eastAsia="Batang"/>
                <w:lang w:val="en-US"/>
              </w:rPr>
              <w:t>.signDate</w:t>
            </w:r>
          </w:p>
        </w:tc>
        <w:tc>
          <w:tcPr>
            <w:tcW w:w="992" w:type="dxa"/>
          </w:tcPr>
          <w:p w14:paraId="6674A5AC" w14:textId="77777777" w:rsidR="0028303C" w:rsidRPr="008771B1" w:rsidRDefault="0028303C" w:rsidP="00B91AA5">
            <w:pPr>
              <w:rPr>
                <w:rFonts w:eastAsia="Batang"/>
                <w:lang w:val="en-GB"/>
              </w:rPr>
            </w:pPr>
            <w:r>
              <w:rPr>
                <w:rFonts w:eastAsia="Batang"/>
                <w:lang w:val="en-GB"/>
              </w:rPr>
              <w:t>date</w:t>
            </w:r>
          </w:p>
        </w:tc>
        <w:tc>
          <w:tcPr>
            <w:tcW w:w="4394" w:type="dxa"/>
          </w:tcPr>
          <w:p w14:paraId="2404AE66" w14:textId="77777777" w:rsidR="0028303C" w:rsidRPr="00D10D9E" w:rsidRDefault="0028303C" w:rsidP="00B91AA5">
            <w:pPr>
              <w:rPr>
                <w:rFonts w:eastAsia="Batang"/>
              </w:rPr>
            </w:pPr>
            <w:r>
              <w:rPr>
                <w:rFonts w:eastAsia="Batang"/>
              </w:rPr>
              <w:t>Datum när intyget signerades</w:t>
            </w:r>
          </w:p>
        </w:tc>
        <w:tc>
          <w:tcPr>
            <w:tcW w:w="1395" w:type="dxa"/>
          </w:tcPr>
          <w:p w14:paraId="62A33CA5" w14:textId="77777777" w:rsidR="0028303C" w:rsidRPr="00D10D9E" w:rsidRDefault="002C60BB" w:rsidP="00B91AA5">
            <w:pPr>
              <w:rPr>
                <w:rFonts w:eastAsia="Batang"/>
              </w:rPr>
            </w:pPr>
            <w:r>
              <w:rPr>
                <w:rFonts w:eastAsia="Batang"/>
              </w:rPr>
              <w:t>1..1</w:t>
            </w:r>
          </w:p>
        </w:tc>
      </w:tr>
      <w:tr w:rsidR="0028303C" w:rsidRPr="00D10D9E" w14:paraId="6F6ACC60" w14:textId="77777777" w:rsidTr="00D366C4">
        <w:tc>
          <w:tcPr>
            <w:tcW w:w="3227" w:type="dxa"/>
          </w:tcPr>
          <w:p w14:paraId="46DF78E5" w14:textId="77777777" w:rsidR="0028303C" w:rsidRPr="005B51C4" w:rsidRDefault="0028303C" w:rsidP="00B91AA5">
            <w:pPr>
              <w:rPr>
                <w:rFonts w:eastAsia="Batang"/>
                <w:lang w:val="en-US"/>
              </w:rPr>
            </w:pPr>
            <w:r>
              <w:rPr>
                <w:rFonts w:eastAsia="Batang"/>
                <w:lang w:val="en-US"/>
              </w:rPr>
              <w:t>m</w:t>
            </w:r>
            <w:r w:rsidRPr="005B51C4">
              <w:rPr>
                <w:rFonts w:eastAsia="Batang"/>
                <w:lang w:val="en-US"/>
              </w:rPr>
              <w:t>eta</w:t>
            </w:r>
            <w:r>
              <w:rPr>
                <w:rFonts w:eastAsia="Batang"/>
                <w:lang w:val="en-US"/>
              </w:rPr>
              <w:t>.available</w:t>
            </w:r>
          </w:p>
        </w:tc>
        <w:tc>
          <w:tcPr>
            <w:tcW w:w="992" w:type="dxa"/>
          </w:tcPr>
          <w:p w14:paraId="062DC3A2" w14:textId="77777777" w:rsidR="0028303C" w:rsidRPr="008771B1" w:rsidRDefault="0028303C" w:rsidP="00B91AA5">
            <w:pPr>
              <w:rPr>
                <w:rFonts w:eastAsia="Batang"/>
                <w:lang w:val="en-GB"/>
              </w:rPr>
            </w:pPr>
            <w:r>
              <w:rPr>
                <w:rFonts w:eastAsia="Batang"/>
                <w:lang w:val="en-GB"/>
              </w:rPr>
              <w:t>string</w:t>
            </w:r>
          </w:p>
        </w:tc>
        <w:tc>
          <w:tcPr>
            <w:tcW w:w="4394" w:type="dxa"/>
          </w:tcPr>
          <w:p w14:paraId="24B6DA8C" w14:textId="77777777" w:rsidR="0028303C" w:rsidRPr="00D10D9E" w:rsidRDefault="0028303C" w:rsidP="00B91AA5">
            <w:pPr>
              <w:rPr>
                <w:rFonts w:eastAsia="Batang"/>
              </w:rPr>
            </w:pPr>
            <w:r>
              <w:rPr>
                <w:rFonts w:eastAsia="Batang"/>
              </w:rPr>
              <w:t>Anger om intyget är tillgängligt och kan användas.</w:t>
            </w:r>
          </w:p>
        </w:tc>
        <w:tc>
          <w:tcPr>
            <w:tcW w:w="1395" w:type="dxa"/>
          </w:tcPr>
          <w:p w14:paraId="15EAE549" w14:textId="77777777" w:rsidR="0028303C" w:rsidRPr="00D10D9E" w:rsidRDefault="002C60BB" w:rsidP="00B91AA5">
            <w:pPr>
              <w:rPr>
                <w:rFonts w:eastAsia="Batang"/>
              </w:rPr>
            </w:pPr>
            <w:r>
              <w:rPr>
                <w:rFonts w:eastAsia="Batang"/>
              </w:rPr>
              <w:t>1..1</w:t>
            </w:r>
          </w:p>
        </w:tc>
      </w:tr>
      <w:tr w:rsidR="0028303C" w:rsidRPr="00D10D9E" w14:paraId="67A314EE" w14:textId="77777777" w:rsidTr="00D366C4">
        <w:tc>
          <w:tcPr>
            <w:tcW w:w="3227" w:type="dxa"/>
          </w:tcPr>
          <w:p w14:paraId="6F2F7B2E" w14:textId="77777777" w:rsidR="0028303C" w:rsidRPr="005B51C4" w:rsidRDefault="0028303C" w:rsidP="00B91AA5">
            <w:pPr>
              <w:rPr>
                <w:rFonts w:eastAsia="Batang"/>
                <w:lang w:val="en-US"/>
              </w:rPr>
            </w:pPr>
            <w:r>
              <w:rPr>
                <w:rFonts w:eastAsia="Batang"/>
                <w:lang w:val="en-US"/>
              </w:rPr>
              <w:t>m</w:t>
            </w:r>
            <w:r w:rsidRPr="005B51C4">
              <w:rPr>
                <w:rFonts w:eastAsia="Batang"/>
                <w:lang w:val="en-US"/>
              </w:rPr>
              <w:t>eta</w:t>
            </w:r>
            <w:r>
              <w:rPr>
                <w:rFonts w:eastAsia="Batang"/>
                <w:lang w:val="en-US"/>
              </w:rPr>
              <w:t>.status</w:t>
            </w:r>
          </w:p>
        </w:tc>
        <w:tc>
          <w:tcPr>
            <w:tcW w:w="992" w:type="dxa"/>
          </w:tcPr>
          <w:p w14:paraId="0B957ABE" w14:textId="77777777" w:rsidR="0028303C" w:rsidRPr="008771B1" w:rsidRDefault="0028303C" w:rsidP="00B91AA5">
            <w:pPr>
              <w:rPr>
                <w:rFonts w:eastAsia="Batang"/>
                <w:lang w:val="en-GB"/>
              </w:rPr>
            </w:pPr>
          </w:p>
        </w:tc>
        <w:tc>
          <w:tcPr>
            <w:tcW w:w="4394" w:type="dxa"/>
          </w:tcPr>
          <w:p w14:paraId="00927536" w14:textId="77777777" w:rsidR="0028303C" w:rsidRPr="00D10D9E" w:rsidRDefault="0028303C" w:rsidP="00B91AA5">
            <w:pPr>
              <w:rPr>
                <w:rFonts w:eastAsia="Batang"/>
              </w:rPr>
            </w:pPr>
            <w:r>
              <w:rPr>
                <w:rFonts w:eastAsia="Batang"/>
              </w:rPr>
              <w:t>En lista över statustyper för olika mottagare</w:t>
            </w:r>
          </w:p>
        </w:tc>
        <w:tc>
          <w:tcPr>
            <w:tcW w:w="1395" w:type="dxa"/>
          </w:tcPr>
          <w:p w14:paraId="0DA75636" w14:textId="77777777" w:rsidR="0028303C" w:rsidRPr="00D10D9E" w:rsidRDefault="002C60BB" w:rsidP="00B91AA5">
            <w:pPr>
              <w:rPr>
                <w:rFonts w:eastAsia="Batang"/>
              </w:rPr>
            </w:pPr>
            <w:r>
              <w:rPr>
                <w:rFonts w:eastAsia="Batang"/>
              </w:rPr>
              <w:t>0..n</w:t>
            </w:r>
          </w:p>
        </w:tc>
      </w:tr>
      <w:tr w:rsidR="0028303C" w:rsidRPr="00D10D9E" w14:paraId="13BE1A44" w14:textId="77777777" w:rsidTr="00D366C4">
        <w:tc>
          <w:tcPr>
            <w:tcW w:w="3227" w:type="dxa"/>
          </w:tcPr>
          <w:p w14:paraId="7666E675" w14:textId="77777777" w:rsidR="0028303C" w:rsidRPr="005B51C4" w:rsidRDefault="002C60BB" w:rsidP="00B91AA5">
            <w:pPr>
              <w:rPr>
                <w:rFonts w:eastAsia="Batang"/>
                <w:lang w:val="en-US"/>
              </w:rPr>
            </w:pPr>
            <w:r>
              <w:rPr>
                <w:rFonts w:eastAsia="Batang"/>
                <w:lang w:val="en-US"/>
              </w:rPr>
              <w:t>.</w:t>
            </w:r>
            <w:r w:rsidR="0028303C">
              <w:rPr>
                <w:rFonts w:eastAsia="Batang"/>
                <w:lang w:val="en-US"/>
              </w:rPr>
              <w:t>.status.target</w:t>
            </w:r>
          </w:p>
        </w:tc>
        <w:tc>
          <w:tcPr>
            <w:tcW w:w="992" w:type="dxa"/>
          </w:tcPr>
          <w:p w14:paraId="64A3FF8D" w14:textId="77777777" w:rsidR="0028303C" w:rsidRPr="008771B1" w:rsidRDefault="0028303C" w:rsidP="00B91AA5">
            <w:pPr>
              <w:rPr>
                <w:rFonts w:eastAsia="Batang"/>
                <w:lang w:val="en-GB"/>
              </w:rPr>
            </w:pPr>
            <w:r>
              <w:rPr>
                <w:rFonts w:eastAsia="Batang"/>
                <w:lang w:val="en-GB"/>
              </w:rPr>
              <w:t>string</w:t>
            </w:r>
          </w:p>
        </w:tc>
        <w:tc>
          <w:tcPr>
            <w:tcW w:w="4394" w:type="dxa"/>
          </w:tcPr>
          <w:p w14:paraId="028FB78B" w14:textId="77777777" w:rsidR="0028303C" w:rsidRPr="00D10D9E" w:rsidRDefault="0028303C" w:rsidP="00B91AA5">
            <w:pPr>
              <w:rPr>
                <w:rFonts w:eastAsia="Batang"/>
              </w:rPr>
            </w:pPr>
            <w:r>
              <w:rPr>
                <w:rFonts w:eastAsia="Batang"/>
              </w:rPr>
              <w:t>Mottagare för en status. Ex FK</w:t>
            </w:r>
          </w:p>
        </w:tc>
        <w:tc>
          <w:tcPr>
            <w:tcW w:w="1395" w:type="dxa"/>
          </w:tcPr>
          <w:p w14:paraId="5E80F183" w14:textId="77777777" w:rsidR="0028303C" w:rsidRPr="00D10D9E" w:rsidRDefault="002C60BB" w:rsidP="00B91AA5">
            <w:pPr>
              <w:rPr>
                <w:rFonts w:eastAsia="Batang"/>
              </w:rPr>
            </w:pPr>
            <w:r>
              <w:rPr>
                <w:rFonts w:eastAsia="Batang"/>
              </w:rPr>
              <w:t>1..1</w:t>
            </w:r>
          </w:p>
        </w:tc>
      </w:tr>
      <w:tr w:rsidR="0028303C" w:rsidRPr="00D10D9E" w14:paraId="79BFD8A2" w14:textId="77777777" w:rsidTr="00D366C4">
        <w:tc>
          <w:tcPr>
            <w:tcW w:w="3227" w:type="dxa"/>
          </w:tcPr>
          <w:p w14:paraId="7F026DDA" w14:textId="77777777" w:rsidR="0028303C" w:rsidRPr="005B51C4" w:rsidRDefault="002C60BB" w:rsidP="00B91AA5">
            <w:pPr>
              <w:rPr>
                <w:rFonts w:eastAsia="Batang"/>
                <w:lang w:val="en-US"/>
              </w:rPr>
            </w:pPr>
            <w:r>
              <w:rPr>
                <w:rFonts w:eastAsia="Batang"/>
                <w:lang w:val="en-US"/>
              </w:rPr>
              <w:t>.</w:t>
            </w:r>
            <w:r w:rsidR="0028303C">
              <w:rPr>
                <w:rFonts w:eastAsia="Batang"/>
                <w:lang w:val="en-US"/>
              </w:rPr>
              <w:t>.status.type</w:t>
            </w:r>
          </w:p>
        </w:tc>
        <w:tc>
          <w:tcPr>
            <w:tcW w:w="992" w:type="dxa"/>
          </w:tcPr>
          <w:p w14:paraId="1B3D4B85" w14:textId="77777777" w:rsidR="0028303C" w:rsidRPr="008771B1" w:rsidRDefault="0028303C" w:rsidP="00B91AA5">
            <w:pPr>
              <w:rPr>
                <w:rFonts w:eastAsia="Batang"/>
                <w:lang w:val="en-GB"/>
              </w:rPr>
            </w:pPr>
            <w:r>
              <w:rPr>
                <w:rFonts w:eastAsia="Batang"/>
                <w:lang w:val="en-GB"/>
              </w:rPr>
              <w:t>string</w:t>
            </w:r>
          </w:p>
        </w:tc>
        <w:tc>
          <w:tcPr>
            <w:tcW w:w="4394" w:type="dxa"/>
          </w:tcPr>
          <w:p w14:paraId="1986E298" w14:textId="77777777" w:rsidR="0028303C" w:rsidRPr="00D10D9E" w:rsidRDefault="0028303C" w:rsidP="00B91AA5">
            <w:pPr>
              <w:rPr>
                <w:rFonts w:eastAsia="Batang"/>
              </w:rPr>
            </w:pPr>
            <w:r>
              <w:rPr>
                <w:rFonts w:eastAsia="Batang"/>
              </w:rPr>
              <w:t>Typ av statusändring för intyget.</w:t>
            </w:r>
          </w:p>
        </w:tc>
        <w:tc>
          <w:tcPr>
            <w:tcW w:w="1395" w:type="dxa"/>
          </w:tcPr>
          <w:p w14:paraId="66AF9A50" w14:textId="77777777" w:rsidR="0028303C" w:rsidRPr="00D10D9E" w:rsidRDefault="002C60BB" w:rsidP="00B91AA5">
            <w:pPr>
              <w:rPr>
                <w:rFonts w:eastAsia="Batang"/>
              </w:rPr>
            </w:pPr>
            <w:r>
              <w:rPr>
                <w:rFonts w:eastAsia="Batang"/>
              </w:rPr>
              <w:t>1..1</w:t>
            </w:r>
          </w:p>
        </w:tc>
      </w:tr>
      <w:tr w:rsidR="0028303C" w:rsidRPr="00D10D9E" w14:paraId="03577937" w14:textId="77777777" w:rsidTr="00D366C4">
        <w:tc>
          <w:tcPr>
            <w:tcW w:w="3227" w:type="dxa"/>
          </w:tcPr>
          <w:p w14:paraId="4FE6BC6E" w14:textId="77777777" w:rsidR="0028303C" w:rsidRPr="005B51C4" w:rsidRDefault="002C60BB" w:rsidP="00B91AA5">
            <w:pPr>
              <w:rPr>
                <w:rFonts w:eastAsia="Batang"/>
                <w:lang w:val="en-US"/>
              </w:rPr>
            </w:pPr>
            <w:r>
              <w:rPr>
                <w:rFonts w:eastAsia="Batang"/>
                <w:lang w:val="en-US"/>
              </w:rPr>
              <w:t>.</w:t>
            </w:r>
            <w:r w:rsidR="0028303C">
              <w:rPr>
                <w:rFonts w:eastAsia="Batang"/>
                <w:lang w:val="en-US"/>
              </w:rPr>
              <w:t>.status.timestamp</w:t>
            </w:r>
          </w:p>
        </w:tc>
        <w:tc>
          <w:tcPr>
            <w:tcW w:w="992" w:type="dxa"/>
          </w:tcPr>
          <w:p w14:paraId="61D7B248" w14:textId="77777777" w:rsidR="0028303C" w:rsidRPr="008771B1" w:rsidRDefault="0028303C" w:rsidP="00B91AA5">
            <w:pPr>
              <w:rPr>
                <w:rFonts w:eastAsia="Batang"/>
                <w:lang w:val="en-GB"/>
              </w:rPr>
            </w:pPr>
            <w:r>
              <w:rPr>
                <w:rFonts w:eastAsia="Batang"/>
                <w:lang w:val="en-GB"/>
              </w:rPr>
              <w:t>datetime</w:t>
            </w:r>
          </w:p>
        </w:tc>
        <w:tc>
          <w:tcPr>
            <w:tcW w:w="4394" w:type="dxa"/>
          </w:tcPr>
          <w:p w14:paraId="2ADF6AB2" w14:textId="77777777" w:rsidR="0028303C" w:rsidRPr="00D10D9E" w:rsidRDefault="0028303C" w:rsidP="00B91AA5">
            <w:pPr>
              <w:rPr>
                <w:rFonts w:eastAsia="Batang"/>
              </w:rPr>
            </w:pPr>
            <w:r>
              <w:rPr>
                <w:rFonts w:eastAsia="Batang"/>
              </w:rPr>
              <w:t>När statusen sattes för intyget</w:t>
            </w:r>
          </w:p>
        </w:tc>
        <w:tc>
          <w:tcPr>
            <w:tcW w:w="1395" w:type="dxa"/>
          </w:tcPr>
          <w:p w14:paraId="580CEFC7" w14:textId="77777777" w:rsidR="0028303C" w:rsidRPr="00D10D9E" w:rsidRDefault="002C60BB" w:rsidP="00B91AA5">
            <w:pPr>
              <w:rPr>
                <w:rFonts w:eastAsia="Batang"/>
              </w:rPr>
            </w:pPr>
            <w:r>
              <w:rPr>
                <w:rFonts w:eastAsia="Batang"/>
              </w:rPr>
              <w:t>1..1</w:t>
            </w:r>
          </w:p>
        </w:tc>
      </w:tr>
      <w:tr w:rsidR="0028303C" w:rsidRPr="00D10D9E" w14:paraId="6A46F9DF" w14:textId="77777777" w:rsidTr="00D366C4">
        <w:tc>
          <w:tcPr>
            <w:tcW w:w="3227" w:type="dxa"/>
          </w:tcPr>
          <w:p w14:paraId="4DD1F73D" w14:textId="77777777" w:rsidR="0028303C" w:rsidRDefault="0028303C" w:rsidP="00B91AA5">
            <w:pPr>
              <w:rPr>
                <w:rFonts w:eastAsia="Batang"/>
                <w:lang w:val="en-US"/>
              </w:rPr>
            </w:pPr>
            <w:r>
              <w:rPr>
                <w:rFonts w:eastAsia="Batang"/>
                <w:lang w:val="en-US"/>
              </w:rPr>
              <w:t>result</w:t>
            </w:r>
          </w:p>
        </w:tc>
        <w:tc>
          <w:tcPr>
            <w:tcW w:w="992" w:type="dxa"/>
          </w:tcPr>
          <w:p w14:paraId="0B06CB36" w14:textId="77777777" w:rsidR="0028303C" w:rsidRDefault="0028303C" w:rsidP="00B91AA5">
            <w:pPr>
              <w:rPr>
                <w:rFonts w:eastAsia="Batang"/>
                <w:lang w:val="en-GB"/>
              </w:rPr>
            </w:pPr>
          </w:p>
        </w:tc>
        <w:tc>
          <w:tcPr>
            <w:tcW w:w="4394" w:type="dxa"/>
          </w:tcPr>
          <w:p w14:paraId="1EAE873F" w14:textId="77777777" w:rsidR="0028303C" w:rsidRDefault="0028303C" w:rsidP="00B91AA5">
            <w:pPr>
              <w:rPr>
                <w:rFonts w:eastAsia="Batang"/>
              </w:rPr>
            </w:pPr>
          </w:p>
        </w:tc>
        <w:tc>
          <w:tcPr>
            <w:tcW w:w="1395" w:type="dxa"/>
          </w:tcPr>
          <w:p w14:paraId="2887514F" w14:textId="77777777" w:rsidR="0028303C" w:rsidRDefault="0028303C" w:rsidP="00B91AA5">
            <w:pPr>
              <w:rPr>
                <w:rFonts w:eastAsia="Batang"/>
              </w:rPr>
            </w:pPr>
            <w:r>
              <w:rPr>
                <w:rFonts w:eastAsia="Batang"/>
              </w:rPr>
              <w:t>0..1</w:t>
            </w:r>
          </w:p>
        </w:tc>
      </w:tr>
      <w:tr w:rsidR="0028303C" w:rsidRPr="00D10D9E" w14:paraId="7A8B3E4B" w14:textId="77777777" w:rsidTr="00D366C4">
        <w:tc>
          <w:tcPr>
            <w:tcW w:w="3227" w:type="dxa"/>
          </w:tcPr>
          <w:p w14:paraId="3FECC65D" w14:textId="77777777" w:rsidR="0028303C" w:rsidRPr="008771B1" w:rsidRDefault="0028303C" w:rsidP="00B91AA5">
            <w:pPr>
              <w:rPr>
                <w:rFonts w:eastAsia="Batang"/>
                <w:lang w:val="en-GB"/>
              </w:rPr>
            </w:pPr>
            <w:r>
              <w:rPr>
                <w:rFonts w:eastAsia="Batang"/>
                <w:lang w:val="en-GB"/>
              </w:rPr>
              <w:t>result.resultCode</w:t>
            </w:r>
          </w:p>
        </w:tc>
        <w:tc>
          <w:tcPr>
            <w:tcW w:w="992" w:type="dxa"/>
          </w:tcPr>
          <w:p w14:paraId="7982BC44" w14:textId="77777777" w:rsidR="0028303C" w:rsidRPr="008771B1" w:rsidRDefault="0028303C" w:rsidP="00B91AA5">
            <w:pPr>
              <w:rPr>
                <w:rFonts w:eastAsia="Batang"/>
                <w:lang w:val="en-GB"/>
              </w:rPr>
            </w:pPr>
            <w:r>
              <w:rPr>
                <w:rFonts w:eastAsia="Batang"/>
                <w:lang w:val="en-GB"/>
              </w:rPr>
              <w:t>string</w:t>
            </w:r>
          </w:p>
        </w:tc>
        <w:tc>
          <w:tcPr>
            <w:tcW w:w="4394" w:type="dxa"/>
          </w:tcPr>
          <w:p w14:paraId="277D7EC8" w14:textId="77777777" w:rsidR="0028303C" w:rsidRPr="00D10D9E" w:rsidRDefault="0028303C" w:rsidP="00B91AA5">
            <w:pPr>
              <w:rPr>
                <w:rFonts w:eastAsia="Batang"/>
              </w:rPr>
            </w:pPr>
            <w:r>
              <w:rPr>
                <w:rFonts w:eastAsia="Batang"/>
              </w:rPr>
              <w:t>Information om anropet gick bra(OK, ERROR, INFO)</w:t>
            </w:r>
          </w:p>
        </w:tc>
        <w:tc>
          <w:tcPr>
            <w:tcW w:w="1395" w:type="dxa"/>
          </w:tcPr>
          <w:p w14:paraId="14757EB9" w14:textId="77777777" w:rsidR="0028303C" w:rsidRDefault="00C43353" w:rsidP="00B91AA5">
            <w:pPr>
              <w:rPr>
                <w:rFonts w:eastAsia="Batang"/>
              </w:rPr>
            </w:pPr>
            <w:r>
              <w:rPr>
                <w:rFonts w:eastAsia="Batang"/>
              </w:rPr>
              <w:t>1..1</w:t>
            </w:r>
          </w:p>
        </w:tc>
      </w:tr>
      <w:tr w:rsidR="0028303C" w:rsidRPr="00D10D9E" w14:paraId="449B37CB" w14:textId="77777777" w:rsidTr="00D366C4">
        <w:tc>
          <w:tcPr>
            <w:tcW w:w="3227" w:type="dxa"/>
          </w:tcPr>
          <w:p w14:paraId="4AE1C133" w14:textId="77777777" w:rsidR="0028303C" w:rsidRPr="008771B1" w:rsidRDefault="0028303C" w:rsidP="00B91AA5">
            <w:pPr>
              <w:rPr>
                <w:rFonts w:eastAsia="Batang"/>
                <w:lang w:val="en-GB"/>
              </w:rPr>
            </w:pPr>
            <w:r>
              <w:rPr>
                <w:rFonts w:eastAsia="Batang"/>
                <w:lang w:val="en-GB"/>
              </w:rPr>
              <w:t>result.infoText</w:t>
            </w:r>
          </w:p>
        </w:tc>
        <w:tc>
          <w:tcPr>
            <w:tcW w:w="992" w:type="dxa"/>
          </w:tcPr>
          <w:p w14:paraId="51BDA867" w14:textId="77777777" w:rsidR="0028303C" w:rsidRPr="008771B1" w:rsidRDefault="0028303C" w:rsidP="00B91AA5">
            <w:pPr>
              <w:rPr>
                <w:rFonts w:eastAsia="Batang"/>
                <w:lang w:val="en-GB"/>
              </w:rPr>
            </w:pPr>
            <w:r>
              <w:rPr>
                <w:rFonts w:eastAsia="Batang"/>
                <w:lang w:val="en-GB"/>
              </w:rPr>
              <w:t>string</w:t>
            </w:r>
          </w:p>
        </w:tc>
        <w:tc>
          <w:tcPr>
            <w:tcW w:w="4394" w:type="dxa"/>
          </w:tcPr>
          <w:p w14:paraId="73F26051" w14:textId="77777777" w:rsidR="0028303C" w:rsidRPr="00D10D9E" w:rsidRDefault="0028303C" w:rsidP="00B91AA5">
            <w:pPr>
              <w:rPr>
                <w:rFonts w:eastAsia="Batang"/>
              </w:rPr>
            </w:pPr>
            <w:r>
              <w:rPr>
                <w:rFonts w:eastAsia="Batang"/>
              </w:rPr>
              <w:t>Text som anger extra information om anropets utgång. Anropet har gått bra, men det finns mer information kring anropet i denna text.</w:t>
            </w:r>
          </w:p>
        </w:tc>
        <w:tc>
          <w:tcPr>
            <w:tcW w:w="1395" w:type="dxa"/>
          </w:tcPr>
          <w:p w14:paraId="3465E8A8" w14:textId="77777777" w:rsidR="0028303C" w:rsidRDefault="00C43353" w:rsidP="00B91AA5">
            <w:pPr>
              <w:rPr>
                <w:rFonts w:eastAsia="Batang"/>
              </w:rPr>
            </w:pPr>
            <w:r>
              <w:rPr>
                <w:rFonts w:eastAsia="Batang"/>
              </w:rPr>
              <w:t>0..1</w:t>
            </w:r>
          </w:p>
        </w:tc>
      </w:tr>
      <w:tr w:rsidR="0028303C" w:rsidRPr="00D10D9E" w14:paraId="0E993E46" w14:textId="77777777" w:rsidTr="00D366C4">
        <w:tc>
          <w:tcPr>
            <w:tcW w:w="3227" w:type="dxa"/>
          </w:tcPr>
          <w:p w14:paraId="11B83A85" w14:textId="77777777" w:rsidR="0028303C" w:rsidRPr="004B52E9" w:rsidRDefault="0028303C" w:rsidP="00B91AA5">
            <w:pPr>
              <w:rPr>
                <w:rFonts w:eastAsia="Batang"/>
              </w:rPr>
            </w:pPr>
            <w:r>
              <w:rPr>
                <w:rFonts w:eastAsia="Batang"/>
                <w:lang w:val="en-GB"/>
              </w:rPr>
              <w:t>result.</w:t>
            </w:r>
            <w:r>
              <w:rPr>
                <w:rFonts w:eastAsia="Batang"/>
              </w:rPr>
              <w:t>errorId</w:t>
            </w:r>
          </w:p>
        </w:tc>
        <w:tc>
          <w:tcPr>
            <w:tcW w:w="992" w:type="dxa"/>
          </w:tcPr>
          <w:p w14:paraId="63A9B6A3" w14:textId="77777777" w:rsidR="0028303C" w:rsidRPr="004B52E9" w:rsidRDefault="0028303C" w:rsidP="00B91AA5">
            <w:pPr>
              <w:rPr>
                <w:rFonts w:eastAsia="Batang"/>
              </w:rPr>
            </w:pPr>
            <w:r>
              <w:rPr>
                <w:rFonts w:eastAsia="Batang"/>
              </w:rPr>
              <w:t>string</w:t>
            </w:r>
          </w:p>
        </w:tc>
        <w:tc>
          <w:tcPr>
            <w:tcW w:w="4394" w:type="dxa"/>
          </w:tcPr>
          <w:p w14:paraId="00D07F82" w14:textId="77777777" w:rsidR="0028303C" w:rsidRPr="00D10D9E" w:rsidRDefault="0028303C" w:rsidP="00B91AA5">
            <w:pPr>
              <w:rPr>
                <w:rFonts w:eastAsia="Batang"/>
              </w:rPr>
            </w:pPr>
            <w:r>
              <w:rPr>
                <w:rFonts w:eastAsia="Batang"/>
              </w:rPr>
              <w:t>Olika kategorier av fel (VALIDATION_ERROR, TRANSFORMATION_ERROR, APPLICATION_ERROR, TECHNICAL_ERROR)</w:t>
            </w:r>
          </w:p>
        </w:tc>
        <w:tc>
          <w:tcPr>
            <w:tcW w:w="1395" w:type="dxa"/>
          </w:tcPr>
          <w:p w14:paraId="59B84E1B" w14:textId="77777777" w:rsidR="0028303C" w:rsidRDefault="00C43353" w:rsidP="00B91AA5">
            <w:pPr>
              <w:rPr>
                <w:rFonts w:eastAsia="Batang"/>
              </w:rPr>
            </w:pPr>
            <w:r>
              <w:rPr>
                <w:rFonts w:eastAsia="Batang"/>
              </w:rPr>
              <w:t>0..1</w:t>
            </w:r>
          </w:p>
        </w:tc>
      </w:tr>
      <w:tr w:rsidR="0028303C" w:rsidRPr="007E4029" w14:paraId="75F5F2DD" w14:textId="77777777" w:rsidTr="00D366C4">
        <w:tc>
          <w:tcPr>
            <w:tcW w:w="3227" w:type="dxa"/>
          </w:tcPr>
          <w:p w14:paraId="27F6C7EA" w14:textId="77777777" w:rsidR="0028303C" w:rsidRPr="007E4029" w:rsidRDefault="0028303C" w:rsidP="00B91AA5">
            <w:pPr>
              <w:rPr>
                <w:rFonts w:eastAsia="Batang"/>
              </w:rPr>
            </w:pPr>
            <w:r>
              <w:rPr>
                <w:rFonts w:eastAsia="Batang"/>
                <w:lang w:val="en-GB"/>
              </w:rPr>
              <w:t>result.</w:t>
            </w:r>
            <w:r>
              <w:rPr>
                <w:rFonts w:eastAsia="Batang"/>
              </w:rPr>
              <w:t>errorText</w:t>
            </w:r>
          </w:p>
        </w:tc>
        <w:tc>
          <w:tcPr>
            <w:tcW w:w="992" w:type="dxa"/>
          </w:tcPr>
          <w:p w14:paraId="41603699" w14:textId="77777777" w:rsidR="0028303C" w:rsidRPr="007E4029" w:rsidRDefault="0028303C" w:rsidP="00B91AA5">
            <w:pPr>
              <w:rPr>
                <w:rFonts w:eastAsia="Batang"/>
              </w:rPr>
            </w:pPr>
            <w:r>
              <w:rPr>
                <w:rFonts w:eastAsia="Batang"/>
              </w:rPr>
              <w:t>string</w:t>
            </w:r>
          </w:p>
        </w:tc>
        <w:tc>
          <w:tcPr>
            <w:tcW w:w="4394" w:type="dxa"/>
          </w:tcPr>
          <w:p w14:paraId="231B5636" w14:textId="77777777" w:rsidR="0028303C" w:rsidRPr="007E4029" w:rsidRDefault="0028303C" w:rsidP="00B91AA5">
            <w:pPr>
              <w:rPr>
                <w:rFonts w:eastAsia="Batang"/>
              </w:rPr>
            </w:pPr>
            <w:r>
              <w:rPr>
                <w:rFonts w:eastAsia="Batang"/>
              </w:rPr>
              <w:t>Text som ytterliggare beskriver felet</w:t>
            </w:r>
          </w:p>
        </w:tc>
        <w:tc>
          <w:tcPr>
            <w:tcW w:w="1395" w:type="dxa"/>
          </w:tcPr>
          <w:p w14:paraId="6AC72C28" w14:textId="77777777" w:rsidR="0028303C" w:rsidRPr="007E4029" w:rsidRDefault="00C43353" w:rsidP="00B91AA5">
            <w:pPr>
              <w:rPr>
                <w:rFonts w:eastAsia="Batang"/>
              </w:rPr>
            </w:pPr>
            <w:r>
              <w:rPr>
                <w:rFonts w:eastAsia="Batang"/>
              </w:rPr>
              <w:t>0..1</w:t>
            </w:r>
          </w:p>
        </w:tc>
      </w:tr>
    </w:tbl>
    <w:p w14:paraId="7772FDB2" w14:textId="77777777" w:rsidR="002E2286" w:rsidRDefault="002E2286" w:rsidP="00B91AA5">
      <w:pPr>
        <w:pStyle w:val="Brdtext"/>
        <w:ind w:left="0"/>
      </w:pPr>
    </w:p>
    <w:p w14:paraId="117B87C8" w14:textId="77777777" w:rsidR="002E2286" w:rsidRDefault="00FC77B2" w:rsidP="00267947">
      <w:pPr>
        <w:pStyle w:val="Rubrik3"/>
      </w:pPr>
      <w:r>
        <w:t>Tjänstekontraktsspecifika krav och regler</w:t>
      </w:r>
    </w:p>
    <w:p w14:paraId="4B14CFB5" w14:textId="77777777" w:rsidR="002E2286" w:rsidRPr="00810FD3" w:rsidRDefault="002E2286" w:rsidP="00B91AA5">
      <w:pPr>
        <w:rPr>
          <w:rFonts w:ascii="Calibri" w:hAnsi="Calibri"/>
          <w:sz w:val="22"/>
        </w:rPr>
      </w:pPr>
      <w:r w:rsidRPr="00810FD3">
        <w:rPr>
          <w:rFonts w:ascii="Calibri" w:hAnsi="Calibri"/>
          <w:sz w:val="22"/>
        </w:rPr>
        <w:t>Inga extra förutom de som anger om fält är obligator</w:t>
      </w:r>
      <w:r w:rsidR="00FC77B2">
        <w:rPr>
          <w:rFonts w:ascii="Calibri" w:hAnsi="Calibri"/>
          <w:sz w:val="22"/>
        </w:rPr>
        <w:t>iska eller valbara under fältregler</w:t>
      </w:r>
      <w:r w:rsidRPr="00810FD3">
        <w:rPr>
          <w:rFonts w:ascii="Calibri" w:hAnsi="Calibri"/>
          <w:sz w:val="22"/>
        </w:rPr>
        <w:t>.</w:t>
      </w:r>
    </w:p>
    <w:p w14:paraId="78713A9A" w14:textId="77777777" w:rsidR="00E62B1A" w:rsidRDefault="00E62B1A" w:rsidP="00267947">
      <w:pPr>
        <w:pStyle w:val="Rubrik2"/>
        <w:numPr>
          <w:ilvl w:val="0"/>
          <w:numId w:val="0"/>
        </w:numPr>
      </w:pPr>
    </w:p>
    <w:p w14:paraId="2AE21CB5" w14:textId="77777777" w:rsidR="00D847D6" w:rsidRDefault="00D847D6" w:rsidP="00267947">
      <w:pPr>
        <w:pStyle w:val="Rubrik2"/>
      </w:pPr>
      <w:r>
        <w:br w:type="page"/>
      </w:r>
      <w:bookmarkStart w:id="101" w:name="_Toc283620712"/>
      <w:r>
        <w:t>GetCertificate</w:t>
      </w:r>
      <w:bookmarkEnd w:id="101"/>
      <w:r>
        <w:t xml:space="preserve"> </w:t>
      </w:r>
    </w:p>
    <w:p w14:paraId="3F7421D9" w14:textId="77777777" w:rsidR="00E62B1A" w:rsidRDefault="00E62B1A" w:rsidP="00B91AA5">
      <w:r w:rsidRPr="00406201">
        <w:t xml:space="preserve">Tjänsten </w:t>
      </w:r>
      <w:r w:rsidR="00FF4E01">
        <w:t>hämtar ett läkarintyg från intygstjänsten</w:t>
      </w:r>
      <w:r>
        <w:t>. Både begäran och svar består av xml-dokument.</w:t>
      </w:r>
    </w:p>
    <w:p w14:paraId="6543505B" w14:textId="77777777" w:rsidR="00CA24CB" w:rsidRDefault="00CA24CB" w:rsidP="00CA24CB">
      <w:pPr>
        <w:pStyle w:val="Rubrik3"/>
      </w:pPr>
      <w:r>
        <w:t>Version</w:t>
      </w:r>
    </w:p>
    <w:p w14:paraId="626E9AAF" w14:textId="77777777" w:rsidR="00CA24CB" w:rsidRDefault="00CA24CB" w:rsidP="00B91AA5">
      <w:r>
        <w:t>1.0</w:t>
      </w:r>
    </w:p>
    <w:p w14:paraId="48310D6E" w14:textId="77777777" w:rsidR="00E62B1A" w:rsidRDefault="00FF4E01" w:rsidP="00267947">
      <w:pPr>
        <w:pStyle w:val="Rubrik3"/>
      </w:pPr>
      <w:r>
        <w:t>Fältregler</w:t>
      </w:r>
    </w:p>
    <w:p w14:paraId="1CDD1758" w14:textId="77777777" w:rsidR="00837CBE" w:rsidRDefault="00FF4E01" w:rsidP="00B91AA5">
      <w:r>
        <w:t xml:space="preserve">En begäran om ett </w:t>
      </w:r>
      <w:r w:rsidR="00E62B1A">
        <w:t xml:space="preserve">läkarintyg </w:t>
      </w:r>
      <w:r>
        <w:t>från intygstjänsten.</w:t>
      </w:r>
      <w:r w:rsidR="00E62B1A">
        <w:t xml:space="preserve"> </w:t>
      </w:r>
      <w:r w:rsidR="00FE5F7B">
        <w:t>Nedanstående tabell beskriver varje element i begäran och svar</w:t>
      </w:r>
      <w:r w:rsidR="00FE5F7B" w:rsidRPr="009F06D7">
        <w:t xml:space="preserve"> </w:t>
      </w:r>
      <w:r w:rsidR="00FE5F7B">
        <w:t>Kardinaliteten beskriver om ett fält är valfritt (0..1) eller obligatoriskt (1..1).</w:t>
      </w:r>
    </w:p>
    <w:p w14:paraId="68D55166" w14:textId="77777777" w:rsidR="00FE5F7B" w:rsidRPr="00E30D2E" w:rsidRDefault="00FE5F7B" w:rsidP="00B91AA5"/>
    <w:tbl>
      <w:tblPr>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227"/>
        <w:gridCol w:w="992"/>
        <w:gridCol w:w="4394"/>
        <w:gridCol w:w="1395"/>
      </w:tblGrid>
      <w:tr w:rsidR="00D366C4" w:rsidRPr="004E06B5" w14:paraId="752E9BDF" w14:textId="77777777" w:rsidTr="00D366C4">
        <w:tc>
          <w:tcPr>
            <w:tcW w:w="3227" w:type="dxa"/>
            <w:shd w:val="clear" w:color="auto" w:fill="B3B3B3"/>
          </w:tcPr>
          <w:p w14:paraId="5AA0AC5D" w14:textId="77777777" w:rsidR="00D366C4" w:rsidRPr="008771B1" w:rsidRDefault="00D366C4" w:rsidP="00B91AA5">
            <w:pPr>
              <w:rPr>
                <w:rFonts w:eastAsia="Batang"/>
                <w:b/>
              </w:rPr>
            </w:pPr>
            <w:r w:rsidRPr="008771B1">
              <w:rPr>
                <w:rFonts w:eastAsia="Batang"/>
                <w:b/>
              </w:rPr>
              <w:t>Namn</w:t>
            </w:r>
          </w:p>
        </w:tc>
        <w:tc>
          <w:tcPr>
            <w:tcW w:w="992" w:type="dxa"/>
            <w:shd w:val="clear" w:color="auto" w:fill="B3B3B3"/>
          </w:tcPr>
          <w:p w14:paraId="610164B8" w14:textId="77777777" w:rsidR="00D366C4" w:rsidRPr="008771B1" w:rsidRDefault="00D366C4" w:rsidP="00B91AA5">
            <w:pPr>
              <w:rPr>
                <w:rFonts w:eastAsia="Batang"/>
                <w:b/>
              </w:rPr>
            </w:pPr>
            <w:r w:rsidRPr="008771B1">
              <w:rPr>
                <w:rFonts w:eastAsia="Batang"/>
                <w:b/>
              </w:rPr>
              <w:t>Typ</w:t>
            </w:r>
          </w:p>
        </w:tc>
        <w:tc>
          <w:tcPr>
            <w:tcW w:w="4394" w:type="dxa"/>
            <w:shd w:val="clear" w:color="auto" w:fill="B3B3B3"/>
          </w:tcPr>
          <w:p w14:paraId="0D81C721" w14:textId="77777777" w:rsidR="00D366C4" w:rsidRPr="008771B1" w:rsidRDefault="00D366C4" w:rsidP="00B91AA5">
            <w:pPr>
              <w:rPr>
                <w:rFonts w:eastAsia="Batang"/>
                <w:b/>
              </w:rPr>
            </w:pPr>
            <w:r w:rsidRPr="00D366C4">
              <w:rPr>
                <w:b/>
              </w:rPr>
              <w:t>Beskrivning</w:t>
            </w:r>
          </w:p>
        </w:tc>
        <w:tc>
          <w:tcPr>
            <w:tcW w:w="1395" w:type="dxa"/>
            <w:shd w:val="clear" w:color="auto" w:fill="B3B3B3"/>
          </w:tcPr>
          <w:p w14:paraId="46C10020" w14:textId="77777777" w:rsidR="00D366C4" w:rsidRDefault="00D366C4" w:rsidP="00B91AA5">
            <w:pPr>
              <w:rPr>
                <w:rFonts w:eastAsia="Batang"/>
                <w:b/>
              </w:rPr>
            </w:pPr>
            <w:r>
              <w:rPr>
                <w:rFonts w:eastAsia="Batang"/>
                <w:b/>
              </w:rPr>
              <w:t>Kardinalitet</w:t>
            </w:r>
          </w:p>
        </w:tc>
      </w:tr>
      <w:tr w:rsidR="00E62B1A" w:rsidRPr="004E06B5" w14:paraId="1C6D744C" w14:textId="77777777" w:rsidTr="00D366C4">
        <w:tc>
          <w:tcPr>
            <w:tcW w:w="3227" w:type="dxa"/>
          </w:tcPr>
          <w:p w14:paraId="181EA875" w14:textId="77777777" w:rsidR="00E62B1A" w:rsidRPr="00D10D9E" w:rsidRDefault="00E62B1A" w:rsidP="00B91AA5">
            <w:pPr>
              <w:rPr>
                <w:rFonts w:eastAsia="Batang"/>
                <w:b/>
              </w:rPr>
            </w:pPr>
            <w:r w:rsidRPr="00D10D9E">
              <w:rPr>
                <w:rFonts w:eastAsia="Batang"/>
                <w:b/>
              </w:rPr>
              <w:t>Begäran</w:t>
            </w:r>
          </w:p>
        </w:tc>
        <w:tc>
          <w:tcPr>
            <w:tcW w:w="992" w:type="dxa"/>
          </w:tcPr>
          <w:p w14:paraId="6B316073" w14:textId="77777777" w:rsidR="00E62B1A" w:rsidRPr="008771B1" w:rsidRDefault="00E62B1A" w:rsidP="00B91AA5">
            <w:pPr>
              <w:rPr>
                <w:rFonts w:eastAsia="Batang"/>
              </w:rPr>
            </w:pPr>
          </w:p>
        </w:tc>
        <w:tc>
          <w:tcPr>
            <w:tcW w:w="4394" w:type="dxa"/>
          </w:tcPr>
          <w:p w14:paraId="604E14B6" w14:textId="77777777" w:rsidR="00E62B1A" w:rsidRPr="008771B1" w:rsidRDefault="00E62B1A" w:rsidP="00B91AA5">
            <w:pPr>
              <w:rPr>
                <w:rFonts w:eastAsia="Batang"/>
              </w:rPr>
            </w:pPr>
          </w:p>
        </w:tc>
        <w:tc>
          <w:tcPr>
            <w:tcW w:w="1395" w:type="dxa"/>
          </w:tcPr>
          <w:p w14:paraId="2E7D6A8D" w14:textId="77777777" w:rsidR="00E62B1A" w:rsidRPr="008771B1" w:rsidRDefault="00E62B1A" w:rsidP="00B91AA5">
            <w:pPr>
              <w:rPr>
                <w:rFonts w:eastAsia="Batang"/>
              </w:rPr>
            </w:pPr>
          </w:p>
        </w:tc>
      </w:tr>
      <w:tr w:rsidR="00E62B1A" w:rsidRPr="00D10D9E" w14:paraId="10B3E8C4" w14:textId="77777777" w:rsidTr="00D366C4">
        <w:tc>
          <w:tcPr>
            <w:tcW w:w="3227" w:type="dxa"/>
          </w:tcPr>
          <w:p w14:paraId="2E134F9E" w14:textId="77777777" w:rsidR="00E62B1A" w:rsidRPr="004107AE" w:rsidRDefault="00192BC5" w:rsidP="00B91AA5">
            <w:pPr>
              <w:rPr>
                <w:iCs/>
              </w:rPr>
            </w:pPr>
            <w:r>
              <w:rPr>
                <w:lang w:val="en-US"/>
              </w:rPr>
              <w:t>certificateId</w:t>
            </w:r>
          </w:p>
        </w:tc>
        <w:tc>
          <w:tcPr>
            <w:tcW w:w="992" w:type="dxa"/>
          </w:tcPr>
          <w:p w14:paraId="35E2293B" w14:textId="77777777" w:rsidR="00E62B1A" w:rsidRDefault="00E62B1A" w:rsidP="00B91AA5">
            <w:pPr>
              <w:rPr>
                <w:rFonts w:eastAsia="Batang"/>
              </w:rPr>
            </w:pPr>
            <w:r>
              <w:rPr>
                <w:rFonts w:eastAsia="Batang"/>
              </w:rPr>
              <w:t>string</w:t>
            </w:r>
          </w:p>
        </w:tc>
        <w:tc>
          <w:tcPr>
            <w:tcW w:w="4394" w:type="dxa"/>
          </w:tcPr>
          <w:p w14:paraId="40548530" w14:textId="77777777" w:rsidR="00E62B1A" w:rsidRDefault="005D4D13" w:rsidP="00B91AA5">
            <w:pPr>
              <w:rPr>
                <w:rFonts w:eastAsia="Batang"/>
              </w:rPr>
            </w:pPr>
            <w:r>
              <w:rPr>
                <w:rFonts w:eastAsia="Batang"/>
              </w:rPr>
              <w:t xml:space="preserve">Identitet på </w:t>
            </w:r>
            <w:r w:rsidR="00192BC5">
              <w:rPr>
                <w:rFonts w:eastAsia="Batang"/>
              </w:rPr>
              <w:t>intyget. Är en GUID.</w:t>
            </w:r>
          </w:p>
        </w:tc>
        <w:tc>
          <w:tcPr>
            <w:tcW w:w="1395" w:type="dxa"/>
          </w:tcPr>
          <w:p w14:paraId="05866A97" w14:textId="77777777" w:rsidR="00E62B1A" w:rsidRDefault="00E62B1A" w:rsidP="00B91AA5">
            <w:pPr>
              <w:rPr>
                <w:rFonts w:eastAsia="Batang"/>
              </w:rPr>
            </w:pPr>
            <w:r>
              <w:rPr>
                <w:rFonts w:eastAsia="Batang"/>
              </w:rPr>
              <w:t>O</w:t>
            </w:r>
          </w:p>
        </w:tc>
      </w:tr>
      <w:tr w:rsidR="00E62B1A" w:rsidRPr="00D10D9E" w14:paraId="3A4A18C2" w14:textId="77777777" w:rsidTr="00D366C4">
        <w:tc>
          <w:tcPr>
            <w:tcW w:w="3227" w:type="dxa"/>
          </w:tcPr>
          <w:p w14:paraId="60F56CBC" w14:textId="77777777" w:rsidR="00E62B1A" w:rsidRPr="00D10D9E" w:rsidRDefault="00192BC5" w:rsidP="00B91AA5">
            <w:pPr>
              <w:rPr>
                <w:rFonts w:eastAsia="Batang"/>
                <w:b/>
                <w:lang w:val="en-GB"/>
              </w:rPr>
            </w:pPr>
            <w:r>
              <w:rPr>
                <w:lang w:val="en-US"/>
              </w:rPr>
              <w:t>nationalIdentityNumber</w:t>
            </w:r>
          </w:p>
        </w:tc>
        <w:tc>
          <w:tcPr>
            <w:tcW w:w="992" w:type="dxa"/>
          </w:tcPr>
          <w:p w14:paraId="425957B7" w14:textId="77777777" w:rsidR="00E62B1A" w:rsidRPr="008771B1" w:rsidRDefault="00192BC5" w:rsidP="00B91AA5">
            <w:pPr>
              <w:rPr>
                <w:rFonts w:eastAsia="Batang"/>
                <w:lang w:val="en-GB"/>
              </w:rPr>
            </w:pPr>
            <w:r>
              <w:rPr>
                <w:rFonts w:eastAsia="Batang"/>
                <w:lang w:val="en-GB"/>
              </w:rPr>
              <w:t>string</w:t>
            </w:r>
          </w:p>
        </w:tc>
        <w:tc>
          <w:tcPr>
            <w:tcW w:w="4394" w:type="dxa"/>
          </w:tcPr>
          <w:p w14:paraId="7886E523" w14:textId="77777777" w:rsidR="00E62B1A" w:rsidRPr="00D10D9E" w:rsidRDefault="00192BC5" w:rsidP="00B91AA5">
            <w:pPr>
              <w:rPr>
                <w:rFonts w:eastAsia="Batang"/>
              </w:rPr>
            </w:pPr>
            <w:r>
              <w:rPr>
                <w:rFonts w:eastAsia="Batang"/>
              </w:rPr>
              <w:t>Patientens personnummer eller samordningsnummer</w:t>
            </w:r>
          </w:p>
        </w:tc>
        <w:tc>
          <w:tcPr>
            <w:tcW w:w="1395" w:type="dxa"/>
          </w:tcPr>
          <w:p w14:paraId="6A1171DD" w14:textId="77777777" w:rsidR="00E62B1A" w:rsidRPr="00D10D9E" w:rsidRDefault="00E62B1A" w:rsidP="00B91AA5">
            <w:pPr>
              <w:rPr>
                <w:rFonts w:eastAsia="Batang"/>
              </w:rPr>
            </w:pPr>
            <w:r>
              <w:rPr>
                <w:rFonts w:eastAsia="Batang"/>
              </w:rPr>
              <w:t>O</w:t>
            </w:r>
          </w:p>
        </w:tc>
      </w:tr>
      <w:tr w:rsidR="00E62B1A" w:rsidRPr="00D10D9E" w14:paraId="640EAD1D" w14:textId="77777777" w:rsidTr="00D366C4">
        <w:tc>
          <w:tcPr>
            <w:tcW w:w="3227" w:type="dxa"/>
          </w:tcPr>
          <w:p w14:paraId="47A48C6A" w14:textId="77777777" w:rsidR="00E62B1A" w:rsidRPr="00D10D9E" w:rsidRDefault="00E62B1A" w:rsidP="00B91AA5">
            <w:pPr>
              <w:rPr>
                <w:rFonts w:eastAsia="Batang"/>
                <w:b/>
                <w:lang w:val="en-GB"/>
              </w:rPr>
            </w:pPr>
            <w:r w:rsidRPr="00D10D9E">
              <w:rPr>
                <w:rFonts w:eastAsia="Batang"/>
                <w:b/>
                <w:lang w:val="en-GB"/>
              </w:rPr>
              <w:t>Svar</w:t>
            </w:r>
          </w:p>
        </w:tc>
        <w:tc>
          <w:tcPr>
            <w:tcW w:w="992" w:type="dxa"/>
          </w:tcPr>
          <w:p w14:paraId="0EAB925B" w14:textId="77777777" w:rsidR="00E62B1A" w:rsidRPr="008771B1" w:rsidRDefault="00E62B1A" w:rsidP="00B91AA5">
            <w:pPr>
              <w:rPr>
                <w:rFonts w:eastAsia="Batang"/>
                <w:lang w:val="en-GB"/>
              </w:rPr>
            </w:pPr>
          </w:p>
        </w:tc>
        <w:tc>
          <w:tcPr>
            <w:tcW w:w="4394" w:type="dxa"/>
          </w:tcPr>
          <w:p w14:paraId="671A6A59" w14:textId="77777777" w:rsidR="00E62B1A" w:rsidRPr="00D10D9E" w:rsidRDefault="00E62B1A" w:rsidP="00B91AA5">
            <w:pPr>
              <w:rPr>
                <w:rFonts w:eastAsia="Batang"/>
              </w:rPr>
            </w:pPr>
          </w:p>
        </w:tc>
        <w:tc>
          <w:tcPr>
            <w:tcW w:w="1395" w:type="dxa"/>
          </w:tcPr>
          <w:p w14:paraId="7B6EC87F" w14:textId="77777777" w:rsidR="00E62B1A" w:rsidRPr="00D10D9E" w:rsidRDefault="00E62B1A" w:rsidP="00B91AA5">
            <w:pPr>
              <w:rPr>
                <w:rFonts w:eastAsia="Batang"/>
              </w:rPr>
            </w:pPr>
          </w:p>
        </w:tc>
      </w:tr>
      <w:tr w:rsidR="00837CBE" w:rsidRPr="00D10D9E" w14:paraId="116CBC72" w14:textId="77777777" w:rsidTr="00D366C4">
        <w:tc>
          <w:tcPr>
            <w:tcW w:w="3227" w:type="dxa"/>
          </w:tcPr>
          <w:p w14:paraId="221430D7" w14:textId="77777777" w:rsidR="00837CBE" w:rsidRPr="005B51C4" w:rsidRDefault="00085724" w:rsidP="00B91AA5">
            <w:pPr>
              <w:rPr>
                <w:rFonts w:eastAsia="Batang"/>
                <w:lang w:val="en-GB"/>
              </w:rPr>
            </w:pPr>
            <w:r>
              <w:rPr>
                <w:rFonts w:eastAsia="Batang"/>
                <w:lang w:val="en-US"/>
              </w:rPr>
              <w:t>m</w:t>
            </w:r>
            <w:r w:rsidR="00837CBE" w:rsidRPr="005B51C4">
              <w:rPr>
                <w:rFonts w:eastAsia="Batang"/>
                <w:lang w:val="en-US"/>
              </w:rPr>
              <w:t>eta</w:t>
            </w:r>
            <w:r w:rsidR="00837CBE">
              <w:rPr>
                <w:rFonts w:eastAsia="Batang"/>
                <w:lang w:val="en-US"/>
              </w:rPr>
              <w:t>.</w:t>
            </w:r>
            <w:r w:rsidR="00837CBE" w:rsidRPr="00666C86">
              <w:rPr>
                <w:rFonts w:eastAsia="Batang"/>
                <w:lang w:val="en-US"/>
              </w:rPr>
              <w:t>certificateId</w:t>
            </w:r>
          </w:p>
        </w:tc>
        <w:tc>
          <w:tcPr>
            <w:tcW w:w="992" w:type="dxa"/>
          </w:tcPr>
          <w:p w14:paraId="7BA272E1" w14:textId="77777777" w:rsidR="00837CBE" w:rsidRPr="008771B1" w:rsidRDefault="00837CBE" w:rsidP="00B91AA5">
            <w:pPr>
              <w:rPr>
                <w:rFonts w:eastAsia="Batang"/>
                <w:lang w:val="en-GB"/>
              </w:rPr>
            </w:pPr>
            <w:r>
              <w:rPr>
                <w:rFonts w:eastAsia="Batang"/>
                <w:lang w:val="en-GB"/>
              </w:rPr>
              <w:t>string</w:t>
            </w:r>
          </w:p>
        </w:tc>
        <w:tc>
          <w:tcPr>
            <w:tcW w:w="4394" w:type="dxa"/>
          </w:tcPr>
          <w:p w14:paraId="221E2C95" w14:textId="77777777" w:rsidR="00837CBE" w:rsidRPr="00D10D9E" w:rsidRDefault="00837CBE" w:rsidP="00B91AA5">
            <w:pPr>
              <w:rPr>
                <w:rFonts w:eastAsia="Batang"/>
              </w:rPr>
            </w:pPr>
            <w:r>
              <w:rPr>
                <w:rFonts w:eastAsia="Batang"/>
              </w:rPr>
              <w:t>Identitet på intyget. Är en GUID.</w:t>
            </w:r>
          </w:p>
        </w:tc>
        <w:tc>
          <w:tcPr>
            <w:tcW w:w="1395" w:type="dxa"/>
          </w:tcPr>
          <w:p w14:paraId="7AA119EE" w14:textId="77777777" w:rsidR="00837CBE" w:rsidRPr="00D10D9E" w:rsidRDefault="00837CBE" w:rsidP="00B91AA5">
            <w:pPr>
              <w:rPr>
                <w:rFonts w:eastAsia="Batang"/>
              </w:rPr>
            </w:pPr>
            <w:r>
              <w:rPr>
                <w:rFonts w:eastAsia="Batang"/>
              </w:rPr>
              <w:t>O</w:t>
            </w:r>
          </w:p>
        </w:tc>
      </w:tr>
      <w:tr w:rsidR="00837CBE" w:rsidRPr="00D10D9E" w14:paraId="2229006A" w14:textId="77777777" w:rsidTr="00D366C4">
        <w:tc>
          <w:tcPr>
            <w:tcW w:w="3227" w:type="dxa"/>
          </w:tcPr>
          <w:p w14:paraId="138613FE" w14:textId="77777777" w:rsidR="00837CBE" w:rsidRPr="005B51C4" w:rsidRDefault="00085724" w:rsidP="00B91AA5">
            <w:pPr>
              <w:rPr>
                <w:rFonts w:eastAsia="Batang"/>
                <w:lang w:val="en-US"/>
              </w:rPr>
            </w:pPr>
            <w:r>
              <w:rPr>
                <w:rFonts w:eastAsia="Batang"/>
                <w:lang w:val="en-US"/>
              </w:rPr>
              <w:t>m</w:t>
            </w:r>
            <w:r w:rsidRPr="005B51C4">
              <w:rPr>
                <w:rFonts w:eastAsia="Batang"/>
                <w:lang w:val="en-US"/>
              </w:rPr>
              <w:t>eta</w:t>
            </w:r>
            <w:r>
              <w:rPr>
                <w:rFonts w:eastAsia="Batang"/>
                <w:lang w:val="en-US"/>
              </w:rPr>
              <w:t>.</w:t>
            </w:r>
            <w:r w:rsidR="00837CBE">
              <w:rPr>
                <w:rFonts w:eastAsia="Batang"/>
                <w:lang w:val="en-US"/>
              </w:rPr>
              <w:t>certificateType</w:t>
            </w:r>
          </w:p>
        </w:tc>
        <w:tc>
          <w:tcPr>
            <w:tcW w:w="992" w:type="dxa"/>
          </w:tcPr>
          <w:p w14:paraId="19B9C20E" w14:textId="77777777" w:rsidR="00837CBE" w:rsidRPr="008771B1" w:rsidRDefault="00837CBE" w:rsidP="00B91AA5">
            <w:pPr>
              <w:rPr>
                <w:rFonts w:eastAsia="Batang"/>
                <w:lang w:val="en-GB"/>
              </w:rPr>
            </w:pPr>
            <w:r>
              <w:rPr>
                <w:rFonts w:eastAsia="Batang"/>
                <w:lang w:val="en-GB"/>
              </w:rPr>
              <w:t>string</w:t>
            </w:r>
          </w:p>
        </w:tc>
        <w:tc>
          <w:tcPr>
            <w:tcW w:w="4394" w:type="dxa"/>
          </w:tcPr>
          <w:p w14:paraId="06565135" w14:textId="77777777" w:rsidR="00837CBE" w:rsidRPr="00D10D9E" w:rsidRDefault="00837CBE" w:rsidP="00B91AA5">
            <w:pPr>
              <w:rPr>
                <w:rFonts w:eastAsia="Batang"/>
              </w:rPr>
            </w:pPr>
            <w:r>
              <w:rPr>
                <w:rFonts w:eastAsia="Batang"/>
              </w:rPr>
              <w:t>Typ av intyg. Om inget anges returneras alla typer.</w:t>
            </w:r>
          </w:p>
        </w:tc>
        <w:tc>
          <w:tcPr>
            <w:tcW w:w="1395" w:type="dxa"/>
          </w:tcPr>
          <w:p w14:paraId="3876019F" w14:textId="77777777" w:rsidR="00837CBE" w:rsidRPr="00D10D9E" w:rsidRDefault="00837CBE" w:rsidP="00B91AA5">
            <w:pPr>
              <w:rPr>
                <w:rFonts w:eastAsia="Batang"/>
              </w:rPr>
            </w:pPr>
            <w:r>
              <w:rPr>
                <w:rFonts w:eastAsia="Batang"/>
              </w:rPr>
              <w:t>O</w:t>
            </w:r>
          </w:p>
        </w:tc>
      </w:tr>
      <w:tr w:rsidR="00837CBE" w:rsidRPr="00D10D9E" w14:paraId="797C524C" w14:textId="77777777" w:rsidTr="00D366C4">
        <w:tc>
          <w:tcPr>
            <w:tcW w:w="3227" w:type="dxa"/>
          </w:tcPr>
          <w:p w14:paraId="1A019935" w14:textId="77777777" w:rsidR="00837CBE" w:rsidRPr="005B51C4" w:rsidRDefault="00085724" w:rsidP="00B91AA5">
            <w:pPr>
              <w:rPr>
                <w:rFonts w:eastAsia="Batang"/>
                <w:lang w:val="en-US"/>
              </w:rPr>
            </w:pPr>
            <w:r>
              <w:rPr>
                <w:rFonts w:eastAsia="Batang"/>
                <w:lang w:val="en-US"/>
              </w:rPr>
              <w:t>m</w:t>
            </w:r>
            <w:r w:rsidRPr="005B51C4">
              <w:rPr>
                <w:rFonts w:eastAsia="Batang"/>
                <w:lang w:val="en-US"/>
              </w:rPr>
              <w:t>eta</w:t>
            </w:r>
            <w:r>
              <w:rPr>
                <w:rFonts w:eastAsia="Batang"/>
                <w:lang w:val="en-US"/>
              </w:rPr>
              <w:t>.</w:t>
            </w:r>
            <w:r w:rsidR="00837CBE">
              <w:rPr>
                <w:rFonts w:eastAsia="Batang"/>
                <w:lang w:val="en-US"/>
              </w:rPr>
              <w:t>validFrom</w:t>
            </w:r>
          </w:p>
        </w:tc>
        <w:tc>
          <w:tcPr>
            <w:tcW w:w="992" w:type="dxa"/>
          </w:tcPr>
          <w:p w14:paraId="4A5F50A8" w14:textId="77777777" w:rsidR="00837CBE" w:rsidRPr="008771B1" w:rsidRDefault="00837CBE" w:rsidP="00B91AA5">
            <w:pPr>
              <w:rPr>
                <w:rFonts w:eastAsia="Batang"/>
                <w:lang w:val="en-GB"/>
              </w:rPr>
            </w:pPr>
            <w:r>
              <w:rPr>
                <w:rFonts w:eastAsia="Batang"/>
                <w:lang w:val="en-GB"/>
              </w:rPr>
              <w:t>datum</w:t>
            </w:r>
          </w:p>
        </w:tc>
        <w:tc>
          <w:tcPr>
            <w:tcW w:w="4394" w:type="dxa"/>
          </w:tcPr>
          <w:p w14:paraId="45A62508" w14:textId="77777777" w:rsidR="00837CBE" w:rsidRPr="00D10D9E" w:rsidRDefault="00837CBE" w:rsidP="00B91AA5">
            <w:pPr>
              <w:rPr>
                <w:rFonts w:eastAsia="Batang"/>
              </w:rPr>
            </w:pPr>
            <w:r>
              <w:rPr>
                <w:rFonts w:eastAsia="Batang"/>
              </w:rPr>
              <w:t>Startdatum för sjukskrivningsperioden.</w:t>
            </w:r>
          </w:p>
        </w:tc>
        <w:tc>
          <w:tcPr>
            <w:tcW w:w="1395" w:type="dxa"/>
          </w:tcPr>
          <w:p w14:paraId="11E7823E" w14:textId="77777777" w:rsidR="00837CBE" w:rsidRPr="00D10D9E" w:rsidRDefault="00837CBE" w:rsidP="00B91AA5">
            <w:pPr>
              <w:rPr>
                <w:rFonts w:eastAsia="Batang"/>
              </w:rPr>
            </w:pPr>
            <w:r>
              <w:rPr>
                <w:rFonts w:eastAsia="Batang"/>
              </w:rPr>
              <w:t>O</w:t>
            </w:r>
          </w:p>
        </w:tc>
      </w:tr>
      <w:tr w:rsidR="00837CBE" w:rsidRPr="00D10D9E" w14:paraId="65FDD971" w14:textId="77777777" w:rsidTr="00D366C4">
        <w:tc>
          <w:tcPr>
            <w:tcW w:w="3227" w:type="dxa"/>
          </w:tcPr>
          <w:p w14:paraId="316E1C48" w14:textId="77777777" w:rsidR="00837CBE" w:rsidRPr="005B51C4" w:rsidRDefault="00085724" w:rsidP="00B91AA5">
            <w:pPr>
              <w:rPr>
                <w:rFonts w:eastAsia="Batang"/>
                <w:lang w:val="en-US"/>
              </w:rPr>
            </w:pPr>
            <w:r>
              <w:rPr>
                <w:rFonts w:eastAsia="Batang"/>
                <w:lang w:val="en-US"/>
              </w:rPr>
              <w:t>m</w:t>
            </w:r>
            <w:r w:rsidRPr="005B51C4">
              <w:rPr>
                <w:rFonts w:eastAsia="Batang"/>
                <w:lang w:val="en-US"/>
              </w:rPr>
              <w:t>eta</w:t>
            </w:r>
            <w:r>
              <w:rPr>
                <w:rFonts w:eastAsia="Batang"/>
                <w:lang w:val="en-US"/>
              </w:rPr>
              <w:t>.</w:t>
            </w:r>
            <w:r w:rsidR="00837CBE">
              <w:rPr>
                <w:rFonts w:eastAsia="Batang"/>
                <w:lang w:val="en-US"/>
              </w:rPr>
              <w:t>validTo</w:t>
            </w:r>
          </w:p>
        </w:tc>
        <w:tc>
          <w:tcPr>
            <w:tcW w:w="992" w:type="dxa"/>
          </w:tcPr>
          <w:p w14:paraId="683FB492" w14:textId="77777777" w:rsidR="00837CBE" w:rsidRPr="008771B1" w:rsidRDefault="00837CBE" w:rsidP="00B91AA5">
            <w:pPr>
              <w:rPr>
                <w:rFonts w:eastAsia="Batang"/>
                <w:lang w:val="en-GB"/>
              </w:rPr>
            </w:pPr>
            <w:r>
              <w:rPr>
                <w:rFonts w:eastAsia="Batang"/>
                <w:lang w:val="en-GB"/>
              </w:rPr>
              <w:t>datum</w:t>
            </w:r>
          </w:p>
        </w:tc>
        <w:tc>
          <w:tcPr>
            <w:tcW w:w="4394" w:type="dxa"/>
          </w:tcPr>
          <w:p w14:paraId="6EFF2AA4" w14:textId="77777777" w:rsidR="00837CBE" w:rsidRPr="00D10D9E" w:rsidRDefault="00837CBE" w:rsidP="00B91AA5">
            <w:pPr>
              <w:rPr>
                <w:rFonts w:eastAsia="Batang"/>
              </w:rPr>
            </w:pPr>
            <w:r>
              <w:rPr>
                <w:rFonts w:eastAsia="Batang"/>
              </w:rPr>
              <w:t>Slutdatum för sjukskrivningsperioden.</w:t>
            </w:r>
          </w:p>
        </w:tc>
        <w:tc>
          <w:tcPr>
            <w:tcW w:w="1395" w:type="dxa"/>
          </w:tcPr>
          <w:p w14:paraId="4E13BB1B" w14:textId="77777777" w:rsidR="00837CBE" w:rsidRPr="00D10D9E" w:rsidRDefault="00837CBE" w:rsidP="00B91AA5">
            <w:pPr>
              <w:rPr>
                <w:rFonts w:eastAsia="Batang"/>
              </w:rPr>
            </w:pPr>
            <w:r>
              <w:rPr>
                <w:rFonts w:eastAsia="Batang"/>
              </w:rPr>
              <w:t>O</w:t>
            </w:r>
          </w:p>
        </w:tc>
      </w:tr>
      <w:tr w:rsidR="00837CBE" w:rsidRPr="00D10D9E" w14:paraId="79E874B2" w14:textId="77777777" w:rsidTr="00D366C4">
        <w:tc>
          <w:tcPr>
            <w:tcW w:w="3227" w:type="dxa"/>
          </w:tcPr>
          <w:p w14:paraId="568BADB3" w14:textId="77777777" w:rsidR="00837CBE" w:rsidRPr="005B51C4" w:rsidRDefault="00085724" w:rsidP="00B91AA5">
            <w:pPr>
              <w:rPr>
                <w:rFonts w:eastAsia="Batang"/>
                <w:lang w:val="en-US"/>
              </w:rPr>
            </w:pPr>
            <w:r>
              <w:rPr>
                <w:rFonts w:eastAsia="Batang"/>
                <w:lang w:val="en-US"/>
              </w:rPr>
              <w:t>m</w:t>
            </w:r>
            <w:r w:rsidRPr="005B51C4">
              <w:rPr>
                <w:rFonts w:eastAsia="Batang"/>
                <w:lang w:val="en-US"/>
              </w:rPr>
              <w:t>eta</w:t>
            </w:r>
            <w:r>
              <w:rPr>
                <w:rFonts w:eastAsia="Batang"/>
                <w:lang w:val="en-US"/>
              </w:rPr>
              <w:t>.</w:t>
            </w:r>
            <w:r w:rsidR="00837CBE">
              <w:rPr>
                <w:rFonts w:eastAsia="Batang"/>
                <w:lang w:val="en-US"/>
              </w:rPr>
              <w:t>issuerName</w:t>
            </w:r>
          </w:p>
        </w:tc>
        <w:tc>
          <w:tcPr>
            <w:tcW w:w="992" w:type="dxa"/>
          </w:tcPr>
          <w:p w14:paraId="47938A36" w14:textId="77777777" w:rsidR="00837CBE" w:rsidRPr="008771B1" w:rsidRDefault="00837CBE" w:rsidP="00B91AA5">
            <w:pPr>
              <w:rPr>
                <w:rFonts w:eastAsia="Batang"/>
                <w:lang w:val="en-GB"/>
              </w:rPr>
            </w:pPr>
            <w:r>
              <w:rPr>
                <w:rFonts w:eastAsia="Batang"/>
                <w:lang w:val="en-GB"/>
              </w:rPr>
              <w:t>string</w:t>
            </w:r>
          </w:p>
        </w:tc>
        <w:tc>
          <w:tcPr>
            <w:tcW w:w="4394" w:type="dxa"/>
          </w:tcPr>
          <w:p w14:paraId="022A1FD3" w14:textId="77777777" w:rsidR="00837CBE" w:rsidRPr="00D10D9E" w:rsidRDefault="00837CBE" w:rsidP="00B91AA5">
            <w:pPr>
              <w:rPr>
                <w:rFonts w:eastAsia="Batang"/>
              </w:rPr>
            </w:pPr>
            <w:r>
              <w:rPr>
                <w:rFonts w:eastAsia="Batang"/>
              </w:rPr>
              <w:t>Namn för Hos-person som utfärdat intyget</w:t>
            </w:r>
          </w:p>
        </w:tc>
        <w:tc>
          <w:tcPr>
            <w:tcW w:w="1395" w:type="dxa"/>
          </w:tcPr>
          <w:p w14:paraId="25138BD7" w14:textId="77777777" w:rsidR="00837CBE" w:rsidRPr="00D10D9E" w:rsidRDefault="00837CBE" w:rsidP="00B91AA5">
            <w:pPr>
              <w:rPr>
                <w:rFonts w:eastAsia="Batang"/>
              </w:rPr>
            </w:pPr>
            <w:r>
              <w:rPr>
                <w:rFonts w:eastAsia="Batang"/>
              </w:rPr>
              <w:t>O</w:t>
            </w:r>
          </w:p>
        </w:tc>
      </w:tr>
      <w:tr w:rsidR="00837CBE" w:rsidRPr="00D10D9E" w14:paraId="4EE19B99" w14:textId="77777777" w:rsidTr="00D366C4">
        <w:tc>
          <w:tcPr>
            <w:tcW w:w="3227" w:type="dxa"/>
          </w:tcPr>
          <w:p w14:paraId="65D1CD58" w14:textId="77777777" w:rsidR="00837CBE" w:rsidRPr="005B51C4" w:rsidRDefault="00085724" w:rsidP="00B91AA5">
            <w:pPr>
              <w:rPr>
                <w:rFonts w:eastAsia="Batang"/>
                <w:lang w:val="en-US"/>
              </w:rPr>
            </w:pPr>
            <w:r>
              <w:rPr>
                <w:rFonts w:eastAsia="Batang"/>
                <w:lang w:val="en-US"/>
              </w:rPr>
              <w:t>m</w:t>
            </w:r>
            <w:r w:rsidRPr="005B51C4">
              <w:rPr>
                <w:rFonts w:eastAsia="Batang"/>
                <w:lang w:val="en-US"/>
              </w:rPr>
              <w:t>eta</w:t>
            </w:r>
            <w:r>
              <w:rPr>
                <w:rFonts w:eastAsia="Batang"/>
                <w:lang w:val="en-US"/>
              </w:rPr>
              <w:t>.</w:t>
            </w:r>
            <w:r w:rsidR="00837CBE">
              <w:rPr>
                <w:rFonts w:eastAsia="Batang"/>
                <w:lang w:val="en-US"/>
              </w:rPr>
              <w:t>facilityName</w:t>
            </w:r>
          </w:p>
        </w:tc>
        <w:tc>
          <w:tcPr>
            <w:tcW w:w="992" w:type="dxa"/>
          </w:tcPr>
          <w:p w14:paraId="3CBF8C66" w14:textId="77777777" w:rsidR="00837CBE" w:rsidRPr="008771B1" w:rsidRDefault="00837CBE" w:rsidP="00B91AA5">
            <w:pPr>
              <w:rPr>
                <w:rFonts w:eastAsia="Batang"/>
                <w:lang w:val="en-GB"/>
              </w:rPr>
            </w:pPr>
            <w:r>
              <w:rPr>
                <w:rFonts w:eastAsia="Batang"/>
                <w:lang w:val="en-GB"/>
              </w:rPr>
              <w:t>string</w:t>
            </w:r>
          </w:p>
        </w:tc>
        <w:tc>
          <w:tcPr>
            <w:tcW w:w="4394" w:type="dxa"/>
          </w:tcPr>
          <w:p w14:paraId="1B7A0052" w14:textId="77777777" w:rsidR="00837CBE" w:rsidRPr="00D10D9E" w:rsidRDefault="00837CBE" w:rsidP="00B91AA5">
            <w:pPr>
              <w:rPr>
                <w:rFonts w:eastAsia="Batang"/>
              </w:rPr>
            </w:pPr>
            <w:r>
              <w:rPr>
                <w:rFonts w:eastAsia="Batang"/>
              </w:rPr>
              <w:t>Namn på</w:t>
            </w:r>
            <w:r w:rsidRPr="007E4029">
              <w:rPr>
                <w:rFonts w:eastAsia="Batang"/>
              </w:rPr>
              <w:t xml:space="preserve"> Ho</w:t>
            </w:r>
            <w:r>
              <w:rPr>
                <w:rFonts w:eastAsia="Batang"/>
              </w:rPr>
              <w:t>s-vårdenhet där intyget utfärdats</w:t>
            </w:r>
          </w:p>
        </w:tc>
        <w:tc>
          <w:tcPr>
            <w:tcW w:w="1395" w:type="dxa"/>
          </w:tcPr>
          <w:p w14:paraId="326B0668" w14:textId="77777777" w:rsidR="00837CBE" w:rsidRPr="00D10D9E" w:rsidRDefault="00837CBE" w:rsidP="00B91AA5">
            <w:pPr>
              <w:rPr>
                <w:rFonts w:eastAsia="Batang"/>
              </w:rPr>
            </w:pPr>
            <w:r>
              <w:rPr>
                <w:rFonts w:eastAsia="Batang"/>
              </w:rPr>
              <w:t>O</w:t>
            </w:r>
          </w:p>
        </w:tc>
      </w:tr>
      <w:tr w:rsidR="00837CBE" w:rsidRPr="00D10D9E" w14:paraId="724496BA" w14:textId="77777777" w:rsidTr="00D366C4">
        <w:tc>
          <w:tcPr>
            <w:tcW w:w="3227" w:type="dxa"/>
          </w:tcPr>
          <w:p w14:paraId="401B11ED" w14:textId="77777777" w:rsidR="00837CBE" w:rsidRPr="005B51C4" w:rsidRDefault="00085724" w:rsidP="00B91AA5">
            <w:pPr>
              <w:rPr>
                <w:rFonts w:eastAsia="Batang"/>
                <w:lang w:val="en-US"/>
              </w:rPr>
            </w:pPr>
            <w:r>
              <w:rPr>
                <w:rFonts w:eastAsia="Batang"/>
                <w:lang w:val="en-US"/>
              </w:rPr>
              <w:t>m</w:t>
            </w:r>
            <w:r w:rsidRPr="005B51C4">
              <w:rPr>
                <w:rFonts w:eastAsia="Batang"/>
                <w:lang w:val="en-US"/>
              </w:rPr>
              <w:t>eta</w:t>
            </w:r>
            <w:r>
              <w:rPr>
                <w:rFonts w:eastAsia="Batang"/>
                <w:lang w:val="en-US"/>
              </w:rPr>
              <w:t>.</w:t>
            </w:r>
            <w:r w:rsidR="00837CBE">
              <w:rPr>
                <w:rFonts w:eastAsia="Batang"/>
                <w:lang w:val="en-US"/>
              </w:rPr>
              <w:t>signDate</w:t>
            </w:r>
          </w:p>
        </w:tc>
        <w:tc>
          <w:tcPr>
            <w:tcW w:w="992" w:type="dxa"/>
          </w:tcPr>
          <w:p w14:paraId="698B86AA" w14:textId="77777777" w:rsidR="00837CBE" w:rsidRPr="008771B1" w:rsidRDefault="00837CBE" w:rsidP="00B91AA5">
            <w:pPr>
              <w:rPr>
                <w:rFonts w:eastAsia="Batang"/>
                <w:lang w:val="en-GB"/>
              </w:rPr>
            </w:pPr>
            <w:r>
              <w:rPr>
                <w:rFonts w:eastAsia="Batang"/>
                <w:lang w:val="en-GB"/>
              </w:rPr>
              <w:t>datetime</w:t>
            </w:r>
          </w:p>
        </w:tc>
        <w:tc>
          <w:tcPr>
            <w:tcW w:w="4394" w:type="dxa"/>
          </w:tcPr>
          <w:p w14:paraId="28BA123C" w14:textId="77777777" w:rsidR="00837CBE" w:rsidRPr="00D10D9E" w:rsidRDefault="00837CBE" w:rsidP="00B91AA5">
            <w:pPr>
              <w:rPr>
                <w:rFonts w:eastAsia="Batang"/>
              </w:rPr>
            </w:pPr>
            <w:r>
              <w:rPr>
                <w:rFonts w:eastAsia="Batang"/>
              </w:rPr>
              <w:t>Datum och tid när intyget signerades</w:t>
            </w:r>
          </w:p>
        </w:tc>
        <w:tc>
          <w:tcPr>
            <w:tcW w:w="1395" w:type="dxa"/>
          </w:tcPr>
          <w:p w14:paraId="055A3F8C" w14:textId="77777777" w:rsidR="00837CBE" w:rsidRPr="00D10D9E" w:rsidRDefault="00837CBE" w:rsidP="00B91AA5">
            <w:pPr>
              <w:rPr>
                <w:rFonts w:eastAsia="Batang"/>
              </w:rPr>
            </w:pPr>
            <w:r>
              <w:rPr>
                <w:rFonts w:eastAsia="Batang"/>
              </w:rPr>
              <w:t>O</w:t>
            </w:r>
          </w:p>
        </w:tc>
      </w:tr>
      <w:tr w:rsidR="00837CBE" w:rsidRPr="00D10D9E" w14:paraId="03611B4C" w14:textId="77777777" w:rsidTr="00D366C4">
        <w:tc>
          <w:tcPr>
            <w:tcW w:w="3227" w:type="dxa"/>
          </w:tcPr>
          <w:p w14:paraId="4C57589A" w14:textId="77777777" w:rsidR="00837CBE" w:rsidRPr="005B51C4" w:rsidRDefault="00085724" w:rsidP="00B91AA5">
            <w:pPr>
              <w:rPr>
                <w:rFonts w:eastAsia="Batang"/>
                <w:lang w:val="en-US"/>
              </w:rPr>
            </w:pPr>
            <w:r>
              <w:rPr>
                <w:rFonts w:eastAsia="Batang"/>
                <w:lang w:val="en-US"/>
              </w:rPr>
              <w:t>m</w:t>
            </w:r>
            <w:r w:rsidRPr="005B51C4">
              <w:rPr>
                <w:rFonts w:eastAsia="Batang"/>
                <w:lang w:val="en-US"/>
              </w:rPr>
              <w:t>eta</w:t>
            </w:r>
            <w:r>
              <w:rPr>
                <w:rFonts w:eastAsia="Batang"/>
                <w:lang w:val="en-US"/>
              </w:rPr>
              <w:t>.</w:t>
            </w:r>
            <w:r w:rsidR="00837CBE">
              <w:rPr>
                <w:rFonts w:eastAsia="Batang"/>
                <w:lang w:val="en-US"/>
              </w:rPr>
              <w:t>available</w:t>
            </w:r>
          </w:p>
        </w:tc>
        <w:tc>
          <w:tcPr>
            <w:tcW w:w="992" w:type="dxa"/>
          </w:tcPr>
          <w:p w14:paraId="4DEEEFAD" w14:textId="77777777" w:rsidR="00837CBE" w:rsidRPr="008771B1" w:rsidRDefault="00837CBE" w:rsidP="00B91AA5">
            <w:pPr>
              <w:rPr>
                <w:rFonts w:eastAsia="Batang"/>
                <w:lang w:val="en-GB"/>
              </w:rPr>
            </w:pPr>
            <w:r>
              <w:rPr>
                <w:rFonts w:eastAsia="Batang"/>
                <w:lang w:val="en-GB"/>
              </w:rPr>
              <w:t>string</w:t>
            </w:r>
          </w:p>
        </w:tc>
        <w:tc>
          <w:tcPr>
            <w:tcW w:w="4394" w:type="dxa"/>
          </w:tcPr>
          <w:p w14:paraId="626D909E" w14:textId="77777777" w:rsidR="00837CBE" w:rsidRPr="00D10D9E" w:rsidRDefault="00837CBE" w:rsidP="00B91AA5">
            <w:pPr>
              <w:rPr>
                <w:rFonts w:eastAsia="Batang"/>
              </w:rPr>
            </w:pPr>
            <w:r>
              <w:rPr>
                <w:rFonts w:eastAsia="Batang"/>
              </w:rPr>
              <w:t>Anger om intyget är tillgängligt.</w:t>
            </w:r>
          </w:p>
        </w:tc>
        <w:tc>
          <w:tcPr>
            <w:tcW w:w="1395" w:type="dxa"/>
          </w:tcPr>
          <w:p w14:paraId="2051F643" w14:textId="77777777" w:rsidR="00837CBE" w:rsidRPr="00D10D9E" w:rsidRDefault="00837CBE" w:rsidP="00B91AA5">
            <w:pPr>
              <w:rPr>
                <w:rFonts w:eastAsia="Batang"/>
              </w:rPr>
            </w:pPr>
            <w:r>
              <w:rPr>
                <w:rFonts w:eastAsia="Batang"/>
              </w:rPr>
              <w:t>O</w:t>
            </w:r>
          </w:p>
        </w:tc>
      </w:tr>
      <w:tr w:rsidR="00837CBE" w:rsidRPr="00D10D9E" w14:paraId="4CF2689D" w14:textId="77777777" w:rsidTr="00D366C4">
        <w:tc>
          <w:tcPr>
            <w:tcW w:w="3227" w:type="dxa"/>
          </w:tcPr>
          <w:p w14:paraId="3F60D381" w14:textId="77777777" w:rsidR="00837CBE" w:rsidRPr="005B51C4" w:rsidRDefault="00085724" w:rsidP="00B91AA5">
            <w:pPr>
              <w:rPr>
                <w:rFonts w:eastAsia="Batang"/>
                <w:lang w:val="en-US"/>
              </w:rPr>
            </w:pPr>
            <w:r>
              <w:rPr>
                <w:rFonts w:eastAsia="Batang"/>
                <w:lang w:val="en-US"/>
              </w:rPr>
              <w:t>m</w:t>
            </w:r>
            <w:r w:rsidRPr="005B51C4">
              <w:rPr>
                <w:rFonts w:eastAsia="Batang"/>
                <w:lang w:val="en-US"/>
              </w:rPr>
              <w:t>eta</w:t>
            </w:r>
            <w:r>
              <w:rPr>
                <w:rFonts w:eastAsia="Batang"/>
                <w:lang w:val="en-US"/>
              </w:rPr>
              <w:t>.</w:t>
            </w:r>
            <w:r w:rsidR="00837CBE">
              <w:rPr>
                <w:rFonts w:eastAsia="Batang"/>
                <w:lang w:val="en-US"/>
              </w:rPr>
              <w:t>status</w:t>
            </w:r>
          </w:p>
        </w:tc>
        <w:tc>
          <w:tcPr>
            <w:tcW w:w="992" w:type="dxa"/>
          </w:tcPr>
          <w:p w14:paraId="009ECBBE" w14:textId="77777777" w:rsidR="00837CBE" w:rsidRPr="008771B1" w:rsidRDefault="00837CBE" w:rsidP="00B91AA5">
            <w:pPr>
              <w:rPr>
                <w:rFonts w:eastAsia="Batang"/>
                <w:lang w:val="en-GB"/>
              </w:rPr>
            </w:pPr>
          </w:p>
        </w:tc>
        <w:tc>
          <w:tcPr>
            <w:tcW w:w="4394" w:type="dxa"/>
          </w:tcPr>
          <w:p w14:paraId="66FADD43" w14:textId="77777777" w:rsidR="00837CBE" w:rsidRPr="00D10D9E" w:rsidRDefault="00837CBE" w:rsidP="00B91AA5">
            <w:pPr>
              <w:rPr>
                <w:rFonts w:eastAsia="Batang"/>
              </w:rPr>
            </w:pPr>
            <w:r>
              <w:rPr>
                <w:rFonts w:eastAsia="Batang"/>
              </w:rPr>
              <w:t>En lista över statustyper för olika mottagare</w:t>
            </w:r>
          </w:p>
        </w:tc>
        <w:tc>
          <w:tcPr>
            <w:tcW w:w="1395" w:type="dxa"/>
          </w:tcPr>
          <w:p w14:paraId="410737BF" w14:textId="77777777" w:rsidR="00837CBE" w:rsidRPr="00D10D9E" w:rsidRDefault="00837CBE" w:rsidP="00B91AA5">
            <w:pPr>
              <w:rPr>
                <w:rFonts w:eastAsia="Batang"/>
              </w:rPr>
            </w:pPr>
          </w:p>
        </w:tc>
      </w:tr>
      <w:tr w:rsidR="00837CBE" w:rsidRPr="00D10D9E" w14:paraId="0AADA435" w14:textId="77777777" w:rsidTr="00D366C4">
        <w:tc>
          <w:tcPr>
            <w:tcW w:w="3227" w:type="dxa"/>
          </w:tcPr>
          <w:p w14:paraId="0AA41ACB" w14:textId="77777777" w:rsidR="00837CBE" w:rsidRPr="005B51C4" w:rsidRDefault="00085724" w:rsidP="00B91AA5">
            <w:pPr>
              <w:rPr>
                <w:rFonts w:eastAsia="Batang"/>
                <w:lang w:val="en-US"/>
              </w:rPr>
            </w:pPr>
            <w:r>
              <w:rPr>
                <w:rFonts w:eastAsia="Batang"/>
                <w:lang w:val="en-US"/>
              </w:rPr>
              <w:t>m</w:t>
            </w:r>
            <w:r w:rsidRPr="005B51C4">
              <w:rPr>
                <w:rFonts w:eastAsia="Batang"/>
                <w:lang w:val="en-US"/>
              </w:rPr>
              <w:t>eta</w:t>
            </w:r>
            <w:r>
              <w:rPr>
                <w:rFonts w:eastAsia="Batang"/>
                <w:lang w:val="en-US"/>
              </w:rPr>
              <w:t>.</w:t>
            </w:r>
            <w:r w:rsidR="00837CBE">
              <w:rPr>
                <w:rFonts w:eastAsia="Batang"/>
                <w:lang w:val="en-US"/>
              </w:rPr>
              <w:t>status.target</w:t>
            </w:r>
          </w:p>
        </w:tc>
        <w:tc>
          <w:tcPr>
            <w:tcW w:w="992" w:type="dxa"/>
          </w:tcPr>
          <w:p w14:paraId="54A4835C" w14:textId="77777777" w:rsidR="00837CBE" w:rsidRPr="008771B1" w:rsidRDefault="00837CBE" w:rsidP="00B91AA5">
            <w:pPr>
              <w:rPr>
                <w:rFonts w:eastAsia="Batang"/>
                <w:lang w:val="en-GB"/>
              </w:rPr>
            </w:pPr>
            <w:r>
              <w:rPr>
                <w:rFonts w:eastAsia="Batang"/>
                <w:lang w:val="en-GB"/>
              </w:rPr>
              <w:t>string</w:t>
            </w:r>
          </w:p>
        </w:tc>
        <w:tc>
          <w:tcPr>
            <w:tcW w:w="4394" w:type="dxa"/>
          </w:tcPr>
          <w:p w14:paraId="4650414E" w14:textId="77777777" w:rsidR="00837CBE" w:rsidRPr="00D10D9E" w:rsidRDefault="00837CBE" w:rsidP="00B91AA5">
            <w:pPr>
              <w:rPr>
                <w:rFonts w:eastAsia="Batang"/>
              </w:rPr>
            </w:pPr>
            <w:r>
              <w:rPr>
                <w:rFonts w:eastAsia="Batang"/>
              </w:rPr>
              <w:t>Mottagare för en status. Ex FK</w:t>
            </w:r>
          </w:p>
        </w:tc>
        <w:tc>
          <w:tcPr>
            <w:tcW w:w="1395" w:type="dxa"/>
          </w:tcPr>
          <w:p w14:paraId="0FE621DC" w14:textId="77777777" w:rsidR="00837CBE" w:rsidRPr="00D10D9E" w:rsidRDefault="00837CBE" w:rsidP="00B91AA5">
            <w:pPr>
              <w:rPr>
                <w:rFonts w:eastAsia="Batang"/>
              </w:rPr>
            </w:pPr>
            <w:r>
              <w:rPr>
                <w:rFonts w:eastAsia="Batang"/>
              </w:rPr>
              <w:t>O</w:t>
            </w:r>
          </w:p>
        </w:tc>
      </w:tr>
      <w:tr w:rsidR="00837CBE" w:rsidRPr="00D10D9E" w14:paraId="4CC120AC" w14:textId="77777777" w:rsidTr="00D366C4">
        <w:tc>
          <w:tcPr>
            <w:tcW w:w="3227" w:type="dxa"/>
          </w:tcPr>
          <w:p w14:paraId="428129F8" w14:textId="77777777" w:rsidR="00837CBE" w:rsidRPr="005B51C4" w:rsidRDefault="00085724" w:rsidP="00B91AA5">
            <w:pPr>
              <w:rPr>
                <w:rFonts w:eastAsia="Batang"/>
                <w:lang w:val="en-US"/>
              </w:rPr>
            </w:pPr>
            <w:r>
              <w:rPr>
                <w:rFonts w:eastAsia="Batang"/>
                <w:lang w:val="en-US"/>
              </w:rPr>
              <w:t>m</w:t>
            </w:r>
            <w:r w:rsidRPr="005B51C4">
              <w:rPr>
                <w:rFonts w:eastAsia="Batang"/>
                <w:lang w:val="en-US"/>
              </w:rPr>
              <w:t>eta</w:t>
            </w:r>
            <w:r>
              <w:rPr>
                <w:rFonts w:eastAsia="Batang"/>
                <w:lang w:val="en-US"/>
              </w:rPr>
              <w:t>.</w:t>
            </w:r>
            <w:r w:rsidR="00837CBE">
              <w:rPr>
                <w:rFonts w:eastAsia="Batang"/>
                <w:lang w:val="en-US"/>
              </w:rPr>
              <w:t>status.type</w:t>
            </w:r>
          </w:p>
        </w:tc>
        <w:tc>
          <w:tcPr>
            <w:tcW w:w="992" w:type="dxa"/>
          </w:tcPr>
          <w:p w14:paraId="7033E914" w14:textId="77777777" w:rsidR="00837CBE" w:rsidRPr="008771B1" w:rsidRDefault="00837CBE" w:rsidP="00B91AA5">
            <w:pPr>
              <w:rPr>
                <w:rFonts w:eastAsia="Batang"/>
                <w:lang w:val="en-GB"/>
              </w:rPr>
            </w:pPr>
            <w:r>
              <w:rPr>
                <w:rFonts w:eastAsia="Batang"/>
                <w:lang w:val="en-GB"/>
              </w:rPr>
              <w:t>string</w:t>
            </w:r>
          </w:p>
        </w:tc>
        <w:tc>
          <w:tcPr>
            <w:tcW w:w="4394" w:type="dxa"/>
          </w:tcPr>
          <w:p w14:paraId="1281AA3E" w14:textId="77777777" w:rsidR="00837CBE" w:rsidRPr="00D10D9E" w:rsidRDefault="00837CBE" w:rsidP="00B91AA5">
            <w:pPr>
              <w:rPr>
                <w:rFonts w:eastAsia="Batang"/>
              </w:rPr>
            </w:pPr>
            <w:r>
              <w:rPr>
                <w:rFonts w:eastAsia="Batang"/>
              </w:rPr>
              <w:t>Typ av statusändring för intyget.</w:t>
            </w:r>
          </w:p>
        </w:tc>
        <w:tc>
          <w:tcPr>
            <w:tcW w:w="1395" w:type="dxa"/>
          </w:tcPr>
          <w:p w14:paraId="136CB74F" w14:textId="77777777" w:rsidR="00837CBE" w:rsidRPr="00D10D9E" w:rsidRDefault="00837CBE" w:rsidP="00B91AA5">
            <w:pPr>
              <w:rPr>
                <w:rFonts w:eastAsia="Batang"/>
              </w:rPr>
            </w:pPr>
            <w:r>
              <w:rPr>
                <w:rFonts w:eastAsia="Batang"/>
              </w:rPr>
              <w:t>O</w:t>
            </w:r>
          </w:p>
        </w:tc>
      </w:tr>
      <w:tr w:rsidR="00837CBE" w:rsidRPr="00D10D9E" w14:paraId="680D9632" w14:textId="77777777" w:rsidTr="00D366C4">
        <w:tc>
          <w:tcPr>
            <w:tcW w:w="3227" w:type="dxa"/>
          </w:tcPr>
          <w:p w14:paraId="280F518F" w14:textId="77777777" w:rsidR="00837CBE" w:rsidRPr="005B51C4" w:rsidRDefault="00085724" w:rsidP="00B91AA5">
            <w:pPr>
              <w:rPr>
                <w:rFonts w:eastAsia="Batang"/>
                <w:lang w:val="en-US"/>
              </w:rPr>
            </w:pPr>
            <w:r>
              <w:rPr>
                <w:rFonts w:eastAsia="Batang"/>
                <w:lang w:val="en-US"/>
              </w:rPr>
              <w:t>m</w:t>
            </w:r>
            <w:r w:rsidRPr="005B51C4">
              <w:rPr>
                <w:rFonts w:eastAsia="Batang"/>
                <w:lang w:val="en-US"/>
              </w:rPr>
              <w:t>eta</w:t>
            </w:r>
            <w:r>
              <w:rPr>
                <w:rFonts w:eastAsia="Batang"/>
                <w:lang w:val="en-US"/>
              </w:rPr>
              <w:t>.</w:t>
            </w:r>
            <w:r w:rsidR="00837CBE">
              <w:rPr>
                <w:rFonts w:eastAsia="Batang"/>
                <w:lang w:val="en-US"/>
              </w:rPr>
              <w:t>status.timestamp</w:t>
            </w:r>
          </w:p>
        </w:tc>
        <w:tc>
          <w:tcPr>
            <w:tcW w:w="992" w:type="dxa"/>
          </w:tcPr>
          <w:p w14:paraId="6EB8A414" w14:textId="77777777" w:rsidR="00837CBE" w:rsidRPr="008771B1" w:rsidRDefault="00837CBE" w:rsidP="00B91AA5">
            <w:pPr>
              <w:rPr>
                <w:rFonts w:eastAsia="Batang"/>
                <w:lang w:val="en-GB"/>
              </w:rPr>
            </w:pPr>
            <w:r>
              <w:rPr>
                <w:rFonts w:eastAsia="Batang"/>
                <w:lang w:val="en-GB"/>
              </w:rPr>
              <w:t>datetime</w:t>
            </w:r>
          </w:p>
        </w:tc>
        <w:tc>
          <w:tcPr>
            <w:tcW w:w="4394" w:type="dxa"/>
          </w:tcPr>
          <w:p w14:paraId="3C7B77E5" w14:textId="77777777" w:rsidR="00837CBE" w:rsidRPr="00D10D9E" w:rsidRDefault="00837CBE" w:rsidP="00B91AA5">
            <w:pPr>
              <w:rPr>
                <w:rFonts w:eastAsia="Batang"/>
              </w:rPr>
            </w:pPr>
            <w:r>
              <w:rPr>
                <w:rFonts w:eastAsia="Batang"/>
              </w:rPr>
              <w:t>När statusen sattes för intyget</w:t>
            </w:r>
          </w:p>
        </w:tc>
        <w:tc>
          <w:tcPr>
            <w:tcW w:w="1395" w:type="dxa"/>
          </w:tcPr>
          <w:p w14:paraId="67B363EE" w14:textId="77777777" w:rsidR="00837CBE" w:rsidRPr="00D10D9E" w:rsidRDefault="00837CBE" w:rsidP="00B91AA5">
            <w:pPr>
              <w:rPr>
                <w:rFonts w:eastAsia="Batang"/>
              </w:rPr>
            </w:pPr>
            <w:r>
              <w:rPr>
                <w:rFonts w:eastAsia="Batang"/>
              </w:rPr>
              <w:t>O</w:t>
            </w:r>
          </w:p>
        </w:tc>
      </w:tr>
      <w:tr w:rsidR="009B22F1" w:rsidRPr="00D10D9E" w14:paraId="7B217AB3" w14:textId="77777777" w:rsidTr="00D366C4">
        <w:tc>
          <w:tcPr>
            <w:tcW w:w="3227" w:type="dxa"/>
          </w:tcPr>
          <w:p w14:paraId="6C47FC37" w14:textId="77777777" w:rsidR="009B22F1" w:rsidRPr="009B22F1" w:rsidRDefault="009B22F1" w:rsidP="00B91AA5">
            <w:pPr>
              <w:rPr>
                <w:rFonts w:eastAsia="Batang"/>
                <w:lang w:val="en-GB"/>
              </w:rPr>
            </w:pPr>
            <w:r w:rsidRPr="009B22F1">
              <w:rPr>
                <w:rFonts w:eastAsia="Batang"/>
                <w:lang w:val="en-US"/>
              </w:rPr>
              <w:t>certificate</w:t>
            </w:r>
          </w:p>
        </w:tc>
        <w:tc>
          <w:tcPr>
            <w:tcW w:w="992" w:type="dxa"/>
          </w:tcPr>
          <w:p w14:paraId="20A3B415" w14:textId="77777777" w:rsidR="009B22F1" w:rsidRPr="008771B1" w:rsidRDefault="00837CBE" w:rsidP="00B91AA5">
            <w:pPr>
              <w:rPr>
                <w:rFonts w:eastAsia="Batang"/>
                <w:lang w:val="en-GB"/>
              </w:rPr>
            </w:pPr>
            <w:r>
              <w:rPr>
                <w:rFonts w:eastAsia="Batang"/>
                <w:lang w:val="en-GB"/>
              </w:rPr>
              <w:t>&lt;any&gt;</w:t>
            </w:r>
          </w:p>
        </w:tc>
        <w:tc>
          <w:tcPr>
            <w:tcW w:w="4394" w:type="dxa"/>
          </w:tcPr>
          <w:p w14:paraId="434044E6" w14:textId="77777777" w:rsidR="009B22F1" w:rsidRPr="00D10D9E" w:rsidRDefault="00085724" w:rsidP="00B91AA5">
            <w:pPr>
              <w:rPr>
                <w:rFonts w:eastAsia="Batang"/>
              </w:rPr>
            </w:pPr>
            <w:r>
              <w:rPr>
                <w:rFonts w:eastAsia="Batang"/>
              </w:rPr>
              <w:t xml:space="preserve">Platshållare för intyget som är generisk. Typ av intyg anges i </w:t>
            </w:r>
            <w:r w:rsidR="00A72F73">
              <w:rPr>
                <w:rFonts w:eastAsia="Batang"/>
                <w:lang w:val="en-US"/>
              </w:rPr>
              <w:t>m</w:t>
            </w:r>
            <w:r w:rsidR="00A72F73" w:rsidRPr="005B51C4">
              <w:rPr>
                <w:rFonts w:eastAsia="Batang"/>
                <w:lang w:val="en-US"/>
              </w:rPr>
              <w:t>eta</w:t>
            </w:r>
            <w:r w:rsidR="00A72F73">
              <w:rPr>
                <w:rFonts w:eastAsia="Batang"/>
                <w:lang w:val="en-US"/>
              </w:rPr>
              <w:t>.certificateType.</w:t>
            </w:r>
          </w:p>
        </w:tc>
        <w:tc>
          <w:tcPr>
            <w:tcW w:w="1395" w:type="dxa"/>
          </w:tcPr>
          <w:p w14:paraId="139FF909" w14:textId="77777777" w:rsidR="009B22F1" w:rsidRPr="00D10D9E" w:rsidRDefault="009B22F1" w:rsidP="00B91AA5">
            <w:pPr>
              <w:rPr>
                <w:rFonts w:eastAsia="Batang"/>
              </w:rPr>
            </w:pPr>
          </w:p>
        </w:tc>
      </w:tr>
      <w:tr w:rsidR="00E62B1A" w:rsidRPr="00D10D9E" w14:paraId="0FEEC5A0" w14:textId="77777777" w:rsidTr="00D366C4">
        <w:tc>
          <w:tcPr>
            <w:tcW w:w="3227" w:type="dxa"/>
          </w:tcPr>
          <w:p w14:paraId="4E6D1A37" w14:textId="77777777" w:rsidR="00E62B1A" w:rsidRPr="008771B1" w:rsidRDefault="009B22F1" w:rsidP="00B91AA5">
            <w:pPr>
              <w:rPr>
                <w:rFonts w:eastAsia="Batang"/>
                <w:lang w:val="en-GB"/>
              </w:rPr>
            </w:pPr>
            <w:r>
              <w:rPr>
                <w:rFonts w:eastAsia="Batang"/>
                <w:lang w:val="en-GB"/>
              </w:rPr>
              <w:t>result.</w:t>
            </w:r>
            <w:r w:rsidR="00E62B1A">
              <w:rPr>
                <w:rFonts w:eastAsia="Batang"/>
                <w:lang w:val="en-GB"/>
              </w:rPr>
              <w:t>resultCode</w:t>
            </w:r>
          </w:p>
        </w:tc>
        <w:tc>
          <w:tcPr>
            <w:tcW w:w="992" w:type="dxa"/>
          </w:tcPr>
          <w:p w14:paraId="4A938D1E" w14:textId="77777777" w:rsidR="00E62B1A" w:rsidRPr="008771B1" w:rsidRDefault="00E62B1A" w:rsidP="00B91AA5">
            <w:pPr>
              <w:rPr>
                <w:rFonts w:eastAsia="Batang"/>
                <w:lang w:val="en-GB"/>
              </w:rPr>
            </w:pPr>
            <w:r>
              <w:rPr>
                <w:rFonts w:eastAsia="Batang"/>
                <w:lang w:val="en-GB"/>
              </w:rPr>
              <w:t>string</w:t>
            </w:r>
          </w:p>
        </w:tc>
        <w:tc>
          <w:tcPr>
            <w:tcW w:w="4394" w:type="dxa"/>
          </w:tcPr>
          <w:p w14:paraId="19998946" w14:textId="77777777" w:rsidR="00E62B1A" w:rsidRPr="00D10D9E" w:rsidRDefault="00E62B1A" w:rsidP="00B91AA5">
            <w:pPr>
              <w:rPr>
                <w:rFonts w:eastAsia="Batang"/>
              </w:rPr>
            </w:pPr>
            <w:r>
              <w:rPr>
                <w:rFonts w:eastAsia="Batang"/>
              </w:rPr>
              <w:t>Information om anropet gick bra(OK, ERROR, INFO)</w:t>
            </w:r>
          </w:p>
        </w:tc>
        <w:tc>
          <w:tcPr>
            <w:tcW w:w="1395" w:type="dxa"/>
          </w:tcPr>
          <w:p w14:paraId="3233FFF2" w14:textId="77777777" w:rsidR="00E62B1A" w:rsidRDefault="00E62B1A" w:rsidP="00B91AA5">
            <w:pPr>
              <w:rPr>
                <w:rFonts w:eastAsia="Batang"/>
              </w:rPr>
            </w:pPr>
            <w:r>
              <w:rPr>
                <w:rFonts w:eastAsia="Batang"/>
              </w:rPr>
              <w:t>O</w:t>
            </w:r>
          </w:p>
        </w:tc>
      </w:tr>
      <w:tr w:rsidR="00E62B1A" w:rsidRPr="00D10D9E" w14:paraId="59172099" w14:textId="77777777" w:rsidTr="00D366C4">
        <w:tc>
          <w:tcPr>
            <w:tcW w:w="3227" w:type="dxa"/>
          </w:tcPr>
          <w:p w14:paraId="56205561" w14:textId="77777777" w:rsidR="00E62B1A" w:rsidRPr="008771B1" w:rsidRDefault="009B22F1" w:rsidP="00B91AA5">
            <w:pPr>
              <w:rPr>
                <w:rFonts w:eastAsia="Batang"/>
                <w:lang w:val="en-GB"/>
              </w:rPr>
            </w:pPr>
            <w:r>
              <w:rPr>
                <w:rFonts w:eastAsia="Batang"/>
                <w:lang w:val="en-GB"/>
              </w:rPr>
              <w:t>result.i</w:t>
            </w:r>
            <w:r w:rsidR="00E62B1A">
              <w:rPr>
                <w:rFonts w:eastAsia="Batang"/>
                <w:lang w:val="en-GB"/>
              </w:rPr>
              <w:t>nfoText</w:t>
            </w:r>
          </w:p>
        </w:tc>
        <w:tc>
          <w:tcPr>
            <w:tcW w:w="992" w:type="dxa"/>
          </w:tcPr>
          <w:p w14:paraId="3178444E" w14:textId="77777777" w:rsidR="00E62B1A" w:rsidRPr="008771B1" w:rsidRDefault="00E62B1A" w:rsidP="00B91AA5">
            <w:pPr>
              <w:rPr>
                <w:rFonts w:eastAsia="Batang"/>
                <w:lang w:val="en-GB"/>
              </w:rPr>
            </w:pPr>
            <w:r>
              <w:rPr>
                <w:rFonts w:eastAsia="Batang"/>
                <w:lang w:val="en-GB"/>
              </w:rPr>
              <w:t>string</w:t>
            </w:r>
          </w:p>
        </w:tc>
        <w:tc>
          <w:tcPr>
            <w:tcW w:w="4394" w:type="dxa"/>
          </w:tcPr>
          <w:p w14:paraId="6DE1248C" w14:textId="77777777" w:rsidR="00E62B1A" w:rsidRPr="00D10D9E" w:rsidRDefault="00E62B1A" w:rsidP="00B91AA5">
            <w:pPr>
              <w:rPr>
                <w:rFonts w:eastAsia="Batang"/>
              </w:rPr>
            </w:pPr>
            <w:r>
              <w:rPr>
                <w:rFonts w:eastAsia="Batang"/>
              </w:rPr>
              <w:t>Text som anger extra information om anropets utgång. Anropet har gått bra, men det finns mer information kring anropet i denna text.</w:t>
            </w:r>
          </w:p>
        </w:tc>
        <w:tc>
          <w:tcPr>
            <w:tcW w:w="1395" w:type="dxa"/>
          </w:tcPr>
          <w:p w14:paraId="7144023F" w14:textId="77777777" w:rsidR="00E62B1A" w:rsidRDefault="00E62B1A" w:rsidP="00B91AA5">
            <w:pPr>
              <w:rPr>
                <w:rFonts w:eastAsia="Batang"/>
              </w:rPr>
            </w:pPr>
            <w:r>
              <w:rPr>
                <w:rFonts w:eastAsia="Batang"/>
              </w:rPr>
              <w:t>V</w:t>
            </w:r>
          </w:p>
        </w:tc>
      </w:tr>
      <w:tr w:rsidR="00E62B1A" w:rsidRPr="00D10D9E" w14:paraId="6AC9FDC3" w14:textId="77777777" w:rsidTr="00D366C4">
        <w:tc>
          <w:tcPr>
            <w:tcW w:w="3227" w:type="dxa"/>
          </w:tcPr>
          <w:p w14:paraId="674A7535" w14:textId="77777777" w:rsidR="00E62B1A" w:rsidRPr="004B52E9" w:rsidRDefault="009B22F1" w:rsidP="00B91AA5">
            <w:pPr>
              <w:rPr>
                <w:rFonts w:eastAsia="Batang"/>
              </w:rPr>
            </w:pPr>
            <w:r>
              <w:rPr>
                <w:rFonts w:eastAsia="Batang"/>
                <w:lang w:val="en-GB"/>
              </w:rPr>
              <w:t>result.</w:t>
            </w:r>
            <w:r w:rsidR="00E62B1A">
              <w:rPr>
                <w:rFonts w:eastAsia="Batang"/>
              </w:rPr>
              <w:t>errorId</w:t>
            </w:r>
          </w:p>
        </w:tc>
        <w:tc>
          <w:tcPr>
            <w:tcW w:w="992" w:type="dxa"/>
          </w:tcPr>
          <w:p w14:paraId="2E7F541D" w14:textId="77777777" w:rsidR="00E62B1A" w:rsidRPr="004B52E9" w:rsidRDefault="00E62B1A" w:rsidP="00B91AA5">
            <w:pPr>
              <w:rPr>
                <w:rFonts w:eastAsia="Batang"/>
              </w:rPr>
            </w:pPr>
            <w:r>
              <w:rPr>
                <w:rFonts w:eastAsia="Batang"/>
              </w:rPr>
              <w:t>string</w:t>
            </w:r>
          </w:p>
        </w:tc>
        <w:tc>
          <w:tcPr>
            <w:tcW w:w="4394" w:type="dxa"/>
          </w:tcPr>
          <w:p w14:paraId="65CA988D" w14:textId="77777777" w:rsidR="00E62B1A" w:rsidRPr="00D10D9E" w:rsidRDefault="00E62B1A" w:rsidP="00B91AA5">
            <w:pPr>
              <w:rPr>
                <w:rFonts w:eastAsia="Batang"/>
              </w:rPr>
            </w:pPr>
            <w:r>
              <w:rPr>
                <w:rFonts w:eastAsia="Batang"/>
              </w:rPr>
              <w:t>Olika kategorier av fel (VALIDATION_ERROR, TRANSFORMATION_ERROR, APPLICATION_ERROR, TECHNICAL_ERROR)</w:t>
            </w:r>
          </w:p>
        </w:tc>
        <w:tc>
          <w:tcPr>
            <w:tcW w:w="1395" w:type="dxa"/>
          </w:tcPr>
          <w:p w14:paraId="284B4605" w14:textId="77777777" w:rsidR="00E62B1A" w:rsidRDefault="00E62B1A" w:rsidP="00B91AA5">
            <w:pPr>
              <w:rPr>
                <w:rFonts w:eastAsia="Batang"/>
              </w:rPr>
            </w:pPr>
            <w:r>
              <w:rPr>
                <w:rFonts w:eastAsia="Batang"/>
              </w:rPr>
              <w:t>V</w:t>
            </w:r>
          </w:p>
        </w:tc>
      </w:tr>
      <w:tr w:rsidR="00E62B1A" w:rsidRPr="007E4029" w14:paraId="26184C09" w14:textId="77777777" w:rsidTr="00D366C4">
        <w:tc>
          <w:tcPr>
            <w:tcW w:w="3227" w:type="dxa"/>
          </w:tcPr>
          <w:p w14:paraId="62191AC6" w14:textId="77777777" w:rsidR="00E62B1A" w:rsidRPr="007E4029" w:rsidRDefault="009B22F1" w:rsidP="00B91AA5">
            <w:pPr>
              <w:rPr>
                <w:rFonts w:eastAsia="Batang"/>
              </w:rPr>
            </w:pPr>
            <w:r>
              <w:rPr>
                <w:rFonts w:eastAsia="Batang"/>
                <w:lang w:val="en-GB"/>
              </w:rPr>
              <w:t>result.</w:t>
            </w:r>
            <w:r w:rsidR="00E62B1A">
              <w:rPr>
                <w:rFonts w:eastAsia="Batang"/>
              </w:rPr>
              <w:t>errorText</w:t>
            </w:r>
          </w:p>
        </w:tc>
        <w:tc>
          <w:tcPr>
            <w:tcW w:w="992" w:type="dxa"/>
          </w:tcPr>
          <w:p w14:paraId="7824FE5C" w14:textId="77777777" w:rsidR="00E62B1A" w:rsidRPr="007E4029" w:rsidRDefault="00E62B1A" w:rsidP="00B91AA5">
            <w:pPr>
              <w:rPr>
                <w:rFonts w:eastAsia="Batang"/>
              </w:rPr>
            </w:pPr>
            <w:r>
              <w:rPr>
                <w:rFonts w:eastAsia="Batang"/>
              </w:rPr>
              <w:t>string</w:t>
            </w:r>
          </w:p>
        </w:tc>
        <w:tc>
          <w:tcPr>
            <w:tcW w:w="4394" w:type="dxa"/>
          </w:tcPr>
          <w:p w14:paraId="3E3F06DC" w14:textId="77777777" w:rsidR="00E62B1A" w:rsidRPr="007E4029" w:rsidRDefault="00E62B1A" w:rsidP="00B91AA5">
            <w:pPr>
              <w:rPr>
                <w:rFonts w:eastAsia="Batang"/>
              </w:rPr>
            </w:pPr>
            <w:r>
              <w:rPr>
                <w:rFonts w:eastAsia="Batang"/>
              </w:rPr>
              <w:t>Text som ytterliggare beskriver felet</w:t>
            </w:r>
          </w:p>
        </w:tc>
        <w:tc>
          <w:tcPr>
            <w:tcW w:w="1395" w:type="dxa"/>
          </w:tcPr>
          <w:p w14:paraId="12F6EE15" w14:textId="77777777" w:rsidR="00E62B1A" w:rsidRPr="007E4029" w:rsidRDefault="00E62B1A" w:rsidP="00B91AA5">
            <w:pPr>
              <w:rPr>
                <w:rFonts w:eastAsia="Batang"/>
              </w:rPr>
            </w:pPr>
            <w:r>
              <w:rPr>
                <w:rFonts w:eastAsia="Batang"/>
              </w:rPr>
              <w:t>V</w:t>
            </w:r>
          </w:p>
        </w:tc>
      </w:tr>
    </w:tbl>
    <w:p w14:paraId="0D29B5C9" w14:textId="77777777" w:rsidR="00E62B1A" w:rsidRPr="00EC6C6D" w:rsidRDefault="00E62B1A" w:rsidP="00B91AA5">
      <w:pPr>
        <w:pStyle w:val="Brdtext"/>
        <w:ind w:left="0"/>
      </w:pPr>
    </w:p>
    <w:p w14:paraId="142FA28F" w14:textId="77777777" w:rsidR="00E62B1A" w:rsidRDefault="00E90E84" w:rsidP="00267947">
      <w:pPr>
        <w:pStyle w:val="Rubrik3"/>
      </w:pPr>
      <w:r>
        <w:t>Tjänstekontraktsspecifika krav och regler</w:t>
      </w:r>
    </w:p>
    <w:p w14:paraId="027C06D1" w14:textId="77777777" w:rsidR="00E62B1A" w:rsidRPr="00810FD3" w:rsidRDefault="00E62B1A" w:rsidP="00B91AA5">
      <w:pPr>
        <w:rPr>
          <w:rFonts w:ascii="Calibri" w:hAnsi="Calibri"/>
          <w:sz w:val="22"/>
        </w:rPr>
      </w:pPr>
      <w:r w:rsidRPr="00810FD3">
        <w:rPr>
          <w:rFonts w:ascii="Calibri" w:hAnsi="Calibri"/>
          <w:sz w:val="22"/>
        </w:rPr>
        <w:t>Inga extra förutom de som anger om fält är obligator</w:t>
      </w:r>
      <w:r w:rsidR="00E90E84">
        <w:rPr>
          <w:rFonts w:ascii="Calibri" w:hAnsi="Calibri"/>
          <w:sz w:val="22"/>
        </w:rPr>
        <w:t>iska eller valbara under fältregler</w:t>
      </w:r>
      <w:r w:rsidRPr="00810FD3">
        <w:rPr>
          <w:rFonts w:ascii="Calibri" w:hAnsi="Calibri"/>
          <w:sz w:val="22"/>
        </w:rPr>
        <w:t>.</w:t>
      </w:r>
    </w:p>
    <w:p w14:paraId="6B1E429C" w14:textId="77777777" w:rsidR="00D527C4" w:rsidRDefault="00AC3E65" w:rsidP="00267947">
      <w:pPr>
        <w:pStyle w:val="Rubrik2"/>
      </w:pPr>
      <w:r>
        <w:br w:type="page"/>
      </w:r>
      <w:bookmarkStart w:id="102" w:name="_Toc283620713"/>
      <w:r w:rsidR="00D527C4">
        <w:t>SetCertificateStatus</w:t>
      </w:r>
      <w:bookmarkEnd w:id="102"/>
      <w:r w:rsidR="00D527C4">
        <w:t xml:space="preserve"> </w:t>
      </w:r>
    </w:p>
    <w:p w14:paraId="02EE4DD8" w14:textId="77777777" w:rsidR="00D527C4" w:rsidRDefault="00D527C4" w:rsidP="00B91AA5">
      <w:r w:rsidRPr="00406201">
        <w:t xml:space="preserve">Tjänsten </w:t>
      </w:r>
      <w:r w:rsidR="00676B30">
        <w:t>sätter status för ett registrerat läkarintyg i intygstjänsten</w:t>
      </w:r>
      <w:r>
        <w:t>. Både begäran och svar består av xml-dokument.</w:t>
      </w:r>
    </w:p>
    <w:p w14:paraId="0B2D028E" w14:textId="77777777" w:rsidR="00D527C4" w:rsidRDefault="00676B30" w:rsidP="00267947">
      <w:pPr>
        <w:pStyle w:val="Rubrik3"/>
      </w:pPr>
      <w:r>
        <w:t>Fältregler</w:t>
      </w:r>
    </w:p>
    <w:p w14:paraId="58C7C612" w14:textId="77777777" w:rsidR="00D527C4" w:rsidRDefault="00D527C4" w:rsidP="00B91AA5">
      <w:r>
        <w:t xml:space="preserve">En </w:t>
      </w:r>
      <w:r w:rsidR="00676B30">
        <w:t>ändring av status fäller ett tidigare registrerat läkarintyg i intygstjänsten.</w:t>
      </w:r>
      <w:r>
        <w:t xml:space="preserve"> </w:t>
      </w:r>
      <w:r w:rsidR="00E662FD">
        <w:t>Nedanstående tabell beskriver varje element i begäran och svar</w:t>
      </w:r>
      <w:r w:rsidR="00E662FD" w:rsidRPr="009F06D7">
        <w:t xml:space="preserve"> </w:t>
      </w:r>
      <w:r w:rsidR="00E662FD">
        <w:t>Kardinaliteten beskriver om ett fält är valfritt (0..1) eller obligatoriskt (1..1).</w:t>
      </w:r>
    </w:p>
    <w:p w14:paraId="03069220" w14:textId="77777777" w:rsidR="00D527C4" w:rsidRPr="00E30D2E" w:rsidRDefault="00D527C4" w:rsidP="00B91AA5">
      <w:pPr>
        <w:pStyle w:val="Brdtext"/>
        <w:ind w:left="0"/>
      </w:pPr>
    </w:p>
    <w:tbl>
      <w:tblPr>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227"/>
        <w:gridCol w:w="992"/>
        <w:gridCol w:w="4394"/>
        <w:gridCol w:w="1395"/>
      </w:tblGrid>
      <w:tr w:rsidR="00D366C4" w:rsidRPr="004E06B5" w14:paraId="54B13987" w14:textId="77777777" w:rsidTr="00D366C4">
        <w:tc>
          <w:tcPr>
            <w:tcW w:w="3227" w:type="dxa"/>
            <w:shd w:val="clear" w:color="auto" w:fill="B3B3B3"/>
          </w:tcPr>
          <w:p w14:paraId="2E2087E7" w14:textId="77777777" w:rsidR="00D366C4" w:rsidRPr="008771B1" w:rsidRDefault="00D366C4" w:rsidP="00B91AA5">
            <w:pPr>
              <w:rPr>
                <w:rFonts w:eastAsia="Batang"/>
                <w:b/>
              </w:rPr>
            </w:pPr>
            <w:r w:rsidRPr="008771B1">
              <w:rPr>
                <w:rFonts w:eastAsia="Batang"/>
                <w:b/>
              </w:rPr>
              <w:t>Namn</w:t>
            </w:r>
          </w:p>
        </w:tc>
        <w:tc>
          <w:tcPr>
            <w:tcW w:w="992" w:type="dxa"/>
            <w:shd w:val="clear" w:color="auto" w:fill="B3B3B3"/>
          </w:tcPr>
          <w:p w14:paraId="310A7E31" w14:textId="77777777" w:rsidR="00D366C4" w:rsidRPr="008771B1" w:rsidRDefault="00D366C4" w:rsidP="00B91AA5">
            <w:pPr>
              <w:rPr>
                <w:rFonts w:eastAsia="Batang"/>
                <w:b/>
              </w:rPr>
            </w:pPr>
            <w:r w:rsidRPr="008771B1">
              <w:rPr>
                <w:rFonts w:eastAsia="Batang"/>
                <w:b/>
              </w:rPr>
              <w:t>Typ</w:t>
            </w:r>
          </w:p>
        </w:tc>
        <w:tc>
          <w:tcPr>
            <w:tcW w:w="4394" w:type="dxa"/>
            <w:shd w:val="clear" w:color="auto" w:fill="B3B3B3"/>
          </w:tcPr>
          <w:p w14:paraId="7A97DD09" w14:textId="77777777" w:rsidR="00D366C4" w:rsidRPr="008771B1" w:rsidRDefault="00D366C4" w:rsidP="00B91AA5">
            <w:pPr>
              <w:rPr>
                <w:rFonts w:eastAsia="Batang"/>
                <w:b/>
              </w:rPr>
            </w:pPr>
            <w:r w:rsidRPr="00D366C4">
              <w:rPr>
                <w:b/>
              </w:rPr>
              <w:t>Beskrivning</w:t>
            </w:r>
          </w:p>
        </w:tc>
        <w:tc>
          <w:tcPr>
            <w:tcW w:w="1395" w:type="dxa"/>
            <w:shd w:val="clear" w:color="auto" w:fill="B3B3B3"/>
          </w:tcPr>
          <w:p w14:paraId="2F07AE29" w14:textId="77777777" w:rsidR="00D366C4" w:rsidRDefault="00D366C4" w:rsidP="00B91AA5">
            <w:pPr>
              <w:rPr>
                <w:rFonts w:eastAsia="Batang"/>
                <w:b/>
              </w:rPr>
            </w:pPr>
            <w:r>
              <w:rPr>
                <w:rFonts w:eastAsia="Batang"/>
                <w:b/>
              </w:rPr>
              <w:t>Kardinalitet</w:t>
            </w:r>
          </w:p>
        </w:tc>
      </w:tr>
      <w:tr w:rsidR="00D527C4" w:rsidRPr="004E06B5" w14:paraId="157C9111" w14:textId="77777777" w:rsidTr="00D366C4">
        <w:tc>
          <w:tcPr>
            <w:tcW w:w="3227" w:type="dxa"/>
          </w:tcPr>
          <w:p w14:paraId="2DF8D9B1" w14:textId="77777777" w:rsidR="00D527C4" w:rsidRPr="00D10D9E" w:rsidRDefault="00D527C4" w:rsidP="00B91AA5">
            <w:pPr>
              <w:rPr>
                <w:rFonts w:eastAsia="Batang"/>
                <w:b/>
              </w:rPr>
            </w:pPr>
            <w:r w:rsidRPr="00D10D9E">
              <w:rPr>
                <w:rFonts w:eastAsia="Batang"/>
                <w:b/>
              </w:rPr>
              <w:t>Begäran</w:t>
            </w:r>
          </w:p>
        </w:tc>
        <w:tc>
          <w:tcPr>
            <w:tcW w:w="992" w:type="dxa"/>
          </w:tcPr>
          <w:p w14:paraId="3EC4397C" w14:textId="77777777" w:rsidR="00D527C4" w:rsidRPr="008771B1" w:rsidRDefault="005D4D13" w:rsidP="00B91AA5">
            <w:pPr>
              <w:rPr>
                <w:rFonts w:eastAsia="Batang"/>
              </w:rPr>
            </w:pPr>
            <w:r>
              <w:rPr>
                <w:rFonts w:eastAsia="Batang"/>
              </w:rPr>
              <w:t>string</w:t>
            </w:r>
          </w:p>
        </w:tc>
        <w:tc>
          <w:tcPr>
            <w:tcW w:w="4394" w:type="dxa"/>
          </w:tcPr>
          <w:p w14:paraId="08DE3041" w14:textId="77777777" w:rsidR="00D527C4" w:rsidRPr="008771B1" w:rsidRDefault="005D4D13" w:rsidP="00B91AA5">
            <w:pPr>
              <w:rPr>
                <w:rFonts w:eastAsia="Batang"/>
              </w:rPr>
            </w:pPr>
            <w:r>
              <w:rPr>
                <w:rFonts w:eastAsia="Batang"/>
              </w:rPr>
              <w:t>Identitet på intyget. Är en GUID.</w:t>
            </w:r>
          </w:p>
        </w:tc>
        <w:tc>
          <w:tcPr>
            <w:tcW w:w="1395" w:type="dxa"/>
          </w:tcPr>
          <w:p w14:paraId="4EEDD7CC" w14:textId="77777777" w:rsidR="00D527C4" w:rsidRPr="008771B1" w:rsidRDefault="00D527C4" w:rsidP="00B91AA5">
            <w:pPr>
              <w:rPr>
                <w:rFonts w:eastAsia="Batang"/>
              </w:rPr>
            </w:pPr>
          </w:p>
        </w:tc>
      </w:tr>
      <w:tr w:rsidR="00D527C4" w:rsidRPr="00D10D9E" w14:paraId="4ED6A057" w14:textId="77777777" w:rsidTr="00D366C4">
        <w:tc>
          <w:tcPr>
            <w:tcW w:w="3227" w:type="dxa"/>
          </w:tcPr>
          <w:p w14:paraId="66D5F87D" w14:textId="77777777" w:rsidR="00D527C4" w:rsidRPr="004107AE" w:rsidRDefault="00CC648D" w:rsidP="00B91AA5">
            <w:pPr>
              <w:rPr>
                <w:iCs/>
              </w:rPr>
            </w:pPr>
            <w:r>
              <w:rPr>
                <w:lang w:val="en-US"/>
              </w:rPr>
              <w:t>certificateId</w:t>
            </w:r>
          </w:p>
        </w:tc>
        <w:tc>
          <w:tcPr>
            <w:tcW w:w="992" w:type="dxa"/>
          </w:tcPr>
          <w:p w14:paraId="39AABFE8" w14:textId="77777777" w:rsidR="00D527C4" w:rsidRDefault="00D527C4" w:rsidP="00B91AA5">
            <w:pPr>
              <w:rPr>
                <w:rFonts w:eastAsia="Batang"/>
              </w:rPr>
            </w:pPr>
            <w:r>
              <w:rPr>
                <w:rFonts w:eastAsia="Batang"/>
              </w:rPr>
              <w:t>string</w:t>
            </w:r>
          </w:p>
        </w:tc>
        <w:tc>
          <w:tcPr>
            <w:tcW w:w="4394" w:type="dxa"/>
          </w:tcPr>
          <w:p w14:paraId="669101B8" w14:textId="77777777" w:rsidR="00D527C4" w:rsidRDefault="005D4D13" w:rsidP="00B91AA5">
            <w:pPr>
              <w:rPr>
                <w:rFonts w:eastAsia="Batang"/>
              </w:rPr>
            </w:pPr>
            <w:r>
              <w:rPr>
                <w:rFonts w:eastAsia="Batang"/>
              </w:rPr>
              <w:t>Patientens personnummer eller samordningsnummer</w:t>
            </w:r>
          </w:p>
        </w:tc>
        <w:tc>
          <w:tcPr>
            <w:tcW w:w="1395" w:type="dxa"/>
          </w:tcPr>
          <w:p w14:paraId="63FBD2E6" w14:textId="77777777" w:rsidR="00D527C4" w:rsidRDefault="00CE1FB0" w:rsidP="00B91AA5">
            <w:pPr>
              <w:rPr>
                <w:rFonts w:eastAsia="Batang"/>
              </w:rPr>
            </w:pPr>
            <w:r>
              <w:rPr>
                <w:rFonts w:eastAsia="Batang"/>
              </w:rPr>
              <w:t>1..1</w:t>
            </w:r>
          </w:p>
        </w:tc>
      </w:tr>
      <w:tr w:rsidR="00D527C4" w:rsidRPr="00D10D9E" w14:paraId="622B3D55" w14:textId="77777777" w:rsidTr="00D366C4">
        <w:tc>
          <w:tcPr>
            <w:tcW w:w="3227" w:type="dxa"/>
          </w:tcPr>
          <w:p w14:paraId="1AD1FAD5" w14:textId="77777777" w:rsidR="00D527C4" w:rsidRPr="00D10D9E" w:rsidRDefault="00CC648D" w:rsidP="00B91AA5">
            <w:pPr>
              <w:rPr>
                <w:rFonts w:eastAsia="Batang"/>
                <w:b/>
                <w:lang w:val="en-GB"/>
              </w:rPr>
            </w:pPr>
            <w:r>
              <w:rPr>
                <w:lang w:val="en-US"/>
              </w:rPr>
              <w:t>nationalIdentityNumber</w:t>
            </w:r>
          </w:p>
        </w:tc>
        <w:tc>
          <w:tcPr>
            <w:tcW w:w="992" w:type="dxa"/>
          </w:tcPr>
          <w:p w14:paraId="04906CF6" w14:textId="77777777" w:rsidR="00D527C4" w:rsidRPr="008771B1" w:rsidRDefault="00D527C4" w:rsidP="00B91AA5">
            <w:pPr>
              <w:rPr>
                <w:rFonts w:eastAsia="Batang"/>
                <w:lang w:val="en-GB"/>
              </w:rPr>
            </w:pPr>
            <w:r>
              <w:rPr>
                <w:rFonts w:eastAsia="Batang"/>
                <w:lang w:val="en-GB"/>
              </w:rPr>
              <w:t>datumtid</w:t>
            </w:r>
          </w:p>
        </w:tc>
        <w:tc>
          <w:tcPr>
            <w:tcW w:w="4394" w:type="dxa"/>
          </w:tcPr>
          <w:p w14:paraId="33B0D9F5" w14:textId="77777777" w:rsidR="00D527C4" w:rsidRPr="00D10D9E" w:rsidRDefault="00D527C4" w:rsidP="00B91AA5">
            <w:pPr>
              <w:rPr>
                <w:rFonts w:eastAsia="Batang"/>
              </w:rPr>
            </w:pPr>
            <w:r>
              <w:rPr>
                <w:rFonts w:eastAsia="Batang"/>
              </w:rPr>
              <w:t>Tidpunkt då meddelandet skickades från vården</w:t>
            </w:r>
          </w:p>
        </w:tc>
        <w:tc>
          <w:tcPr>
            <w:tcW w:w="1395" w:type="dxa"/>
          </w:tcPr>
          <w:p w14:paraId="22A65583" w14:textId="77777777" w:rsidR="00D527C4" w:rsidRPr="00D10D9E" w:rsidRDefault="00CE1FB0" w:rsidP="00B91AA5">
            <w:pPr>
              <w:rPr>
                <w:rFonts w:eastAsia="Batang"/>
              </w:rPr>
            </w:pPr>
            <w:r>
              <w:rPr>
                <w:rFonts w:eastAsia="Batang"/>
              </w:rPr>
              <w:t>1..1</w:t>
            </w:r>
          </w:p>
        </w:tc>
      </w:tr>
      <w:tr w:rsidR="00D527C4" w:rsidRPr="00D10D9E" w14:paraId="7A5ED8AA" w14:textId="77777777" w:rsidTr="00D366C4">
        <w:tc>
          <w:tcPr>
            <w:tcW w:w="3227" w:type="dxa"/>
          </w:tcPr>
          <w:p w14:paraId="2FDCCF4E" w14:textId="77777777" w:rsidR="00D527C4" w:rsidRPr="008C515D" w:rsidRDefault="00CC648D" w:rsidP="00B91AA5">
            <w:pPr>
              <w:rPr>
                <w:rFonts w:eastAsia="Batang"/>
                <w:b/>
              </w:rPr>
            </w:pPr>
            <w:r>
              <w:rPr>
                <w:lang w:val="en-US"/>
              </w:rPr>
              <w:t>target</w:t>
            </w:r>
          </w:p>
        </w:tc>
        <w:tc>
          <w:tcPr>
            <w:tcW w:w="992" w:type="dxa"/>
          </w:tcPr>
          <w:p w14:paraId="4509AC9E" w14:textId="77777777" w:rsidR="00D527C4" w:rsidRPr="008C515D" w:rsidRDefault="00AC64A8" w:rsidP="00B91AA5">
            <w:pPr>
              <w:rPr>
                <w:rFonts w:eastAsia="Batang"/>
              </w:rPr>
            </w:pPr>
            <w:r>
              <w:rPr>
                <w:rFonts w:eastAsia="Batang"/>
              </w:rPr>
              <w:t>string</w:t>
            </w:r>
          </w:p>
        </w:tc>
        <w:tc>
          <w:tcPr>
            <w:tcW w:w="4394" w:type="dxa"/>
          </w:tcPr>
          <w:p w14:paraId="1F2FF59A" w14:textId="77777777" w:rsidR="00D527C4" w:rsidRPr="00D10D9E" w:rsidRDefault="00E14EB3" w:rsidP="00B91AA5">
            <w:pPr>
              <w:rPr>
                <w:rFonts w:eastAsia="Batang"/>
              </w:rPr>
            </w:pPr>
            <w:r>
              <w:rPr>
                <w:rFonts w:eastAsia="Batang"/>
              </w:rPr>
              <w:t>Mottagare för en status. Ex FK</w:t>
            </w:r>
          </w:p>
        </w:tc>
        <w:tc>
          <w:tcPr>
            <w:tcW w:w="1395" w:type="dxa"/>
          </w:tcPr>
          <w:p w14:paraId="0DEDE45F" w14:textId="77777777" w:rsidR="00D527C4" w:rsidRPr="00D10D9E" w:rsidRDefault="00CE1FB0" w:rsidP="00B91AA5">
            <w:pPr>
              <w:rPr>
                <w:rFonts w:eastAsia="Batang"/>
              </w:rPr>
            </w:pPr>
            <w:r>
              <w:rPr>
                <w:rFonts w:eastAsia="Batang"/>
              </w:rPr>
              <w:t>1..1</w:t>
            </w:r>
          </w:p>
        </w:tc>
      </w:tr>
      <w:tr w:rsidR="005E0CC7" w:rsidRPr="00D10D9E" w14:paraId="46D9B48D" w14:textId="77777777" w:rsidTr="00D366C4">
        <w:tc>
          <w:tcPr>
            <w:tcW w:w="3227" w:type="dxa"/>
          </w:tcPr>
          <w:p w14:paraId="23AAEEE4" w14:textId="77777777" w:rsidR="005E0CC7" w:rsidRPr="005B51C4" w:rsidRDefault="00AC64A8" w:rsidP="00B91AA5">
            <w:pPr>
              <w:rPr>
                <w:rFonts w:eastAsia="Batang"/>
                <w:lang w:val="en-US"/>
              </w:rPr>
            </w:pPr>
            <w:r>
              <w:rPr>
                <w:rFonts w:eastAsia="Batang"/>
                <w:lang w:val="en-US"/>
              </w:rPr>
              <w:t>status</w:t>
            </w:r>
          </w:p>
        </w:tc>
        <w:tc>
          <w:tcPr>
            <w:tcW w:w="992" w:type="dxa"/>
          </w:tcPr>
          <w:p w14:paraId="6F9B617D" w14:textId="77777777" w:rsidR="005E0CC7" w:rsidRPr="008771B1" w:rsidRDefault="005E0CC7" w:rsidP="00B91AA5">
            <w:pPr>
              <w:rPr>
                <w:rFonts w:eastAsia="Batang"/>
                <w:lang w:val="en-GB"/>
              </w:rPr>
            </w:pPr>
            <w:r>
              <w:rPr>
                <w:rFonts w:eastAsia="Batang"/>
                <w:lang w:val="en-GB"/>
              </w:rPr>
              <w:t>string</w:t>
            </w:r>
          </w:p>
        </w:tc>
        <w:tc>
          <w:tcPr>
            <w:tcW w:w="4394" w:type="dxa"/>
          </w:tcPr>
          <w:p w14:paraId="36F7EF3F" w14:textId="77777777" w:rsidR="005E0CC7" w:rsidRPr="00D10D9E" w:rsidRDefault="005E0CC7" w:rsidP="00B91AA5">
            <w:pPr>
              <w:rPr>
                <w:rFonts w:eastAsia="Batang"/>
              </w:rPr>
            </w:pPr>
            <w:r>
              <w:rPr>
                <w:rFonts w:eastAsia="Batang"/>
              </w:rPr>
              <w:t>Typ av statusändring för intyget.</w:t>
            </w:r>
          </w:p>
        </w:tc>
        <w:tc>
          <w:tcPr>
            <w:tcW w:w="1395" w:type="dxa"/>
          </w:tcPr>
          <w:p w14:paraId="60A22105" w14:textId="77777777" w:rsidR="005E0CC7" w:rsidRPr="00D10D9E" w:rsidRDefault="00CE1FB0" w:rsidP="00B91AA5">
            <w:pPr>
              <w:rPr>
                <w:rFonts w:eastAsia="Batang"/>
              </w:rPr>
            </w:pPr>
            <w:r>
              <w:rPr>
                <w:rFonts w:eastAsia="Batang"/>
              </w:rPr>
              <w:t>1..1</w:t>
            </w:r>
          </w:p>
        </w:tc>
      </w:tr>
      <w:tr w:rsidR="00E14EB3" w:rsidRPr="00D10D9E" w14:paraId="25021635" w14:textId="77777777" w:rsidTr="00D366C4">
        <w:tc>
          <w:tcPr>
            <w:tcW w:w="3227" w:type="dxa"/>
          </w:tcPr>
          <w:p w14:paraId="28F0691B" w14:textId="77777777" w:rsidR="00E14EB3" w:rsidRDefault="00E14EB3" w:rsidP="00B91AA5">
            <w:pPr>
              <w:rPr>
                <w:rFonts w:eastAsia="Batang"/>
                <w:lang w:val="en-US"/>
              </w:rPr>
            </w:pPr>
            <w:r>
              <w:rPr>
                <w:rFonts w:eastAsia="Batang"/>
                <w:lang w:val="en-US"/>
              </w:rPr>
              <w:t>timestamp</w:t>
            </w:r>
          </w:p>
        </w:tc>
        <w:tc>
          <w:tcPr>
            <w:tcW w:w="992" w:type="dxa"/>
          </w:tcPr>
          <w:p w14:paraId="29FCE928" w14:textId="77777777" w:rsidR="00E14EB3" w:rsidRDefault="00E14EB3" w:rsidP="00B91AA5">
            <w:pPr>
              <w:rPr>
                <w:rFonts w:eastAsia="Batang"/>
                <w:lang w:val="en-GB"/>
              </w:rPr>
            </w:pPr>
            <w:r>
              <w:rPr>
                <w:rFonts w:eastAsia="Batang"/>
                <w:lang w:val="en-GB"/>
              </w:rPr>
              <w:t>datetime</w:t>
            </w:r>
          </w:p>
        </w:tc>
        <w:tc>
          <w:tcPr>
            <w:tcW w:w="4394" w:type="dxa"/>
          </w:tcPr>
          <w:p w14:paraId="66896DC8" w14:textId="77777777" w:rsidR="00E14EB3" w:rsidRPr="00D10D9E" w:rsidRDefault="00E14EB3" w:rsidP="00B91AA5">
            <w:pPr>
              <w:rPr>
                <w:rFonts w:eastAsia="Batang"/>
              </w:rPr>
            </w:pPr>
            <w:r>
              <w:rPr>
                <w:rFonts w:eastAsia="Batang"/>
              </w:rPr>
              <w:t>När anropet sattes för intyget</w:t>
            </w:r>
          </w:p>
        </w:tc>
        <w:tc>
          <w:tcPr>
            <w:tcW w:w="1395" w:type="dxa"/>
          </w:tcPr>
          <w:p w14:paraId="41459215" w14:textId="77777777" w:rsidR="00E14EB3" w:rsidRDefault="00CE1FB0" w:rsidP="00B91AA5">
            <w:pPr>
              <w:rPr>
                <w:rFonts w:eastAsia="Batang"/>
              </w:rPr>
            </w:pPr>
            <w:r>
              <w:rPr>
                <w:rFonts w:eastAsia="Batang"/>
              </w:rPr>
              <w:t>0..1</w:t>
            </w:r>
          </w:p>
        </w:tc>
      </w:tr>
      <w:tr w:rsidR="00497077" w:rsidRPr="00D10D9E" w14:paraId="1AAB4732" w14:textId="77777777" w:rsidTr="00690BD6">
        <w:tc>
          <w:tcPr>
            <w:tcW w:w="3227" w:type="dxa"/>
          </w:tcPr>
          <w:p w14:paraId="5C1ABC47" w14:textId="77777777" w:rsidR="00497077" w:rsidRPr="00D10D9E" w:rsidRDefault="00497077" w:rsidP="00690BD6">
            <w:pPr>
              <w:rPr>
                <w:rFonts w:eastAsia="Batang"/>
                <w:b/>
                <w:lang w:val="en-GB"/>
              </w:rPr>
            </w:pPr>
            <w:r w:rsidRPr="00D10D9E">
              <w:rPr>
                <w:rFonts w:eastAsia="Batang"/>
                <w:b/>
                <w:lang w:val="en-GB"/>
              </w:rPr>
              <w:t>Svar</w:t>
            </w:r>
          </w:p>
        </w:tc>
        <w:tc>
          <w:tcPr>
            <w:tcW w:w="992" w:type="dxa"/>
          </w:tcPr>
          <w:p w14:paraId="08B5E582" w14:textId="77777777" w:rsidR="00497077" w:rsidRPr="008771B1" w:rsidRDefault="00497077" w:rsidP="00690BD6">
            <w:pPr>
              <w:rPr>
                <w:rFonts w:eastAsia="Batang"/>
                <w:lang w:val="en-GB"/>
              </w:rPr>
            </w:pPr>
          </w:p>
        </w:tc>
        <w:tc>
          <w:tcPr>
            <w:tcW w:w="4394" w:type="dxa"/>
          </w:tcPr>
          <w:p w14:paraId="45326D6A" w14:textId="77777777" w:rsidR="00497077" w:rsidRPr="00D10D9E" w:rsidRDefault="00497077" w:rsidP="00690BD6">
            <w:pPr>
              <w:rPr>
                <w:rFonts w:eastAsia="Batang"/>
              </w:rPr>
            </w:pPr>
          </w:p>
        </w:tc>
        <w:tc>
          <w:tcPr>
            <w:tcW w:w="1395" w:type="dxa"/>
          </w:tcPr>
          <w:p w14:paraId="3A9C5666" w14:textId="77777777" w:rsidR="00497077" w:rsidRPr="00D10D9E" w:rsidRDefault="00497077" w:rsidP="00690BD6">
            <w:pPr>
              <w:rPr>
                <w:rFonts w:eastAsia="Batang"/>
              </w:rPr>
            </w:pPr>
          </w:p>
        </w:tc>
      </w:tr>
      <w:tr w:rsidR="00497077" w:rsidRPr="00D10D9E" w14:paraId="68CF3019" w14:textId="77777777" w:rsidTr="00690BD6">
        <w:tc>
          <w:tcPr>
            <w:tcW w:w="3227" w:type="dxa"/>
          </w:tcPr>
          <w:p w14:paraId="37D70F39" w14:textId="77777777" w:rsidR="00497077" w:rsidRPr="009432B7" w:rsidRDefault="00497077" w:rsidP="00690BD6">
            <w:pPr>
              <w:rPr>
                <w:rFonts w:eastAsia="Batang"/>
                <w:lang w:val="en-GB"/>
              </w:rPr>
            </w:pPr>
            <w:r w:rsidRPr="009432B7">
              <w:rPr>
                <w:rFonts w:eastAsia="Batang"/>
                <w:lang w:val="en-GB"/>
              </w:rPr>
              <w:t>result</w:t>
            </w:r>
          </w:p>
        </w:tc>
        <w:tc>
          <w:tcPr>
            <w:tcW w:w="992" w:type="dxa"/>
          </w:tcPr>
          <w:p w14:paraId="506FD12D" w14:textId="77777777" w:rsidR="00497077" w:rsidRPr="008771B1" w:rsidRDefault="00497077" w:rsidP="00690BD6">
            <w:pPr>
              <w:rPr>
                <w:rFonts w:eastAsia="Batang"/>
                <w:lang w:val="en-GB"/>
              </w:rPr>
            </w:pPr>
          </w:p>
        </w:tc>
        <w:tc>
          <w:tcPr>
            <w:tcW w:w="4394" w:type="dxa"/>
          </w:tcPr>
          <w:p w14:paraId="6CB89286" w14:textId="77777777" w:rsidR="00497077" w:rsidRPr="00D10D9E" w:rsidRDefault="00497077" w:rsidP="00690BD6">
            <w:pPr>
              <w:rPr>
                <w:rFonts w:eastAsia="Batang"/>
              </w:rPr>
            </w:pPr>
          </w:p>
        </w:tc>
        <w:tc>
          <w:tcPr>
            <w:tcW w:w="1395" w:type="dxa"/>
          </w:tcPr>
          <w:p w14:paraId="7FD9FD16" w14:textId="77777777" w:rsidR="00497077" w:rsidRPr="00D10D9E" w:rsidRDefault="00497077" w:rsidP="00690BD6">
            <w:pPr>
              <w:rPr>
                <w:rFonts w:eastAsia="Batang"/>
              </w:rPr>
            </w:pPr>
            <w:r>
              <w:rPr>
                <w:rFonts w:eastAsia="Batang"/>
              </w:rPr>
              <w:t>1..1</w:t>
            </w:r>
          </w:p>
        </w:tc>
      </w:tr>
      <w:tr w:rsidR="00497077" w:rsidRPr="00D10D9E" w14:paraId="1243B1AF" w14:textId="77777777" w:rsidTr="00690BD6">
        <w:tc>
          <w:tcPr>
            <w:tcW w:w="3227" w:type="dxa"/>
          </w:tcPr>
          <w:p w14:paraId="6F7519B4" w14:textId="77777777" w:rsidR="00497077" w:rsidRPr="008771B1" w:rsidRDefault="00497077" w:rsidP="00690BD6">
            <w:pPr>
              <w:rPr>
                <w:rFonts w:eastAsia="Batang"/>
                <w:lang w:val="en-GB"/>
              </w:rPr>
            </w:pPr>
            <w:r>
              <w:rPr>
                <w:rFonts w:eastAsia="Batang"/>
                <w:lang w:val="en-GB"/>
              </w:rPr>
              <w:t>result.resultCode</w:t>
            </w:r>
          </w:p>
        </w:tc>
        <w:tc>
          <w:tcPr>
            <w:tcW w:w="992" w:type="dxa"/>
          </w:tcPr>
          <w:p w14:paraId="7A67FA6F" w14:textId="77777777" w:rsidR="00497077" w:rsidRPr="008771B1" w:rsidRDefault="00497077" w:rsidP="00690BD6">
            <w:pPr>
              <w:rPr>
                <w:rFonts w:eastAsia="Batang"/>
                <w:lang w:val="en-GB"/>
              </w:rPr>
            </w:pPr>
            <w:r>
              <w:rPr>
                <w:rFonts w:eastAsia="Batang"/>
                <w:lang w:val="en-GB"/>
              </w:rPr>
              <w:t>string</w:t>
            </w:r>
          </w:p>
        </w:tc>
        <w:tc>
          <w:tcPr>
            <w:tcW w:w="4394" w:type="dxa"/>
          </w:tcPr>
          <w:p w14:paraId="01FF71D5" w14:textId="77777777" w:rsidR="00497077" w:rsidRPr="00D10D9E" w:rsidRDefault="00497077" w:rsidP="00690BD6">
            <w:pPr>
              <w:rPr>
                <w:rFonts w:eastAsia="Batang"/>
              </w:rPr>
            </w:pPr>
            <w:r>
              <w:rPr>
                <w:rFonts w:eastAsia="Batang"/>
              </w:rPr>
              <w:t>Information om anropet gick bra(OK, ERROR, INFO)</w:t>
            </w:r>
          </w:p>
        </w:tc>
        <w:tc>
          <w:tcPr>
            <w:tcW w:w="1395" w:type="dxa"/>
          </w:tcPr>
          <w:p w14:paraId="3FBEB572" w14:textId="77777777" w:rsidR="00497077" w:rsidRDefault="00497077" w:rsidP="00690BD6">
            <w:pPr>
              <w:rPr>
                <w:rFonts w:eastAsia="Batang"/>
              </w:rPr>
            </w:pPr>
            <w:r>
              <w:rPr>
                <w:rFonts w:eastAsia="Batang"/>
              </w:rPr>
              <w:t>1..1</w:t>
            </w:r>
          </w:p>
        </w:tc>
      </w:tr>
      <w:tr w:rsidR="00497077" w:rsidRPr="00D10D9E" w14:paraId="1B1D1AB0" w14:textId="77777777" w:rsidTr="00690BD6">
        <w:tc>
          <w:tcPr>
            <w:tcW w:w="3227" w:type="dxa"/>
          </w:tcPr>
          <w:p w14:paraId="4A0433D5" w14:textId="77777777" w:rsidR="00497077" w:rsidRPr="008771B1" w:rsidRDefault="00497077" w:rsidP="00690BD6">
            <w:pPr>
              <w:rPr>
                <w:rFonts w:eastAsia="Batang"/>
                <w:lang w:val="en-GB"/>
              </w:rPr>
            </w:pPr>
            <w:r>
              <w:rPr>
                <w:rFonts w:eastAsia="Batang"/>
                <w:lang w:val="en-GB"/>
              </w:rPr>
              <w:t>result.infoText</w:t>
            </w:r>
          </w:p>
        </w:tc>
        <w:tc>
          <w:tcPr>
            <w:tcW w:w="992" w:type="dxa"/>
          </w:tcPr>
          <w:p w14:paraId="1E454122" w14:textId="77777777" w:rsidR="00497077" w:rsidRPr="008771B1" w:rsidRDefault="00497077" w:rsidP="00690BD6">
            <w:pPr>
              <w:rPr>
                <w:rFonts w:eastAsia="Batang"/>
                <w:lang w:val="en-GB"/>
              </w:rPr>
            </w:pPr>
            <w:r>
              <w:rPr>
                <w:rFonts w:eastAsia="Batang"/>
                <w:lang w:val="en-GB"/>
              </w:rPr>
              <w:t>string</w:t>
            </w:r>
          </w:p>
        </w:tc>
        <w:tc>
          <w:tcPr>
            <w:tcW w:w="4394" w:type="dxa"/>
          </w:tcPr>
          <w:p w14:paraId="61E06527" w14:textId="77777777" w:rsidR="00497077" w:rsidRPr="00D10D9E" w:rsidRDefault="00497077" w:rsidP="00690BD6">
            <w:pPr>
              <w:rPr>
                <w:rFonts w:eastAsia="Batang"/>
              </w:rPr>
            </w:pPr>
            <w:r>
              <w:rPr>
                <w:rFonts w:eastAsia="Batang"/>
              </w:rPr>
              <w:t>Text som anger extra information om anropets utgång. Anropet har gått bra, men det finns mer information kring anropet i denna text.</w:t>
            </w:r>
          </w:p>
        </w:tc>
        <w:tc>
          <w:tcPr>
            <w:tcW w:w="1395" w:type="dxa"/>
          </w:tcPr>
          <w:p w14:paraId="78958505" w14:textId="77777777" w:rsidR="00497077" w:rsidRDefault="00497077" w:rsidP="00690BD6">
            <w:pPr>
              <w:rPr>
                <w:rFonts w:eastAsia="Batang"/>
              </w:rPr>
            </w:pPr>
            <w:r>
              <w:rPr>
                <w:rFonts w:eastAsia="Batang"/>
              </w:rPr>
              <w:t>0..1</w:t>
            </w:r>
          </w:p>
        </w:tc>
      </w:tr>
      <w:tr w:rsidR="00497077" w:rsidRPr="00D10D9E" w14:paraId="21B4F983" w14:textId="77777777" w:rsidTr="00690BD6">
        <w:tc>
          <w:tcPr>
            <w:tcW w:w="3227" w:type="dxa"/>
          </w:tcPr>
          <w:p w14:paraId="46958DCE" w14:textId="77777777" w:rsidR="00497077" w:rsidRPr="004B52E9" w:rsidRDefault="00497077" w:rsidP="00690BD6">
            <w:pPr>
              <w:rPr>
                <w:rFonts w:eastAsia="Batang"/>
              </w:rPr>
            </w:pPr>
            <w:r>
              <w:rPr>
                <w:rFonts w:eastAsia="Batang"/>
                <w:lang w:val="en-GB"/>
              </w:rPr>
              <w:t>result.</w:t>
            </w:r>
            <w:r>
              <w:rPr>
                <w:rFonts w:eastAsia="Batang"/>
              </w:rPr>
              <w:t>errorId</w:t>
            </w:r>
          </w:p>
        </w:tc>
        <w:tc>
          <w:tcPr>
            <w:tcW w:w="992" w:type="dxa"/>
          </w:tcPr>
          <w:p w14:paraId="726DF6B1" w14:textId="77777777" w:rsidR="00497077" w:rsidRPr="004B52E9" w:rsidRDefault="00497077" w:rsidP="00690BD6">
            <w:pPr>
              <w:rPr>
                <w:rFonts w:eastAsia="Batang"/>
              </w:rPr>
            </w:pPr>
            <w:r>
              <w:rPr>
                <w:rFonts w:eastAsia="Batang"/>
              </w:rPr>
              <w:t>string</w:t>
            </w:r>
          </w:p>
        </w:tc>
        <w:tc>
          <w:tcPr>
            <w:tcW w:w="4394" w:type="dxa"/>
          </w:tcPr>
          <w:p w14:paraId="7F9DE2DA" w14:textId="77777777" w:rsidR="00497077" w:rsidRPr="00D10D9E" w:rsidRDefault="00497077" w:rsidP="00690BD6">
            <w:pPr>
              <w:rPr>
                <w:rFonts w:eastAsia="Batang"/>
              </w:rPr>
            </w:pPr>
            <w:r>
              <w:rPr>
                <w:rFonts w:eastAsia="Batang"/>
              </w:rPr>
              <w:t>Olika kategorier av fel (VALIDATION_ERROR, TRANSFORMATION_ERROR, APPLICATION_ERROR, TECHNICAL_ERROR)</w:t>
            </w:r>
          </w:p>
        </w:tc>
        <w:tc>
          <w:tcPr>
            <w:tcW w:w="1395" w:type="dxa"/>
          </w:tcPr>
          <w:p w14:paraId="6714BD74" w14:textId="77777777" w:rsidR="00497077" w:rsidRDefault="00497077" w:rsidP="00690BD6">
            <w:pPr>
              <w:rPr>
                <w:rFonts w:eastAsia="Batang"/>
              </w:rPr>
            </w:pPr>
            <w:r>
              <w:rPr>
                <w:rFonts w:eastAsia="Batang"/>
              </w:rPr>
              <w:t>0..1</w:t>
            </w:r>
          </w:p>
        </w:tc>
      </w:tr>
      <w:tr w:rsidR="00497077" w:rsidRPr="007E4029" w14:paraId="4509E1BE" w14:textId="77777777" w:rsidTr="00690BD6">
        <w:tc>
          <w:tcPr>
            <w:tcW w:w="3227" w:type="dxa"/>
          </w:tcPr>
          <w:p w14:paraId="36D4DF6C" w14:textId="77777777" w:rsidR="00497077" w:rsidRPr="007E4029" w:rsidRDefault="00497077" w:rsidP="00690BD6">
            <w:pPr>
              <w:rPr>
                <w:rFonts w:eastAsia="Batang"/>
              </w:rPr>
            </w:pPr>
            <w:r>
              <w:rPr>
                <w:rFonts w:eastAsia="Batang"/>
                <w:lang w:val="en-GB"/>
              </w:rPr>
              <w:t>result.</w:t>
            </w:r>
            <w:r>
              <w:rPr>
                <w:rFonts w:eastAsia="Batang"/>
              </w:rPr>
              <w:t>errorText</w:t>
            </w:r>
          </w:p>
        </w:tc>
        <w:tc>
          <w:tcPr>
            <w:tcW w:w="992" w:type="dxa"/>
          </w:tcPr>
          <w:p w14:paraId="1F8BFAFE" w14:textId="77777777" w:rsidR="00497077" w:rsidRPr="007E4029" w:rsidRDefault="00497077" w:rsidP="00690BD6">
            <w:pPr>
              <w:rPr>
                <w:rFonts w:eastAsia="Batang"/>
              </w:rPr>
            </w:pPr>
            <w:r>
              <w:rPr>
                <w:rFonts w:eastAsia="Batang"/>
              </w:rPr>
              <w:t>string</w:t>
            </w:r>
          </w:p>
        </w:tc>
        <w:tc>
          <w:tcPr>
            <w:tcW w:w="4394" w:type="dxa"/>
          </w:tcPr>
          <w:p w14:paraId="5828A40F" w14:textId="77777777" w:rsidR="00497077" w:rsidRPr="007E4029" w:rsidRDefault="00497077" w:rsidP="00690BD6">
            <w:pPr>
              <w:rPr>
                <w:rFonts w:eastAsia="Batang"/>
              </w:rPr>
            </w:pPr>
            <w:r>
              <w:rPr>
                <w:rFonts w:eastAsia="Batang"/>
              </w:rPr>
              <w:t>Text som ytterliggare beskriver felet</w:t>
            </w:r>
          </w:p>
        </w:tc>
        <w:tc>
          <w:tcPr>
            <w:tcW w:w="1395" w:type="dxa"/>
          </w:tcPr>
          <w:p w14:paraId="2A2ABFB9" w14:textId="77777777" w:rsidR="00497077" w:rsidRPr="007E4029" w:rsidRDefault="00497077" w:rsidP="00690BD6">
            <w:pPr>
              <w:rPr>
                <w:rFonts w:eastAsia="Batang"/>
              </w:rPr>
            </w:pPr>
            <w:r>
              <w:rPr>
                <w:rFonts w:eastAsia="Batang"/>
              </w:rPr>
              <w:t>0..1</w:t>
            </w:r>
          </w:p>
        </w:tc>
      </w:tr>
    </w:tbl>
    <w:p w14:paraId="2725FF15" w14:textId="77777777" w:rsidR="00D527C4" w:rsidRDefault="00154688" w:rsidP="00267947">
      <w:pPr>
        <w:pStyle w:val="Rubrik3"/>
      </w:pPr>
      <w:r>
        <w:t>Tjänstekontraktsspecifika krav och regler</w:t>
      </w:r>
    </w:p>
    <w:p w14:paraId="77B77FEC" w14:textId="77777777" w:rsidR="00D527C4" w:rsidRPr="00810FD3" w:rsidRDefault="00D527C4" w:rsidP="00B91AA5">
      <w:pPr>
        <w:rPr>
          <w:rFonts w:ascii="Calibri" w:hAnsi="Calibri"/>
          <w:sz w:val="22"/>
        </w:rPr>
      </w:pPr>
      <w:r w:rsidRPr="00810FD3">
        <w:rPr>
          <w:rFonts w:ascii="Calibri" w:hAnsi="Calibri"/>
          <w:sz w:val="22"/>
        </w:rPr>
        <w:t>Inga extra förutom de som anger om fält är obligator</w:t>
      </w:r>
      <w:r w:rsidR="00154688">
        <w:rPr>
          <w:rFonts w:ascii="Calibri" w:hAnsi="Calibri"/>
          <w:sz w:val="22"/>
        </w:rPr>
        <w:t>iska eller valbara under fältregler.</w:t>
      </w:r>
    </w:p>
    <w:p w14:paraId="55B382E2" w14:textId="77777777" w:rsidR="00E62B1A" w:rsidRPr="0053542C" w:rsidRDefault="00E62B1A" w:rsidP="00B91AA5">
      <w:pPr>
        <w:pStyle w:val="ColorfulList-Accent11"/>
        <w:ind w:left="0"/>
      </w:pPr>
    </w:p>
    <w:sectPr w:rsidR="00E62B1A" w:rsidRPr="0053542C" w:rsidSect="00DC6675">
      <w:headerReference w:type="even" r:id="rId22"/>
      <w:headerReference w:type="default" r:id="rId23"/>
      <w:footerReference w:type="even" r:id="rId24"/>
      <w:footerReference w:type="default" r:id="rId25"/>
      <w:headerReference w:type="first" r:id="rId26"/>
      <w:footerReference w:type="first" r:id="rId27"/>
      <w:pgSz w:w="11907" w:h="16839" w:code="9"/>
      <w:pgMar w:top="1440" w:right="567" w:bottom="1440" w:left="1418" w:header="709" w:footer="709" w:gutter="0"/>
      <w:cols w:space="708"/>
      <w:titlePg/>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6" w:author="Ewa Jerilgård" w:date="2013-05-10T15:41:00Z" w:initials="EJ">
    <w:p w14:paraId="0B11B9E9" w14:textId="77777777" w:rsidR="00C45A5E" w:rsidRDefault="00C45A5E">
      <w:pPr>
        <w:pStyle w:val="Kommentarer"/>
      </w:pPr>
      <w:r>
        <w:rPr>
          <w:rStyle w:val="Kommentarsreferens"/>
        </w:rPr>
        <w:annotationRef/>
      </w:r>
      <w:r>
        <w:t>Det blir knasigt när det star tillgänglighet och svarstid här –men sedan hanteras de uppgifterna i 4.3.1 – Icke funktionella krav.</w:t>
      </w:r>
    </w:p>
  </w:comment>
  <w:comment w:id="46" w:author="Mats Ekhammar" w:date="2013-05-10T18:19:00Z" w:initials="ME">
    <w:p w14:paraId="4215D777" w14:textId="77777777" w:rsidR="00C45A5E" w:rsidRDefault="00C45A5E">
      <w:pPr>
        <w:pStyle w:val="Kommentarer"/>
      </w:pPr>
      <w:r>
        <w:rPr>
          <w:rStyle w:val="Kommentarsreferens"/>
        </w:rPr>
        <w:annotationRef/>
      </w:r>
      <w:r>
        <w:t>Ansvaret för att visa ligger på konsumenten, åtkomsten styrs av NTJP genom att en producent tillåter en konsument att komma åt uppgifter, så det skall nog strykas. Däremot antar jag att någon loggning bör ske på tjänsteproducenten när information”lämnas ut”.</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DD93302" w14:textId="77777777" w:rsidR="00C45A5E" w:rsidRDefault="00C45A5E" w:rsidP="00F405F7">
      <w:r>
        <w:separator/>
      </w:r>
    </w:p>
  </w:endnote>
  <w:endnote w:type="continuationSeparator" w:id="0">
    <w:p w14:paraId="20FB71EF" w14:textId="77777777" w:rsidR="00C45A5E" w:rsidRDefault="00C45A5E" w:rsidP="00F405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ヒラギノ角ゴ Pro W3">
    <w:charset w:val="80"/>
    <w:family w:val="auto"/>
    <w:pitch w:val="variable"/>
    <w:sig w:usb0="E00002FF" w:usb1="7AC7FFFF" w:usb2="00000012" w:usb3="00000000" w:csb0="0002000D"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MS Mincho">
    <w:altName w:val="ＭＳ 明朝"/>
    <w:charset w:val="80"/>
    <w:family w:val="modern"/>
    <w:pitch w:val="fixed"/>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MS Gothic">
    <w:altName w:val="ＭＳ ゴシック"/>
    <w:charset w:val="80"/>
    <w:family w:val="modern"/>
    <w:pitch w:val="fixed"/>
    <w:sig w:usb0="E00002FF" w:usb1="6AC7FDFB" w:usb2="00000012" w:usb3="00000000" w:csb0="0002009F" w:csb1="00000000"/>
  </w:font>
  <w:font w:name="Helvetica">
    <w:panose1 w:val="00000000000000000000"/>
    <w:charset w:val="00"/>
    <w:family w:val="auto"/>
    <w:pitch w:val="variable"/>
    <w:sig w:usb0="E00002FF" w:usb1="5000785B" w:usb2="00000000" w:usb3="00000000" w:csb0="0000019F" w:csb1="00000000"/>
  </w:font>
  <w:font w:name="Arial Black">
    <w:panose1 w:val="020B0A04020102020204"/>
    <w:charset w:val="00"/>
    <w:family w:val="auto"/>
    <w:pitch w:val="variable"/>
    <w:sig w:usb0="00000287" w:usb1="00000000" w:usb2="00000000" w:usb3="00000000" w:csb0="0000009F" w:csb1="00000000"/>
  </w:font>
  <w:font w:name="Tahoma">
    <w:panose1 w:val="020B0604030504040204"/>
    <w:charset w:val="00"/>
    <w:family w:val="auto"/>
    <w:pitch w:val="variable"/>
    <w:sig w:usb0="E1002AFF" w:usb1="C000605B" w:usb2="00000029" w:usb3="00000000" w:csb0="000101FF" w:csb1="00000000"/>
  </w:font>
  <w:font w:name="Georgia">
    <w:panose1 w:val="02040502050405020303"/>
    <w:charset w:val="00"/>
    <w:family w:val="auto"/>
    <w:pitch w:val="variable"/>
    <w:sig w:usb0="00000287" w:usb1="00000000" w:usb2="00000000" w:usb3="00000000" w:csb0="0000009F" w:csb1="00000000"/>
  </w:font>
  <w:font w:name="ＭＳ 明朝">
    <w:charset w:val="4E"/>
    <w:family w:val="auto"/>
    <w:pitch w:val="variable"/>
    <w:sig w:usb0="E00002FF" w:usb1="6AC7FDFB" w:usb2="00000012" w:usb3="00000000" w:csb0="0002009F" w:csb1="00000000"/>
  </w:font>
  <w:font w:name="Batang">
    <w:altName w:val="바탕"/>
    <w:charset w:val="81"/>
    <w:family w:val="roman"/>
    <w:pitch w:val="variable"/>
    <w:sig w:usb0="B00002AF" w:usb1="69D77CFB" w:usb2="00000030" w:usb3="00000000" w:csb0="0008009F" w:csb1="00000000"/>
  </w:font>
  <w:font w:name="ＭＳ ゴシック">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4E58DB42" w14:textId="77777777" w:rsidR="00C45A5E" w:rsidRDefault="00C45A5E" w:rsidP="00F405F7">
    <w:pPr>
      <w:rPr>
        <w:rFonts w:ascii="Times New Roman" w:eastAsia="Times New Roman" w:hAnsi="Times New Roman"/>
        <w:color w:val="auto"/>
        <w:lang w:bidi="x-none"/>
      </w:rPr>
    </w:pPr>
    <w:r>
      <w:t xml:space="preserve">Sida </w:t>
    </w:r>
    <w:r>
      <w:rPr>
        <w:rStyle w:val="Sidnummer"/>
        <w:sz w:val="24"/>
      </w:rPr>
      <w:fldChar w:fldCharType="begin"/>
    </w:r>
    <w:r>
      <w:rPr>
        <w:rStyle w:val="Sidnummer"/>
        <w:sz w:val="24"/>
      </w:rPr>
      <w:instrText xml:space="preserve"> PAGE </w:instrText>
    </w:r>
    <w:r>
      <w:rPr>
        <w:rStyle w:val="Sidnummer"/>
        <w:sz w:val="24"/>
      </w:rPr>
      <w:fldChar w:fldCharType="separate"/>
    </w:r>
    <w:r>
      <w:rPr>
        <w:rStyle w:val="Sidnummer"/>
        <w:sz w:val="24"/>
      </w:rPr>
      <w:t>68</w:t>
    </w:r>
    <w:r>
      <w:rPr>
        <w:rStyle w:val="Sidnummer"/>
        <w:sz w:val="24"/>
      </w:rPr>
      <w:fldChar w:fldCharType="end"/>
    </w:r>
    <w:r>
      <w:rPr>
        <w:rStyle w:val="Sidnummer"/>
        <w:sz w:val="24"/>
      </w:rPr>
      <w:t xml:space="preserve"> (</w:t>
    </w:r>
    <w:r>
      <w:rPr>
        <w:rStyle w:val="Sidnummer"/>
        <w:sz w:val="24"/>
      </w:rPr>
      <w:fldChar w:fldCharType="begin"/>
    </w:r>
    <w:r>
      <w:rPr>
        <w:rStyle w:val="Sidnummer"/>
        <w:sz w:val="24"/>
      </w:rPr>
      <w:instrText xml:space="preserve"> NUMPAGES </w:instrText>
    </w:r>
    <w:r>
      <w:rPr>
        <w:rStyle w:val="Sidnummer"/>
        <w:sz w:val="24"/>
      </w:rPr>
      <w:fldChar w:fldCharType="separate"/>
    </w:r>
    <w:r>
      <w:rPr>
        <w:rStyle w:val="Sidnummer"/>
        <w:sz w:val="24"/>
      </w:rPr>
      <w:t>48</w:t>
    </w:r>
    <w:r>
      <w:rPr>
        <w:rStyle w:val="Sidnummer"/>
        <w:sz w:val="24"/>
      </w:rPr>
      <w:fldChar w:fldCharType="end"/>
    </w:r>
    <w:r>
      <w:rPr>
        <w:rStyle w:val="Sidnummer"/>
        <w:sz w:val="24"/>
      </w:rPr>
      <w:t>)</w:t>
    </w:r>
  </w:p>
  <w:p w14:paraId="41E046D2" w14:textId="77777777" w:rsidR="00C45A5E" w:rsidRDefault="00C45A5E" w:rsidP="00F405F7"/>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169512B9" w14:textId="77777777" w:rsidR="00C45A5E" w:rsidRPr="00757E33" w:rsidRDefault="00C45A5E" w:rsidP="00757E33">
    <w:pPr>
      <w:tabs>
        <w:tab w:val="center" w:pos="4309"/>
        <w:tab w:val="right" w:pos="8618"/>
      </w:tabs>
      <w:spacing w:after="0" w:line="160" w:lineRule="atLeast"/>
      <w:ind w:left="567"/>
      <w:rPr>
        <w:rFonts w:ascii="Georgia" w:eastAsia="Calibri" w:hAnsi="Georgia"/>
        <w:noProof w:val="0"/>
        <w:color w:val="auto"/>
        <w:sz w:val="12"/>
        <w:szCs w:val="22"/>
      </w:rPr>
    </w:pPr>
  </w:p>
  <w:p w14:paraId="6FFBF375" w14:textId="77777777" w:rsidR="00C45A5E" w:rsidRDefault="00C45A5E" w:rsidP="00757E33">
    <w:pPr>
      <w:tabs>
        <w:tab w:val="center" w:pos="4309"/>
        <w:tab w:val="right" w:pos="8618"/>
      </w:tabs>
      <w:spacing w:after="0" w:line="160" w:lineRule="atLeast"/>
      <w:ind w:left="567"/>
      <w:rPr>
        <w:rFonts w:ascii="Georgia" w:eastAsia="Calibri" w:hAnsi="Georgia"/>
        <w:i/>
        <w:iCs/>
        <w:noProof w:val="0"/>
        <w:color w:val="333333"/>
        <w:sz w:val="12"/>
        <w:szCs w:val="12"/>
      </w:rPr>
    </w:pPr>
    <w:bookmarkStart w:id="107" w:name="Footer"/>
  </w:p>
  <w:p w14:paraId="2FB7CECF" w14:textId="77777777" w:rsidR="00C45A5E" w:rsidRDefault="00C45A5E" w:rsidP="00757E33">
    <w:pPr>
      <w:tabs>
        <w:tab w:val="center" w:pos="4309"/>
        <w:tab w:val="right" w:pos="8618"/>
      </w:tabs>
      <w:spacing w:after="0" w:line="160" w:lineRule="atLeast"/>
      <w:ind w:left="567"/>
      <w:rPr>
        <w:rFonts w:ascii="Georgia" w:eastAsia="Calibri" w:hAnsi="Georgia"/>
        <w:i/>
        <w:iCs/>
        <w:noProof w:val="0"/>
        <w:color w:val="333333"/>
        <w:sz w:val="12"/>
        <w:szCs w:val="12"/>
      </w:rPr>
    </w:pPr>
  </w:p>
  <w:bookmarkEnd w:id="107"/>
  <w:p w14:paraId="3985A60E" w14:textId="77777777" w:rsidR="00C45A5E" w:rsidRDefault="00C45A5E">
    <w:pPr>
      <w:pStyle w:val="Sidfot"/>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237A2761" w14:textId="77777777" w:rsidR="00C45A5E" w:rsidRPr="00E36BD6" w:rsidRDefault="00C45A5E" w:rsidP="00E36BD6">
    <w:pPr>
      <w:tabs>
        <w:tab w:val="center" w:pos="4309"/>
        <w:tab w:val="right" w:pos="8618"/>
      </w:tabs>
      <w:spacing w:after="0" w:line="160" w:lineRule="atLeast"/>
      <w:ind w:left="567"/>
      <w:rPr>
        <w:rFonts w:ascii="Georgia" w:eastAsia="Calibri" w:hAnsi="Georgia"/>
        <w:noProof w:val="0"/>
        <w:color w:val="auto"/>
        <w:sz w:val="12"/>
        <w:szCs w:val="22"/>
      </w:rPr>
    </w:pPr>
  </w:p>
  <w:p w14:paraId="2045767A" w14:textId="77777777" w:rsidR="00C45A5E" w:rsidRPr="00E36BD6" w:rsidRDefault="00C45A5E" w:rsidP="00E36BD6">
    <w:pPr>
      <w:tabs>
        <w:tab w:val="center" w:pos="4309"/>
        <w:tab w:val="right" w:pos="8618"/>
      </w:tabs>
      <w:spacing w:after="0" w:line="160" w:lineRule="atLeast"/>
      <w:ind w:left="567"/>
      <w:rPr>
        <w:rFonts w:ascii="Georgia" w:eastAsia="Calibri" w:hAnsi="Georgia"/>
        <w:noProof w:val="0"/>
        <w:color w:val="auto"/>
        <w:sz w:val="12"/>
        <w:szCs w:val="22"/>
      </w:rPr>
    </w:pPr>
  </w:p>
  <w:p w14:paraId="23DEEFAD" w14:textId="77777777" w:rsidR="00C45A5E" w:rsidRPr="00E36BD6" w:rsidRDefault="00C45A5E" w:rsidP="00E36BD6">
    <w:pPr>
      <w:tabs>
        <w:tab w:val="center" w:pos="4309"/>
        <w:tab w:val="right" w:pos="8618"/>
      </w:tabs>
      <w:spacing w:after="0" w:line="160" w:lineRule="atLeast"/>
      <w:ind w:left="567"/>
      <w:rPr>
        <w:rFonts w:ascii="Georgia" w:eastAsia="Calibri" w:hAnsi="Georgia"/>
        <w:noProof w:val="0"/>
        <w:color w:val="auto"/>
        <w:sz w:val="12"/>
        <w:szCs w:val="22"/>
      </w:rPr>
    </w:pPr>
  </w:p>
  <w:p w14:paraId="3A9D9305" w14:textId="77777777" w:rsidR="00C45A5E" w:rsidRPr="00E36BD6" w:rsidRDefault="00C45A5E" w:rsidP="00E36BD6">
    <w:pPr>
      <w:tabs>
        <w:tab w:val="center" w:pos="4309"/>
        <w:tab w:val="right" w:pos="8618"/>
      </w:tabs>
      <w:spacing w:after="0" w:line="160" w:lineRule="atLeast"/>
      <w:ind w:left="567"/>
      <w:rPr>
        <w:rFonts w:ascii="Georgia" w:eastAsia="Calibri" w:hAnsi="Georgia"/>
        <w:noProof w:val="0"/>
        <w:color w:val="auto"/>
        <w:sz w:val="12"/>
        <w:szCs w:val="22"/>
      </w:rPr>
    </w:pPr>
    <w:r w:rsidRPr="00E36BD6">
      <w:rPr>
        <w:rFonts w:ascii="Georgia" w:eastAsia="Calibri" w:hAnsi="Georgia"/>
        <w:i/>
        <w:iCs/>
        <w:noProof w:val="0"/>
        <w:color w:val="333333"/>
        <w:sz w:val="12"/>
        <w:szCs w:val="12"/>
      </w:rPr>
      <w:t>Center för eHälsa i samverkan</w:t>
    </w:r>
    <w:r w:rsidRPr="00E36BD6">
      <w:rPr>
        <w:rFonts w:ascii="Georgia" w:eastAsia="Calibri" w:hAnsi="Georgia"/>
        <w:noProof w:val="0"/>
        <w:color w:val="333333"/>
        <w:sz w:val="12"/>
        <w:szCs w:val="12"/>
      </w:rPr>
      <w:t xml:space="preserve"> koordinerar landstingens och regionernas samarbete för att </w:t>
    </w:r>
    <w:r w:rsidRPr="00E36BD6">
      <w:rPr>
        <w:rFonts w:ascii="Georgia" w:eastAsia="Calibri" w:hAnsi="Georgia"/>
        <w:noProof w:val="0"/>
        <w:color w:val="auto"/>
        <w:sz w:val="12"/>
        <w:szCs w:val="12"/>
      </w:rPr>
      <w:t>förverkliga strategin för Nationell eHälsa – tillgänglig och säker information inom vård och omsorg</w:t>
    </w:r>
    <w:r w:rsidRPr="00E36BD6">
      <w:rPr>
        <w:rFonts w:ascii="Georgia" w:eastAsia="Calibri" w:hAnsi="Georgia"/>
        <w:noProof w:val="0"/>
        <w:color w:val="333333"/>
        <w:sz w:val="12"/>
        <w:szCs w:val="12"/>
      </w:rPr>
      <w:t xml:space="preserve">. Centret ska skapa den långsiktighet som krävs för att utveckla och införa gemensamma eHälsostöd, infrastruktur och standarder som förbättrar informationstillgänglighet, kvalitet och patientsäkerhet. </w:t>
    </w:r>
    <w:r w:rsidRPr="00E36BD6">
      <w:rPr>
        <w:rFonts w:ascii="Georgia" w:eastAsia="Calibri" w:hAnsi="Georgia"/>
        <w:i/>
        <w:iCs/>
        <w:noProof w:val="0"/>
        <w:color w:val="333333"/>
        <w:sz w:val="12"/>
        <w:szCs w:val="12"/>
      </w:rPr>
      <w:t>Center för eHälsa i samverkan</w:t>
    </w:r>
    <w:r w:rsidRPr="00E36BD6">
      <w:rPr>
        <w:rFonts w:ascii="Georgia" w:eastAsia="Calibri" w:hAnsi="Georgia"/>
        <w:noProof w:val="0"/>
        <w:color w:val="333333"/>
        <w:sz w:val="12"/>
        <w:szCs w:val="12"/>
      </w:rPr>
      <w:t xml:space="preserve"> styrs av representanter från landsting och regioner, Sveriges Kommuner och Landsting (SKL), kommunerna och de privata vårdgivarna.</w:t>
    </w:r>
    <w:r>
      <w:rPr>
        <w:lang w:eastAsia="sv-SE"/>
      </w:rPr>
      <w:drawing>
        <wp:anchor distT="0" distB="0" distL="114300" distR="114300" simplePos="0" relativeHeight="251659264" behindDoc="0" locked="1" layoutInCell="0" allowOverlap="1" wp14:anchorId="006C3A6D" wp14:editId="530A27A9">
          <wp:simplePos x="0" y="0"/>
          <wp:positionH relativeFrom="page">
            <wp:posOffset>857250</wp:posOffset>
          </wp:positionH>
          <wp:positionV relativeFrom="page">
            <wp:posOffset>9686925</wp:posOffset>
          </wp:positionV>
          <wp:extent cx="311785" cy="481965"/>
          <wp:effectExtent l="0" t="0" r="0" b="635"/>
          <wp:wrapNone/>
          <wp:docPr id="19" name="Bildobjekt 5" descr="Description: eHälsa boilerpl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5" descr="Description: eHälsa boilerplate.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11785" cy="481965"/>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eastAsia="sv-SE"/>
      </w:rPr>
      <w:drawing>
        <wp:anchor distT="0" distB="0" distL="114300" distR="114300" simplePos="0" relativeHeight="251660288" behindDoc="0" locked="1" layoutInCell="0" allowOverlap="1" wp14:anchorId="47A063D9" wp14:editId="6F235EE2">
          <wp:simplePos x="0" y="0"/>
          <wp:positionH relativeFrom="page">
            <wp:posOffset>0</wp:posOffset>
          </wp:positionH>
          <wp:positionV relativeFrom="page">
            <wp:posOffset>9645650</wp:posOffset>
          </wp:positionV>
          <wp:extent cx="1085850" cy="1047750"/>
          <wp:effectExtent l="0" t="0" r="6350" b="0"/>
          <wp:wrapNone/>
          <wp:docPr id="18" name="Bild 3" descr="Description: eHälsa_hörn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3" descr="Description: eHälsa_hörn_rgb"/>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85850" cy="10477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1DF21E" w14:textId="77777777" w:rsidR="00C45A5E" w:rsidRDefault="00C45A5E">
    <w:pPr>
      <w:pStyle w:val="Sidfot"/>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0EA30DF" w14:textId="77777777" w:rsidR="00C45A5E" w:rsidRDefault="00C45A5E" w:rsidP="00F405F7">
      <w:r>
        <w:separator/>
      </w:r>
    </w:p>
  </w:footnote>
  <w:footnote w:type="continuationSeparator" w:id="0">
    <w:p w14:paraId="37E7EF8F" w14:textId="77777777" w:rsidR="00C45A5E" w:rsidRDefault="00C45A5E" w:rsidP="00F405F7">
      <w:r>
        <w:continuationSeparator/>
      </w:r>
    </w:p>
  </w:footnote>
  <w:footnote w:id="1">
    <w:p w14:paraId="3AFC0940" w14:textId="77777777" w:rsidR="00C45A5E" w:rsidRDefault="00C45A5E" w:rsidP="00924A22">
      <w:pPr>
        <w:pStyle w:val="Fotnotstext"/>
      </w:pPr>
      <w:r w:rsidRPr="001276D0">
        <w:rPr>
          <w:rStyle w:val="Fotnotsreferens"/>
          <w:sz w:val="20"/>
        </w:rPr>
        <w:footnoteRef/>
      </w:r>
      <w:r w:rsidRPr="001276D0">
        <w:rPr>
          <w:sz w:val="20"/>
        </w:rPr>
        <w:t xml:space="preserve"> Modellen togs fram under 2010 då </w:t>
      </w:r>
      <w:r>
        <w:rPr>
          <w:sz w:val="20"/>
        </w:rPr>
        <w:t xml:space="preserve">V-TIM 2.0 </w:t>
      </w:r>
      <w:r w:rsidRPr="001276D0">
        <w:rPr>
          <w:sz w:val="20"/>
        </w:rPr>
        <w:t>var den gällande versionen. För klasser där ingen mappning fanns mot V-TIM vid det tillfället har en ny analys gjorts 2013 för att se över om det finns mappning mot V-TIM 2.2</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0" w:type="auto"/>
      <w:tblLayout w:type="fixed"/>
      <w:tblLook w:val="0000" w:firstRow="0" w:lastRow="0" w:firstColumn="0" w:lastColumn="0" w:noHBand="0" w:noVBand="0"/>
    </w:tblPr>
    <w:tblGrid>
      <w:gridCol w:w="3130"/>
      <w:gridCol w:w="3236"/>
      <w:gridCol w:w="3132"/>
    </w:tblGrid>
    <w:tr w:rsidR="00C45A5E" w14:paraId="099CEF09" w14:textId="77777777">
      <w:trPr>
        <w:cantSplit/>
        <w:trHeight w:val="260"/>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0A30FA38" w14:textId="77777777" w:rsidR="00C45A5E" w:rsidRDefault="00496074">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rPr>
              <w:b/>
              <w:sz w:val="24"/>
            </w:rPr>
          </w:pPr>
          <w:r>
            <w:rPr>
              <w:noProof/>
            </w:rPr>
            <w:pict w14:anchorId="23E9B79F">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 o:spid="_x0000_s2064" type="#_x0000_t136" style="position:absolute;margin-left:0;margin-top:0;width:502.05pt;height:167.35pt;rotation:315;z-index:-251655168;mso-position-horizontal:center;mso-position-horizontal-relative:margin;mso-position-vertical:center;mso-position-vertical-relative:margin" o:allowincell="f" fillcolor="silver" stroked="f">
                <v:fill opacity=".5"/>
                <v:textpath style="font-family:&quot;Arial&quot;;font-size:1pt" string="UTKAST"/>
                <w10:wrap anchorx="margin" anchory="margin"/>
              </v:shape>
            </w:pict>
          </w:r>
          <w:r w:rsidR="00C45A5E">
            <w:rPr>
              <w:b/>
              <w:sz w:val="24"/>
            </w:rPr>
            <w:t>Slutrapport</w:t>
          </w:r>
        </w:p>
      </w:tc>
      <w:tc>
        <w:tcPr>
          <w:tcW w:w="3236" w:type="dxa"/>
          <w:vMerge w:val="restart"/>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13FBFA15" w14:textId="77777777" w:rsidR="00C45A5E" w:rsidRDefault="00C45A5E">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rPr>
              <w:noProof/>
              <w:lang w:eastAsia="sv-SE"/>
            </w:rPr>
            <w:drawing>
              <wp:anchor distT="0" distB="0" distL="114300" distR="114300" simplePos="0" relativeHeight="251654144" behindDoc="0" locked="0" layoutInCell="1" allowOverlap="1" wp14:anchorId="58361A23" wp14:editId="2E95A694">
                <wp:simplePos x="0" y="0"/>
                <wp:positionH relativeFrom="character">
                  <wp:posOffset>0</wp:posOffset>
                </wp:positionH>
                <wp:positionV relativeFrom="line">
                  <wp:posOffset>0</wp:posOffset>
                </wp:positionV>
                <wp:extent cx="2017395" cy="442595"/>
                <wp:effectExtent l="0" t="0" r="0" b="0"/>
                <wp:wrapNone/>
                <wp:docPr id="25"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17395" cy="44259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sv-SE"/>
            </w:rPr>
            <mc:AlternateContent>
              <mc:Choice Requires="wps">
                <w:drawing>
                  <wp:inline distT="0" distB="0" distL="0" distR="0" wp14:anchorId="3E244AE4" wp14:editId="1159DF7A">
                    <wp:extent cx="2019300" cy="444500"/>
                    <wp:effectExtent l="0" t="0" r="0" b="0"/>
                    <wp:docPr id="2" name="AutoShap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19300" cy="444500"/>
                            </a:xfrm>
                            <a:custGeom>
                              <a:avLst/>
                              <a:gdLst/>
                              <a:ahLst/>
                              <a:cxnLst/>
                              <a:rect l="0" t="0" r="r" b="b"/>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inline>
                </w:drawing>
              </mc:Choice>
              <mc:Fallback>
                <w:pict>
                  <v:shape id="AutoShape 22" o:spid="_x0000_s1026" style="width:159pt;height:35pt;visibility:visible;mso-wrap-style:square;mso-left-percent:-10001;mso-top-percent:-10001;mso-position-horizontal:absolute;mso-position-horizontal-relative:char;mso-position-vertical:absolute;mso-position-vertical-relative:line;mso-left-percent:-10001;mso-top-percent:-10001;v-text-anchor:top" coordsize="20000,200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">
                    <w10:anchorlock/>
                  </v:shape>
                </w:pict>
              </mc:Fallback>
            </mc:AlternateContent>
          </w: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44B5B2E6" w14:textId="77777777" w:rsidR="00C45A5E" w:rsidRDefault="00C45A5E">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Dok.beteckning </w:t>
          </w:r>
        </w:p>
      </w:tc>
    </w:tr>
    <w:tr w:rsidR="00C45A5E" w14:paraId="74185F45" w14:textId="77777777">
      <w:trPr>
        <w:cantSplit/>
        <w:trHeight w:val="252"/>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648AD8B3" w14:textId="77777777" w:rsidR="00C45A5E" w:rsidRDefault="00C45A5E">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Målbild och färdplan </w:t>
          </w:r>
        </w:p>
      </w:tc>
      <w:tc>
        <w:tcPr>
          <w:tcW w:w="3236" w:type="dxa"/>
          <w:vMerge/>
          <w:tcBorders>
            <w:top w:val="single" w:sz="8" w:space="0" w:color="000000"/>
            <w:left w:val="none" w:sz="8" w:space="0" w:color="000000"/>
            <w:bottom w:val="single" w:sz="8" w:space="0" w:color="000000"/>
            <w:right w:val="none" w:sz="8" w:space="0" w:color="000000"/>
          </w:tcBorders>
          <w:shd w:val="clear" w:color="auto" w:fill="auto"/>
          <w:tcMar>
            <w:top w:w="0" w:type="dxa"/>
            <w:left w:w="0" w:type="dxa"/>
            <w:bottom w:w="0" w:type="dxa"/>
            <w:right w:w="0" w:type="dxa"/>
          </w:tcMar>
          <w:vAlign w:val="center"/>
        </w:tcPr>
        <w:p w14:paraId="3DA84037" w14:textId="77777777" w:rsidR="00C45A5E" w:rsidRDefault="00C45A5E">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1304"/>
            </w:tabs>
          </w:pP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7AB45B1D" w14:textId="77777777" w:rsidR="00C45A5E" w:rsidRDefault="00C45A5E">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Utgåva PA5</w:t>
          </w:r>
        </w:p>
      </w:tc>
    </w:tr>
    <w:tr w:rsidR="00C45A5E" w14:paraId="4FFE04BF" w14:textId="77777777">
      <w:trPr>
        <w:cantSplit/>
        <w:trHeight w:val="254"/>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660BBE18" w14:textId="77777777" w:rsidR="00C45A5E" w:rsidRDefault="00C45A5E">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CeHis Arkitekturledning</w:t>
          </w:r>
        </w:p>
      </w:tc>
      <w:tc>
        <w:tcPr>
          <w:tcW w:w="3236" w:type="dxa"/>
          <w:vMerge/>
          <w:tcBorders>
            <w:top w:val="singl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vAlign w:val="center"/>
        </w:tcPr>
        <w:p w14:paraId="6B888B70" w14:textId="77777777" w:rsidR="00C45A5E" w:rsidRDefault="00C45A5E">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1304"/>
            </w:tabs>
          </w:pP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705A3707" w14:textId="77777777" w:rsidR="00C45A5E" w:rsidRDefault="00C45A5E">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Sida: </w:t>
          </w:r>
          <w:r>
            <w:fldChar w:fldCharType="begin"/>
          </w:r>
          <w:r>
            <w:instrText xml:space="preserve"> PAGE </w:instrText>
          </w:r>
          <w:r>
            <w:fldChar w:fldCharType="separate"/>
          </w:r>
          <w:r>
            <w:rPr>
              <w:noProof/>
            </w:rPr>
            <w:t>68</w:t>
          </w:r>
          <w:r>
            <w:fldChar w:fldCharType="end"/>
          </w:r>
          <w:r>
            <w:t xml:space="preserve"> (</w:t>
          </w:r>
          <w:fldSimple w:instr=" NUMPAGES ">
            <w:r>
              <w:rPr>
                <w:noProof/>
              </w:rPr>
              <w:t>48</w:t>
            </w:r>
          </w:fldSimple>
          <w:r>
            <w:t>)</w:t>
          </w:r>
        </w:p>
      </w:tc>
    </w:tr>
    <w:tr w:rsidR="00C45A5E" w14:paraId="5D612426" w14:textId="77777777">
      <w:trPr>
        <w:cantSplit/>
        <w:trHeight w:val="265"/>
      </w:trPr>
      <w:tc>
        <w:tcPr>
          <w:tcW w:w="3130"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5F09014E" w14:textId="77777777" w:rsidR="00C45A5E" w:rsidRDefault="00C45A5E" w:rsidP="00F405F7">
          <w:r>
            <w:fldChar w:fldCharType="begin"/>
          </w:r>
          <w:r>
            <w:instrText xml:space="preserve"> DATE \@ "yyyy-MM-dd" </w:instrText>
          </w:r>
          <w:r>
            <w:fldChar w:fldCharType="separate"/>
          </w:r>
          <w:r w:rsidR="00496074">
            <w:t>2015-01-23</w:t>
          </w:r>
          <w:r>
            <w:fldChar w:fldCharType="end"/>
          </w:r>
        </w:p>
      </w:tc>
      <w:tc>
        <w:tcPr>
          <w:tcW w:w="3236"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7783F914" w14:textId="77777777" w:rsidR="00C45A5E" w:rsidRDefault="00C45A5E" w:rsidP="00F405F7"/>
      </w:tc>
      <w:tc>
        <w:tcPr>
          <w:tcW w:w="3132"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1CF77C1D" w14:textId="77777777" w:rsidR="00C45A5E" w:rsidRDefault="00C45A5E" w:rsidP="00F405F7"/>
      </w:tc>
    </w:tr>
  </w:tbl>
  <w:p w14:paraId="72B4A7CF" w14:textId="77777777" w:rsidR="00C45A5E" w:rsidRDefault="00C45A5E" w:rsidP="00F405F7"/>
  <w:p w14:paraId="1796A085" w14:textId="77777777" w:rsidR="00C45A5E" w:rsidRDefault="00C45A5E" w:rsidP="00F405F7"/>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68ED47CB" w14:textId="77777777" w:rsidR="00C45A5E" w:rsidRDefault="00C45A5E" w:rsidP="00757E33">
    <w:pPr>
      <w:tabs>
        <w:tab w:val="left" w:pos="6237"/>
      </w:tabs>
    </w:pPr>
    <w:r>
      <w:rPr>
        <w:lang w:eastAsia="sv-SE"/>
      </w:rPr>
      <w:drawing>
        <wp:anchor distT="0" distB="0" distL="114300" distR="114300" simplePos="0" relativeHeight="251655168" behindDoc="0" locked="1" layoutInCell="0" allowOverlap="1" wp14:anchorId="3FDF0C35" wp14:editId="6AE432A1">
          <wp:simplePos x="0" y="0"/>
          <wp:positionH relativeFrom="page">
            <wp:posOffset>900430</wp:posOffset>
          </wp:positionH>
          <wp:positionV relativeFrom="page">
            <wp:posOffset>539750</wp:posOffset>
          </wp:positionV>
          <wp:extent cx="1552575" cy="285750"/>
          <wp:effectExtent l="0" t="0" r="0" b="0"/>
          <wp:wrapNone/>
          <wp:docPr id="23" name="Bildobjekt 1" descr="Description: eHälsa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1" descr="Description: eHälsa_rgb.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52575" cy="285750"/>
                  </a:xfrm>
                  <a:prstGeom prst="rect">
                    <a:avLst/>
                  </a:prstGeom>
                  <a:noFill/>
                  <a:ln>
                    <a:noFill/>
                  </a:ln>
                </pic:spPr>
              </pic:pic>
            </a:graphicData>
          </a:graphic>
          <wp14:sizeRelH relativeFrom="page">
            <wp14:pctWidth>0</wp14:pctWidth>
          </wp14:sizeRelH>
          <wp14:sizeRelV relativeFrom="page">
            <wp14:pctHeight>0</wp14:pctHeight>
          </wp14:sizeRelV>
        </wp:anchor>
      </w:drawing>
    </w:r>
    <w:r>
      <w:tab/>
    </w:r>
    <w:bookmarkStart w:id="103" w:name="Date"/>
    <w:r>
      <w:t>23 maj 2013</w:t>
    </w:r>
    <w:bookmarkEnd w:id="103"/>
  </w:p>
  <w:p w14:paraId="71E82483" w14:textId="77777777" w:rsidR="00C45A5E" w:rsidRDefault="00C45A5E" w:rsidP="00757E33">
    <w:pPr>
      <w:tabs>
        <w:tab w:val="left" w:pos="6237"/>
      </w:tabs>
    </w:pPr>
    <w:r>
      <w:tab/>
    </w:r>
    <w:bookmarkStart w:id="104" w:name="LDnr"/>
    <w:bookmarkEnd w:id="104"/>
    <w:r>
      <w:t xml:space="preserve"> </w:t>
    </w:r>
    <w:bookmarkStart w:id="105" w:name="Dnr"/>
    <w:bookmarkEnd w:id="105"/>
    <w:r>
      <w:rPr>
        <w:lang w:eastAsia="sv-SE"/>
      </w:rPr>
      <mc:AlternateContent>
        <mc:Choice Requires="wps">
          <w:drawing>
            <wp:anchor distT="0" distB="0" distL="114300" distR="114300" simplePos="0" relativeHeight="251656192" behindDoc="0" locked="0" layoutInCell="1" allowOverlap="1" wp14:anchorId="4F774179" wp14:editId="2D17A9E2">
              <wp:simplePos x="0" y="0"/>
              <wp:positionH relativeFrom="page">
                <wp:posOffset>6430645</wp:posOffset>
              </wp:positionH>
              <wp:positionV relativeFrom="page">
                <wp:posOffset>291465</wp:posOffset>
              </wp:positionV>
              <wp:extent cx="536575" cy="404495"/>
              <wp:effectExtent l="0" t="0" r="0" b="1905"/>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575" cy="404495"/>
                      </a:xfrm>
                      <a:prstGeom prst="rect">
                        <a:avLst/>
                      </a:prstGeom>
                      <a:solidFill>
                        <a:sysClr val="window" lastClr="FFFFFF">
                          <a:lumMod val="100000"/>
                          <a:lumOff val="0"/>
                        </a:sys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32DF65F" w14:textId="77777777" w:rsidR="00C45A5E" w:rsidRPr="00C05223" w:rsidRDefault="00C45A5E" w:rsidP="00757E33">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496074">
                            <w:rPr>
                              <w:sz w:val="16"/>
                              <w:szCs w:val="16"/>
                            </w:rPr>
                            <w:t>33</w:t>
                          </w:r>
                          <w:r w:rsidRPr="00E12C4A">
                            <w:rPr>
                              <w:sz w:val="16"/>
                              <w:szCs w:val="16"/>
                            </w:rPr>
                            <w:fldChar w:fldCharType="end"/>
                          </w:r>
                          <w:r w:rsidRPr="00E12C4A">
                            <w:rPr>
                              <w:sz w:val="16"/>
                              <w:szCs w:val="16"/>
                            </w:rPr>
                            <w:t xml:space="preserve"> (</w:t>
                          </w:r>
                          <w:fldSimple w:instr=" SECTIONPAGES   \* MERGEFORMAT ">
                            <w:r w:rsidR="00496074" w:rsidRPr="00496074">
                              <w:rPr>
                                <w:sz w:val="16"/>
                                <w:szCs w:val="16"/>
                              </w:rPr>
                              <w:t>52</w:t>
                            </w:r>
                          </w:fldSimple>
                          <w:r w:rsidRPr="00E12C4A">
                            <w:rPr>
                              <w:sz w:val="16"/>
                              <w:szCs w:val="16"/>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2" o:spid="_x0000_s1027" type="#_x0000_t202" style="position:absolute;margin-left:506.35pt;margin-top:22.95pt;width:42.25pt;height:31.8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" stroked="f">
              <v:textbox>
                <w:txbxContent>
                  <w:p w14:paraId="032DF65F" w14:textId="77777777" w:rsidR="00C45A5E" w:rsidRPr="00C05223" w:rsidRDefault="00C45A5E" w:rsidP="00757E33">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496074">
                      <w:rPr>
                        <w:sz w:val="16"/>
                        <w:szCs w:val="16"/>
                      </w:rPr>
                      <w:t>33</w:t>
                    </w:r>
                    <w:r w:rsidRPr="00E12C4A">
                      <w:rPr>
                        <w:sz w:val="16"/>
                        <w:szCs w:val="16"/>
                      </w:rPr>
                      <w:fldChar w:fldCharType="end"/>
                    </w:r>
                    <w:r w:rsidRPr="00E12C4A">
                      <w:rPr>
                        <w:sz w:val="16"/>
                        <w:szCs w:val="16"/>
                      </w:rPr>
                      <w:t xml:space="preserve"> (</w:t>
                    </w:r>
                    <w:fldSimple w:instr=" SECTIONPAGES   \* MERGEFORMAT ">
                      <w:r w:rsidR="00496074" w:rsidRPr="00496074">
                        <w:rPr>
                          <w:sz w:val="16"/>
                          <w:szCs w:val="16"/>
                        </w:rPr>
                        <w:t>52</w:t>
                      </w:r>
                    </w:fldSimple>
                    <w:r w:rsidRPr="00E12C4A">
                      <w:rPr>
                        <w:sz w:val="16"/>
                        <w:szCs w:val="16"/>
                      </w:rPr>
                      <w:t>)</w:t>
                    </w:r>
                  </w:p>
                </w:txbxContent>
              </v:textbox>
              <w10:wrap anchorx="page" anchory="page"/>
            </v:shape>
          </w:pict>
        </mc:Fallback>
      </mc:AlternateContent>
    </w:r>
  </w:p>
  <w:p w14:paraId="71CDB9C3" w14:textId="77777777" w:rsidR="00C45A5E" w:rsidRDefault="00C45A5E" w:rsidP="00757E33"/>
  <w:p w14:paraId="7C5C578F" w14:textId="77777777" w:rsidR="00C45A5E" w:rsidRDefault="00C45A5E" w:rsidP="00F405F7">
    <w:bookmarkStart w:id="106" w:name="Radera2"/>
    <w:bookmarkEnd w:id="106"/>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53EB5998" w14:textId="7E415EF1" w:rsidR="00C45A5E" w:rsidRDefault="00C45A5E" w:rsidP="00DC6675">
    <w:pPr>
      <w:tabs>
        <w:tab w:val="left" w:pos="6237"/>
      </w:tabs>
    </w:pPr>
    <w:r>
      <w:tab/>
    </w:r>
    <w:r>
      <w:rPr>
        <w:lang w:eastAsia="sv-SE"/>
      </w:rPr>
      <w:drawing>
        <wp:anchor distT="0" distB="0" distL="114300" distR="114300" simplePos="0" relativeHeight="251657216" behindDoc="0" locked="1" layoutInCell="0" allowOverlap="1" wp14:anchorId="7FDCFE4B" wp14:editId="5C14701E">
          <wp:simplePos x="0" y="0"/>
          <wp:positionH relativeFrom="page">
            <wp:posOffset>900430</wp:posOffset>
          </wp:positionH>
          <wp:positionV relativeFrom="page">
            <wp:posOffset>559435</wp:posOffset>
          </wp:positionV>
          <wp:extent cx="1552575" cy="285750"/>
          <wp:effectExtent l="0" t="0" r="0" b="0"/>
          <wp:wrapNone/>
          <wp:docPr id="21" name="Bildobjekt 1" descr="Description: eHälsa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1" descr="Description: eHälsa_rgb.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52575" cy="285750"/>
                  </a:xfrm>
                  <a:prstGeom prst="rect">
                    <a:avLst/>
                  </a:prstGeom>
                  <a:noFill/>
                  <a:ln>
                    <a:noFill/>
                  </a:ln>
                </pic:spPr>
              </pic:pic>
            </a:graphicData>
          </a:graphic>
          <wp14:sizeRelH relativeFrom="page">
            <wp14:pctWidth>0</wp14:pctWidth>
          </wp14:sizeRelH>
          <wp14:sizeRelV relativeFrom="page">
            <wp14:pctHeight>0</wp14:pctHeight>
          </wp14:sizeRelV>
        </wp:anchor>
      </w:drawing>
    </w:r>
    <w:r>
      <w:tab/>
      <w:t>10 september 2014</w:t>
    </w:r>
  </w:p>
  <w:p w14:paraId="06D8EC3F" w14:textId="77777777" w:rsidR="00C45A5E" w:rsidRDefault="00C45A5E" w:rsidP="00DC6675">
    <w:pPr>
      <w:tabs>
        <w:tab w:val="left" w:pos="6237"/>
      </w:tabs>
    </w:pPr>
    <w:r>
      <w:tab/>
      <w:t xml:space="preserve"> </w:t>
    </w:r>
  </w:p>
  <w:p w14:paraId="4AEBE010" w14:textId="77777777" w:rsidR="00C45A5E" w:rsidRDefault="00C45A5E" w:rsidP="00DC6675">
    <w:r>
      <w:rPr>
        <w:lang w:eastAsia="sv-SE"/>
      </w:rPr>
      <mc:AlternateContent>
        <mc:Choice Requires="wps">
          <w:drawing>
            <wp:anchor distT="0" distB="0" distL="114300" distR="114300" simplePos="0" relativeHeight="251658240" behindDoc="0" locked="0" layoutInCell="1" allowOverlap="1" wp14:anchorId="171E05E5" wp14:editId="75D4D13E">
              <wp:simplePos x="0" y="0"/>
              <wp:positionH relativeFrom="page">
                <wp:posOffset>6583045</wp:posOffset>
              </wp:positionH>
              <wp:positionV relativeFrom="page">
                <wp:posOffset>443865</wp:posOffset>
              </wp:positionV>
              <wp:extent cx="536575" cy="404495"/>
              <wp:effectExtent l="0" t="0" r="0" b="1905"/>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575" cy="404495"/>
                      </a:xfrm>
                      <a:prstGeom prst="rect">
                        <a:avLst/>
                      </a:prstGeom>
                      <a:solidFill>
                        <a:sysClr val="window" lastClr="FFFFFF">
                          <a:lumMod val="100000"/>
                          <a:lumOff val="0"/>
                        </a:sys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9186F2" w14:textId="77777777" w:rsidR="00C45A5E" w:rsidRPr="00C05223" w:rsidRDefault="00C45A5E" w:rsidP="00DC6675">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496074">
                            <w:rPr>
                              <w:sz w:val="16"/>
                              <w:szCs w:val="16"/>
                            </w:rPr>
                            <w:t>1</w:t>
                          </w:r>
                          <w:r w:rsidRPr="00E12C4A">
                            <w:rPr>
                              <w:sz w:val="16"/>
                              <w:szCs w:val="16"/>
                            </w:rPr>
                            <w:fldChar w:fldCharType="end"/>
                          </w:r>
                          <w:r w:rsidRPr="00E12C4A">
                            <w:rPr>
                              <w:sz w:val="16"/>
                              <w:szCs w:val="16"/>
                            </w:rPr>
                            <w:t xml:space="preserve"> (</w:t>
                          </w:r>
                          <w:fldSimple w:instr=" SECTIONPAGES   \* MERGEFORMAT ">
                            <w:r w:rsidR="00496074" w:rsidRPr="00496074">
                              <w:rPr>
                                <w:sz w:val="16"/>
                                <w:szCs w:val="16"/>
                              </w:rPr>
                              <w:t>1</w:t>
                            </w:r>
                          </w:fldSimple>
                          <w:r w:rsidRPr="00E12C4A">
                            <w:rPr>
                              <w:sz w:val="16"/>
                              <w:szCs w:val="16"/>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_x0000_s1028" type="#_x0000_t202" style="position:absolute;margin-left:518.35pt;margin-top:34.95pt;width:42.25pt;height:31.8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" stroked="f">
              <v:textbox>
                <w:txbxContent>
                  <w:p w14:paraId="699186F2" w14:textId="77777777" w:rsidR="00C45A5E" w:rsidRPr="00C05223" w:rsidRDefault="00C45A5E" w:rsidP="00DC6675">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496074">
                      <w:rPr>
                        <w:sz w:val="16"/>
                        <w:szCs w:val="16"/>
                      </w:rPr>
                      <w:t>1</w:t>
                    </w:r>
                    <w:r w:rsidRPr="00E12C4A">
                      <w:rPr>
                        <w:sz w:val="16"/>
                        <w:szCs w:val="16"/>
                      </w:rPr>
                      <w:fldChar w:fldCharType="end"/>
                    </w:r>
                    <w:r w:rsidRPr="00E12C4A">
                      <w:rPr>
                        <w:sz w:val="16"/>
                        <w:szCs w:val="16"/>
                      </w:rPr>
                      <w:t xml:space="preserve"> (</w:t>
                    </w:r>
                    <w:fldSimple w:instr=" SECTIONPAGES   \* MERGEFORMAT ">
                      <w:r w:rsidR="00496074" w:rsidRPr="00496074">
                        <w:rPr>
                          <w:sz w:val="16"/>
                          <w:szCs w:val="16"/>
                        </w:rPr>
                        <w:t>1</w:t>
                      </w:r>
                    </w:fldSimple>
                    <w:r w:rsidRPr="00E12C4A">
                      <w:rPr>
                        <w:sz w:val="16"/>
                        <w:szCs w:val="16"/>
                      </w:rPr>
                      <w:t>)</w:t>
                    </w:r>
                  </w:p>
                </w:txbxContent>
              </v:textbox>
              <w10:wrap anchorx="page" anchory="page"/>
            </v:shape>
          </w:pict>
        </mc:Fallback>
      </mc:AlternateContent>
    </w:r>
  </w:p>
  <w:tbl>
    <w:tblPr>
      <w:tblW w:w="9180" w:type="dxa"/>
      <w:tblLayout w:type="fixed"/>
      <w:tblLook w:val="04A0" w:firstRow="1" w:lastRow="0" w:firstColumn="1" w:lastColumn="0" w:noHBand="0" w:noVBand="1"/>
    </w:tblPr>
    <w:tblGrid>
      <w:gridCol w:w="956"/>
      <w:gridCol w:w="1199"/>
      <w:gridCol w:w="4049"/>
      <w:gridCol w:w="2976"/>
    </w:tblGrid>
    <w:tr w:rsidR="00C45A5E" w:rsidRPr="0024387D" w14:paraId="390AC9C3" w14:textId="77777777" w:rsidTr="004E458B">
      <w:tc>
        <w:tcPr>
          <w:tcW w:w="2155" w:type="dxa"/>
          <w:gridSpan w:val="2"/>
        </w:tcPr>
        <w:p w14:paraId="55FFA1F9" w14:textId="77777777" w:rsidR="00C45A5E" w:rsidRPr="0024387D" w:rsidRDefault="00C45A5E" w:rsidP="004E458B">
          <w:pPr>
            <w:pStyle w:val="Sidhuvud"/>
            <w:rPr>
              <w:rFonts w:cs="Georgia"/>
              <w:sz w:val="14"/>
              <w:szCs w:val="14"/>
            </w:rPr>
          </w:pPr>
          <w:r w:rsidRPr="0024387D">
            <w:rPr>
              <w:rFonts w:cs="Georgia"/>
              <w:sz w:val="14"/>
              <w:szCs w:val="14"/>
            </w:rPr>
            <w:t>Center för eHälsa i samverkan</w:t>
          </w:r>
        </w:p>
        <w:p w14:paraId="4AF5B755" w14:textId="77777777" w:rsidR="00C45A5E" w:rsidRPr="0024387D" w:rsidRDefault="00C45A5E" w:rsidP="004E458B">
          <w:pPr>
            <w:pStyle w:val="Sidhuvud"/>
            <w:rPr>
              <w:rFonts w:cs="Georgia"/>
              <w:sz w:val="12"/>
              <w:szCs w:val="12"/>
            </w:rPr>
          </w:pPr>
          <w:r w:rsidRPr="0024387D">
            <w:rPr>
              <w:rFonts w:cs="Georgia"/>
              <w:sz w:val="12"/>
              <w:szCs w:val="12"/>
            </w:rPr>
            <w:t>Hornsgatan 20, 118 82 Stockholm</w:t>
          </w:r>
        </w:p>
        <w:p w14:paraId="4F87049B" w14:textId="77777777" w:rsidR="00C45A5E" w:rsidRPr="0024387D" w:rsidRDefault="00C45A5E" w:rsidP="004E458B">
          <w:pPr>
            <w:pStyle w:val="Sidhuvud"/>
            <w:rPr>
              <w:rFonts w:cs="Georgia"/>
              <w:sz w:val="12"/>
              <w:szCs w:val="12"/>
            </w:rPr>
          </w:pPr>
          <w:r>
            <w:rPr>
              <w:rFonts w:cs="Georgia"/>
              <w:sz w:val="12"/>
              <w:szCs w:val="12"/>
            </w:rPr>
            <w:t>Vxl: 08-452 70 00</w:t>
          </w:r>
        </w:p>
        <w:p w14:paraId="09C88827" w14:textId="77777777" w:rsidR="00C45A5E" w:rsidRDefault="00C45A5E" w:rsidP="004E458B">
          <w:pPr>
            <w:pStyle w:val="Sidhuvud"/>
            <w:rPr>
              <w:rFonts w:cs="Georgia"/>
              <w:sz w:val="12"/>
              <w:szCs w:val="12"/>
            </w:rPr>
          </w:pPr>
          <w:r>
            <w:rPr>
              <w:rFonts w:cs="Georgia"/>
              <w:sz w:val="12"/>
              <w:szCs w:val="12"/>
            </w:rPr>
            <w:t>Tel:</w:t>
          </w:r>
          <w:r w:rsidRPr="0024387D">
            <w:rPr>
              <w:rFonts w:cs="Georgia"/>
              <w:sz w:val="12"/>
              <w:szCs w:val="12"/>
            </w:rPr>
            <w:t xml:space="preserve"> </w:t>
          </w:r>
          <w:r>
            <w:rPr>
              <w:rFonts w:cs="Georgia"/>
              <w:sz w:val="12"/>
              <w:szCs w:val="12"/>
            </w:rPr>
            <w:t xml:space="preserve"> </w:t>
          </w:r>
        </w:p>
        <w:p w14:paraId="6D1BEB79" w14:textId="77777777" w:rsidR="00C45A5E" w:rsidRPr="0024387D" w:rsidRDefault="00C45A5E" w:rsidP="004E458B">
          <w:pPr>
            <w:pStyle w:val="Sidhuvud"/>
            <w:rPr>
              <w:rFonts w:cs="Georgia"/>
              <w:sz w:val="12"/>
              <w:szCs w:val="12"/>
            </w:rPr>
          </w:pPr>
          <w:r w:rsidRPr="0024387D">
            <w:rPr>
              <w:rFonts w:cs="Georgia"/>
              <w:sz w:val="12"/>
              <w:szCs w:val="12"/>
            </w:rPr>
            <w:t xml:space="preserve"> </w:t>
          </w:r>
        </w:p>
        <w:p w14:paraId="632580B5" w14:textId="77777777" w:rsidR="00C45A5E" w:rsidRDefault="00C45A5E" w:rsidP="004E458B">
          <w:pPr>
            <w:pStyle w:val="Sidhuvud"/>
            <w:rPr>
              <w:rFonts w:cs="Georgia"/>
              <w:sz w:val="12"/>
              <w:szCs w:val="12"/>
            </w:rPr>
          </w:pPr>
        </w:p>
        <w:p w14:paraId="30C7946B" w14:textId="11441B07" w:rsidR="00C45A5E" w:rsidRPr="0024387D" w:rsidRDefault="00C45A5E" w:rsidP="004E458B">
          <w:pPr>
            <w:pStyle w:val="Sidhuvud"/>
            <w:rPr>
              <w:rFonts w:cs="Georgia"/>
              <w:sz w:val="12"/>
              <w:szCs w:val="12"/>
            </w:rPr>
          </w:pPr>
          <w:r>
            <w:rPr>
              <w:rFonts w:cs="Georgia"/>
              <w:sz w:val="12"/>
              <w:szCs w:val="12"/>
            </w:rPr>
            <w:t>Mats Ekhammar</w:t>
          </w:r>
        </w:p>
        <w:p w14:paraId="73959F97" w14:textId="77777777" w:rsidR="00C45A5E" w:rsidRPr="0024387D" w:rsidRDefault="00C45A5E" w:rsidP="004E458B">
          <w:pPr>
            <w:pStyle w:val="Sidhuvud"/>
            <w:rPr>
              <w:rFonts w:cs="Georgia"/>
              <w:sz w:val="12"/>
              <w:szCs w:val="12"/>
            </w:rPr>
          </w:pPr>
        </w:p>
      </w:tc>
      <w:tc>
        <w:tcPr>
          <w:tcW w:w="4049" w:type="dxa"/>
        </w:tcPr>
        <w:p w14:paraId="4E185213" w14:textId="77777777" w:rsidR="00C45A5E" w:rsidRPr="0024387D" w:rsidRDefault="00C45A5E" w:rsidP="004E458B">
          <w:pPr>
            <w:pStyle w:val="Sidhuvud"/>
            <w:rPr>
              <w:rFonts w:cs="Georgia"/>
              <w:sz w:val="14"/>
              <w:szCs w:val="14"/>
            </w:rPr>
          </w:pPr>
        </w:p>
      </w:tc>
      <w:tc>
        <w:tcPr>
          <w:tcW w:w="2976" w:type="dxa"/>
        </w:tcPr>
        <w:p w14:paraId="1611843D" w14:textId="77777777" w:rsidR="00C45A5E" w:rsidRDefault="00C45A5E" w:rsidP="004E458B">
          <w:r>
            <w:t xml:space="preserve"> </w:t>
          </w:r>
        </w:p>
      </w:tc>
    </w:tr>
    <w:tr w:rsidR="00C45A5E" w:rsidRPr="00F456CC" w14:paraId="53B6861E" w14:textId="77777777" w:rsidTr="004E458B">
      <w:tc>
        <w:tcPr>
          <w:tcW w:w="956" w:type="dxa"/>
          <w:tcBorders>
            <w:right w:val="single" w:sz="4" w:space="0" w:color="auto"/>
          </w:tcBorders>
        </w:tcPr>
        <w:p w14:paraId="6DEB211E" w14:textId="77777777" w:rsidR="00C45A5E" w:rsidRPr="00F456CC" w:rsidRDefault="00C45A5E" w:rsidP="004E458B">
          <w:pPr>
            <w:pStyle w:val="Sidhuvud"/>
            <w:rPr>
              <w:rFonts w:cs="Georgia"/>
              <w:sz w:val="12"/>
              <w:szCs w:val="12"/>
            </w:rPr>
          </w:pPr>
          <w:r w:rsidRPr="00F456CC">
            <w:rPr>
              <w:rFonts w:cs="Georgia"/>
              <w:sz w:val="12"/>
              <w:szCs w:val="12"/>
            </w:rPr>
            <w:t>www.cehis.se</w:t>
          </w:r>
        </w:p>
      </w:tc>
      <w:tc>
        <w:tcPr>
          <w:tcW w:w="1199" w:type="dxa"/>
          <w:tcBorders>
            <w:left w:val="single" w:sz="4" w:space="0" w:color="auto"/>
          </w:tcBorders>
        </w:tcPr>
        <w:p w14:paraId="70626F96" w14:textId="77777777" w:rsidR="00C45A5E" w:rsidRPr="00F456CC" w:rsidRDefault="00C45A5E" w:rsidP="004E458B">
          <w:pPr>
            <w:pStyle w:val="Sidhuvud"/>
            <w:rPr>
              <w:rFonts w:cs="Georgia"/>
              <w:sz w:val="12"/>
              <w:szCs w:val="12"/>
            </w:rPr>
          </w:pPr>
          <w:r w:rsidRPr="002C11AF">
            <w:rPr>
              <w:rFonts w:cs="Georgia"/>
              <w:sz w:val="12"/>
              <w:szCs w:val="12"/>
            </w:rPr>
            <w:t>info@cehis.se</w:t>
          </w:r>
        </w:p>
      </w:tc>
      <w:tc>
        <w:tcPr>
          <w:tcW w:w="4049" w:type="dxa"/>
        </w:tcPr>
        <w:p w14:paraId="0B5FB8B8" w14:textId="77777777" w:rsidR="00C45A5E" w:rsidRPr="002C11AF" w:rsidRDefault="00C45A5E" w:rsidP="004E458B">
          <w:pPr>
            <w:pStyle w:val="Sidhuvud"/>
            <w:rPr>
              <w:rFonts w:cs="Georgia"/>
              <w:sz w:val="12"/>
              <w:szCs w:val="12"/>
            </w:rPr>
          </w:pPr>
        </w:p>
      </w:tc>
      <w:tc>
        <w:tcPr>
          <w:tcW w:w="2976" w:type="dxa"/>
        </w:tcPr>
        <w:p w14:paraId="723E1B9F" w14:textId="77777777" w:rsidR="00C45A5E" w:rsidRPr="002C11AF" w:rsidRDefault="00C45A5E" w:rsidP="004E458B">
          <w:pPr>
            <w:pStyle w:val="Sidhuvud"/>
            <w:rPr>
              <w:rFonts w:cs="Georgia"/>
              <w:sz w:val="12"/>
              <w:szCs w:val="12"/>
            </w:rPr>
          </w:pPr>
        </w:p>
      </w:tc>
    </w:tr>
  </w:tbl>
  <w:p w14:paraId="1C440158" w14:textId="77777777" w:rsidR="00C45A5E" w:rsidRDefault="00C45A5E" w:rsidP="00DC6675">
    <w:pPr>
      <w:pStyle w:val="Sidhuvud"/>
      <w:tabs>
        <w:tab w:val="clear" w:pos="4320"/>
        <w:tab w:val="clear" w:pos="8640"/>
        <w:tab w:val="left" w:pos="3854"/>
      </w:tabs>
    </w:pPr>
  </w:p>
  <w:p w14:paraId="77F45BA4" w14:textId="77777777" w:rsidR="00C45A5E" w:rsidRDefault="00C45A5E" w:rsidP="00DC6675">
    <w:pPr>
      <w:pStyle w:val="Sidhuvud"/>
      <w:tabs>
        <w:tab w:val="clear" w:pos="4320"/>
        <w:tab w:val="clear" w:pos="8640"/>
        <w:tab w:val="left" w:pos="3854"/>
      </w:tabs>
    </w:pPr>
  </w:p>
  <w:p w14:paraId="746C9823" w14:textId="77777777" w:rsidR="00C45A5E" w:rsidRDefault="00C45A5E" w:rsidP="00DC6675">
    <w:pPr>
      <w:pStyle w:val="Sidhuvud"/>
      <w:tabs>
        <w:tab w:val="clear" w:pos="4320"/>
        <w:tab w:val="clear" w:pos="8640"/>
        <w:tab w:val="left" w:pos="3854"/>
      </w:tabs>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61A8D73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000004"/>
    <w:multiLevelType w:val="multilevel"/>
    <w:tmpl w:val="894EE876"/>
    <w:styleLink w:val="List51"/>
    <w:lvl w:ilvl="0">
      <w:start w:val="1"/>
      <w:numFmt w:val="bullet"/>
      <w:lvlText w:val=""/>
      <w:lvlJc w:val="left"/>
      <w:pPr>
        <w:tabs>
          <w:tab w:val="num" w:pos="360"/>
        </w:tabs>
        <w:ind w:left="360" w:firstLine="927"/>
      </w:pPr>
      <w:rPr>
        <w:rFonts w:ascii="Wingdings" w:eastAsia="ヒラギノ角ゴ Pro W3" w:hAnsi="Wingdings" w:hint="default"/>
        <w:color w:val="000000"/>
        <w:position w:val="0"/>
        <w:sz w:val="24"/>
      </w:rPr>
    </w:lvl>
    <w:lvl w:ilvl="1">
      <w:start w:val="1"/>
      <w:numFmt w:val="bullet"/>
      <w:lvlText w:val="o"/>
      <w:lvlJc w:val="left"/>
      <w:pPr>
        <w:tabs>
          <w:tab w:val="num" w:pos="360"/>
        </w:tabs>
        <w:ind w:left="360" w:firstLine="1647"/>
      </w:pPr>
      <w:rPr>
        <w:rFonts w:ascii="Courier New" w:eastAsia="ヒラギノ角ゴ Pro W3" w:hAnsi="Courier New" w:hint="default"/>
        <w:color w:val="000000"/>
        <w:position w:val="0"/>
        <w:sz w:val="24"/>
      </w:rPr>
    </w:lvl>
    <w:lvl w:ilvl="2">
      <w:start w:val="1"/>
      <w:numFmt w:val="bullet"/>
      <w:lvlText w:val=""/>
      <w:lvlJc w:val="left"/>
      <w:pPr>
        <w:tabs>
          <w:tab w:val="num" w:pos="360"/>
        </w:tabs>
        <w:ind w:left="360" w:firstLine="2367"/>
      </w:pPr>
      <w:rPr>
        <w:rFonts w:ascii="Wingdings" w:eastAsia="ヒラギノ角ゴ Pro W3" w:hAnsi="Wingdings" w:hint="default"/>
        <w:color w:val="000000"/>
        <w:position w:val="0"/>
        <w:sz w:val="24"/>
      </w:rPr>
    </w:lvl>
    <w:lvl w:ilvl="3">
      <w:start w:val="1"/>
      <w:numFmt w:val="bullet"/>
      <w:lvlText w:val="·"/>
      <w:lvlJc w:val="left"/>
      <w:pPr>
        <w:tabs>
          <w:tab w:val="num" w:pos="360"/>
        </w:tabs>
        <w:ind w:left="360" w:firstLine="3087"/>
      </w:pPr>
      <w:rPr>
        <w:rFonts w:ascii="Lucida Grande" w:eastAsia="ヒラギノ角ゴ Pro W3" w:hAnsi="Symbol" w:hint="default"/>
        <w:color w:val="000000"/>
        <w:position w:val="0"/>
        <w:sz w:val="24"/>
      </w:rPr>
    </w:lvl>
    <w:lvl w:ilvl="4">
      <w:start w:val="1"/>
      <w:numFmt w:val="bullet"/>
      <w:lvlText w:val="o"/>
      <w:lvlJc w:val="left"/>
      <w:pPr>
        <w:tabs>
          <w:tab w:val="num" w:pos="360"/>
        </w:tabs>
        <w:ind w:left="360" w:firstLine="3807"/>
      </w:pPr>
      <w:rPr>
        <w:rFonts w:ascii="Courier New" w:eastAsia="ヒラギノ角ゴ Pro W3" w:hAnsi="Courier New" w:hint="default"/>
        <w:color w:val="000000"/>
        <w:position w:val="0"/>
        <w:sz w:val="24"/>
      </w:rPr>
    </w:lvl>
    <w:lvl w:ilvl="5">
      <w:start w:val="1"/>
      <w:numFmt w:val="bullet"/>
      <w:lvlText w:val=""/>
      <w:lvlJc w:val="left"/>
      <w:pPr>
        <w:tabs>
          <w:tab w:val="num" w:pos="360"/>
        </w:tabs>
        <w:ind w:left="360" w:firstLine="4527"/>
      </w:pPr>
      <w:rPr>
        <w:rFonts w:ascii="Wingdings" w:eastAsia="ヒラギノ角ゴ Pro W3" w:hAnsi="Wingdings" w:hint="default"/>
        <w:color w:val="000000"/>
        <w:position w:val="0"/>
        <w:sz w:val="24"/>
      </w:rPr>
    </w:lvl>
    <w:lvl w:ilvl="6">
      <w:start w:val="1"/>
      <w:numFmt w:val="bullet"/>
      <w:lvlText w:val="·"/>
      <w:lvlJc w:val="left"/>
      <w:pPr>
        <w:tabs>
          <w:tab w:val="num" w:pos="360"/>
        </w:tabs>
        <w:ind w:left="360" w:firstLine="5247"/>
      </w:pPr>
      <w:rPr>
        <w:rFonts w:ascii="Lucida Grande" w:eastAsia="ヒラギノ角ゴ Pro W3" w:hAnsi="Symbol" w:hint="default"/>
        <w:color w:val="000000"/>
        <w:position w:val="0"/>
        <w:sz w:val="24"/>
      </w:rPr>
    </w:lvl>
    <w:lvl w:ilvl="7">
      <w:start w:val="1"/>
      <w:numFmt w:val="bullet"/>
      <w:lvlText w:val="o"/>
      <w:lvlJc w:val="left"/>
      <w:pPr>
        <w:tabs>
          <w:tab w:val="num" w:pos="360"/>
        </w:tabs>
        <w:ind w:left="360" w:firstLine="5967"/>
      </w:pPr>
      <w:rPr>
        <w:rFonts w:ascii="Courier New" w:eastAsia="ヒラギノ角ゴ Pro W3" w:hAnsi="Courier New" w:hint="default"/>
        <w:color w:val="000000"/>
        <w:position w:val="0"/>
        <w:sz w:val="24"/>
      </w:rPr>
    </w:lvl>
    <w:lvl w:ilvl="8">
      <w:start w:val="1"/>
      <w:numFmt w:val="bullet"/>
      <w:lvlText w:val=""/>
      <w:lvlJc w:val="left"/>
      <w:pPr>
        <w:tabs>
          <w:tab w:val="num" w:pos="360"/>
        </w:tabs>
        <w:ind w:left="360" w:firstLine="6687"/>
      </w:pPr>
      <w:rPr>
        <w:rFonts w:ascii="Wingdings" w:eastAsia="ヒラギノ角ゴ Pro W3" w:hAnsi="Wingdings" w:hint="default"/>
        <w:color w:val="000000"/>
        <w:position w:val="0"/>
        <w:sz w:val="24"/>
      </w:rPr>
    </w:lvl>
  </w:abstractNum>
  <w:abstractNum w:abstractNumId="2">
    <w:nsid w:val="00000009"/>
    <w:multiLevelType w:val="multilevel"/>
    <w:tmpl w:val="894EE87B"/>
    <w:styleLink w:val="List8"/>
    <w:lvl w:ilvl="0">
      <w:start w:val="1"/>
      <w:numFmt w:val="bullet"/>
      <w:lvlText w:val="o"/>
      <w:lvlJc w:val="left"/>
      <w:pPr>
        <w:tabs>
          <w:tab w:val="num" w:pos="360"/>
        </w:tabs>
        <w:ind w:left="360" w:firstLine="927"/>
      </w:pPr>
      <w:rPr>
        <w:rFonts w:ascii="Courier New" w:eastAsia="ヒラギノ角ゴ Pro W3" w:hAnsi="Courier New" w:hint="default"/>
        <w:color w:val="000000"/>
        <w:position w:val="0"/>
        <w:sz w:val="24"/>
      </w:rPr>
    </w:lvl>
    <w:lvl w:ilvl="1">
      <w:start w:val="1"/>
      <w:numFmt w:val="bullet"/>
      <w:lvlText w:val="o"/>
      <w:lvlJc w:val="left"/>
      <w:pPr>
        <w:tabs>
          <w:tab w:val="num" w:pos="360"/>
        </w:tabs>
        <w:ind w:left="360" w:firstLine="1647"/>
      </w:pPr>
      <w:rPr>
        <w:rFonts w:ascii="Courier New" w:eastAsia="ヒラギノ角ゴ Pro W3" w:hAnsi="Courier New" w:hint="default"/>
        <w:color w:val="000000"/>
        <w:position w:val="0"/>
        <w:sz w:val="24"/>
      </w:rPr>
    </w:lvl>
    <w:lvl w:ilvl="2">
      <w:start w:val="1"/>
      <w:numFmt w:val="bullet"/>
      <w:lvlText w:val=""/>
      <w:lvlJc w:val="left"/>
      <w:pPr>
        <w:tabs>
          <w:tab w:val="num" w:pos="360"/>
        </w:tabs>
        <w:ind w:left="360" w:firstLine="2367"/>
      </w:pPr>
      <w:rPr>
        <w:rFonts w:ascii="Wingdings" w:eastAsia="ヒラギノ角ゴ Pro W3" w:hAnsi="Wingdings" w:hint="default"/>
        <w:color w:val="000000"/>
        <w:position w:val="0"/>
        <w:sz w:val="24"/>
      </w:rPr>
    </w:lvl>
    <w:lvl w:ilvl="3">
      <w:start w:val="1"/>
      <w:numFmt w:val="bullet"/>
      <w:lvlText w:val="·"/>
      <w:lvlJc w:val="left"/>
      <w:pPr>
        <w:tabs>
          <w:tab w:val="num" w:pos="360"/>
        </w:tabs>
        <w:ind w:left="360" w:firstLine="3087"/>
      </w:pPr>
      <w:rPr>
        <w:rFonts w:ascii="Lucida Grande" w:eastAsia="ヒラギノ角ゴ Pro W3" w:hAnsi="Symbol" w:hint="default"/>
        <w:color w:val="000000"/>
        <w:position w:val="0"/>
        <w:sz w:val="24"/>
      </w:rPr>
    </w:lvl>
    <w:lvl w:ilvl="4">
      <w:start w:val="1"/>
      <w:numFmt w:val="bullet"/>
      <w:lvlText w:val="o"/>
      <w:lvlJc w:val="left"/>
      <w:pPr>
        <w:tabs>
          <w:tab w:val="num" w:pos="360"/>
        </w:tabs>
        <w:ind w:left="360" w:firstLine="3807"/>
      </w:pPr>
      <w:rPr>
        <w:rFonts w:ascii="Courier New" w:eastAsia="ヒラギノ角ゴ Pro W3" w:hAnsi="Courier New" w:hint="default"/>
        <w:color w:val="000000"/>
        <w:position w:val="0"/>
        <w:sz w:val="24"/>
      </w:rPr>
    </w:lvl>
    <w:lvl w:ilvl="5">
      <w:start w:val="1"/>
      <w:numFmt w:val="bullet"/>
      <w:lvlText w:val=""/>
      <w:lvlJc w:val="left"/>
      <w:pPr>
        <w:tabs>
          <w:tab w:val="num" w:pos="360"/>
        </w:tabs>
        <w:ind w:left="360" w:firstLine="4527"/>
      </w:pPr>
      <w:rPr>
        <w:rFonts w:ascii="Wingdings" w:eastAsia="ヒラギノ角ゴ Pro W3" w:hAnsi="Wingdings" w:hint="default"/>
        <w:color w:val="000000"/>
        <w:position w:val="0"/>
        <w:sz w:val="24"/>
      </w:rPr>
    </w:lvl>
    <w:lvl w:ilvl="6">
      <w:start w:val="1"/>
      <w:numFmt w:val="bullet"/>
      <w:lvlText w:val="·"/>
      <w:lvlJc w:val="left"/>
      <w:pPr>
        <w:tabs>
          <w:tab w:val="num" w:pos="360"/>
        </w:tabs>
        <w:ind w:left="360" w:firstLine="5247"/>
      </w:pPr>
      <w:rPr>
        <w:rFonts w:ascii="Lucida Grande" w:eastAsia="ヒラギノ角ゴ Pro W3" w:hAnsi="Symbol" w:hint="default"/>
        <w:color w:val="000000"/>
        <w:position w:val="0"/>
        <w:sz w:val="24"/>
      </w:rPr>
    </w:lvl>
    <w:lvl w:ilvl="7">
      <w:start w:val="1"/>
      <w:numFmt w:val="bullet"/>
      <w:lvlText w:val="o"/>
      <w:lvlJc w:val="left"/>
      <w:pPr>
        <w:tabs>
          <w:tab w:val="num" w:pos="360"/>
        </w:tabs>
        <w:ind w:left="360" w:firstLine="5967"/>
      </w:pPr>
      <w:rPr>
        <w:rFonts w:ascii="Courier New" w:eastAsia="ヒラギノ角ゴ Pro W3" w:hAnsi="Courier New" w:hint="default"/>
        <w:color w:val="000000"/>
        <w:position w:val="0"/>
        <w:sz w:val="24"/>
      </w:rPr>
    </w:lvl>
    <w:lvl w:ilvl="8">
      <w:start w:val="1"/>
      <w:numFmt w:val="bullet"/>
      <w:lvlText w:val=""/>
      <w:lvlJc w:val="left"/>
      <w:pPr>
        <w:tabs>
          <w:tab w:val="num" w:pos="360"/>
        </w:tabs>
        <w:ind w:left="360" w:firstLine="6687"/>
      </w:pPr>
      <w:rPr>
        <w:rFonts w:ascii="Wingdings" w:eastAsia="ヒラギノ角ゴ Pro W3" w:hAnsi="Wingdings" w:hint="default"/>
        <w:color w:val="000000"/>
        <w:position w:val="0"/>
        <w:sz w:val="24"/>
      </w:rPr>
    </w:lvl>
  </w:abstractNum>
  <w:abstractNum w:abstractNumId="3">
    <w:nsid w:val="00000010"/>
    <w:multiLevelType w:val="multilevel"/>
    <w:tmpl w:val="894EE882"/>
    <w:styleLink w:val="List14"/>
    <w:lvl w:ilvl="0">
      <w:start w:val="1"/>
      <w:numFmt w:val="decimal"/>
      <w:isLgl/>
      <w:lvlText w:val="%1."/>
      <w:lvlJc w:val="left"/>
      <w:pPr>
        <w:tabs>
          <w:tab w:val="num" w:pos="360"/>
        </w:tabs>
        <w:ind w:left="360" w:firstLine="567"/>
      </w:pPr>
      <w:rPr>
        <w:rFonts w:hint="default"/>
        <w:color w:val="000000"/>
        <w:spacing w:val="0"/>
        <w:position w:val="0"/>
        <w:sz w:val="24"/>
      </w:rPr>
    </w:lvl>
    <w:lvl w:ilvl="1">
      <w:start w:val="1"/>
      <w:numFmt w:val="bullet"/>
      <w:lvlText w:val="o"/>
      <w:lvlJc w:val="left"/>
      <w:pPr>
        <w:tabs>
          <w:tab w:val="num" w:pos="360"/>
        </w:tabs>
        <w:ind w:left="360" w:firstLine="1080"/>
      </w:pPr>
      <w:rPr>
        <w:rFonts w:ascii="Courier New" w:eastAsia="ヒラギノ角ゴ Pro W3" w:hAnsi="Courier New" w:hint="default"/>
        <w:color w:val="000000"/>
        <w:position w:val="0"/>
        <w:sz w:val="24"/>
      </w:rPr>
    </w:lvl>
    <w:lvl w:ilvl="2">
      <w:start w:val="1"/>
      <w:numFmt w:val="bullet"/>
      <w:lvlText w:val=""/>
      <w:lvlJc w:val="left"/>
      <w:pPr>
        <w:tabs>
          <w:tab w:val="num" w:pos="360"/>
        </w:tabs>
        <w:ind w:left="360" w:firstLine="1800"/>
      </w:pPr>
      <w:rPr>
        <w:rFonts w:ascii="Wingdings" w:eastAsia="ヒラギノ角ゴ Pro W3" w:hAnsi="Wingdings" w:hint="default"/>
        <w:color w:val="000000"/>
        <w:position w:val="0"/>
        <w:sz w:val="24"/>
      </w:rPr>
    </w:lvl>
    <w:lvl w:ilvl="3">
      <w:start w:val="1"/>
      <w:numFmt w:val="bullet"/>
      <w:lvlText w:val="·"/>
      <w:lvlJc w:val="left"/>
      <w:pPr>
        <w:tabs>
          <w:tab w:val="num" w:pos="360"/>
        </w:tabs>
        <w:ind w:left="360" w:firstLine="2520"/>
      </w:pPr>
      <w:rPr>
        <w:rFonts w:ascii="Lucida Grande" w:eastAsia="ヒラギノ角ゴ Pro W3" w:hAnsi="Symbol" w:hint="default"/>
        <w:color w:val="000000"/>
        <w:position w:val="0"/>
        <w:sz w:val="24"/>
      </w:rPr>
    </w:lvl>
    <w:lvl w:ilvl="4">
      <w:start w:val="1"/>
      <w:numFmt w:val="bullet"/>
      <w:lvlText w:val="o"/>
      <w:lvlJc w:val="left"/>
      <w:pPr>
        <w:tabs>
          <w:tab w:val="num" w:pos="360"/>
        </w:tabs>
        <w:ind w:left="360" w:firstLine="3240"/>
      </w:pPr>
      <w:rPr>
        <w:rFonts w:ascii="Courier New" w:eastAsia="ヒラギノ角ゴ Pro W3" w:hAnsi="Courier New" w:hint="default"/>
        <w:color w:val="000000"/>
        <w:position w:val="0"/>
        <w:sz w:val="24"/>
      </w:rPr>
    </w:lvl>
    <w:lvl w:ilvl="5">
      <w:start w:val="1"/>
      <w:numFmt w:val="bullet"/>
      <w:lvlText w:val=""/>
      <w:lvlJc w:val="left"/>
      <w:pPr>
        <w:tabs>
          <w:tab w:val="num" w:pos="360"/>
        </w:tabs>
        <w:ind w:left="360" w:firstLine="3960"/>
      </w:pPr>
      <w:rPr>
        <w:rFonts w:ascii="Wingdings" w:eastAsia="ヒラギノ角ゴ Pro W3" w:hAnsi="Wingdings" w:hint="default"/>
        <w:color w:val="000000"/>
        <w:position w:val="0"/>
        <w:sz w:val="24"/>
      </w:rPr>
    </w:lvl>
    <w:lvl w:ilvl="6">
      <w:start w:val="1"/>
      <w:numFmt w:val="bullet"/>
      <w:lvlText w:val="·"/>
      <w:lvlJc w:val="left"/>
      <w:pPr>
        <w:tabs>
          <w:tab w:val="num" w:pos="360"/>
        </w:tabs>
        <w:ind w:left="360" w:firstLine="4680"/>
      </w:pPr>
      <w:rPr>
        <w:rFonts w:ascii="Lucida Grande" w:eastAsia="ヒラギノ角ゴ Pro W3" w:hAnsi="Symbol" w:hint="default"/>
        <w:color w:val="000000"/>
        <w:position w:val="0"/>
        <w:sz w:val="24"/>
      </w:rPr>
    </w:lvl>
    <w:lvl w:ilvl="7">
      <w:start w:val="1"/>
      <w:numFmt w:val="bullet"/>
      <w:lvlText w:val="o"/>
      <w:lvlJc w:val="left"/>
      <w:pPr>
        <w:tabs>
          <w:tab w:val="num" w:pos="360"/>
        </w:tabs>
        <w:ind w:left="360" w:firstLine="5400"/>
      </w:pPr>
      <w:rPr>
        <w:rFonts w:ascii="Courier New" w:eastAsia="ヒラギノ角ゴ Pro W3" w:hAnsi="Courier New" w:hint="default"/>
        <w:color w:val="000000"/>
        <w:position w:val="0"/>
        <w:sz w:val="24"/>
      </w:rPr>
    </w:lvl>
    <w:lvl w:ilvl="8">
      <w:start w:val="1"/>
      <w:numFmt w:val="bullet"/>
      <w:lvlText w:val=""/>
      <w:lvlJc w:val="left"/>
      <w:pPr>
        <w:tabs>
          <w:tab w:val="num" w:pos="360"/>
        </w:tabs>
        <w:ind w:left="360" w:firstLine="6120"/>
      </w:pPr>
      <w:rPr>
        <w:rFonts w:ascii="Wingdings" w:eastAsia="ヒラギノ角ゴ Pro W3" w:hAnsi="Wingdings" w:hint="default"/>
        <w:color w:val="000000"/>
        <w:position w:val="0"/>
        <w:sz w:val="24"/>
      </w:rPr>
    </w:lvl>
  </w:abstractNum>
  <w:abstractNum w:abstractNumId="4">
    <w:nsid w:val="0C95707D"/>
    <w:multiLevelType w:val="multilevel"/>
    <w:tmpl w:val="8B04AD28"/>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2722" w:hanging="2722"/>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
    <w:nsid w:val="12C24AA6"/>
    <w:multiLevelType w:val="hybridMultilevel"/>
    <w:tmpl w:val="D4E26622"/>
    <w:lvl w:ilvl="0" w:tplc="04090001">
      <w:start w:val="1"/>
      <w:numFmt w:val="bullet"/>
      <w:lvlText w:val=""/>
      <w:lvlJc w:val="left"/>
      <w:pPr>
        <w:ind w:left="773" w:hanging="360"/>
      </w:pPr>
      <w:rPr>
        <w:rFonts w:ascii="Symbol" w:hAnsi="Symbol" w:hint="default"/>
      </w:rPr>
    </w:lvl>
    <w:lvl w:ilvl="1" w:tplc="04090003">
      <w:start w:val="1"/>
      <w:numFmt w:val="bullet"/>
      <w:lvlText w:val="o"/>
      <w:lvlJc w:val="left"/>
      <w:pPr>
        <w:ind w:left="1493" w:hanging="360"/>
      </w:pPr>
      <w:rPr>
        <w:rFonts w:ascii="Courier New" w:hAnsi="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6">
    <w:nsid w:val="15730DC0"/>
    <w:multiLevelType w:val="hybridMultilevel"/>
    <w:tmpl w:val="852449AC"/>
    <w:lvl w:ilvl="0" w:tplc="97E24F1E">
      <w:start w:val="4"/>
      <w:numFmt w:val="bullet"/>
      <w:pStyle w:val="Lista1"/>
      <w:lvlText w:val="-"/>
      <w:lvlJc w:val="left"/>
      <w:pPr>
        <w:ind w:left="1080" w:hanging="360"/>
      </w:pPr>
      <w:rPr>
        <w:rFonts w:ascii="Times New Roman" w:eastAsia="Times New Roman" w:hAnsi="Times New Roman" w:hint="default"/>
      </w:rPr>
    </w:lvl>
    <w:lvl w:ilvl="1" w:tplc="041D0003">
      <w:start w:val="1"/>
      <w:numFmt w:val="bullet"/>
      <w:lvlText w:val="o"/>
      <w:lvlJc w:val="left"/>
      <w:pPr>
        <w:tabs>
          <w:tab w:val="num" w:pos="2160"/>
        </w:tabs>
        <w:ind w:left="2160" w:hanging="360"/>
      </w:pPr>
      <w:rPr>
        <w:rFonts w:ascii="Courier New" w:hAnsi="Courier New" w:cs="ヒラギノ角ゴ Pro W3" w:hint="default"/>
      </w:rPr>
    </w:lvl>
    <w:lvl w:ilvl="2" w:tplc="041D0005">
      <w:start w:val="1"/>
      <w:numFmt w:val="bullet"/>
      <w:lvlText w:val=""/>
      <w:lvlJc w:val="left"/>
      <w:pPr>
        <w:tabs>
          <w:tab w:val="num" w:pos="2880"/>
        </w:tabs>
        <w:ind w:left="2880" w:hanging="360"/>
      </w:pPr>
      <w:rPr>
        <w:rFonts w:ascii="Wingdings" w:hAnsi="Wingdings" w:hint="default"/>
      </w:rPr>
    </w:lvl>
    <w:lvl w:ilvl="3" w:tplc="041D0001" w:tentative="1">
      <w:start w:val="1"/>
      <w:numFmt w:val="bullet"/>
      <w:lvlText w:val=""/>
      <w:lvlJc w:val="left"/>
      <w:pPr>
        <w:tabs>
          <w:tab w:val="num" w:pos="3600"/>
        </w:tabs>
        <w:ind w:left="3600" w:hanging="360"/>
      </w:pPr>
      <w:rPr>
        <w:rFonts w:ascii="Symbol" w:hAnsi="Symbol" w:hint="default"/>
      </w:rPr>
    </w:lvl>
    <w:lvl w:ilvl="4" w:tplc="041D0003" w:tentative="1">
      <w:start w:val="1"/>
      <w:numFmt w:val="bullet"/>
      <w:lvlText w:val="o"/>
      <w:lvlJc w:val="left"/>
      <w:pPr>
        <w:tabs>
          <w:tab w:val="num" w:pos="4320"/>
        </w:tabs>
        <w:ind w:left="4320" w:hanging="360"/>
      </w:pPr>
      <w:rPr>
        <w:rFonts w:ascii="Courier New" w:hAnsi="Courier New" w:cs="ヒラギノ角ゴ Pro W3" w:hint="default"/>
      </w:rPr>
    </w:lvl>
    <w:lvl w:ilvl="5" w:tplc="041D0005" w:tentative="1">
      <w:start w:val="1"/>
      <w:numFmt w:val="bullet"/>
      <w:lvlText w:val=""/>
      <w:lvlJc w:val="left"/>
      <w:pPr>
        <w:tabs>
          <w:tab w:val="num" w:pos="5040"/>
        </w:tabs>
        <w:ind w:left="5040" w:hanging="360"/>
      </w:pPr>
      <w:rPr>
        <w:rFonts w:ascii="Wingdings" w:hAnsi="Wingdings" w:hint="default"/>
      </w:rPr>
    </w:lvl>
    <w:lvl w:ilvl="6" w:tplc="041D0001" w:tentative="1">
      <w:start w:val="1"/>
      <w:numFmt w:val="bullet"/>
      <w:lvlText w:val=""/>
      <w:lvlJc w:val="left"/>
      <w:pPr>
        <w:tabs>
          <w:tab w:val="num" w:pos="5760"/>
        </w:tabs>
        <w:ind w:left="5760" w:hanging="360"/>
      </w:pPr>
      <w:rPr>
        <w:rFonts w:ascii="Symbol" w:hAnsi="Symbol" w:hint="default"/>
      </w:rPr>
    </w:lvl>
    <w:lvl w:ilvl="7" w:tplc="041D0003" w:tentative="1">
      <w:start w:val="1"/>
      <w:numFmt w:val="bullet"/>
      <w:lvlText w:val="o"/>
      <w:lvlJc w:val="left"/>
      <w:pPr>
        <w:tabs>
          <w:tab w:val="num" w:pos="6480"/>
        </w:tabs>
        <w:ind w:left="6480" w:hanging="360"/>
      </w:pPr>
      <w:rPr>
        <w:rFonts w:ascii="Courier New" w:hAnsi="Courier New" w:cs="ヒラギノ角ゴ Pro W3" w:hint="default"/>
      </w:rPr>
    </w:lvl>
    <w:lvl w:ilvl="8" w:tplc="041D0005" w:tentative="1">
      <w:start w:val="1"/>
      <w:numFmt w:val="bullet"/>
      <w:lvlText w:val=""/>
      <w:lvlJc w:val="left"/>
      <w:pPr>
        <w:tabs>
          <w:tab w:val="num" w:pos="7200"/>
        </w:tabs>
        <w:ind w:left="7200" w:hanging="360"/>
      </w:pPr>
      <w:rPr>
        <w:rFonts w:ascii="Wingdings" w:hAnsi="Wingdings" w:hint="default"/>
      </w:rPr>
    </w:lvl>
  </w:abstractNum>
  <w:abstractNum w:abstractNumId="7">
    <w:nsid w:val="1C052203"/>
    <w:multiLevelType w:val="multilevel"/>
    <w:tmpl w:val="DF16E1F8"/>
    <w:numStyleLink w:val="111111"/>
  </w:abstractNum>
  <w:abstractNum w:abstractNumId="8">
    <w:nsid w:val="1E641B57"/>
    <w:multiLevelType w:val="hybridMultilevel"/>
    <w:tmpl w:val="3C82BBA2"/>
    <w:lvl w:ilvl="0" w:tplc="48C0514A">
      <w:start w:val="1"/>
      <w:numFmt w:val="bullet"/>
      <w:lvlText w:val=""/>
      <w:lvlJc w:val="left"/>
      <w:pPr>
        <w:tabs>
          <w:tab w:val="num" w:pos="600"/>
        </w:tabs>
        <w:ind w:left="600" w:hanging="360"/>
      </w:pPr>
      <w:rPr>
        <w:rFonts w:ascii="Symbol" w:hAnsi="Symbol" w:hint="default"/>
        <w:color w:val="auto"/>
      </w:rPr>
    </w:lvl>
    <w:lvl w:ilvl="1" w:tplc="041D0003">
      <w:start w:val="1"/>
      <w:numFmt w:val="bullet"/>
      <w:lvlText w:val="o"/>
      <w:lvlJc w:val="left"/>
      <w:pPr>
        <w:tabs>
          <w:tab w:val="num" w:pos="960"/>
        </w:tabs>
        <w:ind w:left="960" w:hanging="360"/>
      </w:pPr>
      <w:rPr>
        <w:rFonts w:ascii="Courier New" w:hAnsi="Courier New" w:cs="Courier New" w:hint="default"/>
      </w:rPr>
    </w:lvl>
    <w:lvl w:ilvl="2" w:tplc="041D0005" w:tentative="1">
      <w:start w:val="1"/>
      <w:numFmt w:val="bullet"/>
      <w:lvlText w:val=""/>
      <w:lvlJc w:val="left"/>
      <w:pPr>
        <w:tabs>
          <w:tab w:val="num" w:pos="1680"/>
        </w:tabs>
        <w:ind w:left="1680" w:hanging="360"/>
      </w:pPr>
      <w:rPr>
        <w:rFonts w:ascii="Wingdings" w:hAnsi="Wingdings" w:hint="default"/>
      </w:rPr>
    </w:lvl>
    <w:lvl w:ilvl="3" w:tplc="041D0001" w:tentative="1">
      <w:start w:val="1"/>
      <w:numFmt w:val="bullet"/>
      <w:lvlText w:val=""/>
      <w:lvlJc w:val="left"/>
      <w:pPr>
        <w:tabs>
          <w:tab w:val="num" w:pos="2400"/>
        </w:tabs>
        <w:ind w:left="2400" w:hanging="360"/>
      </w:pPr>
      <w:rPr>
        <w:rFonts w:ascii="Symbol" w:hAnsi="Symbol" w:hint="default"/>
      </w:rPr>
    </w:lvl>
    <w:lvl w:ilvl="4" w:tplc="041D0003" w:tentative="1">
      <w:start w:val="1"/>
      <w:numFmt w:val="bullet"/>
      <w:lvlText w:val="o"/>
      <w:lvlJc w:val="left"/>
      <w:pPr>
        <w:tabs>
          <w:tab w:val="num" w:pos="3120"/>
        </w:tabs>
        <w:ind w:left="3120" w:hanging="360"/>
      </w:pPr>
      <w:rPr>
        <w:rFonts w:ascii="Courier New" w:hAnsi="Courier New" w:cs="Courier New" w:hint="default"/>
      </w:rPr>
    </w:lvl>
    <w:lvl w:ilvl="5" w:tplc="041D0005" w:tentative="1">
      <w:start w:val="1"/>
      <w:numFmt w:val="bullet"/>
      <w:lvlText w:val=""/>
      <w:lvlJc w:val="left"/>
      <w:pPr>
        <w:tabs>
          <w:tab w:val="num" w:pos="3840"/>
        </w:tabs>
        <w:ind w:left="3840" w:hanging="360"/>
      </w:pPr>
      <w:rPr>
        <w:rFonts w:ascii="Wingdings" w:hAnsi="Wingdings" w:hint="default"/>
      </w:rPr>
    </w:lvl>
    <w:lvl w:ilvl="6" w:tplc="041D0001" w:tentative="1">
      <w:start w:val="1"/>
      <w:numFmt w:val="bullet"/>
      <w:lvlText w:val=""/>
      <w:lvlJc w:val="left"/>
      <w:pPr>
        <w:tabs>
          <w:tab w:val="num" w:pos="4560"/>
        </w:tabs>
        <w:ind w:left="4560" w:hanging="360"/>
      </w:pPr>
      <w:rPr>
        <w:rFonts w:ascii="Symbol" w:hAnsi="Symbol" w:hint="default"/>
      </w:rPr>
    </w:lvl>
    <w:lvl w:ilvl="7" w:tplc="041D0003" w:tentative="1">
      <w:start w:val="1"/>
      <w:numFmt w:val="bullet"/>
      <w:lvlText w:val="o"/>
      <w:lvlJc w:val="left"/>
      <w:pPr>
        <w:tabs>
          <w:tab w:val="num" w:pos="5280"/>
        </w:tabs>
        <w:ind w:left="5280" w:hanging="360"/>
      </w:pPr>
      <w:rPr>
        <w:rFonts w:ascii="Courier New" w:hAnsi="Courier New" w:cs="Courier New" w:hint="default"/>
      </w:rPr>
    </w:lvl>
    <w:lvl w:ilvl="8" w:tplc="041D0005" w:tentative="1">
      <w:start w:val="1"/>
      <w:numFmt w:val="bullet"/>
      <w:lvlText w:val=""/>
      <w:lvlJc w:val="left"/>
      <w:pPr>
        <w:tabs>
          <w:tab w:val="num" w:pos="6000"/>
        </w:tabs>
        <w:ind w:left="6000" w:hanging="360"/>
      </w:pPr>
      <w:rPr>
        <w:rFonts w:ascii="Wingdings" w:hAnsi="Wingdings" w:hint="default"/>
      </w:rPr>
    </w:lvl>
  </w:abstractNum>
  <w:abstractNum w:abstractNumId="9">
    <w:nsid w:val="22F42D59"/>
    <w:multiLevelType w:val="multilevel"/>
    <w:tmpl w:val="507066D0"/>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0">
    <w:nsid w:val="2B6570B2"/>
    <w:multiLevelType w:val="hybridMultilevel"/>
    <w:tmpl w:val="7728A374"/>
    <w:lvl w:ilvl="0" w:tplc="041D0001">
      <w:start w:val="1"/>
      <w:numFmt w:val="bullet"/>
      <w:lvlText w:val=""/>
      <w:lvlJc w:val="left"/>
      <w:pPr>
        <w:ind w:left="770" w:hanging="360"/>
      </w:pPr>
      <w:rPr>
        <w:rFonts w:ascii="Symbol" w:hAnsi="Symbol" w:hint="default"/>
      </w:rPr>
    </w:lvl>
    <w:lvl w:ilvl="1" w:tplc="041D0003">
      <w:start w:val="1"/>
      <w:numFmt w:val="bullet"/>
      <w:lvlText w:val="o"/>
      <w:lvlJc w:val="left"/>
      <w:pPr>
        <w:ind w:left="1490" w:hanging="360"/>
      </w:pPr>
      <w:rPr>
        <w:rFonts w:ascii="Courier New" w:hAnsi="Courier New" w:cs="Courier New" w:hint="default"/>
      </w:rPr>
    </w:lvl>
    <w:lvl w:ilvl="2" w:tplc="041D0005" w:tentative="1">
      <w:start w:val="1"/>
      <w:numFmt w:val="bullet"/>
      <w:lvlText w:val=""/>
      <w:lvlJc w:val="left"/>
      <w:pPr>
        <w:ind w:left="2210" w:hanging="360"/>
      </w:pPr>
      <w:rPr>
        <w:rFonts w:ascii="Wingdings" w:hAnsi="Wingdings" w:hint="default"/>
      </w:rPr>
    </w:lvl>
    <w:lvl w:ilvl="3" w:tplc="041D0001" w:tentative="1">
      <w:start w:val="1"/>
      <w:numFmt w:val="bullet"/>
      <w:lvlText w:val=""/>
      <w:lvlJc w:val="left"/>
      <w:pPr>
        <w:ind w:left="2930" w:hanging="360"/>
      </w:pPr>
      <w:rPr>
        <w:rFonts w:ascii="Symbol" w:hAnsi="Symbol" w:hint="default"/>
      </w:rPr>
    </w:lvl>
    <w:lvl w:ilvl="4" w:tplc="041D0003" w:tentative="1">
      <w:start w:val="1"/>
      <w:numFmt w:val="bullet"/>
      <w:lvlText w:val="o"/>
      <w:lvlJc w:val="left"/>
      <w:pPr>
        <w:ind w:left="3650" w:hanging="360"/>
      </w:pPr>
      <w:rPr>
        <w:rFonts w:ascii="Courier New" w:hAnsi="Courier New" w:cs="Courier New" w:hint="default"/>
      </w:rPr>
    </w:lvl>
    <w:lvl w:ilvl="5" w:tplc="041D0005" w:tentative="1">
      <w:start w:val="1"/>
      <w:numFmt w:val="bullet"/>
      <w:lvlText w:val=""/>
      <w:lvlJc w:val="left"/>
      <w:pPr>
        <w:ind w:left="4370" w:hanging="360"/>
      </w:pPr>
      <w:rPr>
        <w:rFonts w:ascii="Wingdings" w:hAnsi="Wingdings" w:hint="default"/>
      </w:rPr>
    </w:lvl>
    <w:lvl w:ilvl="6" w:tplc="041D0001" w:tentative="1">
      <w:start w:val="1"/>
      <w:numFmt w:val="bullet"/>
      <w:lvlText w:val=""/>
      <w:lvlJc w:val="left"/>
      <w:pPr>
        <w:ind w:left="5090" w:hanging="360"/>
      </w:pPr>
      <w:rPr>
        <w:rFonts w:ascii="Symbol" w:hAnsi="Symbol" w:hint="default"/>
      </w:rPr>
    </w:lvl>
    <w:lvl w:ilvl="7" w:tplc="041D0003" w:tentative="1">
      <w:start w:val="1"/>
      <w:numFmt w:val="bullet"/>
      <w:lvlText w:val="o"/>
      <w:lvlJc w:val="left"/>
      <w:pPr>
        <w:ind w:left="5810" w:hanging="360"/>
      </w:pPr>
      <w:rPr>
        <w:rFonts w:ascii="Courier New" w:hAnsi="Courier New" w:cs="Courier New" w:hint="default"/>
      </w:rPr>
    </w:lvl>
    <w:lvl w:ilvl="8" w:tplc="041D0005" w:tentative="1">
      <w:start w:val="1"/>
      <w:numFmt w:val="bullet"/>
      <w:lvlText w:val=""/>
      <w:lvlJc w:val="left"/>
      <w:pPr>
        <w:ind w:left="6530" w:hanging="360"/>
      </w:pPr>
      <w:rPr>
        <w:rFonts w:ascii="Wingdings" w:hAnsi="Wingdings" w:hint="default"/>
      </w:rPr>
    </w:lvl>
  </w:abstractNum>
  <w:abstractNum w:abstractNumId="11">
    <w:nsid w:val="30600F92"/>
    <w:multiLevelType w:val="hybridMultilevel"/>
    <w:tmpl w:val="E82227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40A270E"/>
    <w:multiLevelType w:val="multilevel"/>
    <w:tmpl w:val="6DB41C5A"/>
    <w:lvl w:ilvl="0">
      <w:start w:val="1"/>
      <w:numFmt w:val="decimal"/>
      <w:pStyle w:val="Rubrik1"/>
      <w:lvlText w:val="%1"/>
      <w:lvlJc w:val="left"/>
      <w:pPr>
        <w:ind w:left="432" w:hanging="432"/>
      </w:pPr>
      <w:rPr>
        <w:rFonts w:hint="default"/>
      </w:rPr>
    </w:lvl>
    <w:lvl w:ilvl="1">
      <w:start w:val="1"/>
      <w:numFmt w:val="decimal"/>
      <w:pStyle w:val="Rubrik2"/>
      <w:lvlText w:val="%1.%2"/>
      <w:lvlJc w:val="left"/>
      <w:pPr>
        <w:ind w:left="576" w:hanging="576"/>
      </w:pPr>
      <w:rPr>
        <w:rFonts w:hint="default"/>
        <w:sz w:val="28"/>
      </w:rPr>
    </w:lvl>
    <w:lvl w:ilvl="2">
      <w:start w:val="1"/>
      <w:numFmt w:val="decimal"/>
      <w:pStyle w:val="Rubrik3"/>
      <w:lvlText w:val="%1.%2.%3"/>
      <w:lvlJc w:val="left"/>
      <w:pPr>
        <w:ind w:left="1474" w:hanging="1474"/>
      </w:pPr>
      <w:rPr>
        <w:rFonts w:hint="default"/>
      </w:rPr>
    </w:lvl>
    <w:lvl w:ilvl="3">
      <w:start w:val="1"/>
      <w:numFmt w:val="decimal"/>
      <w:pStyle w:val="Rubrik4"/>
      <w:lvlText w:val="%1.%2.%3.%4"/>
      <w:lvlJc w:val="left"/>
      <w:pPr>
        <w:ind w:left="864" w:hanging="864"/>
      </w:pPr>
      <w:rPr>
        <w:rFonts w:hint="default"/>
      </w:rPr>
    </w:lvl>
    <w:lvl w:ilvl="4">
      <w:start w:val="1"/>
      <w:numFmt w:val="decimal"/>
      <w:pStyle w:val="Rubrik5"/>
      <w:lvlText w:val="%1.%2.%3.%4.%5"/>
      <w:lvlJc w:val="left"/>
      <w:pPr>
        <w:ind w:left="1008" w:hanging="1008"/>
      </w:pPr>
      <w:rPr>
        <w:rFonts w:hint="default"/>
      </w:rPr>
    </w:lvl>
    <w:lvl w:ilvl="5">
      <w:start w:val="1"/>
      <w:numFmt w:val="decimal"/>
      <w:pStyle w:val="Rubrik6"/>
      <w:lvlText w:val="%1.%2.%3.%4.%5.%6"/>
      <w:lvlJc w:val="left"/>
      <w:pPr>
        <w:ind w:left="1152" w:hanging="1152"/>
      </w:pPr>
      <w:rPr>
        <w:rFonts w:hint="default"/>
      </w:rPr>
    </w:lvl>
    <w:lvl w:ilvl="6">
      <w:start w:val="1"/>
      <w:numFmt w:val="decimal"/>
      <w:pStyle w:val="Rubrik7"/>
      <w:lvlText w:val="%1.%2.%3.%4.%5.%6.%7"/>
      <w:lvlJc w:val="left"/>
      <w:pPr>
        <w:ind w:left="1296" w:hanging="1296"/>
      </w:pPr>
      <w:rPr>
        <w:rFonts w:hint="default"/>
      </w:rPr>
    </w:lvl>
    <w:lvl w:ilvl="7">
      <w:start w:val="1"/>
      <w:numFmt w:val="decimal"/>
      <w:pStyle w:val="Rubrik8"/>
      <w:lvlText w:val="%1.%2.%3.%4.%5.%6.%7.%8"/>
      <w:lvlJc w:val="left"/>
      <w:pPr>
        <w:ind w:left="1440" w:hanging="1440"/>
      </w:pPr>
      <w:rPr>
        <w:rFonts w:hint="default"/>
      </w:rPr>
    </w:lvl>
    <w:lvl w:ilvl="8">
      <w:start w:val="1"/>
      <w:numFmt w:val="decimal"/>
      <w:pStyle w:val="Rubrik9"/>
      <w:lvlText w:val="%1.%2.%3.%4.%5.%6.%7.%8.%9"/>
      <w:lvlJc w:val="left"/>
      <w:pPr>
        <w:ind w:left="1584" w:hanging="1584"/>
      </w:pPr>
      <w:rPr>
        <w:rFonts w:hint="default"/>
      </w:rPr>
    </w:lvl>
  </w:abstractNum>
  <w:abstractNum w:abstractNumId="13">
    <w:nsid w:val="38600A52"/>
    <w:multiLevelType w:val="hybridMultilevel"/>
    <w:tmpl w:val="22B2924A"/>
    <w:lvl w:ilvl="0" w:tplc="041D0003">
      <w:start w:val="1"/>
      <w:numFmt w:val="bullet"/>
      <w:lvlText w:val="o"/>
      <w:lvlJc w:val="left"/>
      <w:pPr>
        <w:ind w:left="720" w:hanging="360"/>
      </w:pPr>
      <w:rPr>
        <w:rFonts w:ascii="Courier New" w:hAnsi="Courier New" w:cs="Courier New" w:hint="default"/>
      </w:rPr>
    </w:lvl>
    <w:lvl w:ilvl="1" w:tplc="041D0003">
      <w:start w:val="1"/>
      <w:numFmt w:val="bullet"/>
      <w:lvlText w:val="o"/>
      <w:lvlJc w:val="left"/>
      <w:pPr>
        <w:ind w:left="1440" w:hanging="360"/>
      </w:pPr>
      <w:rPr>
        <w:rFonts w:ascii="Courier New" w:hAnsi="Courier New" w:cs="Courier New" w:hint="default"/>
      </w:rPr>
    </w:lvl>
    <w:lvl w:ilvl="2" w:tplc="041D0005">
      <w:start w:val="1"/>
      <w:numFmt w:val="bullet"/>
      <w:lvlText w:val=""/>
      <w:lvlJc w:val="left"/>
      <w:pPr>
        <w:ind w:left="2160" w:hanging="360"/>
      </w:pPr>
      <w:rPr>
        <w:rFonts w:ascii="Wingdings" w:hAnsi="Wingdings" w:hint="default"/>
      </w:rPr>
    </w:lvl>
    <w:lvl w:ilvl="3" w:tplc="041D0001">
      <w:start w:val="1"/>
      <w:numFmt w:val="bullet"/>
      <w:lvlText w:val=""/>
      <w:lvlJc w:val="left"/>
      <w:pPr>
        <w:ind w:left="2880" w:hanging="360"/>
      </w:pPr>
      <w:rPr>
        <w:rFonts w:ascii="Symbol" w:hAnsi="Symbol" w:hint="default"/>
      </w:rPr>
    </w:lvl>
    <w:lvl w:ilvl="4" w:tplc="041D0003">
      <w:start w:val="1"/>
      <w:numFmt w:val="bullet"/>
      <w:lvlText w:val="o"/>
      <w:lvlJc w:val="left"/>
      <w:pPr>
        <w:ind w:left="3600" w:hanging="360"/>
      </w:pPr>
      <w:rPr>
        <w:rFonts w:ascii="Courier New" w:hAnsi="Courier New" w:cs="Courier New" w:hint="default"/>
      </w:rPr>
    </w:lvl>
    <w:lvl w:ilvl="5" w:tplc="041D0005">
      <w:start w:val="1"/>
      <w:numFmt w:val="bullet"/>
      <w:lvlText w:val=""/>
      <w:lvlJc w:val="left"/>
      <w:pPr>
        <w:ind w:left="4320" w:hanging="360"/>
      </w:pPr>
      <w:rPr>
        <w:rFonts w:ascii="Wingdings" w:hAnsi="Wingdings" w:hint="default"/>
      </w:rPr>
    </w:lvl>
    <w:lvl w:ilvl="6" w:tplc="041D0001">
      <w:start w:val="1"/>
      <w:numFmt w:val="bullet"/>
      <w:lvlText w:val=""/>
      <w:lvlJc w:val="left"/>
      <w:pPr>
        <w:ind w:left="5040" w:hanging="360"/>
      </w:pPr>
      <w:rPr>
        <w:rFonts w:ascii="Symbol" w:hAnsi="Symbol" w:hint="default"/>
      </w:rPr>
    </w:lvl>
    <w:lvl w:ilvl="7" w:tplc="041D0003">
      <w:start w:val="1"/>
      <w:numFmt w:val="bullet"/>
      <w:lvlText w:val="o"/>
      <w:lvlJc w:val="left"/>
      <w:pPr>
        <w:ind w:left="5760" w:hanging="360"/>
      </w:pPr>
      <w:rPr>
        <w:rFonts w:ascii="Courier New" w:hAnsi="Courier New" w:cs="Courier New" w:hint="default"/>
      </w:rPr>
    </w:lvl>
    <w:lvl w:ilvl="8" w:tplc="041D0005">
      <w:start w:val="1"/>
      <w:numFmt w:val="bullet"/>
      <w:lvlText w:val=""/>
      <w:lvlJc w:val="left"/>
      <w:pPr>
        <w:ind w:left="6480" w:hanging="360"/>
      </w:pPr>
      <w:rPr>
        <w:rFonts w:ascii="Wingdings" w:hAnsi="Wingdings" w:hint="default"/>
      </w:rPr>
    </w:lvl>
  </w:abstractNum>
  <w:abstractNum w:abstractNumId="14">
    <w:nsid w:val="38AF63C3"/>
    <w:multiLevelType w:val="multilevel"/>
    <w:tmpl w:val="DF16E1F8"/>
    <w:styleLink w:val="111111"/>
    <w:lvl w:ilvl="0">
      <w:start w:val="1"/>
      <w:numFmt w:val="decimal"/>
      <w:pStyle w:val="Rubrik1Nr"/>
      <w:lvlText w:val="%1."/>
      <w:lvlJc w:val="left"/>
      <w:pPr>
        <w:tabs>
          <w:tab w:val="num" w:pos="454"/>
        </w:tabs>
        <w:ind w:left="454" w:hanging="454"/>
      </w:pPr>
      <w:rPr>
        <w:rFonts w:hint="default"/>
      </w:rPr>
    </w:lvl>
    <w:lvl w:ilvl="1">
      <w:start w:val="1"/>
      <w:numFmt w:val="decimal"/>
      <w:pStyle w:val="Rubrik2Nr"/>
      <w:lvlText w:val="%1.%2"/>
      <w:lvlJc w:val="left"/>
      <w:pPr>
        <w:tabs>
          <w:tab w:val="num" w:pos="680"/>
        </w:tabs>
        <w:ind w:left="680" w:hanging="680"/>
      </w:pPr>
      <w:rPr>
        <w:rFonts w:hint="default"/>
      </w:rPr>
    </w:lvl>
    <w:lvl w:ilvl="2">
      <w:start w:val="1"/>
      <w:numFmt w:val="decimal"/>
      <w:pStyle w:val="Rubrik3Nr"/>
      <w:lvlText w:val="%1.%2.%3"/>
      <w:lvlJc w:val="left"/>
      <w:pPr>
        <w:tabs>
          <w:tab w:val="num" w:pos="794"/>
        </w:tabs>
        <w:ind w:left="794" w:hanging="79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5">
    <w:nsid w:val="39BD408D"/>
    <w:multiLevelType w:val="hybridMultilevel"/>
    <w:tmpl w:val="2BA6C5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A2C6F74"/>
    <w:multiLevelType w:val="hybridMultilevel"/>
    <w:tmpl w:val="2FC0695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7">
    <w:nsid w:val="493700AE"/>
    <w:multiLevelType w:val="hybridMultilevel"/>
    <w:tmpl w:val="0EA072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A3926D6"/>
    <w:multiLevelType w:val="multilevel"/>
    <w:tmpl w:val="464E93B2"/>
    <w:lvl w:ilvl="0">
      <w:start w:val="1"/>
      <w:numFmt w:val="decimal"/>
      <w:pStyle w:val="Numreradlista"/>
      <w:lvlText w:val="%1."/>
      <w:lvlJc w:val="left"/>
      <w:pPr>
        <w:tabs>
          <w:tab w:val="num" w:pos="680"/>
        </w:tabs>
        <w:ind w:left="680" w:hanging="320"/>
      </w:pPr>
      <w:rPr>
        <w:rFonts w:hint="default"/>
        <w:b/>
        <w:color w:val="00A9A7"/>
        <w:sz w:val="22"/>
      </w:rPr>
    </w:lvl>
    <w:lvl w:ilvl="1">
      <w:start w:val="1"/>
      <w:numFmt w:val="decimal"/>
      <w:lvlText w:val="%1.%2."/>
      <w:lvlJc w:val="left"/>
      <w:pPr>
        <w:tabs>
          <w:tab w:val="num" w:pos="1531"/>
        </w:tabs>
        <w:ind w:left="1531" w:hanging="454"/>
      </w:pPr>
      <w:rPr>
        <w:rFonts w:hint="default"/>
        <w:b/>
        <w:color w:val="00A9A7"/>
        <w:sz w:val="22"/>
      </w:rPr>
    </w:lvl>
    <w:lvl w:ilvl="2">
      <w:start w:val="1"/>
      <w:numFmt w:val="decimal"/>
      <w:lvlText w:val="%1.%2.%3."/>
      <w:lvlJc w:val="left"/>
      <w:pPr>
        <w:tabs>
          <w:tab w:val="num" w:pos="2608"/>
        </w:tabs>
        <w:ind w:left="2608" w:hanging="623"/>
      </w:pPr>
      <w:rPr>
        <w:rFonts w:hint="default"/>
        <w:b/>
        <w:color w:val="00A9A7"/>
        <w:sz w:val="22"/>
      </w:rPr>
    </w:lvl>
    <w:lvl w:ilvl="3">
      <w:start w:val="1"/>
      <w:numFmt w:val="decimal"/>
      <w:lvlText w:val="%1.%2.%3.%4."/>
      <w:lvlJc w:val="left"/>
      <w:pPr>
        <w:tabs>
          <w:tab w:val="num" w:pos="3969"/>
        </w:tabs>
        <w:ind w:left="3969" w:hanging="794"/>
      </w:pPr>
      <w:rPr>
        <w:rFonts w:hint="default"/>
        <w:color w:val="00A9A7"/>
        <w:sz w:val="22"/>
      </w:rPr>
    </w:lvl>
    <w:lvl w:ilvl="4">
      <w:start w:val="1"/>
      <w:numFmt w:val="decimal"/>
      <w:lvlText w:val="%1.%2.%3.%4.%5."/>
      <w:lvlJc w:val="left"/>
      <w:pPr>
        <w:tabs>
          <w:tab w:val="num" w:pos="4649"/>
        </w:tabs>
        <w:ind w:left="4649" w:hanging="963"/>
      </w:pPr>
      <w:rPr>
        <w:rFonts w:hint="default"/>
        <w:color w:val="00A9A7"/>
        <w:sz w:val="22"/>
      </w:rPr>
    </w:lvl>
    <w:lvl w:ilvl="5">
      <w:start w:val="1"/>
      <w:numFmt w:val="decimal"/>
      <w:lvlText w:val="%1.%2.%3.%4.%5.%6."/>
      <w:lvlJc w:val="left"/>
      <w:pPr>
        <w:tabs>
          <w:tab w:val="num" w:pos="4706"/>
        </w:tabs>
        <w:ind w:left="4706" w:hanging="737"/>
      </w:pPr>
      <w:rPr>
        <w:rFonts w:hint="default"/>
        <w:color w:val="00A9A7"/>
        <w:sz w:val="22"/>
      </w:rPr>
    </w:lvl>
    <w:lvl w:ilvl="6">
      <w:start w:val="1"/>
      <w:numFmt w:val="decimal"/>
      <w:lvlText w:val="%1.%2.%3.%4.%5.%6.%7."/>
      <w:lvlJc w:val="left"/>
      <w:pPr>
        <w:tabs>
          <w:tab w:val="num" w:pos="6124"/>
        </w:tabs>
        <w:ind w:left="6124" w:hanging="1304"/>
      </w:pPr>
      <w:rPr>
        <w:rFonts w:hint="default"/>
        <w:color w:val="00A9A7"/>
        <w:sz w:val="22"/>
      </w:rPr>
    </w:lvl>
    <w:lvl w:ilvl="7">
      <w:start w:val="1"/>
      <w:numFmt w:val="decimal"/>
      <w:lvlText w:val="%1.%2.%3.%4.%5.%6.%7.%8."/>
      <w:lvlJc w:val="left"/>
      <w:pPr>
        <w:tabs>
          <w:tab w:val="num" w:pos="6350"/>
        </w:tabs>
        <w:ind w:left="6350" w:hanging="1360"/>
      </w:pPr>
      <w:rPr>
        <w:rFonts w:hint="default"/>
        <w:color w:val="00A9A7"/>
        <w:sz w:val="22"/>
      </w:rPr>
    </w:lvl>
    <w:lvl w:ilvl="8">
      <w:start w:val="1"/>
      <w:numFmt w:val="decimal"/>
      <w:lvlText w:val="%1.%2.%3.%4.%5.%6.%7.%8.%9."/>
      <w:lvlJc w:val="left"/>
      <w:pPr>
        <w:tabs>
          <w:tab w:val="num" w:pos="6407"/>
        </w:tabs>
        <w:ind w:left="6407" w:hanging="1531"/>
      </w:pPr>
      <w:rPr>
        <w:rFonts w:hint="default"/>
        <w:color w:val="00A9A7"/>
        <w:sz w:val="22"/>
      </w:rPr>
    </w:lvl>
  </w:abstractNum>
  <w:abstractNum w:abstractNumId="19">
    <w:nsid w:val="4F7D4530"/>
    <w:multiLevelType w:val="hybridMultilevel"/>
    <w:tmpl w:val="25A0ED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1D81A86"/>
    <w:multiLevelType w:val="hybridMultilevel"/>
    <w:tmpl w:val="762AC2D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nsid w:val="534F4974"/>
    <w:multiLevelType w:val="hybridMultilevel"/>
    <w:tmpl w:val="3C82C1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71B7462"/>
    <w:multiLevelType w:val="hybridMultilevel"/>
    <w:tmpl w:val="0CFEA93E"/>
    <w:lvl w:ilvl="0" w:tplc="48C0514A">
      <w:start w:val="1"/>
      <w:numFmt w:val="bullet"/>
      <w:lvlText w:val=""/>
      <w:lvlJc w:val="left"/>
      <w:pPr>
        <w:tabs>
          <w:tab w:val="num" w:pos="1080"/>
        </w:tabs>
        <w:ind w:left="1080" w:hanging="360"/>
      </w:pPr>
      <w:rPr>
        <w:rFonts w:ascii="Symbol" w:hAnsi="Symbol" w:hint="default"/>
        <w:color w:val="auto"/>
      </w:rPr>
    </w:lvl>
    <w:lvl w:ilvl="1" w:tplc="041D0003">
      <w:start w:val="1"/>
      <w:numFmt w:val="bullet"/>
      <w:lvlText w:val="o"/>
      <w:lvlJc w:val="left"/>
      <w:pPr>
        <w:tabs>
          <w:tab w:val="num" w:pos="1440"/>
        </w:tabs>
        <w:ind w:left="1440" w:hanging="360"/>
      </w:pPr>
      <w:rPr>
        <w:rFonts w:ascii="Courier New" w:hAnsi="Courier New" w:cs="Courier New" w:hint="default"/>
      </w:rPr>
    </w:lvl>
    <w:lvl w:ilvl="2" w:tplc="041D0005">
      <w:start w:val="1"/>
      <w:numFmt w:val="bullet"/>
      <w:lvlText w:val=""/>
      <w:lvlJc w:val="left"/>
      <w:pPr>
        <w:tabs>
          <w:tab w:val="num" w:pos="2160"/>
        </w:tabs>
        <w:ind w:left="2160" w:hanging="360"/>
      </w:pPr>
      <w:rPr>
        <w:rFonts w:ascii="Wingdings" w:hAnsi="Wingdings" w:hint="default"/>
      </w:rPr>
    </w:lvl>
    <w:lvl w:ilvl="3" w:tplc="041D0001">
      <w:start w:val="1"/>
      <w:numFmt w:val="bullet"/>
      <w:lvlText w:val=""/>
      <w:lvlJc w:val="left"/>
      <w:pPr>
        <w:tabs>
          <w:tab w:val="num" w:pos="2880"/>
        </w:tabs>
        <w:ind w:left="2880" w:hanging="360"/>
      </w:pPr>
      <w:rPr>
        <w:rFonts w:ascii="Symbol" w:hAnsi="Symbol" w:hint="default"/>
      </w:rPr>
    </w:lvl>
    <w:lvl w:ilvl="4" w:tplc="041D0003">
      <w:start w:val="1"/>
      <w:numFmt w:val="bullet"/>
      <w:lvlText w:val="o"/>
      <w:lvlJc w:val="left"/>
      <w:pPr>
        <w:tabs>
          <w:tab w:val="num" w:pos="3600"/>
        </w:tabs>
        <w:ind w:left="3600" w:hanging="360"/>
      </w:pPr>
      <w:rPr>
        <w:rFonts w:ascii="Courier New" w:hAnsi="Courier New" w:cs="Courier New" w:hint="default"/>
      </w:rPr>
    </w:lvl>
    <w:lvl w:ilvl="5" w:tplc="041D0005" w:tentative="1">
      <w:start w:val="1"/>
      <w:numFmt w:val="bullet"/>
      <w:lvlText w:val=""/>
      <w:lvlJc w:val="left"/>
      <w:pPr>
        <w:tabs>
          <w:tab w:val="num" w:pos="4320"/>
        </w:tabs>
        <w:ind w:left="4320" w:hanging="360"/>
      </w:pPr>
      <w:rPr>
        <w:rFonts w:ascii="Wingdings" w:hAnsi="Wingdings" w:hint="default"/>
      </w:rPr>
    </w:lvl>
    <w:lvl w:ilvl="6" w:tplc="041D0001" w:tentative="1">
      <w:start w:val="1"/>
      <w:numFmt w:val="bullet"/>
      <w:lvlText w:val=""/>
      <w:lvlJc w:val="left"/>
      <w:pPr>
        <w:tabs>
          <w:tab w:val="num" w:pos="5040"/>
        </w:tabs>
        <w:ind w:left="5040" w:hanging="360"/>
      </w:pPr>
      <w:rPr>
        <w:rFonts w:ascii="Symbol" w:hAnsi="Symbol" w:hint="default"/>
      </w:rPr>
    </w:lvl>
    <w:lvl w:ilvl="7" w:tplc="041D0003" w:tentative="1">
      <w:start w:val="1"/>
      <w:numFmt w:val="bullet"/>
      <w:lvlText w:val="o"/>
      <w:lvlJc w:val="left"/>
      <w:pPr>
        <w:tabs>
          <w:tab w:val="num" w:pos="5760"/>
        </w:tabs>
        <w:ind w:left="5760" w:hanging="360"/>
      </w:pPr>
      <w:rPr>
        <w:rFonts w:ascii="Courier New" w:hAnsi="Courier New" w:cs="Courier New" w:hint="default"/>
      </w:rPr>
    </w:lvl>
    <w:lvl w:ilvl="8" w:tplc="041D0005" w:tentative="1">
      <w:start w:val="1"/>
      <w:numFmt w:val="bullet"/>
      <w:lvlText w:val=""/>
      <w:lvlJc w:val="left"/>
      <w:pPr>
        <w:tabs>
          <w:tab w:val="num" w:pos="6480"/>
        </w:tabs>
        <w:ind w:left="6480" w:hanging="360"/>
      </w:pPr>
      <w:rPr>
        <w:rFonts w:ascii="Wingdings" w:hAnsi="Wingdings" w:hint="default"/>
      </w:rPr>
    </w:lvl>
  </w:abstractNum>
  <w:abstractNum w:abstractNumId="23">
    <w:nsid w:val="58A57DB7"/>
    <w:multiLevelType w:val="hybridMultilevel"/>
    <w:tmpl w:val="6D28FD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C933DFB"/>
    <w:multiLevelType w:val="hybridMultilevel"/>
    <w:tmpl w:val="336E56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5B401F5"/>
    <w:multiLevelType w:val="multilevel"/>
    <w:tmpl w:val="6B88BD3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6">
    <w:nsid w:val="66297414"/>
    <w:multiLevelType w:val="hybridMultilevel"/>
    <w:tmpl w:val="CD7EF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E9B06E8"/>
    <w:multiLevelType w:val="hybridMultilevel"/>
    <w:tmpl w:val="274E2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A403027"/>
    <w:multiLevelType w:val="hybridMultilevel"/>
    <w:tmpl w:val="1EF05468"/>
    <w:lvl w:ilvl="0" w:tplc="041D0001">
      <w:start w:val="1"/>
      <w:numFmt w:val="bullet"/>
      <w:lvlText w:val=""/>
      <w:lvlJc w:val="left"/>
      <w:pPr>
        <w:tabs>
          <w:tab w:val="num" w:pos="720"/>
        </w:tabs>
        <w:ind w:left="720" w:hanging="360"/>
      </w:pPr>
      <w:rPr>
        <w:rFonts w:ascii="Symbol" w:hAnsi="Symbol" w:hint="default"/>
      </w:rPr>
    </w:lvl>
    <w:lvl w:ilvl="1" w:tplc="041D0003">
      <w:start w:val="1"/>
      <w:numFmt w:val="bullet"/>
      <w:lvlText w:val="o"/>
      <w:lvlJc w:val="left"/>
      <w:pPr>
        <w:tabs>
          <w:tab w:val="num" w:pos="1440"/>
        </w:tabs>
        <w:ind w:left="1440" w:hanging="360"/>
      </w:pPr>
      <w:rPr>
        <w:rFonts w:ascii="Courier New" w:hAnsi="Courier New" w:cs="Courier New" w:hint="default"/>
      </w:rPr>
    </w:lvl>
    <w:lvl w:ilvl="2" w:tplc="041D0005">
      <w:start w:val="1"/>
      <w:numFmt w:val="bullet"/>
      <w:lvlText w:val=""/>
      <w:lvlJc w:val="left"/>
      <w:pPr>
        <w:tabs>
          <w:tab w:val="num" w:pos="2160"/>
        </w:tabs>
        <w:ind w:left="2160" w:hanging="360"/>
      </w:pPr>
      <w:rPr>
        <w:rFonts w:ascii="Wingdings" w:hAnsi="Wingdings" w:hint="default"/>
      </w:rPr>
    </w:lvl>
    <w:lvl w:ilvl="3" w:tplc="041D0001" w:tentative="1">
      <w:start w:val="1"/>
      <w:numFmt w:val="bullet"/>
      <w:lvlText w:val=""/>
      <w:lvlJc w:val="left"/>
      <w:pPr>
        <w:tabs>
          <w:tab w:val="num" w:pos="2880"/>
        </w:tabs>
        <w:ind w:left="2880" w:hanging="360"/>
      </w:pPr>
      <w:rPr>
        <w:rFonts w:ascii="Symbol" w:hAnsi="Symbol" w:hint="default"/>
      </w:rPr>
    </w:lvl>
    <w:lvl w:ilvl="4" w:tplc="041D0003" w:tentative="1">
      <w:start w:val="1"/>
      <w:numFmt w:val="bullet"/>
      <w:lvlText w:val="o"/>
      <w:lvlJc w:val="left"/>
      <w:pPr>
        <w:tabs>
          <w:tab w:val="num" w:pos="3600"/>
        </w:tabs>
        <w:ind w:left="3600" w:hanging="360"/>
      </w:pPr>
      <w:rPr>
        <w:rFonts w:ascii="Courier New" w:hAnsi="Courier New" w:cs="Courier New" w:hint="default"/>
      </w:rPr>
    </w:lvl>
    <w:lvl w:ilvl="5" w:tplc="041D0005" w:tentative="1">
      <w:start w:val="1"/>
      <w:numFmt w:val="bullet"/>
      <w:lvlText w:val=""/>
      <w:lvlJc w:val="left"/>
      <w:pPr>
        <w:tabs>
          <w:tab w:val="num" w:pos="4320"/>
        </w:tabs>
        <w:ind w:left="4320" w:hanging="360"/>
      </w:pPr>
      <w:rPr>
        <w:rFonts w:ascii="Wingdings" w:hAnsi="Wingdings" w:hint="default"/>
      </w:rPr>
    </w:lvl>
    <w:lvl w:ilvl="6" w:tplc="041D0001" w:tentative="1">
      <w:start w:val="1"/>
      <w:numFmt w:val="bullet"/>
      <w:lvlText w:val=""/>
      <w:lvlJc w:val="left"/>
      <w:pPr>
        <w:tabs>
          <w:tab w:val="num" w:pos="5040"/>
        </w:tabs>
        <w:ind w:left="5040" w:hanging="360"/>
      </w:pPr>
      <w:rPr>
        <w:rFonts w:ascii="Symbol" w:hAnsi="Symbol" w:hint="default"/>
      </w:rPr>
    </w:lvl>
    <w:lvl w:ilvl="7" w:tplc="041D0003" w:tentative="1">
      <w:start w:val="1"/>
      <w:numFmt w:val="bullet"/>
      <w:lvlText w:val="o"/>
      <w:lvlJc w:val="left"/>
      <w:pPr>
        <w:tabs>
          <w:tab w:val="num" w:pos="5760"/>
        </w:tabs>
        <w:ind w:left="5760" w:hanging="360"/>
      </w:pPr>
      <w:rPr>
        <w:rFonts w:ascii="Courier New" w:hAnsi="Courier New" w:cs="Courier New" w:hint="default"/>
      </w:rPr>
    </w:lvl>
    <w:lvl w:ilvl="8" w:tplc="041D0005" w:tentative="1">
      <w:start w:val="1"/>
      <w:numFmt w:val="bullet"/>
      <w:lvlText w:val=""/>
      <w:lvlJc w:val="left"/>
      <w:pPr>
        <w:tabs>
          <w:tab w:val="num" w:pos="6480"/>
        </w:tabs>
        <w:ind w:left="6480" w:hanging="360"/>
      </w:pPr>
      <w:rPr>
        <w:rFonts w:ascii="Wingdings" w:hAnsi="Wingdings" w:hint="default"/>
      </w:rPr>
    </w:lvl>
  </w:abstractNum>
  <w:num w:numId="1">
    <w:abstractNumId w:val="1"/>
  </w:num>
  <w:num w:numId="2">
    <w:abstractNumId w:val="2"/>
  </w:num>
  <w:num w:numId="3">
    <w:abstractNumId w:val="3"/>
  </w:num>
  <w:num w:numId="4">
    <w:abstractNumId w:val="6"/>
  </w:num>
  <w:num w:numId="5">
    <w:abstractNumId w:val="9"/>
  </w:num>
  <w:num w:numId="6">
    <w:abstractNumId w:val="22"/>
  </w:num>
  <w:num w:numId="7">
    <w:abstractNumId w:val="8"/>
  </w:num>
  <w:num w:numId="8">
    <w:abstractNumId w:val="28"/>
  </w:num>
  <w:num w:numId="9">
    <w:abstractNumId w:val="5"/>
  </w:num>
  <w:num w:numId="10">
    <w:abstractNumId w:val="14"/>
  </w:num>
  <w:num w:numId="11">
    <w:abstractNumId w:val="7"/>
    <w:lvlOverride w:ilvl="0">
      <w:lvl w:ilvl="0">
        <w:start w:val="1"/>
        <w:numFmt w:val="decimal"/>
        <w:pStyle w:val="Rubrik1Nr"/>
        <w:lvlText w:val="%1."/>
        <w:lvlJc w:val="left"/>
        <w:pPr>
          <w:tabs>
            <w:tab w:val="num" w:pos="454"/>
          </w:tabs>
          <w:ind w:left="454" w:hanging="454"/>
        </w:pPr>
        <w:rPr>
          <w:rFonts w:hint="default"/>
        </w:rPr>
      </w:lvl>
    </w:lvlOverride>
  </w:num>
  <w:num w:numId="12">
    <w:abstractNumId w:val="13"/>
  </w:num>
  <w:num w:numId="13">
    <w:abstractNumId w:val="19"/>
  </w:num>
  <w:num w:numId="14">
    <w:abstractNumId w:val="0"/>
  </w:num>
  <w:num w:numId="15">
    <w:abstractNumId w:val="20"/>
  </w:num>
  <w:num w:numId="16">
    <w:abstractNumId w:val="11"/>
  </w:num>
  <w:num w:numId="17">
    <w:abstractNumId w:val="12"/>
  </w:num>
  <w:num w:numId="18">
    <w:abstractNumId w:val="23"/>
  </w:num>
  <w:num w:numId="19">
    <w:abstractNumId w:val="16"/>
  </w:num>
  <w:num w:numId="20">
    <w:abstractNumId w:val="26"/>
  </w:num>
  <w:num w:numId="21">
    <w:abstractNumId w:val="27"/>
  </w:num>
  <w:num w:numId="22">
    <w:abstractNumId w:val="15"/>
  </w:num>
  <w:num w:numId="23">
    <w:abstractNumId w:val="24"/>
  </w:num>
  <w:num w:numId="24">
    <w:abstractNumId w:val="18"/>
  </w:num>
  <w:num w:numId="25">
    <w:abstractNumId w:val="21"/>
  </w:num>
  <w:num w:numId="26">
    <w:abstractNumId w:val="17"/>
  </w:num>
  <w:num w:numId="27">
    <w:abstractNumId w:val="10"/>
  </w:num>
  <w:num w:numId="28">
    <w:abstractNumId w:val="25"/>
  </w:num>
  <w:num w:numId="29">
    <w:abstractNumId w:val="4"/>
  </w:num>
  <w:num w:numId="3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embedSystemFonts/>
  <w:bordersDoNotSurroundHeader/>
  <w:bordersDoNotSurroundFooter/>
  <w:stylePaneFormatFilter w:val="2801" w:allStyles="1" w:customStyles="0" w:latentStyles="0" w:stylesInUse="0" w:headingStyles="0" w:numberingStyles="0" w:tableStyles="0" w:directFormattingOnRuns="0" w:directFormattingOnParagraphs="0" w:directFormattingOnNumbering="0" w:directFormattingOnTables="1" w:clearFormatting="0" w:top3HeadingStyles="1" w:visibleStyles="0" w:alternateStyleNames="0"/>
  <w:defaultTabStop w:val="720"/>
  <w:hyphenationZone w:val="425"/>
  <w:defaultTableStyle w:val="Normal"/>
  <w:drawingGridHorizontalSpacing w:val="100"/>
  <w:drawingGridVerticalSpacing w:val="0"/>
  <w:displayHorizontalDrawingGridEvery w:val="0"/>
  <w:displayVerticalDrawingGridEvery w:val="0"/>
  <w:doNotShadeFormData/>
  <w:noPunctuationKerning/>
  <w:characterSpacingControl w:val="doNotCompress"/>
  <w:savePreviewPicture/>
  <w:doNotValidateAgainstSchema/>
  <w:doNotDemarcateInvalidXml/>
  <w:hdrShapeDefaults>
    <o:shapedefaults v:ext="edit" spidmax="2067"/>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77726"/>
    <w:rsid w:val="00000F34"/>
    <w:rsid w:val="0000366D"/>
    <w:rsid w:val="000047FE"/>
    <w:rsid w:val="000074E1"/>
    <w:rsid w:val="000100BB"/>
    <w:rsid w:val="00010E24"/>
    <w:rsid w:val="00011E66"/>
    <w:rsid w:val="00014301"/>
    <w:rsid w:val="0001779E"/>
    <w:rsid w:val="000202C8"/>
    <w:rsid w:val="00020BF7"/>
    <w:rsid w:val="00023780"/>
    <w:rsid w:val="00023B09"/>
    <w:rsid w:val="0002633A"/>
    <w:rsid w:val="00027CA6"/>
    <w:rsid w:val="000345B1"/>
    <w:rsid w:val="000352ED"/>
    <w:rsid w:val="00036960"/>
    <w:rsid w:val="00041793"/>
    <w:rsid w:val="00043417"/>
    <w:rsid w:val="00043F7B"/>
    <w:rsid w:val="00050289"/>
    <w:rsid w:val="0005186E"/>
    <w:rsid w:val="0005304C"/>
    <w:rsid w:val="00054643"/>
    <w:rsid w:val="0005647D"/>
    <w:rsid w:val="000621C1"/>
    <w:rsid w:val="00062E46"/>
    <w:rsid w:val="00073530"/>
    <w:rsid w:val="00075F1F"/>
    <w:rsid w:val="00077F9D"/>
    <w:rsid w:val="0008099F"/>
    <w:rsid w:val="000836CD"/>
    <w:rsid w:val="00085724"/>
    <w:rsid w:val="00091FA7"/>
    <w:rsid w:val="000B29F6"/>
    <w:rsid w:val="000B45D0"/>
    <w:rsid w:val="000B492D"/>
    <w:rsid w:val="000B7637"/>
    <w:rsid w:val="000C0D2F"/>
    <w:rsid w:val="000C1D30"/>
    <w:rsid w:val="000C2F64"/>
    <w:rsid w:val="000C3803"/>
    <w:rsid w:val="000C69ED"/>
    <w:rsid w:val="000C7126"/>
    <w:rsid w:val="000C7341"/>
    <w:rsid w:val="000D0662"/>
    <w:rsid w:val="000D1BE2"/>
    <w:rsid w:val="000D2155"/>
    <w:rsid w:val="000D3405"/>
    <w:rsid w:val="000D34E4"/>
    <w:rsid w:val="000D39BA"/>
    <w:rsid w:val="000D4EA9"/>
    <w:rsid w:val="000D5529"/>
    <w:rsid w:val="000E0861"/>
    <w:rsid w:val="000E6973"/>
    <w:rsid w:val="000E74A5"/>
    <w:rsid w:val="000F0BFE"/>
    <w:rsid w:val="000F191C"/>
    <w:rsid w:val="000F2782"/>
    <w:rsid w:val="000F3410"/>
    <w:rsid w:val="000F4D35"/>
    <w:rsid w:val="001032EC"/>
    <w:rsid w:val="00103E85"/>
    <w:rsid w:val="00110557"/>
    <w:rsid w:val="001130D8"/>
    <w:rsid w:val="00115F0F"/>
    <w:rsid w:val="00117185"/>
    <w:rsid w:val="00121595"/>
    <w:rsid w:val="00123015"/>
    <w:rsid w:val="001242EA"/>
    <w:rsid w:val="00124AB4"/>
    <w:rsid w:val="001257EE"/>
    <w:rsid w:val="00133C3C"/>
    <w:rsid w:val="00134D22"/>
    <w:rsid w:val="001360C2"/>
    <w:rsid w:val="00136AAF"/>
    <w:rsid w:val="0014064B"/>
    <w:rsid w:val="0014389A"/>
    <w:rsid w:val="001501B8"/>
    <w:rsid w:val="00150365"/>
    <w:rsid w:val="00154688"/>
    <w:rsid w:val="0015512D"/>
    <w:rsid w:val="00155538"/>
    <w:rsid w:val="00162C3A"/>
    <w:rsid w:val="00163D72"/>
    <w:rsid w:val="00167925"/>
    <w:rsid w:val="001679B3"/>
    <w:rsid w:val="00172D88"/>
    <w:rsid w:val="00174B5B"/>
    <w:rsid w:val="00177438"/>
    <w:rsid w:val="001775E2"/>
    <w:rsid w:val="00185CC5"/>
    <w:rsid w:val="0019047D"/>
    <w:rsid w:val="0019224E"/>
    <w:rsid w:val="00192BC5"/>
    <w:rsid w:val="0019542F"/>
    <w:rsid w:val="001966AF"/>
    <w:rsid w:val="0019766B"/>
    <w:rsid w:val="001A241B"/>
    <w:rsid w:val="001A5360"/>
    <w:rsid w:val="001B5199"/>
    <w:rsid w:val="001C0656"/>
    <w:rsid w:val="001C0CE3"/>
    <w:rsid w:val="001C42FD"/>
    <w:rsid w:val="001C59E5"/>
    <w:rsid w:val="001D0FCB"/>
    <w:rsid w:val="001D14EE"/>
    <w:rsid w:val="001E5DBE"/>
    <w:rsid w:val="001E6228"/>
    <w:rsid w:val="001E6BEB"/>
    <w:rsid w:val="001F033C"/>
    <w:rsid w:val="001F070C"/>
    <w:rsid w:val="001F0E99"/>
    <w:rsid w:val="001F3B6F"/>
    <w:rsid w:val="001F4BD4"/>
    <w:rsid w:val="001F69F1"/>
    <w:rsid w:val="00200035"/>
    <w:rsid w:val="00202ADB"/>
    <w:rsid w:val="00205537"/>
    <w:rsid w:val="00206962"/>
    <w:rsid w:val="00210770"/>
    <w:rsid w:val="00217992"/>
    <w:rsid w:val="00217EA6"/>
    <w:rsid w:val="00225D05"/>
    <w:rsid w:val="0023018A"/>
    <w:rsid w:val="00233B7C"/>
    <w:rsid w:val="002356AE"/>
    <w:rsid w:val="002365BE"/>
    <w:rsid w:val="0023783A"/>
    <w:rsid w:val="00241593"/>
    <w:rsid w:val="00241E79"/>
    <w:rsid w:val="00246679"/>
    <w:rsid w:val="002466B0"/>
    <w:rsid w:val="002478EF"/>
    <w:rsid w:val="00251329"/>
    <w:rsid w:val="00253B61"/>
    <w:rsid w:val="002605CC"/>
    <w:rsid w:val="002612F5"/>
    <w:rsid w:val="00266A0D"/>
    <w:rsid w:val="00267947"/>
    <w:rsid w:val="00275172"/>
    <w:rsid w:val="00277849"/>
    <w:rsid w:val="0028076D"/>
    <w:rsid w:val="0028303C"/>
    <w:rsid w:val="00283976"/>
    <w:rsid w:val="002862EB"/>
    <w:rsid w:val="002879D4"/>
    <w:rsid w:val="00295EDC"/>
    <w:rsid w:val="00297F9D"/>
    <w:rsid w:val="002A04ED"/>
    <w:rsid w:val="002A0BC7"/>
    <w:rsid w:val="002A0F0A"/>
    <w:rsid w:val="002B73DE"/>
    <w:rsid w:val="002B7BD4"/>
    <w:rsid w:val="002C31BB"/>
    <w:rsid w:val="002C5A41"/>
    <w:rsid w:val="002C5CC5"/>
    <w:rsid w:val="002C60BB"/>
    <w:rsid w:val="002C6451"/>
    <w:rsid w:val="002D3F10"/>
    <w:rsid w:val="002D5F27"/>
    <w:rsid w:val="002E1475"/>
    <w:rsid w:val="002E2286"/>
    <w:rsid w:val="002E494F"/>
    <w:rsid w:val="002E6D3B"/>
    <w:rsid w:val="002F575C"/>
    <w:rsid w:val="00300835"/>
    <w:rsid w:val="00303ADA"/>
    <w:rsid w:val="00303F22"/>
    <w:rsid w:val="003045B9"/>
    <w:rsid w:val="00307B73"/>
    <w:rsid w:val="003101E8"/>
    <w:rsid w:val="003118C3"/>
    <w:rsid w:val="003118E5"/>
    <w:rsid w:val="0031225E"/>
    <w:rsid w:val="00315880"/>
    <w:rsid w:val="0031708E"/>
    <w:rsid w:val="00320581"/>
    <w:rsid w:val="00330478"/>
    <w:rsid w:val="00334A64"/>
    <w:rsid w:val="0033610F"/>
    <w:rsid w:val="00336A06"/>
    <w:rsid w:val="00340096"/>
    <w:rsid w:val="00344ABF"/>
    <w:rsid w:val="00347F2F"/>
    <w:rsid w:val="00350349"/>
    <w:rsid w:val="003506DF"/>
    <w:rsid w:val="00351067"/>
    <w:rsid w:val="00352DF3"/>
    <w:rsid w:val="00357CD3"/>
    <w:rsid w:val="0036319B"/>
    <w:rsid w:val="0036325B"/>
    <w:rsid w:val="00364D6F"/>
    <w:rsid w:val="00365051"/>
    <w:rsid w:val="00366DD1"/>
    <w:rsid w:val="00370920"/>
    <w:rsid w:val="00371437"/>
    <w:rsid w:val="0037145B"/>
    <w:rsid w:val="0037292A"/>
    <w:rsid w:val="00373256"/>
    <w:rsid w:val="00375034"/>
    <w:rsid w:val="00375EDE"/>
    <w:rsid w:val="0037681E"/>
    <w:rsid w:val="00377422"/>
    <w:rsid w:val="00377538"/>
    <w:rsid w:val="00380331"/>
    <w:rsid w:val="00382BA8"/>
    <w:rsid w:val="0038515C"/>
    <w:rsid w:val="00387DFB"/>
    <w:rsid w:val="003940E8"/>
    <w:rsid w:val="0039453F"/>
    <w:rsid w:val="003968B2"/>
    <w:rsid w:val="003A0235"/>
    <w:rsid w:val="003A37C4"/>
    <w:rsid w:val="003A641F"/>
    <w:rsid w:val="003B0462"/>
    <w:rsid w:val="003B1DAD"/>
    <w:rsid w:val="003B1F4D"/>
    <w:rsid w:val="003B29E3"/>
    <w:rsid w:val="003B46CD"/>
    <w:rsid w:val="003C3CE1"/>
    <w:rsid w:val="003C52AA"/>
    <w:rsid w:val="003C61B5"/>
    <w:rsid w:val="003C7D97"/>
    <w:rsid w:val="003D051F"/>
    <w:rsid w:val="003D058C"/>
    <w:rsid w:val="003D14FC"/>
    <w:rsid w:val="003D616F"/>
    <w:rsid w:val="003E52CF"/>
    <w:rsid w:val="003F07D8"/>
    <w:rsid w:val="003F2297"/>
    <w:rsid w:val="003F3023"/>
    <w:rsid w:val="003F7480"/>
    <w:rsid w:val="00403907"/>
    <w:rsid w:val="004107AE"/>
    <w:rsid w:val="004119FF"/>
    <w:rsid w:val="0041306D"/>
    <w:rsid w:val="00413155"/>
    <w:rsid w:val="00415A0A"/>
    <w:rsid w:val="00416C2A"/>
    <w:rsid w:val="004218F9"/>
    <w:rsid w:val="004243E9"/>
    <w:rsid w:val="004256A4"/>
    <w:rsid w:val="00427CBE"/>
    <w:rsid w:val="004309C3"/>
    <w:rsid w:val="00432416"/>
    <w:rsid w:val="00434298"/>
    <w:rsid w:val="00442D67"/>
    <w:rsid w:val="004433AE"/>
    <w:rsid w:val="004470E8"/>
    <w:rsid w:val="004505D4"/>
    <w:rsid w:val="004508C8"/>
    <w:rsid w:val="00453BE6"/>
    <w:rsid w:val="004557D6"/>
    <w:rsid w:val="004564AD"/>
    <w:rsid w:val="00462258"/>
    <w:rsid w:val="00462BD9"/>
    <w:rsid w:val="00470B63"/>
    <w:rsid w:val="00470BD4"/>
    <w:rsid w:val="00471876"/>
    <w:rsid w:val="004718F2"/>
    <w:rsid w:val="00472626"/>
    <w:rsid w:val="004745BA"/>
    <w:rsid w:val="00474A39"/>
    <w:rsid w:val="004765A8"/>
    <w:rsid w:val="0047746B"/>
    <w:rsid w:val="00477726"/>
    <w:rsid w:val="0048023E"/>
    <w:rsid w:val="00490EE7"/>
    <w:rsid w:val="00496074"/>
    <w:rsid w:val="00497077"/>
    <w:rsid w:val="004A063D"/>
    <w:rsid w:val="004A540C"/>
    <w:rsid w:val="004A79B6"/>
    <w:rsid w:val="004A7C37"/>
    <w:rsid w:val="004B1AF6"/>
    <w:rsid w:val="004B37D5"/>
    <w:rsid w:val="004B3FC3"/>
    <w:rsid w:val="004B423A"/>
    <w:rsid w:val="004C073B"/>
    <w:rsid w:val="004D1F9F"/>
    <w:rsid w:val="004D39E6"/>
    <w:rsid w:val="004D6E17"/>
    <w:rsid w:val="004D6F49"/>
    <w:rsid w:val="004E458B"/>
    <w:rsid w:val="004F71F0"/>
    <w:rsid w:val="00503AB0"/>
    <w:rsid w:val="00504E01"/>
    <w:rsid w:val="00506468"/>
    <w:rsid w:val="00514197"/>
    <w:rsid w:val="0051468C"/>
    <w:rsid w:val="00515F1A"/>
    <w:rsid w:val="00516A88"/>
    <w:rsid w:val="00516C8F"/>
    <w:rsid w:val="005233FC"/>
    <w:rsid w:val="00523B3C"/>
    <w:rsid w:val="00526CF9"/>
    <w:rsid w:val="00527A04"/>
    <w:rsid w:val="00527EBA"/>
    <w:rsid w:val="00531731"/>
    <w:rsid w:val="0053365E"/>
    <w:rsid w:val="00533A31"/>
    <w:rsid w:val="005350E4"/>
    <w:rsid w:val="00545A08"/>
    <w:rsid w:val="00546BAE"/>
    <w:rsid w:val="00547092"/>
    <w:rsid w:val="00551A35"/>
    <w:rsid w:val="00553E01"/>
    <w:rsid w:val="00555BAA"/>
    <w:rsid w:val="00570606"/>
    <w:rsid w:val="00572999"/>
    <w:rsid w:val="0057516B"/>
    <w:rsid w:val="00577161"/>
    <w:rsid w:val="0058014B"/>
    <w:rsid w:val="0058030B"/>
    <w:rsid w:val="00582348"/>
    <w:rsid w:val="0058404B"/>
    <w:rsid w:val="005854A4"/>
    <w:rsid w:val="005A433D"/>
    <w:rsid w:val="005A51CB"/>
    <w:rsid w:val="005A56C9"/>
    <w:rsid w:val="005B34A3"/>
    <w:rsid w:val="005B4494"/>
    <w:rsid w:val="005B51C4"/>
    <w:rsid w:val="005C0649"/>
    <w:rsid w:val="005C1AB9"/>
    <w:rsid w:val="005C1E1B"/>
    <w:rsid w:val="005C45B0"/>
    <w:rsid w:val="005D020A"/>
    <w:rsid w:val="005D1A51"/>
    <w:rsid w:val="005D4D13"/>
    <w:rsid w:val="005E03E5"/>
    <w:rsid w:val="005E0CC7"/>
    <w:rsid w:val="005E0FD3"/>
    <w:rsid w:val="005E54B2"/>
    <w:rsid w:val="005E6F4D"/>
    <w:rsid w:val="005F5713"/>
    <w:rsid w:val="005F5EBD"/>
    <w:rsid w:val="005F616D"/>
    <w:rsid w:val="0060373C"/>
    <w:rsid w:val="00604C1B"/>
    <w:rsid w:val="00605B67"/>
    <w:rsid w:val="00606D76"/>
    <w:rsid w:val="0060752A"/>
    <w:rsid w:val="006115A8"/>
    <w:rsid w:val="00612546"/>
    <w:rsid w:val="00613A7A"/>
    <w:rsid w:val="00614BDA"/>
    <w:rsid w:val="0061759C"/>
    <w:rsid w:val="006176AF"/>
    <w:rsid w:val="00620716"/>
    <w:rsid w:val="00620D55"/>
    <w:rsid w:val="006217CA"/>
    <w:rsid w:val="006240FF"/>
    <w:rsid w:val="00624204"/>
    <w:rsid w:val="00625D9A"/>
    <w:rsid w:val="00627DDA"/>
    <w:rsid w:val="0063218F"/>
    <w:rsid w:val="006328F7"/>
    <w:rsid w:val="0063635E"/>
    <w:rsid w:val="00647B65"/>
    <w:rsid w:val="00651710"/>
    <w:rsid w:val="0065798A"/>
    <w:rsid w:val="00666C86"/>
    <w:rsid w:val="0067289E"/>
    <w:rsid w:val="006742C8"/>
    <w:rsid w:val="00676A77"/>
    <w:rsid w:val="00676B30"/>
    <w:rsid w:val="00681F97"/>
    <w:rsid w:val="00682C6F"/>
    <w:rsid w:val="00690BD6"/>
    <w:rsid w:val="006923E1"/>
    <w:rsid w:val="00693494"/>
    <w:rsid w:val="006940E1"/>
    <w:rsid w:val="00695064"/>
    <w:rsid w:val="0069772B"/>
    <w:rsid w:val="006A6D79"/>
    <w:rsid w:val="006A7EFD"/>
    <w:rsid w:val="006B0323"/>
    <w:rsid w:val="006B1749"/>
    <w:rsid w:val="006B6AAA"/>
    <w:rsid w:val="006B7EEB"/>
    <w:rsid w:val="006C2C58"/>
    <w:rsid w:val="006C36A6"/>
    <w:rsid w:val="006D1817"/>
    <w:rsid w:val="006D565D"/>
    <w:rsid w:val="006E06FB"/>
    <w:rsid w:val="006E3285"/>
    <w:rsid w:val="006F21E9"/>
    <w:rsid w:val="006F663A"/>
    <w:rsid w:val="006F77D1"/>
    <w:rsid w:val="007001AD"/>
    <w:rsid w:val="007020F4"/>
    <w:rsid w:val="007023E2"/>
    <w:rsid w:val="00702636"/>
    <w:rsid w:val="00702B1F"/>
    <w:rsid w:val="00703F97"/>
    <w:rsid w:val="007140D4"/>
    <w:rsid w:val="00714659"/>
    <w:rsid w:val="00715AA4"/>
    <w:rsid w:val="00715CF5"/>
    <w:rsid w:val="0072294F"/>
    <w:rsid w:val="00725117"/>
    <w:rsid w:val="0072571A"/>
    <w:rsid w:val="00726566"/>
    <w:rsid w:val="007303B6"/>
    <w:rsid w:val="00731D71"/>
    <w:rsid w:val="00733F03"/>
    <w:rsid w:val="00735AB8"/>
    <w:rsid w:val="00735FE1"/>
    <w:rsid w:val="00747644"/>
    <w:rsid w:val="0075295E"/>
    <w:rsid w:val="00756065"/>
    <w:rsid w:val="00757187"/>
    <w:rsid w:val="007571BE"/>
    <w:rsid w:val="007572D1"/>
    <w:rsid w:val="00757E33"/>
    <w:rsid w:val="007603F6"/>
    <w:rsid w:val="0076751D"/>
    <w:rsid w:val="00773C11"/>
    <w:rsid w:val="00783496"/>
    <w:rsid w:val="00784F0B"/>
    <w:rsid w:val="007913D6"/>
    <w:rsid w:val="00793BCD"/>
    <w:rsid w:val="00794665"/>
    <w:rsid w:val="007A29A3"/>
    <w:rsid w:val="007A5B3E"/>
    <w:rsid w:val="007A6A09"/>
    <w:rsid w:val="007B0DC2"/>
    <w:rsid w:val="007C5081"/>
    <w:rsid w:val="007C627B"/>
    <w:rsid w:val="007D3C57"/>
    <w:rsid w:val="007D3E85"/>
    <w:rsid w:val="007D45C1"/>
    <w:rsid w:val="007D5066"/>
    <w:rsid w:val="007E2660"/>
    <w:rsid w:val="007E6ABA"/>
    <w:rsid w:val="007F1215"/>
    <w:rsid w:val="007F4D1D"/>
    <w:rsid w:val="007F5AF7"/>
    <w:rsid w:val="007F5B96"/>
    <w:rsid w:val="00803917"/>
    <w:rsid w:val="00804D41"/>
    <w:rsid w:val="00810FD3"/>
    <w:rsid w:val="00814466"/>
    <w:rsid w:val="00817C8A"/>
    <w:rsid w:val="008269E6"/>
    <w:rsid w:val="008275FD"/>
    <w:rsid w:val="00836BB7"/>
    <w:rsid w:val="008377DE"/>
    <w:rsid w:val="008379BF"/>
    <w:rsid w:val="00837CBE"/>
    <w:rsid w:val="00843165"/>
    <w:rsid w:val="008478DC"/>
    <w:rsid w:val="00853006"/>
    <w:rsid w:val="00867DD9"/>
    <w:rsid w:val="0087148D"/>
    <w:rsid w:val="00871D2D"/>
    <w:rsid w:val="00876FE6"/>
    <w:rsid w:val="00880A29"/>
    <w:rsid w:val="00884EDE"/>
    <w:rsid w:val="0089183E"/>
    <w:rsid w:val="0089208E"/>
    <w:rsid w:val="00894F7B"/>
    <w:rsid w:val="008953D7"/>
    <w:rsid w:val="0089666F"/>
    <w:rsid w:val="00896F77"/>
    <w:rsid w:val="008A01AF"/>
    <w:rsid w:val="008A0700"/>
    <w:rsid w:val="008A3AA7"/>
    <w:rsid w:val="008B0092"/>
    <w:rsid w:val="008B012A"/>
    <w:rsid w:val="008B13E4"/>
    <w:rsid w:val="008B445E"/>
    <w:rsid w:val="008B4506"/>
    <w:rsid w:val="008B637B"/>
    <w:rsid w:val="008C3089"/>
    <w:rsid w:val="008C515D"/>
    <w:rsid w:val="008C614A"/>
    <w:rsid w:val="008C76B3"/>
    <w:rsid w:val="008D2322"/>
    <w:rsid w:val="008D2E29"/>
    <w:rsid w:val="008D3B84"/>
    <w:rsid w:val="008D5B18"/>
    <w:rsid w:val="008D62C0"/>
    <w:rsid w:val="008E14B9"/>
    <w:rsid w:val="008E39BB"/>
    <w:rsid w:val="008E4D9F"/>
    <w:rsid w:val="008E60D9"/>
    <w:rsid w:val="008F013F"/>
    <w:rsid w:val="008F30C0"/>
    <w:rsid w:val="008F4A66"/>
    <w:rsid w:val="008F7D41"/>
    <w:rsid w:val="0090269A"/>
    <w:rsid w:val="00904EC0"/>
    <w:rsid w:val="009064AE"/>
    <w:rsid w:val="00912769"/>
    <w:rsid w:val="00914E15"/>
    <w:rsid w:val="00917CEC"/>
    <w:rsid w:val="00922055"/>
    <w:rsid w:val="00924A22"/>
    <w:rsid w:val="00927EDD"/>
    <w:rsid w:val="00930A0B"/>
    <w:rsid w:val="0093296A"/>
    <w:rsid w:val="00932A6D"/>
    <w:rsid w:val="00934D45"/>
    <w:rsid w:val="00937EBD"/>
    <w:rsid w:val="009432B7"/>
    <w:rsid w:val="00955626"/>
    <w:rsid w:val="009572DB"/>
    <w:rsid w:val="00957C49"/>
    <w:rsid w:val="00962658"/>
    <w:rsid w:val="009704D5"/>
    <w:rsid w:val="00973063"/>
    <w:rsid w:val="009840E6"/>
    <w:rsid w:val="00987D80"/>
    <w:rsid w:val="00995FC0"/>
    <w:rsid w:val="009A4A51"/>
    <w:rsid w:val="009B22F1"/>
    <w:rsid w:val="009B30E2"/>
    <w:rsid w:val="009B58BA"/>
    <w:rsid w:val="009B7579"/>
    <w:rsid w:val="009C0803"/>
    <w:rsid w:val="009D08F1"/>
    <w:rsid w:val="009D2F11"/>
    <w:rsid w:val="009E451A"/>
    <w:rsid w:val="009F0043"/>
    <w:rsid w:val="009F06D7"/>
    <w:rsid w:val="009F45A7"/>
    <w:rsid w:val="009F5148"/>
    <w:rsid w:val="009F5411"/>
    <w:rsid w:val="009F5C92"/>
    <w:rsid w:val="009F7E85"/>
    <w:rsid w:val="00A01062"/>
    <w:rsid w:val="00A01EEC"/>
    <w:rsid w:val="00A0243D"/>
    <w:rsid w:val="00A042E4"/>
    <w:rsid w:val="00A11B4C"/>
    <w:rsid w:val="00A165F0"/>
    <w:rsid w:val="00A16FF1"/>
    <w:rsid w:val="00A172C5"/>
    <w:rsid w:val="00A203B1"/>
    <w:rsid w:val="00A31996"/>
    <w:rsid w:val="00A31C71"/>
    <w:rsid w:val="00A33E43"/>
    <w:rsid w:val="00A33E77"/>
    <w:rsid w:val="00A34868"/>
    <w:rsid w:val="00A40BFF"/>
    <w:rsid w:val="00A47E60"/>
    <w:rsid w:val="00A503CE"/>
    <w:rsid w:val="00A5485B"/>
    <w:rsid w:val="00A559FD"/>
    <w:rsid w:val="00A57128"/>
    <w:rsid w:val="00A60F0D"/>
    <w:rsid w:val="00A6299E"/>
    <w:rsid w:val="00A63B47"/>
    <w:rsid w:val="00A655E6"/>
    <w:rsid w:val="00A66152"/>
    <w:rsid w:val="00A67334"/>
    <w:rsid w:val="00A7201A"/>
    <w:rsid w:val="00A721CB"/>
    <w:rsid w:val="00A72F73"/>
    <w:rsid w:val="00A732C6"/>
    <w:rsid w:val="00A7534D"/>
    <w:rsid w:val="00A760EB"/>
    <w:rsid w:val="00A76119"/>
    <w:rsid w:val="00A8472B"/>
    <w:rsid w:val="00A8551F"/>
    <w:rsid w:val="00A86490"/>
    <w:rsid w:val="00A94E94"/>
    <w:rsid w:val="00A95366"/>
    <w:rsid w:val="00A978A8"/>
    <w:rsid w:val="00AA15FE"/>
    <w:rsid w:val="00AA2CCA"/>
    <w:rsid w:val="00AA49A5"/>
    <w:rsid w:val="00AA6D2E"/>
    <w:rsid w:val="00AB2B46"/>
    <w:rsid w:val="00AB3FAA"/>
    <w:rsid w:val="00AB759F"/>
    <w:rsid w:val="00AC000C"/>
    <w:rsid w:val="00AC3E65"/>
    <w:rsid w:val="00AC63FC"/>
    <w:rsid w:val="00AC64A8"/>
    <w:rsid w:val="00AC6C64"/>
    <w:rsid w:val="00AC7943"/>
    <w:rsid w:val="00AD1F63"/>
    <w:rsid w:val="00AD3B5B"/>
    <w:rsid w:val="00AD4C52"/>
    <w:rsid w:val="00AD7EBD"/>
    <w:rsid w:val="00AE10B1"/>
    <w:rsid w:val="00AF1EE2"/>
    <w:rsid w:val="00AF38F2"/>
    <w:rsid w:val="00AF501D"/>
    <w:rsid w:val="00AF5719"/>
    <w:rsid w:val="00B03C2E"/>
    <w:rsid w:val="00B045A2"/>
    <w:rsid w:val="00B0793B"/>
    <w:rsid w:val="00B2011B"/>
    <w:rsid w:val="00B20F34"/>
    <w:rsid w:val="00B20F44"/>
    <w:rsid w:val="00B21B5C"/>
    <w:rsid w:val="00B220BB"/>
    <w:rsid w:val="00B22ABC"/>
    <w:rsid w:val="00B23948"/>
    <w:rsid w:val="00B2410C"/>
    <w:rsid w:val="00B27000"/>
    <w:rsid w:val="00B3018F"/>
    <w:rsid w:val="00B33951"/>
    <w:rsid w:val="00B33C4E"/>
    <w:rsid w:val="00B36E17"/>
    <w:rsid w:val="00B414A9"/>
    <w:rsid w:val="00B433FA"/>
    <w:rsid w:val="00B47A2C"/>
    <w:rsid w:val="00B5576A"/>
    <w:rsid w:val="00B607C0"/>
    <w:rsid w:val="00B620F6"/>
    <w:rsid w:val="00B7000E"/>
    <w:rsid w:val="00B85666"/>
    <w:rsid w:val="00B85D5D"/>
    <w:rsid w:val="00B8708F"/>
    <w:rsid w:val="00B91AA5"/>
    <w:rsid w:val="00BA32E3"/>
    <w:rsid w:val="00BA4593"/>
    <w:rsid w:val="00BA751B"/>
    <w:rsid w:val="00BB310C"/>
    <w:rsid w:val="00BB5085"/>
    <w:rsid w:val="00BB6F21"/>
    <w:rsid w:val="00BC0766"/>
    <w:rsid w:val="00BC2D8F"/>
    <w:rsid w:val="00BC7E42"/>
    <w:rsid w:val="00BD12B2"/>
    <w:rsid w:val="00BE13F3"/>
    <w:rsid w:val="00BE2F3D"/>
    <w:rsid w:val="00BE4416"/>
    <w:rsid w:val="00BE454B"/>
    <w:rsid w:val="00BE72A3"/>
    <w:rsid w:val="00BF5FD0"/>
    <w:rsid w:val="00BF71D8"/>
    <w:rsid w:val="00C0195A"/>
    <w:rsid w:val="00C01AE9"/>
    <w:rsid w:val="00C11C53"/>
    <w:rsid w:val="00C1259D"/>
    <w:rsid w:val="00C14C70"/>
    <w:rsid w:val="00C2210B"/>
    <w:rsid w:val="00C2372B"/>
    <w:rsid w:val="00C2633D"/>
    <w:rsid w:val="00C26FE2"/>
    <w:rsid w:val="00C27E46"/>
    <w:rsid w:val="00C30579"/>
    <w:rsid w:val="00C3111E"/>
    <w:rsid w:val="00C33328"/>
    <w:rsid w:val="00C352EF"/>
    <w:rsid w:val="00C43353"/>
    <w:rsid w:val="00C439B3"/>
    <w:rsid w:val="00C4467D"/>
    <w:rsid w:val="00C45A5E"/>
    <w:rsid w:val="00C469D9"/>
    <w:rsid w:val="00C46A33"/>
    <w:rsid w:val="00C53852"/>
    <w:rsid w:val="00C5419A"/>
    <w:rsid w:val="00C55394"/>
    <w:rsid w:val="00C61E46"/>
    <w:rsid w:val="00C63695"/>
    <w:rsid w:val="00C67971"/>
    <w:rsid w:val="00C715B7"/>
    <w:rsid w:val="00C71743"/>
    <w:rsid w:val="00C72C1F"/>
    <w:rsid w:val="00C73295"/>
    <w:rsid w:val="00C8133E"/>
    <w:rsid w:val="00C81A74"/>
    <w:rsid w:val="00C83B07"/>
    <w:rsid w:val="00C84D78"/>
    <w:rsid w:val="00C84EAA"/>
    <w:rsid w:val="00C85AB0"/>
    <w:rsid w:val="00C860CE"/>
    <w:rsid w:val="00C87A65"/>
    <w:rsid w:val="00C87F4D"/>
    <w:rsid w:val="00C938F1"/>
    <w:rsid w:val="00C94E15"/>
    <w:rsid w:val="00C97B34"/>
    <w:rsid w:val="00CA24CB"/>
    <w:rsid w:val="00CA24EE"/>
    <w:rsid w:val="00CB007F"/>
    <w:rsid w:val="00CB0AFF"/>
    <w:rsid w:val="00CB1D3F"/>
    <w:rsid w:val="00CB4609"/>
    <w:rsid w:val="00CB4C4D"/>
    <w:rsid w:val="00CB6C50"/>
    <w:rsid w:val="00CC648D"/>
    <w:rsid w:val="00CC762A"/>
    <w:rsid w:val="00CC78A3"/>
    <w:rsid w:val="00CD0857"/>
    <w:rsid w:val="00CD2DF7"/>
    <w:rsid w:val="00CD315B"/>
    <w:rsid w:val="00CD3176"/>
    <w:rsid w:val="00CD57EC"/>
    <w:rsid w:val="00CD724B"/>
    <w:rsid w:val="00CE1433"/>
    <w:rsid w:val="00CE16F1"/>
    <w:rsid w:val="00CE1FB0"/>
    <w:rsid w:val="00CE77CE"/>
    <w:rsid w:val="00CF0A00"/>
    <w:rsid w:val="00D00628"/>
    <w:rsid w:val="00D07757"/>
    <w:rsid w:val="00D07C1F"/>
    <w:rsid w:val="00D1002B"/>
    <w:rsid w:val="00D20E02"/>
    <w:rsid w:val="00D21FE5"/>
    <w:rsid w:val="00D23023"/>
    <w:rsid w:val="00D24DC7"/>
    <w:rsid w:val="00D2725A"/>
    <w:rsid w:val="00D278E7"/>
    <w:rsid w:val="00D3073F"/>
    <w:rsid w:val="00D307CC"/>
    <w:rsid w:val="00D31990"/>
    <w:rsid w:val="00D324C1"/>
    <w:rsid w:val="00D3357A"/>
    <w:rsid w:val="00D35B48"/>
    <w:rsid w:val="00D365E6"/>
    <w:rsid w:val="00D366C4"/>
    <w:rsid w:val="00D42184"/>
    <w:rsid w:val="00D43617"/>
    <w:rsid w:val="00D44720"/>
    <w:rsid w:val="00D46F4C"/>
    <w:rsid w:val="00D50339"/>
    <w:rsid w:val="00D527C4"/>
    <w:rsid w:val="00D543DE"/>
    <w:rsid w:val="00D54964"/>
    <w:rsid w:val="00D57A6F"/>
    <w:rsid w:val="00D60C26"/>
    <w:rsid w:val="00D61348"/>
    <w:rsid w:val="00D62FA1"/>
    <w:rsid w:val="00D65D54"/>
    <w:rsid w:val="00D703C7"/>
    <w:rsid w:val="00D7290F"/>
    <w:rsid w:val="00D77EFB"/>
    <w:rsid w:val="00D80616"/>
    <w:rsid w:val="00D825A7"/>
    <w:rsid w:val="00D84118"/>
    <w:rsid w:val="00D847D6"/>
    <w:rsid w:val="00D84A2B"/>
    <w:rsid w:val="00D84EC4"/>
    <w:rsid w:val="00D932CD"/>
    <w:rsid w:val="00D93F5A"/>
    <w:rsid w:val="00D9693D"/>
    <w:rsid w:val="00DA048B"/>
    <w:rsid w:val="00DA1B7D"/>
    <w:rsid w:val="00DA383D"/>
    <w:rsid w:val="00DA4404"/>
    <w:rsid w:val="00DA61BF"/>
    <w:rsid w:val="00DB442E"/>
    <w:rsid w:val="00DC0D1B"/>
    <w:rsid w:val="00DC3321"/>
    <w:rsid w:val="00DC4C3D"/>
    <w:rsid w:val="00DC5D86"/>
    <w:rsid w:val="00DC6675"/>
    <w:rsid w:val="00DD1B84"/>
    <w:rsid w:val="00DD500B"/>
    <w:rsid w:val="00DD51EB"/>
    <w:rsid w:val="00DD56BC"/>
    <w:rsid w:val="00DE0A27"/>
    <w:rsid w:val="00DE1287"/>
    <w:rsid w:val="00DE16F6"/>
    <w:rsid w:val="00DE3789"/>
    <w:rsid w:val="00DE527B"/>
    <w:rsid w:val="00DE75E6"/>
    <w:rsid w:val="00DF06EE"/>
    <w:rsid w:val="00DF1362"/>
    <w:rsid w:val="00E017E8"/>
    <w:rsid w:val="00E14EB3"/>
    <w:rsid w:val="00E170F9"/>
    <w:rsid w:val="00E23362"/>
    <w:rsid w:val="00E30D2E"/>
    <w:rsid w:val="00E322C9"/>
    <w:rsid w:val="00E35968"/>
    <w:rsid w:val="00E35A76"/>
    <w:rsid w:val="00E361FB"/>
    <w:rsid w:val="00E3668E"/>
    <w:rsid w:val="00E36994"/>
    <w:rsid w:val="00E36BD6"/>
    <w:rsid w:val="00E36C88"/>
    <w:rsid w:val="00E4011A"/>
    <w:rsid w:val="00E42921"/>
    <w:rsid w:val="00E45FE1"/>
    <w:rsid w:val="00E462ED"/>
    <w:rsid w:val="00E50F0E"/>
    <w:rsid w:val="00E52D40"/>
    <w:rsid w:val="00E536DB"/>
    <w:rsid w:val="00E57D95"/>
    <w:rsid w:val="00E623C5"/>
    <w:rsid w:val="00E62B1A"/>
    <w:rsid w:val="00E642D8"/>
    <w:rsid w:val="00E65E7B"/>
    <w:rsid w:val="00E662FD"/>
    <w:rsid w:val="00E7144B"/>
    <w:rsid w:val="00E723C3"/>
    <w:rsid w:val="00E72CAF"/>
    <w:rsid w:val="00E72D58"/>
    <w:rsid w:val="00E733E8"/>
    <w:rsid w:val="00E7678E"/>
    <w:rsid w:val="00E80614"/>
    <w:rsid w:val="00E81C1F"/>
    <w:rsid w:val="00E8296C"/>
    <w:rsid w:val="00E86261"/>
    <w:rsid w:val="00E86D5C"/>
    <w:rsid w:val="00E87FAE"/>
    <w:rsid w:val="00E90E84"/>
    <w:rsid w:val="00E968C4"/>
    <w:rsid w:val="00EA1B9B"/>
    <w:rsid w:val="00EA1F35"/>
    <w:rsid w:val="00EA5FFA"/>
    <w:rsid w:val="00EA78D6"/>
    <w:rsid w:val="00EA7CE2"/>
    <w:rsid w:val="00EB24F6"/>
    <w:rsid w:val="00EC4F7D"/>
    <w:rsid w:val="00EC57B9"/>
    <w:rsid w:val="00EC6C6D"/>
    <w:rsid w:val="00ED19D0"/>
    <w:rsid w:val="00ED3676"/>
    <w:rsid w:val="00ED37C0"/>
    <w:rsid w:val="00ED3DAD"/>
    <w:rsid w:val="00ED70BE"/>
    <w:rsid w:val="00EE3689"/>
    <w:rsid w:val="00EF4391"/>
    <w:rsid w:val="00EF5460"/>
    <w:rsid w:val="00F00606"/>
    <w:rsid w:val="00F01E22"/>
    <w:rsid w:val="00F02DE0"/>
    <w:rsid w:val="00F02FD6"/>
    <w:rsid w:val="00F06B50"/>
    <w:rsid w:val="00F06D7D"/>
    <w:rsid w:val="00F0756A"/>
    <w:rsid w:val="00F155EC"/>
    <w:rsid w:val="00F15976"/>
    <w:rsid w:val="00F16FD3"/>
    <w:rsid w:val="00F20E39"/>
    <w:rsid w:val="00F23157"/>
    <w:rsid w:val="00F246E3"/>
    <w:rsid w:val="00F247EA"/>
    <w:rsid w:val="00F31958"/>
    <w:rsid w:val="00F33ACB"/>
    <w:rsid w:val="00F33B0B"/>
    <w:rsid w:val="00F33D30"/>
    <w:rsid w:val="00F345FD"/>
    <w:rsid w:val="00F37E2E"/>
    <w:rsid w:val="00F405F7"/>
    <w:rsid w:val="00F44D1A"/>
    <w:rsid w:val="00F47F28"/>
    <w:rsid w:val="00F536D6"/>
    <w:rsid w:val="00F5458B"/>
    <w:rsid w:val="00F54E62"/>
    <w:rsid w:val="00F61B68"/>
    <w:rsid w:val="00F62262"/>
    <w:rsid w:val="00F6386C"/>
    <w:rsid w:val="00F65AB3"/>
    <w:rsid w:val="00F67B66"/>
    <w:rsid w:val="00F72598"/>
    <w:rsid w:val="00F72683"/>
    <w:rsid w:val="00F72BDD"/>
    <w:rsid w:val="00F75243"/>
    <w:rsid w:val="00F80392"/>
    <w:rsid w:val="00F812DB"/>
    <w:rsid w:val="00F82B84"/>
    <w:rsid w:val="00F8311C"/>
    <w:rsid w:val="00F83789"/>
    <w:rsid w:val="00F9432F"/>
    <w:rsid w:val="00F94686"/>
    <w:rsid w:val="00F96BED"/>
    <w:rsid w:val="00F9709F"/>
    <w:rsid w:val="00F97245"/>
    <w:rsid w:val="00F97BBA"/>
    <w:rsid w:val="00FA012F"/>
    <w:rsid w:val="00FA1F14"/>
    <w:rsid w:val="00FA60C6"/>
    <w:rsid w:val="00FB1F9A"/>
    <w:rsid w:val="00FB21CA"/>
    <w:rsid w:val="00FC1831"/>
    <w:rsid w:val="00FC529E"/>
    <w:rsid w:val="00FC5D45"/>
    <w:rsid w:val="00FC7728"/>
    <w:rsid w:val="00FC77B2"/>
    <w:rsid w:val="00FD145A"/>
    <w:rsid w:val="00FD1D67"/>
    <w:rsid w:val="00FD254D"/>
    <w:rsid w:val="00FE13A0"/>
    <w:rsid w:val="00FE5F7B"/>
    <w:rsid w:val="00FE6DE8"/>
    <w:rsid w:val="00FF194F"/>
    <w:rsid w:val="00FF4E01"/>
    <w:rsid w:val="00FF58D4"/>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67"/>
    <o:shapelayout v:ext="edit">
      <o:idmap v:ext="edit" data="1"/>
    </o:shapelayout>
  </w:shapeDefaults>
  <w:doNotEmbedSmartTags/>
  <w:decimalSymbol w:val=","/>
  <w:listSeparator w:val=";"/>
  <w14:docId w14:val="59A805C3"/>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sv-SE" w:eastAsia="sv-SE"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note text" w:uiPriority="99"/>
    <w:lsdException w:name="header" w:uiPriority="99"/>
    <w:lsdException w:name="caption" w:semiHidden="1" w:unhideWhenUsed="1" w:qFormat="1"/>
    <w:lsdException w:name="footnote reference" w:uiPriority="99"/>
    <w:lsdException w:name="List Number" w:qFormat="1"/>
    <w:lsdException w:name="Title" w:qFormat="1"/>
    <w:lsdException w:name="Subtitle" w:qFormat="1"/>
    <w:lsdException w:name="Strong" w:qFormat="1"/>
    <w:lsdException w:name="Emphasis" w:qFormat="1"/>
    <w:lsdException w:name="Note Level 1" w:semiHidden="1" w:uiPriority="99"/>
    <w:lsdException w:name="Note Level 2" w:uiPriority="1" w:qFormat="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semiHidden="1"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semiHidden="1" w:uiPriority="37" w:unhideWhenUsed="1"/>
    <w:lsdException w:name="Colorful Shading Accent 6" w:semiHidden="1" w:uiPriority="39" w:unhideWhenUsed="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B2011B"/>
    <w:pPr>
      <w:spacing w:after="60"/>
    </w:pPr>
    <w:rPr>
      <w:rFonts w:ascii="Arial" w:eastAsia="ヒラギノ角ゴ Pro W3" w:hAnsi="Arial"/>
      <w:noProof/>
      <w:color w:val="000000"/>
      <w:szCs w:val="24"/>
      <w:lang w:eastAsia="en-US"/>
    </w:rPr>
  </w:style>
  <w:style w:type="paragraph" w:styleId="Rubrik1">
    <w:name w:val="heading 1"/>
    <w:next w:val="Normal"/>
    <w:link w:val="Rubrik1Char"/>
    <w:autoRedefine/>
    <w:qFormat/>
    <w:rsid w:val="00267947"/>
    <w:pPr>
      <w:pageBreakBefore/>
      <w:numPr>
        <w:numId w:val="17"/>
      </w:numPr>
      <w:spacing w:before="480" w:after="240"/>
      <w:outlineLvl w:val="0"/>
    </w:pPr>
    <w:rPr>
      <w:rFonts w:ascii="Arial" w:eastAsia="ヒラギノ角ゴ Pro W3" w:hAnsi="Arial"/>
      <w:b/>
      <w:bCs/>
      <w:color w:val="000000"/>
      <w:kern w:val="32"/>
      <w:sz w:val="32"/>
      <w:szCs w:val="28"/>
      <w:lang w:eastAsia="en-US"/>
    </w:rPr>
  </w:style>
  <w:style w:type="paragraph" w:styleId="Rubrik2">
    <w:name w:val="heading 2"/>
    <w:basedOn w:val="Rubrik1"/>
    <w:next w:val="Normal"/>
    <w:link w:val="Rubrik2Char"/>
    <w:autoRedefine/>
    <w:qFormat/>
    <w:rsid w:val="00D847D6"/>
    <w:pPr>
      <w:pageBreakBefore w:val="0"/>
      <w:numPr>
        <w:ilvl w:val="1"/>
      </w:numPr>
      <w:tabs>
        <w:tab w:val="left" w:pos="567"/>
        <w:tab w:val="left" w:pos="851"/>
        <w:tab w:val="left" w:pos="1134"/>
        <w:tab w:val="left" w:pos="2608"/>
        <w:tab w:val="left" w:pos="3912"/>
        <w:tab w:val="left" w:pos="5216"/>
        <w:tab w:val="left" w:pos="6520"/>
        <w:tab w:val="left" w:pos="7824"/>
        <w:tab w:val="left" w:pos="9128"/>
      </w:tabs>
      <w:spacing w:before="360" w:after="120"/>
      <w:outlineLvl w:val="1"/>
    </w:pPr>
    <w:rPr>
      <w:bCs w:val="0"/>
      <w:sz w:val="28"/>
      <w:szCs w:val="24"/>
    </w:rPr>
  </w:style>
  <w:style w:type="paragraph" w:styleId="Rubrik3">
    <w:name w:val="heading 3"/>
    <w:basedOn w:val="Rubrik2"/>
    <w:next w:val="Normal"/>
    <w:link w:val="Rubrik3Char"/>
    <w:autoRedefine/>
    <w:qFormat/>
    <w:rsid w:val="002C60BB"/>
    <w:pPr>
      <w:keepNext/>
      <w:numPr>
        <w:ilvl w:val="2"/>
      </w:numPr>
      <w:tabs>
        <w:tab w:val="left" w:pos="0"/>
        <w:tab w:val="left" w:pos="1304"/>
      </w:tabs>
      <w:spacing w:before="240" w:after="60"/>
      <w:ind w:left="0" w:firstLine="0"/>
      <w:outlineLvl w:val="2"/>
    </w:pPr>
    <w:rPr>
      <w:sz w:val="24"/>
    </w:rPr>
  </w:style>
  <w:style w:type="paragraph" w:styleId="Rubrik4">
    <w:name w:val="heading 4"/>
    <w:basedOn w:val="Rubrik3"/>
    <w:next w:val="Normal"/>
    <w:link w:val="Rubrik4Char"/>
    <w:autoRedefine/>
    <w:qFormat/>
    <w:rsid w:val="007D5066"/>
    <w:pPr>
      <w:numPr>
        <w:ilvl w:val="3"/>
      </w:numPr>
      <w:ind w:left="0" w:firstLine="0"/>
      <w:outlineLvl w:val="3"/>
    </w:pPr>
    <w:rPr>
      <w:b w:val="0"/>
      <w:bCs/>
      <w:szCs w:val="28"/>
    </w:rPr>
  </w:style>
  <w:style w:type="paragraph" w:styleId="Rubrik5">
    <w:name w:val="heading 5"/>
    <w:basedOn w:val="Normal"/>
    <w:next w:val="Normal"/>
    <w:link w:val="Rubrik5Char"/>
    <w:qFormat/>
    <w:rsid w:val="003D616F"/>
    <w:pPr>
      <w:keepNext/>
      <w:numPr>
        <w:ilvl w:val="4"/>
        <w:numId w:val="17"/>
      </w:numPr>
      <w:outlineLvl w:val="4"/>
    </w:pPr>
    <w:rPr>
      <w:rFonts w:eastAsia="Times New Roman"/>
      <w:b/>
      <w:bCs/>
      <w:noProof w:val="0"/>
      <w:color w:val="auto"/>
    </w:rPr>
  </w:style>
  <w:style w:type="paragraph" w:styleId="Rubrik6">
    <w:name w:val="heading 6"/>
    <w:basedOn w:val="Normal"/>
    <w:next w:val="Normal"/>
    <w:link w:val="Rubrik6Char"/>
    <w:qFormat/>
    <w:rsid w:val="003D616F"/>
    <w:pPr>
      <w:numPr>
        <w:ilvl w:val="5"/>
        <w:numId w:val="17"/>
      </w:numPr>
      <w:spacing w:before="240"/>
      <w:outlineLvl w:val="5"/>
    </w:pPr>
    <w:rPr>
      <w:rFonts w:ascii="Cambria" w:eastAsia="MS Mincho" w:hAnsi="Cambria"/>
      <w:b/>
      <w:bCs/>
      <w:sz w:val="22"/>
      <w:szCs w:val="22"/>
    </w:rPr>
  </w:style>
  <w:style w:type="paragraph" w:styleId="Rubrik7">
    <w:name w:val="heading 7"/>
    <w:basedOn w:val="Normal"/>
    <w:next w:val="Normal"/>
    <w:link w:val="Rubrik7Char"/>
    <w:qFormat/>
    <w:rsid w:val="003D616F"/>
    <w:pPr>
      <w:numPr>
        <w:ilvl w:val="6"/>
        <w:numId w:val="17"/>
      </w:numPr>
      <w:spacing w:before="240"/>
      <w:outlineLvl w:val="6"/>
    </w:pPr>
    <w:rPr>
      <w:rFonts w:ascii="Cambria" w:eastAsia="MS Mincho" w:hAnsi="Cambria"/>
      <w:sz w:val="24"/>
    </w:rPr>
  </w:style>
  <w:style w:type="paragraph" w:styleId="Rubrik8">
    <w:name w:val="heading 8"/>
    <w:basedOn w:val="Normal"/>
    <w:next w:val="Normal"/>
    <w:link w:val="Rubrik8Char"/>
    <w:qFormat/>
    <w:rsid w:val="003D616F"/>
    <w:pPr>
      <w:numPr>
        <w:ilvl w:val="7"/>
        <w:numId w:val="17"/>
      </w:numPr>
      <w:spacing w:before="240"/>
      <w:outlineLvl w:val="7"/>
    </w:pPr>
    <w:rPr>
      <w:rFonts w:ascii="Cambria" w:eastAsia="MS Mincho" w:hAnsi="Cambria"/>
      <w:i/>
      <w:iCs/>
      <w:sz w:val="24"/>
    </w:rPr>
  </w:style>
  <w:style w:type="paragraph" w:styleId="Rubrik9">
    <w:name w:val="heading 9"/>
    <w:basedOn w:val="Normal"/>
    <w:next w:val="Normal"/>
    <w:link w:val="Rubrik9Char"/>
    <w:qFormat/>
    <w:rsid w:val="003D616F"/>
    <w:pPr>
      <w:numPr>
        <w:ilvl w:val="8"/>
        <w:numId w:val="17"/>
      </w:numPr>
      <w:spacing w:before="240"/>
      <w:outlineLvl w:val="8"/>
    </w:pPr>
    <w:rPr>
      <w:rFonts w:ascii="Calibri" w:eastAsia="MS Gothic" w:hAnsi="Calibri"/>
      <w:sz w:val="22"/>
      <w:szCs w:val="22"/>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customStyle="1" w:styleId="Sidhuvudvnster">
    <w:name w:val="Sidhuvud vänster"/>
    <w:autoRedefine/>
    <w:pPr>
      <w:widowControl w:val="0"/>
      <w:tabs>
        <w:tab w:val="center" w:pos="4536"/>
        <w:tab w:val="right" w:pos="9072"/>
      </w:tabs>
      <w:spacing w:before="40" w:after="40"/>
    </w:pPr>
    <w:rPr>
      <w:rFonts w:ascii="Arial" w:eastAsia="ヒラギノ角ゴ Pro W3" w:hAnsi="Arial"/>
      <w:color w:val="000000"/>
      <w:sz w:val="16"/>
      <w:lang w:eastAsia="en-US"/>
    </w:rPr>
  </w:style>
  <w:style w:type="paragraph" w:customStyle="1" w:styleId="Sidhuvudcentrerad">
    <w:name w:val="Sidhuvud centrerad"/>
    <w:pPr>
      <w:tabs>
        <w:tab w:val="left" w:pos="2376"/>
      </w:tabs>
      <w:spacing w:before="40" w:after="40"/>
      <w:jc w:val="center"/>
    </w:pPr>
    <w:rPr>
      <w:rFonts w:ascii="Arial" w:eastAsia="ヒラギノ角ゴ Pro W3" w:hAnsi="Arial"/>
      <w:color w:val="000000"/>
      <w:sz w:val="16"/>
      <w:lang w:eastAsia="en-US"/>
    </w:rPr>
  </w:style>
  <w:style w:type="paragraph" w:customStyle="1" w:styleId="Friform">
    <w:name w:val="Fri form"/>
    <w:rPr>
      <w:rFonts w:eastAsia="ヒラギノ角ゴ Pro W3"/>
      <w:color w:val="000000"/>
      <w:lang w:eastAsia="en-US"/>
    </w:rPr>
  </w:style>
  <w:style w:type="paragraph" w:customStyle="1" w:styleId="Sidhuvudhger">
    <w:name w:val="Sidhuvud höger"/>
    <w:pPr>
      <w:widowControl w:val="0"/>
      <w:tabs>
        <w:tab w:val="center" w:pos="4536"/>
        <w:tab w:val="right" w:pos="9072"/>
      </w:tabs>
      <w:spacing w:before="40" w:after="40"/>
      <w:jc w:val="right"/>
    </w:pPr>
    <w:rPr>
      <w:rFonts w:ascii="Arial" w:eastAsia="ヒラギノ角ゴ Pro W3" w:hAnsi="Arial"/>
      <w:color w:val="000000"/>
      <w:sz w:val="16"/>
      <w:lang w:eastAsia="en-US"/>
    </w:rPr>
  </w:style>
  <w:style w:type="paragraph" w:styleId="Sidfot">
    <w:name w:val="footer"/>
    <w:link w:val="SidfotChar"/>
    <w:pPr>
      <w:tabs>
        <w:tab w:val="center" w:pos="4703"/>
        <w:tab w:val="right" w:pos="9406"/>
      </w:tabs>
    </w:pPr>
    <w:rPr>
      <w:rFonts w:ascii="Arial" w:eastAsia="ヒラギノ角ゴ Pro W3" w:hAnsi="Arial"/>
      <w:color w:val="000000"/>
      <w:sz w:val="24"/>
      <w:lang w:val="en-GB" w:eastAsia="en-US"/>
    </w:rPr>
  </w:style>
  <w:style w:type="character" w:styleId="Sidnummer">
    <w:name w:val="page number"/>
    <w:autoRedefine/>
    <w:rPr>
      <w:color w:val="000000"/>
      <w:sz w:val="20"/>
    </w:rPr>
  </w:style>
  <w:style w:type="paragraph" w:styleId="Brdtext">
    <w:name w:val="Body Text"/>
    <w:link w:val="BrdtextChar"/>
    <w:autoRedefine/>
    <w:rsid w:val="00C9234D"/>
    <w:pPr>
      <w:tabs>
        <w:tab w:val="left" w:pos="1304"/>
        <w:tab w:val="left" w:pos="2608"/>
        <w:tab w:val="left" w:pos="3912"/>
        <w:tab w:val="left" w:pos="5216"/>
        <w:tab w:val="left" w:pos="6520"/>
        <w:tab w:val="left" w:pos="7824"/>
        <w:tab w:val="left" w:pos="9128"/>
      </w:tabs>
      <w:spacing w:after="120"/>
      <w:ind w:left="567"/>
    </w:pPr>
    <w:rPr>
      <w:rFonts w:ascii="Arial" w:eastAsia="ヒラギノ角ゴ Pro W3" w:hAnsi="Arial"/>
      <w:color w:val="000000"/>
      <w:sz w:val="24"/>
      <w:lang w:eastAsia="en-US"/>
    </w:rPr>
  </w:style>
  <w:style w:type="character" w:customStyle="1" w:styleId="BodyTextChar">
    <w:name w:val="Body Text Char"/>
    <w:autoRedefine/>
    <w:rPr>
      <w:rFonts w:ascii="Arial" w:eastAsia="ヒラギノ角ゴ Pro W3" w:hAnsi="Arial"/>
      <w:b w:val="0"/>
      <w:i w:val="0"/>
      <w:color w:val="000000"/>
      <w:sz w:val="24"/>
    </w:rPr>
  </w:style>
  <w:style w:type="paragraph" w:customStyle="1" w:styleId="Huvudrubrik2">
    <w:name w:val="Huvudrubrik  2"/>
    <w:next w:val="Brdtext"/>
    <w:autoRedefine/>
    <w:rsid w:val="00150B37"/>
    <w:pPr>
      <w:spacing w:before="240" w:after="120"/>
      <w:ind w:left="567" w:right="1531"/>
    </w:pPr>
    <w:rPr>
      <w:rFonts w:ascii="Arial" w:eastAsia="ヒラギノ角ゴ Pro W3" w:hAnsi="Arial"/>
      <w:b/>
      <w:color w:val="000000"/>
      <w:sz w:val="28"/>
      <w:szCs w:val="24"/>
      <w:lang w:eastAsia="en-US"/>
    </w:rPr>
  </w:style>
  <w:style w:type="paragraph" w:styleId="Innehll1">
    <w:name w:val="toc 1"/>
    <w:autoRedefine/>
    <w:uiPriority w:val="39"/>
    <w:rsid w:val="00A92353"/>
    <w:pPr>
      <w:spacing w:before="120"/>
    </w:pPr>
    <w:rPr>
      <w:rFonts w:ascii="Cambria" w:eastAsia="ヒラギノ角ゴ Pro W3" w:hAnsi="Cambria"/>
      <w:b/>
      <w:noProof/>
      <w:color w:val="000000"/>
      <w:sz w:val="24"/>
      <w:szCs w:val="24"/>
      <w:lang w:eastAsia="en-US"/>
    </w:rPr>
  </w:style>
  <w:style w:type="paragraph" w:styleId="Innehll2">
    <w:name w:val="toc 2"/>
    <w:basedOn w:val="TOC2Para"/>
    <w:next w:val="Normal"/>
    <w:autoRedefine/>
    <w:uiPriority w:val="39"/>
    <w:rsid w:val="00A92353"/>
    <w:pPr>
      <w:tabs>
        <w:tab w:val="clear" w:pos="9490"/>
      </w:tabs>
      <w:spacing w:before="0" w:after="0"/>
      <w:ind w:left="200"/>
      <w:outlineLvl w:val="9"/>
    </w:pPr>
    <w:rPr>
      <w:rFonts w:ascii="Cambria" w:hAnsi="Cambria"/>
      <w:b/>
      <w:noProof/>
      <w:szCs w:val="22"/>
      <w:lang w:val="sv-SE"/>
    </w:rPr>
  </w:style>
  <w:style w:type="paragraph" w:customStyle="1" w:styleId="TOC2Para">
    <w:name w:val="TOC 2 Para"/>
    <w:next w:val="Normal"/>
    <w:pPr>
      <w:tabs>
        <w:tab w:val="right" w:leader="dot" w:pos="9490"/>
      </w:tabs>
      <w:spacing w:before="40" w:after="40"/>
      <w:ind w:left="567"/>
      <w:outlineLvl w:val="0"/>
    </w:pPr>
    <w:rPr>
      <w:rFonts w:ascii="Arial" w:eastAsia="ヒラギノ角ゴ Pro W3" w:hAnsi="Arial"/>
      <w:color w:val="000000"/>
      <w:sz w:val="22"/>
      <w:lang w:val="en-GB" w:eastAsia="en-US"/>
    </w:rPr>
  </w:style>
  <w:style w:type="paragraph" w:styleId="Innehll3">
    <w:name w:val="toc 3"/>
    <w:autoRedefine/>
    <w:uiPriority w:val="39"/>
    <w:pPr>
      <w:ind w:left="400"/>
    </w:pPr>
    <w:rPr>
      <w:rFonts w:ascii="Cambria" w:eastAsia="ヒラギノ角ゴ Pro W3" w:hAnsi="Cambria"/>
      <w:noProof/>
      <w:color w:val="000000"/>
      <w:sz w:val="22"/>
      <w:szCs w:val="22"/>
      <w:lang w:eastAsia="en-US"/>
    </w:rPr>
  </w:style>
  <w:style w:type="paragraph" w:styleId="Innehll4">
    <w:name w:val="toc 4"/>
    <w:pPr>
      <w:ind w:left="600"/>
    </w:pPr>
    <w:rPr>
      <w:rFonts w:ascii="Cambria" w:eastAsia="ヒラギノ角ゴ Pro W3" w:hAnsi="Cambria"/>
      <w:noProof/>
      <w:color w:val="000000"/>
      <w:lang w:eastAsia="en-US"/>
    </w:rPr>
  </w:style>
  <w:style w:type="paragraph" w:styleId="Innehll5">
    <w:name w:val="toc 5"/>
    <w:basedOn w:val="TOC1Para"/>
    <w:next w:val="Normal"/>
    <w:autoRedefine/>
    <w:pPr>
      <w:tabs>
        <w:tab w:val="clear" w:pos="9490"/>
      </w:tabs>
      <w:spacing w:before="0"/>
      <w:ind w:left="800"/>
      <w:outlineLvl w:val="9"/>
    </w:pPr>
    <w:rPr>
      <w:rFonts w:ascii="Cambria" w:hAnsi="Cambria"/>
      <w:b w:val="0"/>
      <w:noProof/>
      <w:sz w:val="20"/>
      <w:lang w:val="sv-SE"/>
    </w:rPr>
  </w:style>
  <w:style w:type="paragraph" w:customStyle="1" w:styleId="TOC1Para">
    <w:name w:val="TOC 1 Para"/>
    <w:next w:val="Normal"/>
    <w:autoRedefine/>
    <w:pPr>
      <w:tabs>
        <w:tab w:val="right" w:leader="dot" w:pos="9490"/>
      </w:tabs>
      <w:spacing w:before="260"/>
      <w:outlineLvl w:val="0"/>
    </w:pPr>
    <w:rPr>
      <w:rFonts w:ascii="Arial" w:eastAsia="ヒラギノ角ゴ Pro W3" w:hAnsi="Arial"/>
      <w:b/>
      <w:color w:val="000000"/>
      <w:sz w:val="22"/>
      <w:lang w:val="en-GB" w:eastAsia="en-US"/>
    </w:rPr>
  </w:style>
  <w:style w:type="paragraph" w:customStyle="1" w:styleId="Rubrik11">
    <w:name w:val="Rubrik 11"/>
    <w:next w:val="Brdtext1"/>
    <w:pPr>
      <w:keepNext/>
      <w:outlineLvl w:val="0"/>
    </w:pPr>
    <w:rPr>
      <w:rFonts w:ascii="Helvetica" w:eastAsia="ヒラギノ角ゴ Pro W3" w:hAnsi="Helvetica"/>
      <w:b/>
      <w:color w:val="000000"/>
      <w:sz w:val="36"/>
      <w:lang w:eastAsia="en-US"/>
    </w:rPr>
  </w:style>
  <w:style w:type="paragraph" w:customStyle="1" w:styleId="Brdtext1">
    <w:name w:val="Brödtext1"/>
    <w:rPr>
      <w:rFonts w:ascii="Helvetica" w:eastAsia="ヒラギノ角ゴ Pro W3" w:hAnsi="Helvetica"/>
      <w:color w:val="000000"/>
      <w:sz w:val="24"/>
      <w:lang w:eastAsia="en-US"/>
    </w:rPr>
  </w:style>
  <w:style w:type="paragraph" w:customStyle="1" w:styleId="Rubrik51">
    <w:name w:val="Rubrik 51"/>
    <w:next w:val="Brdtext1"/>
    <w:pPr>
      <w:keepNext/>
      <w:outlineLvl w:val="4"/>
    </w:pPr>
    <w:rPr>
      <w:rFonts w:ascii="Helvetica" w:eastAsia="ヒラギノ角ゴ Pro W3" w:hAnsi="Helvetica"/>
      <w:b/>
      <w:color w:val="000000"/>
      <w:sz w:val="24"/>
      <w:lang w:eastAsia="en-US"/>
    </w:rPr>
  </w:style>
  <w:style w:type="paragraph" w:customStyle="1" w:styleId="Rubrik91">
    <w:name w:val="Rubrik 91"/>
    <w:next w:val="Brdtext1"/>
    <w:pPr>
      <w:keepNext/>
      <w:outlineLvl w:val="8"/>
    </w:pPr>
    <w:rPr>
      <w:rFonts w:ascii="Helvetica" w:eastAsia="ヒラギノ角ゴ Pro W3" w:hAnsi="Helvetica"/>
      <w:b/>
      <w:color w:val="000000"/>
      <w:sz w:val="24"/>
      <w:lang w:eastAsia="en-US"/>
    </w:rPr>
  </w:style>
  <w:style w:type="paragraph" w:customStyle="1" w:styleId="Rubrik41">
    <w:name w:val="Rubrik 41"/>
    <w:next w:val="Brdtext1"/>
    <w:autoRedefine/>
    <w:pPr>
      <w:keepNext/>
      <w:outlineLvl w:val="3"/>
    </w:pPr>
    <w:rPr>
      <w:rFonts w:ascii="Helvetica" w:eastAsia="ヒラギノ角ゴ Pro W3" w:hAnsi="Helvetica"/>
      <w:b/>
      <w:color w:val="000000"/>
      <w:sz w:val="24"/>
      <w:lang w:eastAsia="en-US"/>
    </w:rPr>
  </w:style>
  <w:style w:type="paragraph" w:customStyle="1" w:styleId="Rubrik81">
    <w:name w:val="Rubrik 81"/>
    <w:next w:val="Brdtext1"/>
    <w:pPr>
      <w:keepNext/>
      <w:outlineLvl w:val="7"/>
    </w:pPr>
    <w:rPr>
      <w:rFonts w:ascii="Helvetica" w:eastAsia="ヒラギノ角ゴ Pro W3" w:hAnsi="Helvetica"/>
      <w:b/>
      <w:color w:val="000000"/>
      <w:sz w:val="24"/>
      <w:lang w:eastAsia="en-US"/>
    </w:rPr>
  </w:style>
  <w:style w:type="paragraph" w:customStyle="1" w:styleId="Rubrik31">
    <w:name w:val="Rubrik 31"/>
    <w:next w:val="Brdtext1"/>
    <w:pPr>
      <w:keepNext/>
      <w:outlineLvl w:val="2"/>
    </w:pPr>
    <w:rPr>
      <w:rFonts w:ascii="Helvetica" w:eastAsia="ヒラギノ角ゴ Pro W3" w:hAnsi="Helvetica"/>
      <w:b/>
      <w:color w:val="000000"/>
      <w:sz w:val="24"/>
      <w:lang w:eastAsia="en-US"/>
    </w:rPr>
  </w:style>
  <w:style w:type="paragraph" w:customStyle="1" w:styleId="Rubrik21">
    <w:name w:val="Rubrik 21"/>
    <w:next w:val="Brdtext1"/>
    <w:pPr>
      <w:keepNext/>
      <w:outlineLvl w:val="1"/>
    </w:pPr>
    <w:rPr>
      <w:rFonts w:ascii="Helvetica" w:eastAsia="ヒラギノ角ゴ Pro W3" w:hAnsi="Helvetica"/>
      <w:b/>
      <w:color w:val="000000"/>
      <w:sz w:val="24"/>
      <w:lang w:eastAsia="en-US"/>
    </w:rPr>
  </w:style>
  <w:style w:type="paragraph" w:customStyle="1" w:styleId="Rubrik71">
    <w:name w:val="Rubrik 71"/>
    <w:next w:val="Brdtext1"/>
    <w:pPr>
      <w:keepNext/>
      <w:outlineLvl w:val="6"/>
    </w:pPr>
    <w:rPr>
      <w:rFonts w:ascii="Helvetica" w:eastAsia="ヒラギノ角ゴ Pro W3" w:hAnsi="Helvetica"/>
      <w:b/>
      <w:color w:val="000000"/>
      <w:sz w:val="24"/>
      <w:lang w:eastAsia="en-US"/>
    </w:rPr>
  </w:style>
  <w:style w:type="paragraph" w:customStyle="1" w:styleId="Rubrik61">
    <w:name w:val="Rubrik 61"/>
    <w:next w:val="Brdtext1"/>
    <w:pPr>
      <w:keepNext/>
      <w:outlineLvl w:val="5"/>
    </w:pPr>
    <w:rPr>
      <w:rFonts w:ascii="Helvetica" w:eastAsia="ヒラギノ角ゴ Pro W3" w:hAnsi="Helvetica"/>
      <w:b/>
      <w:color w:val="000000"/>
      <w:sz w:val="24"/>
      <w:lang w:eastAsia="en-US"/>
    </w:rPr>
  </w:style>
  <w:style w:type="paragraph" w:customStyle="1" w:styleId="Titel">
    <w:name w:val="Titel"/>
    <w:next w:val="Brdtext1"/>
    <w:pPr>
      <w:keepNext/>
      <w:outlineLvl w:val="0"/>
    </w:pPr>
    <w:rPr>
      <w:rFonts w:ascii="Helvetica" w:eastAsia="ヒラギノ角ゴ Pro W3" w:hAnsi="Helvetica"/>
      <w:b/>
      <w:color w:val="000000"/>
      <w:sz w:val="56"/>
      <w:lang w:eastAsia="en-US"/>
    </w:rPr>
  </w:style>
  <w:style w:type="paragraph" w:customStyle="1" w:styleId="Tabellrubrik">
    <w:name w:val="Tabellrubrik"/>
    <w:rsid w:val="00DE246B"/>
    <w:rPr>
      <w:rFonts w:ascii="Arial" w:eastAsia="ヒラギノ角ゴ Pro W3" w:hAnsi="Arial"/>
      <w:color w:val="000000"/>
      <w:sz w:val="24"/>
      <w:lang w:val="en-GB" w:eastAsia="en-US"/>
    </w:rPr>
  </w:style>
  <w:style w:type="paragraph" w:customStyle="1" w:styleId="Tabelltext">
    <w:name w:val="Tabelltext"/>
    <w:autoRedefine/>
    <w:rsid w:val="00921ECE"/>
    <w:pPr>
      <w:widowControl w:val="0"/>
      <w:tabs>
        <w:tab w:val="left" w:pos="318"/>
      </w:tabs>
      <w:spacing w:after="120"/>
      <w:ind w:left="34"/>
    </w:pPr>
    <w:rPr>
      <w:rFonts w:ascii="Arial" w:eastAsia="ヒラギノ角ゴ Pro W3" w:hAnsi="Arial"/>
      <w:color w:val="000000"/>
      <w:lang w:eastAsia="en-US"/>
    </w:rPr>
  </w:style>
  <w:style w:type="paragraph" w:styleId="Kommentarer">
    <w:name w:val="annotation text"/>
    <w:autoRedefine/>
    <w:rsid w:val="006975FB"/>
    <w:pPr>
      <w:ind w:left="567"/>
    </w:pPr>
    <w:rPr>
      <w:rFonts w:ascii="Arial" w:eastAsia="ヒラギノ角ゴ Pro W3" w:hAnsi="Arial"/>
      <w:i/>
      <w:color w:val="000000"/>
      <w:sz w:val="24"/>
      <w:lang w:val="en-GB" w:eastAsia="en-US"/>
    </w:rPr>
  </w:style>
  <w:style w:type="numbering" w:customStyle="1" w:styleId="List51">
    <w:name w:val="List 51"/>
    <w:pPr>
      <w:numPr>
        <w:numId w:val="1"/>
      </w:numPr>
    </w:pPr>
  </w:style>
  <w:style w:type="paragraph" w:styleId="Rubrik">
    <w:name w:val="Title"/>
    <w:next w:val="Normal"/>
    <w:qFormat/>
    <w:pPr>
      <w:spacing w:after="300"/>
      <w:jc w:val="center"/>
    </w:pPr>
    <w:rPr>
      <w:rFonts w:ascii="Arial Black" w:eastAsia="ヒラギノ角ゴ Pro W3" w:hAnsi="Arial Black"/>
      <w:color w:val="142947"/>
      <w:spacing w:val="5"/>
      <w:kern w:val="28"/>
      <w:sz w:val="52"/>
      <w:lang w:val="en-GB" w:eastAsia="en-US"/>
    </w:rPr>
  </w:style>
  <w:style w:type="paragraph" w:customStyle="1" w:styleId="ListParagraph1">
    <w:name w:val="List Paragraph1"/>
    <w:qFormat/>
    <w:pPr>
      <w:ind w:left="720"/>
    </w:pPr>
    <w:rPr>
      <w:rFonts w:ascii="Arial" w:eastAsia="ヒラギノ角ゴ Pro W3" w:hAnsi="Arial"/>
      <w:color w:val="000000"/>
      <w:sz w:val="24"/>
      <w:lang w:val="en-GB" w:eastAsia="en-US"/>
    </w:rPr>
  </w:style>
  <w:style w:type="character" w:styleId="Starkbetoning">
    <w:name w:val="Intense Emphasis"/>
    <w:autoRedefine/>
    <w:rPr>
      <w:rFonts w:ascii="Lucida Grande" w:eastAsia="ヒラギノ角ゴ Pro W3" w:hAnsi="Lucida Grande"/>
      <w:b/>
      <w:i w:val="0"/>
      <w:color w:val="436FA9"/>
      <w:sz w:val="20"/>
    </w:rPr>
  </w:style>
  <w:style w:type="character" w:styleId="Betoning">
    <w:name w:val="Emphasis"/>
    <w:qFormat/>
    <w:rPr>
      <w:rFonts w:ascii="Lucida Grande" w:eastAsia="ヒラギノ角ゴ Pro W3" w:hAnsi="Lucida Grande"/>
      <w:b w:val="0"/>
      <w:i w:val="0"/>
      <w:color w:val="000000"/>
      <w:sz w:val="20"/>
    </w:rPr>
  </w:style>
  <w:style w:type="numbering" w:customStyle="1" w:styleId="List8">
    <w:name w:val="List 8"/>
    <w:pPr>
      <w:numPr>
        <w:numId w:val="2"/>
      </w:numPr>
    </w:pPr>
  </w:style>
  <w:style w:type="paragraph" w:customStyle="1" w:styleId="Funktionalitet">
    <w:name w:val="Funktionalitet"/>
    <w:autoRedefine/>
    <w:rsid w:val="00C548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240" w:after="120"/>
    </w:pPr>
    <w:rPr>
      <w:rFonts w:ascii="Arial" w:eastAsia="ヒラギノ角ゴ Pro W3" w:hAnsi="Arial"/>
      <w:b/>
      <w:color w:val="000000"/>
      <w:sz w:val="22"/>
      <w:szCs w:val="22"/>
      <w:lang w:eastAsia="en-US"/>
    </w:rPr>
  </w:style>
  <w:style w:type="paragraph" w:customStyle="1" w:styleId="Exempel">
    <w:name w:val="Exempel"/>
    <w:autoRedefine/>
    <w:rsid w:val="00D449EC"/>
    <w:pPr>
      <w:spacing w:before="120" w:after="120"/>
    </w:pPr>
    <w:rPr>
      <w:rFonts w:ascii="Arial" w:eastAsia="ヒラギノ角ゴ Pro W3" w:hAnsi="Arial" w:cs="Arial"/>
      <w:b/>
      <w:color w:val="FFFFFF"/>
      <w:sz w:val="24"/>
      <w:szCs w:val="28"/>
      <w:lang w:eastAsia="en-US"/>
    </w:rPr>
  </w:style>
  <w:style w:type="character" w:customStyle="1" w:styleId="Unknown0">
    <w:name w:val="Unknown 0"/>
    <w:semiHidden/>
  </w:style>
  <w:style w:type="numbering" w:customStyle="1" w:styleId="List14">
    <w:name w:val="List 14"/>
    <w:autoRedefine/>
    <w:pPr>
      <w:numPr>
        <w:numId w:val="3"/>
      </w:numPr>
    </w:pPr>
  </w:style>
  <w:style w:type="paragraph" w:styleId="Bubbeltext">
    <w:name w:val="Balloon Text"/>
    <w:basedOn w:val="Normal"/>
    <w:link w:val="BubbeltextChar"/>
    <w:locked/>
    <w:rsid w:val="00477726"/>
    <w:rPr>
      <w:rFonts w:ascii="Lucida Grande" w:hAnsi="Lucida Grande"/>
      <w:sz w:val="18"/>
      <w:szCs w:val="18"/>
    </w:rPr>
  </w:style>
  <w:style w:type="character" w:customStyle="1" w:styleId="BubbeltextChar">
    <w:name w:val="Bubbeltext Char"/>
    <w:link w:val="Bubbeltext"/>
    <w:rsid w:val="00477726"/>
    <w:rPr>
      <w:rFonts w:ascii="Lucida Grande" w:eastAsia="ヒラギノ角ゴ Pro W3" w:hAnsi="Lucida Grande"/>
      <w:color w:val="000000"/>
      <w:sz w:val="18"/>
      <w:szCs w:val="18"/>
      <w:lang w:val="en-GB"/>
    </w:rPr>
  </w:style>
  <w:style w:type="paragraph" w:styleId="Sidhuvud">
    <w:name w:val="header"/>
    <w:basedOn w:val="Normal"/>
    <w:link w:val="SidhuvudChar"/>
    <w:uiPriority w:val="99"/>
    <w:locked/>
    <w:rsid w:val="001A3F18"/>
    <w:pPr>
      <w:tabs>
        <w:tab w:val="center" w:pos="4320"/>
        <w:tab w:val="right" w:pos="8640"/>
      </w:tabs>
    </w:pPr>
  </w:style>
  <w:style w:type="character" w:customStyle="1" w:styleId="SidhuvudChar">
    <w:name w:val="Sidhuvud Char"/>
    <w:link w:val="Sidhuvud"/>
    <w:uiPriority w:val="99"/>
    <w:rsid w:val="001A3F18"/>
    <w:rPr>
      <w:rFonts w:ascii="Arial" w:eastAsia="ヒラギノ角ゴ Pro W3" w:hAnsi="Arial"/>
      <w:color w:val="000000"/>
      <w:sz w:val="24"/>
      <w:szCs w:val="24"/>
      <w:lang w:val="en-GB"/>
    </w:rPr>
  </w:style>
  <w:style w:type="paragraph" w:customStyle="1" w:styleId="Lista1">
    <w:name w:val="Lista1"/>
    <w:basedOn w:val="Brdtext"/>
    <w:autoRedefine/>
    <w:rsid w:val="00EB22F6"/>
    <w:pPr>
      <w:numPr>
        <w:numId w:val="4"/>
      </w:numPr>
      <w:tabs>
        <w:tab w:val="clear" w:pos="1304"/>
        <w:tab w:val="left" w:pos="851"/>
      </w:tabs>
      <w:spacing w:after="60"/>
      <w:ind w:left="851" w:hanging="284"/>
    </w:pPr>
  </w:style>
  <w:style w:type="paragraph" w:styleId="Innehll6">
    <w:name w:val="toc 6"/>
    <w:basedOn w:val="Normal"/>
    <w:next w:val="Normal"/>
    <w:autoRedefine/>
    <w:semiHidden/>
    <w:rsid w:val="00BC5352"/>
    <w:pPr>
      <w:ind w:left="1000"/>
    </w:pPr>
    <w:rPr>
      <w:rFonts w:ascii="Cambria" w:hAnsi="Cambria"/>
      <w:szCs w:val="20"/>
    </w:rPr>
  </w:style>
  <w:style w:type="paragraph" w:styleId="Innehll7">
    <w:name w:val="toc 7"/>
    <w:basedOn w:val="Normal"/>
    <w:next w:val="Normal"/>
    <w:autoRedefine/>
    <w:semiHidden/>
    <w:rsid w:val="00BC5352"/>
    <w:pPr>
      <w:ind w:left="1200"/>
    </w:pPr>
    <w:rPr>
      <w:rFonts w:ascii="Cambria" w:hAnsi="Cambria"/>
      <w:szCs w:val="20"/>
    </w:rPr>
  </w:style>
  <w:style w:type="paragraph" w:styleId="Innehll8">
    <w:name w:val="toc 8"/>
    <w:basedOn w:val="Normal"/>
    <w:next w:val="Normal"/>
    <w:autoRedefine/>
    <w:semiHidden/>
    <w:rsid w:val="00BC5352"/>
    <w:pPr>
      <w:ind w:left="1400"/>
    </w:pPr>
    <w:rPr>
      <w:rFonts w:ascii="Cambria" w:hAnsi="Cambria"/>
      <w:szCs w:val="20"/>
    </w:rPr>
  </w:style>
  <w:style w:type="paragraph" w:styleId="Innehll9">
    <w:name w:val="toc 9"/>
    <w:basedOn w:val="Normal"/>
    <w:next w:val="Normal"/>
    <w:autoRedefine/>
    <w:semiHidden/>
    <w:rsid w:val="00BC5352"/>
    <w:pPr>
      <w:ind w:left="1600"/>
    </w:pPr>
    <w:rPr>
      <w:rFonts w:ascii="Cambria" w:hAnsi="Cambria"/>
      <w:szCs w:val="20"/>
    </w:rPr>
  </w:style>
  <w:style w:type="character" w:styleId="Hyperlnk">
    <w:name w:val="Hyperlink"/>
    <w:rsid w:val="00BC5352"/>
    <w:rPr>
      <w:color w:val="0000FF"/>
      <w:u w:val="single"/>
    </w:rPr>
  </w:style>
  <w:style w:type="table" w:styleId="Tabellrutnt">
    <w:name w:val="Table Grid"/>
    <w:basedOn w:val="Normaltabell"/>
    <w:rsid w:val="009E257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Kommentarsreferens">
    <w:name w:val="annotation reference"/>
    <w:semiHidden/>
    <w:rsid w:val="006334D5"/>
    <w:rPr>
      <w:sz w:val="16"/>
      <w:szCs w:val="16"/>
    </w:rPr>
  </w:style>
  <w:style w:type="paragraph" w:styleId="Kommentarsmne">
    <w:name w:val="annotation subject"/>
    <w:basedOn w:val="Kommentarer"/>
    <w:next w:val="Kommentarer"/>
    <w:semiHidden/>
    <w:rsid w:val="006334D5"/>
    <w:pPr>
      <w:ind w:left="0"/>
    </w:pPr>
    <w:rPr>
      <w:b/>
      <w:bCs/>
      <w:i w:val="0"/>
      <w:noProof/>
      <w:sz w:val="20"/>
      <w:lang w:val="sv-SE"/>
    </w:rPr>
  </w:style>
  <w:style w:type="paragraph" w:styleId="Fotnotstext">
    <w:name w:val="footnote text"/>
    <w:basedOn w:val="Normal"/>
    <w:link w:val="FotnotstextChar"/>
    <w:uiPriority w:val="99"/>
    <w:rsid w:val="0052243F"/>
    <w:rPr>
      <w:sz w:val="24"/>
    </w:rPr>
  </w:style>
  <w:style w:type="character" w:customStyle="1" w:styleId="FotnotstextChar">
    <w:name w:val="Fotnotstext Char"/>
    <w:link w:val="Fotnotstext"/>
    <w:uiPriority w:val="99"/>
    <w:rsid w:val="0052243F"/>
    <w:rPr>
      <w:rFonts w:ascii="Arial" w:eastAsia="ヒラギノ角ゴ Pro W3" w:hAnsi="Arial"/>
      <w:noProof/>
      <w:color w:val="000000"/>
      <w:sz w:val="24"/>
      <w:szCs w:val="24"/>
    </w:rPr>
  </w:style>
  <w:style w:type="character" w:styleId="Fotnotsreferens">
    <w:name w:val="footnote reference"/>
    <w:uiPriority w:val="99"/>
    <w:rsid w:val="0052243F"/>
    <w:rPr>
      <w:vertAlign w:val="superscript"/>
    </w:rPr>
  </w:style>
  <w:style w:type="paragraph" w:customStyle="1" w:styleId="ColorfulList-Accent11">
    <w:name w:val="Colorful List - Accent 11"/>
    <w:basedOn w:val="Normal"/>
    <w:qFormat/>
    <w:rsid w:val="0005647D"/>
    <w:pPr>
      <w:spacing w:after="200" w:line="276" w:lineRule="auto"/>
      <w:ind w:left="720"/>
      <w:contextualSpacing/>
    </w:pPr>
    <w:rPr>
      <w:rFonts w:ascii="Calibri" w:eastAsia="Calibri" w:hAnsi="Calibri"/>
      <w:noProof w:val="0"/>
      <w:color w:val="auto"/>
      <w:sz w:val="22"/>
      <w:szCs w:val="22"/>
    </w:rPr>
  </w:style>
  <w:style w:type="character" w:customStyle="1" w:styleId="Rubrik5Char">
    <w:name w:val="Rubrik 5 Char"/>
    <w:link w:val="Rubrik5"/>
    <w:rsid w:val="003D616F"/>
    <w:rPr>
      <w:rFonts w:ascii="Arial" w:hAnsi="Arial"/>
      <w:b/>
      <w:bCs/>
      <w:szCs w:val="24"/>
    </w:rPr>
  </w:style>
  <w:style w:type="character" w:customStyle="1" w:styleId="Rubrik1Char">
    <w:name w:val="Rubrik 1 Char"/>
    <w:link w:val="Rubrik1"/>
    <w:rsid w:val="00267947"/>
    <w:rPr>
      <w:rFonts w:ascii="Arial" w:eastAsia="ヒラギノ角ゴ Pro W3" w:hAnsi="Arial"/>
      <w:b/>
      <w:bCs/>
      <w:color w:val="000000"/>
      <w:kern w:val="32"/>
      <w:sz w:val="32"/>
      <w:szCs w:val="28"/>
    </w:rPr>
  </w:style>
  <w:style w:type="character" w:customStyle="1" w:styleId="Rubrik2Char">
    <w:name w:val="Rubrik 2 Char"/>
    <w:link w:val="Rubrik2"/>
    <w:rsid w:val="00D847D6"/>
    <w:rPr>
      <w:rFonts w:ascii="Arial" w:eastAsia="ヒラギノ角ゴ Pro W3" w:hAnsi="Arial"/>
      <w:b/>
      <w:color w:val="000000"/>
      <w:kern w:val="32"/>
      <w:sz w:val="28"/>
      <w:szCs w:val="24"/>
    </w:rPr>
  </w:style>
  <w:style w:type="character" w:customStyle="1" w:styleId="Rubrik3Char">
    <w:name w:val="Rubrik 3 Char"/>
    <w:link w:val="Rubrik3"/>
    <w:rsid w:val="002C60BB"/>
    <w:rPr>
      <w:rFonts w:ascii="Arial" w:eastAsia="ヒラギノ角ゴ Pro W3" w:hAnsi="Arial"/>
      <w:b/>
      <w:color w:val="000000"/>
      <w:kern w:val="32"/>
      <w:sz w:val="24"/>
      <w:szCs w:val="24"/>
    </w:rPr>
  </w:style>
  <w:style w:type="character" w:customStyle="1" w:styleId="Rubrik4Char">
    <w:name w:val="Rubrik 4 Char"/>
    <w:link w:val="Rubrik4"/>
    <w:rsid w:val="007D5066"/>
    <w:rPr>
      <w:rFonts w:ascii="Arial" w:eastAsia="ヒラギノ角ゴ Pro W3" w:hAnsi="Arial"/>
      <w:bCs/>
      <w:color w:val="000000"/>
      <w:kern w:val="32"/>
      <w:sz w:val="24"/>
      <w:szCs w:val="28"/>
    </w:rPr>
  </w:style>
  <w:style w:type="paragraph" w:customStyle="1" w:styleId="TableText">
    <w:name w:val="Table Text"/>
    <w:basedOn w:val="Brdtext"/>
    <w:rsid w:val="00533A31"/>
    <w:pPr>
      <w:tabs>
        <w:tab w:val="clear" w:pos="1304"/>
        <w:tab w:val="clear" w:pos="2608"/>
        <w:tab w:val="clear" w:pos="3912"/>
        <w:tab w:val="clear" w:pos="5216"/>
        <w:tab w:val="clear" w:pos="6520"/>
        <w:tab w:val="clear" w:pos="7824"/>
        <w:tab w:val="clear" w:pos="9128"/>
      </w:tabs>
      <w:overflowPunct w:val="0"/>
      <w:autoSpaceDE w:val="0"/>
      <w:autoSpaceDN w:val="0"/>
      <w:adjustRightInd w:val="0"/>
      <w:spacing w:after="0"/>
      <w:ind w:left="28" w:right="28"/>
      <w:textAlignment w:val="baseline"/>
    </w:pPr>
    <w:rPr>
      <w:rFonts w:eastAsia="Times New Roman"/>
      <w:color w:val="auto"/>
      <w:sz w:val="20"/>
    </w:rPr>
  </w:style>
  <w:style w:type="character" w:customStyle="1" w:styleId="BrdtextChar">
    <w:name w:val="Brödtext Char"/>
    <w:link w:val="Brdtext"/>
    <w:rsid w:val="00533A31"/>
    <w:rPr>
      <w:rFonts w:ascii="Arial" w:eastAsia="ヒラギノ角ゴ Pro W3" w:hAnsi="Arial"/>
      <w:color w:val="000000"/>
      <w:sz w:val="24"/>
      <w:lang w:val="sv-SE" w:eastAsia="en-US" w:bidi="ar-SA"/>
    </w:rPr>
  </w:style>
  <w:style w:type="character" w:customStyle="1" w:styleId="SidfotChar">
    <w:name w:val="Sidfot Char"/>
    <w:link w:val="Sidfot"/>
    <w:rsid w:val="00533A31"/>
    <w:rPr>
      <w:rFonts w:ascii="Arial" w:eastAsia="ヒラギノ角ゴ Pro W3" w:hAnsi="Arial"/>
      <w:color w:val="000000"/>
      <w:sz w:val="24"/>
      <w:lang w:val="en-GB" w:eastAsia="en-US" w:bidi="ar-SA"/>
    </w:rPr>
  </w:style>
  <w:style w:type="character" w:styleId="AnvndHyperlnk">
    <w:name w:val="FollowedHyperlink"/>
    <w:rsid w:val="00533A31"/>
    <w:rPr>
      <w:color w:val="800080"/>
      <w:u w:val="single"/>
    </w:rPr>
  </w:style>
  <w:style w:type="paragraph" w:styleId="Normalwebb">
    <w:name w:val="Normal (Web)"/>
    <w:basedOn w:val="Normal"/>
    <w:rsid w:val="00533A31"/>
    <w:pPr>
      <w:spacing w:before="100" w:beforeAutospacing="1" w:after="100" w:afterAutospacing="1"/>
    </w:pPr>
    <w:rPr>
      <w:rFonts w:ascii="Times New Roman" w:eastAsia="Times New Roman" w:hAnsi="Times New Roman"/>
      <w:noProof w:val="0"/>
      <w:color w:val="auto"/>
      <w:sz w:val="24"/>
      <w:lang w:eastAsia="sv-SE"/>
    </w:rPr>
  </w:style>
  <w:style w:type="paragraph" w:styleId="Dokumentversikt">
    <w:name w:val="Document Map"/>
    <w:basedOn w:val="Normal"/>
    <w:link w:val="DokumentversiktChar"/>
    <w:rsid w:val="00533A31"/>
    <w:pPr>
      <w:shd w:val="clear" w:color="auto" w:fill="000080"/>
    </w:pPr>
    <w:rPr>
      <w:rFonts w:ascii="Tahoma" w:eastAsia="Times New Roman" w:hAnsi="Tahoma" w:cs="Tahoma"/>
      <w:noProof w:val="0"/>
      <w:color w:val="auto"/>
      <w:szCs w:val="20"/>
    </w:rPr>
  </w:style>
  <w:style w:type="character" w:customStyle="1" w:styleId="DokumentversiktChar">
    <w:name w:val="Dokumentöversikt Char"/>
    <w:link w:val="Dokumentversikt"/>
    <w:rsid w:val="00533A31"/>
    <w:rPr>
      <w:rFonts w:ascii="Tahoma" w:hAnsi="Tahoma" w:cs="Tahoma"/>
      <w:shd w:val="clear" w:color="auto" w:fill="000080"/>
      <w:lang w:eastAsia="en-US"/>
    </w:rPr>
  </w:style>
  <w:style w:type="character" w:customStyle="1" w:styleId="m1">
    <w:name w:val="m1"/>
    <w:rsid w:val="00533A31"/>
    <w:rPr>
      <w:color w:val="0000FF"/>
    </w:rPr>
  </w:style>
  <w:style w:type="character" w:customStyle="1" w:styleId="t1">
    <w:name w:val="t1"/>
    <w:rsid w:val="00533A31"/>
    <w:rPr>
      <w:color w:val="990000"/>
    </w:rPr>
  </w:style>
  <w:style w:type="character" w:customStyle="1" w:styleId="b1">
    <w:name w:val="b1"/>
    <w:rsid w:val="00533A31"/>
    <w:rPr>
      <w:rFonts w:ascii="Courier New" w:hAnsi="Courier New" w:cs="Courier New" w:hint="default"/>
      <w:b/>
      <w:bCs/>
      <w:strike w:val="0"/>
      <w:dstrike w:val="0"/>
      <w:color w:val="FF0000"/>
      <w:u w:val="none"/>
      <w:effect w:val="none"/>
    </w:rPr>
  </w:style>
  <w:style w:type="numbering" w:styleId="111111">
    <w:name w:val="Outline List 2"/>
    <w:basedOn w:val="Ingenlista"/>
    <w:rsid w:val="003C52AA"/>
    <w:pPr>
      <w:numPr>
        <w:numId w:val="10"/>
      </w:numPr>
    </w:pPr>
  </w:style>
  <w:style w:type="paragraph" w:customStyle="1" w:styleId="Rubrik1Nr">
    <w:name w:val="Rubrik 1 Nr"/>
    <w:basedOn w:val="Rubrik1"/>
    <w:next w:val="Normal"/>
    <w:qFormat/>
    <w:rsid w:val="003C52AA"/>
    <w:pPr>
      <w:keepNext/>
      <w:pageBreakBefore w:val="0"/>
      <w:numPr>
        <w:numId w:val="11"/>
      </w:numPr>
      <w:spacing w:before="600" w:after="160"/>
    </w:pPr>
    <w:rPr>
      <w:rFonts w:eastAsia="Times New Roman" w:cs="Arial"/>
      <w:b w:val="0"/>
      <w:color w:val="auto"/>
      <w:sz w:val="36"/>
      <w:szCs w:val="32"/>
      <w:lang w:eastAsia="en-GB"/>
    </w:rPr>
  </w:style>
  <w:style w:type="paragraph" w:customStyle="1" w:styleId="Rubrik3Nr">
    <w:name w:val="Rubrik 3 Nr"/>
    <w:basedOn w:val="Rubrik3"/>
    <w:next w:val="Normal"/>
    <w:qFormat/>
    <w:rsid w:val="003C52AA"/>
    <w:pPr>
      <w:numPr>
        <w:numId w:val="11"/>
      </w:numPr>
      <w:tabs>
        <w:tab w:val="clear" w:pos="1304"/>
        <w:tab w:val="clear" w:pos="2608"/>
        <w:tab w:val="clear" w:pos="3912"/>
        <w:tab w:val="clear" w:pos="5216"/>
        <w:tab w:val="clear" w:pos="6520"/>
        <w:tab w:val="clear" w:pos="7824"/>
        <w:tab w:val="clear" w:pos="9128"/>
      </w:tabs>
      <w:spacing w:before="400" w:after="0"/>
    </w:pPr>
    <w:rPr>
      <w:rFonts w:eastAsia="Times New Roman" w:cs="Arial"/>
      <w:b w:val="0"/>
      <w:iCs/>
      <w:color w:val="auto"/>
      <w:kern w:val="0"/>
      <w:sz w:val="22"/>
      <w:szCs w:val="26"/>
      <w:lang w:eastAsia="sv-SE"/>
    </w:rPr>
  </w:style>
  <w:style w:type="paragraph" w:customStyle="1" w:styleId="Rubrik2Nr">
    <w:name w:val="Rubrik 2 Nr"/>
    <w:basedOn w:val="Rubrik2"/>
    <w:next w:val="Normal"/>
    <w:qFormat/>
    <w:rsid w:val="003C52AA"/>
    <w:pPr>
      <w:keepNext/>
      <w:numPr>
        <w:numId w:val="11"/>
      </w:numPr>
      <w:tabs>
        <w:tab w:val="clear" w:pos="567"/>
        <w:tab w:val="clear" w:pos="2608"/>
        <w:tab w:val="clear" w:pos="3912"/>
        <w:tab w:val="clear" w:pos="5216"/>
        <w:tab w:val="clear" w:pos="6520"/>
        <w:tab w:val="clear" w:pos="7824"/>
        <w:tab w:val="clear" w:pos="9128"/>
      </w:tabs>
      <w:spacing w:before="480"/>
    </w:pPr>
    <w:rPr>
      <w:rFonts w:eastAsia="Times New Roman" w:cs="Arial"/>
      <w:b w:val="0"/>
      <w:bCs/>
      <w:iCs/>
      <w:color w:val="auto"/>
      <w:kern w:val="0"/>
      <w:lang w:eastAsia="sv-SE"/>
    </w:rPr>
  </w:style>
  <w:style w:type="paragraph" w:styleId="Numreradlista">
    <w:name w:val="List Number"/>
    <w:basedOn w:val="Brdtext"/>
    <w:qFormat/>
    <w:rsid w:val="00C715B7"/>
    <w:pPr>
      <w:numPr>
        <w:numId w:val="24"/>
      </w:numPr>
      <w:tabs>
        <w:tab w:val="clear" w:pos="1304"/>
        <w:tab w:val="clear" w:pos="2608"/>
        <w:tab w:val="clear" w:pos="3912"/>
        <w:tab w:val="clear" w:pos="5216"/>
        <w:tab w:val="clear" w:pos="6520"/>
        <w:tab w:val="clear" w:pos="7824"/>
        <w:tab w:val="clear" w:pos="9128"/>
      </w:tabs>
      <w:spacing w:before="20" w:after="100"/>
    </w:pPr>
    <w:rPr>
      <w:rFonts w:ascii="Times New Roman" w:eastAsia="Times New Roman" w:hAnsi="Times New Roman"/>
      <w:color w:val="auto"/>
      <w:sz w:val="22"/>
      <w:szCs w:val="24"/>
      <w:lang w:eastAsia="en-GB"/>
    </w:rPr>
  </w:style>
  <w:style w:type="character" w:customStyle="1" w:styleId="Rubrik6Char">
    <w:name w:val="Rubrik 6 Char"/>
    <w:link w:val="Rubrik6"/>
    <w:rsid w:val="003D616F"/>
    <w:rPr>
      <w:rFonts w:ascii="Cambria" w:eastAsia="MS Mincho" w:hAnsi="Cambria"/>
      <w:b/>
      <w:bCs/>
      <w:noProof/>
      <w:color w:val="000000"/>
      <w:sz w:val="22"/>
      <w:szCs w:val="22"/>
    </w:rPr>
  </w:style>
  <w:style w:type="character" w:customStyle="1" w:styleId="Rubrik7Char">
    <w:name w:val="Rubrik 7 Char"/>
    <w:link w:val="Rubrik7"/>
    <w:rsid w:val="003D616F"/>
    <w:rPr>
      <w:rFonts w:ascii="Cambria" w:eastAsia="MS Mincho" w:hAnsi="Cambria"/>
      <w:noProof/>
      <w:color w:val="000000"/>
      <w:sz w:val="24"/>
      <w:szCs w:val="24"/>
    </w:rPr>
  </w:style>
  <w:style w:type="character" w:customStyle="1" w:styleId="Rubrik8Char">
    <w:name w:val="Rubrik 8 Char"/>
    <w:link w:val="Rubrik8"/>
    <w:rsid w:val="003D616F"/>
    <w:rPr>
      <w:rFonts w:ascii="Cambria" w:eastAsia="MS Mincho" w:hAnsi="Cambria"/>
      <w:i/>
      <w:iCs/>
      <w:noProof/>
      <w:color w:val="000000"/>
      <w:sz w:val="24"/>
      <w:szCs w:val="24"/>
    </w:rPr>
  </w:style>
  <w:style w:type="character" w:customStyle="1" w:styleId="Rubrik9Char">
    <w:name w:val="Rubrik 9 Char"/>
    <w:link w:val="Rubrik9"/>
    <w:rsid w:val="003D616F"/>
    <w:rPr>
      <w:rFonts w:ascii="Calibri" w:eastAsia="MS Gothic" w:hAnsi="Calibri"/>
      <w:noProof/>
      <w:color w:val="000000"/>
      <w:sz w:val="22"/>
      <w:szCs w:val="22"/>
    </w:rPr>
  </w:style>
  <w:style w:type="table" w:styleId="Frgadtabell1">
    <w:name w:val="Table Colorful 1"/>
    <w:basedOn w:val="Normaltabell"/>
    <w:rsid w:val="00C715B7"/>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shd w:val="solid" w:color="000000" w:fill="FFFFFF"/>
      </w:tcPr>
    </w:tblStylePr>
    <w:tblStylePr w:type="firstCol">
      <w:rPr>
        <w:b/>
        <w:bCs/>
        <w:i/>
        <w:iCs/>
      </w:rPr>
      <w:tblPr/>
      <w:tcPr>
        <w:shd w:val="solid" w:color="000080" w:fill="FFFFFF"/>
      </w:tcPr>
    </w:tblStylePr>
    <w:tblStylePr w:type="nwCell">
      <w:tblPr/>
      <w:tcPr>
        <w:shd w:val="solid" w:color="000000" w:fill="FFFFFF"/>
      </w:tcPr>
    </w:tblStylePr>
    <w:tblStylePr w:type="swCell">
      <w:rPr>
        <w:b/>
        <w:bCs/>
        <w:i w:val="0"/>
        <w:iCs w:val="0"/>
      </w:rPr>
    </w:tblStylePr>
  </w:style>
  <w:style w:type="table" w:styleId="Standardtabell1">
    <w:name w:val="Table Classic 1"/>
    <w:basedOn w:val="Normaltabell"/>
    <w:rsid w:val="00C715B7"/>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cBorders>
      </w:tcPr>
    </w:tblStylePr>
    <w:tblStylePr w:type="lastRow">
      <w:rPr>
        <w:color w:val="auto"/>
      </w:rPr>
      <w:tblPr/>
      <w:tcPr>
        <w:tcBorders>
          <w:top w:val="single" w:sz="6" w:space="0" w:color="000000"/>
        </w:tcBorders>
      </w:tcPr>
    </w:tblStylePr>
    <w:tblStylePr w:type="firstCol">
      <w:tblPr/>
      <w:tcPr>
        <w:tcBorders>
          <w:right w:val="single" w:sz="6" w:space="0" w:color="000000"/>
        </w:tcBorders>
      </w:tcPr>
    </w:tblStylePr>
    <w:tblStylePr w:type="neCell">
      <w:rPr>
        <w:b/>
        <w:bCs/>
        <w:i w:val="0"/>
        <w:iCs w:val="0"/>
      </w:rPr>
    </w:tblStylePr>
    <w:tblStylePr w:type="swCell">
      <w:rPr>
        <w:b/>
        <w:bCs/>
      </w:rPr>
    </w:tblStylePr>
  </w:style>
  <w:style w:type="table" w:styleId="Tabellmedkolumn3">
    <w:name w:val="Table Columns 3"/>
    <w:basedOn w:val="Normaltabell"/>
    <w:rsid w:val="00C715B7"/>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cPr>
      <w:shd w:val="solid" w:color="C0C0C0" w:fill="FFFFFF"/>
    </w:tcPr>
    <w:tblStylePr w:type="firstRow">
      <w:rPr>
        <w:color w:val="FFFFFF"/>
      </w:rPr>
      <w:tblPr/>
      <w:tcPr>
        <w:shd w:val="solid" w:color="000080" w:fill="FFFFFF"/>
      </w:tcPr>
    </w:tblStylePr>
    <w:tblStylePr w:type="lastRow">
      <w:rPr>
        <w:b w:val="0"/>
        <w:bCs w:val="0"/>
      </w:rPr>
      <w:tblPr/>
      <w:tcPr>
        <w:tcBorders>
          <w:top w:val="single" w:sz="6" w:space="0" w:color="000080"/>
        </w:tcBorders>
      </w:tcPr>
    </w:tblStylePr>
    <w:tblStylePr w:type="firstCol">
      <w:rPr>
        <w:b w:val="0"/>
        <w:bCs w:val="0"/>
      </w:rPr>
    </w:tblStylePr>
    <w:tblStylePr w:type="lastCol">
      <w:rPr>
        <w:b w:val="0"/>
        <w:bCs w:val="0"/>
      </w:rPr>
    </w:tblStylePr>
    <w:tblStylePr w:type="band2Vert">
      <w:rPr>
        <w:color w:val="auto"/>
      </w:rPr>
      <w:tblPr/>
      <w:tcPr>
        <w:shd w:val="pct10" w:color="000000" w:fill="FFFFFF"/>
      </w:tcPr>
    </w:tblStylePr>
    <w:tblStylePr w:type="neCell">
      <w:rPr>
        <w:b/>
        <w:bCs/>
      </w:rPr>
    </w:tblStylePr>
  </w:style>
  <w:style w:type="table" w:styleId="Tabellmedkolumn2">
    <w:name w:val="Table Columns 2"/>
    <w:basedOn w:val="Normaltabell"/>
    <w:rsid w:val="00C715B7"/>
    <w:rPr>
      <w:b/>
      <w:bCs/>
    </w:rPr>
    <w:tblPr>
      <w:tblStyleColBandSize w:val="1"/>
      <w:tblInd w:w="0" w:type="dxa"/>
      <w:tblCellMar>
        <w:top w:w="0" w:type="dxa"/>
        <w:left w:w="108" w:type="dxa"/>
        <w:bottom w:w="0" w:type="dxa"/>
        <w:right w:w="108" w:type="dxa"/>
      </w:tblCellMar>
    </w:tblPr>
    <w:tcPr>
      <w:shd w:val="pct30" w:color="000000" w:fill="FFFFFF"/>
    </w:tcPr>
    <w:tblStylePr w:type="firstRow">
      <w:rPr>
        <w:color w:val="FFFFFF"/>
      </w:rPr>
      <w:tblPr/>
      <w:tcPr>
        <w:shd w:val="solid" w:color="000080" w:fill="FFFFFF"/>
      </w:tcPr>
    </w:tblStylePr>
    <w:tblStylePr w:type="lastRow">
      <w:rPr>
        <w:b w:val="0"/>
        <w:bCs w:val="0"/>
      </w:rPr>
    </w:tblStylePr>
    <w:tblStylePr w:type="firstCol">
      <w:rPr>
        <w:b w:val="0"/>
        <w:bCs w:val="0"/>
        <w:color w:val="000000"/>
      </w:rPr>
    </w:tblStylePr>
    <w:tblStylePr w:type="lastCol">
      <w:rPr>
        <w:b w:val="0"/>
        <w:bCs w:val="0"/>
      </w:rPr>
    </w:tblStylePr>
    <w:tblStylePr w:type="band2Vert">
      <w:rPr>
        <w:color w:val="auto"/>
      </w:rPr>
      <w:tblPr/>
      <w:tcPr>
        <w:shd w:val="pct25" w:color="00FF00" w:fill="FFFFFF"/>
      </w:tcPr>
    </w:tblStylePr>
    <w:tblStylePr w:type="neCell">
      <w:rPr>
        <w:b/>
        <w:bCs/>
      </w:rPr>
    </w:tblStylePr>
    <w:tblStylePr w:type="swCell">
      <w:rPr>
        <w:b/>
        <w:bCs/>
      </w:rPr>
    </w:tblStylePr>
  </w:style>
  <w:style w:type="table" w:styleId="Ljustrutnt-dekorfrg2">
    <w:name w:val="Light Grid Accent 2"/>
    <w:basedOn w:val="Normaltabell"/>
    <w:uiPriority w:val="62"/>
    <w:rsid w:val="00C715B7"/>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CellMar>
        <w:top w:w="0" w:type="dxa"/>
        <w:left w:w="108" w:type="dxa"/>
        <w:bottom w:w="0" w:type="dxa"/>
        <w:right w:w="108" w:type="dxa"/>
      </w:tblCellMar>
    </w:tblPr>
    <w:tcPr>
      <w:shd w:val="clear" w:color="auto" w:fill="D3DFEE"/>
    </w:tcPr>
    <w:tblStylePr w:type="firstRow">
      <w:rPr>
        <w:b/>
        <w:bCs/>
      </w:rPr>
    </w:tblStylePr>
    <w:tblStylePr w:type="lastRow">
      <w:rPr>
        <w:b/>
        <w:bCs/>
      </w:rPr>
      <w:tblPr/>
      <w:tcPr>
        <w:tcBorders>
          <w:top w:val="single" w:sz="18" w:space="0" w:color="7BA0CD"/>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Mellanmrklista2-dekorfrg1">
    <w:name w:val="Medium List 2 Accent 1"/>
    <w:basedOn w:val="Normaltabell"/>
    <w:uiPriority w:val="66"/>
    <w:rsid w:val="00C715B7"/>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Mellanmrktrutnt2-dekorfrg2">
    <w:name w:val="Medium Grid 2 Accent 2"/>
    <w:basedOn w:val="Normaltabell"/>
    <w:uiPriority w:val="68"/>
    <w:rsid w:val="00C715B7"/>
    <w:rPr>
      <w:color w:val="000000"/>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Mrklista-dekorfrg5">
    <w:name w:val="Dark List Accent 5"/>
    <w:basedOn w:val="Normaltabell"/>
    <w:uiPriority w:val="70"/>
    <w:rsid w:val="00C715B7"/>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styleId="Frgatrutnt-dekorfrg5">
    <w:name w:val="Colorful Grid Accent 5"/>
    <w:basedOn w:val="Normaltabell"/>
    <w:uiPriority w:val="73"/>
    <w:rsid w:val="00C715B7"/>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BACC6"/>
      </w:tcPr>
    </w:tblStylePr>
    <w:tblStylePr w:type="lastCol">
      <w:rPr>
        <w:b/>
        <w:bCs/>
        <w:color w:val="FFFFFF"/>
      </w:rPr>
      <w:tblPr/>
      <w:tcPr>
        <w:tcBorders>
          <w:left w:val="nil"/>
          <w:right w:val="nil"/>
          <w:insideH w:val="nil"/>
          <w:insideV w:val="nil"/>
        </w:tcBorders>
        <w:shd w:val="clear" w:color="auto" w:fill="4BACC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Frgadlista-dekorfrg5">
    <w:name w:val="Colorful List Accent 5"/>
    <w:basedOn w:val="Normaltabell"/>
    <w:uiPriority w:val="72"/>
    <w:rsid w:val="00C715B7"/>
    <w:tblPr>
      <w:tblStyleRowBandSize w:val="1"/>
      <w:tblStyleColBandSize w:val="1"/>
      <w:tblInd w:w="0" w:type="dxa"/>
      <w:tblBorders>
        <w:top w:val="single" w:sz="8" w:space="0" w:color="78C0D4"/>
        <w:left w:val="single" w:sz="8" w:space="0" w:color="78C0D4"/>
        <w:bottom w:val="single" w:sz="8" w:space="0" w:color="78C0D4"/>
        <w:right w:val="single" w:sz="8" w:space="0" w:color="78C0D4"/>
        <w:insideH w:val="single" w:sz="8" w:space="0" w:color="78C0D4"/>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paragraph" w:styleId="Innehllsfrteckningsrubrik">
    <w:name w:val="TOC Heading"/>
    <w:basedOn w:val="Rubrik1"/>
    <w:next w:val="Normal"/>
    <w:uiPriority w:val="39"/>
    <w:unhideWhenUsed/>
    <w:qFormat/>
    <w:rsid w:val="00725117"/>
    <w:pPr>
      <w:keepNext/>
      <w:keepLines/>
      <w:pageBreakBefore w:val="0"/>
      <w:numPr>
        <w:numId w:val="0"/>
      </w:numPr>
      <w:spacing w:after="0" w:line="276" w:lineRule="auto"/>
      <w:outlineLvl w:val="9"/>
    </w:pPr>
    <w:rPr>
      <w:rFonts w:ascii="Calibri" w:eastAsia="MS Gothic" w:hAnsi="Calibri"/>
      <w:bCs w:val="0"/>
      <w:color w:val="365F91"/>
      <w:kern w:val="0"/>
      <w:lang w:val="en-US"/>
    </w:rPr>
  </w:style>
  <w:style w:type="table" w:styleId="Ljuslista-dekorfrg1">
    <w:name w:val="Light List Accent 1"/>
    <w:basedOn w:val="Normaltabell"/>
    <w:uiPriority w:val="61"/>
    <w:rsid w:val="0090269A"/>
    <w:rPr>
      <w:rFonts w:ascii="Calibri" w:eastAsia="Calibri" w:hAnsi="Calibri"/>
      <w:sz w:val="22"/>
      <w:szCs w:val="22"/>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styleId="Liststycke">
    <w:name w:val="List Paragraph"/>
    <w:basedOn w:val="Normal"/>
    <w:qFormat/>
    <w:rsid w:val="003D058C"/>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sv-SE" w:eastAsia="sv-SE"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note text" w:uiPriority="99"/>
    <w:lsdException w:name="header" w:uiPriority="99"/>
    <w:lsdException w:name="caption" w:semiHidden="1" w:unhideWhenUsed="1" w:qFormat="1"/>
    <w:lsdException w:name="footnote reference" w:uiPriority="99"/>
    <w:lsdException w:name="List Number" w:qFormat="1"/>
    <w:lsdException w:name="Title" w:qFormat="1"/>
    <w:lsdException w:name="Subtitle" w:qFormat="1"/>
    <w:lsdException w:name="Strong" w:qFormat="1"/>
    <w:lsdException w:name="Emphasis" w:qFormat="1"/>
    <w:lsdException w:name="Note Level 1" w:semiHidden="1" w:uiPriority="99"/>
    <w:lsdException w:name="Note Level 2" w:uiPriority="1" w:qFormat="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semiHidden="1"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semiHidden="1" w:uiPriority="37" w:unhideWhenUsed="1"/>
    <w:lsdException w:name="Colorful Shading Accent 6" w:semiHidden="1" w:uiPriority="39" w:unhideWhenUsed="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B2011B"/>
    <w:pPr>
      <w:spacing w:after="60"/>
    </w:pPr>
    <w:rPr>
      <w:rFonts w:ascii="Arial" w:eastAsia="ヒラギノ角ゴ Pro W3" w:hAnsi="Arial"/>
      <w:noProof/>
      <w:color w:val="000000"/>
      <w:szCs w:val="24"/>
      <w:lang w:eastAsia="en-US"/>
    </w:rPr>
  </w:style>
  <w:style w:type="paragraph" w:styleId="Rubrik1">
    <w:name w:val="heading 1"/>
    <w:next w:val="Normal"/>
    <w:link w:val="Rubrik1Char"/>
    <w:autoRedefine/>
    <w:qFormat/>
    <w:rsid w:val="00267947"/>
    <w:pPr>
      <w:pageBreakBefore/>
      <w:numPr>
        <w:numId w:val="17"/>
      </w:numPr>
      <w:spacing w:before="480" w:after="240"/>
      <w:outlineLvl w:val="0"/>
    </w:pPr>
    <w:rPr>
      <w:rFonts w:ascii="Arial" w:eastAsia="ヒラギノ角ゴ Pro W3" w:hAnsi="Arial"/>
      <w:b/>
      <w:bCs/>
      <w:color w:val="000000"/>
      <w:kern w:val="32"/>
      <w:sz w:val="32"/>
      <w:szCs w:val="28"/>
      <w:lang w:eastAsia="en-US"/>
    </w:rPr>
  </w:style>
  <w:style w:type="paragraph" w:styleId="Rubrik2">
    <w:name w:val="heading 2"/>
    <w:basedOn w:val="Rubrik1"/>
    <w:next w:val="Normal"/>
    <w:link w:val="Rubrik2Char"/>
    <w:autoRedefine/>
    <w:qFormat/>
    <w:rsid w:val="00D847D6"/>
    <w:pPr>
      <w:pageBreakBefore w:val="0"/>
      <w:numPr>
        <w:ilvl w:val="1"/>
      </w:numPr>
      <w:tabs>
        <w:tab w:val="left" w:pos="567"/>
        <w:tab w:val="left" w:pos="851"/>
        <w:tab w:val="left" w:pos="1134"/>
        <w:tab w:val="left" w:pos="2608"/>
        <w:tab w:val="left" w:pos="3912"/>
        <w:tab w:val="left" w:pos="5216"/>
        <w:tab w:val="left" w:pos="6520"/>
        <w:tab w:val="left" w:pos="7824"/>
        <w:tab w:val="left" w:pos="9128"/>
      </w:tabs>
      <w:spacing w:before="360" w:after="120"/>
      <w:outlineLvl w:val="1"/>
    </w:pPr>
    <w:rPr>
      <w:bCs w:val="0"/>
      <w:sz w:val="28"/>
      <w:szCs w:val="24"/>
    </w:rPr>
  </w:style>
  <w:style w:type="paragraph" w:styleId="Rubrik3">
    <w:name w:val="heading 3"/>
    <w:basedOn w:val="Rubrik2"/>
    <w:next w:val="Normal"/>
    <w:link w:val="Rubrik3Char"/>
    <w:autoRedefine/>
    <w:qFormat/>
    <w:rsid w:val="002C60BB"/>
    <w:pPr>
      <w:keepNext/>
      <w:numPr>
        <w:ilvl w:val="2"/>
      </w:numPr>
      <w:tabs>
        <w:tab w:val="left" w:pos="0"/>
        <w:tab w:val="left" w:pos="1304"/>
      </w:tabs>
      <w:spacing w:before="240" w:after="60"/>
      <w:ind w:left="0" w:firstLine="0"/>
      <w:outlineLvl w:val="2"/>
    </w:pPr>
    <w:rPr>
      <w:sz w:val="24"/>
    </w:rPr>
  </w:style>
  <w:style w:type="paragraph" w:styleId="Rubrik4">
    <w:name w:val="heading 4"/>
    <w:basedOn w:val="Rubrik3"/>
    <w:next w:val="Normal"/>
    <w:link w:val="Rubrik4Char"/>
    <w:autoRedefine/>
    <w:qFormat/>
    <w:rsid w:val="007D5066"/>
    <w:pPr>
      <w:numPr>
        <w:ilvl w:val="3"/>
      </w:numPr>
      <w:ind w:left="0" w:firstLine="0"/>
      <w:outlineLvl w:val="3"/>
    </w:pPr>
    <w:rPr>
      <w:b w:val="0"/>
      <w:bCs/>
      <w:szCs w:val="28"/>
    </w:rPr>
  </w:style>
  <w:style w:type="paragraph" w:styleId="Rubrik5">
    <w:name w:val="heading 5"/>
    <w:basedOn w:val="Normal"/>
    <w:next w:val="Normal"/>
    <w:link w:val="Rubrik5Char"/>
    <w:qFormat/>
    <w:rsid w:val="003D616F"/>
    <w:pPr>
      <w:keepNext/>
      <w:numPr>
        <w:ilvl w:val="4"/>
        <w:numId w:val="17"/>
      </w:numPr>
      <w:outlineLvl w:val="4"/>
    </w:pPr>
    <w:rPr>
      <w:rFonts w:eastAsia="Times New Roman"/>
      <w:b/>
      <w:bCs/>
      <w:noProof w:val="0"/>
      <w:color w:val="auto"/>
    </w:rPr>
  </w:style>
  <w:style w:type="paragraph" w:styleId="Rubrik6">
    <w:name w:val="heading 6"/>
    <w:basedOn w:val="Normal"/>
    <w:next w:val="Normal"/>
    <w:link w:val="Rubrik6Char"/>
    <w:qFormat/>
    <w:rsid w:val="003D616F"/>
    <w:pPr>
      <w:numPr>
        <w:ilvl w:val="5"/>
        <w:numId w:val="17"/>
      </w:numPr>
      <w:spacing w:before="240"/>
      <w:outlineLvl w:val="5"/>
    </w:pPr>
    <w:rPr>
      <w:rFonts w:ascii="Cambria" w:eastAsia="MS Mincho" w:hAnsi="Cambria"/>
      <w:b/>
      <w:bCs/>
      <w:sz w:val="22"/>
      <w:szCs w:val="22"/>
    </w:rPr>
  </w:style>
  <w:style w:type="paragraph" w:styleId="Rubrik7">
    <w:name w:val="heading 7"/>
    <w:basedOn w:val="Normal"/>
    <w:next w:val="Normal"/>
    <w:link w:val="Rubrik7Char"/>
    <w:qFormat/>
    <w:rsid w:val="003D616F"/>
    <w:pPr>
      <w:numPr>
        <w:ilvl w:val="6"/>
        <w:numId w:val="17"/>
      </w:numPr>
      <w:spacing w:before="240"/>
      <w:outlineLvl w:val="6"/>
    </w:pPr>
    <w:rPr>
      <w:rFonts w:ascii="Cambria" w:eastAsia="MS Mincho" w:hAnsi="Cambria"/>
      <w:sz w:val="24"/>
    </w:rPr>
  </w:style>
  <w:style w:type="paragraph" w:styleId="Rubrik8">
    <w:name w:val="heading 8"/>
    <w:basedOn w:val="Normal"/>
    <w:next w:val="Normal"/>
    <w:link w:val="Rubrik8Char"/>
    <w:qFormat/>
    <w:rsid w:val="003D616F"/>
    <w:pPr>
      <w:numPr>
        <w:ilvl w:val="7"/>
        <w:numId w:val="17"/>
      </w:numPr>
      <w:spacing w:before="240"/>
      <w:outlineLvl w:val="7"/>
    </w:pPr>
    <w:rPr>
      <w:rFonts w:ascii="Cambria" w:eastAsia="MS Mincho" w:hAnsi="Cambria"/>
      <w:i/>
      <w:iCs/>
      <w:sz w:val="24"/>
    </w:rPr>
  </w:style>
  <w:style w:type="paragraph" w:styleId="Rubrik9">
    <w:name w:val="heading 9"/>
    <w:basedOn w:val="Normal"/>
    <w:next w:val="Normal"/>
    <w:link w:val="Rubrik9Char"/>
    <w:qFormat/>
    <w:rsid w:val="003D616F"/>
    <w:pPr>
      <w:numPr>
        <w:ilvl w:val="8"/>
        <w:numId w:val="17"/>
      </w:numPr>
      <w:spacing w:before="240"/>
      <w:outlineLvl w:val="8"/>
    </w:pPr>
    <w:rPr>
      <w:rFonts w:ascii="Calibri" w:eastAsia="MS Gothic" w:hAnsi="Calibri"/>
      <w:sz w:val="22"/>
      <w:szCs w:val="22"/>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customStyle="1" w:styleId="Sidhuvudvnster">
    <w:name w:val="Sidhuvud vänster"/>
    <w:autoRedefine/>
    <w:pPr>
      <w:widowControl w:val="0"/>
      <w:tabs>
        <w:tab w:val="center" w:pos="4536"/>
        <w:tab w:val="right" w:pos="9072"/>
      </w:tabs>
      <w:spacing w:before="40" w:after="40"/>
    </w:pPr>
    <w:rPr>
      <w:rFonts w:ascii="Arial" w:eastAsia="ヒラギノ角ゴ Pro W3" w:hAnsi="Arial"/>
      <w:color w:val="000000"/>
      <w:sz w:val="16"/>
      <w:lang w:eastAsia="en-US"/>
    </w:rPr>
  </w:style>
  <w:style w:type="paragraph" w:customStyle="1" w:styleId="Sidhuvudcentrerad">
    <w:name w:val="Sidhuvud centrerad"/>
    <w:pPr>
      <w:tabs>
        <w:tab w:val="left" w:pos="2376"/>
      </w:tabs>
      <w:spacing w:before="40" w:after="40"/>
      <w:jc w:val="center"/>
    </w:pPr>
    <w:rPr>
      <w:rFonts w:ascii="Arial" w:eastAsia="ヒラギノ角ゴ Pro W3" w:hAnsi="Arial"/>
      <w:color w:val="000000"/>
      <w:sz w:val="16"/>
      <w:lang w:eastAsia="en-US"/>
    </w:rPr>
  </w:style>
  <w:style w:type="paragraph" w:customStyle="1" w:styleId="Friform">
    <w:name w:val="Fri form"/>
    <w:rPr>
      <w:rFonts w:eastAsia="ヒラギノ角ゴ Pro W3"/>
      <w:color w:val="000000"/>
      <w:lang w:eastAsia="en-US"/>
    </w:rPr>
  </w:style>
  <w:style w:type="paragraph" w:customStyle="1" w:styleId="Sidhuvudhger">
    <w:name w:val="Sidhuvud höger"/>
    <w:pPr>
      <w:widowControl w:val="0"/>
      <w:tabs>
        <w:tab w:val="center" w:pos="4536"/>
        <w:tab w:val="right" w:pos="9072"/>
      </w:tabs>
      <w:spacing w:before="40" w:after="40"/>
      <w:jc w:val="right"/>
    </w:pPr>
    <w:rPr>
      <w:rFonts w:ascii="Arial" w:eastAsia="ヒラギノ角ゴ Pro W3" w:hAnsi="Arial"/>
      <w:color w:val="000000"/>
      <w:sz w:val="16"/>
      <w:lang w:eastAsia="en-US"/>
    </w:rPr>
  </w:style>
  <w:style w:type="paragraph" w:styleId="Sidfot">
    <w:name w:val="footer"/>
    <w:link w:val="SidfotChar"/>
    <w:pPr>
      <w:tabs>
        <w:tab w:val="center" w:pos="4703"/>
        <w:tab w:val="right" w:pos="9406"/>
      </w:tabs>
    </w:pPr>
    <w:rPr>
      <w:rFonts w:ascii="Arial" w:eastAsia="ヒラギノ角ゴ Pro W3" w:hAnsi="Arial"/>
      <w:color w:val="000000"/>
      <w:sz w:val="24"/>
      <w:lang w:val="en-GB" w:eastAsia="en-US"/>
    </w:rPr>
  </w:style>
  <w:style w:type="character" w:styleId="Sidnummer">
    <w:name w:val="page number"/>
    <w:autoRedefine/>
    <w:rPr>
      <w:color w:val="000000"/>
      <w:sz w:val="20"/>
    </w:rPr>
  </w:style>
  <w:style w:type="paragraph" w:styleId="Brdtext">
    <w:name w:val="Body Text"/>
    <w:link w:val="BrdtextChar"/>
    <w:autoRedefine/>
    <w:rsid w:val="00C9234D"/>
    <w:pPr>
      <w:tabs>
        <w:tab w:val="left" w:pos="1304"/>
        <w:tab w:val="left" w:pos="2608"/>
        <w:tab w:val="left" w:pos="3912"/>
        <w:tab w:val="left" w:pos="5216"/>
        <w:tab w:val="left" w:pos="6520"/>
        <w:tab w:val="left" w:pos="7824"/>
        <w:tab w:val="left" w:pos="9128"/>
      </w:tabs>
      <w:spacing w:after="120"/>
      <w:ind w:left="567"/>
    </w:pPr>
    <w:rPr>
      <w:rFonts w:ascii="Arial" w:eastAsia="ヒラギノ角ゴ Pro W3" w:hAnsi="Arial"/>
      <w:color w:val="000000"/>
      <w:sz w:val="24"/>
      <w:lang w:eastAsia="en-US"/>
    </w:rPr>
  </w:style>
  <w:style w:type="character" w:customStyle="1" w:styleId="BodyTextChar">
    <w:name w:val="Body Text Char"/>
    <w:autoRedefine/>
    <w:rPr>
      <w:rFonts w:ascii="Arial" w:eastAsia="ヒラギノ角ゴ Pro W3" w:hAnsi="Arial"/>
      <w:b w:val="0"/>
      <w:i w:val="0"/>
      <w:color w:val="000000"/>
      <w:sz w:val="24"/>
    </w:rPr>
  </w:style>
  <w:style w:type="paragraph" w:customStyle="1" w:styleId="Huvudrubrik2">
    <w:name w:val="Huvudrubrik  2"/>
    <w:next w:val="Brdtext"/>
    <w:autoRedefine/>
    <w:rsid w:val="00150B37"/>
    <w:pPr>
      <w:spacing w:before="240" w:after="120"/>
      <w:ind w:left="567" w:right="1531"/>
    </w:pPr>
    <w:rPr>
      <w:rFonts w:ascii="Arial" w:eastAsia="ヒラギノ角ゴ Pro W3" w:hAnsi="Arial"/>
      <w:b/>
      <w:color w:val="000000"/>
      <w:sz w:val="28"/>
      <w:szCs w:val="24"/>
      <w:lang w:eastAsia="en-US"/>
    </w:rPr>
  </w:style>
  <w:style w:type="paragraph" w:styleId="Innehll1">
    <w:name w:val="toc 1"/>
    <w:autoRedefine/>
    <w:uiPriority w:val="39"/>
    <w:rsid w:val="00A92353"/>
    <w:pPr>
      <w:spacing w:before="120"/>
    </w:pPr>
    <w:rPr>
      <w:rFonts w:ascii="Cambria" w:eastAsia="ヒラギノ角ゴ Pro W3" w:hAnsi="Cambria"/>
      <w:b/>
      <w:noProof/>
      <w:color w:val="000000"/>
      <w:sz w:val="24"/>
      <w:szCs w:val="24"/>
      <w:lang w:eastAsia="en-US"/>
    </w:rPr>
  </w:style>
  <w:style w:type="paragraph" w:styleId="Innehll2">
    <w:name w:val="toc 2"/>
    <w:basedOn w:val="TOC2Para"/>
    <w:next w:val="Normal"/>
    <w:autoRedefine/>
    <w:uiPriority w:val="39"/>
    <w:rsid w:val="00A92353"/>
    <w:pPr>
      <w:tabs>
        <w:tab w:val="clear" w:pos="9490"/>
      </w:tabs>
      <w:spacing w:before="0" w:after="0"/>
      <w:ind w:left="200"/>
      <w:outlineLvl w:val="9"/>
    </w:pPr>
    <w:rPr>
      <w:rFonts w:ascii="Cambria" w:hAnsi="Cambria"/>
      <w:b/>
      <w:noProof/>
      <w:szCs w:val="22"/>
      <w:lang w:val="sv-SE"/>
    </w:rPr>
  </w:style>
  <w:style w:type="paragraph" w:customStyle="1" w:styleId="TOC2Para">
    <w:name w:val="TOC 2 Para"/>
    <w:next w:val="Normal"/>
    <w:pPr>
      <w:tabs>
        <w:tab w:val="right" w:leader="dot" w:pos="9490"/>
      </w:tabs>
      <w:spacing w:before="40" w:after="40"/>
      <w:ind w:left="567"/>
      <w:outlineLvl w:val="0"/>
    </w:pPr>
    <w:rPr>
      <w:rFonts w:ascii="Arial" w:eastAsia="ヒラギノ角ゴ Pro W3" w:hAnsi="Arial"/>
      <w:color w:val="000000"/>
      <w:sz w:val="22"/>
      <w:lang w:val="en-GB" w:eastAsia="en-US"/>
    </w:rPr>
  </w:style>
  <w:style w:type="paragraph" w:styleId="Innehll3">
    <w:name w:val="toc 3"/>
    <w:autoRedefine/>
    <w:uiPriority w:val="39"/>
    <w:pPr>
      <w:ind w:left="400"/>
    </w:pPr>
    <w:rPr>
      <w:rFonts w:ascii="Cambria" w:eastAsia="ヒラギノ角ゴ Pro W3" w:hAnsi="Cambria"/>
      <w:noProof/>
      <w:color w:val="000000"/>
      <w:sz w:val="22"/>
      <w:szCs w:val="22"/>
      <w:lang w:eastAsia="en-US"/>
    </w:rPr>
  </w:style>
  <w:style w:type="paragraph" w:styleId="Innehll4">
    <w:name w:val="toc 4"/>
    <w:pPr>
      <w:ind w:left="600"/>
    </w:pPr>
    <w:rPr>
      <w:rFonts w:ascii="Cambria" w:eastAsia="ヒラギノ角ゴ Pro W3" w:hAnsi="Cambria"/>
      <w:noProof/>
      <w:color w:val="000000"/>
      <w:lang w:eastAsia="en-US"/>
    </w:rPr>
  </w:style>
  <w:style w:type="paragraph" w:styleId="Innehll5">
    <w:name w:val="toc 5"/>
    <w:basedOn w:val="TOC1Para"/>
    <w:next w:val="Normal"/>
    <w:autoRedefine/>
    <w:pPr>
      <w:tabs>
        <w:tab w:val="clear" w:pos="9490"/>
      </w:tabs>
      <w:spacing w:before="0"/>
      <w:ind w:left="800"/>
      <w:outlineLvl w:val="9"/>
    </w:pPr>
    <w:rPr>
      <w:rFonts w:ascii="Cambria" w:hAnsi="Cambria"/>
      <w:b w:val="0"/>
      <w:noProof/>
      <w:sz w:val="20"/>
      <w:lang w:val="sv-SE"/>
    </w:rPr>
  </w:style>
  <w:style w:type="paragraph" w:customStyle="1" w:styleId="TOC1Para">
    <w:name w:val="TOC 1 Para"/>
    <w:next w:val="Normal"/>
    <w:autoRedefine/>
    <w:pPr>
      <w:tabs>
        <w:tab w:val="right" w:leader="dot" w:pos="9490"/>
      </w:tabs>
      <w:spacing w:before="260"/>
      <w:outlineLvl w:val="0"/>
    </w:pPr>
    <w:rPr>
      <w:rFonts w:ascii="Arial" w:eastAsia="ヒラギノ角ゴ Pro W3" w:hAnsi="Arial"/>
      <w:b/>
      <w:color w:val="000000"/>
      <w:sz w:val="22"/>
      <w:lang w:val="en-GB" w:eastAsia="en-US"/>
    </w:rPr>
  </w:style>
  <w:style w:type="paragraph" w:customStyle="1" w:styleId="Rubrik11">
    <w:name w:val="Rubrik 11"/>
    <w:next w:val="Brdtext1"/>
    <w:pPr>
      <w:keepNext/>
      <w:outlineLvl w:val="0"/>
    </w:pPr>
    <w:rPr>
      <w:rFonts w:ascii="Helvetica" w:eastAsia="ヒラギノ角ゴ Pro W3" w:hAnsi="Helvetica"/>
      <w:b/>
      <w:color w:val="000000"/>
      <w:sz w:val="36"/>
      <w:lang w:eastAsia="en-US"/>
    </w:rPr>
  </w:style>
  <w:style w:type="paragraph" w:customStyle="1" w:styleId="Brdtext1">
    <w:name w:val="Brödtext1"/>
    <w:rPr>
      <w:rFonts w:ascii="Helvetica" w:eastAsia="ヒラギノ角ゴ Pro W3" w:hAnsi="Helvetica"/>
      <w:color w:val="000000"/>
      <w:sz w:val="24"/>
      <w:lang w:eastAsia="en-US"/>
    </w:rPr>
  </w:style>
  <w:style w:type="paragraph" w:customStyle="1" w:styleId="Rubrik51">
    <w:name w:val="Rubrik 51"/>
    <w:next w:val="Brdtext1"/>
    <w:pPr>
      <w:keepNext/>
      <w:outlineLvl w:val="4"/>
    </w:pPr>
    <w:rPr>
      <w:rFonts w:ascii="Helvetica" w:eastAsia="ヒラギノ角ゴ Pro W3" w:hAnsi="Helvetica"/>
      <w:b/>
      <w:color w:val="000000"/>
      <w:sz w:val="24"/>
      <w:lang w:eastAsia="en-US"/>
    </w:rPr>
  </w:style>
  <w:style w:type="paragraph" w:customStyle="1" w:styleId="Rubrik91">
    <w:name w:val="Rubrik 91"/>
    <w:next w:val="Brdtext1"/>
    <w:pPr>
      <w:keepNext/>
      <w:outlineLvl w:val="8"/>
    </w:pPr>
    <w:rPr>
      <w:rFonts w:ascii="Helvetica" w:eastAsia="ヒラギノ角ゴ Pro W3" w:hAnsi="Helvetica"/>
      <w:b/>
      <w:color w:val="000000"/>
      <w:sz w:val="24"/>
      <w:lang w:eastAsia="en-US"/>
    </w:rPr>
  </w:style>
  <w:style w:type="paragraph" w:customStyle="1" w:styleId="Rubrik41">
    <w:name w:val="Rubrik 41"/>
    <w:next w:val="Brdtext1"/>
    <w:autoRedefine/>
    <w:pPr>
      <w:keepNext/>
      <w:outlineLvl w:val="3"/>
    </w:pPr>
    <w:rPr>
      <w:rFonts w:ascii="Helvetica" w:eastAsia="ヒラギノ角ゴ Pro W3" w:hAnsi="Helvetica"/>
      <w:b/>
      <w:color w:val="000000"/>
      <w:sz w:val="24"/>
      <w:lang w:eastAsia="en-US"/>
    </w:rPr>
  </w:style>
  <w:style w:type="paragraph" w:customStyle="1" w:styleId="Rubrik81">
    <w:name w:val="Rubrik 81"/>
    <w:next w:val="Brdtext1"/>
    <w:pPr>
      <w:keepNext/>
      <w:outlineLvl w:val="7"/>
    </w:pPr>
    <w:rPr>
      <w:rFonts w:ascii="Helvetica" w:eastAsia="ヒラギノ角ゴ Pro W3" w:hAnsi="Helvetica"/>
      <w:b/>
      <w:color w:val="000000"/>
      <w:sz w:val="24"/>
      <w:lang w:eastAsia="en-US"/>
    </w:rPr>
  </w:style>
  <w:style w:type="paragraph" w:customStyle="1" w:styleId="Rubrik31">
    <w:name w:val="Rubrik 31"/>
    <w:next w:val="Brdtext1"/>
    <w:pPr>
      <w:keepNext/>
      <w:outlineLvl w:val="2"/>
    </w:pPr>
    <w:rPr>
      <w:rFonts w:ascii="Helvetica" w:eastAsia="ヒラギノ角ゴ Pro W3" w:hAnsi="Helvetica"/>
      <w:b/>
      <w:color w:val="000000"/>
      <w:sz w:val="24"/>
      <w:lang w:eastAsia="en-US"/>
    </w:rPr>
  </w:style>
  <w:style w:type="paragraph" w:customStyle="1" w:styleId="Rubrik21">
    <w:name w:val="Rubrik 21"/>
    <w:next w:val="Brdtext1"/>
    <w:pPr>
      <w:keepNext/>
      <w:outlineLvl w:val="1"/>
    </w:pPr>
    <w:rPr>
      <w:rFonts w:ascii="Helvetica" w:eastAsia="ヒラギノ角ゴ Pro W3" w:hAnsi="Helvetica"/>
      <w:b/>
      <w:color w:val="000000"/>
      <w:sz w:val="24"/>
      <w:lang w:eastAsia="en-US"/>
    </w:rPr>
  </w:style>
  <w:style w:type="paragraph" w:customStyle="1" w:styleId="Rubrik71">
    <w:name w:val="Rubrik 71"/>
    <w:next w:val="Brdtext1"/>
    <w:pPr>
      <w:keepNext/>
      <w:outlineLvl w:val="6"/>
    </w:pPr>
    <w:rPr>
      <w:rFonts w:ascii="Helvetica" w:eastAsia="ヒラギノ角ゴ Pro W3" w:hAnsi="Helvetica"/>
      <w:b/>
      <w:color w:val="000000"/>
      <w:sz w:val="24"/>
      <w:lang w:eastAsia="en-US"/>
    </w:rPr>
  </w:style>
  <w:style w:type="paragraph" w:customStyle="1" w:styleId="Rubrik61">
    <w:name w:val="Rubrik 61"/>
    <w:next w:val="Brdtext1"/>
    <w:pPr>
      <w:keepNext/>
      <w:outlineLvl w:val="5"/>
    </w:pPr>
    <w:rPr>
      <w:rFonts w:ascii="Helvetica" w:eastAsia="ヒラギノ角ゴ Pro W3" w:hAnsi="Helvetica"/>
      <w:b/>
      <w:color w:val="000000"/>
      <w:sz w:val="24"/>
      <w:lang w:eastAsia="en-US"/>
    </w:rPr>
  </w:style>
  <w:style w:type="paragraph" w:customStyle="1" w:styleId="Titel">
    <w:name w:val="Titel"/>
    <w:next w:val="Brdtext1"/>
    <w:pPr>
      <w:keepNext/>
      <w:outlineLvl w:val="0"/>
    </w:pPr>
    <w:rPr>
      <w:rFonts w:ascii="Helvetica" w:eastAsia="ヒラギノ角ゴ Pro W3" w:hAnsi="Helvetica"/>
      <w:b/>
      <w:color w:val="000000"/>
      <w:sz w:val="56"/>
      <w:lang w:eastAsia="en-US"/>
    </w:rPr>
  </w:style>
  <w:style w:type="paragraph" w:customStyle="1" w:styleId="Tabellrubrik">
    <w:name w:val="Tabellrubrik"/>
    <w:rsid w:val="00DE246B"/>
    <w:rPr>
      <w:rFonts w:ascii="Arial" w:eastAsia="ヒラギノ角ゴ Pro W3" w:hAnsi="Arial"/>
      <w:color w:val="000000"/>
      <w:sz w:val="24"/>
      <w:lang w:val="en-GB" w:eastAsia="en-US"/>
    </w:rPr>
  </w:style>
  <w:style w:type="paragraph" w:customStyle="1" w:styleId="Tabelltext">
    <w:name w:val="Tabelltext"/>
    <w:autoRedefine/>
    <w:rsid w:val="00921ECE"/>
    <w:pPr>
      <w:widowControl w:val="0"/>
      <w:tabs>
        <w:tab w:val="left" w:pos="318"/>
      </w:tabs>
      <w:spacing w:after="120"/>
      <w:ind w:left="34"/>
    </w:pPr>
    <w:rPr>
      <w:rFonts w:ascii="Arial" w:eastAsia="ヒラギノ角ゴ Pro W3" w:hAnsi="Arial"/>
      <w:color w:val="000000"/>
      <w:lang w:eastAsia="en-US"/>
    </w:rPr>
  </w:style>
  <w:style w:type="paragraph" w:styleId="Kommentarer">
    <w:name w:val="annotation text"/>
    <w:autoRedefine/>
    <w:rsid w:val="006975FB"/>
    <w:pPr>
      <w:ind w:left="567"/>
    </w:pPr>
    <w:rPr>
      <w:rFonts w:ascii="Arial" w:eastAsia="ヒラギノ角ゴ Pro W3" w:hAnsi="Arial"/>
      <w:i/>
      <w:color w:val="000000"/>
      <w:sz w:val="24"/>
      <w:lang w:val="en-GB" w:eastAsia="en-US"/>
    </w:rPr>
  </w:style>
  <w:style w:type="numbering" w:customStyle="1" w:styleId="List51">
    <w:name w:val="List 51"/>
    <w:pPr>
      <w:numPr>
        <w:numId w:val="1"/>
      </w:numPr>
    </w:pPr>
  </w:style>
  <w:style w:type="paragraph" w:styleId="Rubrik">
    <w:name w:val="Title"/>
    <w:next w:val="Normal"/>
    <w:qFormat/>
    <w:pPr>
      <w:spacing w:after="300"/>
      <w:jc w:val="center"/>
    </w:pPr>
    <w:rPr>
      <w:rFonts w:ascii="Arial Black" w:eastAsia="ヒラギノ角ゴ Pro W3" w:hAnsi="Arial Black"/>
      <w:color w:val="142947"/>
      <w:spacing w:val="5"/>
      <w:kern w:val="28"/>
      <w:sz w:val="52"/>
      <w:lang w:val="en-GB" w:eastAsia="en-US"/>
    </w:rPr>
  </w:style>
  <w:style w:type="paragraph" w:customStyle="1" w:styleId="ListParagraph1">
    <w:name w:val="List Paragraph1"/>
    <w:qFormat/>
    <w:pPr>
      <w:ind w:left="720"/>
    </w:pPr>
    <w:rPr>
      <w:rFonts w:ascii="Arial" w:eastAsia="ヒラギノ角ゴ Pro W3" w:hAnsi="Arial"/>
      <w:color w:val="000000"/>
      <w:sz w:val="24"/>
      <w:lang w:val="en-GB" w:eastAsia="en-US"/>
    </w:rPr>
  </w:style>
  <w:style w:type="character" w:styleId="Starkbetoning">
    <w:name w:val="Intense Emphasis"/>
    <w:autoRedefine/>
    <w:rPr>
      <w:rFonts w:ascii="Lucida Grande" w:eastAsia="ヒラギノ角ゴ Pro W3" w:hAnsi="Lucida Grande"/>
      <w:b/>
      <w:i w:val="0"/>
      <w:color w:val="436FA9"/>
      <w:sz w:val="20"/>
    </w:rPr>
  </w:style>
  <w:style w:type="character" w:styleId="Betoning">
    <w:name w:val="Emphasis"/>
    <w:qFormat/>
    <w:rPr>
      <w:rFonts w:ascii="Lucida Grande" w:eastAsia="ヒラギノ角ゴ Pro W3" w:hAnsi="Lucida Grande"/>
      <w:b w:val="0"/>
      <w:i w:val="0"/>
      <w:color w:val="000000"/>
      <w:sz w:val="20"/>
    </w:rPr>
  </w:style>
  <w:style w:type="numbering" w:customStyle="1" w:styleId="List8">
    <w:name w:val="List 8"/>
    <w:pPr>
      <w:numPr>
        <w:numId w:val="2"/>
      </w:numPr>
    </w:pPr>
  </w:style>
  <w:style w:type="paragraph" w:customStyle="1" w:styleId="Funktionalitet">
    <w:name w:val="Funktionalitet"/>
    <w:autoRedefine/>
    <w:rsid w:val="00C548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240" w:after="120"/>
    </w:pPr>
    <w:rPr>
      <w:rFonts w:ascii="Arial" w:eastAsia="ヒラギノ角ゴ Pro W3" w:hAnsi="Arial"/>
      <w:b/>
      <w:color w:val="000000"/>
      <w:sz w:val="22"/>
      <w:szCs w:val="22"/>
      <w:lang w:eastAsia="en-US"/>
    </w:rPr>
  </w:style>
  <w:style w:type="paragraph" w:customStyle="1" w:styleId="Exempel">
    <w:name w:val="Exempel"/>
    <w:autoRedefine/>
    <w:rsid w:val="00D449EC"/>
    <w:pPr>
      <w:spacing w:before="120" w:after="120"/>
    </w:pPr>
    <w:rPr>
      <w:rFonts w:ascii="Arial" w:eastAsia="ヒラギノ角ゴ Pro W3" w:hAnsi="Arial" w:cs="Arial"/>
      <w:b/>
      <w:color w:val="FFFFFF"/>
      <w:sz w:val="24"/>
      <w:szCs w:val="28"/>
      <w:lang w:eastAsia="en-US"/>
    </w:rPr>
  </w:style>
  <w:style w:type="character" w:customStyle="1" w:styleId="Unknown0">
    <w:name w:val="Unknown 0"/>
    <w:semiHidden/>
  </w:style>
  <w:style w:type="numbering" w:customStyle="1" w:styleId="List14">
    <w:name w:val="List 14"/>
    <w:autoRedefine/>
    <w:pPr>
      <w:numPr>
        <w:numId w:val="3"/>
      </w:numPr>
    </w:pPr>
  </w:style>
  <w:style w:type="paragraph" w:styleId="Bubbeltext">
    <w:name w:val="Balloon Text"/>
    <w:basedOn w:val="Normal"/>
    <w:link w:val="BubbeltextChar"/>
    <w:locked/>
    <w:rsid w:val="00477726"/>
    <w:rPr>
      <w:rFonts w:ascii="Lucida Grande" w:hAnsi="Lucida Grande"/>
      <w:sz w:val="18"/>
      <w:szCs w:val="18"/>
    </w:rPr>
  </w:style>
  <w:style w:type="character" w:customStyle="1" w:styleId="BubbeltextChar">
    <w:name w:val="Bubbeltext Char"/>
    <w:link w:val="Bubbeltext"/>
    <w:rsid w:val="00477726"/>
    <w:rPr>
      <w:rFonts w:ascii="Lucida Grande" w:eastAsia="ヒラギノ角ゴ Pro W3" w:hAnsi="Lucida Grande"/>
      <w:color w:val="000000"/>
      <w:sz w:val="18"/>
      <w:szCs w:val="18"/>
      <w:lang w:val="en-GB"/>
    </w:rPr>
  </w:style>
  <w:style w:type="paragraph" w:styleId="Sidhuvud">
    <w:name w:val="header"/>
    <w:basedOn w:val="Normal"/>
    <w:link w:val="SidhuvudChar"/>
    <w:uiPriority w:val="99"/>
    <w:locked/>
    <w:rsid w:val="001A3F18"/>
    <w:pPr>
      <w:tabs>
        <w:tab w:val="center" w:pos="4320"/>
        <w:tab w:val="right" w:pos="8640"/>
      </w:tabs>
    </w:pPr>
  </w:style>
  <w:style w:type="character" w:customStyle="1" w:styleId="SidhuvudChar">
    <w:name w:val="Sidhuvud Char"/>
    <w:link w:val="Sidhuvud"/>
    <w:uiPriority w:val="99"/>
    <w:rsid w:val="001A3F18"/>
    <w:rPr>
      <w:rFonts w:ascii="Arial" w:eastAsia="ヒラギノ角ゴ Pro W3" w:hAnsi="Arial"/>
      <w:color w:val="000000"/>
      <w:sz w:val="24"/>
      <w:szCs w:val="24"/>
      <w:lang w:val="en-GB"/>
    </w:rPr>
  </w:style>
  <w:style w:type="paragraph" w:customStyle="1" w:styleId="Lista1">
    <w:name w:val="Lista1"/>
    <w:basedOn w:val="Brdtext"/>
    <w:autoRedefine/>
    <w:rsid w:val="00EB22F6"/>
    <w:pPr>
      <w:numPr>
        <w:numId w:val="4"/>
      </w:numPr>
      <w:tabs>
        <w:tab w:val="clear" w:pos="1304"/>
        <w:tab w:val="left" w:pos="851"/>
      </w:tabs>
      <w:spacing w:after="60"/>
      <w:ind w:left="851" w:hanging="284"/>
    </w:pPr>
  </w:style>
  <w:style w:type="paragraph" w:styleId="Innehll6">
    <w:name w:val="toc 6"/>
    <w:basedOn w:val="Normal"/>
    <w:next w:val="Normal"/>
    <w:autoRedefine/>
    <w:semiHidden/>
    <w:rsid w:val="00BC5352"/>
    <w:pPr>
      <w:ind w:left="1000"/>
    </w:pPr>
    <w:rPr>
      <w:rFonts w:ascii="Cambria" w:hAnsi="Cambria"/>
      <w:szCs w:val="20"/>
    </w:rPr>
  </w:style>
  <w:style w:type="paragraph" w:styleId="Innehll7">
    <w:name w:val="toc 7"/>
    <w:basedOn w:val="Normal"/>
    <w:next w:val="Normal"/>
    <w:autoRedefine/>
    <w:semiHidden/>
    <w:rsid w:val="00BC5352"/>
    <w:pPr>
      <w:ind w:left="1200"/>
    </w:pPr>
    <w:rPr>
      <w:rFonts w:ascii="Cambria" w:hAnsi="Cambria"/>
      <w:szCs w:val="20"/>
    </w:rPr>
  </w:style>
  <w:style w:type="paragraph" w:styleId="Innehll8">
    <w:name w:val="toc 8"/>
    <w:basedOn w:val="Normal"/>
    <w:next w:val="Normal"/>
    <w:autoRedefine/>
    <w:semiHidden/>
    <w:rsid w:val="00BC5352"/>
    <w:pPr>
      <w:ind w:left="1400"/>
    </w:pPr>
    <w:rPr>
      <w:rFonts w:ascii="Cambria" w:hAnsi="Cambria"/>
      <w:szCs w:val="20"/>
    </w:rPr>
  </w:style>
  <w:style w:type="paragraph" w:styleId="Innehll9">
    <w:name w:val="toc 9"/>
    <w:basedOn w:val="Normal"/>
    <w:next w:val="Normal"/>
    <w:autoRedefine/>
    <w:semiHidden/>
    <w:rsid w:val="00BC5352"/>
    <w:pPr>
      <w:ind w:left="1600"/>
    </w:pPr>
    <w:rPr>
      <w:rFonts w:ascii="Cambria" w:hAnsi="Cambria"/>
      <w:szCs w:val="20"/>
    </w:rPr>
  </w:style>
  <w:style w:type="character" w:styleId="Hyperlnk">
    <w:name w:val="Hyperlink"/>
    <w:rsid w:val="00BC5352"/>
    <w:rPr>
      <w:color w:val="0000FF"/>
      <w:u w:val="single"/>
    </w:rPr>
  </w:style>
  <w:style w:type="table" w:styleId="Tabellrutnt">
    <w:name w:val="Table Grid"/>
    <w:basedOn w:val="Normaltabell"/>
    <w:rsid w:val="009E257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Kommentarsreferens">
    <w:name w:val="annotation reference"/>
    <w:semiHidden/>
    <w:rsid w:val="006334D5"/>
    <w:rPr>
      <w:sz w:val="16"/>
      <w:szCs w:val="16"/>
    </w:rPr>
  </w:style>
  <w:style w:type="paragraph" w:styleId="Kommentarsmne">
    <w:name w:val="annotation subject"/>
    <w:basedOn w:val="Kommentarer"/>
    <w:next w:val="Kommentarer"/>
    <w:semiHidden/>
    <w:rsid w:val="006334D5"/>
    <w:pPr>
      <w:ind w:left="0"/>
    </w:pPr>
    <w:rPr>
      <w:b/>
      <w:bCs/>
      <w:i w:val="0"/>
      <w:noProof/>
      <w:sz w:val="20"/>
      <w:lang w:val="sv-SE"/>
    </w:rPr>
  </w:style>
  <w:style w:type="paragraph" w:styleId="Fotnotstext">
    <w:name w:val="footnote text"/>
    <w:basedOn w:val="Normal"/>
    <w:link w:val="FotnotstextChar"/>
    <w:uiPriority w:val="99"/>
    <w:rsid w:val="0052243F"/>
    <w:rPr>
      <w:sz w:val="24"/>
    </w:rPr>
  </w:style>
  <w:style w:type="character" w:customStyle="1" w:styleId="FotnotstextChar">
    <w:name w:val="Fotnotstext Char"/>
    <w:link w:val="Fotnotstext"/>
    <w:uiPriority w:val="99"/>
    <w:rsid w:val="0052243F"/>
    <w:rPr>
      <w:rFonts w:ascii="Arial" w:eastAsia="ヒラギノ角ゴ Pro W3" w:hAnsi="Arial"/>
      <w:noProof/>
      <w:color w:val="000000"/>
      <w:sz w:val="24"/>
      <w:szCs w:val="24"/>
    </w:rPr>
  </w:style>
  <w:style w:type="character" w:styleId="Fotnotsreferens">
    <w:name w:val="footnote reference"/>
    <w:uiPriority w:val="99"/>
    <w:rsid w:val="0052243F"/>
    <w:rPr>
      <w:vertAlign w:val="superscript"/>
    </w:rPr>
  </w:style>
  <w:style w:type="paragraph" w:customStyle="1" w:styleId="ColorfulList-Accent11">
    <w:name w:val="Colorful List - Accent 11"/>
    <w:basedOn w:val="Normal"/>
    <w:qFormat/>
    <w:rsid w:val="0005647D"/>
    <w:pPr>
      <w:spacing w:after="200" w:line="276" w:lineRule="auto"/>
      <w:ind w:left="720"/>
      <w:contextualSpacing/>
    </w:pPr>
    <w:rPr>
      <w:rFonts w:ascii="Calibri" w:eastAsia="Calibri" w:hAnsi="Calibri"/>
      <w:noProof w:val="0"/>
      <w:color w:val="auto"/>
      <w:sz w:val="22"/>
      <w:szCs w:val="22"/>
    </w:rPr>
  </w:style>
  <w:style w:type="character" w:customStyle="1" w:styleId="Rubrik5Char">
    <w:name w:val="Rubrik 5 Char"/>
    <w:link w:val="Rubrik5"/>
    <w:rsid w:val="003D616F"/>
    <w:rPr>
      <w:rFonts w:ascii="Arial" w:hAnsi="Arial"/>
      <w:b/>
      <w:bCs/>
      <w:szCs w:val="24"/>
    </w:rPr>
  </w:style>
  <w:style w:type="character" w:customStyle="1" w:styleId="Rubrik1Char">
    <w:name w:val="Rubrik 1 Char"/>
    <w:link w:val="Rubrik1"/>
    <w:rsid w:val="00267947"/>
    <w:rPr>
      <w:rFonts w:ascii="Arial" w:eastAsia="ヒラギノ角ゴ Pro W3" w:hAnsi="Arial"/>
      <w:b/>
      <w:bCs/>
      <w:color w:val="000000"/>
      <w:kern w:val="32"/>
      <w:sz w:val="32"/>
      <w:szCs w:val="28"/>
    </w:rPr>
  </w:style>
  <w:style w:type="character" w:customStyle="1" w:styleId="Rubrik2Char">
    <w:name w:val="Rubrik 2 Char"/>
    <w:link w:val="Rubrik2"/>
    <w:rsid w:val="00D847D6"/>
    <w:rPr>
      <w:rFonts w:ascii="Arial" w:eastAsia="ヒラギノ角ゴ Pro W3" w:hAnsi="Arial"/>
      <w:b/>
      <w:color w:val="000000"/>
      <w:kern w:val="32"/>
      <w:sz w:val="28"/>
      <w:szCs w:val="24"/>
    </w:rPr>
  </w:style>
  <w:style w:type="character" w:customStyle="1" w:styleId="Rubrik3Char">
    <w:name w:val="Rubrik 3 Char"/>
    <w:link w:val="Rubrik3"/>
    <w:rsid w:val="002C60BB"/>
    <w:rPr>
      <w:rFonts w:ascii="Arial" w:eastAsia="ヒラギノ角ゴ Pro W3" w:hAnsi="Arial"/>
      <w:b/>
      <w:color w:val="000000"/>
      <w:kern w:val="32"/>
      <w:sz w:val="24"/>
      <w:szCs w:val="24"/>
    </w:rPr>
  </w:style>
  <w:style w:type="character" w:customStyle="1" w:styleId="Rubrik4Char">
    <w:name w:val="Rubrik 4 Char"/>
    <w:link w:val="Rubrik4"/>
    <w:rsid w:val="007D5066"/>
    <w:rPr>
      <w:rFonts w:ascii="Arial" w:eastAsia="ヒラギノ角ゴ Pro W3" w:hAnsi="Arial"/>
      <w:bCs/>
      <w:color w:val="000000"/>
      <w:kern w:val="32"/>
      <w:sz w:val="24"/>
      <w:szCs w:val="28"/>
    </w:rPr>
  </w:style>
  <w:style w:type="paragraph" w:customStyle="1" w:styleId="TableText">
    <w:name w:val="Table Text"/>
    <w:basedOn w:val="Brdtext"/>
    <w:rsid w:val="00533A31"/>
    <w:pPr>
      <w:tabs>
        <w:tab w:val="clear" w:pos="1304"/>
        <w:tab w:val="clear" w:pos="2608"/>
        <w:tab w:val="clear" w:pos="3912"/>
        <w:tab w:val="clear" w:pos="5216"/>
        <w:tab w:val="clear" w:pos="6520"/>
        <w:tab w:val="clear" w:pos="7824"/>
        <w:tab w:val="clear" w:pos="9128"/>
      </w:tabs>
      <w:overflowPunct w:val="0"/>
      <w:autoSpaceDE w:val="0"/>
      <w:autoSpaceDN w:val="0"/>
      <w:adjustRightInd w:val="0"/>
      <w:spacing w:after="0"/>
      <w:ind w:left="28" w:right="28"/>
      <w:textAlignment w:val="baseline"/>
    </w:pPr>
    <w:rPr>
      <w:rFonts w:eastAsia="Times New Roman"/>
      <w:color w:val="auto"/>
      <w:sz w:val="20"/>
    </w:rPr>
  </w:style>
  <w:style w:type="character" w:customStyle="1" w:styleId="BrdtextChar">
    <w:name w:val="Brödtext Char"/>
    <w:link w:val="Brdtext"/>
    <w:rsid w:val="00533A31"/>
    <w:rPr>
      <w:rFonts w:ascii="Arial" w:eastAsia="ヒラギノ角ゴ Pro W3" w:hAnsi="Arial"/>
      <w:color w:val="000000"/>
      <w:sz w:val="24"/>
      <w:lang w:val="sv-SE" w:eastAsia="en-US" w:bidi="ar-SA"/>
    </w:rPr>
  </w:style>
  <w:style w:type="character" w:customStyle="1" w:styleId="SidfotChar">
    <w:name w:val="Sidfot Char"/>
    <w:link w:val="Sidfot"/>
    <w:rsid w:val="00533A31"/>
    <w:rPr>
      <w:rFonts w:ascii="Arial" w:eastAsia="ヒラギノ角ゴ Pro W3" w:hAnsi="Arial"/>
      <w:color w:val="000000"/>
      <w:sz w:val="24"/>
      <w:lang w:val="en-GB" w:eastAsia="en-US" w:bidi="ar-SA"/>
    </w:rPr>
  </w:style>
  <w:style w:type="character" w:styleId="AnvndHyperlnk">
    <w:name w:val="FollowedHyperlink"/>
    <w:rsid w:val="00533A31"/>
    <w:rPr>
      <w:color w:val="800080"/>
      <w:u w:val="single"/>
    </w:rPr>
  </w:style>
  <w:style w:type="paragraph" w:styleId="Normalwebb">
    <w:name w:val="Normal (Web)"/>
    <w:basedOn w:val="Normal"/>
    <w:rsid w:val="00533A31"/>
    <w:pPr>
      <w:spacing w:before="100" w:beforeAutospacing="1" w:after="100" w:afterAutospacing="1"/>
    </w:pPr>
    <w:rPr>
      <w:rFonts w:ascii="Times New Roman" w:eastAsia="Times New Roman" w:hAnsi="Times New Roman"/>
      <w:noProof w:val="0"/>
      <w:color w:val="auto"/>
      <w:sz w:val="24"/>
      <w:lang w:eastAsia="sv-SE"/>
    </w:rPr>
  </w:style>
  <w:style w:type="paragraph" w:styleId="Dokumentversikt">
    <w:name w:val="Document Map"/>
    <w:basedOn w:val="Normal"/>
    <w:link w:val="DokumentversiktChar"/>
    <w:rsid w:val="00533A31"/>
    <w:pPr>
      <w:shd w:val="clear" w:color="auto" w:fill="000080"/>
    </w:pPr>
    <w:rPr>
      <w:rFonts w:ascii="Tahoma" w:eastAsia="Times New Roman" w:hAnsi="Tahoma" w:cs="Tahoma"/>
      <w:noProof w:val="0"/>
      <w:color w:val="auto"/>
      <w:szCs w:val="20"/>
    </w:rPr>
  </w:style>
  <w:style w:type="character" w:customStyle="1" w:styleId="DokumentversiktChar">
    <w:name w:val="Dokumentöversikt Char"/>
    <w:link w:val="Dokumentversikt"/>
    <w:rsid w:val="00533A31"/>
    <w:rPr>
      <w:rFonts w:ascii="Tahoma" w:hAnsi="Tahoma" w:cs="Tahoma"/>
      <w:shd w:val="clear" w:color="auto" w:fill="000080"/>
      <w:lang w:eastAsia="en-US"/>
    </w:rPr>
  </w:style>
  <w:style w:type="character" w:customStyle="1" w:styleId="m1">
    <w:name w:val="m1"/>
    <w:rsid w:val="00533A31"/>
    <w:rPr>
      <w:color w:val="0000FF"/>
    </w:rPr>
  </w:style>
  <w:style w:type="character" w:customStyle="1" w:styleId="t1">
    <w:name w:val="t1"/>
    <w:rsid w:val="00533A31"/>
    <w:rPr>
      <w:color w:val="990000"/>
    </w:rPr>
  </w:style>
  <w:style w:type="character" w:customStyle="1" w:styleId="b1">
    <w:name w:val="b1"/>
    <w:rsid w:val="00533A31"/>
    <w:rPr>
      <w:rFonts w:ascii="Courier New" w:hAnsi="Courier New" w:cs="Courier New" w:hint="default"/>
      <w:b/>
      <w:bCs/>
      <w:strike w:val="0"/>
      <w:dstrike w:val="0"/>
      <w:color w:val="FF0000"/>
      <w:u w:val="none"/>
      <w:effect w:val="none"/>
    </w:rPr>
  </w:style>
  <w:style w:type="numbering" w:styleId="111111">
    <w:name w:val="Outline List 2"/>
    <w:basedOn w:val="Ingenlista"/>
    <w:rsid w:val="003C52AA"/>
    <w:pPr>
      <w:numPr>
        <w:numId w:val="10"/>
      </w:numPr>
    </w:pPr>
  </w:style>
  <w:style w:type="paragraph" w:customStyle="1" w:styleId="Rubrik1Nr">
    <w:name w:val="Rubrik 1 Nr"/>
    <w:basedOn w:val="Rubrik1"/>
    <w:next w:val="Normal"/>
    <w:qFormat/>
    <w:rsid w:val="003C52AA"/>
    <w:pPr>
      <w:keepNext/>
      <w:pageBreakBefore w:val="0"/>
      <w:numPr>
        <w:numId w:val="11"/>
      </w:numPr>
      <w:spacing w:before="600" w:after="160"/>
    </w:pPr>
    <w:rPr>
      <w:rFonts w:eastAsia="Times New Roman" w:cs="Arial"/>
      <w:b w:val="0"/>
      <w:color w:val="auto"/>
      <w:sz w:val="36"/>
      <w:szCs w:val="32"/>
      <w:lang w:eastAsia="en-GB"/>
    </w:rPr>
  </w:style>
  <w:style w:type="paragraph" w:customStyle="1" w:styleId="Rubrik3Nr">
    <w:name w:val="Rubrik 3 Nr"/>
    <w:basedOn w:val="Rubrik3"/>
    <w:next w:val="Normal"/>
    <w:qFormat/>
    <w:rsid w:val="003C52AA"/>
    <w:pPr>
      <w:numPr>
        <w:numId w:val="11"/>
      </w:numPr>
      <w:tabs>
        <w:tab w:val="clear" w:pos="1304"/>
        <w:tab w:val="clear" w:pos="2608"/>
        <w:tab w:val="clear" w:pos="3912"/>
        <w:tab w:val="clear" w:pos="5216"/>
        <w:tab w:val="clear" w:pos="6520"/>
        <w:tab w:val="clear" w:pos="7824"/>
        <w:tab w:val="clear" w:pos="9128"/>
      </w:tabs>
      <w:spacing w:before="400" w:after="0"/>
    </w:pPr>
    <w:rPr>
      <w:rFonts w:eastAsia="Times New Roman" w:cs="Arial"/>
      <w:b w:val="0"/>
      <w:iCs/>
      <w:color w:val="auto"/>
      <w:kern w:val="0"/>
      <w:sz w:val="22"/>
      <w:szCs w:val="26"/>
      <w:lang w:eastAsia="sv-SE"/>
    </w:rPr>
  </w:style>
  <w:style w:type="paragraph" w:customStyle="1" w:styleId="Rubrik2Nr">
    <w:name w:val="Rubrik 2 Nr"/>
    <w:basedOn w:val="Rubrik2"/>
    <w:next w:val="Normal"/>
    <w:qFormat/>
    <w:rsid w:val="003C52AA"/>
    <w:pPr>
      <w:keepNext/>
      <w:numPr>
        <w:numId w:val="11"/>
      </w:numPr>
      <w:tabs>
        <w:tab w:val="clear" w:pos="567"/>
        <w:tab w:val="clear" w:pos="2608"/>
        <w:tab w:val="clear" w:pos="3912"/>
        <w:tab w:val="clear" w:pos="5216"/>
        <w:tab w:val="clear" w:pos="6520"/>
        <w:tab w:val="clear" w:pos="7824"/>
        <w:tab w:val="clear" w:pos="9128"/>
      </w:tabs>
      <w:spacing w:before="480"/>
    </w:pPr>
    <w:rPr>
      <w:rFonts w:eastAsia="Times New Roman" w:cs="Arial"/>
      <w:b w:val="0"/>
      <w:bCs/>
      <w:iCs/>
      <w:color w:val="auto"/>
      <w:kern w:val="0"/>
      <w:lang w:eastAsia="sv-SE"/>
    </w:rPr>
  </w:style>
  <w:style w:type="paragraph" w:styleId="Numreradlista">
    <w:name w:val="List Number"/>
    <w:basedOn w:val="Brdtext"/>
    <w:qFormat/>
    <w:rsid w:val="00C715B7"/>
    <w:pPr>
      <w:numPr>
        <w:numId w:val="24"/>
      </w:numPr>
      <w:tabs>
        <w:tab w:val="clear" w:pos="1304"/>
        <w:tab w:val="clear" w:pos="2608"/>
        <w:tab w:val="clear" w:pos="3912"/>
        <w:tab w:val="clear" w:pos="5216"/>
        <w:tab w:val="clear" w:pos="6520"/>
        <w:tab w:val="clear" w:pos="7824"/>
        <w:tab w:val="clear" w:pos="9128"/>
      </w:tabs>
      <w:spacing w:before="20" w:after="100"/>
    </w:pPr>
    <w:rPr>
      <w:rFonts w:ascii="Times New Roman" w:eastAsia="Times New Roman" w:hAnsi="Times New Roman"/>
      <w:color w:val="auto"/>
      <w:sz w:val="22"/>
      <w:szCs w:val="24"/>
      <w:lang w:eastAsia="en-GB"/>
    </w:rPr>
  </w:style>
  <w:style w:type="character" w:customStyle="1" w:styleId="Rubrik6Char">
    <w:name w:val="Rubrik 6 Char"/>
    <w:link w:val="Rubrik6"/>
    <w:rsid w:val="003D616F"/>
    <w:rPr>
      <w:rFonts w:ascii="Cambria" w:eastAsia="MS Mincho" w:hAnsi="Cambria"/>
      <w:b/>
      <w:bCs/>
      <w:noProof/>
      <w:color w:val="000000"/>
      <w:sz w:val="22"/>
      <w:szCs w:val="22"/>
    </w:rPr>
  </w:style>
  <w:style w:type="character" w:customStyle="1" w:styleId="Rubrik7Char">
    <w:name w:val="Rubrik 7 Char"/>
    <w:link w:val="Rubrik7"/>
    <w:rsid w:val="003D616F"/>
    <w:rPr>
      <w:rFonts w:ascii="Cambria" w:eastAsia="MS Mincho" w:hAnsi="Cambria"/>
      <w:noProof/>
      <w:color w:val="000000"/>
      <w:sz w:val="24"/>
      <w:szCs w:val="24"/>
    </w:rPr>
  </w:style>
  <w:style w:type="character" w:customStyle="1" w:styleId="Rubrik8Char">
    <w:name w:val="Rubrik 8 Char"/>
    <w:link w:val="Rubrik8"/>
    <w:rsid w:val="003D616F"/>
    <w:rPr>
      <w:rFonts w:ascii="Cambria" w:eastAsia="MS Mincho" w:hAnsi="Cambria"/>
      <w:i/>
      <w:iCs/>
      <w:noProof/>
      <w:color w:val="000000"/>
      <w:sz w:val="24"/>
      <w:szCs w:val="24"/>
    </w:rPr>
  </w:style>
  <w:style w:type="character" w:customStyle="1" w:styleId="Rubrik9Char">
    <w:name w:val="Rubrik 9 Char"/>
    <w:link w:val="Rubrik9"/>
    <w:rsid w:val="003D616F"/>
    <w:rPr>
      <w:rFonts w:ascii="Calibri" w:eastAsia="MS Gothic" w:hAnsi="Calibri"/>
      <w:noProof/>
      <w:color w:val="000000"/>
      <w:sz w:val="22"/>
      <w:szCs w:val="22"/>
    </w:rPr>
  </w:style>
  <w:style w:type="table" w:styleId="Frgadtabell1">
    <w:name w:val="Table Colorful 1"/>
    <w:basedOn w:val="Normaltabell"/>
    <w:rsid w:val="00C715B7"/>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shd w:val="solid" w:color="000000" w:fill="FFFFFF"/>
      </w:tcPr>
    </w:tblStylePr>
    <w:tblStylePr w:type="firstCol">
      <w:rPr>
        <w:b/>
        <w:bCs/>
        <w:i/>
        <w:iCs/>
      </w:rPr>
      <w:tblPr/>
      <w:tcPr>
        <w:shd w:val="solid" w:color="000080" w:fill="FFFFFF"/>
      </w:tcPr>
    </w:tblStylePr>
    <w:tblStylePr w:type="nwCell">
      <w:tblPr/>
      <w:tcPr>
        <w:shd w:val="solid" w:color="000000" w:fill="FFFFFF"/>
      </w:tcPr>
    </w:tblStylePr>
    <w:tblStylePr w:type="swCell">
      <w:rPr>
        <w:b/>
        <w:bCs/>
        <w:i w:val="0"/>
        <w:iCs w:val="0"/>
      </w:rPr>
    </w:tblStylePr>
  </w:style>
  <w:style w:type="table" w:styleId="Standardtabell1">
    <w:name w:val="Table Classic 1"/>
    <w:basedOn w:val="Normaltabell"/>
    <w:rsid w:val="00C715B7"/>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cBorders>
      </w:tcPr>
    </w:tblStylePr>
    <w:tblStylePr w:type="lastRow">
      <w:rPr>
        <w:color w:val="auto"/>
      </w:rPr>
      <w:tblPr/>
      <w:tcPr>
        <w:tcBorders>
          <w:top w:val="single" w:sz="6" w:space="0" w:color="000000"/>
        </w:tcBorders>
      </w:tcPr>
    </w:tblStylePr>
    <w:tblStylePr w:type="firstCol">
      <w:tblPr/>
      <w:tcPr>
        <w:tcBorders>
          <w:right w:val="single" w:sz="6" w:space="0" w:color="000000"/>
        </w:tcBorders>
      </w:tcPr>
    </w:tblStylePr>
    <w:tblStylePr w:type="neCell">
      <w:rPr>
        <w:b/>
        <w:bCs/>
        <w:i w:val="0"/>
        <w:iCs w:val="0"/>
      </w:rPr>
    </w:tblStylePr>
    <w:tblStylePr w:type="swCell">
      <w:rPr>
        <w:b/>
        <w:bCs/>
      </w:rPr>
    </w:tblStylePr>
  </w:style>
  <w:style w:type="table" w:styleId="Tabellmedkolumn3">
    <w:name w:val="Table Columns 3"/>
    <w:basedOn w:val="Normaltabell"/>
    <w:rsid w:val="00C715B7"/>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cPr>
      <w:shd w:val="solid" w:color="C0C0C0" w:fill="FFFFFF"/>
    </w:tcPr>
    <w:tblStylePr w:type="firstRow">
      <w:rPr>
        <w:color w:val="FFFFFF"/>
      </w:rPr>
      <w:tblPr/>
      <w:tcPr>
        <w:shd w:val="solid" w:color="000080" w:fill="FFFFFF"/>
      </w:tcPr>
    </w:tblStylePr>
    <w:tblStylePr w:type="lastRow">
      <w:rPr>
        <w:b w:val="0"/>
        <w:bCs w:val="0"/>
      </w:rPr>
      <w:tblPr/>
      <w:tcPr>
        <w:tcBorders>
          <w:top w:val="single" w:sz="6" w:space="0" w:color="000080"/>
        </w:tcBorders>
      </w:tcPr>
    </w:tblStylePr>
    <w:tblStylePr w:type="firstCol">
      <w:rPr>
        <w:b w:val="0"/>
        <w:bCs w:val="0"/>
      </w:rPr>
    </w:tblStylePr>
    <w:tblStylePr w:type="lastCol">
      <w:rPr>
        <w:b w:val="0"/>
        <w:bCs w:val="0"/>
      </w:rPr>
    </w:tblStylePr>
    <w:tblStylePr w:type="band2Vert">
      <w:rPr>
        <w:color w:val="auto"/>
      </w:rPr>
      <w:tblPr/>
      <w:tcPr>
        <w:shd w:val="pct10" w:color="000000" w:fill="FFFFFF"/>
      </w:tcPr>
    </w:tblStylePr>
    <w:tblStylePr w:type="neCell">
      <w:rPr>
        <w:b/>
        <w:bCs/>
      </w:rPr>
    </w:tblStylePr>
  </w:style>
  <w:style w:type="table" w:styleId="Tabellmedkolumn2">
    <w:name w:val="Table Columns 2"/>
    <w:basedOn w:val="Normaltabell"/>
    <w:rsid w:val="00C715B7"/>
    <w:rPr>
      <w:b/>
      <w:bCs/>
    </w:rPr>
    <w:tblPr>
      <w:tblStyleColBandSize w:val="1"/>
      <w:tblInd w:w="0" w:type="dxa"/>
      <w:tblCellMar>
        <w:top w:w="0" w:type="dxa"/>
        <w:left w:w="108" w:type="dxa"/>
        <w:bottom w:w="0" w:type="dxa"/>
        <w:right w:w="108" w:type="dxa"/>
      </w:tblCellMar>
    </w:tblPr>
    <w:tcPr>
      <w:shd w:val="pct30" w:color="000000" w:fill="FFFFFF"/>
    </w:tcPr>
    <w:tblStylePr w:type="firstRow">
      <w:rPr>
        <w:color w:val="FFFFFF"/>
      </w:rPr>
      <w:tblPr/>
      <w:tcPr>
        <w:shd w:val="solid" w:color="000080" w:fill="FFFFFF"/>
      </w:tcPr>
    </w:tblStylePr>
    <w:tblStylePr w:type="lastRow">
      <w:rPr>
        <w:b w:val="0"/>
        <w:bCs w:val="0"/>
      </w:rPr>
    </w:tblStylePr>
    <w:tblStylePr w:type="firstCol">
      <w:rPr>
        <w:b w:val="0"/>
        <w:bCs w:val="0"/>
        <w:color w:val="000000"/>
      </w:rPr>
    </w:tblStylePr>
    <w:tblStylePr w:type="lastCol">
      <w:rPr>
        <w:b w:val="0"/>
        <w:bCs w:val="0"/>
      </w:rPr>
    </w:tblStylePr>
    <w:tblStylePr w:type="band2Vert">
      <w:rPr>
        <w:color w:val="auto"/>
      </w:rPr>
      <w:tblPr/>
      <w:tcPr>
        <w:shd w:val="pct25" w:color="00FF00" w:fill="FFFFFF"/>
      </w:tcPr>
    </w:tblStylePr>
    <w:tblStylePr w:type="neCell">
      <w:rPr>
        <w:b/>
        <w:bCs/>
      </w:rPr>
    </w:tblStylePr>
    <w:tblStylePr w:type="swCell">
      <w:rPr>
        <w:b/>
        <w:bCs/>
      </w:rPr>
    </w:tblStylePr>
  </w:style>
  <w:style w:type="table" w:styleId="Ljustrutnt-dekorfrg2">
    <w:name w:val="Light Grid Accent 2"/>
    <w:basedOn w:val="Normaltabell"/>
    <w:uiPriority w:val="62"/>
    <w:rsid w:val="00C715B7"/>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CellMar>
        <w:top w:w="0" w:type="dxa"/>
        <w:left w:w="108" w:type="dxa"/>
        <w:bottom w:w="0" w:type="dxa"/>
        <w:right w:w="108" w:type="dxa"/>
      </w:tblCellMar>
    </w:tblPr>
    <w:tcPr>
      <w:shd w:val="clear" w:color="auto" w:fill="D3DFEE"/>
    </w:tcPr>
    <w:tblStylePr w:type="firstRow">
      <w:rPr>
        <w:b/>
        <w:bCs/>
      </w:rPr>
    </w:tblStylePr>
    <w:tblStylePr w:type="lastRow">
      <w:rPr>
        <w:b/>
        <w:bCs/>
      </w:rPr>
      <w:tblPr/>
      <w:tcPr>
        <w:tcBorders>
          <w:top w:val="single" w:sz="18" w:space="0" w:color="7BA0CD"/>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Mellanmrklista2-dekorfrg1">
    <w:name w:val="Medium List 2 Accent 1"/>
    <w:basedOn w:val="Normaltabell"/>
    <w:uiPriority w:val="66"/>
    <w:rsid w:val="00C715B7"/>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Mellanmrktrutnt2-dekorfrg2">
    <w:name w:val="Medium Grid 2 Accent 2"/>
    <w:basedOn w:val="Normaltabell"/>
    <w:uiPriority w:val="68"/>
    <w:rsid w:val="00C715B7"/>
    <w:rPr>
      <w:color w:val="000000"/>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Mrklista-dekorfrg5">
    <w:name w:val="Dark List Accent 5"/>
    <w:basedOn w:val="Normaltabell"/>
    <w:uiPriority w:val="70"/>
    <w:rsid w:val="00C715B7"/>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styleId="Frgatrutnt-dekorfrg5">
    <w:name w:val="Colorful Grid Accent 5"/>
    <w:basedOn w:val="Normaltabell"/>
    <w:uiPriority w:val="73"/>
    <w:rsid w:val="00C715B7"/>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BACC6"/>
      </w:tcPr>
    </w:tblStylePr>
    <w:tblStylePr w:type="lastCol">
      <w:rPr>
        <w:b/>
        <w:bCs/>
        <w:color w:val="FFFFFF"/>
      </w:rPr>
      <w:tblPr/>
      <w:tcPr>
        <w:tcBorders>
          <w:left w:val="nil"/>
          <w:right w:val="nil"/>
          <w:insideH w:val="nil"/>
          <w:insideV w:val="nil"/>
        </w:tcBorders>
        <w:shd w:val="clear" w:color="auto" w:fill="4BACC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Frgadlista-dekorfrg5">
    <w:name w:val="Colorful List Accent 5"/>
    <w:basedOn w:val="Normaltabell"/>
    <w:uiPriority w:val="72"/>
    <w:rsid w:val="00C715B7"/>
    <w:tblPr>
      <w:tblStyleRowBandSize w:val="1"/>
      <w:tblStyleColBandSize w:val="1"/>
      <w:tblInd w:w="0" w:type="dxa"/>
      <w:tblBorders>
        <w:top w:val="single" w:sz="8" w:space="0" w:color="78C0D4"/>
        <w:left w:val="single" w:sz="8" w:space="0" w:color="78C0D4"/>
        <w:bottom w:val="single" w:sz="8" w:space="0" w:color="78C0D4"/>
        <w:right w:val="single" w:sz="8" w:space="0" w:color="78C0D4"/>
        <w:insideH w:val="single" w:sz="8" w:space="0" w:color="78C0D4"/>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paragraph" w:styleId="Innehllsfrteckningsrubrik">
    <w:name w:val="TOC Heading"/>
    <w:basedOn w:val="Rubrik1"/>
    <w:next w:val="Normal"/>
    <w:uiPriority w:val="39"/>
    <w:unhideWhenUsed/>
    <w:qFormat/>
    <w:rsid w:val="00725117"/>
    <w:pPr>
      <w:keepNext/>
      <w:keepLines/>
      <w:pageBreakBefore w:val="0"/>
      <w:numPr>
        <w:numId w:val="0"/>
      </w:numPr>
      <w:spacing w:after="0" w:line="276" w:lineRule="auto"/>
      <w:outlineLvl w:val="9"/>
    </w:pPr>
    <w:rPr>
      <w:rFonts w:ascii="Calibri" w:eastAsia="MS Gothic" w:hAnsi="Calibri"/>
      <w:bCs w:val="0"/>
      <w:color w:val="365F91"/>
      <w:kern w:val="0"/>
      <w:lang w:val="en-US"/>
    </w:rPr>
  </w:style>
  <w:style w:type="table" w:styleId="Ljuslista-dekorfrg1">
    <w:name w:val="Light List Accent 1"/>
    <w:basedOn w:val="Normaltabell"/>
    <w:uiPriority w:val="61"/>
    <w:rsid w:val="0090269A"/>
    <w:rPr>
      <w:rFonts w:ascii="Calibri" w:eastAsia="Calibri" w:hAnsi="Calibri"/>
      <w:sz w:val="22"/>
      <w:szCs w:val="22"/>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styleId="Liststycke">
    <w:name w:val="List Paragraph"/>
    <w:basedOn w:val="Normal"/>
    <w:qFormat/>
    <w:rsid w:val="003D058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45861423">
      <w:bodyDiv w:val="1"/>
      <w:marLeft w:val="0"/>
      <w:marRight w:val="0"/>
      <w:marTop w:val="0"/>
      <w:marBottom w:val="0"/>
      <w:divBdr>
        <w:top w:val="none" w:sz="0" w:space="0" w:color="auto"/>
        <w:left w:val="none" w:sz="0" w:space="0" w:color="auto"/>
        <w:bottom w:val="none" w:sz="0" w:space="0" w:color="auto"/>
        <w:right w:val="none" w:sz="0" w:space="0" w:color="auto"/>
      </w:divBdr>
    </w:div>
    <w:div w:id="684554552">
      <w:bodyDiv w:val="1"/>
      <w:marLeft w:val="0"/>
      <w:marRight w:val="0"/>
      <w:marTop w:val="0"/>
      <w:marBottom w:val="0"/>
      <w:divBdr>
        <w:top w:val="none" w:sz="0" w:space="0" w:color="auto"/>
        <w:left w:val="none" w:sz="0" w:space="0" w:color="auto"/>
        <w:bottom w:val="none" w:sz="0" w:space="0" w:color="auto"/>
        <w:right w:val="none" w:sz="0" w:space="0" w:color="auto"/>
      </w:divBdr>
    </w:div>
    <w:div w:id="1358896672">
      <w:bodyDiv w:val="1"/>
      <w:marLeft w:val="0"/>
      <w:marRight w:val="0"/>
      <w:marTop w:val="0"/>
      <w:marBottom w:val="0"/>
      <w:divBdr>
        <w:top w:val="none" w:sz="0" w:space="0" w:color="auto"/>
        <w:left w:val="none" w:sz="0" w:space="0" w:color="auto"/>
        <w:bottom w:val="none" w:sz="0" w:space="0" w:color="auto"/>
        <w:right w:val="none" w:sz="0" w:space="0" w:color="auto"/>
      </w:divBdr>
    </w:div>
    <w:div w:id="1576550912">
      <w:bodyDiv w:val="1"/>
      <w:marLeft w:val="0"/>
      <w:marRight w:val="0"/>
      <w:marTop w:val="0"/>
      <w:marBottom w:val="0"/>
      <w:divBdr>
        <w:top w:val="none" w:sz="0" w:space="0" w:color="auto"/>
        <w:left w:val="none" w:sz="0" w:space="0" w:color="auto"/>
        <w:bottom w:val="none" w:sz="0" w:space="0" w:color="auto"/>
        <w:right w:val="none" w:sz="0" w:space="0" w:color="auto"/>
      </w:divBdr>
    </w:div>
    <w:div w:id="1824195337">
      <w:bodyDiv w:val="1"/>
      <w:marLeft w:val="0"/>
      <w:marRight w:val="0"/>
      <w:marTop w:val="0"/>
      <w:marBottom w:val="0"/>
      <w:divBdr>
        <w:top w:val="none" w:sz="0" w:space="0" w:color="auto"/>
        <w:left w:val="none" w:sz="0" w:space="0" w:color="auto"/>
        <w:bottom w:val="none" w:sz="0" w:space="0" w:color="auto"/>
        <w:right w:val="none" w:sz="0" w:space="0" w:color="auto"/>
      </w:divBdr>
      <w:divsChild>
        <w:div w:id="1835608770">
          <w:marLeft w:val="0"/>
          <w:marRight w:val="0"/>
          <w:marTop w:val="0"/>
          <w:marBottom w:val="0"/>
          <w:divBdr>
            <w:top w:val="none" w:sz="0" w:space="0" w:color="auto"/>
            <w:left w:val="none" w:sz="0" w:space="0" w:color="auto"/>
            <w:bottom w:val="none" w:sz="0" w:space="0" w:color="auto"/>
            <w:right w:val="none" w:sz="0" w:space="0" w:color="auto"/>
          </w:divBdr>
        </w:div>
      </w:divsChild>
    </w:div>
    <w:div w:id="1988900763">
      <w:bodyDiv w:val="1"/>
      <w:marLeft w:val="0"/>
      <w:marRight w:val="0"/>
      <w:marTop w:val="0"/>
      <w:marBottom w:val="0"/>
      <w:divBdr>
        <w:top w:val="none" w:sz="0" w:space="0" w:color="auto"/>
        <w:left w:val="none" w:sz="0" w:space="0" w:color="auto"/>
        <w:bottom w:val="none" w:sz="0" w:space="0" w:color="auto"/>
        <w:right w:val="none" w:sz="0" w:space="0" w:color="auto"/>
      </w:divBdr>
    </w:div>
    <w:div w:id="2123376859">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20" Type="http://schemas.openxmlformats.org/officeDocument/2006/relationships/image" Target="media/image10.jpeg"/><Relationship Id="rId21" Type="http://schemas.openxmlformats.org/officeDocument/2006/relationships/image" Target="media/image11.png"/><Relationship Id="rId22" Type="http://schemas.openxmlformats.org/officeDocument/2006/relationships/header" Target="header1.xml"/><Relationship Id="rId23" Type="http://schemas.openxmlformats.org/officeDocument/2006/relationships/header" Target="header2.xml"/><Relationship Id="rId24" Type="http://schemas.openxmlformats.org/officeDocument/2006/relationships/footer" Target="footer1.xml"/><Relationship Id="rId25" Type="http://schemas.openxmlformats.org/officeDocument/2006/relationships/footer" Target="footer2.xml"/><Relationship Id="rId26" Type="http://schemas.openxmlformats.org/officeDocument/2006/relationships/header" Target="header3.xml"/><Relationship Id="rId27" Type="http://schemas.openxmlformats.org/officeDocument/2006/relationships/footer" Target="footer3.xml"/><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hyperlink" Target="http://rivta.forge.osor.eu/specs/RIV_TA_OVERSIKT_2.0.pdf" TargetMode="External"/><Relationship Id="rId11" Type="http://schemas.openxmlformats.org/officeDocument/2006/relationships/image" Target="media/image2.jpeg"/><Relationship Id="rId12" Type="http://schemas.openxmlformats.org/officeDocument/2006/relationships/image" Target="media/image3.jpeg"/><Relationship Id="rId13" Type="http://schemas.openxmlformats.org/officeDocument/2006/relationships/image" Target="media/image4.jpeg"/><Relationship Id="rId14" Type="http://schemas.openxmlformats.org/officeDocument/2006/relationships/image" Target="media/image5.jpe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jpeg"/><Relationship Id="rId18" Type="http://schemas.openxmlformats.org/officeDocument/2006/relationships/image" Target="media/image9.jpeg"/><Relationship Id="rId19" Type="http://schemas.openxmlformats.org/officeDocument/2006/relationships/comments" Target="comments.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footer3.xml.rels><?xml version="1.0" encoding="UTF-8" standalone="yes"?>
<Relationships xmlns="http://schemas.openxmlformats.org/package/2006/relationships"><Relationship Id="rId1" Type="http://schemas.openxmlformats.org/officeDocument/2006/relationships/image" Target="media/image14.png"/><Relationship Id="rId2" Type="http://schemas.openxmlformats.org/officeDocument/2006/relationships/image" Target="media/image15.png"/></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_rels/header2.xml.rels><?xml version="1.0" encoding="UTF-8" standalone="yes"?>
<Relationships xmlns="http://schemas.openxmlformats.org/package/2006/relationships"><Relationship Id="rId1" Type="http://schemas.openxmlformats.org/officeDocument/2006/relationships/image" Target="media/image13.png"/></Relationships>
</file>

<file path=word/_rels/header3.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20F4114-EB36-DD4D-9F6D-15FF161C39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965</TotalTime>
  <Pages>52</Pages>
  <Words>12431</Words>
  <Characters>65886</Characters>
  <Application>Microsoft Macintosh Word</Application>
  <DocSecurity>0</DocSecurity>
  <Lines>549</Lines>
  <Paragraphs>156</Paragraphs>
  <ScaleCrop>false</ScaleCrop>
  <HeadingPairs>
    <vt:vector size="4" baseType="variant">
      <vt:variant>
        <vt:lpstr>Titel</vt:lpstr>
      </vt:variant>
      <vt:variant>
        <vt:i4>1</vt:i4>
      </vt:variant>
      <vt:variant>
        <vt:lpstr>Headings</vt:lpstr>
      </vt:variant>
      <vt:variant>
        <vt:i4>100</vt:i4>
      </vt:variant>
    </vt:vector>
  </HeadingPairs>
  <TitlesOfParts>
    <vt:vector size="101" baseType="lpstr">
      <vt:lpstr>Medicinskt underlag</vt:lpstr>
      <vt:lpstr>Inledning</vt:lpstr>
      <vt:lpstr>    Svenskt namn</vt:lpstr>
      <vt:lpstr>    WEB beskrivning</vt:lpstr>
      <vt:lpstr>    Inledning gammal</vt:lpstr>
      <vt:lpstr>    Översikt</vt:lpstr>
      <vt:lpstr>Versionsinformation</vt:lpstr>
      <vt:lpstr>    Version 3.1.0</vt:lpstr>
      <vt:lpstr>        Oförändrade tjänstekontrakt</vt:lpstr>
      <vt:lpstr>        Nya tjänstekontrakt</vt:lpstr>
      <vt:lpstr>        Förändrade tjänstekontrakt</vt:lpstr>
      <vt:lpstr>        Utgångna tjänstekontrakt</vt:lpstr>
      <vt:lpstr>    Version 3.0.0</vt:lpstr>
      <vt:lpstr>Tjänstedomänenens arkitektur</vt:lpstr>
      <vt:lpstr>    Skapa och hantera intyg från ett journalsystem</vt:lpstr>
      <vt:lpstr>        Arbetsflöde</vt:lpstr>
      <vt:lpstr>        Sekvensdiagram</vt:lpstr>
      <vt:lpstr>    Invånarens hantering av läkarintyg</vt:lpstr>
      <vt:lpstr>        Arbetsflöde</vt:lpstr>
      <vt:lpstr>        Sekvensdiagram</vt:lpstr>
      <vt:lpstr>    Ärendehantering för ett läkarintyg</vt:lpstr>
      <vt:lpstr>        Sekvensdiagram</vt:lpstr>
      <vt:lpstr>    Ärendelåda</vt:lpstr>
      <vt:lpstr>        Sekvensdiagram</vt:lpstr>
      <vt:lpstr>    Obligatoriska kontrakt</vt:lpstr>
      <vt:lpstr>    Adressering</vt:lpstr>
      <vt:lpstr>        Skapa och hantera intyg från ett journalsystem</vt:lpstr>
      <vt:lpstr>        Invånarens hantering av läkarintyg</vt:lpstr>
      <vt:lpstr>        Ärendehantering för ett läkarintyg</vt:lpstr>
      <vt:lpstr>        Ärendelåda</vt:lpstr>
      <vt:lpstr>    Aggregering och engagemangsindex</vt:lpstr>
      <vt:lpstr>Tjänstedomänens krav och regler</vt:lpstr>
      <vt:lpstr>    Informationssäkerhet och juridik</vt:lpstr>
      <vt:lpstr>        Krav på en tjänsteproducent</vt:lpstr>
      <vt:lpstr>        </vt:lpstr>
      <vt:lpstr>        Krav på en tjänstekonsument</vt:lpstr>
      <vt:lpstr>    Felhantering</vt:lpstr>
      <vt:lpstr>        Logiska fel </vt:lpstr>
      <vt:lpstr>        Tekniska fel (SoapFault)</vt:lpstr>
      <vt:lpstr>    Krav på en tjänstekonsument</vt:lpstr>
      <vt:lpstr>        Omsändning vid fel</vt:lpstr>
      <vt:lpstr>        Felhantering</vt:lpstr>
      <vt:lpstr>    Krav på en tjänsteproducent</vt:lpstr>
      <vt:lpstr>        SLA krav</vt:lpstr>
      <vt:lpstr>Tjänstedomänens meddelandemodeller</vt:lpstr>
      <vt:lpstr>    V-MIM Läkarintyg 7263</vt:lpstr>
      <vt:lpstr>    V-MIM Funktionen för elektronisk ärendekommunikation</vt:lpstr>
      <vt:lpstr>    Format regler</vt:lpstr>
      <vt:lpstr>        Personidentitet</vt:lpstr>
      <vt:lpstr>        Datum</vt:lpstr>
      <vt:lpstr>        Datum och Tid</vt:lpstr>
      <vt:lpstr>        Tidszon för tidpunkter</vt:lpstr>
      <vt:lpstr>Tjänstekontrakt</vt:lpstr>
      <vt:lpstr>    RegisterMedicalCertificate </vt:lpstr>
      <vt:lpstr>        Version</vt:lpstr>
      <vt:lpstr>        Fältregler</vt:lpstr>
      <vt:lpstr>        Övriga regler</vt:lpstr>
      <vt:lpstr>    ReceiveMedicalCertificateQuestion </vt:lpstr>
      <vt:lpstr>        Version</vt:lpstr>
      <vt:lpstr>        Fältregler</vt:lpstr>
      <vt:lpstr>        Övriga regler</vt:lpstr>
      <vt:lpstr>    ReceiveMedicalCertificateAnswer </vt:lpstr>
      <vt:lpstr>        Version</vt:lpstr>
      <vt:lpstr>        Fältregler </vt:lpstr>
      <vt:lpstr>        Övriga regler</vt:lpstr>
      <vt:lpstr>    SendMedicalCertificateQuestion </vt:lpstr>
      <vt:lpstr>        Version</vt:lpstr>
      <vt:lpstr>        Fältregler </vt:lpstr>
      <vt:lpstr>        Övriga regler</vt:lpstr>
      <vt:lpstr>    SendMedicalCertificateAnswer </vt:lpstr>
      <vt:lpstr>        Version</vt:lpstr>
      <vt:lpstr>        Fältregler </vt:lpstr>
      <vt:lpstr>        Övriga regler</vt:lpstr>
      <vt:lpstr>    FindAllQuestions </vt:lpstr>
      <vt:lpstr>        Version</vt:lpstr>
      <vt:lpstr>        Fältregler</vt:lpstr>
      <vt:lpstr>        Övriga regler</vt:lpstr>
      <vt:lpstr>    FindAllAnswers </vt:lpstr>
      <vt:lpstr>        Version</vt:lpstr>
      <vt:lpstr>        Fältregler</vt:lpstr>
      <vt:lpstr>        Övriga regler</vt:lpstr>
      <vt:lpstr>    DeleteQuestions </vt:lpstr>
      <vt:lpstr>        Fältregler</vt:lpstr>
      <vt:lpstr>        </vt:lpstr>
      <vt:lpstr>        Övriga regler</vt:lpstr>
      <vt:lpstr>    DeleteAnswers </vt:lpstr>
      <vt:lpstr>        Version</vt:lpstr>
      <vt:lpstr>        Fältregler</vt:lpstr>
      <vt:lpstr>        Övriga regler</vt:lpstr>
      <vt:lpstr>    RevokeMedicalCertificate </vt:lpstr>
      <vt:lpstr>        Fältregler</vt:lpstr>
      <vt:lpstr>        Övriga regler</vt:lpstr>
      <vt:lpstr>    SendMedicalCertificate </vt:lpstr>
      <vt:lpstr>        Version</vt:lpstr>
      <vt:lpstr>        Fältregler</vt:lpstr>
      <vt:lpstr>        Övriga regler</vt:lpstr>
      <vt:lpstr>    ListCertificates </vt:lpstr>
      <vt:lpstr>        Version</vt:lpstr>
      <vt:lpstr>        Fältregler</vt:lpstr>
      <vt:lpstr>        Tjänstekontraktsspecifika krav och regler</vt:lpstr>
      <vt:lpstr>    </vt:lpstr>
    </vt:vector>
  </TitlesOfParts>
  <Manager/>
  <Company>Center för eHälsa i samverkan</Company>
  <LinksUpToDate>false</LinksUpToDate>
  <CharactersWithSpaces>78161</CharactersWithSpaces>
  <SharedDoc>false</SharedDoc>
  <HyperlinkBase/>
  <HLinks>
    <vt:vector size="6" baseType="variant">
      <vt:variant>
        <vt:i4>2293781</vt:i4>
      </vt:variant>
      <vt:variant>
        <vt:i4>141</vt:i4>
      </vt:variant>
      <vt:variant>
        <vt:i4>0</vt:i4>
      </vt:variant>
      <vt:variant>
        <vt:i4>5</vt:i4>
      </vt:variant>
      <vt:variant>
        <vt:lpwstr>http://rivta.forge.osor.eu/specs/RIV_TA_OVERSIKT_2.0.pdf</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Medicinskt underlag</dc:title>
  <dc:subject>Tjänstekontraktsbeskrivning</dc:subject>
  <dc:creator>CeHis arkitektur och regelverk</dc:creator>
  <cp:keywords>Tjänstekontrakt,TKB,Beskrivning,Kontrakt</cp:keywords>
  <dc:description/>
  <cp:lastModifiedBy>Johan Zetterström</cp:lastModifiedBy>
  <cp:revision>9</cp:revision>
  <cp:lastPrinted>2013-03-08T07:14:00Z</cp:lastPrinted>
  <dcterms:created xsi:type="dcterms:W3CDTF">2014-09-17T06:47:00Z</dcterms:created>
  <dcterms:modified xsi:type="dcterms:W3CDTF">2015-01-23T08:29:00Z</dcterms:modified>
  <cp:category>Tjänstekontraktsbeskrivning</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_3">
    <vt:lpwstr>1</vt:lpwstr>
  </property>
  <property fmtid="{D5CDD505-2E9C-101B-9397-08002B2CF9AE}" pid="3" name="Version_2">
    <vt:lpwstr>1</vt:lpwstr>
  </property>
  <property fmtid="{D5CDD505-2E9C-101B-9397-08002B2CF9AE}" pid="4" name="Version_1">
    <vt:lpwstr>3</vt:lpwstr>
  </property>
</Properties>
</file>