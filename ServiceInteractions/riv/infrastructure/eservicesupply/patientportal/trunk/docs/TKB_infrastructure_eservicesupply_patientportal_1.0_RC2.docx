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CD7B84">
              <w:rPr>
                <w:color w:val="008000"/>
              </w:rPr>
              <w:t>Patientportal</w:t>
            </w:r>
            <w:r w:rsidRPr="00AC5707">
              <w:rPr>
                <w:color w:val="008000"/>
              </w:rPr>
              <w:fldChar w:fldCharType="end"/>
            </w:r>
          </w:p>
          <w:p w14:paraId="56EAF9CA" w14:textId="56907D64"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CD7B84">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CD7B84">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CD7B84">
              <w:rPr>
                <w:color w:val="008000"/>
                <w:sz w:val="32"/>
              </w:rPr>
              <w:t>0</w:t>
            </w:r>
            <w:r w:rsidR="0039481C" w:rsidRPr="0039481C">
              <w:rPr>
                <w:color w:val="008000"/>
                <w:sz w:val="32"/>
              </w:rPr>
              <w:fldChar w:fldCharType="end"/>
            </w:r>
            <w:r w:rsidR="009F4E16">
              <w:rPr>
                <w:color w:val="008000"/>
                <w:sz w:val="32"/>
              </w:rPr>
              <w:t>RC_</w:t>
            </w:r>
            <w:ins w:id="1" w:author="björn hedman" w:date="2014-06-24T10:00:00Z">
              <w:r w:rsidR="001A1D9F">
                <w:rPr>
                  <w:color w:val="008000"/>
                  <w:sz w:val="32"/>
                </w:rPr>
                <w:t>2</w:t>
              </w:r>
            </w:ins>
            <w:del w:id="2" w:author="björn hedman" w:date="2014-06-24T10:00:00Z">
              <w:r w:rsidR="009F4E16" w:rsidDel="001A1D9F">
                <w:rPr>
                  <w:color w:val="008000"/>
                  <w:sz w:val="32"/>
                </w:rPr>
                <w:delText>1</w:delText>
              </w:r>
            </w:del>
          </w:p>
          <w:p w14:paraId="62E7FB22" w14:textId="7F727392" w:rsidR="008866A6" w:rsidRPr="00AC5707" w:rsidRDefault="009F4E16" w:rsidP="008866A6">
            <w:pPr>
              <w:pStyle w:val="Brdtext"/>
              <w:rPr>
                <w:color w:val="008000"/>
                <w:sz w:val="28"/>
              </w:rPr>
            </w:pPr>
            <w:r>
              <w:rPr>
                <w:color w:val="008000"/>
                <w:sz w:val="28"/>
              </w:rPr>
              <w:t>2014-06-09</w:t>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B627311" w14:textId="77777777" w:rsidR="00712A0A" w:rsidRDefault="00793064">
          <w:pPr>
            <w:pStyle w:val="Innehll1"/>
            <w:tabs>
              <w:tab w:val="left" w:pos="326"/>
              <w:tab w:val="right" w:leader="dot" w:pos="10456"/>
            </w:tabs>
            <w:rPr>
              <w:ins w:id="3" w:author="björn hedman" w:date="2014-06-25T10:15:00Z"/>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ins w:id="4" w:author="björn hedman" w:date="2014-06-25T10:15:00Z">
            <w:r w:rsidR="00712A0A">
              <w:rPr>
                <w:noProof/>
              </w:rPr>
              <w:t>1</w:t>
            </w:r>
            <w:r w:rsidR="00712A0A">
              <w:rPr>
                <w:rFonts w:asciiTheme="minorHAnsi" w:eastAsiaTheme="minorEastAsia" w:hAnsiTheme="minorHAnsi" w:cstheme="minorBidi"/>
                <w:noProof/>
                <w:sz w:val="24"/>
                <w:szCs w:val="24"/>
                <w:lang w:eastAsia="ja-JP"/>
              </w:rPr>
              <w:tab/>
            </w:r>
            <w:r w:rsidR="00712A0A">
              <w:rPr>
                <w:noProof/>
              </w:rPr>
              <w:t>Inledning</w:t>
            </w:r>
            <w:r w:rsidR="00712A0A">
              <w:rPr>
                <w:noProof/>
              </w:rPr>
              <w:tab/>
            </w:r>
            <w:r w:rsidR="00712A0A">
              <w:rPr>
                <w:noProof/>
              </w:rPr>
              <w:fldChar w:fldCharType="begin"/>
            </w:r>
            <w:r w:rsidR="00712A0A">
              <w:rPr>
                <w:noProof/>
              </w:rPr>
              <w:instrText xml:space="preserve"> PAGEREF _Toc265310630 \h </w:instrText>
            </w:r>
          </w:ins>
          <w:r w:rsidR="00712A0A">
            <w:rPr>
              <w:noProof/>
            </w:rPr>
          </w:r>
          <w:r w:rsidR="00712A0A">
            <w:rPr>
              <w:noProof/>
            </w:rPr>
            <w:fldChar w:fldCharType="separate"/>
          </w:r>
          <w:ins w:id="5" w:author="björn hedman" w:date="2014-06-25T10:15:00Z">
            <w:r w:rsidR="00712A0A">
              <w:rPr>
                <w:noProof/>
              </w:rPr>
              <w:t>5</w:t>
            </w:r>
            <w:r w:rsidR="00712A0A">
              <w:rPr>
                <w:noProof/>
              </w:rPr>
              <w:fldChar w:fldCharType="end"/>
            </w:r>
          </w:ins>
        </w:p>
        <w:p w14:paraId="0AE551E2" w14:textId="77777777" w:rsidR="00712A0A" w:rsidRDefault="00712A0A">
          <w:pPr>
            <w:pStyle w:val="Innehll2"/>
            <w:tabs>
              <w:tab w:val="left" w:pos="666"/>
              <w:tab w:val="right" w:leader="dot" w:pos="10456"/>
            </w:tabs>
            <w:rPr>
              <w:ins w:id="6" w:author="björn hedman" w:date="2014-06-25T10:15:00Z"/>
              <w:rFonts w:asciiTheme="minorHAnsi" w:eastAsiaTheme="minorEastAsia" w:hAnsiTheme="minorHAnsi" w:cstheme="minorBidi"/>
              <w:noProof/>
              <w:sz w:val="24"/>
              <w:szCs w:val="24"/>
              <w:lang w:eastAsia="ja-JP"/>
            </w:rPr>
          </w:pPr>
          <w:ins w:id="7" w:author="björn hedman" w:date="2014-06-25T10:15:00Z">
            <w:r>
              <w:rPr>
                <w:noProof/>
              </w:rPr>
              <w:t>1.1</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_Toc265310631 \h </w:instrText>
            </w:r>
          </w:ins>
          <w:r>
            <w:rPr>
              <w:noProof/>
            </w:rPr>
          </w:r>
          <w:r>
            <w:rPr>
              <w:noProof/>
            </w:rPr>
            <w:fldChar w:fldCharType="separate"/>
          </w:r>
          <w:ins w:id="8" w:author="björn hedman" w:date="2014-06-25T10:15:00Z">
            <w:r>
              <w:rPr>
                <w:noProof/>
              </w:rPr>
              <w:t>5</w:t>
            </w:r>
            <w:r>
              <w:rPr>
                <w:noProof/>
              </w:rPr>
              <w:fldChar w:fldCharType="end"/>
            </w:r>
          </w:ins>
        </w:p>
        <w:p w14:paraId="1A830493" w14:textId="77777777" w:rsidR="00712A0A" w:rsidRDefault="00712A0A">
          <w:pPr>
            <w:pStyle w:val="Innehll1"/>
            <w:tabs>
              <w:tab w:val="left" w:pos="352"/>
              <w:tab w:val="right" w:leader="dot" w:pos="10456"/>
            </w:tabs>
            <w:rPr>
              <w:ins w:id="9" w:author="björn hedman" w:date="2014-06-25T10:15:00Z"/>
              <w:rFonts w:asciiTheme="minorHAnsi" w:eastAsiaTheme="minorEastAsia" w:hAnsiTheme="minorHAnsi" w:cstheme="minorBidi"/>
              <w:noProof/>
              <w:sz w:val="24"/>
              <w:szCs w:val="24"/>
              <w:lang w:eastAsia="ja-JP"/>
            </w:rPr>
          </w:pPr>
          <w:ins w:id="10" w:author="björn hedman" w:date="2014-06-25T10:15:00Z">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_Toc265310632 \h </w:instrText>
            </w:r>
          </w:ins>
          <w:r>
            <w:rPr>
              <w:noProof/>
            </w:rPr>
          </w:r>
          <w:r>
            <w:rPr>
              <w:noProof/>
            </w:rPr>
            <w:fldChar w:fldCharType="separate"/>
          </w:r>
          <w:ins w:id="11" w:author="björn hedman" w:date="2014-06-25T10:15:00Z">
            <w:r>
              <w:rPr>
                <w:noProof/>
              </w:rPr>
              <w:t>6</w:t>
            </w:r>
            <w:r>
              <w:rPr>
                <w:noProof/>
              </w:rPr>
              <w:fldChar w:fldCharType="end"/>
            </w:r>
          </w:ins>
        </w:p>
        <w:p w14:paraId="2F533B18" w14:textId="77777777" w:rsidR="00712A0A" w:rsidRDefault="00712A0A">
          <w:pPr>
            <w:pStyle w:val="Innehll2"/>
            <w:tabs>
              <w:tab w:val="left" w:pos="692"/>
              <w:tab w:val="right" w:leader="dot" w:pos="10456"/>
            </w:tabs>
            <w:rPr>
              <w:ins w:id="12" w:author="björn hedman" w:date="2014-06-25T10:15:00Z"/>
              <w:rFonts w:asciiTheme="minorHAnsi" w:eastAsiaTheme="minorEastAsia" w:hAnsiTheme="minorHAnsi" w:cstheme="minorBidi"/>
              <w:noProof/>
              <w:sz w:val="24"/>
              <w:szCs w:val="24"/>
              <w:lang w:eastAsia="ja-JP"/>
            </w:rPr>
          </w:pPr>
          <w:ins w:id="13" w:author="björn hedman" w:date="2014-06-25T10:15:00Z">
            <w:r>
              <w:rPr>
                <w:noProof/>
              </w:rPr>
              <w:t>2.1</w:t>
            </w:r>
            <w:r>
              <w:rPr>
                <w:rFonts w:asciiTheme="minorHAnsi" w:eastAsiaTheme="minorEastAsia" w:hAnsiTheme="minorHAnsi" w:cstheme="minorBidi"/>
                <w:noProof/>
                <w:sz w:val="24"/>
                <w:szCs w:val="24"/>
                <w:lang w:eastAsia="ja-JP"/>
              </w:rPr>
              <w:tab/>
            </w:r>
            <w:r>
              <w:rPr>
                <w:noProof/>
              </w:rPr>
              <w:t xml:space="preserve">Version </w:t>
            </w:r>
            <w:r w:rsidRPr="00472F5E">
              <w:rPr>
                <w:b/>
                <w:noProof/>
                <w:color w:val="008000"/>
              </w:rPr>
              <w:t>1</w:t>
            </w:r>
            <w:r w:rsidRPr="00472F5E">
              <w:rPr>
                <w:noProof/>
                <w:color w:val="008000"/>
              </w:rPr>
              <w:t>.</w:t>
            </w:r>
            <w:r w:rsidRPr="00472F5E">
              <w:rPr>
                <w:b/>
                <w:noProof/>
                <w:color w:val="008000"/>
              </w:rPr>
              <w:t>0</w:t>
            </w:r>
            <w:r w:rsidRPr="00472F5E">
              <w:rPr>
                <w:noProof/>
                <w:color w:val="008000"/>
              </w:rPr>
              <w:t>.</w:t>
            </w:r>
            <w:r w:rsidRPr="00472F5E">
              <w:rPr>
                <w:b/>
                <w:noProof/>
                <w:color w:val="008000"/>
              </w:rPr>
              <w:t>0</w:t>
            </w:r>
            <w:r w:rsidRPr="00472F5E">
              <w:rPr>
                <w:noProof/>
                <w:color w:val="008000"/>
              </w:rPr>
              <w:t>.</w:t>
            </w:r>
            <w:r w:rsidRPr="00472F5E">
              <w:rPr>
                <w:b/>
                <w:noProof/>
                <w:color w:val="76923C" w:themeColor="accent3" w:themeShade="BF"/>
              </w:rPr>
              <w:t>RC_01</w:t>
            </w:r>
            <w:r>
              <w:rPr>
                <w:noProof/>
              </w:rPr>
              <w:tab/>
            </w:r>
            <w:r>
              <w:rPr>
                <w:noProof/>
              </w:rPr>
              <w:fldChar w:fldCharType="begin"/>
            </w:r>
            <w:r>
              <w:rPr>
                <w:noProof/>
              </w:rPr>
              <w:instrText xml:space="preserve"> PAGEREF _Toc265310633 \h </w:instrText>
            </w:r>
          </w:ins>
          <w:r>
            <w:rPr>
              <w:noProof/>
            </w:rPr>
          </w:r>
          <w:r>
            <w:rPr>
              <w:noProof/>
            </w:rPr>
            <w:fldChar w:fldCharType="separate"/>
          </w:r>
          <w:ins w:id="14" w:author="björn hedman" w:date="2014-06-25T10:15:00Z">
            <w:r>
              <w:rPr>
                <w:noProof/>
              </w:rPr>
              <w:t>6</w:t>
            </w:r>
            <w:r>
              <w:rPr>
                <w:noProof/>
              </w:rPr>
              <w:fldChar w:fldCharType="end"/>
            </w:r>
          </w:ins>
        </w:p>
        <w:p w14:paraId="270ECA55" w14:textId="77777777" w:rsidR="00712A0A" w:rsidRDefault="00712A0A">
          <w:pPr>
            <w:pStyle w:val="Innehll3"/>
            <w:tabs>
              <w:tab w:val="left" w:pos="1031"/>
              <w:tab w:val="right" w:leader="dot" w:pos="10456"/>
            </w:tabs>
            <w:rPr>
              <w:ins w:id="15" w:author="björn hedman" w:date="2014-06-25T10:15:00Z"/>
              <w:rFonts w:asciiTheme="minorHAnsi" w:eastAsiaTheme="minorEastAsia" w:hAnsiTheme="minorHAnsi" w:cstheme="minorBidi"/>
              <w:noProof/>
              <w:sz w:val="24"/>
              <w:szCs w:val="24"/>
              <w:lang w:eastAsia="ja-JP"/>
            </w:rPr>
          </w:pPr>
          <w:ins w:id="16" w:author="björn hedman" w:date="2014-06-25T10:15:00Z">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_Toc265310634 \h </w:instrText>
            </w:r>
          </w:ins>
          <w:r>
            <w:rPr>
              <w:noProof/>
            </w:rPr>
          </w:r>
          <w:r>
            <w:rPr>
              <w:noProof/>
            </w:rPr>
            <w:fldChar w:fldCharType="separate"/>
          </w:r>
          <w:ins w:id="17" w:author="björn hedman" w:date="2014-06-25T10:15:00Z">
            <w:r>
              <w:rPr>
                <w:noProof/>
              </w:rPr>
              <w:t>6</w:t>
            </w:r>
            <w:r>
              <w:rPr>
                <w:noProof/>
              </w:rPr>
              <w:fldChar w:fldCharType="end"/>
            </w:r>
          </w:ins>
        </w:p>
        <w:p w14:paraId="7D74E4B5" w14:textId="77777777" w:rsidR="00712A0A" w:rsidRDefault="00712A0A">
          <w:pPr>
            <w:pStyle w:val="Innehll3"/>
            <w:tabs>
              <w:tab w:val="left" w:pos="1057"/>
              <w:tab w:val="right" w:leader="dot" w:pos="10456"/>
            </w:tabs>
            <w:rPr>
              <w:ins w:id="18" w:author="björn hedman" w:date="2014-06-25T10:15:00Z"/>
              <w:rFonts w:asciiTheme="minorHAnsi" w:eastAsiaTheme="minorEastAsia" w:hAnsiTheme="minorHAnsi" w:cstheme="minorBidi"/>
              <w:noProof/>
              <w:sz w:val="24"/>
              <w:szCs w:val="24"/>
              <w:lang w:eastAsia="ja-JP"/>
            </w:rPr>
          </w:pPr>
          <w:ins w:id="19" w:author="björn hedman" w:date="2014-06-25T10:15:00Z">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_Toc265310635 \h </w:instrText>
            </w:r>
          </w:ins>
          <w:r>
            <w:rPr>
              <w:noProof/>
            </w:rPr>
          </w:r>
          <w:r>
            <w:rPr>
              <w:noProof/>
            </w:rPr>
            <w:fldChar w:fldCharType="separate"/>
          </w:r>
          <w:ins w:id="20" w:author="björn hedman" w:date="2014-06-25T10:15:00Z">
            <w:r>
              <w:rPr>
                <w:noProof/>
              </w:rPr>
              <w:t>6</w:t>
            </w:r>
            <w:r>
              <w:rPr>
                <w:noProof/>
              </w:rPr>
              <w:fldChar w:fldCharType="end"/>
            </w:r>
          </w:ins>
        </w:p>
        <w:p w14:paraId="0876FF0D" w14:textId="77777777" w:rsidR="00712A0A" w:rsidRDefault="00712A0A">
          <w:pPr>
            <w:pStyle w:val="Innehll3"/>
            <w:tabs>
              <w:tab w:val="left" w:pos="1056"/>
              <w:tab w:val="right" w:leader="dot" w:pos="10456"/>
            </w:tabs>
            <w:rPr>
              <w:ins w:id="21" w:author="björn hedman" w:date="2014-06-25T10:15:00Z"/>
              <w:rFonts w:asciiTheme="minorHAnsi" w:eastAsiaTheme="minorEastAsia" w:hAnsiTheme="minorHAnsi" w:cstheme="minorBidi"/>
              <w:noProof/>
              <w:sz w:val="24"/>
              <w:szCs w:val="24"/>
              <w:lang w:eastAsia="ja-JP"/>
            </w:rPr>
          </w:pPr>
          <w:ins w:id="22" w:author="björn hedman" w:date="2014-06-25T10:15:00Z">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_Toc265310636 \h </w:instrText>
            </w:r>
          </w:ins>
          <w:r>
            <w:rPr>
              <w:noProof/>
            </w:rPr>
          </w:r>
          <w:r>
            <w:rPr>
              <w:noProof/>
            </w:rPr>
            <w:fldChar w:fldCharType="separate"/>
          </w:r>
          <w:ins w:id="23" w:author="björn hedman" w:date="2014-06-25T10:15:00Z">
            <w:r>
              <w:rPr>
                <w:noProof/>
              </w:rPr>
              <w:t>6</w:t>
            </w:r>
            <w:r>
              <w:rPr>
                <w:noProof/>
              </w:rPr>
              <w:fldChar w:fldCharType="end"/>
            </w:r>
          </w:ins>
        </w:p>
        <w:p w14:paraId="58233C9C" w14:textId="77777777" w:rsidR="00712A0A" w:rsidRDefault="00712A0A">
          <w:pPr>
            <w:pStyle w:val="Innehll3"/>
            <w:tabs>
              <w:tab w:val="left" w:pos="1058"/>
              <w:tab w:val="right" w:leader="dot" w:pos="10456"/>
            </w:tabs>
            <w:rPr>
              <w:ins w:id="24" w:author="björn hedman" w:date="2014-06-25T10:15:00Z"/>
              <w:rFonts w:asciiTheme="minorHAnsi" w:eastAsiaTheme="minorEastAsia" w:hAnsiTheme="minorHAnsi" w:cstheme="minorBidi"/>
              <w:noProof/>
              <w:sz w:val="24"/>
              <w:szCs w:val="24"/>
              <w:lang w:eastAsia="ja-JP"/>
            </w:rPr>
          </w:pPr>
          <w:ins w:id="25" w:author="björn hedman" w:date="2014-06-25T10:15:00Z">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_Toc265310637 \h </w:instrText>
            </w:r>
          </w:ins>
          <w:r>
            <w:rPr>
              <w:noProof/>
            </w:rPr>
          </w:r>
          <w:r>
            <w:rPr>
              <w:noProof/>
            </w:rPr>
            <w:fldChar w:fldCharType="separate"/>
          </w:r>
          <w:ins w:id="26" w:author="björn hedman" w:date="2014-06-25T10:15:00Z">
            <w:r>
              <w:rPr>
                <w:noProof/>
              </w:rPr>
              <w:t>6</w:t>
            </w:r>
            <w:r>
              <w:rPr>
                <w:noProof/>
              </w:rPr>
              <w:fldChar w:fldCharType="end"/>
            </w:r>
          </w:ins>
        </w:p>
        <w:p w14:paraId="5AD910ED" w14:textId="77777777" w:rsidR="00712A0A" w:rsidRDefault="00712A0A">
          <w:pPr>
            <w:pStyle w:val="Innehll1"/>
            <w:tabs>
              <w:tab w:val="left" w:pos="350"/>
              <w:tab w:val="right" w:leader="dot" w:pos="10456"/>
            </w:tabs>
            <w:rPr>
              <w:ins w:id="27" w:author="björn hedman" w:date="2014-06-25T10:15:00Z"/>
              <w:rFonts w:asciiTheme="minorHAnsi" w:eastAsiaTheme="minorEastAsia" w:hAnsiTheme="minorHAnsi" w:cstheme="minorBidi"/>
              <w:noProof/>
              <w:sz w:val="24"/>
              <w:szCs w:val="24"/>
              <w:lang w:eastAsia="ja-JP"/>
            </w:rPr>
          </w:pPr>
          <w:ins w:id="28" w:author="björn hedman" w:date="2014-06-25T10:15:00Z">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_Toc265310638 \h </w:instrText>
            </w:r>
          </w:ins>
          <w:r>
            <w:rPr>
              <w:noProof/>
            </w:rPr>
          </w:r>
          <w:r>
            <w:rPr>
              <w:noProof/>
            </w:rPr>
            <w:fldChar w:fldCharType="separate"/>
          </w:r>
          <w:ins w:id="29" w:author="björn hedman" w:date="2014-06-25T10:15:00Z">
            <w:r>
              <w:rPr>
                <w:noProof/>
              </w:rPr>
              <w:t>6</w:t>
            </w:r>
            <w:r>
              <w:rPr>
                <w:noProof/>
              </w:rPr>
              <w:fldChar w:fldCharType="end"/>
            </w:r>
          </w:ins>
        </w:p>
        <w:p w14:paraId="546B2F49" w14:textId="77777777" w:rsidR="00712A0A" w:rsidRDefault="00712A0A">
          <w:pPr>
            <w:pStyle w:val="Innehll2"/>
            <w:tabs>
              <w:tab w:val="left" w:pos="690"/>
              <w:tab w:val="right" w:leader="dot" w:pos="10456"/>
            </w:tabs>
            <w:rPr>
              <w:ins w:id="30" w:author="björn hedman" w:date="2014-06-25T10:15:00Z"/>
              <w:rFonts w:asciiTheme="minorHAnsi" w:eastAsiaTheme="minorEastAsia" w:hAnsiTheme="minorHAnsi" w:cstheme="minorBidi"/>
              <w:noProof/>
              <w:sz w:val="24"/>
              <w:szCs w:val="24"/>
              <w:lang w:eastAsia="ja-JP"/>
            </w:rPr>
          </w:pPr>
          <w:ins w:id="31" w:author="björn hedman" w:date="2014-06-25T10:15:00Z">
            <w:r>
              <w:rPr>
                <w:noProof/>
              </w:rPr>
              <w:t>3.1</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_Toc265310639 \h </w:instrText>
            </w:r>
          </w:ins>
          <w:r>
            <w:rPr>
              <w:noProof/>
            </w:rPr>
          </w:r>
          <w:r>
            <w:rPr>
              <w:noProof/>
            </w:rPr>
            <w:fldChar w:fldCharType="separate"/>
          </w:r>
          <w:ins w:id="32" w:author="björn hedman" w:date="2014-06-25T10:15:00Z">
            <w:r>
              <w:rPr>
                <w:noProof/>
              </w:rPr>
              <w:t>7</w:t>
            </w:r>
            <w:r>
              <w:rPr>
                <w:noProof/>
              </w:rPr>
              <w:fldChar w:fldCharType="end"/>
            </w:r>
          </w:ins>
        </w:p>
        <w:p w14:paraId="2F01DF88" w14:textId="77777777" w:rsidR="00712A0A" w:rsidRDefault="00712A0A">
          <w:pPr>
            <w:pStyle w:val="Innehll3"/>
            <w:tabs>
              <w:tab w:val="left" w:pos="1030"/>
              <w:tab w:val="right" w:leader="dot" w:pos="10456"/>
            </w:tabs>
            <w:rPr>
              <w:ins w:id="33" w:author="björn hedman" w:date="2014-06-25T10:15:00Z"/>
              <w:rFonts w:asciiTheme="minorHAnsi" w:eastAsiaTheme="minorEastAsia" w:hAnsiTheme="minorHAnsi" w:cstheme="minorBidi"/>
              <w:noProof/>
              <w:sz w:val="24"/>
              <w:szCs w:val="24"/>
              <w:lang w:eastAsia="ja-JP"/>
            </w:rPr>
          </w:pPr>
          <w:ins w:id="34" w:author="björn hedman" w:date="2014-06-25T10:15:00Z">
            <w:r>
              <w:rPr>
                <w:noProof/>
              </w:rPr>
              <w:t>3.1.1</w:t>
            </w:r>
            <w:r>
              <w:rPr>
                <w:rFonts w:asciiTheme="minorHAnsi" w:eastAsiaTheme="minorEastAsia" w:hAnsiTheme="minorHAnsi" w:cstheme="minorBidi"/>
                <w:noProof/>
                <w:sz w:val="24"/>
                <w:szCs w:val="24"/>
                <w:lang w:eastAsia="ja-JP"/>
              </w:rPr>
              <w:tab/>
            </w:r>
            <w:r>
              <w:rPr>
                <w:noProof/>
              </w:rPr>
              <w:t>Kontrollera att person är aktiv användare och skicka meddelande</w:t>
            </w:r>
            <w:r>
              <w:rPr>
                <w:noProof/>
              </w:rPr>
              <w:tab/>
            </w:r>
            <w:r>
              <w:rPr>
                <w:noProof/>
              </w:rPr>
              <w:fldChar w:fldCharType="begin"/>
            </w:r>
            <w:r>
              <w:rPr>
                <w:noProof/>
              </w:rPr>
              <w:instrText xml:space="preserve"> PAGEREF _Toc265310640 \h </w:instrText>
            </w:r>
          </w:ins>
          <w:r>
            <w:rPr>
              <w:noProof/>
            </w:rPr>
          </w:r>
          <w:r>
            <w:rPr>
              <w:noProof/>
            </w:rPr>
            <w:fldChar w:fldCharType="separate"/>
          </w:r>
          <w:ins w:id="35" w:author="björn hedman" w:date="2014-06-25T10:15:00Z">
            <w:r>
              <w:rPr>
                <w:noProof/>
              </w:rPr>
              <w:t>7</w:t>
            </w:r>
            <w:r>
              <w:rPr>
                <w:noProof/>
              </w:rPr>
              <w:fldChar w:fldCharType="end"/>
            </w:r>
          </w:ins>
        </w:p>
        <w:p w14:paraId="75E94057" w14:textId="77777777" w:rsidR="00712A0A" w:rsidRDefault="00712A0A">
          <w:pPr>
            <w:pStyle w:val="Innehll3"/>
            <w:tabs>
              <w:tab w:val="left" w:pos="1056"/>
              <w:tab w:val="right" w:leader="dot" w:pos="10456"/>
            </w:tabs>
            <w:rPr>
              <w:ins w:id="36" w:author="björn hedman" w:date="2014-06-25T10:15:00Z"/>
              <w:rFonts w:asciiTheme="minorHAnsi" w:eastAsiaTheme="minorEastAsia" w:hAnsiTheme="minorHAnsi" w:cstheme="minorBidi"/>
              <w:noProof/>
              <w:sz w:val="24"/>
              <w:szCs w:val="24"/>
              <w:lang w:eastAsia="ja-JP"/>
            </w:rPr>
          </w:pPr>
          <w:ins w:id="37" w:author="björn hedman" w:date="2014-06-25T10:15:00Z">
            <w:r>
              <w:rPr>
                <w:noProof/>
              </w:rPr>
              <w:t>3.1.2</w:t>
            </w:r>
            <w:r>
              <w:rPr>
                <w:rFonts w:asciiTheme="minorHAnsi" w:eastAsiaTheme="minorEastAsia" w:hAnsiTheme="minorHAnsi" w:cstheme="minorBidi"/>
                <w:noProof/>
                <w:sz w:val="24"/>
                <w:szCs w:val="24"/>
                <w:lang w:eastAsia="ja-JP"/>
              </w:rPr>
              <w:tab/>
            </w:r>
            <w:r>
              <w:rPr>
                <w:noProof/>
              </w:rPr>
              <w:t>Skicka meddelande till person som redan är identifierad som aktiv användare</w:t>
            </w:r>
            <w:r>
              <w:rPr>
                <w:noProof/>
              </w:rPr>
              <w:tab/>
            </w:r>
            <w:r>
              <w:rPr>
                <w:noProof/>
              </w:rPr>
              <w:fldChar w:fldCharType="begin"/>
            </w:r>
            <w:r>
              <w:rPr>
                <w:noProof/>
              </w:rPr>
              <w:instrText xml:space="preserve"> PAGEREF _Toc265310641 \h </w:instrText>
            </w:r>
          </w:ins>
          <w:r>
            <w:rPr>
              <w:noProof/>
            </w:rPr>
          </w:r>
          <w:r>
            <w:rPr>
              <w:noProof/>
            </w:rPr>
            <w:fldChar w:fldCharType="separate"/>
          </w:r>
          <w:ins w:id="38" w:author="björn hedman" w:date="2014-06-25T10:15:00Z">
            <w:r>
              <w:rPr>
                <w:noProof/>
              </w:rPr>
              <w:t>8</w:t>
            </w:r>
            <w:r>
              <w:rPr>
                <w:noProof/>
              </w:rPr>
              <w:fldChar w:fldCharType="end"/>
            </w:r>
          </w:ins>
        </w:p>
        <w:p w14:paraId="105644F1" w14:textId="77777777" w:rsidR="00712A0A" w:rsidRDefault="00712A0A">
          <w:pPr>
            <w:pStyle w:val="Innehll2"/>
            <w:tabs>
              <w:tab w:val="left" w:pos="716"/>
              <w:tab w:val="right" w:leader="dot" w:pos="10456"/>
            </w:tabs>
            <w:rPr>
              <w:ins w:id="39" w:author="björn hedman" w:date="2014-06-25T10:15:00Z"/>
              <w:rFonts w:asciiTheme="minorHAnsi" w:eastAsiaTheme="minorEastAsia" w:hAnsiTheme="minorHAnsi" w:cstheme="minorBidi"/>
              <w:noProof/>
              <w:sz w:val="24"/>
              <w:szCs w:val="24"/>
              <w:lang w:eastAsia="ja-JP"/>
            </w:rPr>
          </w:pPr>
          <w:ins w:id="40" w:author="björn hedman" w:date="2014-06-25T10:15:00Z">
            <w:r>
              <w:rPr>
                <w:noProof/>
              </w:rPr>
              <w:t>3.2</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_Toc265310642 \h </w:instrText>
            </w:r>
          </w:ins>
          <w:r>
            <w:rPr>
              <w:noProof/>
            </w:rPr>
          </w:r>
          <w:r>
            <w:rPr>
              <w:noProof/>
            </w:rPr>
            <w:fldChar w:fldCharType="separate"/>
          </w:r>
          <w:ins w:id="41" w:author="björn hedman" w:date="2014-06-25T10:15:00Z">
            <w:r>
              <w:rPr>
                <w:noProof/>
              </w:rPr>
              <w:t>8</w:t>
            </w:r>
            <w:r>
              <w:rPr>
                <w:noProof/>
              </w:rPr>
              <w:fldChar w:fldCharType="end"/>
            </w:r>
          </w:ins>
        </w:p>
        <w:p w14:paraId="589F846D" w14:textId="77777777" w:rsidR="00712A0A" w:rsidRDefault="00712A0A">
          <w:pPr>
            <w:pStyle w:val="Innehll2"/>
            <w:tabs>
              <w:tab w:val="left" w:pos="715"/>
              <w:tab w:val="right" w:leader="dot" w:pos="10456"/>
            </w:tabs>
            <w:rPr>
              <w:ins w:id="42" w:author="björn hedman" w:date="2014-06-25T10:15:00Z"/>
              <w:rFonts w:asciiTheme="minorHAnsi" w:eastAsiaTheme="minorEastAsia" w:hAnsiTheme="minorHAnsi" w:cstheme="minorBidi"/>
              <w:noProof/>
              <w:sz w:val="24"/>
              <w:szCs w:val="24"/>
              <w:lang w:eastAsia="ja-JP"/>
            </w:rPr>
          </w:pPr>
          <w:ins w:id="43" w:author="björn hedman" w:date="2014-06-25T10:15:00Z">
            <w:r>
              <w:rPr>
                <w:noProof/>
              </w:rPr>
              <w:t>3.3</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_Toc265310643 \h </w:instrText>
            </w:r>
          </w:ins>
          <w:r>
            <w:rPr>
              <w:noProof/>
            </w:rPr>
          </w:r>
          <w:r>
            <w:rPr>
              <w:noProof/>
            </w:rPr>
            <w:fldChar w:fldCharType="separate"/>
          </w:r>
          <w:ins w:id="44" w:author="björn hedman" w:date="2014-06-25T10:15:00Z">
            <w:r>
              <w:rPr>
                <w:noProof/>
              </w:rPr>
              <w:t>8</w:t>
            </w:r>
            <w:r>
              <w:rPr>
                <w:noProof/>
              </w:rPr>
              <w:fldChar w:fldCharType="end"/>
            </w:r>
          </w:ins>
        </w:p>
        <w:p w14:paraId="7AA8303F" w14:textId="77777777" w:rsidR="00712A0A" w:rsidRDefault="00712A0A">
          <w:pPr>
            <w:pStyle w:val="Innehll3"/>
            <w:tabs>
              <w:tab w:val="left" w:pos="1054"/>
              <w:tab w:val="right" w:leader="dot" w:pos="10456"/>
            </w:tabs>
            <w:rPr>
              <w:ins w:id="45" w:author="björn hedman" w:date="2014-06-25T10:15:00Z"/>
              <w:rFonts w:asciiTheme="minorHAnsi" w:eastAsiaTheme="minorEastAsia" w:hAnsiTheme="minorHAnsi" w:cstheme="minorBidi"/>
              <w:noProof/>
              <w:sz w:val="24"/>
              <w:szCs w:val="24"/>
              <w:lang w:eastAsia="ja-JP"/>
            </w:rPr>
          </w:pPr>
          <w:ins w:id="46" w:author="björn hedman" w:date="2014-06-25T10:15:00Z">
            <w:r>
              <w:rPr>
                <w:noProof/>
              </w:rPr>
              <w:t>3.3.1</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_Toc265310644 \h </w:instrText>
            </w:r>
          </w:ins>
          <w:r>
            <w:rPr>
              <w:noProof/>
            </w:rPr>
          </w:r>
          <w:r>
            <w:rPr>
              <w:noProof/>
            </w:rPr>
            <w:fldChar w:fldCharType="separate"/>
          </w:r>
          <w:ins w:id="47" w:author="björn hedman" w:date="2014-06-25T10:15:00Z">
            <w:r>
              <w:rPr>
                <w:noProof/>
              </w:rPr>
              <w:t>8</w:t>
            </w:r>
            <w:r>
              <w:rPr>
                <w:noProof/>
              </w:rPr>
              <w:fldChar w:fldCharType="end"/>
            </w:r>
          </w:ins>
        </w:p>
        <w:p w14:paraId="214FDB3F" w14:textId="77777777" w:rsidR="00712A0A" w:rsidRDefault="00712A0A">
          <w:pPr>
            <w:pStyle w:val="Innehll2"/>
            <w:tabs>
              <w:tab w:val="left" w:pos="717"/>
              <w:tab w:val="right" w:leader="dot" w:pos="10456"/>
            </w:tabs>
            <w:rPr>
              <w:ins w:id="48" w:author="björn hedman" w:date="2014-06-25T10:15:00Z"/>
              <w:rFonts w:asciiTheme="minorHAnsi" w:eastAsiaTheme="minorEastAsia" w:hAnsiTheme="minorHAnsi" w:cstheme="minorBidi"/>
              <w:noProof/>
              <w:sz w:val="24"/>
              <w:szCs w:val="24"/>
              <w:lang w:eastAsia="ja-JP"/>
            </w:rPr>
          </w:pPr>
          <w:ins w:id="49" w:author="björn hedman" w:date="2014-06-25T10:15:00Z">
            <w:r>
              <w:rPr>
                <w:noProof/>
              </w:rPr>
              <w:t>3.4</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_Toc265310645 \h </w:instrText>
            </w:r>
          </w:ins>
          <w:r>
            <w:rPr>
              <w:noProof/>
            </w:rPr>
          </w:r>
          <w:r>
            <w:rPr>
              <w:noProof/>
            </w:rPr>
            <w:fldChar w:fldCharType="separate"/>
          </w:r>
          <w:ins w:id="50" w:author="björn hedman" w:date="2014-06-25T10:15:00Z">
            <w:r>
              <w:rPr>
                <w:noProof/>
              </w:rPr>
              <w:t>8</w:t>
            </w:r>
            <w:r>
              <w:rPr>
                <w:noProof/>
              </w:rPr>
              <w:fldChar w:fldCharType="end"/>
            </w:r>
          </w:ins>
        </w:p>
        <w:p w14:paraId="0F9ACB31" w14:textId="77777777" w:rsidR="00712A0A" w:rsidRDefault="00712A0A">
          <w:pPr>
            <w:pStyle w:val="Innehll2"/>
            <w:tabs>
              <w:tab w:val="left" w:pos="710"/>
              <w:tab w:val="right" w:leader="dot" w:pos="10456"/>
            </w:tabs>
            <w:rPr>
              <w:ins w:id="51" w:author="björn hedman" w:date="2014-06-25T10:15:00Z"/>
              <w:rFonts w:asciiTheme="minorHAnsi" w:eastAsiaTheme="minorEastAsia" w:hAnsiTheme="minorHAnsi" w:cstheme="minorBidi"/>
              <w:noProof/>
              <w:sz w:val="24"/>
              <w:szCs w:val="24"/>
              <w:lang w:eastAsia="ja-JP"/>
            </w:rPr>
          </w:pPr>
          <w:ins w:id="52" w:author="björn hedman" w:date="2014-06-25T10:15:00Z">
            <w:r>
              <w:rPr>
                <w:noProof/>
              </w:rPr>
              <w:t>3.5</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_Toc265310646 \h </w:instrText>
            </w:r>
          </w:ins>
          <w:r>
            <w:rPr>
              <w:noProof/>
            </w:rPr>
          </w:r>
          <w:r>
            <w:rPr>
              <w:noProof/>
            </w:rPr>
            <w:fldChar w:fldCharType="separate"/>
          </w:r>
          <w:ins w:id="53" w:author="björn hedman" w:date="2014-06-25T10:15:00Z">
            <w:r>
              <w:rPr>
                <w:noProof/>
              </w:rPr>
              <w:t>8</w:t>
            </w:r>
            <w:r>
              <w:rPr>
                <w:noProof/>
              </w:rPr>
              <w:fldChar w:fldCharType="end"/>
            </w:r>
          </w:ins>
        </w:p>
        <w:p w14:paraId="4071DF55" w14:textId="77777777" w:rsidR="00712A0A" w:rsidRDefault="00712A0A">
          <w:pPr>
            <w:pStyle w:val="Innehll1"/>
            <w:tabs>
              <w:tab w:val="left" w:pos="353"/>
              <w:tab w:val="right" w:leader="dot" w:pos="10456"/>
            </w:tabs>
            <w:rPr>
              <w:ins w:id="54" w:author="björn hedman" w:date="2014-06-25T10:15:00Z"/>
              <w:rFonts w:asciiTheme="minorHAnsi" w:eastAsiaTheme="minorEastAsia" w:hAnsiTheme="minorHAnsi" w:cstheme="minorBidi"/>
              <w:noProof/>
              <w:sz w:val="24"/>
              <w:szCs w:val="24"/>
              <w:lang w:eastAsia="ja-JP"/>
            </w:rPr>
          </w:pPr>
          <w:ins w:id="55" w:author="björn hedman" w:date="2014-06-25T10:15:00Z">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_Toc265310647 \h </w:instrText>
            </w:r>
          </w:ins>
          <w:r>
            <w:rPr>
              <w:noProof/>
            </w:rPr>
          </w:r>
          <w:r>
            <w:rPr>
              <w:noProof/>
            </w:rPr>
            <w:fldChar w:fldCharType="separate"/>
          </w:r>
          <w:ins w:id="56" w:author="björn hedman" w:date="2014-06-25T10:15:00Z">
            <w:r>
              <w:rPr>
                <w:noProof/>
              </w:rPr>
              <w:t>8</w:t>
            </w:r>
            <w:r>
              <w:rPr>
                <w:noProof/>
              </w:rPr>
              <w:fldChar w:fldCharType="end"/>
            </w:r>
          </w:ins>
        </w:p>
        <w:p w14:paraId="6B91931F" w14:textId="77777777" w:rsidR="00712A0A" w:rsidRDefault="00712A0A">
          <w:pPr>
            <w:pStyle w:val="Innehll2"/>
            <w:tabs>
              <w:tab w:val="left" w:pos="693"/>
              <w:tab w:val="right" w:leader="dot" w:pos="10456"/>
            </w:tabs>
            <w:rPr>
              <w:ins w:id="57" w:author="björn hedman" w:date="2014-06-25T10:15:00Z"/>
              <w:rFonts w:asciiTheme="minorHAnsi" w:eastAsiaTheme="minorEastAsia" w:hAnsiTheme="minorHAnsi" w:cstheme="minorBidi"/>
              <w:noProof/>
              <w:sz w:val="24"/>
              <w:szCs w:val="24"/>
              <w:lang w:eastAsia="ja-JP"/>
            </w:rPr>
          </w:pPr>
          <w:ins w:id="58" w:author="björn hedman" w:date="2014-06-25T10:15:00Z">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_Toc265310648 \h </w:instrText>
            </w:r>
          </w:ins>
          <w:r>
            <w:rPr>
              <w:noProof/>
            </w:rPr>
          </w:r>
          <w:r>
            <w:rPr>
              <w:noProof/>
            </w:rPr>
            <w:fldChar w:fldCharType="separate"/>
          </w:r>
          <w:ins w:id="59" w:author="björn hedman" w:date="2014-06-25T10:15:00Z">
            <w:r>
              <w:rPr>
                <w:noProof/>
              </w:rPr>
              <w:t>9</w:t>
            </w:r>
            <w:r>
              <w:rPr>
                <w:noProof/>
              </w:rPr>
              <w:fldChar w:fldCharType="end"/>
            </w:r>
          </w:ins>
        </w:p>
        <w:p w14:paraId="4AC604E5" w14:textId="77777777" w:rsidR="00712A0A" w:rsidRDefault="00712A0A">
          <w:pPr>
            <w:pStyle w:val="Innehll3"/>
            <w:tabs>
              <w:tab w:val="left" w:pos="1033"/>
              <w:tab w:val="right" w:leader="dot" w:pos="10456"/>
            </w:tabs>
            <w:rPr>
              <w:ins w:id="60" w:author="björn hedman" w:date="2014-06-25T10:15:00Z"/>
              <w:rFonts w:asciiTheme="minorHAnsi" w:eastAsiaTheme="minorEastAsia" w:hAnsiTheme="minorHAnsi" w:cstheme="minorBidi"/>
              <w:noProof/>
              <w:sz w:val="24"/>
              <w:szCs w:val="24"/>
              <w:lang w:eastAsia="ja-JP"/>
            </w:rPr>
          </w:pPr>
          <w:ins w:id="61" w:author="björn hedman" w:date="2014-06-25T10:15:00Z">
            <w:r>
              <w:rPr>
                <w:noProof/>
              </w:rPr>
              <w:t>4.1.1</w:t>
            </w:r>
            <w:r>
              <w:rPr>
                <w:rFonts w:asciiTheme="minorHAnsi" w:eastAsiaTheme="minorEastAsia" w:hAnsiTheme="minorHAnsi" w:cstheme="minorBidi"/>
                <w:noProof/>
                <w:sz w:val="24"/>
                <w:szCs w:val="24"/>
                <w:lang w:eastAsia="ja-JP"/>
              </w:rPr>
              <w:tab/>
            </w:r>
            <w:r>
              <w:rPr>
                <w:noProof/>
              </w:rPr>
              <w:t>Informationssäkerhet</w:t>
            </w:r>
            <w:r>
              <w:rPr>
                <w:noProof/>
              </w:rPr>
              <w:tab/>
            </w:r>
            <w:r>
              <w:rPr>
                <w:noProof/>
              </w:rPr>
              <w:fldChar w:fldCharType="begin"/>
            </w:r>
            <w:r>
              <w:rPr>
                <w:noProof/>
              </w:rPr>
              <w:instrText xml:space="preserve"> PAGEREF _Toc265310649 \h </w:instrText>
            </w:r>
          </w:ins>
          <w:r>
            <w:rPr>
              <w:noProof/>
            </w:rPr>
          </w:r>
          <w:r>
            <w:rPr>
              <w:noProof/>
            </w:rPr>
            <w:fldChar w:fldCharType="separate"/>
          </w:r>
          <w:ins w:id="62" w:author="björn hedman" w:date="2014-06-25T10:15:00Z">
            <w:r>
              <w:rPr>
                <w:noProof/>
              </w:rPr>
              <w:t>9</w:t>
            </w:r>
            <w:r>
              <w:rPr>
                <w:noProof/>
              </w:rPr>
              <w:fldChar w:fldCharType="end"/>
            </w:r>
          </w:ins>
        </w:p>
        <w:p w14:paraId="29B6B01E" w14:textId="77777777" w:rsidR="00712A0A" w:rsidRDefault="00712A0A">
          <w:pPr>
            <w:pStyle w:val="Innehll3"/>
            <w:tabs>
              <w:tab w:val="left" w:pos="1058"/>
              <w:tab w:val="right" w:leader="dot" w:pos="10456"/>
            </w:tabs>
            <w:rPr>
              <w:ins w:id="63" w:author="björn hedman" w:date="2014-06-25T10:15:00Z"/>
              <w:rFonts w:asciiTheme="minorHAnsi" w:eastAsiaTheme="minorEastAsia" w:hAnsiTheme="minorHAnsi" w:cstheme="minorBidi"/>
              <w:noProof/>
              <w:sz w:val="24"/>
              <w:szCs w:val="24"/>
              <w:lang w:eastAsia="ja-JP"/>
            </w:rPr>
          </w:pPr>
          <w:ins w:id="64" w:author="björn hedman" w:date="2014-06-25T10:15:00Z">
            <w:r>
              <w:rPr>
                <w:noProof/>
              </w:rPr>
              <w:t>4.1.2</w:t>
            </w:r>
            <w:r>
              <w:rPr>
                <w:rFonts w:asciiTheme="minorHAnsi" w:eastAsiaTheme="minorEastAsia" w:hAnsiTheme="minorHAnsi" w:cstheme="minorBidi"/>
                <w:noProof/>
                <w:sz w:val="24"/>
                <w:szCs w:val="24"/>
                <w:lang w:eastAsia="ja-JP"/>
              </w:rPr>
              <w:tab/>
            </w:r>
            <w:r>
              <w:rPr>
                <w:noProof/>
              </w:rPr>
              <w:t>Krav på tjänstekonsument</w:t>
            </w:r>
            <w:r>
              <w:rPr>
                <w:noProof/>
              </w:rPr>
              <w:tab/>
            </w:r>
            <w:r>
              <w:rPr>
                <w:noProof/>
              </w:rPr>
              <w:fldChar w:fldCharType="begin"/>
            </w:r>
            <w:r>
              <w:rPr>
                <w:noProof/>
              </w:rPr>
              <w:instrText xml:space="preserve"> PAGEREF _Toc265310650 \h </w:instrText>
            </w:r>
          </w:ins>
          <w:r>
            <w:rPr>
              <w:noProof/>
            </w:rPr>
          </w:r>
          <w:r>
            <w:rPr>
              <w:noProof/>
            </w:rPr>
            <w:fldChar w:fldCharType="separate"/>
          </w:r>
          <w:ins w:id="65" w:author="björn hedman" w:date="2014-06-25T10:15:00Z">
            <w:r>
              <w:rPr>
                <w:noProof/>
              </w:rPr>
              <w:t>9</w:t>
            </w:r>
            <w:r>
              <w:rPr>
                <w:noProof/>
              </w:rPr>
              <w:fldChar w:fldCharType="end"/>
            </w:r>
          </w:ins>
        </w:p>
        <w:p w14:paraId="608F2A17" w14:textId="77777777" w:rsidR="00712A0A" w:rsidRDefault="00712A0A">
          <w:pPr>
            <w:pStyle w:val="Innehll3"/>
            <w:tabs>
              <w:tab w:val="left" w:pos="1057"/>
              <w:tab w:val="right" w:leader="dot" w:pos="10456"/>
            </w:tabs>
            <w:rPr>
              <w:ins w:id="66" w:author="björn hedman" w:date="2014-06-25T10:15:00Z"/>
              <w:rFonts w:asciiTheme="minorHAnsi" w:eastAsiaTheme="minorEastAsia" w:hAnsiTheme="minorHAnsi" w:cstheme="minorBidi"/>
              <w:noProof/>
              <w:sz w:val="24"/>
              <w:szCs w:val="24"/>
              <w:lang w:eastAsia="ja-JP"/>
            </w:rPr>
          </w:pPr>
          <w:ins w:id="67" w:author="björn hedman" w:date="2014-06-25T10:15:00Z">
            <w:r>
              <w:rPr>
                <w:noProof/>
              </w:rPr>
              <w:t>4.1.3</w:t>
            </w:r>
            <w:r>
              <w:rPr>
                <w:rFonts w:asciiTheme="minorHAnsi" w:eastAsiaTheme="minorEastAsia" w:hAnsiTheme="minorHAnsi" w:cstheme="minorBidi"/>
                <w:noProof/>
                <w:sz w:val="24"/>
                <w:szCs w:val="24"/>
                <w:lang w:eastAsia="ja-JP"/>
              </w:rPr>
              <w:tab/>
            </w:r>
            <w:r>
              <w:rPr>
                <w:noProof/>
              </w:rPr>
              <w:t>Stark autentisering</w:t>
            </w:r>
            <w:r>
              <w:rPr>
                <w:noProof/>
              </w:rPr>
              <w:tab/>
            </w:r>
            <w:r>
              <w:rPr>
                <w:noProof/>
              </w:rPr>
              <w:fldChar w:fldCharType="begin"/>
            </w:r>
            <w:r>
              <w:rPr>
                <w:noProof/>
              </w:rPr>
              <w:instrText xml:space="preserve"> PAGEREF _Toc265310651 \h </w:instrText>
            </w:r>
          </w:ins>
          <w:r>
            <w:rPr>
              <w:noProof/>
            </w:rPr>
          </w:r>
          <w:r>
            <w:rPr>
              <w:noProof/>
            </w:rPr>
            <w:fldChar w:fldCharType="separate"/>
          </w:r>
          <w:ins w:id="68" w:author="björn hedman" w:date="2014-06-25T10:15:00Z">
            <w:r>
              <w:rPr>
                <w:noProof/>
              </w:rPr>
              <w:t>9</w:t>
            </w:r>
            <w:r>
              <w:rPr>
                <w:noProof/>
              </w:rPr>
              <w:fldChar w:fldCharType="end"/>
            </w:r>
          </w:ins>
        </w:p>
        <w:p w14:paraId="6F4EA139" w14:textId="77777777" w:rsidR="00712A0A" w:rsidRDefault="00712A0A">
          <w:pPr>
            <w:pStyle w:val="Innehll2"/>
            <w:tabs>
              <w:tab w:val="left" w:pos="719"/>
              <w:tab w:val="right" w:leader="dot" w:pos="10456"/>
            </w:tabs>
            <w:rPr>
              <w:ins w:id="69" w:author="björn hedman" w:date="2014-06-25T10:15:00Z"/>
              <w:rFonts w:asciiTheme="minorHAnsi" w:eastAsiaTheme="minorEastAsia" w:hAnsiTheme="minorHAnsi" w:cstheme="minorBidi"/>
              <w:noProof/>
              <w:sz w:val="24"/>
              <w:szCs w:val="24"/>
              <w:lang w:eastAsia="ja-JP"/>
            </w:rPr>
          </w:pPr>
          <w:ins w:id="70" w:author="björn hedman" w:date="2014-06-25T10:15:00Z">
            <w:r>
              <w:rPr>
                <w:noProof/>
              </w:rPr>
              <w:t>4.2</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_Toc265310652 \h </w:instrText>
            </w:r>
          </w:ins>
          <w:r>
            <w:rPr>
              <w:noProof/>
            </w:rPr>
          </w:r>
          <w:r>
            <w:rPr>
              <w:noProof/>
            </w:rPr>
            <w:fldChar w:fldCharType="separate"/>
          </w:r>
          <w:ins w:id="71" w:author="björn hedman" w:date="2014-06-25T10:15:00Z">
            <w:r>
              <w:rPr>
                <w:noProof/>
              </w:rPr>
              <w:t>9</w:t>
            </w:r>
            <w:r>
              <w:rPr>
                <w:noProof/>
              </w:rPr>
              <w:fldChar w:fldCharType="end"/>
            </w:r>
          </w:ins>
        </w:p>
        <w:p w14:paraId="368C04FD" w14:textId="77777777" w:rsidR="00712A0A" w:rsidRDefault="00712A0A">
          <w:pPr>
            <w:pStyle w:val="Innehll3"/>
            <w:tabs>
              <w:tab w:val="left" w:pos="1058"/>
              <w:tab w:val="right" w:leader="dot" w:pos="10456"/>
            </w:tabs>
            <w:rPr>
              <w:ins w:id="72" w:author="björn hedman" w:date="2014-06-25T10:15:00Z"/>
              <w:rFonts w:asciiTheme="minorHAnsi" w:eastAsiaTheme="minorEastAsia" w:hAnsiTheme="minorHAnsi" w:cstheme="minorBidi"/>
              <w:noProof/>
              <w:sz w:val="24"/>
              <w:szCs w:val="24"/>
              <w:lang w:eastAsia="ja-JP"/>
            </w:rPr>
          </w:pPr>
          <w:ins w:id="73" w:author="björn hedman" w:date="2014-06-25T10:15:00Z">
            <w:r>
              <w:rPr>
                <w:noProof/>
              </w:rPr>
              <w:t>4.2.1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_Toc265310653 \h </w:instrText>
            </w:r>
          </w:ins>
          <w:r>
            <w:rPr>
              <w:noProof/>
            </w:rPr>
          </w:r>
          <w:r>
            <w:rPr>
              <w:noProof/>
            </w:rPr>
            <w:fldChar w:fldCharType="separate"/>
          </w:r>
          <w:ins w:id="74" w:author="björn hedman" w:date="2014-06-25T10:15:00Z">
            <w:r>
              <w:rPr>
                <w:noProof/>
              </w:rPr>
              <w:t>9</w:t>
            </w:r>
            <w:r>
              <w:rPr>
                <w:noProof/>
              </w:rPr>
              <w:fldChar w:fldCharType="end"/>
            </w:r>
          </w:ins>
        </w:p>
        <w:p w14:paraId="34A82C5C" w14:textId="77777777" w:rsidR="00712A0A" w:rsidRDefault="00712A0A">
          <w:pPr>
            <w:pStyle w:val="Innehll3"/>
            <w:tabs>
              <w:tab w:val="left" w:pos="1084"/>
              <w:tab w:val="right" w:leader="dot" w:pos="10456"/>
            </w:tabs>
            <w:rPr>
              <w:ins w:id="75" w:author="björn hedman" w:date="2014-06-25T10:15:00Z"/>
              <w:rFonts w:asciiTheme="minorHAnsi" w:eastAsiaTheme="minorEastAsia" w:hAnsiTheme="minorHAnsi" w:cstheme="minorBidi"/>
              <w:noProof/>
              <w:sz w:val="24"/>
              <w:szCs w:val="24"/>
              <w:lang w:eastAsia="ja-JP"/>
            </w:rPr>
          </w:pPr>
          <w:ins w:id="76" w:author="björn hedman" w:date="2014-06-25T10:15:00Z">
            <w:r>
              <w:rPr>
                <w:noProof/>
              </w:rPr>
              <w:t>4.2.2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_Toc265310654 \h </w:instrText>
            </w:r>
          </w:ins>
          <w:r>
            <w:rPr>
              <w:noProof/>
            </w:rPr>
          </w:r>
          <w:r>
            <w:rPr>
              <w:noProof/>
            </w:rPr>
            <w:fldChar w:fldCharType="separate"/>
          </w:r>
          <w:ins w:id="77" w:author="björn hedman" w:date="2014-06-25T10:15:00Z">
            <w:r>
              <w:rPr>
                <w:noProof/>
              </w:rPr>
              <w:t>10</w:t>
            </w:r>
            <w:r>
              <w:rPr>
                <w:noProof/>
              </w:rPr>
              <w:fldChar w:fldCharType="end"/>
            </w:r>
          </w:ins>
        </w:p>
        <w:p w14:paraId="32BAA615" w14:textId="77777777" w:rsidR="00712A0A" w:rsidRDefault="00712A0A">
          <w:pPr>
            <w:pStyle w:val="Innehll2"/>
            <w:tabs>
              <w:tab w:val="left" w:pos="717"/>
              <w:tab w:val="right" w:leader="dot" w:pos="10456"/>
            </w:tabs>
            <w:rPr>
              <w:ins w:id="78" w:author="björn hedman" w:date="2014-06-25T10:15:00Z"/>
              <w:rFonts w:asciiTheme="minorHAnsi" w:eastAsiaTheme="minorEastAsia" w:hAnsiTheme="minorHAnsi" w:cstheme="minorBidi"/>
              <w:noProof/>
              <w:sz w:val="24"/>
              <w:szCs w:val="24"/>
              <w:lang w:eastAsia="ja-JP"/>
            </w:rPr>
          </w:pPr>
          <w:ins w:id="79" w:author="björn hedman" w:date="2014-06-25T10:15:00Z">
            <w:r>
              <w:rPr>
                <w:noProof/>
              </w:rPr>
              <w:t>4.3</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_Toc265310655 \h </w:instrText>
            </w:r>
          </w:ins>
          <w:r>
            <w:rPr>
              <w:noProof/>
            </w:rPr>
          </w:r>
          <w:r>
            <w:rPr>
              <w:noProof/>
            </w:rPr>
            <w:fldChar w:fldCharType="separate"/>
          </w:r>
          <w:ins w:id="80" w:author="björn hedman" w:date="2014-06-25T10:15:00Z">
            <w:r>
              <w:rPr>
                <w:noProof/>
              </w:rPr>
              <w:t>10</w:t>
            </w:r>
            <w:r>
              <w:rPr>
                <w:noProof/>
              </w:rPr>
              <w:fldChar w:fldCharType="end"/>
            </w:r>
          </w:ins>
        </w:p>
        <w:p w14:paraId="3D82333E" w14:textId="77777777" w:rsidR="00712A0A" w:rsidRDefault="00712A0A">
          <w:pPr>
            <w:pStyle w:val="Innehll3"/>
            <w:tabs>
              <w:tab w:val="left" w:pos="1057"/>
              <w:tab w:val="right" w:leader="dot" w:pos="10456"/>
            </w:tabs>
            <w:rPr>
              <w:ins w:id="81" w:author="björn hedman" w:date="2014-06-25T10:15:00Z"/>
              <w:rFonts w:asciiTheme="minorHAnsi" w:eastAsiaTheme="minorEastAsia" w:hAnsiTheme="minorHAnsi" w:cstheme="minorBidi"/>
              <w:noProof/>
              <w:sz w:val="24"/>
              <w:szCs w:val="24"/>
              <w:lang w:eastAsia="ja-JP"/>
            </w:rPr>
          </w:pPr>
          <w:ins w:id="82" w:author="björn hedman" w:date="2014-06-25T10:15:00Z">
            <w:r>
              <w:rPr>
                <w:noProof/>
              </w:rPr>
              <w:t>4.3.1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_Toc265310656 \h </w:instrText>
            </w:r>
          </w:ins>
          <w:r>
            <w:rPr>
              <w:noProof/>
            </w:rPr>
          </w:r>
          <w:r>
            <w:rPr>
              <w:noProof/>
            </w:rPr>
            <w:fldChar w:fldCharType="separate"/>
          </w:r>
          <w:ins w:id="83" w:author="björn hedman" w:date="2014-06-25T10:15:00Z">
            <w:r>
              <w:rPr>
                <w:noProof/>
              </w:rPr>
              <w:t>10</w:t>
            </w:r>
            <w:r>
              <w:rPr>
                <w:noProof/>
              </w:rPr>
              <w:fldChar w:fldCharType="end"/>
            </w:r>
          </w:ins>
        </w:p>
        <w:p w14:paraId="46F4B388" w14:textId="77777777" w:rsidR="00712A0A" w:rsidRDefault="00712A0A">
          <w:pPr>
            <w:pStyle w:val="Innehll3"/>
            <w:tabs>
              <w:tab w:val="left" w:pos="1083"/>
              <w:tab w:val="right" w:leader="dot" w:pos="10456"/>
            </w:tabs>
            <w:rPr>
              <w:ins w:id="84" w:author="björn hedman" w:date="2014-06-25T10:15:00Z"/>
              <w:rFonts w:asciiTheme="minorHAnsi" w:eastAsiaTheme="minorEastAsia" w:hAnsiTheme="minorHAnsi" w:cstheme="minorBidi"/>
              <w:noProof/>
              <w:sz w:val="24"/>
              <w:szCs w:val="24"/>
              <w:lang w:eastAsia="ja-JP"/>
            </w:rPr>
          </w:pPr>
          <w:ins w:id="85" w:author="björn hedman" w:date="2014-06-25T10:15:00Z">
            <w:r>
              <w:rPr>
                <w:noProof/>
              </w:rPr>
              <w:t>4.3.2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_Toc265310657 \h </w:instrText>
            </w:r>
          </w:ins>
          <w:r>
            <w:rPr>
              <w:noProof/>
            </w:rPr>
          </w:r>
          <w:r>
            <w:rPr>
              <w:noProof/>
            </w:rPr>
            <w:fldChar w:fldCharType="separate"/>
          </w:r>
          <w:ins w:id="86" w:author="björn hedman" w:date="2014-06-25T10:15:00Z">
            <w:r>
              <w:rPr>
                <w:noProof/>
              </w:rPr>
              <w:t>10</w:t>
            </w:r>
            <w:r>
              <w:rPr>
                <w:noProof/>
              </w:rPr>
              <w:fldChar w:fldCharType="end"/>
            </w:r>
          </w:ins>
        </w:p>
        <w:p w14:paraId="3498325D" w14:textId="77777777" w:rsidR="00712A0A" w:rsidRDefault="00712A0A">
          <w:pPr>
            <w:pStyle w:val="Innehll1"/>
            <w:tabs>
              <w:tab w:val="left" w:pos="346"/>
              <w:tab w:val="right" w:leader="dot" w:pos="10456"/>
            </w:tabs>
            <w:rPr>
              <w:ins w:id="87" w:author="björn hedman" w:date="2014-06-25T10:15:00Z"/>
              <w:rFonts w:asciiTheme="minorHAnsi" w:eastAsiaTheme="minorEastAsia" w:hAnsiTheme="minorHAnsi" w:cstheme="minorBidi"/>
              <w:noProof/>
              <w:sz w:val="24"/>
              <w:szCs w:val="24"/>
              <w:lang w:eastAsia="ja-JP"/>
            </w:rPr>
          </w:pPr>
          <w:ins w:id="88" w:author="björn hedman" w:date="2014-06-25T10:15:00Z">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_Toc265310658 \h </w:instrText>
            </w:r>
          </w:ins>
          <w:r>
            <w:rPr>
              <w:noProof/>
            </w:rPr>
          </w:r>
          <w:r>
            <w:rPr>
              <w:noProof/>
            </w:rPr>
            <w:fldChar w:fldCharType="separate"/>
          </w:r>
          <w:ins w:id="89" w:author="björn hedman" w:date="2014-06-25T10:15:00Z">
            <w:r>
              <w:rPr>
                <w:noProof/>
              </w:rPr>
              <w:t>10</w:t>
            </w:r>
            <w:r>
              <w:rPr>
                <w:noProof/>
              </w:rPr>
              <w:fldChar w:fldCharType="end"/>
            </w:r>
          </w:ins>
        </w:p>
        <w:p w14:paraId="4DD0D7FA" w14:textId="77777777" w:rsidR="00712A0A" w:rsidRDefault="00712A0A">
          <w:pPr>
            <w:pStyle w:val="Innehll2"/>
            <w:tabs>
              <w:tab w:val="left" w:pos="686"/>
              <w:tab w:val="right" w:leader="dot" w:pos="10456"/>
            </w:tabs>
            <w:rPr>
              <w:ins w:id="90" w:author="björn hedman" w:date="2014-06-25T10:15:00Z"/>
              <w:rFonts w:asciiTheme="minorHAnsi" w:eastAsiaTheme="minorEastAsia" w:hAnsiTheme="minorHAnsi" w:cstheme="minorBidi"/>
              <w:noProof/>
              <w:sz w:val="24"/>
              <w:szCs w:val="24"/>
              <w:lang w:eastAsia="ja-JP"/>
            </w:rPr>
          </w:pPr>
          <w:ins w:id="91" w:author="björn hedman" w:date="2014-06-25T10:15:00Z">
            <w:r>
              <w:rPr>
                <w:noProof/>
              </w:rPr>
              <w:lastRenderedPageBreak/>
              <w:t>5.1</w:t>
            </w:r>
            <w:r>
              <w:rPr>
                <w:rFonts w:asciiTheme="minorHAnsi" w:eastAsiaTheme="minorEastAsia" w:hAnsiTheme="minorHAnsi" w:cstheme="minorBidi"/>
                <w:noProof/>
                <w:sz w:val="24"/>
                <w:szCs w:val="24"/>
                <w:lang w:eastAsia="ja-JP"/>
              </w:rPr>
              <w:tab/>
            </w:r>
            <w:r>
              <w:rPr>
                <w:noProof/>
              </w:rPr>
              <w:t>Modell</w:t>
            </w:r>
            <w:r>
              <w:rPr>
                <w:noProof/>
              </w:rPr>
              <w:tab/>
            </w:r>
            <w:r>
              <w:rPr>
                <w:noProof/>
              </w:rPr>
              <w:fldChar w:fldCharType="begin"/>
            </w:r>
            <w:r>
              <w:rPr>
                <w:noProof/>
              </w:rPr>
              <w:instrText xml:space="preserve"> PAGEREF _Toc265310659 \h </w:instrText>
            </w:r>
          </w:ins>
          <w:r>
            <w:rPr>
              <w:noProof/>
            </w:rPr>
          </w:r>
          <w:r>
            <w:rPr>
              <w:noProof/>
            </w:rPr>
            <w:fldChar w:fldCharType="separate"/>
          </w:r>
          <w:ins w:id="92" w:author="björn hedman" w:date="2014-06-25T10:15:00Z">
            <w:r>
              <w:rPr>
                <w:noProof/>
              </w:rPr>
              <w:t>10</w:t>
            </w:r>
            <w:r>
              <w:rPr>
                <w:noProof/>
              </w:rPr>
              <w:fldChar w:fldCharType="end"/>
            </w:r>
          </w:ins>
        </w:p>
        <w:p w14:paraId="5FFA6284" w14:textId="77777777" w:rsidR="00712A0A" w:rsidRDefault="00712A0A">
          <w:pPr>
            <w:pStyle w:val="Innehll2"/>
            <w:tabs>
              <w:tab w:val="left" w:pos="711"/>
              <w:tab w:val="right" w:leader="dot" w:pos="10456"/>
            </w:tabs>
            <w:rPr>
              <w:ins w:id="93" w:author="björn hedman" w:date="2014-06-25T10:15:00Z"/>
              <w:rFonts w:asciiTheme="minorHAnsi" w:eastAsiaTheme="minorEastAsia" w:hAnsiTheme="minorHAnsi" w:cstheme="minorBidi"/>
              <w:noProof/>
              <w:sz w:val="24"/>
              <w:szCs w:val="24"/>
              <w:lang w:eastAsia="ja-JP"/>
            </w:rPr>
          </w:pPr>
          <w:ins w:id="94" w:author="björn hedman" w:date="2014-06-25T10:15:00Z">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_Toc265310660 \h </w:instrText>
            </w:r>
          </w:ins>
          <w:r>
            <w:rPr>
              <w:noProof/>
            </w:rPr>
          </w:r>
          <w:r>
            <w:rPr>
              <w:noProof/>
            </w:rPr>
            <w:fldChar w:fldCharType="separate"/>
          </w:r>
          <w:ins w:id="95" w:author="björn hedman" w:date="2014-06-25T10:15:00Z">
            <w:r>
              <w:rPr>
                <w:noProof/>
              </w:rPr>
              <w:t>11</w:t>
            </w:r>
            <w:r>
              <w:rPr>
                <w:noProof/>
              </w:rPr>
              <w:fldChar w:fldCharType="end"/>
            </w:r>
          </w:ins>
        </w:p>
        <w:p w14:paraId="23A253D9" w14:textId="77777777" w:rsidR="00712A0A" w:rsidRDefault="00712A0A">
          <w:pPr>
            <w:pStyle w:val="Innehll3"/>
            <w:tabs>
              <w:tab w:val="left" w:pos="1051"/>
              <w:tab w:val="right" w:leader="dot" w:pos="10456"/>
            </w:tabs>
            <w:rPr>
              <w:ins w:id="96" w:author="björn hedman" w:date="2014-06-25T10:15:00Z"/>
              <w:rFonts w:asciiTheme="minorHAnsi" w:eastAsiaTheme="minorEastAsia" w:hAnsiTheme="minorHAnsi" w:cstheme="minorBidi"/>
              <w:noProof/>
              <w:sz w:val="24"/>
              <w:szCs w:val="24"/>
              <w:lang w:eastAsia="ja-JP"/>
            </w:rPr>
          </w:pPr>
          <w:ins w:id="97" w:author="björn hedman" w:date="2014-06-25T10:15:00Z">
            <w:r>
              <w:rPr>
                <w:noProof/>
              </w:rPr>
              <w:t>5.2.1</w:t>
            </w:r>
            <w:r>
              <w:rPr>
                <w:rFonts w:asciiTheme="minorHAnsi" w:eastAsiaTheme="minorEastAsia" w:hAnsiTheme="minorHAnsi" w:cstheme="minorBidi"/>
                <w:noProof/>
                <w:sz w:val="24"/>
                <w:szCs w:val="24"/>
                <w:lang w:eastAsia="ja-JP"/>
              </w:rPr>
              <w:tab/>
            </w:r>
            <w:r>
              <w:rPr>
                <w:noProof/>
              </w:rPr>
              <w:t>Organisationsidentitet</w:t>
            </w:r>
            <w:r>
              <w:rPr>
                <w:noProof/>
              </w:rPr>
              <w:tab/>
            </w:r>
            <w:r>
              <w:rPr>
                <w:noProof/>
              </w:rPr>
              <w:fldChar w:fldCharType="begin"/>
            </w:r>
            <w:r>
              <w:rPr>
                <w:noProof/>
              </w:rPr>
              <w:instrText xml:space="preserve"> PAGEREF _Toc265310661 \h </w:instrText>
            </w:r>
          </w:ins>
          <w:r>
            <w:rPr>
              <w:noProof/>
            </w:rPr>
          </w:r>
          <w:r>
            <w:rPr>
              <w:noProof/>
            </w:rPr>
            <w:fldChar w:fldCharType="separate"/>
          </w:r>
          <w:ins w:id="98" w:author="björn hedman" w:date="2014-06-25T10:15:00Z">
            <w:r>
              <w:rPr>
                <w:noProof/>
              </w:rPr>
              <w:t>11</w:t>
            </w:r>
            <w:r>
              <w:rPr>
                <w:noProof/>
              </w:rPr>
              <w:fldChar w:fldCharType="end"/>
            </w:r>
          </w:ins>
        </w:p>
        <w:p w14:paraId="257762E8" w14:textId="77777777" w:rsidR="00712A0A" w:rsidRDefault="00712A0A">
          <w:pPr>
            <w:pStyle w:val="Innehll3"/>
            <w:tabs>
              <w:tab w:val="left" w:pos="1077"/>
              <w:tab w:val="right" w:leader="dot" w:pos="10456"/>
            </w:tabs>
            <w:rPr>
              <w:ins w:id="99" w:author="björn hedman" w:date="2014-06-25T10:15:00Z"/>
              <w:rFonts w:asciiTheme="minorHAnsi" w:eastAsiaTheme="minorEastAsia" w:hAnsiTheme="minorHAnsi" w:cstheme="minorBidi"/>
              <w:noProof/>
              <w:sz w:val="24"/>
              <w:szCs w:val="24"/>
              <w:lang w:eastAsia="ja-JP"/>
            </w:rPr>
          </w:pPr>
          <w:ins w:id="100" w:author="björn hedman" w:date="2014-06-25T10:15:00Z">
            <w:r>
              <w:rPr>
                <w:noProof/>
              </w:rPr>
              <w:t>5.2.2</w:t>
            </w:r>
            <w:r>
              <w:rPr>
                <w:rFonts w:asciiTheme="minorHAnsi" w:eastAsiaTheme="minorEastAsia" w:hAnsiTheme="minorHAnsi" w:cstheme="minorBidi"/>
                <w:noProof/>
                <w:sz w:val="24"/>
                <w:szCs w:val="24"/>
                <w:lang w:eastAsia="ja-JP"/>
              </w:rPr>
              <w:tab/>
            </w:r>
            <w:r>
              <w:rPr>
                <w:noProof/>
              </w:rPr>
              <w:t>Personidentitet</w:t>
            </w:r>
            <w:r>
              <w:rPr>
                <w:noProof/>
              </w:rPr>
              <w:tab/>
            </w:r>
            <w:r>
              <w:rPr>
                <w:noProof/>
              </w:rPr>
              <w:fldChar w:fldCharType="begin"/>
            </w:r>
            <w:r>
              <w:rPr>
                <w:noProof/>
              </w:rPr>
              <w:instrText xml:space="preserve"> PAGEREF _Toc265310662 \h </w:instrText>
            </w:r>
          </w:ins>
          <w:r>
            <w:rPr>
              <w:noProof/>
            </w:rPr>
          </w:r>
          <w:r>
            <w:rPr>
              <w:noProof/>
            </w:rPr>
            <w:fldChar w:fldCharType="separate"/>
          </w:r>
          <w:ins w:id="101" w:author="björn hedman" w:date="2014-06-25T10:15:00Z">
            <w:r>
              <w:rPr>
                <w:noProof/>
              </w:rPr>
              <w:t>12</w:t>
            </w:r>
            <w:r>
              <w:rPr>
                <w:noProof/>
              </w:rPr>
              <w:fldChar w:fldCharType="end"/>
            </w:r>
          </w:ins>
        </w:p>
        <w:p w14:paraId="701A2529" w14:textId="77777777" w:rsidR="00712A0A" w:rsidRDefault="00712A0A">
          <w:pPr>
            <w:pStyle w:val="Innehll1"/>
            <w:tabs>
              <w:tab w:val="left" w:pos="353"/>
              <w:tab w:val="right" w:leader="dot" w:pos="10456"/>
            </w:tabs>
            <w:rPr>
              <w:ins w:id="102" w:author="björn hedman" w:date="2014-06-25T10:15:00Z"/>
              <w:rFonts w:asciiTheme="minorHAnsi" w:eastAsiaTheme="minorEastAsia" w:hAnsiTheme="minorHAnsi" w:cstheme="minorBidi"/>
              <w:noProof/>
              <w:sz w:val="24"/>
              <w:szCs w:val="24"/>
              <w:lang w:eastAsia="ja-JP"/>
            </w:rPr>
          </w:pPr>
          <w:ins w:id="103" w:author="björn hedman" w:date="2014-06-25T10:15:00Z">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_Toc265310663 \h </w:instrText>
            </w:r>
          </w:ins>
          <w:r>
            <w:rPr>
              <w:noProof/>
            </w:rPr>
          </w:r>
          <w:r>
            <w:rPr>
              <w:noProof/>
            </w:rPr>
            <w:fldChar w:fldCharType="separate"/>
          </w:r>
          <w:ins w:id="104" w:author="björn hedman" w:date="2014-06-25T10:15:00Z">
            <w:r>
              <w:rPr>
                <w:noProof/>
              </w:rPr>
              <w:t>12</w:t>
            </w:r>
            <w:r>
              <w:rPr>
                <w:noProof/>
              </w:rPr>
              <w:fldChar w:fldCharType="end"/>
            </w:r>
          </w:ins>
        </w:p>
        <w:p w14:paraId="36108FA7" w14:textId="77777777" w:rsidR="00712A0A" w:rsidRDefault="00712A0A">
          <w:pPr>
            <w:pStyle w:val="Innehll2"/>
            <w:tabs>
              <w:tab w:val="left" w:pos="693"/>
              <w:tab w:val="right" w:leader="dot" w:pos="10456"/>
            </w:tabs>
            <w:rPr>
              <w:ins w:id="105" w:author="björn hedman" w:date="2014-06-25T10:15:00Z"/>
              <w:rFonts w:asciiTheme="minorHAnsi" w:eastAsiaTheme="minorEastAsia" w:hAnsiTheme="minorHAnsi" w:cstheme="minorBidi"/>
              <w:noProof/>
              <w:sz w:val="24"/>
              <w:szCs w:val="24"/>
              <w:lang w:eastAsia="ja-JP"/>
            </w:rPr>
          </w:pPr>
          <w:ins w:id="106" w:author="björn hedman" w:date="2014-06-25T10:15:00Z">
            <w:r>
              <w:rPr>
                <w:noProof/>
              </w:rPr>
              <w:t>6.1</w:t>
            </w:r>
            <w:r>
              <w:rPr>
                <w:rFonts w:asciiTheme="minorHAnsi" w:eastAsiaTheme="minorEastAsia" w:hAnsiTheme="minorHAnsi" w:cstheme="minorBidi"/>
                <w:noProof/>
                <w:sz w:val="24"/>
                <w:szCs w:val="24"/>
                <w:lang w:eastAsia="ja-JP"/>
              </w:rPr>
              <w:tab/>
            </w:r>
            <w:r>
              <w:rPr>
                <w:noProof/>
              </w:rPr>
              <w:t>AddMessageToPatientPortalInboxInteraction</w:t>
            </w:r>
            <w:r>
              <w:rPr>
                <w:noProof/>
              </w:rPr>
              <w:tab/>
            </w:r>
            <w:r>
              <w:rPr>
                <w:noProof/>
              </w:rPr>
              <w:fldChar w:fldCharType="begin"/>
            </w:r>
            <w:r>
              <w:rPr>
                <w:noProof/>
              </w:rPr>
              <w:instrText xml:space="preserve"> PAGEREF _Toc265310664 \h </w:instrText>
            </w:r>
          </w:ins>
          <w:r>
            <w:rPr>
              <w:noProof/>
            </w:rPr>
          </w:r>
          <w:r>
            <w:rPr>
              <w:noProof/>
            </w:rPr>
            <w:fldChar w:fldCharType="separate"/>
          </w:r>
          <w:ins w:id="107" w:author="björn hedman" w:date="2014-06-25T10:15:00Z">
            <w:r>
              <w:rPr>
                <w:noProof/>
              </w:rPr>
              <w:t>12</w:t>
            </w:r>
            <w:r>
              <w:rPr>
                <w:noProof/>
              </w:rPr>
              <w:fldChar w:fldCharType="end"/>
            </w:r>
          </w:ins>
        </w:p>
        <w:p w14:paraId="3463D9F4" w14:textId="77777777" w:rsidR="00712A0A" w:rsidRDefault="00712A0A">
          <w:pPr>
            <w:pStyle w:val="Innehll3"/>
            <w:tabs>
              <w:tab w:val="left" w:pos="1033"/>
              <w:tab w:val="right" w:leader="dot" w:pos="10456"/>
            </w:tabs>
            <w:rPr>
              <w:ins w:id="108" w:author="björn hedman" w:date="2014-06-25T10:15:00Z"/>
              <w:rFonts w:asciiTheme="minorHAnsi" w:eastAsiaTheme="minorEastAsia" w:hAnsiTheme="minorHAnsi" w:cstheme="minorBidi"/>
              <w:noProof/>
              <w:sz w:val="24"/>
              <w:szCs w:val="24"/>
              <w:lang w:eastAsia="ja-JP"/>
            </w:rPr>
          </w:pPr>
          <w:ins w:id="109" w:author="björn hedman" w:date="2014-06-25T10:15:00Z">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_Toc265310665 \h </w:instrText>
            </w:r>
          </w:ins>
          <w:r>
            <w:rPr>
              <w:noProof/>
            </w:rPr>
          </w:r>
          <w:r>
            <w:rPr>
              <w:noProof/>
            </w:rPr>
            <w:fldChar w:fldCharType="separate"/>
          </w:r>
          <w:ins w:id="110" w:author="björn hedman" w:date="2014-06-25T10:15:00Z">
            <w:r>
              <w:rPr>
                <w:noProof/>
              </w:rPr>
              <w:t>12</w:t>
            </w:r>
            <w:r>
              <w:rPr>
                <w:noProof/>
              </w:rPr>
              <w:fldChar w:fldCharType="end"/>
            </w:r>
          </w:ins>
        </w:p>
        <w:p w14:paraId="75AD28C6" w14:textId="77777777" w:rsidR="00712A0A" w:rsidRDefault="00712A0A">
          <w:pPr>
            <w:pStyle w:val="Innehll3"/>
            <w:tabs>
              <w:tab w:val="left" w:pos="1059"/>
              <w:tab w:val="right" w:leader="dot" w:pos="10456"/>
            </w:tabs>
            <w:rPr>
              <w:ins w:id="111" w:author="björn hedman" w:date="2014-06-25T10:15:00Z"/>
              <w:rFonts w:asciiTheme="minorHAnsi" w:eastAsiaTheme="minorEastAsia" w:hAnsiTheme="minorHAnsi" w:cstheme="minorBidi"/>
              <w:noProof/>
              <w:sz w:val="24"/>
              <w:szCs w:val="24"/>
              <w:lang w:eastAsia="ja-JP"/>
            </w:rPr>
          </w:pPr>
          <w:ins w:id="112" w:author="björn hedman" w:date="2014-06-25T10:15:00Z">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_Toc265310666 \h </w:instrText>
            </w:r>
          </w:ins>
          <w:r>
            <w:rPr>
              <w:noProof/>
            </w:rPr>
          </w:r>
          <w:r>
            <w:rPr>
              <w:noProof/>
            </w:rPr>
            <w:fldChar w:fldCharType="separate"/>
          </w:r>
          <w:ins w:id="113" w:author="björn hedman" w:date="2014-06-25T10:15:00Z">
            <w:r>
              <w:rPr>
                <w:noProof/>
              </w:rPr>
              <w:t>12</w:t>
            </w:r>
            <w:r>
              <w:rPr>
                <w:noProof/>
              </w:rPr>
              <w:fldChar w:fldCharType="end"/>
            </w:r>
          </w:ins>
        </w:p>
        <w:p w14:paraId="0F022A8B" w14:textId="77777777" w:rsidR="00712A0A" w:rsidRDefault="00712A0A">
          <w:pPr>
            <w:pStyle w:val="Innehll3"/>
            <w:tabs>
              <w:tab w:val="left" w:pos="1057"/>
              <w:tab w:val="right" w:leader="dot" w:pos="10456"/>
            </w:tabs>
            <w:rPr>
              <w:ins w:id="114" w:author="björn hedman" w:date="2014-06-25T10:15:00Z"/>
              <w:rFonts w:asciiTheme="minorHAnsi" w:eastAsiaTheme="minorEastAsia" w:hAnsiTheme="minorHAnsi" w:cstheme="minorBidi"/>
              <w:noProof/>
              <w:sz w:val="24"/>
              <w:szCs w:val="24"/>
              <w:lang w:eastAsia="ja-JP"/>
            </w:rPr>
          </w:pPr>
          <w:ins w:id="115" w:author="björn hedman" w:date="2014-06-25T10:15:00Z">
            <w:r>
              <w:rPr>
                <w:noProof/>
              </w:rPr>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_Toc265310667 \h </w:instrText>
            </w:r>
          </w:ins>
          <w:r>
            <w:rPr>
              <w:noProof/>
            </w:rPr>
          </w:r>
          <w:r>
            <w:rPr>
              <w:noProof/>
            </w:rPr>
            <w:fldChar w:fldCharType="separate"/>
          </w:r>
          <w:ins w:id="116" w:author="björn hedman" w:date="2014-06-25T10:15:00Z">
            <w:r>
              <w:rPr>
                <w:noProof/>
              </w:rPr>
              <w:t>14</w:t>
            </w:r>
            <w:r>
              <w:rPr>
                <w:noProof/>
              </w:rPr>
              <w:fldChar w:fldCharType="end"/>
            </w:r>
          </w:ins>
        </w:p>
        <w:p w14:paraId="6126DEA6" w14:textId="77777777" w:rsidR="00712A0A" w:rsidRDefault="00712A0A">
          <w:pPr>
            <w:pStyle w:val="Innehll3"/>
            <w:tabs>
              <w:tab w:val="left" w:pos="1060"/>
              <w:tab w:val="right" w:leader="dot" w:pos="10456"/>
            </w:tabs>
            <w:rPr>
              <w:ins w:id="117" w:author="björn hedman" w:date="2014-06-25T10:15:00Z"/>
              <w:rFonts w:asciiTheme="minorHAnsi" w:eastAsiaTheme="minorEastAsia" w:hAnsiTheme="minorHAnsi" w:cstheme="minorBidi"/>
              <w:noProof/>
              <w:sz w:val="24"/>
              <w:szCs w:val="24"/>
              <w:lang w:eastAsia="ja-JP"/>
            </w:rPr>
          </w:pPr>
          <w:ins w:id="118" w:author="björn hedman" w:date="2014-06-25T10:15:00Z">
            <w:r>
              <w:rPr>
                <w:noProof/>
              </w:rPr>
              <w:t>6.1.4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_Toc265310668 \h </w:instrText>
            </w:r>
          </w:ins>
          <w:r>
            <w:rPr>
              <w:noProof/>
            </w:rPr>
          </w:r>
          <w:r>
            <w:rPr>
              <w:noProof/>
            </w:rPr>
            <w:fldChar w:fldCharType="separate"/>
          </w:r>
          <w:ins w:id="119" w:author="björn hedman" w:date="2014-06-25T10:15:00Z">
            <w:r>
              <w:rPr>
                <w:noProof/>
              </w:rPr>
              <w:t>15</w:t>
            </w:r>
            <w:r>
              <w:rPr>
                <w:noProof/>
              </w:rPr>
              <w:fldChar w:fldCharType="end"/>
            </w:r>
          </w:ins>
        </w:p>
        <w:p w14:paraId="2B388370" w14:textId="77777777" w:rsidR="00712A0A" w:rsidRDefault="00712A0A">
          <w:pPr>
            <w:pStyle w:val="Innehll2"/>
            <w:tabs>
              <w:tab w:val="left" w:pos="719"/>
              <w:tab w:val="right" w:leader="dot" w:pos="10456"/>
            </w:tabs>
            <w:rPr>
              <w:ins w:id="120" w:author="björn hedman" w:date="2014-06-25T10:15:00Z"/>
              <w:rFonts w:asciiTheme="minorHAnsi" w:eastAsiaTheme="minorEastAsia" w:hAnsiTheme="minorHAnsi" w:cstheme="minorBidi"/>
              <w:noProof/>
              <w:sz w:val="24"/>
              <w:szCs w:val="24"/>
              <w:lang w:eastAsia="ja-JP"/>
            </w:rPr>
          </w:pPr>
          <w:ins w:id="121" w:author="björn hedman" w:date="2014-06-25T10:15:00Z">
            <w:r>
              <w:rPr>
                <w:noProof/>
              </w:rPr>
              <w:t>6.2</w:t>
            </w:r>
            <w:r>
              <w:rPr>
                <w:rFonts w:asciiTheme="minorHAnsi" w:eastAsiaTheme="minorEastAsia" w:hAnsiTheme="minorHAnsi" w:cstheme="minorBidi"/>
                <w:noProof/>
                <w:sz w:val="24"/>
                <w:szCs w:val="24"/>
                <w:lang w:eastAsia="ja-JP"/>
              </w:rPr>
              <w:tab/>
            </w:r>
            <w:r>
              <w:rPr>
                <w:noProof/>
              </w:rPr>
              <w:t>IsActiveUser</w:t>
            </w:r>
            <w:r>
              <w:rPr>
                <w:noProof/>
              </w:rPr>
              <w:tab/>
            </w:r>
            <w:r>
              <w:rPr>
                <w:noProof/>
              </w:rPr>
              <w:fldChar w:fldCharType="begin"/>
            </w:r>
            <w:r>
              <w:rPr>
                <w:noProof/>
              </w:rPr>
              <w:instrText xml:space="preserve"> PAGEREF _Toc265310669 \h </w:instrText>
            </w:r>
          </w:ins>
          <w:r>
            <w:rPr>
              <w:noProof/>
            </w:rPr>
          </w:r>
          <w:r>
            <w:rPr>
              <w:noProof/>
            </w:rPr>
            <w:fldChar w:fldCharType="separate"/>
          </w:r>
          <w:ins w:id="122" w:author="björn hedman" w:date="2014-06-25T10:15:00Z">
            <w:r>
              <w:rPr>
                <w:noProof/>
              </w:rPr>
              <w:t>15</w:t>
            </w:r>
            <w:r>
              <w:rPr>
                <w:noProof/>
              </w:rPr>
              <w:fldChar w:fldCharType="end"/>
            </w:r>
          </w:ins>
        </w:p>
        <w:p w14:paraId="32172034" w14:textId="77777777" w:rsidR="00712A0A" w:rsidRDefault="00712A0A">
          <w:pPr>
            <w:pStyle w:val="Innehll3"/>
            <w:tabs>
              <w:tab w:val="left" w:pos="1059"/>
              <w:tab w:val="right" w:leader="dot" w:pos="10456"/>
            </w:tabs>
            <w:rPr>
              <w:ins w:id="123" w:author="björn hedman" w:date="2014-06-25T10:15:00Z"/>
              <w:rFonts w:asciiTheme="minorHAnsi" w:eastAsiaTheme="minorEastAsia" w:hAnsiTheme="minorHAnsi" w:cstheme="minorBidi"/>
              <w:noProof/>
              <w:sz w:val="24"/>
              <w:szCs w:val="24"/>
              <w:lang w:eastAsia="ja-JP"/>
            </w:rPr>
          </w:pPr>
          <w:ins w:id="124" w:author="björn hedman" w:date="2014-06-25T10:15:00Z">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_Toc265310670 \h </w:instrText>
            </w:r>
          </w:ins>
          <w:r>
            <w:rPr>
              <w:noProof/>
            </w:rPr>
          </w:r>
          <w:r>
            <w:rPr>
              <w:noProof/>
            </w:rPr>
            <w:fldChar w:fldCharType="separate"/>
          </w:r>
          <w:ins w:id="125" w:author="björn hedman" w:date="2014-06-25T10:15:00Z">
            <w:r>
              <w:rPr>
                <w:noProof/>
              </w:rPr>
              <w:t>15</w:t>
            </w:r>
            <w:r>
              <w:rPr>
                <w:noProof/>
              </w:rPr>
              <w:fldChar w:fldCharType="end"/>
            </w:r>
          </w:ins>
        </w:p>
        <w:p w14:paraId="3C3B2D6D" w14:textId="77777777" w:rsidR="00712A0A" w:rsidRDefault="00712A0A">
          <w:pPr>
            <w:pStyle w:val="Innehll3"/>
            <w:tabs>
              <w:tab w:val="left" w:pos="1084"/>
              <w:tab w:val="right" w:leader="dot" w:pos="10456"/>
            </w:tabs>
            <w:rPr>
              <w:ins w:id="126" w:author="björn hedman" w:date="2014-06-25T10:15:00Z"/>
              <w:rFonts w:asciiTheme="minorHAnsi" w:eastAsiaTheme="minorEastAsia" w:hAnsiTheme="minorHAnsi" w:cstheme="minorBidi"/>
              <w:noProof/>
              <w:sz w:val="24"/>
              <w:szCs w:val="24"/>
              <w:lang w:eastAsia="ja-JP"/>
            </w:rPr>
          </w:pPr>
          <w:ins w:id="127" w:author="björn hedman" w:date="2014-06-25T10:15:00Z">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_Toc265310671 \h </w:instrText>
            </w:r>
          </w:ins>
          <w:r>
            <w:rPr>
              <w:noProof/>
            </w:rPr>
          </w:r>
          <w:r>
            <w:rPr>
              <w:noProof/>
            </w:rPr>
            <w:fldChar w:fldCharType="separate"/>
          </w:r>
          <w:ins w:id="128" w:author="björn hedman" w:date="2014-06-25T10:15:00Z">
            <w:r>
              <w:rPr>
                <w:noProof/>
              </w:rPr>
              <w:t>15</w:t>
            </w:r>
            <w:r>
              <w:rPr>
                <w:noProof/>
              </w:rPr>
              <w:fldChar w:fldCharType="end"/>
            </w:r>
          </w:ins>
        </w:p>
        <w:p w14:paraId="454A93D3" w14:textId="77777777" w:rsidR="00712A0A" w:rsidRDefault="00712A0A">
          <w:pPr>
            <w:pStyle w:val="Innehll3"/>
            <w:tabs>
              <w:tab w:val="left" w:pos="1083"/>
              <w:tab w:val="right" w:leader="dot" w:pos="10456"/>
            </w:tabs>
            <w:rPr>
              <w:ins w:id="129" w:author="björn hedman" w:date="2014-06-25T10:15:00Z"/>
              <w:rFonts w:asciiTheme="minorHAnsi" w:eastAsiaTheme="minorEastAsia" w:hAnsiTheme="minorHAnsi" w:cstheme="minorBidi"/>
              <w:noProof/>
              <w:sz w:val="24"/>
              <w:szCs w:val="24"/>
              <w:lang w:eastAsia="ja-JP"/>
            </w:rPr>
          </w:pPr>
          <w:ins w:id="130" w:author="björn hedman" w:date="2014-06-25T10:15:00Z">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_Toc265310672 \h </w:instrText>
            </w:r>
          </w:ins>
          <w:r>
            <w:rPr>
              <w:noProof/>
            </w:rPr>
          </w:r>
          <w:r>
            <w:rPr>
              <w:noProof/>
            </w:rPr>
            <w:fldChar w:fldCharType="separate"/>
          </w:r>
          <w:ins w:id="131" w:author="björn hedman" w:date="2014-06-25T10:15:00Z">
            <w:r>
              <w:rPr>
                <w:noProof/>
              </w:rPr>
              <w:t>16</w:t>
            </w:r>
            <w:r>
              <w:rPr>
                <w:noProof/>
              </w:rPr>
              <w:fldChar w:fldCharType="end"/>
            </w:r>
          </w:ins>
        </w:p>
        <w:p w14:paraId="5915EEB3" w14:textId="77777777" w:rsidR="00712A0A" w:rsidRDefault="00712A0A">
          <w:pPr>
            <w:pStyle w:val="Innehll3"/>
            <w:tabs>
              <w:tab w:val="left" w:pos="1086"/>
              <w:tab w:val="right" w:leader="dot" w:pos="10456"/>
            </w:tabs>
            <w:rPr>
              <w:ins w:id="132" w:author="björn hedman" w:date="2014-06-25T10:15:00Z"/>
              <w:rFonts w:asciiTheme="minorHAnsi" w:eastAsiaTheme="minorEastAsia" w:hAnsiTheme="minorHAnsi" w:cstheme="minorBidi"/>
              <w:noProof/>
              <w:sz w:val="24"/>
              <w:szCs w:val="24"/>
              <w:lang w:eastAsia="ja-JP"/>
            </w:rPr>
          </w:pPr>
          <w:ins w:id="133" w:author="björn hedman" w:date="2014-06-25T10:15:00Z">
            <w:r>
              <w:rPr>
                <w:noProof/>
              </w:rPr>
              <w:t>6.2.4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_Toc265310673 \h </w:instrText>
            </w:r>
          </w:ins>
          <w:r>
            <w:rPr>
              <w:noProof/>
            </w:rPr>
          </w:r>
          <w:r>
            <w:rPr>
              <w:noProof/>
            </w:rPr>
            <w:fldChar w:fldCharType="separate"/>
          </w:r>
          <w:ins w:id="134" w:author="björn hedman" w:date="2014-06-25T10:15:00Z">
            <w:r>
              <w:rPr>
                <w:noProof/>
              </w:rPr>
              <w:t>16</w:t>
            </w:r>
            <w:r>
              <w:rPr>
                <w:noProof/>
              </w:rPr>
              <w:fldChar w:fldCharType="end"/>
            </w:r>
          </w:ins>
        </w:p>
        <w:p w14:paraId="21C0BDA7" w14:textId="77777777" w:rsidR="00CD7B84" w:rsidDel="001A1D9F" w:rsidRDefault="00CD7B84">
          <w:pPr>
            <w:pStyle w:val="Innehll1"/>
            <w:tabs>
              <w:tab w:val="left" w:pos="326"/>
              <w:tab w:val="right" w:leader="dot" w:pos="10456"/>
            </w:tabs>
            <w:rPr>
              <w:del w:id="135" w:author="björn hedman" w:date="2014-06-24T10:00:00Z"/>
              <w:rFonts w:asciiTheme="minorHAnsi" w:eastAsiaTheme="minorEastAsia" w:hAnsiTheme="minorHAnsi" w:cstheme="minorBidi"/>
              <w:noProof/>
              <w:sz w:val="24"/>
              <w:szCs w:val="24"/>
              <w:lang w:eastAsia="ja-JP"/>
            </w:rPr>
          </w:pPr>
          <w:del w:id="136" w:author="björn hedman" w:date="2014-06-24T10:00:00Z">
            <w:r w:rsidDel="001A1D9F">
              <w:rPr>
                <w:noProof/>
              </w:rPr>
              <w:delText>1</w:delText>
            </w:r>
            <w:r w:rsidDel="001A1D9F">
              <w:rPr>
                <w:rFonts w:asciiTheme="minorHAnsi" w:eastAsiaTheme="minorEastAsia" w:hAnsiTheme="minorHAnsi" w:cstheme="minorBidi"/>
                <w:noProof/>
                <w:sz w:val="24"/>
                <w:szCs w:val="24"/>
                <w:lang w:eastAsia="ja-JP"/>
              </w:rPr>
              <w:tab/>
            </w:r>
            <w:r w:rsidDel="001A1D9F">
              <w:rPr>
                <w:noProof/>
              </w:rPr>
              <w:delText>Inledning</w:delText>
            </w:r>
            <w:r w:rsidDel="001A1D9F">
              <w:rPr>
                <w:noProof/>
              </w:rPr>
              <w:tab/>
              <w:delText>5</w:delText>
            </w:r>
          </w:del>
        </w:p>
        <w:p w14:paraId="7A386829" w14:textId="77777777" w:rsidR="00CD7B84" w:rsidDel="001A1D9F" w:rsidRDefault="00CD7B84">
          <w:pPr>
            <w:pStyle w:val="Innehll2"/>
            <w:tabs>
              <w:tab w:val="left" w:pos="666"/>
              <w:tab w:val="right" w:leader="dot" w:pos="10456"/>
            </w:tabs>
            <w:rPr>
              <w:del w:id="137" w:author="björn hedman" w:date="2014-06-24T10:00:00Z"/>
              <w:rFonts w:asciiTheme="minorHAnsi" w:eastAsiaTheme="minorEastAsia" w:hAnsiTheme="minorHAnsi" w:cstheme="minorBidi"/>
              <w:noProof/>
              <w:sz w:val="24"/>
              <w:szCs w:val="24"/>
              <w:lang w:eastAsia="ja-JP"/>
            </w:rPr>
          </w:pPr>
          <w:del w:id="138" w:author="björn hedman" w:date="2014-06-24T10:00:00Z">
            <w:r w:rsidDel="001A1D9F">
              <w:rPr>
                <w:noProof/>
              </w:rPr>
              <w:delText>1.1</w:delText>
            </w:r>
            <w:r w:rsidDel="001A1D9F">
              <w:rPr>
                <w:rFonts w:asciiTheme="minorHAnsi" w:eastAsiaTheme="minorEastAsia" w:hAnsiTheme="minorHAnsi" w:cstheme="minorBidi"/>
                <w:noProof/>
                <w:sz w:val="24"/>
                <w:szCs w:val="24"/>
                <w:lang w:eastAsia="ja-JP"/>
              </w:rPr>
              <w:tab/>
            </w:r>
            <w:r w:rsidDel="001A1D9F">
              <w:rPr>
                <w:noProof/>
              </w:rPr>
              <w:delText>WEB beskrivning</w:delText>
            </w:r>
            <w:r w:rsidDel="001A1D9F">
              <w:rPr>
                <w:noProof/>
              </w:rPr>
              <w:tab/>
              <w:delText>5</w:delText>
            </w:r>
          </w:del>
        </w:p>
        <w:p w14:paraId="6100EB72" w14:textId="77777777" w:rsidR="00CD7B84" w:rsidDel="001A1D9F" w:rsidRDefault="00CD7B84">
          <w:pPr>
            <w:pStyle w:val="Innehll1"/>
            <w:tabs>
              <w:tab w:val="left" w:pos="352"/>
              <w:tab w:val="right" w:leader="dot" w:pos="10456"/>
            </w:tabs>
            <w:rPr>
              <w:del w:id="139" w:author="björn hedman" w:date="2014-06-24T10:00:00Z"/>
              <w:rFonts w:asciiTheme="minorHAnsi" w:eastAsiaTheme="minorEastAsia" w:hAnsiTheme="minorHAnsi" w:cstheme="minorBidi"/>
              <w:noProof/>
              <w:sz w:val="24"/>
              <w:szCs w:val="24"/>
              <w:lang w:eastAsia="ja-JP"/>
            </w:rPr>
          </w:pPr>
          <w:del w:id="140" w:author="björn hedman" w:date="2014-06-24T10:00:00Z">
            <w:r w:rsidDel="001A1D9F">
              <w:rPr>
                <w:noProof/>
              </w:rPr>
              <w:delText>2</w:delText>
            </w:r>
            <w:r w:rsidDel="001A1D9F">
              <w:rPr>
                <w:rFonts w:asciiTheme="minorHAnsi" w:eastAsiaTheme="minorEastAsia" w:hAnsiTheme="minorHAnsi" w:cstheme="minorBidi"/>
                <w:noProof/>
                <w:sz w:val="24"/>
                <w:szCs w:val="24"/>
                <w:lang w:eastAsia="ja-JP"/>
              </w:rPr>
              <w:tab/>
            </w:r>
            <w:r w:rsidDel="001A1D9F">
              <w:rPr>
                <w:noProof/>
              </w:rPr>
              <w:delText>Versionsinformation</w:delText>
            </w:r>
            <w:r w:rsidDel="001A1D9F">
              <w:rPr>
                <w:noProof/>
              </w:rPr>
              <w:tab/>
              <w:delText>6</w:delText>
            </w:r>
          </w:del>
        </w:p>
        <w:p w14:paraId="7B556CAC" w14:textId="77777777" w:rsidR="00CD7B84" w:rsidDel="001A1D9F" w:rsidRDefault="00CD7B84">
          <w:pPr>
            <w:pStyle w:val="Innehll2"/>
            <w:tabs>
              <w:tab w:val="left" w:pos="692"/>
              <w:tab w:val="right" w:leader="dot" w:pos="10456"/>
            </w:tabs>
            <w:rPr>
              <w:del w:id="141" w:author="björn hedman" w:date="2014-06-24T10:00:00Z"/>
              <w:rFonts w:asciiTheme="minorHAnsi" w:eastAsiaTheme="minorEastAsia" w:hAnsiTheme="minorHAnsi" w:cstheme="minorBidi"/>
              <w:noProof/>
              <w:sz w:val="24"/>
              <w:szCs w:val="24"/>
              <w:lang w:eastAsia="ja-JP"/>
            </w:rPr>
          </w:pPr>
          <w:del w:id="142" w:author="björn hedman" w:date="2014-06-24T10:00:00Z">
            <w:r w:rsidDel="001A1D9F">
              <w:rPr>
                <w:noProof/>
              </w:rPr>
              <w:delText>2.1</w:delText>
            </w:r>
            <w:r w:rsidDel="001A1D9F">
              <w:rPr>
                <w:rFonts w:asciiTheme="minorHAnsi" w:eastAsiaTheme="minorEastAsia" w:hAnsiTheme="minorHAnsi" w:cstheme="minorBidi"/>
                <w:noProof/>
                <w:sz w:val="24"/>
                <w:szCs w:val="24"/>
                <w:lang w:eastAsia="ja-JP"/>
              </w:rPr>
              <w:tab/>
            </w:r>
            <w:r w:rsidDel="001A1D9F">
              <w:rPr>
                <w:noProof/>
              </w:rPr>
              <w:delText xml:space="preserve">Version </w:delText>
            </w:r>
            <w:r w:rsidRPr="002E664F" w:rsidDel="001A1D9F">
              <w:rPr>
                <w:b/>
                <w:noProof/>
                <w:color w:val="008000"/>
              </w:rPr>
              <w:delText>1</w:delText>
            </w:r>
            <w:r w:rsidRPr="002E664F" w:rsidDel="001A1D9F">
              <w:rPr>
                <w:noProof/>
                <w:color w:val="008000"/>
              </w:rPr>
              <w:delText>.</w:delText>
            </w:r>
            <w:r w:rsidRPr="002E664F" w:rsidDel="001A1D9F">
              <w:rPr>
                <w:b/>
                <w:noProof/>
                <w:color w:val="008000"/>
              </w:rPr>
              <w:delText>0</w:delText>
            </w:r>
            <w:r w:rsidRPr="002E664F" w:rsidDel="001A1D9F">
              <w:rPr>
                <w:noProof/>
                <w:color w:val="008000"/>
              </w:rPr>
              <w:delText>.</w:delText>
            </w:r>
            <w:r w:rsidRPr="002E664F" w:rsidDel="001A1D9F">
              <w:rPr>
                <w:b/>
                <w:noProof/>
                <w:color w:val="008000"/>
              </w:rPr>
              <w:delText>0</w:delText>
            </w:r>
            <w:r w:rsidRPr="002E664F" w:rsidDel="001A1D9F">
              <w:rPr>
                <w:noProof/>
                <w:color w:val="008000"/>
              </w:rPr>
              <w:delText>.</w:delText>
            </w:r>
            <w:r w:rsidRPr="002E664F" w:rsidDel="001A1D9F">
              <w:rPr>
                <w:b/>
                <w:noProof/>
                <w:color w:val="76923C" w:themeColor="accent3" w:themeShade="BF"/>
              </w:rPr>
              <w:delText>RC_01</w:delText>
            </w:r>
            <w:r w:rsidDel="001A1D9F">
              <w:rPr>
                <w:noProof/>
              </w:rPr>
              <w:tab/>
              <w:delText>6</w:delText>
            </w:r>
          </w:del>
        </w:p>
        <w:p w14:paraId="1736F0C8" w14:textId="77777777" w:rsidR="00CD7B84" w:rsidDel="001A1D9F" w:rsidRDefault="00CD7B84">
          <w:pPr>
            <w:pStyle w:val="Innehll3"/>
            <w:tabs>
              <w:tab w:val="left" w:pos="1031"/>
              <w:tab w:val="right" w:leader="dot" w:pos="10456"/>
            </w:tabs>
            <w:rPr>
              <w:del w:id="143" w:author="björn hedman" w:date="2014-06-24T10:00:00Z"/>
              <w:rFonts w:asciiTheme="minorHAnsi" w:eastAsiaTheme="minorEastAsia" w:hAnsiTheme="minorHAnsi" w:cstheme="minorBidi"/>
              <w:noProof/>
              <w:sz w:val="24"/>
              <w:szCs w:val="24"/>
              <w:lang w:eastAsia="ja-JP"/>
            </w:rPr>
          </w:pPr>
          <w:del w:id="144" w:author="björn hedman" w:date="2014-06-24T10:00:00Z">
            <w:r w:rsidDel="001A1D9F">
              <w:rPr>
                <w:noProof/>
              </w:rPr>
              <w:delText>2.1.1</w:delText>
            </w:r>
            <w:r w:rsidDel="001A1D9F">
              <w:rPr>
                <w:rFonts w:asciiTheme="minorHAnsi" w:eastAsiaTheme="minorEastAsia" w:hAnsiTheme="minorHAnsi" w:cstheme="minorBidi"/>
                <w:noProof/>
                <w:sz w:val="24"/>
                <w:szCs w:val="24"/>
                <w:lang w:eastAsia="ja-JP"/>
              </w:rPr>
              <w:tab/>
            </w:r>
            <w:r w:rsidDel="001A1D9F">
              <w:rPr>
                <w:noProof/>
              </w:rPr>
              <w:delText>Oförändrade tjänstekontrakt</w:delText>
            </w:r>
            <w:r w:rsidDel="001A1D9F">
              <w:rPr>
                <w:noProof/>
              </w:rPr>
              <w:tab/>
              <w:delText>6</w:delText>
            </w:r>
          </w:del>
        </w:p>
        <w:p w14:paraId="31BFEA85" w14:textId="77777777" w:rsidR="00CD7B84" w:rsidDel="001A1D9F" w:rsidRDefault="00CD7B84">
          <w:pPr>
            <w:pStyle w:val="Innehll3"/>
            <w:tabs>
              <w:tab w:val="left" w:pos="1057"/>
              <w:tab w:val="right" w:leader="dot" w:pos="10456"/>
            </w:tabs>
            <w:rPr>
              <w:del w:id="145" w:author="björn hedman" w:date="2014-06-24T10:00:00Z"/>
              <w:rFonts w:asciiTheme="minorHAnsi" w:eastAsiaTheme="minorEastAsia" w:hAnsiTheme="minorHAnsi" w:cstheme="minorBidi"/>
              <w:noProof/>
              <w:sz w:val="24"/>
              <w:szCs w:val="24"/>
              <w:lang w:eastAsia="ja-JP"/>
            </w:rPr>
          </w:pPr>
          <w:del w:id="146" w:author="björn hedman" w:date="2014-06-24T10:00:00Z">
            <w:r w:rsidDel="001A1D9F">
              <w:rPr>
                <w:noProof/>
              </w:rPr>
              <w:delText>2.1.2</w:delText>
            </w:r>
            <w:r w:rsidDel="001A1D9F">
              <w:rPr>
                <w:rFonts w:asciiTheme="minorHAnsi" w:eastAsiaTheme="minorEastAsia" w:hAnsiTheme="minorHAnsi" w:cstheme="minorBidi"/>
                <w:noProof/>
                <w:sz w:val="24"/>
                <w:szCs w:val="24"/>
                <w:lang w:eastAsia="ja-JP"/>
              </w:rPr>
              <w:tab/>
            </w:r>
            <w:r w:rsidDel="001A1D9F">
              <w:rPr>
                <w:noProof/>
              </w:rPr>
              <w:delText>Nya tjänstekontrakt</w:delText>
            </w:r>
            <w:r w:rsidDel="001A1D9F">
              <w:rPr>
                <w:noProof/>
              </w:rPr>
              <w:tab/>
              <w:delText>6</w:delText>
            </w:r>
          </w:del>
        </w:p>
        <w:p w14:paraId="2A94BD32" w14:textId="77777777" w:rsidR="00CD7B84" w:rsidDel="001A1D9F" w:rsidRDefault="00CD7B84">
          <w:pPr>
            <w:pStyle w:val="Innehll3"/>
            <w:tabs>
              <w:tab w:val="left" w:pos="1056"/>
              <w:tab w:val="right" w:leader="dot" w:pos="10456"/>
            </w:tabs>
            <w:rPr>
              <w:del w:id="147" w:author="björn hedman" w:date="2014-06-24T10:00:00Z"/>
              <w:rFonts w:asciiTheme="minorHAnsi" w:eastAsiaTheme="minorEastAsia" w:hAnsiTheme="minorHAnsi" w:cstheme="minorBidi"/>
              <w:noProof/>
              <w:sz w:val="24"/>
              <w:szCs w:val="24"/>
              <w:lang w:eastAsia="ja-JP"/>
            </w:rPr>
          </w:pPr>
          <w:del w:id="148" w:author="björn hedman" w:date="2014-06-24T10:00:00Z">
            <w:r w:rsidDel="001A1D9F">
              <w:rPr>
                <w:noProof/>
              </w:rPr>
              <w:delText>2.1.3</w:delText>
            </w:r>
            <w:r w:rsidDel="001A1D9F">
              <w:rPr>
                <w:rFonts w:asciiTheme="minorHAnsi" w:eastAsiaTheme="minorEastAsia" w:hAnsiTheme="minorHAnsi" w:cstheme="minorBidi"/>
                <w:noProof/>
                <w:sz w:val="24"/>
                <w:szCs w:val="24"/>
                <w:lang w:eastAsia="ja-JP"/>
              </w:rPr>
              <w:tab/>
            </w:r>
            <w:r w:rsidDel="001A1D9F">
              <w:rPr>
                <w:noProof/>
              </w:rPr>
              <w:delText>Förändrade tjänstekontrakt</w:delText>
            </w:r>
            <w:r w:rsidDel="001A1D9F">
              <w:rPr>
                <w:noProof/>
              </w:rPr>
              <w:tab/>
              <w:delText>6</w:delText>
            </w:r>
          </w:del>
        </w:p>
        <w:p w14:paraId="272AE894" w14:textId="77777777" w:rsidR="00CD7B84" w:rsidDel="001A1D9F" w:rsidRDefault="00CD7B84">
          <w:pPr>
            <w:pStyle w:val="Innehll3"/>
            <w:tabs>
              <w:tab w:val="left" w:pos="1058"/>
              <w:tab w:val="right" w:leader="dot" w:pos="10456"/>
            </w:tabs>
            <w:rPr>
              <w:del w:id="149" w:author="björn hedman" w:date="2014-06-24T10:00:00Z"/>
              <w:rFonts w:asciiTheme="minorHAnsi" w:eastAsiaTheme="minorEastAsia" w:hAnsiTheme="minorHAnsi" w:cstheme="minorBidi"/>
              <w:noProof/>
              <w:sz w:val="24"/>
              <w:szCs w:val="24"/>
              <w:lang w:eastAsia="ja-JP"/>
            </w:rPr>
          </w:pPr>
          <w:del w:id="150" w:author="björn hedman" w:date="2014-06-24T10:00:00Z">
            <w:r w:rsidDel="001A1D9F">
              <w:rPr>
                <w:noProof/>
              </w:rPr>
              <w:delText>2.1.4</w:delText>
            </w:r>
            <w:r w:rsidDel="001A1D9F">
              <w:rPr>
                <w:rFonts w:asciiTheme="minorHAnsi" w:eastAsiaTheme="minorEastAsia" w:hAnsiTheme="minorHAnsi" w:cstheme="minorBidi"/>
                <w:noProof/>
                <w:sz w:val="24"/>
                <w:szCs w:val="24"/>
                <w:lang w:eastAsia="ja-JP"/>
              </w:rPr>
              <w:tab/>
            </w:r>
            <w:r w:rsidDel="001A1D9F">
              <w:rPr>
                <w:noProof/>
              </w:rPr>
              <w:delText>Utgångna tjänstekontrakt</w:delText>
            </w:r>
            <w:r w:rsidDel="001A1D9F">
              <w:rPr>
                <w:noProof/>
              </w:rPr>
              <w:tab/>
              <w:delText>6</w:delText>
            </w:r>
          </w:del>
        </w:p>
        <w:p w14:paraId="34293F32" w14:textId="77777777" w:rsidR="00CD7B84" w:rsidDel="001A1D9F" w:rsidRDefault="00CD7B84">
          <w:pPr>
            <w:pStyle w:val="Innehll1"/>
            <w:tabs>
              <w:tab w:val="left" w:pos="350"/>
              <w:tab w:val="right" w:leader="dot" w:pos="10456"/>
            </w:tabs>
            <w:rPr>
              <w:del w:id="151" w:author="björn hedman" w:date="2014-06-24T10:00:00Z"/>
              <w:rFonts w:asciiTheme="minorHAnsi" w:eastAsiaTheme="minorEastAsia" w:hAnsiTheme="minorHAnsi" w:cstheme="minorBidi"/>
              <w:noProof/>
              <w:sz w:val="24"/>
              <w:szCs w:val="24"/>
              <w:lang w:eastAsia="ja-JP"/>
            </w:rPr>
          </w:pPr>
          <w:del w:id="152" w:author="björn hedman" w:date="2014-06-24T10:00:00Z">
            <w:r w:rsidDel="001A1D9F">
              <w:rPr>
                <w:noProof/>
              </w:rPr>
              <w:delText>3</w:delText>
            </w:r>
            <w:r w:rsidDel="001A1D9F">
              <w:rPr>
                <w:rFonts w:asciiTheme="minorHAnsi" w:eastAsiaTheme="minorEastAsia" w:hAnsiTheme="minorHAnsi" w:cstheme="minorBidi"/>
                <w:noProof/>
                <w:sz w:val="24"/>
                <w:szCs w:val="24"/>
                <w:lang w:eastAsia="ja-JP"/>
              </w:rPr>
              <w:tab/>
            </w:r>
            <w:r w:rsidDel="001A1D9F">
              <w:rPr>
                <w:noProof/>
              </w:rPr>
              <w:delText>Tjänstedomänens arkitektur</w:delText>
            </w:r>
            <w:r w:rsidDel="001A1D9F">
              <w:rPr>
                <w:noProof/>
              </w:rPr>
              <w:tab/>
              <w:delText>6</w:delText>
            </w:r>
          </w:del>
        </w:p>
        <w:p w14:paraId="2D6A3B4E" w14:textId="77777777" w:rsidR="00CD7B84" w:rsidDel="001A1D9F" w:rsidRDefault="00CD7B84">
          <w:pPr>
            <w:pStyle w:val="Innehll2"/>
            <w:tabs>
              <w:tab w:val="left" w:pos="690"/>
              <w:tab w:val="right" w:leader="dot" w:pos="10456"/>
            </w:tabs>
            <w:rPr>
              <w:del w:id="153" w:author="björn hedman" w:date="2014-06-24T10:00:00Z"/>
              <w:rFonts w:asciiTheme="minorHAnsi" w:eastAsiaTheme="minorEastAsia" w:hAnsiTheme="minorHAnsi" w:cstheme="minorBidi"/>
              <w:noProof/>
              <w:sz w:val="24"/>
              <w:szCs w:val="24"/>
              <w:lang w:eastAsia="ja-JP"/>
            </w:rPr>
          </w:pPr>
          <w:del w:id="154" w:author="björn hedman" w:date="2014-06-24T10:00:00Z">
            <w:r w:rsidDel="001A1D9F">
              <w:rPr>
                <w:noProof/>
              </w:rPr>
              <w:delText>3.1</w:delText>
            </w:r>
            <w:r w:rsidDel="001A1D9F">
              <w:rPr>
                <w:rFonts w:asciiTheme="minorHAnsi" w:eastAsiaTheme="minorEastAsia" w:hAnsiTheme="minorHAnsi" w:cstheme="minorBidi"/>
                <w:noProof/>
                <w:sz w:val="24"/>
                <w:szCs w:val="24"/>
                <w:lang w:eastAsia="ja-JP"/>
              </w:rPr>
              <w:tab/>
            </w:r>
            <w:r w:rsidDel="001A1D9F">
              <w:rPr>
                <w:noProof/>
              </w:rPr>
              <w:delText>Flöden</w:delText>
            </w:r>
            <w:r w:rsidDel="001A1D9F">
              <w:rPr>
                <w:noProof/>
              </w:rPr>
              <w:tab/>
              <w:delText>7</w:delText>
            </w:r>
          </w:del>
        </w:p>
        <w:p w14:paraId="5F71E684" w14:textId="77777777" w:rsidR="00CD7B84" w:rsidDel="001A1D9F" w:rsidRDefault="00CD7B84">
          <w:pPr>
            <w:pStyle w:val="Innehll3"/>
            <w:tabs>
              <w:tab w:val="left" w:pos="1030"/>
              <w:tab w:val="right" w:leader="dot" w:pos="10456"/>
            </w:tabs>
            <w:rPr>
              <w:del w:id="155" w:author="björn hedman" w:date="2014-06-24T10:00:00Z"/>
              <w:rFonts w:asciiTheme="minorHAnsi" w:eastAsiaTheme="minorEastAsia" w:hAnsiTheme="minorHAnsi" w:cstheme="minorBidi"/>
              <w:noProof/>
              <w:sz w:val="24"/>
              <w:szCs w:val="24"/>
              <w:lang w:eastAsia="ja-JP"/>
            </w:rPr>
          </w:pPr>
          <w:del w:id="156" w:author="björn hedman" w:date="2014-06-24T10:00:00Z">
            <w:r w:rsidDel="001A1D9F">
              <w:rPr>
                <w:noProof/>
              </w:rPr>
              <w:delText>3.1.1</w:delText>
            </w:r>
            <w:r w:rsidDel="001A1D9F">
              <w:rPr>
                <w:rFonts w:asciiTheme="minorHAnsi" w:eastAsiaTheme="minorEastAsia" w:hAnsiTheme="minorHAnsi" w:cstheme="minorBidi"/>
                <w:noProof/>
                <w:sz w:val="24"/>
                <w:szCs w:val="24"/>
                <w:lang w:eastAsia="ja-JP"/>
              </w:rPr>
              <w:tab/>
            </w:r>
            <w:r w:rsidDel="001A1D9F">
              <w:rPr>
                <w:noProof/>
              </w:rPr>
              <w:delText>Kontrollera att person är aktiv användare och skicka meddelande</w:delText>
            </w:r>
            <w:r w:rsidDel="001A1D9F">
              <w:rPr>
                <w:noProof/>
              </w:rPr>
              <w:tab/>
              <w:delText>7</w:delText>
            </w:r>
          </w:del>
        </w:p>
        <w:p w14:paraId="2FA54539" w14:textId="77777777" w:rsidR="00CD7B84" w:rsidDel="001A1D9F" w:rsidRDefault="00CD7B84">
          <w:pPr>
            <w:pStyle w:val="Innehll3"/>
            <w:tabs>
              <w:tab w:val="left" w:pos="1056"/>
              <w:tab w:val="right" w:leader="dot" w:pos="10456"/>
            </w:tabs>
            <w:rPr>
              <w:del w:id="157" w:author="björn hedman" w:date="2014-06-24T10:00:00Z"/>
              <w:rFonts w:asciiTheme="minorHAnsi" w:eastAsiaTheme="minorEastAsia" w:hAnsiTheme="minorHAnsi" w:cstheme="minorBidi"/>
              <w:noProof/>
              <w:sz w:val="24"/>
              <w:szCs w:val="24"/>
              <w:lang w:eastAsia="ja-JP"/>
            </w:rPr>
          </w:pPr>
          <w:del w:id="158" w:author="björn hedman" w:date="2014-06-24T10:00:00Z">
            <w:r w:rsidDel="001A1D9F">
              <w:rPr>
                <w:noProof/>
              </w:rPr>
              <w:delText>3.1.2</w:delText>
            </w:r>
            <w:r w:rsidDel="001A1D9F">
              <w:rPr>
                <w:rFonts w:asciiTheme="minorHAnsi" w:eastAsiaTheme="minorEastAsia" w:hAnsiTheme="minorHAnsi" w:cstheme="minorBidi"/>
                <w:noProof/>
                <w:sz w:val="24"/>
                <w:szCs w:val="24"/>
                <w:lang w:eastAsia="ja-JP"/>
              </w:rPr>
              <w:tab/>
            </w:r>
            <w:r w:rsidDel="001A1D9F">
              <w:rPr>
                <w:noProof/>
              </w:rPr>
              <w:delText>Skicka meddelande till person som redan är identifierad som aktiv användare</w:delText>
            </w:r>
            <w:r w:rsidDel="001A1D9F">
              <w:rPr>
                <w:noProof/>
              </w:rPr>
              <w:tab/>
              <w:delText>8</w:delText>
            </w:r>
          </w:del>
        </w:p>
        <w:p w14:paraId="725D6B6E" w14:textId="77777777" w:rsidR="00CD7B84" w:rsidDel="001A1D9F" w:rsidRDefault="00CD7B84">
          <w:pPr>
            <w:pStyle w:val="Innehll2"/>
            <w:tabs>
              <w:tab w:val="left" w:pos="716"/>
              <w:tab w:val="right" w:leader="dot" w:pos="10456"/>
            </w:tabs>
            <w:rPr>
              <w:del w:id="159" w:author="björn hedman" w:date="2014-06-24T10:00:00Z"/>
              <w:rFonts w:asciiTheme="minorHAnsi" w:eastAsiaTheme="minorEastAsia" w:hAnsiTheme="minorHAnsi" w:cstheme="minorBidi"/>
              <w:noProof/>
              <w:sz w:val="24"/>
              <w:szCs w:val="24"/>
              <w:lang w:eastAsia="ja-JP"/>
            </w:rPr>
          </w:pPr>
          <w:del w:id="160" w:author="björn hedman" w:date="2014-06-24T10:00:00Z">
            <w:r w:rsidDel="001A1D9F">
              <w:rPr>
                <w:noProof/>
              </w:rPr>
              <w:delText>3.2</w:delText>
            </w:r>
            <w:r w:rsidDel="001A1D9F">
              <w:rPr>
                <w:rFonts w:asciiTheme="minorHAnsi" w:eastAsiaTheme="minorEastAsia" w:hAnsiTheme="minorHAnsi" w:cstheme="minorBidi"/>
                <w:noProof/>
                <w:sz w:val="24"/>
                <w:szCs w:val="24"/>
                <w:lang w:eastAsia="ja-JP"/>
              </w:rPr>
              <w:tab/>
            </w:r>
            <w:r w:rsidDel="001A1D9F">
              <w:rPr>
                <w:noProof/>
              </w:rPr>
              <w:delText>Adressering</w:delText>
            </w:r>
            <w:r w:rsidDel="001A1D9F">
              <w:rPr>
                <w:noProof/>
              </w:rPr>
              <w:tab/>
              <w:delText>8</w:delText>
            </w:r>
          </w:del>
        </w:p>
        <w:p w14:paraId="04EF3EFF" w14:textId="77777777" w:rsidR="00CD7B84" w:rsidDel="001A1D9F" w:rsidRDefault="00CD7B84">
          <w:pPr>
            <w:pStyle w:val="Innehll2"/>
            <w:tabs>
              <w:tab w:val="left" w:pos="715"/>
              <w:tab w:val="right" w:leader="dot" w:pos="10456"/>
            </w:tabs>
            <w:rPr>
              <w:del w:id="161" w:author="björn hedman" w:date="2014-06-24T10:00:00Z"/>
              <w:rFonts w:asciiTheme="minorHAnsi" w:eastAsiaTheme="minorEastAsia" w:hAnsiTheme="minorHAnsi" w:cstheme="minorBidi"/>
              <w:noProof/>
              <w:sz w:val="24"/>
              <w:szCs w:val="24"/>
              <w:lang w:eastAsia="ja-JP"/>
            </w:rPr>
          </w:pPr>
          <w:del w:id="162" w:author="björn hedman" w:date="2014-06-24T10:00:00Z">
            <w:r w:rsidDel="001A1D9F">
              <w:rPr>
                <w:noProof/>
              </w:rPr>
              <w:delText>3.3</w:delText>
            </w:r>
            <w:r w:rsidDel="001A1D9F">
              <w:rPr>
                <w:rFonts w:asciiTheme="minorHAnsi" w:eastAsiaTheme="minorEastAsia" w:hAnsiTheme="minorHAnsi" w:cstheme="minorBidi"/>
                <w:noProof/>
                <w:sz w:val="24"/>
                <w:szCs w:val="24"/>
                <w:lang w:eastAsia="ja-JP"/>
              </w:rPr>
              <w:tab/>
            </w:r>
            <w:r w:rsidDel="001A1D9F">
              <w:rPr>
                <w:noProof/>
              </w:rPr>
              <w:delText>Aggregering och engagemangsindex</w:delText>
            </w:r>
            <w:r w:rsidDel="001A1D9F">
              <w:rPr>
                <w:noProof/>
              </w:rPr>
              <w:tab/>
              <w:delText>8</w:delText>
            </w:r>
          </w:del>
        </w:p>
        <w:p w14:paraId="69505CA1" w14:textId="77777777" w:rsidR="00CD7B84" w:rsidDel="001A1D9F" w:rsidRDefault="00CD7B84">
          <w:pPr>
            <w:pStyle w:val="Innehll3"/>
            <w:tabs>
              <w:tab w:val="left" w:pos="1054"/>
              <w:tab w:val="right" w:leader="dot" w:pos="10456"/>
            </w:tabs>
            <w:rPr>
              <w:del w:id="163" w:author="björn hedman" w:date="2014-06-24T10:00:00Z"/>
              <w:rFonts w:asciiTheme="minorHAnsi" w:eastAsiaTheme="minorEastAsia" w:hAnsiTheme="minorHAnsi" w:cstheme="minorBidi"/>
              <w:noProof/>
              <w:sz w:val="24"/>
              <w:szCs w:val="24"/>
              <w:lang w:eastAsia="ja-JP"/>
            </w:rPr>
          </w:pPr>
          <w:del w:id="164" w:author="björn hedman" w:date="2014-06-24T10:00:00Z">
            <w:r w:rsidDel="001A1D9F">
              <w:rPr>
                <w:noProof/>
              </w:rPr>
              <w:delText>3.3.1</w:delText>
            </w:r>
            <w:r w:rsidDel="001A1D9F">
              <w:rPr>
                <w:rFonts w:asciiTheme="minorHAnsi" w:eastAsiaTheme="minorEastAsia" w:hAnsiTheme="minorHAnsi" w:cstheme="minorBidi"/>
                <w:noProof/>
                <w:sz w:val="24"/>
                <w:szCs w:val="24"/>
                <w:lang w:eastAsia="ja-JP"/>
              </w:rPr>
              <w:tab/>
            </w:r>
            <w:r w:rsidDel="001A1D9F">
              <w:rPr>
                <w:noProof/>
              </w:rPr>
              <w:delText>Obligatoriska kontrakt</w:delText>
            </w:r>
            <w:r w:rsidDel="001A1D9F">
              <w:rPr>
                <w:noProof/>
              </w:rPr>
              <w:tab/>
              <w:delText>8</w:delText>
            </w:r>
          </w:del>
        </w:p>
        <w:p w14:paraId="4AFE7BD5" w14:textId="77777777" w:rsidR="00CD7B84" w:rsidDel="001A1D9F" w:rsidRDefault="00CD7B84">
          <w:pPr>
            <w:pStyle w:val="Innehll2"/>
            <w:tabs>
              <w:tab w:val="left" w:pos="717"/>
              <w:tab w:val="right" w:leader="dot" w:pos="10456"/>
            </w:tabs>
            <w:rPr>
              <w:del w:id="165" w:author="björn hedman" w:date="2014-06-24T10:00:00Z"/>
              <w:rFonts w:asciiTheme="minorHAnsi" w:eastAsiaTheme="minorEastAsia" w:hAnsiTheme="minorHAnsi" w:cstheme="minorBidi"/>
              <w:noProof/>
              <w:sz w:val="24"/>
              <w:szCs w:val="24"/>
              <w:lang w:eastAsia="ja-JP"/>
            </w:rPr>
          </w:pPr>
          <w:del w:id="166" w:author="björn hedman" w:date="2014-06-24T10:00:00Z">
            <w:r w:rsidDel="001A1D9F">
              <w:rPr>
                <w:noProof/>
              </w:rPr>
              <w:delText>3.4</w:delText>
            </w:r>
            <w:r w:rsidDel="001A1D9F">
              <w:rPr>
                <w:rFonts w:asciiTheme="minorHAnsi" w:eastAsiaTheme="minorEastAsia" w:hAnsiTheme="minorHAnsi" w:cstheme="minorBidi"/>
                <w:noProof/>
                <w:sz w:val="24"/>
                <w:szCs w:val="24"/>
                <w:lang w:eastAsia="ja-JP"/>
              </w:rPr>
              <w:tab/>
            </w:r>
            <w:r w:rsidDel="001A1D9F">
              <w:rPr>
                <w:noProof/>
              </w:rPr>
              <w:delText>Adressering</w:delText>
            </w:r>
            <w:r w:rsidDel="001A1D9F">
              <w:rPr>
                <w:noProof/>
              </w:rPr>
              <w:tab/>
              <w:delText>8</w:delText>
            </w:r>
          </w:del>
        </w:p>
        <w:p w14:paraId="1FE17113" w14:textId="77777777" w:rsidR="00CD7B84" w:rsidDel="001A1D9F" w:rsidRDefault="00CD7B84">
          <w:pPr>
            <w:pStyle w:val="Innehll2"/>
            <w:tabs>
              <w:tab w:val="left" w:pos="710"/>
              <w:tab w:val="right" w:leader="dot" w:pos="10456"/>
            </w:tabs>
            <w:rPr>
              <w:del w:id="167" w:author="björn hedman" w:date="2014-06-24T10:00:00Z"/>
              <w:rFonts w:asciiTheme="minorHAnsi" w:eastAsiaTheme="minorEastAsia" w:hAnsiTheme="minorHAnsi" w:cstheme="minorBidi"/>
              <w:noProof/>
              <w:sz w:val="24"/>
              <w:szCs w:val="24"/>
              <w:lang w:eastAsia="ja-JP"/>
            </w:rPr>
          </w:pPr>
          <w:del w:id="168" w:author="björn hedman" w:date="2014-06-24T10:00:00Z">
            <w:r w:rsidDel="001A1D9F">
              <w:rPr>
                <w:noProof/>
              </w:rPr>
              <w:delText>3.5</w:delText>
            </w:r>
            <w:r w:rsidDel="001A1D9F">
              <w:rPr>
                <w:rFonts w:asciiTheme="minorHAnsi" w:eastAsiaTheme="minorEastAsia" w:hAnsiTheme="minorHAnsi" w:cstheme="minorBidi"/>
                <w:noProof/>
                <w:sz w:val="24"/>
                <w:szCs w:val="24"/>
                <w:lang w:eastAsia="ja-JP"/>
              </w:rPr>
              <w:tab/>
            </w:r>
            <w:r w:rsidDel="001A1D9F">
              <w:rPr>
                <w:noProof/>
              </w:rPr>
              <w:delText>Aggregering och engagemangsindex</w:delText>
            </w:r>
            <w:r w:rsidDel="001A1D9F">
              <w:rPr>
                <w:noProof/>
              </w:rPr>
              <w:tab/>
              <w:delText>8</w:delText>
            </w:r>
          </w:del>
        </w:p>
        <w:p w14:paraId="26BB9F73" w14:textId="77777777" w:rsidR="00CD7B84" w:rsidDel="001A1D9F" w:rsidRDefault="00CD7B84">
          <w:pPr>
            <w:pStyle w:val="Innehll1"/>
            <w:tabs>
              <w:tab w:val="left" w:pos="353"/>
              <w:tab w:val="right" w:leader="dot" w:pos="10456"/>
            </w:tabs>
            <w:rPr>
              <w:del w:id="169" w:author="björn hedman" w:date="2014-06-24T10:00:00Z"/>
              <w:rFonts w:asciiTheme="minorHAnsi" w:eastAsiaTheme="minorEastAsia" w:hAnsiTheme="minorHAnsi" w:cstheme="minorBidi"/>
              <w:noProof/>
              <w:sz w:val="24"/>
              <w:szCs w:val="24"/>
              <w:lang w:eastAsia="ja-JP"/>
            </w:rPr>
          </w:pPr>
          <w:del w:id="170" w:author="björn hedman" w:date="2014-06-24T10:00:00Z">
            <w:r w:rsidDel="001A1D9F">
              <w:rPr>
                <w:noProof/>
              </w:rPr>
              <w:delText>4</w:delText>
            </w:r>
            <w:r w:rsidDel="001A1D9F">
              <w:rPr>
                <w:rFonts w:asciiTheme="minorHAnsi" w:eastAsiaTheme="minorEastAsia" w:hAnsiTheme="minorHAnsi" w:cstheme="minorBidi"/>
                <w:noProof/>
                <w:sz w:val="24"/>
                <w:szCs w:val="24"/>
                <w:lang w:eastAsia="ja-JP"/>
              </w:rPr>
              <w:tab/>
            </w:r>
            <w:r w:rsidDel="001A1D9F">
              <w:rPr>
                <w:noProof/>
              </w:rPr>
              <w:delText>Tjänstedomänens krav och regler</w:delText>
            </w:r>
            <w:r w:rsidDel="001A1D9F">
              <w:rPr>
                <w:noProof/>
              </w:rPr>
              <w:tab/>
              <w:delText>8</w:delText>
            </w:r>
          </w:del>
        </w:p>
        <w:p w14:paraId="06E0C570" w14:textId="77777777" w:rsidR="00CD7B84" w:rsidDel="001A1D9F" w:rsidRDefault="00CD7B84">
          <w:pPr>
            <w:pStyle w:val="Innehll2"/>
            <w:tabs>
              <w:tab w:val="left" w:pos="693"/>
              <w:tab w:val="right" w:leader="dot" w:pos="10456"/>
            </w:tabs>
            <w:rPr>
              <w:del w:id="171" w:author="björn hedman" w:date="2014-06-24T10:00:00Z"/>
              <w:rFonts w:asciiTheme="minorHAnsi" w:eastAsiaTheme="minorEastAsia" w:hAnsiTheme="minorHAnsi" w:cstheme="minorBidi"/>
              <w:noProof/>
              <w:sz w:val="24"/>
              <w:szCs w:val="24"/>
              <w:lang w:eastAsia="ja-JP"/>
            </w:rPr>
          </w:pPr>
          <w:del w:id="172" w:author="björn hedman" w:date="2014-06-24T10:00:00Z">
            <w:r w:rsidDel="001A1D9F">
              <w:rPr>
                <w:noProof/>
              </w:rPr>
              <w:delText>4.1</w:delText>
            </w:r>
            <w:r w:rsidDel="001A1D9F">
              <w:rPr>
                <w:rFonts w:asciiTheme="minorHAnsi" w:eastAsiaTheme="minorEastAsia" w:hAnsiTheme="minorHAnsi" w:cstheme="minorBidi"/>
                <w:noProof/>
                <w:sz w:val="24"/>
                <w:szCs w:val="24"/>
                <w:lang w:eastAsia="ja-JP"/>
              </w:rPr>
              <w:tab/>
            </w:r>
            <w:r w:rsidDel="001A1D9F">
              <w:rPr>
                <w:noProof/>
              </w:rPr>
              <w:delText>Informationssäkerhet och juridik</w:delText>
            </w:r>
            <w:r w:rsidDel="001A1D9F">
              <w:rPr>
                <w:noProof/>
              </w:rPr>
              <w:tab/>
              <w:delText>9</w:delText>
            </w:r>
          </w:del>
        </w:p>
        <w:p w14:paraId="7803182D" w14:textId="77777777" w:rsidR="00CD7B84" w:rsidDel="001A1D9F" w:rsidRDefault="00CD7B84">
          <w:pPr>
            <w:pStyle w:val="Innehll2"/>
            <w:tabs>
              <w:tab w:val="left" w:pos="719"/>
              <w:tab w:val="right" w:leader="dot" w:pos="10456"/>
            </w:tabs>
            <w:rPr>
              <w:del w:id="173" w:author="björn hedman" w:date="2014-06-24T10:00:00Z"/>
              <w:rFonts w:asciiTheme="minorHAnsi" w:eastAsiaTheme="minorEastAsia" w:hAnsiTheme="minorHAnsi" w:cstheme="minorBidi"/>
              <w:noProof/>
              <w:sz w:val="24"/>
              <w:szCs w:val="24"/>
              <w:lang w:eastAsia="ja-JP"/>
            </w:rPr>
          </w:pPr>
          <w:del w:id="174" w:author="björn hedman" w:date="2014-06-24T10:00:00Z">
            <w:r w:rsidDel="001A1D9F">
              <w:rPr>
                <w:noProof/>
              </w:rPr>
              <w:delText>4.2</w:delText>
            </w:r>
            <w:r w:rsidDel="001A1D9F">
              <w:rPr>
                <w:rFonts w:asciiTheme="minorHAnsi" w:eastAsiaTheme="minorEastAsia" w:hAnsiTheme="minorHAnsi" w:cstheme="minorBidi"/>
                <w:noProof/>
                <w:sz w:val="24"/>
                <w:szCs w:val="24"/>
                <w:lang w:eastAsia="ja-JP"/>
              </w:rPr>
              <w:tab/>
            </w:r>
            <w:r w:rsidDel="001A1D9F">
              <w:rPr>
                <w:noProof/>
              </w:rPr>
              <w:delText>Icke funktionella krav</w:delText>
            </w:r>
            <w:r w:rsidDel="001A1D9F">
              <w:rPr>
                <w:noProof/>
              </w:rPr>
              <w:tab/>
              <w:delText>9</w:delText>
            </w:r>
          </w:del>
        </w:p>
        <w:p w14:paraId="29C362EC" w14:textId="77777777" w:rsidR="00CD7B84" w:rsidDel="001A1D9F" w:rsidRDefault="00CD7B84">
          <w:pPr>
            <w:pStyle w:val="Innehll3"/>
            <w:tabs>
              <w:tab w:val="left" w:pos="1058"/>
              <w:tab w:val="right" w:leader="dot" w:pos="10456"/>
            </w:tabs>
            <w:rPr>
              <w:del w:id="175" w:author="björn hedman" w:date="2014-06-24T10:00:00Z"/>
              <w:rFonts w:asciiTheme="minorHAnsi" w:eastAsiaTheme="minorEastAsia" w:hAnsiTheme="minorHAnsi" w:cstheme="minorBidi"/>
              <w:noProof/>
              <w:sz w:val="24"/>
              <w:szCs w:val="24"/>
              <w:lang w:eastAsia="ja-JP"/>
            </w:rPr>
          </w:pPr>
          <w:del w:id="176" w:author="björn hedman" w:date="2014-06-24T10:00:00Z">
            <w:r w:rsidDel="001A1D9F">
              <w:rPr>
                <w:noProof/>
              </w:rPr>
              <w:delText>4.2.1</w:delText>
            </w:r>
            <w:r w:rsidDel="001A1D9F">
              <w:rPr>
                <w:rFonts w:asciiTheme="minorHAnsi" w:eastAsiaTheme="minorEastAsia" w:hAnsiTheme="minorHAnsi" w:cstheme="minorBidi"/>
                <w:noProof/>
                <w:sz w:val="24"/>
                <w:szCs w:val="24"/>
                <w:lang w:eastAsia="ja-JP"/>
              </w:rPr>
              <w:tab/>
            </w:r>
            <w:r w:rsidDel="001A1D9F">
              <w:rPr>
                <w:noProof/>
              </w:rPr>
              <w:delText>SLA krav</w:delText>
            </w:r>
            <w:r w:rsidDel="001A1D9F">
              <w:rPr>
                <w:noProof/>
              </w:rPr>
              <w:tab/>
              <w:delText>9</w:delText>
            </w:r>
          </w:del>
        </w:p>
        <w:p w14:paraId="47B6B2DA" w14:textId="77777777" w:rsidR="00CD7B84" w:rsidDel="001A1D9F" w:rsidRDefault="00CD7B84">
          <w:pPr>
            <w:pStyle w:val="Innehll3"/>
            <w:tabs>
              <w:tab w:val="left" w:pos="1084"/>
              <w:tab w:val="right" w:leader="dot" w:pos="10456"/>
            </w:tabs>
            <w:rPr>
              <w:del w:id="177" w:author="björn hedman" w:date="2014-06-24T10:00:00Z"/>
              <w:rFonts w:asciiTheme="minorHAnsi" w:eastAsiaTheme="minorEastAsia" w:hAnsiTheme="minorHAnsi" w:cstheme="minorBidi"/>
              <w:noProof/>
              <w:sz w:val="24"/>
              <w:szCs w:val="24"/>
              <w:lang w:eastAsia="ja-JP"/>
            </w:rPr>
          </w:pPr>
          <w:del w:id="178" w:author="björn hedman" w:date="2014-06-24T10:00:00Z">
            <w:r w:rsidDel="001A1D9F">
              <w:rPr>
                <w:noProof/>
              </w:rPr>
              <w:delText>4.2.2</w:delText>
            </w:r>
            <w:r w:rsidDel="001A1D9F">
              <w:rPr>
                <w:rFonts w:asciiTheme="minorHAnsi" w:eastAsiaTheme="minorEastAsia" w:hAnsiTheme="minorHAnsi" w:cstheme="minorBidi"/>
                <w:noProof/>
                <w:sz w:val="24"/>
                <w:szCs w:val="24"/>
                <w:lang w:eastAsia="ja-JP"/>
              </w:rPr>
              <w:tab/>
            </w:r>
            <w:r w:rsidDel="001A1D9F">
              <w:rPr>
                <w:noProof/>
              </w:rPr>
              <w:delText>Övriga krav</w:delText>
            </w:r>
            <w:r w:rsidDel="001A1D9F">
              <w:rPr>
                <w:noProof/>
              </w:rPr>
              <w:tab/>
              <w:delText>10</w:delText>
            </w:r>
          </w:del>
        </w:p>
        <w:p w14:paraId="46F83B19" w14:textId="77777777" w:rsidR="00CD7B84" w:rsidDel="001A1D9F" w:rsidRDefault="00CD7B84">
          <w:pPr>
            <w:pStyle w:val="Innehll2"/>
            <w:tabs>
              <w:tab w:val="left" w:pos="717"/>
              <w:tab w:val="right" w:leader="dot" w:pos="10456"/>
            </w:tabs>
            <w:rPr>
              <w:del w:id="179" w:author="björn hedman" w:date="2014-06-24T10:00:00Z"/>
              <w:rFonts w:asciiTheme="minorHAnsi" w:eastAsiaTheme="minorEastAsia" w:hAnsiTheme="minorHAnsi" w:cstheme="minorBidi"/>
              <w:noProof/>
              <w:sz w:val="24"/>
              <w:szCs w:val="24"/>
              <w:lang w:eastAsia="ja-JP"/>
            </w:rPr>
          </w:pPr>
          <w:del w:id="180" w:author="björn hedman" w:date="2014-06-24T10:00:00Z">
            <w:r w:rsidDel="001A1D9F">
              <w:rPr>
                <w:noProof/>
              </w:rPr>
              <w:delText>4.3</w:delText>
            </w:r>
            <w:r w:rsidDel="001A1D9F">
              <w:rPr>
                <w:rFonts w:asciiTheme="minorHAnsi" w:eastAsiaTheme="minorEastAsia" w:hAnsiTheme="minorHAnsi" w:cstheme="minorBidi"/>
                <w:noProof/>
                <w:sz w:val="24"/>
                <w:szCs w:val="24"/>
                <w:lang w:eastAsia="ja-JP"/>
              </w:rPr>
              <w:tab/>
            </w:r>
            <w:r w:rsidDel="001A1D9F">
              <w:rPr>
                <w:noProof/>
              </w:rPr>
              <w:delText>Felhantering</w:delText>
            </w:r>
            <w:r w:rsidDel="001A1D9F">
              <w:rPr>
                <w:noProof/>
              </w:rPr>
              <w:tab/>
              <w:delText>10</w:delText>
            </w:r>
          </w:del>
        </w:p>
        <w:p w14:paraId="3C00091F" w14:textId="77777777" w:rsidR="00CD7B84" w:rsidDel="001A1D9F" w:rsidRDefault="00CD7B84">
          <w:pPr>
            <w:pStyle w:val="Innehll3"/>
            <w:tabs>
              <w:tab w:val="left" w:pos="1057"/>
              <w:tab w:val="right" w:leader="dot" w:pos="10456"/>
            </w:tabs>
            <w:rPr>
              <w:del w:id="181" w:author="björn hedman" w:date="2014-06-24T10:00:00Z"/>
              <w:rFonts w:asciiTheme="minorHAnsi" w:eastAsiaTheme="minorEastAsia" w:hAnsiTheme="minorHAnsi" w:cstheme="minorBidi"/>
              <w:noProof/>
              <w:sz w:val="24"/>
              <w:szCs w:val="24"/>
              <w:lang w:eastAsia="ja-JP"/>
            </w:rPr>
          </w:pPr>
          <w:del w:id="182" w:author="björn hedman" w:date="2014-06-24T10:00:00Z">
            <w:r w:rsidDel="001A1D9F">
              <w:rPr>
                <w:noProof/>
              </w:rPr>
              <w:delText>4.3.1</w:delText>
            </w:r>
            <w:r w:rsidDel="001A1D9F">
              <w:rPr>
                <w:rFonts w:asciiTheme="minorHAnsi" w:eastAsiaTheme="minorEastAsia" w:hAnsiTheme="minorHAnsi" w:cstheme="minorBidi"/>
                <w:noProof/>
                <w:sz w:val="24"/>
                <w:szCs w:val="24"/>
                <w:lang w:eastAsia="ja-JP"/>
              </w:rPr>
              <w:tab/>
            </w:r>
            <w:r w:rsidDel="001A1D9F">
              <w:rPr>
                <w:noProof/>
              </w:rPr>
              <w:delText>Krav på en tjänsteproducent</w:delText>
            </w:r>
            <w:r w:rsidDel="001A1D9F">
              <w:rPr>
                <w:noProof/>
              </w:rPr>
              <w:tab/>
              <w:delText>10</w:delText>
            </w:r>
          </w:del>
        </w:p>
        <w:p w14:paraId="686AB856" w14:textId="77777777" w:rsidR="00CD7B84" w:rsidDel="001A1D9F" w:rsidRDefault="00CD7B84">
          <w:pPr>
            <w:pStyle w:val="Innehll3"/>
            <w:tabs>
              <w:tab w:val="left" w:pos="1083"/>
              <w:tab w:val="right" w:leader="dot" w:pos="10456"/>
            </w:tabs>
            <w:rPr>
              <w:del w:id="183" w:author="björn hedman" w:date="2014-06-24T10:00:00Z"/>
              <w:rFonts w:asciiTheme="minorHAnsi" w:eastAsiaTheme="minorEastAsia" w:hAnsiTheme="minorHAnsi" w:cstheme="minorBidi"/>
              <w:noProof/>
              <w:sz w:val="24"/>
              <w:szCs w:val="24"/>
              <w:lang w:eastAsia="ja-JP"/>
            </w:rPr>
          </w:pPr>
          <w:del w:id="184" w:author="björn hedman" w:date="2014-06-24T10:00:00Z">
            <w:r w:rsidDel="001A1D9F">
              <w:rPr>
                <w:noProof/>
              </w:rPr>
              <w:delText>4.3.2</w:delText>
            </w:r>
            <w:r w:rsidDel="001A1D9F">
              <w:rPr>
                <w:rFonts w:asciiTheme="minorHAnsi" w:eastAsiaTheme="minorEastAsia" w:hAnsiTheme="minorHAnsi" w:cstheme="minorBidi"/>
                <w:noProof/>
                <w:sz w:val="24"/>
                <w:szCs w:val="24"/>
                <w:lang w:eastAsia="ja-JP"/>
              </w:rPr>
              <w:tab/>
            </w:r>
            <w:r w:rsidDel="001A1D9F">
              <w:rPr>
                <w:noProof/>
              </w:rPr>
              <w:delText>Krav på en tjänstekonsument</w:delText>
            </w:r>
            <w:r w:rsidDel="001A1D9F">
              <w:rPr>
                <w:noProof/>
              </w:rPr>
              <w:tab/>
              <w:delText>10</w:delText>
            </w:r>
          </w:del>
        </w:p>
        <w:p w14:paraId="612E9F6B" w14:textId="77777777" w:rsidR="00CD7B84" w:rsidDel="001A1D9F" w:rsidRDefault="00CD7B84">
          <w:pPr>
            <w:pStyle w:val="Innehll1"/>
            <w:tabs>
              <w:tab w:val="left" w:pos="346"/>
              <w:tab w:val="right" w:leader="dot" w:pos="10456"/>
            </w:tabs>
            <w:rPr>
              <w:del w:id="185" w:author="björn hedman" w:date="2014-06-24T10:00:00Z"/>
              <w:rFonts w:asciiTheme="minorHAnsi" w:eastAsiaTheme="minorEastAsia" w:hAnsiTheme="minorHAnsi" w:cstheme="minorBidi"/>
              <w:noProof/>
              <w:sz w:val="24"/>
              <w:szCs w:val="24"/>
              <w:lang w:eastAsia="ja-JP"/>
            </w:rPr>
          </w:pPr>
          <w:del w:id="186" w:author="björn hedman" w:date="2014-06-24T10:00:00Z">
            <w:r w:rsidDel="001A1D9F">
              <w:rPr>
                <w:noProof/>
              </w:rPr>
              <w:delText>5</w:delText>
            </w:r>
            <w:r w:rsidDel="001A1D9F">
              <w:rPr>
                <w:rFonts w:asciiTheme="minorHAnsi" w:eastAsiaTheme="minorEastAsia" w:hAnsiTheme="minorHAnsi" w:cstheme="minorBidi"/>
                <w:noProof/>
                <w:sz w:val="24"/>
                <w:szCs w:val="24"/>
                <w:lang w:eastAsia="ja-JP"/>
              </w:rPr>
              <w:tab/>
            </w:r>
            <w:r w:rsidDel="001A1D9F">
              <w:rPr>
                <w:noProof/>
              </w:rPr>
              <w:delText>Tjänstedomänens meddelandemodeller</w:delText>
            </w:r>
            <w:r w:rsidDel="001A1D9F">
              <w:rPr>
                <w:noProof/>
              </w:rPr>
              <w:tab/>
              <w:delText>10</w:delText>
            </w:r>
          </w:del>
        </w:p>
        <w:p w14:paraId="54A6C674" w14:textId="77777777" w:rsidR="00CD7B84" w:rsidDel="001A1D9F" w:rsidRDefault="00CD7B84">
          <w:pPr>
            <w:pStyle w:val="Innehll2"/>
            <w:tabs>
              <w:tab w:val="left" w:pos="686"/>
              <w:tab w:val="right" w:leader="dot" w:pos="10456"/>
            </w:tabs>
            <w:rPr>
              <w:del w:id="187" w:author="björn hedman" w:date="2014-06-24T10:00:00Z"/>
              <w:rFonts w:asciiTheme="minorHAnsi" w:eastAsiaTheme="minorEastAsia" w:hAnsiTheme="minorHAnsi" w:cstheme="minorBidi"/>
              <w:noProof/>
              <w:sz w:val="24"/>
              <w:szCs w:val="24"/>
              <w:lang w:eastAsia="ja-JP"/>
            </w:rPr>
          </w:pPr>
          <w:del w:id="188" w:author="björn hedman" w:date="2014-06-24T10:00:00Z">
            <w:r w:rsidDel="001A1D9F">
              <w:rPr>
                <w:noProof/>
              </w:rPr>
              <w:delText>5.1</w:delText>
            </w:r>
            <w:r w:rsidDel="001A1D9F">
              <w:rPr>
                <w:rFonts w:asciiTheme="minorHAnsi" w:eastAsiaTheme="minorEastAsia" w:hAnsiTheme="minorHAnsi" w:cstheme="minorBidi"/>
                <w:noProof/>
                <w:sz w:val="24"/>
                <w:szCs w:val="24"/>
                <w:lang w:eastAsia="ja-JP"/>
              </w:rPr>
              <w:tab/>
            </w:r>
            <w:r w:rsidDel="001A1D9F">
              <w:rPr>
                <w:noProof/>
              </w:rPr>
              <w:delText>Modell</w:delText>
            </w:r>
            <w:r w:rsidDel="001A1D9F">
              <w:rPr>
                <w:noProof/>
              </w:rPr>
              <w:tab/>
              <w:delText>10</w:delText>
            </w:r>
          </w:del>
        </w:p>
        <w:p w14:paraId="1D183047" w14:textId="77777777" w:rsidR="00CD7B84" w:rsidDel="001A1D9F" w:rsidRDefault="00CD7B84">
          <w:pPr>
            <w:pStyle w:val="Innehll2"/>
            <w:tabs>
              <w:tab w:val="left" w:pos="711"/>
              <w:tab w:val="right" w:leader="dot" w:pos="10456"/>
            </w:tabs>
            <w:rPr>
              <w:del w:id="189" w:author="björn hedman" w:date="2014-06-24T10:00:00Z"/>
              <w:rFonts w:asciiTheme="minorHAnsi" w:eastAsiaTheme="minorEastAsia" w:hAnsiTheme="minorHAnsi" w:cstheme="minorBidi"/>
              <w:noProof/>
              <w:sz w:val="24"/>
              <w:szCs w:val="24"/>
              <w:lang w:eastAsia="ja-JP"/>
            </w:rPr>
          </w:pPr>
          <w:del w:id="190" w:author="björn hedman" w:date="2014-06-24T10:00:00Z">
            <w:r w:rsidDel="001A1D9F">
              <w:rPr>
                <w:noProof/>
              </w:rPr>
              <w:delText>5.2</w:delText>
            </w:r>
            <w:r w:rsidDel="001A1D9F">
              <w:rPr>
                <w:rFonts w:asciiTheme="minorHAnsi" w:eastAsiaTheme="minorEastAsia" w:hAnsiTheme="minorHAnsi" w:cstheme="minorBidi"/>
                <w:noProof/>
                <w:sz w:val="24"/>
                <w:szCs w:val="24"/>
                <w:lang w:eastAsia="ja-JP"/>
              </w:rPr>
              <w:tab/>
            </w:r>
            <w:r w:rsidDel="001A1D9F">
              <w:rPr>
                <w:noProof/>
              </w:rPr>
              <w:delText>Formatregler</w:delText>
            </w:r>
            <w:r w:rsidDel="001A1D9F">
              <w:rPr>
                <w:noProof/>
              </w:rPr>
              <w:tab/>
              <w:delText>11</w:delText>
            </w:r>
          </w:del>
        </w:p>
        <w:p w14:paraId="4400C8FE" w14:textId="77777777" w:rsidR="00CD7B84" w:rsidDel="001A1D9F" w:rsidRDefault="00CD7B84">
          <w:pPr>
            <w:pStyle w:val="Innehll3"/>
            <w:tabs>
              <w:tab w:val="left" w:pos="1051"/>
              <w:tab w:val="right" w:leader="dot" w:pos="10456"/>
            </w:tabs>
            <w:rPr>
              <w:del w:id="191" w:author="björn hedman" w:date="2014-06-24T10:00:00Z"/>
              <w:rFonts w:asciiTheme="minorHAnsi" w:eastAsiaTheme="minorEastAsia" w:hAnsiTheme="minorHAnsi" w:cstheme="minorBidi"/>
              <w:noProof/>
              <w:sz w:val="24"/>
              <w:szCs w:val="24"/>
              <w:lang w:eastAsia="ja-JP"/>
            </w:rPr>
          </w:pPr>
          <w:del w:id="192" w:author="björn hedman" w:date="2014-06-24T10:00:00Z">
            <w:r w:rsidDel="001A1D9F">
              <w:rPr>
                <w:noProof/>
              </w:rPr>
              <w:delText>5.2.1</w:delText>
            </w:r>
            <w:r w:rsidDel="001A1D9F">
              <w:rPr>
                <w:rFonts w:asciiTheme="minorHAnsi" w:eastAsiaTheme="minorEastAsia" w:hAnsiTheme="minorHAnsi" w:cstheme="minorBidi"/>
                <w:noProof/>
                <w:sz w:val="24"/>
                <w:szCs w:val="24"/>
                <w:lang w:eastAsia="ja-JP"/>
              </w:rPr>
              <w:tab/>
            </w:r>
            <w:r w:rsidDel="001A1D9F">
              <w:rPr>
                <w:noProof/>
              </w:rPr>
              <w:delText>Organisationsidentitet</w:delText>
            </w:r>
            <w:r w:rsidDel="001A1D9F">
              <w:rPr>
                <w:noProof/>
              </w:rPr>
              <w:tab/>
              <w:delText>11</w:delText>
            </w:r>
          </w:del>
        </w:p>
        <w:p w14:paraId="6D2B90C3" w14:textId="77777777" w:rsidR="00CD7B84" w:rsidDel="001A1D9F" w:rsidRDefault="00CD7B84">
          <w:pPr>
            <w:pStyle w:val="Innehll3"/>
            <w:tabs>
              <w:tab w:val="left" w:pos="1077"/>
              <w:tab w:val="right" w:leader="dot" w:pos="10456"/>
            </w:tabs>
            <w:rPr>
              <w:del w:id="193" w:author="björn hedman" w:date="2014-06-24T10:00:00Z"/>
              <w:rFonts w:asciiTheme="minorHAnsi" w:eastAsiaTheme="minorEastAsia" w:hAnsiTheme="minorHAnsi" w:cstheme="minorBidi"/>
              <w:noProof/>
              <w:sz w:val="24"/>
              <w:szCs w:val="24"/>
              <w:lang w:eastAsia="ja-JP"/>
            </w:rPr>
          </w:pPr>
          <w:del w:id="194" w:author="björn hedman" w:date="2014-06-24T10:00:00Z">
            <w:r w:rsidDel="001A1D9F">
              <w:rPr>
                <w:noProof/>
              </w:rPr>
              <w:delText>5.2.2</w:delText>
            </w:r>
            <w:r w:rsidDel="001A1D9F">
              <w:rPr>
                <w:rFonts w:asciiTheme="minorHAnsi" w:eastAsiaTheme="minorEastAsia" w:hAnsiTheme="minorHAnsi" w:cstheme="minorBidi"/>
                <w:noProof/>
                <w:sz w:val="24"/>
                <w:szCs w:val="24"/>
                <w:lang w:eastAsia="ja-JP"/>
              </w:rPr>
              <w:tab/>
            </w:r>
            <w:r w:rsidDel="001A1D9F">
              <w:rPr>
                <w:noProof/>
              </w:rPr>
              <w:delText>Personidentitet</w:delText>
            </w:r>
            <w:r w:rsidDel="001A1D9F">
              <w:rPr>
                <w:noProof/>
              </w:rPr>
              <w:tab/>
              <w:delText>12</w:delText>
            </w:r>
          </w:del>
        </w:p>
        <w:p w14:paraId="3B5D7689" w14:textId="77777777" w:rsidR="00CD7B84" w:rsidDel="001A1D9F" w:rsidRDefault="00CD7B84">
          <w:pPr>
            <w:pStyle w:val="Innehll1"/>
            <w:tabs>
              <w:tab w:val="left" w:pos="353"/>
              <w:tab w:val="right" w:leader="dot" w:pos="10456"/>
            </w:tabs>
            <w:rPr>
              <w:del w:id="195" w:author="björn hedman" w:date="2014-06-24T10:00:00Z"/>
              <w:rFonts w:asciiTheme="minorHAnsi" w:eastAsiaTheme="minorEastAsia" w:hAnsiTheme="minorHAnsi" w:cstheme="minorBidi"/>
              <w:noProof/>
              <w:sz w:val="24"/>
              <w:szCs w:val="24"/>
              <w:lang w:eastAsia="ja-JP"/>
            </w:rPr>
          </w:pPr>
          <w:del w:id="196" w:author="björn hedman" w:date="2014-06-24T10:00:00Z">
            <w:r w:rsidDel="001A1D9F">
              <w:rPr>
                <w:noProof/>
              </w:rPr>
              <w:delText>6</w:delText>
            </w:r>
            <w:r w:rsidDel="001A1D9F">
              <w:rPr>
                <w:rFonts w:asciiTheme="minorHAnsi" w:eastAsiaTheme="minorEastAsia" w:hAnsiTheme="minorHAnsi" w:cstheme="minorBidi"/>
                <w:noProof/>
                <w:sz w:val="24"/>
                <w:szCs w:val="24"/>
                <w:lang w:eastAsia="ja-JP"/>
              </w:rPr>
              <w:tab/>
            </w:r>
            <w:r w:rsidDel="001A1D9F">
              <w:rPr>
                <w:noProof/>
              </w:rPr>
              <w:delText>Tjänstekontrakt</w:delText>
            </w:r>
            <w:r w:rsidDel="001A1D9F">
              <w:rPr>
                <w:noProof/>
              </w:rPr>
              <w:tab/>
              <w:delText>13</w:delText>
            </w:r>
          </w:del>
        </w:p>
        <w:p w14:paraId="0B993C9D" w14:textId="77777777" w:rsidR="00CD7B84" w:rsidDel="001A1D9F" w:rsidRDefault="00CD7B84">
          <w:pPr>
            <w:pStyle w:val="Innehll2"/>
            <w:tabs>
              <w:tab w:val="left" w:pos="693"/>
              <w:tab w:val="right" w:leader="dot" w:pos="10456"/>
            </w:tabs>
            <w:rPr>
              <w:del w:id="197" w:author="björn hedman" w:date="2014-06-24T10:00:00Z"/>
              <w:rFonts w:asciiTheme="minorHAnsi" w:eastAsiaTheme="minorEastAsia" w:hAnsiTheme="minorHAnsi" w:cstheme="minorBidi"/>
              <w:noProof/>
              <w:sz w:val="24"/>
              <w:szCs w:val="24"/>
              <w:lang w:eastAsia="ja-JP"/>
            </w:rPr>
          </w:pPr>
          <w:del w:id="198" w:author="björn hedman" w:date="2014-06-24T10:00:00Z">
            <w:r w:rsidDel="001A1D9F">
              <w:rPr>
                <w:noProof/>
              </w:rPr>
              <w:delText>6.1</w:delText>
            </w:r>
            <w:r w:rsidDel="001A1D9F">
              <w:rPr>
                <w:rFonts w:asciiTheme="minorHAnsi" w:eastAsiaTheme="minorEastAsia" w:hAnsiTheme="minorHAnsi" w:cstheme="minorBidi"/>
                <w:noProof/>
                <w:sz w:val="24"/>
                <w:szCs w:val="24"/>
                <w:lang w:eastAsia="ja-JP"/>
              </w:rPr>
              <w:tab/>
            </w:r>
            <w:r w:rsidDel="001A1D9F">
              <w:rPr>
                <w:noProof/>
              </w:rPr>
              <w:delText>AddMessageToPatientPortalInboxInteraction</w:delText>
            </w:r>
            <w:r w:rsidDel="001A1D9F">
              <w:rPr>
                <w:noProof/>
              </w:rPr>
              <w:tab/>
              <w:delText>13</w:delText>
            </w:r>
          </w:del>
        </w:p>
        <w:p w14:paraId="10B71A85" w14:textId="77777777" w:rsidR="00CD7B84" w:rsidDel="001A1D9F" w:rsidRDefault="00CD7B84">
          <w:pPr>
            <w:pStyle w:val="Innehll3"/>
            <w:tabs>
              <w:tab w:val="left" w:pos="1033"/>
              <w:tab w:val="right" w:leader="dot" w:pos="10456"/>
            </w:tabs>
            <w:rPr>
              <w:del w:id="199" w:author="björn hedman" w:date="2014-06-24T10:00:00Z"/>
              <w:rFonts w:asciiTheme="minorHAnsi" w:eastAsiaTheme="minorEastAsia" w:hAnsiTheme="minorHAnsi" w:cstheme="minorBidi"/>
              <w:noProof/>
              <w:sz w:val="24"/>
              <w:szCs w:val="24"/>
              <w:lang w:eastAsia="ja-JP"/>
            </w:rPr>
          </w:pPr>
          <w:del w:id="200" w:author="björn hedman" w:date="2014-06-24T10:00:00Z">
            <w:r w:rsidDel="001A1D9F">
              <w:rPr>
                <w:noProof/>
              </w:rPr>
              <w:delText>6.1.1</w:delText>
            </w:r>
            <w:r w:rsidDel="001A1D9F">
              <w:rPr>
                <w:rFonts w:asciiTheme="minorHAnsi" w:eastAsiaTheme="minorEastAsia" w:hAnsiTheme="minorHAnsi" w:cstheme="minorBidi"/>
                <w:noProof/>
                <w:sz w:val="24"/>
                <w:szCs w:val="24"/>
                <w:lang w:eastAsia="ja-JP"/>
              </w:rPr>
              <w:tab/>
            </w:r>
            <w:r w:rsidDel="001A1D9F">
              <w:rPr>
                <w:noProof/>
              </w:rPr>
              <w:delText>Version</w:delText>
            </w:r>
            <w:r w:rsidDel="001A1D9F">
              <w:rPr>
                <w:noProof/>
              </w:rPr>
              <w:tab/>
              <w:delText>13</w:delText>
            </w:r>
          </w:del>
        </w:p>
        <w:p w14:paraId="5B811EBB" w14:textId="77777777" w:rsidR="00CD7B84" w:rsidDel="001A1D9F" w:rsidRDefault="00CD7B84">
          <w:pPr>
            <w:pStyle w:val="Innehll3"/>
            <w:tabs>
              <w:tab w:val="left" w:pos="1059"/>
              <w:tab w:val="right" w:leader="dot" w:pos="10456"/>
            </w:tabs>
            <w:rPr>
              <w:del w:id="201" w:author="björn hedman" w:date="2014-06-24T10:00:00Z"/>
              <w:rFonts w:asciiTheme="minorHAnsi" w:eastAsiaTheme="minorEastAsia" w:hAnsiTheme="minorHAnsi" w:cstheme="minorBidi"/>
              <w:noProof/>
              <w:sz w:val="24"/>
              <w:szCs w:val="24"/>
              <w:lang w:eastAsia="ja-JP"/>
            </w:rPr>
          </w:pPr>
          <w:del w:id="202" w:author="björn hedman" w:date="2014-06-24T10:00:00Z">
            <w:r w:rsidDel="001A1D9F">
              <w:rPr>
                <w:noProof/>
              </w:rPr>
              <w:delText>6.1.2</w:delText>
            </w:r>
            <w:r w:rsidDel="001A1D9F">
              <w:rPr>
                <w:rFonts w:asciiTheme="minorHAnsi" w:eastAsiaTheme="minorEastAsia" w:hAnsiTheme="minorHAnsi" w:cstheme="minorBidi"/>
                <w:noProof/>
                <w:sz w:val="24"/>
                <w:szCs w:val="24"/>
                <w:lang w:eastAsia="ja-JP"/>
              </w:rPr>
              <w:tab/>
            </w:r>
            <w:r w:rsidDel="001A1D9F">
              <w:rPr>
                <w:noProof/>
              </w:rPr>
              <w:delText>Fältregler</w:delText>
            </w:r>
            <w:r w:rsidDel="001A1D9F">
              <w:rPr>
                <w:noProof/>
              </w:rPr>
              <w:tab/>
              <w:delText>13</w:delText>
            </w:r>
          </w:del>
        </w:p>
        <w:p w14:paraId="0384D18A" w14:textId="77777777" w:rsidR="00CD7B84" w:rsidDel="001A1D9F" w:rsidRDefault="00CD7B84">
          <w:pPr>
            <w:pStyle w:val="Innehll3"/>
            <w:tabs>
              <w:tab w:val="left" w:pos="1057"/>
              <w:tab w:val="right" w:leader="dot" w:pos="10456"/>
            </w:tabs>
            <w:rPr>
              <w:del w:id="203" w:author="björn hedman" w:date="2014-06-24T10:00:00Z"/>
              <w:rFonts w:asciiTheme="minorHAnsi" w:eastAsiaTheme="minorEastAsia" w:hAnsiTheme="minorHAnsi" w:cstheme="minorBidi"/>
              <w:noProof/>
              <w:sz w:val="24"/>
              <w:szCs w:val="24"/>
              <w:lang w:eastAsia="ja-JP"/>
            </w:rPr>
          </w:pPr>
          <w:del w:id="204" w:author="björn hedman" w:date="2014-06-24T10:00:00Z">
            <w:r w:rsidDel="001A1D9F">
              <w:rPr>
                <w:noProof/>
              </w:rPr>
              <w:delText>6.1.3</w:delText>
            </w:r>
            <w:r w:rsidDel="001A1D9F">
              <w:rPr>
                <w:rFonts w:asciiTheme="minorHAnsi" w:eastAsiaTheme="minorEastAsia" w:hAnsiTheme="minorHAnsi" w:cstheme="minorBidi"/>
                <w:noProof/>
                <w:sz w:val="24"/>
                <w:szCs w:val="24"/>
                <w:lang w:eastAsia="ja-JP"/>
              </w:rPr>
              <w:tab/>
            </w:r>
            <w:r w:rsidDel="001A1D9F">
              <w:rPr>
                <w:noProof/>
              </w:rPr>
              <w:delText>Övriga regler</w:delText>
            </w:r>
            <w:r w:rsidDel="001A1D9F">
              <w:rPr>
                <w:noProof/>
              </w:rPr>
              <w:tab/>
              <w:delText>14</w:delText>
            </w:r>
          </w:del>
        </w:p>
        <w:p w14:paraId="19675A4D" w14:textId="77777777" w:rsidR="00CD7B84" w:rsidDel="001A1D9F" w:rsidRDefault="00CD7B84">
          <w:pPr>
            <w:pStyle w:val="Innehll3"/>
            <w:tabs>
              <w:tab w:val="left" w:pos="1060"/>
              <w:tab w:val="right" w:leader="dot" w:pos="10456"/>
            </w:tabs>
            <w:rPr>
              <w:del w:id="205" w:author="björn hedman" w:date="2014-06-24T10:00:00Z"/>
              <w:rFonts w:asciiTheme="minorHAnsi" w:eastAsiaTheme="minorEastAsia" w:hAnsiTheme="minorHAnsi" w:cstheme="minorBidi"/>
              <w:noProof/>
              <w:sz w:val="24"/>
              <w:szCs w:val="24"/>
              <w:lang w:eastAsia="ja-JP"/>
            </w:rPr>
          </w:pPr>
          <w:del w:id="206" w:author="björn hedman" w:date="2014-06-24T10:00:00Z">
            <w:r w:rsidDel="001A1D9F">
              <w:rPr>
                <w:noProof/>
              </w:rPr>
              <w:delText>6.1.4</w:delText>
            </w:r>
            <w:r w:rsidDel="001A1D9F">
              <w:rPr>
                <w:rFonts w:asciiTheme="minorHAnsi" w:eastAsiaTheme="minorEastAsia" w:hAnsiTheme="minorHAnsi" w:cstheme="minorBidi"/>
                <w:noProof/>
                <w:sz w:val="24"/>
                <w:szCs w:val="24"/>
                <w:lang w:eastAsia="ja-JP"/>
              </w:rPr>
              <w:tab/>
            </w:r>
            <w:r w:rsidDel="001A1D9F">
              <w:rPr>
                <w:noProof/>
              </w:rPr>
              <w:delText>Annan information om kontraktet</w:delText>
            </w:r>
            <w:r w:rsidDel="001A1D9F">
              <w:rPr>
                <w:noProof/>
              </w:rPr>
              <w:tab/>
              <w:delText>16</w:delText>
            </w:r>
          </w:del>
        </w:p>
        <w:p w14:paraId="2CFFF42C" w14:textId="77777777" w:rsidR="00CD7B84" w:rsidDel="001A1D9F" w:rsidRDefault="00CD7B84">
          <w:pPr>
            <w:pStyle w:val="Innehll2"/>
            <w:tabs>
              <w:tab w:val="left" w:pos="719"/>
              <w:tab w:val="right" w:leader="dot" w:pos="10456"/>
            </w:tabs>
            <w:rPr>
              <w:del w:id="207" w:author="björn hedman" w:date="2014-06-24T10:00:00Z"/>
              <w:rFonts w:asciiTheme="minorHAnsi" w:eastAsiaTheme="minorEastAsia" w:hAnsiTheme="minorHAnsi" w:cstheme="minorBidi"/>
              <w:noProof/>
              <w:sz w:val="24"/>
              <w:szCs w:val="24"/>
              <w:lang w:eastAsia="ja-JP"/>
            </w:rPr>
          </w:pPr>
          <w:del w:id="208" w:author="björn hedman" w:date="2014-06-24T10:00:00Z">
            <w:r w:rsidDel="001A1D9F">
              <w:rPr>
                <w:noProof/>
              </w:rPr>
              <w:delText>6.2</w:delText>
            </w:r>
            <w:r w:rsidDel="001A1D9F">
              <w:rPr>
                <w:rFonts w:asciiTheme="minorHAnsi" w:eastAsiaTheme="minorEastAsia" w:hAnsiTheme="minorHAnsi" w:cstheme="minorBidi"/>
                <w:noProof/>
                <w:sz w:val="24"/>
                <w:szCs w:val="24"/>
                <w:lang w:eastAsia="ja-JP"/>
              </w:rPr>
              <w:tab/>
            </w:r>
            <w:r w:rsidDel="001A1D9F">
              <w:rPr>
                <w:noProof/>
              </w:rPr>
              <w:delText>IsActiveUser</w:delText>
            </w:r>
            <w:r w:rsidDel="001A1D9F">
              <w:rPr>
                <w:noProof/>
              </w:rPr>
              <w:tab/>
              <w:delText>16</w:delText>
            </w:r>
          </w:del>
        </w:p>
        <w:p w14:paraId="7246F84D" w14:textId="77777777" w:rsidR="00CD7B84" w:rsidDel="001A1D9F" w:rsidRDefault="00CD7B84">
          <w:pPr>
            <w:pStyle w:val="Innehll3"/>
            <w:tabs>
              <w:tab w:val="left" w:pos="1059"/>
              <w:tab w:val="right" w:leader="dot" w:pos="10456"/>
            </w:tabs>
            <w:rPr>
              <w:del w:id="209" w:author="björn hedman" w:date="2014-06-24T10:00:00Z"/>
              <w:rFonts w:asciiTheme="minorHAnsi" w:eastAsiaTheme="minorEastAsia" w:hAnsiTheme="minorHAnsi" w:cstheme="minorBidi"/>
              <w:noProof/>
              <w:sz w:val="24"/>
              <w:szCs w:val="24"/>
              <w:lang w:eastAsia="ja-JP"/>
            </w:rPr>
          </w:pPr>
          <w:del w:id="210" w:author="björn hedman" w:date="2014-06-24T10:00:00Z">
            <w:r w:rsidDel="001A1D9F">
              <w:rPr>
                <w:noProof/>
              </w:rPr>
              <w:delText>6.2.1</w:delText>
            </w:r>
            <w:r w:rsidDel="001A1D9F">
              <w:rPr>
                <w:rFonts w:asciiTheme="minorHAnsi" w:eastAsiaTheme="minorEastAsia" w:hAnsiTheme="minorHAnsi" w:cstheme="minorBidi"/>
                <w:noProof/>
                <w:sz w:val="24"/>
                <w:szCs w:val="24"/>
                <w:lang w:eastAsia="ja-JP"/>
              </w:rPr>
              <w:tab/>
            </w:r>
            <w:r w:rsidDel="001A1D9F">
              <w:rPr>
                <w:noProof/>
              </w:rPr>
              <w:delText>Version</w:delText>
            </w:r>
            <w:r w:rsidDel="001A1D9F">
              <w:rPr>
                <w:noProof/>
              </w:rPr>
              <w:tab/>
              <w:delText>16</w:delText>
            </w:r>
          </w:del>
        </w:p>
        <w:p w14:paraId="27B08448" w14:textId="77777777" w:rsidR="00CD7B84" w:rsidDel="001A1D9F" w:rsidRDefault="00CD7B84">
          <w:pPr>
            <w:pStyle w:val="Innehll3"/>
            <w:tabs>
              <w:tab w:val="left" w:pos="1084"/>
              <w:tab w:val="right" w:leader="dot" w:pos="10456"/>
            </w:tabs>
            <w:rPr>
              <w:del w:id="211" w:author="björn hedman" w:date="2014-06-24T10:00:00Z"/>
              <w:rFonts w:asciiTheme="minorHAnsi" w:eastAsiaTheme="minorEastAsia" w:hAnsiTheme="minorHAnsi" w:cstheme="minorBidi"/>
              <w:noProof/>
              <w:sz w:val="24"/>
              <w:szCs w:val="24"/>
              <w:lang w:eastAsia="ja-JP"/>
            </w:rPr>
          </w:pPr>
          <w:del w:id="212" w:author="björn hedman" w:date="2014-06-24T10:00:00Z">
            <w:r w:rsidDel="001A1D9F">
              <w:rPr>
                <w:noProof/>
              </w:rPr>
              <w:delText>6.2.2</w:delText>
            </w:r>
            <w:r w:rsidDel="001A1D9F">
              <w:rPr>
                <w:rFonts w:asciiTheme="minorHAnsi" w:eastAsiaTheme="minorEastAsia" w:hAnsiTheme="minorHAnsi" w:cstheme="minorBidi"/>
                <w:noProof/>
                <w:sz w:val="24"/>
                <w:szCs w:val="24"/>
                <w:lang w:eastAsia="ja-JP"/>
              </w:rPr>
              <w:tab/>
            </w:r>
            <w:r w:rsidDel="001A1D9F">
              <w:rPr>
                <w:noProof/>
              </w:rPr>
              <w:delText>Fältregler</w:delText>
            </w:r>
            <w:r w:rsidDel="001A1D9F">
              <w:rPr>
                <w:noProof/>
              </w:rPr>
              <w:tab/>
              <w:delText>16</w:delText>
            </w:r>
          </w:del>
        </w:p>
        <w:p w14:paraId="39CF7D9F" w14:textId="77777777" w:rsidR="00CD7B84" w:rsidDel="001A1D9F" w:rsidRDefault="00CD7B84">
          <w:pPr>
            <w:pStyle w:val="Innehll3"/>
            <w:tabs>
              <w:tab w:val="left" w:pos="1083"/>
              <w:tab w:val="right" w:leader="dot" w:pos="10456"/>
            </w:tabs>
            <w:rPr>
              <w:del w:id="213" w:author="björn hedman" w:date="2014-06-24T10:00:00Z"/>
              <w:rFonts w:asciiTheme="minorHAnsi" w:eastAsiaTheme="minorEastAsia" w:hAnsiTheme="minorHAnsi" w:cstheme="minorBidi"/>
              <w:noProof/>
              <w:sz w:val="24"/>
              <w:szCs w:val="24"/>
              <w:lang w:eastAsia="ja-JP"/>
            </w:rPr>
          </w:pPr>
          <w:del w:id="214" w:author="björn hedman" w:date="2014-06-24T10:00:00Z">
            <w:r w:rsidDel="001A1D9F">
              <w:rPr>
                <w:noProof/>
              </w:rPr>
              <w:delText>6.2.3</w:delText>
            </w:r>
            <w:r w:rsidDel="001A1D9F">
              <w:rPr>
                <w:rFonts w:asciiTheme="minorHAnsi" w:eastAsiaTheme="minorEastAsia" w:hAnsiTheme="minorHAnsi" w:cstheme="minorBidi"/>
                <w:noProof/>
                <w:sz w:val="24"/>
                <w:szCs w:val="24"/>
                <w:lang w:eastAsia="ja-JP"/>
              </w:rPr>
              <w:tab/>
            </w:r>
            <w:r w:rsidDel="001A1D9F">
              <w:rPr>
                <w:noProof/>
              </w:rPr>
              <w:delText>Övriga regler</w:delText>
            </w:r>
            <w:r w:rsidDel="001A1D9F">
              <w:rPr>
                <w:noProof/>
              </w:rPr>
              <w:tab/>
              <w:delText>17</w:delText>
            </w:r>
          </w:del>
        </w:p>
        <w:p w14:paraId="681310D4" w14:textId="77777777" w:rsidR="00CD7B84" w:rsidDel="001A1D9F" w:rsidRDefault="00CD7B84">
          <w:pPr>
            <w:pStyle w:val="Innehll3"/>
            <w:tabs>
              <w:tab w:val="left" w:pos="1086"/>
              <w:tab w:val="right" w:leader="dot" w:pos="10456"/>
            </w:tabs>
            <w:rPr>
              <w:del w:id="215" w:author="björn hedman" w:date="2014-06-24T10:00:00Z"/>
              <w:rFonts w:asciiTheme="minorHAnsi" w:eastAsiaTheme="minorEastAsia" w:hAnsiTheme="minorHAnsi" w:cstheme="minorBidi"/>
              <w:noProof/>
              <w:sz w:val="24"/>
              <w:szCs w:val="24"/>
              <w:lang w:eastAsia="ja-JP"/>
            </w:rPr>
          </w:pPr>
          <w:del w:id="216" w:author="björn hedman" w:date="2014-06-24T10:00:00Z">
            <w:r w:rsidDel="001A1D9F">
              <w:rPr>
                <w:noProof/>
              </w:rPr>
              <w:delText>6.2.4</w:delText>
            </w:r>
            <w:r w:rsidDel="001A1D9F">
              <w:rPr>
                <w:rFonts w:asciiTheme="minorHAnsi" w:eastAsiaTheme="minorEastAsia" w:hAnsiTheme="minorHAnsi" w:cstheme="minorBidi"/>
                <w:noProof/>
                <w:sz w:val="24"/>
                <w:szCs w:val="24"/>
                <w:lang w:eastAsia="ja-JP"/>
              </w:rPr>
              <w:tab/>
            </w:r>
            <w:r w:rsidDel="001A1D9F">
              <w:rPr>
                <w:noProof/>
              </w:rPr>
              <w:delText>Annan information om kontraktet</w:delText>
            </w:r>
            <w:r w:rsidDel="001A1D9F">
              <w:rPr>
                <w:noProof/>
              </w:rPr>
              <w:tab/>
              <w:delText>17</w:delText>
            </w:r>
          </w:del>
        </w:p>
        <w:p w14:paraId="1CBE9463" w14:textId="77777777" w:rsidR="00793064" w:rsidRDefault="00793064">
          <w:r>
            <w:fldChar w:fldCharType="end"/>
          </w:r>
        </w:p>
      </w:sdtContent>
    </w:sdt>
    <w:p w14:paraId="68086271" w14:textId="4EB9483E" w:rsidR="0039481C" w:rsidRPr="009F4E16" w:rsidRDefault="00793064" w:rsidP="0039481C">
      <w:pPr>
        <w:spacing w:line="240" w:lineRule="auto"/>
        <w:rPr>
          <w:rFonts w:eastAsia="Times New Roman"/>
          <w:bCs/>
          <w:sz w:val="30"/>
          <w:szCs w:val="28"/>
        </w:rPr>
      </w:pPr>
      <w:r>
        <w:br w:type="page"/>
      </w:r>
      <w:bookmarkStart w:id="217" w:name="Radera3"/>
      <w:bookmarkEnd w:id="0"/>
      <w:bookmarkEnd w:id="217"/>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rsidP="00F35278">
            <w:pPr>
              <w:pStyle w:val="TableText"/>
              <w:tabs>
                <w:tab w:val="right" w:pos="3176"/>
              </w:tabs>
              <w:rPr>
                <w:rFonts w:ascii="Georgia" w:hAnsi="Georgia"/>
              </w:rPr>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rsidP="00F35278">
            <w:pPr>
              <w:pStyle w:val="TableText"/>
              <w:tabs>
                <w:tab w:val="right" w:pos="3176"/>
              </w:tabs>
              <w:rPr>
                <w:rFonts w:ascii="Georgia" w:hAnsi="Georgia"/>
              </w:rPr>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rsidP="00641A3D">
            <w:pPr>
              <w:pStyle w:val="TableText"/>
              <w:tabs>
                <w:tab w:val="right" w:pos="3176"/>
              </w:tabs>
              <w:jc w:val="left"/>
              <w:rPr>
                <w:rFonts w:ascii="Georgia" w:hAnsi="Georgia"/>
                <w:highlight w:val="yellow"/>
              </w:rPr>
            </w:pPr>
            <w:r w:rsidRPr="000C2908">
              <w:rPr>
                <w:rFonts w:ascii="Georgia" w:hAnsi="Georgia"/>
              </w:rPr>
              <w:t xml:space="preserve">Rättat </w:t>
            </w:r>
            <w:proofErr w:type="spellStart"/>
            <w:r w:rsidRPr="000C2908">
              <w:rPr>
                <w:rFonts w:ascii="Georgia" w:hAnsi="Georgia"/>
              </w:rPr>
              <w:t>feltabeller</w:t>
            </w:r>
            <w:proofErr w:type="spellEnd"/>
            <w:r w:rsidRPr="000C2908">
              <w:rPr>
                <w:rFonts w:ascii="Georgia" w:hAnsi="Georgia"/>
              </w:rPr>
              <w:t xml:space="preserve">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F35278" w:rsidRPr="000C2908" w14:paraId="129EB5D9" w14:textId="77777777" w:rsidTr="000C2908">
        <w:tc>
          <w:tcPr>
            <w:tcW w:w="1304" w:type="dxa"/>
          </w:tcPr>
          <w:p w14:paraId="01924E91" w14:textId="77777777" w:rsidR="00F35278" w:rsidRPr="000C2908" w:rsidRDefault="00F35278" w:rsidP="0039481C">
            <w:pPr>
              <w:pStyle w:val="TableText"/>
              <w:rPr>
                <w:rFonts w:ascii="Georgia" w:hAnsi="Georgia"/>
                <w:color w:val="008000"/>
              </w:rPr>
            </w:pPr>
            <w:r w:rsidRPr="000C2908">
              <w:rPr>
                <w:rFonts w:ascii="Georgia" w:hAnsi="Georgia"/>
                <w:color w:val="008000"/>
              </w:rPr>
              <w:fldChar w:fldCharType="begin"/>
            </w:r>
            <w:r w:rsidRPr="000C2908">
              <w:rPr>
                <w:rFonts w:ascii="Georgia" w:hAnsi="Georgia"/>
                <w:color w:val="008000"/>
              </w:rPr>
              <w:instrText xml:space="preserve"> DOCPROPERTY  "version1" \* MERGEFORMAT </w:instrText>
            </w:r>
            <w:r w:rsidRPr="000C2908">
              <w:rPr>
                <w:rFonts w:ascii="Georgia" w:hAnsi="Georgia"/>
                <w:color w:val="008000"/>
              </w:rPr>
              <w:fldChar w:fldCharType="separate"/>
            </w:r>
            <w:r w:rsidR="00CD7B84">
              <w:rPr>
                <w:rFonts w:ascii="Georgia" w:hAnsi="Georgia"/>
                <w:color w:val="008000"/>
              </w:rPr>
              <w:t>1</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"version2" \* MERGEFORMAT </w:instrText>
            </w:r>
            <w:r w:rsidRPr="000C2908">
              <w:rPr>
                <w:rFonts w:ascii="Georgia" w:hAnsi="Georgia"/>
                <w:color w:val="008000"/>
              </w:rPr>
              <w:fldChar w:fldCharType="separate"/>
            </w:r>
            <w:r w:rsidR="00CD7B84">
              <w:rPr>
                <w:rFonts w:ascii="Georgia" w:hAnsi="Georgia"/>
                <w:color w:val="008000"/>
              </w:rPr>
              <w:t>0</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"version3" \* MERGEFORMAT </w:instrText>
            </w:r>
            <w:r w:rsidRPr="000C2908">
              <w:rPr>
                <w:rFonts w:ascii="Georgia" w:hAnsi="Georgia"/>
                <w:color w:val="008000"/>
              </w:rPr>
              <w:fldChar w:fldCharType="separate"/>
            </w:r>
            <w:r w:rsidR="00CD7B84">
              <w:rPr>
                <w:rFonts w:ascii="Georgia" w:hAnsi="Georgia"/>
                <w:color w:val="008000"/>
              </w:rPr>
              <w:t>0</w:t>
            </w:r>
            <w:r w:rsidRPr="000C2908">
              <w:rPr>
                <w:rFonts w:ascii="Georgia" w:hAnsi="Georgia"/>
                <w:color w:val="008000"/>
              </w:rPr>
              <w:fldChar w:fldCharType="end"/>
            </w:r>
            <w:r w:rsidRPr="000C2908">
              <w:rPr>
                <w:rFonts w:ascii="Georgia" w:hAnsi="Georgia"/>
                <w:color w:val="008000"/>
              </w:rPr>
              <w:fldChar w:fldCharType="begin"/>
            </w:r>
            <w:r w:rsidRPr="000C2908">
              <w:rPr>
                <w:rFonts w:ascii="Georgia" w:hAnsi="Georgia"/>
                <w:color w:val="008000"/>
              </w:rPr>
              <w:instrText xml:space="preserve"> DOCPROPERTY "rc" \* MERGEFORMAT </w:instrText>
            </w:r>
            <w:r w:rsidRPr="000C2908">
              <w:rPr>
                <w:rFonts w:ascii="Georgia" w:hAnsi="Georgia"/>
                <w:color w:val="008000"/>
              </w:rPr>
              <w:fldChar w:fldCharType="separate"/>
            </w:r>
            <w:r w:rsidR="00CD7B84">
              <w:rPr>
                <w:rFonts w:ascii="Georgia" w:hAnsi="Georgia"/>
                <w:color w:val="008000"/>
              </w:rPr>
              <w:t>RC_01</w:t>
            </w:r>
            <w:r w:rsidRPr="000C2908">
              <w:rPr>
                <w:rFonts w:ascii="Georgia" w:hAnsi="Georgia"/>
                <w:color w:val="008000"/>
              </w:rPr>
              <w:fldChar w:fldCharType="end"/>
            </w:r>
          </w:p>
        </w:tc>
        <w:tc>
          <w:tcPr>
            <w:tcW w:w="992" w:type="dxa"/>
          </w:tcPr>
          <w:p w14:paraId="64DCBB02" w14:textId="77777777" w:rsidR="00F35278" w:rsidRPr="009F4E16" w:rsidRDefault="00F35278" w:rsidP="0039481C">
            <w:pPr>
              <w:pStyle w:val="TableText"/>
              <w:rPr>
                <w:rFonts w:ascii="Georgia" w:hAnsi="Georgia"/>
              </w:rPr>
            </w:pPr>
            <w:r w:rsidRPr="009F4E16">
              <w:rPr>
                <w:rFonts w:ascii="Georgia" w:hAnsi="Georgia"/>
              </w:rPr>
              <w:t>PA1</w:t>
            </w:r>
          </w:p>
        </w:tc>
        <w:tc>
          <w:tcPr>
            <w:tcW w:w="1560" w:type="dxa"/>
          </w:tcPr>
          <w:p w14:paraId="02FF2D9F" w14:textId="0E597C57" w:rsidR="00F35278" w:rsidRPr="009F4E16" w:rsidRDefault="009F4E16" w:rsidP="0039481C">
            <w:pPr>
              <w:pStyle w:val="TableText"/>
              <w:rPr>
                <w:rFonts w:ascii="Georgia" w:hAnsi="Georgia"/>
              </w:rPr>
            </w:pPr>
            <w:r w:rsidRPr="009F4E16">
              <w:rPr>
                <w:rFonts w:ascii="Georgia" w:hAnsi="Georgia"/>
              </w:rPr>
              <w:t>2014-06-09</w:t>
            </w:r>
          </w:p>
        </w:tc>
        <w:tc>
          <w:tcPr>
            <w:tcW w:w="3260" w:type="dxa"/>
          </w:tcPr>
          <w:p w14:paraId="1285EF4D" w14:textId="58392435" w:rsidR="00F35278" w:rsidRPr="009F4E16" w:rsidRDefault="00CD7B84" w:rsidP="00F35278">
            <w:pPr>
              <w:pStyle w:val="TableText"/>
              <w:tabs>
                <w:tab w:val="right" w:pos="3176"/>
              </w:tabs>
              <w:rPr>
                <w:rFonts w:ascii="Georgia" w:hAnsi="Georgia"/>
              </w:rPr>
            </w:pPr>
            <w:r>
              <w:rPr>
                <w:rFonts w:ascii="Georgia" w:hAnsi="Georgia"/>
              </w:rPr>
              <w:t>Flyttat innehåll till ny mall</w:t>
            </w:r>
            <w:r w:rsidR="00F35278" w:rsidRPr="009F4E16">
              <w:rPr>
                <w:rFonts w:ascii="Georgia" w:hAnsi="Georgia"/>
              </w:rPr>
              <w:tab/>
            </w:r>
          </w:p>
        </w:tc>
        <w:tc>
          <w:tcPr>
            <w:tcW w:w="1559" w:type="dxa"/>
          </w:tcPr>
          <w:p w14:paraId="373A1BD7" w14:textId="20488527" w:rsidR="00F35278" w:rsidRPr="009F4E16" w:rsidRDefault="009F4E16" w:rsidP="0039481C">
            <w:pPr>
              <w:pStyle w:val="TableText"/>
              <w:rPr>
                <w:rFonts w:ascii="Georgia" w:hAnsi="Georgia"/>
              </w:rPr>
            </w:pPr>
            <w:r w:rsidRPr="009F4E16">
              <w:rPr>
                <w:rFonts w:ascii="Georgia" w:hAnsi="Georgia"/>
              </w:rPr>
              <w:t>Björn Hedman</w:t>
            </w:r>
          </w:p>
        </w:tc>
        <w:tc>
          <w:tcPr>
            <w:tcW w:w="1418" w:type="dxa"/>
          </w:tcPr>
          <w:p w14:paraId="4B4AE0CB" w14:textId="77777777" w:rsidR="00F35278" w:rsidRPr="000C2908" w:rsidRDefault="00F35278" w:rsidP="0039481C">
            <w:pPr>
              <w:pStyle w:val="TableText"/>
              <w:rPr>
                <w:rFonts w:ascii="Georgia" w:hAnsi="Georgia"/>
              </w:rPr>
            </w:pPr>
          </w:p>
        </w:tc>
      </w:tr>
      <w:tr w:rsidR="001A1D9F" w:rsidRPr="000C2908" w14:paraId="112D9CE1" w14:textId="77777777" w:rsidTr="000C2908">
        <w:trPr>
          <w:ins w:id="218" w:author="björn hedman" w:date="2014-06-24T10:00:00Z"/>
        </w:trPr>
        <w:tc>
          <w:tcPr>
            <w:tcW w:w="1304" w:type="dxa"/>
          </w:tcPr>
          <w:p w14:paraId="39D08515" w14:textId="1DE82108" w:rsidR="001A1D9F" w:rsidRPr="000C2908" w:rsidRDefault="001A1D9F" w:rsidP="0039481C">
            <w:pPr>
              <w:pStyle w:val="TableText"/>
              <w:rPr>
                <w:ins w:id="219" w:author="björn hedman" w:date="2014-06-24T10:00:00Z"/>
                <w:rFonts w:ascii="Georgia" w:hAnsi="Georgia"/>
                <w:color w:val="008000"/>
              </w:rPr>
            </w:pPr>
            <w:ins w:id="220" w:author="björn hedman" w:date="2014-06-24T10:00:00Z">
              <w:r>
                <w:rPr>
                  <w:rFonts w:ascii="Georgia" w:hAnsi="Georgia"/>
                  <w:color w:val="008000"/>
                </w:rPr>
                <w:t>1.0.0RC2</w:t>
              </w:r>
            </w:ins>
          </w:p>
        </w:tc>
        <w:tc>
          <w:tcPr>
            <w:tcW w:w="992" w:type="dxa"/>
          </w:tcPr>
          <w:p w14:paraId="0F8E4F0C" w14:textId="6D47F9B5" w:rsidR="001A1D9F" w:rsidRPr="009F4E16" w:rsidRDefault="001A1D9F" w:rsidP="0039481C">
            <w:pPr>
              <w:pStyle w:val="TableText"/>
              <w:rPr>
                <w:ins w:id="221" w:author="björn hedman" w:date="2014-06-24T10:00:00Z"/>
                <w:rFonts w:ascii="Georgia" w:hAnsi="Georgia"/>
              </w:rPr>
            </w:pPr>
            <w:ins w:id="222" w:author="björn hedman" w:date="2014-06-24T10:00:00Z">
              <w:r>
                <w:rPr>
                  <w:rFonts w:ascii="Georgia" w:hAnsi="Georgia"/>
                </w:rPr>
                <w:t>PA2</w:t>
              </w:r>
            </w:ins>
          </w:p>
        </w:tc>
        <w:tc>
          <w:tcPr>
            <w:tcW w:w="1560" w:type="dxa"/>
          </w:tcPr>
          <w:p w14:paraId="617B3FB9" w14:textId="43FB9ACA" w:rsidR="001A1D9F" w:rsidRPr="009F4E16" w:rsidRDefault="001A1D9F" w:rsidP="0039481C">
            <w:pPr>
              <w:pStyle w:val="TableText"/>
              <w:rPr>
                <w:ins w:id="223" w:author="björn hedman" w:date="2014-06-24T10:00:00Z"/>
                <w:rFonts w:ascii="Georgia" w:hAnsi="Georgia"/>
              </w:rPr>
            </w:pPr>
            <w:ins w:id="224" w:author="björn hedman" w:date="2014-06-24T10:00:00Z">
              <w:r>
                <w:rPr>
                  <w:rFonts w:ascii="Georgia" w:hAnsi="Georgia"/>
                </w:rPr>
                <w:t>2014-06-24</w:t>
              </w:r>
            </w:ins>
          </w:p>
        </w:tc>
        <w:tc>
          <w:tcPr>
            <w:tcW w:w="3260" w:type="dxa"/>
          </w:tcPr>
          <w:p w14:paraId="5048772B" w14:textId="266E08D5" w:rsidR="001A1D9F" w:rsidRDefault="001A1D9F" w:rsidP="00F35278">
            <w:pPr>
              <w:pStyle w:val="TableText"/>
              <w:tabs>
                <w:tab w:val="right" w:pos="3176"/>
              </w:tabs>
              <w:rPr>
                <w:ins w:id="225" w:author="björn hedman" w:date="2014-06-24T10:00:00Z"/>
                <w:rFonts w:ascii="Georgia" w:hAnsi="Georgia"/>
              </w:rPr>
            </w:pPr>
            <w:ins w:id="226" w:author="björn hedman" w:date="2014-06-24T10:00:00Z">
              <w:r>
                <w:rPr>
                  <w:rFonts w:ascii="Georgia" w:hAnsi="Georgia"/>
                </w:rPr>
                <w:t>Rättningar efter feedback granskning1</w:t>
              </w:r>
            </w:ins>
          </w:p>
        </w:tc>
        <w:tc>
          <w:tcPr>
            <w:tcW w:w="1559" w:type="dxa"/>
          </w:tcPr>
          <w:p w14:paraId="07109A18" w14:textId="665597DD" w:rsidR="001A1D9F" w:rsidRPr="009F4E16" w:rsidRDefault="001A1D9F" w:rsidP="0039481C">
            <w:pPr>
              <w:pStyle w:val="TableText"/>
              <w:rPr>
                <w:ins w:id="227" w:author="björn hedman" w:date="2014-06-24T10:00:00Z"/>
                <w:rFonts w:ascii="Georgia" w:hAnsi="Georgia"/>
              </w:rPr>
            </w:pPr>
            <w:ins w:id="228" w:author="björn hedman" w:date="2014-06-24T10:01:00Z">
              <w:r>
                <w:rPr>
                  <w:rFonts w:ascii="Georgia" w:hAnsi="Georgia"/>
                </w:rPr>
                <w:t>Björn Hedman</w:t>
              </w:r>
            </w:ins>
          </w:p>
        </w:tc>
        <w:tc>
          <w:tcPr>
            <w:tcW w:w="1418" w:type="dxa"/>
          </w:tcPr>
          <w:p w14:paraId="22F44CA8" w14:textId="77777777" w:rsidR="001A1D9F" w:rsidRPr="000C2908" w:rsidRDefault="001A1D9F" w:rsidP="0039481C">
            <w:pPr>
              <w:pStyle w:val="TableText"/>
              <w:rPr>
                <w:ins w:id="229" w:author="björn hedman" w:date="2014-06-24T10:00:00Z"/>
                <w:rFonts w:ascii="Georgia" w:hAnsi="Georgia"/>
              </w:rPr>
            </w:pPr>
          </w:p>
        </w:tc>
      </w:tr>
      <w:tr w:rsidR="001A1D9F" w:rsidRPr="000C2908" w14:paraId="6718885A" w14:textId="77777777" w:rsidTr="000C2908">
        <w:trPr>
          <w:ins w:id="230" w:author="björn hedman" w:date="2014-06-24T10:01:00Z"/>
        </w:trPr>
        <w:tc>
          <w:tcPr>
            <w:tcW w:w="1304" w:type="dxa"/>
          </w:tcPr>
          <w:p w14:paraId="67C792EC" w14:textId="77777777" w:rsidR="001A1D9F" w:rsidRDefault="001A1D9F" w:rsidP="0039481C">
            <w:pPr>
              <w:pStyle w:val="TableText"/>
              <w:rPr>
                <w:ins w:id="231" w:author="björn hedman" w:date="2014-06-24T10:01:00Z"/>
                <w:rFonts w:ascii="Georgia" w:hAnsi="Georgia"/>
                <w:color w:val="008000"/>
              </w:rPr>
            </w:pPr>
          </w:p>
        </w:tc>
        <w:tc>
          <w:tcPr>
            <w:tcW w:w="992" w:type="dxa"/>
          </w:tcPr>
          <w:p w14:paraId="6E5C4731" w14:textId="77777777" w:rsidR="001A1D9F" w:rsidRDefault="001A1D9F" w:rsidP="0039481C">
            <w:pPr>
              <w:pStyle w:val="TableText"/>
              <w:rPr>
                <w:ins w:id="232" w:author="björn hedman" w:date="2014-06-24T10:01:00Z"/>
                <w:rFonts w:ascii="Georgia" w:hAnsi="Georgia"/>
              </w:rPr>
            </w:pPr>
          </w:p>
        </w:tc>
        <w:tc>
          <w:tcPr>
            <w:tcW w:w="1560" w:type="dxa"/>
          </w:tcPr>
          <w:p w14:paraId="65240C5F" w14:textId="77777777" w:rsidR="001A1D9F" w:rsidRDefault="001A1D9F" w:rsidP="0039481C">
            <w:pPr>
              <w:pStyle w:val="TableText"/>
              <w:rPr>
                <w:ins w:id="233" w:author="björn hedman" w:date="2014-06-24T10:01:00Z"/>
                <w:rFonts w:ascii="Georgia" w:hAnsi="Georgia"/>
              </w:rPr>
            </w:pPr>
          </w:p>
        </w:tc>
        <w:tc>
          <w:tcPr>
            <w:tcW w:w="3260" w:type="dxa"/>
          </w:tcPr>
          <w:p w14:paraId="32FB962B" w14:textId="77777777" w:rsidR="001A1D9F" w:rsidRDefault="001A1D9F" w:rsidP="00F35278">
            <w:pPr>
              <w:pStyle w:val="TableText"/>
              <w:tabs>
                <w:tab w:val="right" w:pos="3176"/>
              </w:tabs>
              <w:rPr>
                <w:ins w:id="234" w:author="björn hedman" w:date="2014-06-24T10:01:00Z"/>
                <w:rFonts w:ascii="Georgia" w:hAnsi="Georgia"/>
              </w:rPr>
            </w:pPr>
          </w:p>
        </w:tc>
        <w:tc>
          <w:tcPr>
            <w:tcW w:w="1559" w:type="dxa"/>
          </w:tcPr>
          <w:p w14:paraId="78BCBA8C" w14:textId="77777777" w:rsidR="001A1D9F" w:rsidRDefault="001A1D9F" w:rsidP="0039481C">
            <w:pPr>
              <w:pStyle w:val="TableText"/>
              <w:rPr>
                <w:ins w:id="235" w:author="björn hedman" w:date="2014-06-24T10:01:00Z"/>
                <w:rFonts w:ascii="Georgia" w:hAnsi="Georgia"/>
              </w:rPr>
            </w:pPr>
          </w:p>
        </w:tc>
        <w:tc>
          <w:tcPr>
            <w:tcW w:w="1418" w:type="dxa"/>
          </w:tcPr>
          <w:p w14:paraId="7B4D7F46" w14:textId="77777777" w:rsidR="001A1D9F" w:rsidRPr="000C2908" w:rsidRDefault="001A1D9F" w:rsidP="0039481C">
            <w:pPr>
              <w:pStyle w:val="TableText"/>
              <w:rPr>
                <w:ins w:id="236" w:author="björn hedman" w:date="2014-06-24T10:01:00Z"/>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CD7B84" w:rsidRPr="00CD7B84">
              <w:rPr>
                <w:rFonts w:ascii="Georgia" w:hAnsi="Georgia"/>
                <w:color w:val="9BBB59" w:themeColor="accent3"/>
              </w:rPr>
              <w:t>Patientportal</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21A17CB" w:rsidR="0039481C" w:rsidRPr="000C2908" w:rsidRDefault="009F4E16" w:rsidP="0039481C">
            <w:pPr>
              <w:pStyle w:val="TableText"/>
              <w:rPr>
                <w:rFonts w:ascii="Georgia" w:hAnsi="Georgia"/>
              </w:rPr>
            </w:pPr>
            <w:proofErr w:type="spellStart"/>
            <w:r>
              <w:rPr>
                <w:rFonts w:ascii="Georgia" w:hAnsi="Georgia"/>
              </w:rPr>
              <w:t>Docs</w:t>
            </w:r>
            <w:proofErr w:type="spellEnd"/>
            <w:r>
              <w:rPr>
                <w:rFonts w:ascii="Georgia" w:hAnsi="Georgia"/>
              </w:rPr>
              <w:t xml:space="preserve"> i projektet</w:t>
            </w:r>
            <w:r w:rsidR="00BD085C">
              <w:rPr>
                <w:rFonts w:ascii="Georgia" w:hAnsi="Georgia"/>
              </w:rPr>
              <w:t xml:space="preserve"> på </w:t>
            </w:r>
            <w:proofErr w:type="spellStart"/>
            <w:r w:rsidR="00BD085C">
              <w:rPr>
                <w:rFonts w:ascii="Georgia" w:hAnsi="Georgia"/>
              </w:rPr>
              <w:t>googlecode</w:t>
            </w:r>
            <w:proofErr w:type="spellEnd"/>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proofErr w:type="spellStart"/>
            <w:r w:rsidRPr="000C2908">
              <w:rPr>
                <w:rFonts w:ascii="Georgia" w:hAnsi="Georgia"/>
              </w:rPr>
              <w:t>RIVTA</w:t>
            </w:r>
            <w:proofErr w:type="spellEnd"/>
            <w:r w:rsidRPr="000C2908">
              <w:rPr>
                <w:rFonts w:ascii="Georgia" w:hAnsi="Georgia"/>
              </w:rPr>
              <w:t xml:space="preserve">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780F79" w:rsidP="0039481C">
            <w:pPr>
              <w:pStyle w:val="TableText"/>
              <w:rPr>
                <w:rFonts w:ascii="Georgia" w:hAnsi="Georgia"/>
              </w:rPr>
            </w:pPr>
            <w:hyperlink r:id="rId9" w:history="1">
              <w:r w:rsidR="0039481C" w:rsidRPr="000C2908">
                <w:rPr>
                  <w:rStyle w:val="Hyperl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37" w:name="_Toc357754843"/>
      <w:bookmarkStart w:id="238" w:name="_Toc243452541"/>
      <w:bookmarkStart w:id="239" w:name="_Toc265310630"/>
      <w:r>
        <w:t>Inledning</w:t>
      </w:r>
      <w:bookmarkEnd w:id="237"/>
      <w:bookmarkEnd w:id="238"/>
      <w:bookmarkEnd w:id="239"/>
    </w:p>
    <w:p w14:paraId="54B2F507" w14:textId="77777777" w:rsidR="009F4E16" w:rsidRDefault="009F4E16" w:rsidP="0039481C">
      <w:r>
        <w:t xml:space="preserve">Detta är beskrivningen av tjänstekontrakten i tjänstedomänen </w:t>
      </w:r>
      <w:proofErr w:type="spellStart"/>
      <w:proofErr w:type="gramStart"/>
      <w:r>
        <w:t>Infrastructure:eservicesupply</w:t>
      </w:r>
      <w:proofErr w:type="gramEnd"/>
      <w:r>
        <w:t>:patientportal</w:t>
      </w:r>
      <w:proofErr w:type="spellEnd"/>
      <w:r>
        <w:t>. Den svenska benämningen är ”</w:t>
      </w:r>
      <w:proofErr w:type="spellStart"/>
      <w:proofErr w:type="gramStart"/>
      <w:r>
        <w:t>I</w:t>
      </w:r>
      <w:r w:rsidRPr="008C2F6E">
        <w:t>nfrastruktur:etjänsteförsörjning</w:t>
      </w:r>
      <w:proofErr w:type="gramEnd"/>
      <w:r w:rsidRPr="008C2F6E">
        <w:t>:patientportal</w:t>
      </w:r>
      <w:proofErr w:type="spellEnd"/>
      <w:r>
        <w:t xml:space="preserve">”. </w:t>
      </w:r>
    </w:p>
    <w:p w14:paraId="60E154ED" w14:textId="6AEB9E0C" w:rsidR="0039481C" w:rsidRPr="0077723D" w:rsidRDefault="0039481C" w:rsidP="009F4E16">
      <w:pPr>
        <w:rPr>
          <w:color w:val="4F81BD" w:themeColor="accent1"/>
        </w:rPr>
      </w:pPr>
      <w:r>
        <w:t xml:space="preserve">Tjänstekontrakten är baserade på </w:t>
      </w:r>
      <w:proofErr w:type="spellStart"/>
      <w:r>
        <w:t>RIVTA</w:t>
      </w:r>
      <w:proofErr w:type="spellEnd"/>
      <w:r>
        <w:t xml:space="preserve"> 2.1 [R2] och reglerade genom arkitekturella beslut [R1] </w:t>
      </w:r>
    </w:p>
    <w:p w14:paraId="3F83E2D6" w14:textId="77777777" w:rsidR="0039481C" w:rsidRDefault="0039481C"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t>
      </w:r>
      <w:proofErr w:type="spellStart"/>
      <w:r>
        <w:t>WSDL</w:t>
      </w:r>
      <w:proofErr w:type="spellEnd"/>
      <w:r>
        <w:t xml:space="preserve">-filer).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1E709DB1" w:rsidR="005F7E0A" w:rsidRDefault="005F7E0A" w:rsidP="005F7E0A">
      <w:pPr>
        <w:pStyle w:val="Rubrik2"/>
      </w:pPr>
      <w:bookmarkStart w:id="240" w:name="_Toc265310631"/>
      <w:r>
        <w:t>WEB beskrivning</w:t>
      </w:r>
      <w:bookmarkEnd w:id="240"/>
    </w:p>
    <w:p w14:paraId="71F70960" w14:textId="308CB718" w:rsidR="005F7E0A" w:rsidDel="00A20783" w:rsidRDefault="005F7E0A" w:rsidP="005F7E0A">
      <w:pPr>
        <w:rPr>
          <w:del w:id="241" w:author="björn hedman" w:date="2014-06-24T12:59:00Z"/>
          <w:color w:val="4F81BD" w:themeColor="accent1"/>
        </w:rPr>
      </w:pPr>
      <w:commentRangeStart w:id="242"/>
      <w:del w:id="243" w:author="björn hedman" w:date="2014-06-24T12:59:00Z">
        <w:r w:rsidRPr="00CA6970" w:rsidDel="00A20783">
          <w:rPr>
            <w:color w:val="4F81BD" w:themeColor="accent1"/>
          </w:rPr>
          <w:delText>Omfattning och disposition webbtexter tjänstedomän + tjänstekontrakt:</w:delText>
        </w:r>
      </w:del>
    </w:p>
    <w:p w14:paraId="7A19DB8E" w14:textId="77777777" w:rsidR="009F4E16" w:rsidRDefault="009F4E16" w:rsidP="009F4E16">
      <w:pPr>
        <w:rPr>
          <w:color w:val="4F81BD" w:themeColor="accent1"/>
        </w:rPr>
      </w:pPr>
    </w:p>
    <w:p w14:paraId="16CA2C34" w14:textId="77777777" w:rsidR="009F4E16" w:rsidRDefault="009F4E16" w:rsidP="00A20783">
      <w:r>
        <w:t>Möjliggör att skicka meddelande till invånare som är användare av invånarportal, tänkta konsumenter är system inom sjukvården</w:t>
      </w:r>
    </w:p>
    <w:p w14:paraId="4D08D118" w14:textId="77777777" w:rsidR="009F4E16" w:rsidRDefault="009F4E16" w:rsidP="00A20783"/>
    <w:p w14:paraId="16EA73E6" w14:textId="7BD8207D" w:rsidR="005F7E0A" w:rsidRDefault="009F4E16" w:rsidP="00642479">
      <w:pPr>
        <w:rPr>
          <w:ins w:id="244" w:author="björn hedman" w:date="2014-06-24T12:59:00Z"/>
        </w:rPr>
      </w:pPr>
      <w:r>
        <w:t>Tjänstekontrakten gör det möjligt att dels kontrollera om en individ är användare av portal och dels att skicka själva meddelandet</w:t>
      </w:r>
      <w:commentRangeEnd w:id="242"/>
      <w:r w:rsidR="001E6585">
        <w:rPr>
          <w:rStyle w:val="Kommentarsreferens"/>
        </w:rPr>
        <w:commentReference w:id="242"/>
      </w:r>
      <w:r>
        <w:t>.</w:t>
      </w:r>
    </w:p>
    <w:p w14:paraId="697F1C90" w14:textId="20256F46" w:rsidR="00A20783" w:rsidRPr="00CA6970" w:rsidRDefault="00A20783" w:rsidP="00F947BB">
      <w:ins w:id="245" w:author="björn hedman" w:date="2014-06-24T12:59:00Z">
        <w:r>
          <w:t xml:space="preserve">Användning av kontrakten stäms först av med förvaltningen av </w:t>
        </w:r>
      </w:ins>
      <w:ins w:id="246" w:author="björn hedman" w:date="2014-06-24T13:00:00Z">
        <w:r>
          <w:t xml:space="preserve">aktuell </w:t>
        </w:r>
      </w:ins>
      <w:ins w:id="247" w:author="björn hedman" w:date="2014-06-24T12:59:00Z">
        <w:r>
          <w:t>patientportal gällande regler och tillgänglighet för aktuell konsument.</w:t>
        </w:r>
      </w:ins>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mc:AlternateContent>
          <mc:Choice Requires="wps">
            <w:drawing>
              <wp:inline distT="0" distB="0" distL="0" distR="0" wp14:anchorId="279033D0" wp14:editId="62208488">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4612FD16" w14:textId="77777777" w:rsidR="000F58AF" w:rsidRPr="004255A2" w:rsidRDefault="000F58AF" w:rsidP="0039481C">
                            <w:r w:rsidRPr="004255A2">
                              <w:t>I arbetet har följande personer deltagit:</w:t>
                            </w:r>
                          </w:p>
                          <w:p w14:paraId="618404DD" w14:textId="77777777" w:rsidR="000F58AF" w:rsidDel="001549DE" w:rsidRDefault="000F58AF" w:rsidP="0039481C">
                            <w:pPr>
                              <w:rPr>
                                <w:del w:id="248" w:author="björn hedman" w:date="2014-06-25T08:42:00Z"/>
                              </w:rPr>
                            </w:pPr>
                          </w:p>
                          <w:p w14:paraId="54CD6FA7" w14:textId="77777777" w:rsidR="000F58AF" w:rsidRPr="00FE3AAD" w:rsidDel="001549DE" w:rsidRDefault="000F58AF" w:rsidP="0039481C">
                            <w:pPr>
                              <w:rPr>
                                <w:del w:id="249" w:author="björn hedman" w:date="2014-06-25T08:42:00Z"/>
                              </w:rPr>
                            </w:pPr>
                          </w:p>
                          <w:p w14:paraId="106ADA9A" w14:textId="4E935BD8" w:rsidR="000F58AF" w:rsidDel="001549DE" w:rsidRDefault="000F58AF" w:rsidP="0039481C">
                            <w:pPr>
                              <w:rPr>
                                <w:del w:id="250" w:author="björn hedman" w:date="2014-06-25T08:42:00Z"/>
                                <w:i/>
                              </w:rPr>
                            </w:pPr>
                            <w:del w:id="251" w:author="björn hedman" w:date="2014-06-25T08:42:00Z">
                              <w:r w:rsidDel="001549DE">
                                <w:delText>Björn Hedman</w:delText>
                              </w:r>
                            </w:del>
                          </w:p>
                          <w:p w14:paraId="2AAC3984" w14:textId="77777777" w:rsidR="000F58AF" w:rsidRPr="00FE3AAD" w:rsidRDefault="000F58AF" w:rsidP="0039481C">
                            <w:pPr>
                              <w:rPr>
                                <w:i/>
                              </w:rPr>
                            </w:pPr>
                          </w:p>
                          <w:p w14:paraId="2C2759A4" w14:textId="343FD8BF" w:rsidR="000F58AF" w:rsidRDefault="000F58AF" w:rsidP="0039481C">
                            <w:r w:rsidRPr="009B4414">
                              <w:t>Projektgrupp</w:t>
                            </w:r>
                            <w:r>
                              <w:t xml:space="preserve"> </w:t>
                            </w:r>
                            <w:ins w:id="252" w:author="björn hedman" w:date="2014-06-25T08:41:00Z">
                              <w:r>
                                <w:t>2014-03-01 -2014-06-30</w:t>
                              </w:r>
                            </w:ins>
                            <w:del w:id="253" w:author="björn hedman" w:date="2014-06-25T08:42:00Z">
                              <w:r w:rsidRPr="00861A25" w:rsidDel="001549DE">
                                <w:rPr>
                                  <w:highlight w:val="yellow"/>
                                </w:rPr>
                                <w:delText xml:space="preserve">Startdatum </w:delText>
                              </w:r>
                              <w:r w:rsidDel="001549DE">
                                <w:rPr>
                                  <w:highlight w:val="yellow"/>
                                </w:rPr>
                                <w:delText>–</w:delText>
                              </w:r>
                              <w:r w:rsidRPr="00861A25" w:rsidDel="001549DE">
                                <w:rPr>
                                  <w:highlight w:val="yellow"/>
                                </w:rPr>
                                <w:delText xml:space="preserve"> Slutdatum</w:delText>
                              </w:r>
                              <w:r w:rsidDel="001549DE">
                                <w:delText>:</w:delText>
                              </w:r>
                            </w:del>
                          </w:p>
                          <w:p w14:paraId="7CA6B680" w14:textId="77777777" w:rsidR="000F58AF" w:rsidRPr="009B4414" w:rsidRDefault="000F58AF" w:rsidP="0039481C"/>
                          <w:p w14:paraId="79005A21" w14:textId="77777777" w:rsidR="000F58AF" w:rsidRDefault="000F58AF" w:rsidP="009F4E16">
                            <w:pPr>
                              <w:rPr>
                                <w:highlight w:val="yellow"/>
                              </w:rPr>
                            </w:pPr>
                          </w:p>
                          <w:p w14:paraId="4E4B221A" w14:textId="77777777" w:rsidR="000F58AF" w:rsidRDefault="000F58AF" w:rsidP="009F4E16">
                            <w:r w:rsidRPr="009F4E16">
                              <w:t>Björn Hedman, SLL-</w:t>
                            </w:r>
                            <w:proofErr w:type="spellStart"/>
                            <w:r w:rsidRPr="009F4E16">
                              <w:t>HSF</w:t>
                            </w:r>
                            <w:proofErr w:type="spellEnd"/>
                            <w:r w:rsidRPr="009F4E16">
                              <w:t>, Arkitekt</w:t>
                            </w:r>
                          </w:p>
                          <w:p w14:paraId="1D8E94AF" w14:textId="7E0E5107" w:rsidR="000F58AF" w:rsidRDefault="000F58AF" w:rsidP="009F4E16">
                            <w:r>
                              <w:t xml:space="preserve">Anders </w:t>
                            </w:r>
                            <w:proofErr w:type="spellStart"/>
                            <w:r>
                              <w:t>Larssson</w:t>
                            </w:r>
                            <w:proofErr w:type="spellEnd"/>
                            <w:r>
                              <w:t xml:space="preserve">, </w:t>
                            </w:r>
                            <w:proofErr w:type="spellStart"/>
                            <w:proofErr w:type="gramStart"/>
                            <w:r>
                              <w:t>Softronic</w:t>
                            </w:r>
                            <w:proofErr w:type="spellEnd"/>
                            <w:r>
                              <w:t xml:space="preserve"> ,</w:t>
                            </w:r>
                            <w:proofErr w:type="gramEnd"/>
                            <w:r>
                              <w:t xml:space="preserve"> Arkitekt</w:t>
                            </w:r>
                          </w:p>
                          <w:p w14:paraId="3CA74B4B" w14:textId="77777777" w:rsidR="000F58AF" w:rsidRPr="009B4414" w:rsidDel="00795309" w:rsidRDefault="000F58AF" w:rsidP="009F4E16">
                            <w:pPr>
                              <w:rPr>
                                <w:del w:id="254" w:author="björn hedman" w:date="2014-06-25T08:42:00Z"/>
                              </w:rPr>
                            </w:pPr>
                          </w:p>
                          <w:p w14:paraId="3368202E" w14:textId="77777777" w:rsidR="000F58AF" w:rsidDel="00795309" w:rsidRDefault="000F58AF" w:rsidP="0039481C">
                            <w:pPr>
                              <w:rPr>
                                <w:del w:id="255" w:author="björn hedman" w:date="2014-06-25T08:42:00Z"/>
                                <w:i/>
                              </w:rPr>
                            </w:pPr>
                          </w:p>
                          <w:p w14:paraId="79656D58" w14:textId="77777777" w:rsidR="000F58AF" w:rsidRPr="00861A25" w:rsidRDefault="000F58AF" w:rsidP="0039481C">
                            <w:pPr>
                              <w:rPr>
                                <w:i/>
                              </w:rPr>
                            </w:pPr>
                            <w:del w:id="256" w:author="björn hedman" w:date="2014-06-25T08:42:00Z">
                              <w:r w:rsidDel="00795309">
                                <w:rPr>
                                  <w:i/>
                                </w:rPr>
                                <w:delText>…</w:delText>
                              </w:r>
                            </w:del>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COZxflKgIAAFIEAAAOAAAAAAAAAAAAAAAAACwCAABkcnMvZTJvRG9j&#10;LnhtbFBLAQItABQABgAIAAAAIQDTKltF2wAAAAUBAAAPAAAAAAAAAAAAAAAAAIIEAABkcnMvZG93&#10;bnJldi54bWxQSwUGAAAAAAQABADzAAAAigUAAAAA&#10;" fillcolor="#ddd">
                <v:textbox>
                  <w:txbxContent>
                    <w:p w14:paraId="4612FD16" w14:textId="77777777" w:rsidR="000F58AF" w:rsidRPr="004255A2" w:rsidRDefault="000F58AF" w:rsidP="0039481C">
                      <w:r w:rsidRPr="004255A2">
                        <w:t>I arbetet har följande personer deltagit:</w:t>
                      </w:r>
                    </w:p>
                    <w:p w14:paraId="618404DD" w14:textId="77777777" w:rsidR="000F58AF" w:rsidDel="001549DE" w:rsidRDefault="000F58AF" w:rsidP="0039481C">
                      <w:pPr>
                        <w:rPr>
                          <w:del w:id="257" w:author="björn hedman" w:date="2014-06-25T08:42:00Z"/>
                        </w:rPr>
                      </w:pPr>
                    </w:p>
                    <w:p w14:paraId="54CD6FA7" w14:textId="77777777" w:rsidR="000F58AF" w:rsidRPr="00FE3AAD" w:rsidDel="001549DE" w:rsidRDefault="000F58AF" w:rsidP="0039481C">
                      <w:pPr>
                        <w:rPr>
                          <w:del w:id="258" w:author="björn hedman" w:date="2014-06-25T08:42:00Z"/>
                        </w:rPr>
                      </w:pPr>
                    </w:p>
                    <w:p w14:paraId="106ADA9A" w14:textId="4E935BD8" w:rsidR="000F58AF" w:rsidDel="001549DE" w:rsidRDefault="000F58AF" w:rsidP="0039481C">
                      <w:pPr>
                        <w:rPr>
                          <w:del w:id="259" w:author="björn hedman" w:date="2014-06-25T08:42:00Z"/>
                          <w:i/>
                        </w:rPr>
                      </w:pPr>
                      <w:del w:id="260" w:author="björn hedman" w:date="2014-06-25T08:42:00Z">
                        <w:r w:rsidDel="001549DE">
                          <w:delText>Björn Hedman</w:delText>
                        </w:r>
                      </w:del>
                    </w:p>
                    <w:p w14:paraId="2AAC3984" w14:textId="77777777" w:rsidR="000F58AF" w:rsidRPr="00FE3AAD" w:rsidRDefault="000F58AF" w:rsidP="0039481C">
                      <w:pPr>
                        <w:rPr>
                          <w:i/>
                        </w:rPr>
                      </w:pPr>
                    </w:p>
                    <w:p w14:paraId="2C2759A4" w14:textId="343FD8BF" w:rsidR="000F58AF" w:rsidRDefault="000F58AF" w:rsidP="0039481C">
                      <w:r w:rsidRPr="009B4414">
                        <w:t>Projektgrupp</w:t>
                      </w:r>
                      <w:r>
                        <w:t xml:space="preserve"> </w:t>
                      </w:r>
                      <w:ins w:id="261" w:author="björn hedman" w:date="2014-06-25T08:41:00Z">
                        <w:r>
                          <w:t>2014-03-01 -2014-06-30</w:t>
                        </w:r>
                      </w:ins>
                      <w:del w:id="262" w:author="björn hedman" w:date="2014-06-25T08:42:00Z">
                        <w:r w:rsidRPr="00861A25" w:rsidDel="001549DE">
                          <w:rPr>
                            <w:highlight w:val="yellow"/>
                          </w:rPr>
                          <w:delText xml:space="preserve">Startdatum </w:delText>
                        </w:r>
                        <w:r w:rsidDel="001549DE">
                          <w:rPr>
                            <w:highlight w:val="yellow"/>
                          </w:rPr>
                          <w:delText>–</w:delText>
                        </w:r>
                        <w:r w:rsidRPr="00861A25" w:rsidDel="001549DE">
                          <w:rPr>
                            <w:highlight w:val="yellow"/>
                          </w:rPr>
                          <w:delText xml:space="preserve"> Slutdatum</w:delText>
                        </w:r>
                        <w:r w:rsidDel="001549DE">
                          <w:delText>:</w:delText>
                        </w:r>
                      </w:del>
                    </w:p>
                    <w:p w14:paraId="7CA6B680" w14:textId="77777777" w:rsidR="000F58AF" w:rsidRPr="009B4414" w:rsidRDefault="000F58AF" w:rsidP="0039481C"/>
                    <w:p w14:paraId="79005A21" w14:textId="77777777" w:rsidR="000F58AF" w:rsidRDefault="000F58AF" w:rsidP="009F4E16">
                      <w:pPr>
                        <w:rPr>
                          <w:highlight w:val="yellow"/>
                        </w:rPr>
                      </w:pPr>
                    </w:p>
                    <w:p w14:paraId="4E4B221A" w14:textId="77777777" w:rsidR="000F58AF" w:rsidRDefault="000F58AF" w:rsidP="009F4E16">
                      <w:r w:rsidRPr="009F4E16">
                        <w:t>Björn Hedman, SLL-HSF, Arkitekt</w:t>
                      </w:r>
                    </w:p>
                    <w:p w14:paraId="1D8E94AF" w14:textId="7E0E5107" w:rsidR="000F58AF" w:rsidRDefault="000F58AF" w:rsidP="009F4E16">
                      <w:r>
                        <w:t>Anders Larssson, Softronic , Arkitekt</w:t>
                      </w:r>
                    </w:p>
                    <w:p w14:paraId="3CA74B4B" w14:textId="77777777" w:rsidR="000F58AF" w:rsidRPr="009B4414" w:rsidDel="00795309" w:rsidRDefault="000F58AF" w:rsidP="009F4E16">
                      <w:pPr>
                        <w:rPr>
                          <w:del w:id="263" w:author="björn hedman" w:date="2014-06-25T08:42:00Z"/>
                        </w:rPr>
                      </w:pPr>
                    </w:p>
                    <w:p w14:paraId="3368202E" w14:textId="77777777" w:rsidR="000F58AF" w:rsidDel="00795309" w:rsidRDefault="000F58AF" w:rsidP="0039481C">
                      <w:pPr>
                        <w:rPr>
                          <w:del w:id="264" w:author="björn hedman" w:date="2014-06-25T08:42:00Z"/>
                          <w:i/>
                        </w:rPr>
                      </w:pPr>
                    </w:p>
                    <w:p w14:paraId="79656D58" w14:textId="77777777" w:rsidR="000F58AF" w:rsidRPr="00861A25" w:rsidRDefault="000F58AF" w:rsidP="0039481C">
                      <w:pPr>
                        <w:rPr>
                          <w:i/>
                        </w:rPr>
                      </w:pPr>
                      <w:del w:id="265" w:author="björn hedman" w:date="2014-06-25T08:42:00Z">
                        <w:r w:rsidDel="00795309">
                          <w:rPr>
                            <w:i/>
                          </w:rPr>
                          <w:delText>…</w:delText>
                        </w:r>
                      </w:del>
                    </w:p>
                  </w:txbxContent>
                </v:textbox>
                <w10:anchorlock/>
              </v:shape>
            </w:pict>
          </mc:Fallback>
        </mc:AlternateContent>
      </w:r>
      <w:r>
        <w:tab/>
      </w:r>
    </w:p>
    <w:p w14:paraId="6A4B8311" w14:textId="77777777" w:rsidR="0039481C" w:rsidRDefault="0039481C" w:rsidP="0039481C">
      <w:pPr>
        <w:pStyle w:val="Rubrik1"/>
      </w:pPr>
      <w:bookmarkStart w:id="257" w:name="_Toc198086678"/>
      <w:bookmarkStart w:id="258" w:name="_Toc224960918"/>
      <w:bookmarkStart w:id="259" w:name="_Toc357754844"/>
      <w:bookmarkStart w:id="260" w:name="_Toc243452542"/>
      <w:bookmarkStart w:id="261" w:name="_Toc265310632"/>
      <w:bookmarkStart w:id="262" w:name="_Toc163300578"/>
      <w:bookmarkStart w:id="263" w:name="_Toc163300880"/>
      <w:bookmarkStart w:id="264" w:name="_Toc198366954"/>
      <w:r>
        <w:lastRenderedPageBreak/>
        <w:t>Versionsinformation</w:t>
      </w:r>
      <w:bookmarkEnd w:id="257"/>
      <w:bookmarkEnd w:id="258"/>
      <w:bookmarkEnd w:id="259"/>
      <w:bookmarkEnd w:id="260"/>
      <w:bookmarkEnd w:id="261"/>
    </w:p>
    <w:p w14:paraId="2F36E12C" w14:textId="071CC4A1"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CD7B84" w:rsidRPr="00CD7B84">
        <w:rPr>
          <w:b/>
          <w:color w:val="76923C" w:themeColor="accent3" w:themeShade="BF"/>
        </w:rPr>
        <w:t>Infrastructure</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CD7B84" w:rsidRPr="00CD7B84">
        <w:rPr>
          <w:b/>
          <w:color w:val="76923C" w:themeColor="accent3" w:themeShade="BF"/>
        </w:rPr>
        <w:t>eservicesupply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CD7B84" w:rsidRPr="00CD7B84">
        <w:rPr>
          <w:b/>
          <w:color w:val="76923C" w:themeColor="accent3" w:themeShade="BF"/>
        </w:rPr>
        <w:t>patientportal</w:t>
      </w:r>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02A20676" w14:textId="77777777" w:rsidR="009F4E16" w:rsidRDefault="009F4E16" w:rsidP="0039481C"/>
    <w:p w14:paraId="676921EF" w14:textId="77777777" w:rsidR="0039481C" w:rsidRDefault="0039481C" w:rsidP="0039481C"/>
    <w:p w14:paraId="4747BC91" w14:textId="77777777" w:rsidR="0039481C" w:rsidRDefault="0039481C" w:rsidP="0039481C">
      <w:pPr>
        <w:pStyle w:val="Rubrik2"/>
      </w:pPr>
      <w:bookmarkStart w:id="265" w:name="_Toc357754845"/>
      <w:bookmarkStart w:id="266" w:name="_Toc243452543"/>
      <w:bookmarkStart w:id="267" w:name="_Toc265310633"/>
      <w:bookmarkStart w:id="268"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CD7B84" w:rsidRPr="00CD7B84">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CD7B84" w:rsidRPr="00CD7B84">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CD7B84" w:rsidRPr="00CD7B84">
        <w:rPr>
          <w:b/>
          <w:color w:val="008000"/>
        </w:rPr>
        <w:t>0</w:t>
      </w:r>
      <w:r w:rsidRPr="00EB3EAB">
        <w:rPr>
          <w:b/>
          <w:color w:val="008000"/>
        </w:rPr>
        <w:fldChar w:fldCharType="end"/>
      </w:r>
      <w:r w:rsidRPr="00EB3EAB">
        <w:rPr>
          <w:color w:val="008000"/>
        </w:rPr>
        <w:t>.</w:t>
      </w:r>
      <w:bookmarkEnd w:id="265"/>
      <w:bookmarkEnd w:id="266"/>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CD7B84" w:rsidRPr="00CD7B84">
        <w:rPr>
          <w:b/>
          <w:color w:val="76923C" w:themeColor="accent3" w:themeShade="BF"/>
        </w:rPr>
        <w:t>RC_01</w:t>
      </w:r>
      <w:bookmarkEnd w:id="267"/>
      <w:r w:rsidRPr="00862A31">
        <w:rPr>
          <w:color w:val="76923C" w:themeColor="accent3" w:themeShade="BF"/>
        </w:rPr>
        <w:fldChar w:fldCharType="end"/>
      </w:r>
    </w:p>
    <w:p w14:paraId="2619F25A" w14:textId="77777777" w:rsidR="0039481C" w:rsidRDefault="0039481C" w:rsidP="0039481C">
      <w:pPr>
        <w:pStyle w:val="Rubrik3"/>
      </w:pPr>
      <w:bookmarkStart w:id="269" w:name="_Toc243452544"/>
      <w:bookmarkStart w:id="270" w:name="_Toc265310634"/>
      <w:r>
        <w:t>Oförändrade tjänstekontrakt</w:t>
      </w:r>
      <w:bookmarkEnd w:id="269"/>
      <w:bookmarkEnd w:id="270"/>
    </w:p>
    <w:p w14:paraId="19D44E70" w14:textId="06DE08E4" w:rsidR="0039481C" w:rsidRDefault="00491197" w:rsidP="0039481C">
      <w:pPr>
        <w:numPr>
          <w:ilvl w:val="0"/>
          <w:numId w:val="26"/>
        </w:numPr>
      </w:pPr>
      <w:proofErr w:type="gramStart"/>
      <w:r>
        <w:t>Ej</w:t>
      </w:r>
      <w:proofErr w:type="gramEnd"/>
      <w:r>
        <w:t xml:space="preserve"> Tillämpligt</w:t>
      </w:r>
    </w:p>
    <w:p w14:paraId="00D1F070" w14:textId="77777777" w:rsidR="0039481C" w:rsidRDefault="0039481C" w:rsidP="0039481C">
      <w:pPr>
        <w:pStyle w:val="Rubrik3"/>
      </w:pPr>
      <w:bookmarkStart w:id="271" w:name="_Toc243452545"/>
      <w:bookmarkStart w:id="272" w:name="_Toc265310635"/>
      <w:r>
        <w:t>Nya tjänstekontrakt</w:t>
      </w:r>
      <w:bookmarkEnd w:id="271"/>
      <w:bookmarkEnd w:id="272"/>
    </w:p>
    <w:p w14:paraId="1101B2AF" w14:textId="220B6D63" w:rsidR="0039481C" w:rsidRDefault="00E63D61" w:rsidP="0039481C">
      <w:r>
        <w:t>Samtliga kontrakt nedan är nya eftersom detta är första version.</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73" w:name="_Toc243452546"/>
      <w:bookmarkStart w:id="274" w:name="_Toc265310636"/>
      <w:r>
        <w:t>Förändrade tjänstekontrakt</w:t>
      </w:r>
      <w:bookmarkEnd w:id="273"/>
      <w:bookmarkEnd w:id="274"/>
    </w:p>
    <w:p w14:paraId="1918724F" w14:textId="77777777" w:rsidR="0039481C" w:rsidRDefault="0039481C" w:rsidP="0039481C"/>
    <w:p w14:paraId="59E603E9" w14:textId="53DEBCA9" w:rsidR="0039481C" w:rsidDel="00F947BB" w:rsidRDefault="0039481C">
      <w:pPr>
        <w:pStyle w:val="Brdtext"/>
        <w:rPr>
          <w:del w:id="275" w:author="björn hedman" w:date="2014-06-24T13:03:00Z"/>
          <w:rStyle w:val="Hyperlnk"/>
        </w:rPr>
        <w:pPrChange w:id="276" w:author="björn hedman" w:date="2014-06-24T13:03:00Z">
          <w:pPr/>
        </w:pPrChange>
      </w:pPr>
      <w:r>
        <w:t xml:space="preserve">Nedan redovisas kompatibilitet mellan konsument och producent för tjänstekontrakten som finns i flera versioner. Kompatibilitet avser här såväl format som semantik. För definition av kompatibilitet mellan format, </w:t>
      </w:r>
      <w:commentRangeStart w:id="277"/>
      <w:r>
        <w:t>se</w:t>
      </w:r>
      <w:ins w:id="278" w:author="björn hedman" w:date="2014-06-24T13:03:00Z">
        <w:r w:rsidR="00642479">
          <w:t xml:space="preserve"> detaljerad information på rivta.se i dokumentet</w:t>
        </w:r>
      </w:ins>
      <w:r>
        <w:t xml:space="preserve"> </w:t>
      </w:r>
      <w:r w:rsidR="00AC2172">
        <w:fldChar w:fldCharType="begin"/>
      </w:r>
      <w:r w:rsidR="00AC2172">
        <w:instrText xml:space="preserve"> HYPERLINK "http://www.cehis.se/images/uploads/dokumentarkiv/ARK_0001_Oversikt.pdf" </w:instrText>
      </w:r>
      <w:r w:rsidR="00AC2172">
        <w:fldChar w:fldCharType="separate"/>
      </w:r>
      <w:r w:rsidRPr="00196FE2">
        <w:rPr>
          <w:rStyle w:val="Hyperlnk"/>
        </w:rPr>
        <w:t>RIV Tekniska Anvisningar, Översikt.</w:t>
      </w:r>
      <w:r w:rsidR="00AC2172">
        <w:rPr>
          <w:rStyle w:val="Hyperlnk"/>
        </w:rPr>
        <w:fldChar w:fldCharType="end"/>
      </w:r>
      <w:commentRangeEnd w:id="277"/>
      <w:r w:rsidR="001E6585">
        <w:rPr>
          <w:rStyle w:val="Kommentarsreferens"/>
          <w:rFonts w:ascii="Georgia" w:eastAsia="Calibri" w:hAnsi="Georgia"/>
          <w:lang w:eastAsia="en-US"/>
        </w:rPr>
        <w:commentReference w:id="277"/>
      </w:r>
      <w:ins w:id="279" w:author="björn hedman" w:date="2014-06-24T13:02:00Z">
        <w:r w:rsidR="00642479">
          <w:rPr>
            <w:rStyle w:val="Hyperlnk"/>
          </w:rPr>
          <w:t xml:space="preserve"> </w:t>
        </w:r>
        <w:r w:rsidR="00642479" w:rsidRPr="00642479">
          <w:rPr>
            <w:rStyle w:val="Hyperlnk"/>
          </w:rPr>
          <w:t>http://rivta.se/documents/ARK_0001/</w:t>
        </w:r>
      </w:ins>
    </w:p>
    <w:p w14:paraId="209A945D" w14:textId="38E52873" w:rsidR="00F947BB" w:rsidRDefault="00F947BB">
      <w:pPr>
        <w:pStyle w:val="Brdtext"/>
        <w:pPrChange w:id="280" w:author="björn hedman" w:date="2014-06-24T13:03:00Z">
          <w:pPr/>
        </w:pPrChange>
      </w:pPr>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3256"/>
        <w:gridCol w:w="1754"/>
        <w:gridCol w:w="1688"/>
        <w:gridCol w:w="2787"/>
      </w:tblGrid>
      <w:tr w:rsidR="0039481C" w:rsidRPr="000C2908" w14:paraId="0E82F1F4"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2D48A784" w:rsidR="0039481C" w:rsidRPr="000C2908" w:rsidRDefault="008260DC" w:rsidP="0039481C">
            <w:pPr>
              <w:spacing w:before="100" w:beforeAutospacing="1" w:after="100" w:afterAutospacing="1"/>
              <w:rPr>
                <w:rFonts w:eastAsia="Times New Roman" w:cs="Arial"/>
                <w:szCs w:val="20"/>
                <w:highlight w:val="yellow"/>
                <w:lang w:eastAsia="sv-SE"/>
              </w:rPr>
            </w:pPr>
            <w:proofErr w:type="spellStart"/>
            <w:r w:rsidRPr="008260DC">
              <w:rPr>
                <w:rFonts w:eastAsia="Times New Roman" w:cs="Arial"/>
                <w:szCs w:val="20"/>
                <w:lang w:eastAsia="sv-SE"/>
              </w:rPr>
              <w:t>AddMessageToPatientPortalInbox</w:t>
            </w:r>
            <w:proofErr w:type="spellEnd"/>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4DBBFBAD"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3FB30220"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C2CE9D" w14:textId="372EBC27" w:rsidR="0039481C" w:rsidRPr="008260DC" w:rsidRDefault="0039481C" w:rsidP="0039481C">
            <w:pPr>
              <w:spacing w:before="100" w:beforeAutospacing="1" w:after="100" w:afterAutospacing="1"/>
              <w:rPr>
                <w:rFonts w:eastAsia="Times New Roman" w:cs="Arial"/>
                <w:szCs w:val="20"/>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C7D5418" w14:textId="447AD449" w:rsidR="0039481C" w:rsidRPr="008260DC" w:rsidRDefault="0039481C" w:rsidP="0039481C">
            <w:pPr>
              <w:spacing w:before="100" w:beforeAutospacing="1" w:after="100" w:afterAutospacing="1"/>
              <w:rPr>
                <w:rFonts w:eastAsia="Times New Roman" w:cs="Arial"/>
                <w:szCs w:val="20"/>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43B2FC03"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13DDEBFD" w:rsidR="0039481C" w:rsidRPr="000C2908" w:rsidRDefault="008260DC" w:rsidP="0039481C">
            <w:pPr>
              <w:spacing w:before="100" w:beforeAutospacing="1" w:after="100" w:afterAutospacing="1"/>
              <w:rPr>
                <w:rFonts w:eastAsia="Times New Roman" w:cs="Arial"/>
                <w:szCs w:val="20"/>
                <w:highlight w:val="yellow"/>
                <w:lang w:eastAsia="sv-SE"/>
              </w:rPr>
            </w:pPr>
            <w:proofErr w:type="spellStart"/>
            <w:r w:rsidRPr="008260DC">
              <w:rPr>
                <w:rFonts w:eastAsia="Times New Roman" w:cs="Arial"/>
                <w:szCs w:val="20"/>
                <w:lang w:eastAsia="sv-SE"/>
              </w:rPr>
              <w:t>IsActiveUser</w:t>
            </w:r>
            <w:proofErr w:type="spellEnd"/>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62660B69"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F38AE9" w14:textId="36D6F826"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990BCD6" w14:textId="482989B2"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0A9381C" w14:textId="38B30DEA"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DA3FE4" w14:textId="51655D24" w:rsidR="0039481C" w:rsidRPr="000C2908" w:rsidRDefault="0039481C" w:rsidP="0039481C">
            <w:pPr>
              <w:spacing w:before="100" w:beforeAutospacing="1" w:after="100" w:afterAutospacing="1"/>
              <w:rPr>
                <w:rFonts w:eastAsia="Times New Roman" w:cs="Arial"/>
                <w:szCs w:val="20"/>
                <w:highlight w:val="yellow"/>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81" w:name="_Toc243452547"/>
      <w:bookmarkStart w:id="282" w:name="_Toc265310637"/>
      <w:r>
        <w:t>Utgångna tjänstekontrakt</w:t>
      </w:r>
      <w:bookmarkEnd w:id="281"/>
      <w:bookmarkEnd w:id="282"/>
    </w:p>
    <w:p w14:paraId="6577B3A2" w14:textId="77777777" w:rsidR="0039481C" w:rsidRDefault="0039481C" w:rsidP="0039481C">
      <w:r w:rsidRPr="008260DC">
        <w:t>Inga tjänstekontrakt har utgått.</w:t>
      </w:r>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283" w:name="_Toc357754847"/>
      <w:bookmarkStart w:id="284" w:name="_Toc243452549"/>
      <w:bookmarkStart w:id="285" w:name="_Toc265310638"/>
      <w:bookmarkEnd w:id="268"/>
      <w:r>
        <w:t>Tjänstedomänens arkitektur</w:t>
      </w:r>
      <w:bookmarkEnd w:id="283"/>
      <w:bookmarkEnd w:id="284"/>
      <w:bookmarkEnd w:id="285"/>
    </w:p>
    <w:p w14:paraId="0BF35B69" w14:textId="77777777" w:rsidR="0039481C" w:rsidRPr="005A0C7A" w:rsidRDefault="0039481C" w:rsidP="00D10A08">
      <w:commentRangeStart w:id="286"/>
      <w:r w:rsidRPr="00D10A08">
        <w:t>Detta kapitel beskriver de flöden som är relevanta för tjänstedomänen. Beskrivningarna är i form av modeller, för varje flöde finns dels ett arbetsflöde som beskriver vilka steg som ingår i flödet och</w:t>
      </w:r>
      <w:r w:rsidRPr="00957D0B">
        <w:t xml:space="preserve"> dels ett sekvensdiagram som tar hänsyn till vilka tjänstekontrakt som </w:t>
      </w:r>
      <w:proofErr w:type="gramStart"/>
      <w:r w:rsidRPr="00957D0B">
        <w:t>nyttjas</w:t>
      </w:r>
      <w:proofErr w:type="gramEnd"/>
      <w:r w:rsidRPr="00957D0B">
        <w:t xml:space="preserve"> i de olika stegen. </w:t>
      </w:r>
    </w:p>
    <w:p w14:paraId="12067E40" w14:textId="77777777" w:rsidR="0039481C" w:rsidRDefault="0039481C" w:rsidP="0039481C">
      <w:pPr>
        <w:rPr>
          <w:color w:val="4F81BD" w:themeColor="accent1"/>
        </w:rPr>
      </w:pPr>
    </w:p>
    <w:p w14:paraId="1E260C15" w14:textId="77777777" w:rsidR="0039481C" w:rsidRPr="0085644F" w:rsidRDefault="001E6585" w:rsidP="0039481C">
      <w:pPr>
        <w:pStyle w:val="Rubrik2"/>
      </w:pPr>
      <w:bookmarkStart w:id="287" w:name="_Toc357754848"/>
      <w:bookmarkStart w:id="288" w:name="_Toc243452550"/>
      <w:bookmarkStart w:id="289" w:name="_Toc265310639"/>
      <w:commentRangeEnd w:id="286"/>
      <w:r>
        <w:rPr>
          <w:rStyle w:val="Kommentarsreferens"/>
          <w:rFonts w:eastAsia="Calibri"/>
          <w:bCs w:val="0"/>
        </w:rPr>
        <w:lastRenderedPageBreak/>
        <w:commentReference w:id="286"/>
      </w:r>
      <w:r w:rsidR="0039481C">
        <w:t>Flöden</w:t>
      </w:r>
      <w:bookmarkEnd w:id="287"/>
      <w:bookmarkEnd w:id="288"/>
      <w:bookmarkEnd w:id="289"/>
    </w:p>
    <w:p w14:paraId="2CB2CA84" w14:textId="77777777" w:rsidR="008260DC" w:rsidRPr="00785375" w:rsidRDefault="008260DC" w:rsidP="008260DC">
      <w:pPr>
        <w:pStyle w:val="Rubrik3"/>
      </w:pPr>
      <w:bookmarkStart w:id="290" w:name="_Toc263325169"/>
      <w:bookmarkStart w:id="291" w:name="_Toc265310640"/>
      <w:r w:rsidRPr="00F61A01">
        <w:t xml:space="preserve">Kontrollera att </w:t>
      </w:r>
      <w:r>
        <w:t>person</w:t>
      </w:r>
      <w:r w:rsidRPr="00F61A01">
        <w:t xml:space="preserve"> är aktiv</w:t>
      </w:r>
      <w:r>
        <w:t xml:space="preserve"> användare</w:t>
      </w:r>
      <w:r w:rsidRPr="00F61A01">
        <w:t xml:space="preserve"> och skicka meddelande</w:t>
      </w:r>
      <w:bookmarkEnd w:id="290"/>
      <w:bookmarkEnd w:id="291"/>
    </w:p>
    <w:p w14:paraId="620FEC0A" w14:textId="77777777" w:rsidR="008260DC" w:rsidRPr="00F61A01" w:rsidRDefault="008260DC" w:rsidP="008260DC"/>
    <w:p w14:paraId="17DF1D6B" w14:textId="77777777" w:rsidR="008260DC" w:rsidRDefault="008260DC" w:rsidP="008260DC">
      <w:pPr>
        <w:pStyle w:val="Rubrik4"/>
      </w:pPr>
      <w:r>
        <w:t>Arbetsflöde</w:t>
      </w:r>
    </w:p>
    <w:p w14:paraId="657846EB" w14:textId="77777777" w:rsidR="008260DC" w:rsidRDefault="008260DC" w:rsidP="008260DC">
      <w:pPr>
        <w:pStyle w:val="Liststycke"/>
        <w:numPr>
          <w:ilvl w:val="0"/>
          <w:numId w:val="30"/>
        </w:numPr>
      </w:pPr>
      <w:r>
        <w:t xml:space="preserve">Konsumerande system anropar tjänsten </w:t>
      </w:r>
      <w:proofErr w:type="spellStart"/>
      <w:r>
        <w:t>IsActiveUser</w:t>
      </w:r>
      <w:proofErr w:type="spellEnd"/>
    </w:p>
    <w:p w14:paraId="5245964A" w14:textId="77777777" w:rsidR="008260DC" w:rsidRDefault="008260DC" w:rsidP="008260DC">
      <w:pPr>
        <w:pStyle w:val="Liststycke"/>
        <w:numPr>
          <w:ilvl w:val="1"/>
          <w:numId w:val="30"/>
        </w:numPr>
      </w:pPr>
      <w:r>
        <w:t xml:space="preserve">Producent svarar med status för aktuell individ och </w:t>
      </w:r>
      <w:proofErr w:type="gramStart"/>
      <w:r>
        <w:t>eventuella  aktiverade</w:t>
      </w:r>
      <w:proofErr w:type="gramEnd"/>
      <w:r>
        <w:t xml:space="preserve"> notifieringsmetoder som en (aktiv) användare har valt.</w:t>
      </w:r>
    </w:p>
    <w:p w14:paraId="52A36475" w14:textId="77777777" w:rsidR="008260DC" w:rsidRPr="00785375" w:rsidRDefault="008260DC" w:rsidP="008260DC">
      <w:pPr>
        <w:pStyle w:val="Liststycke"/>
        <w:numPr>
          <w:ilvl w:val="0"/>
          <w:numId w:val="30"/>
        </w:numPr>
      </w:pPr>
      <w:r>
        <w:t xml:space="preserve">Om aktiv användare så anropar konsumenten </w:t>
      </w:r>
      <w:proofErr w:type="spellStart"/>
      <w:r>
        <w:t>AddMessageToPatientPortalInbox</w:t>
      </w:r>
      <w:proofErr w:type="spellEnd"/>
      <w:r>
        <w:t xml:space="preserve"> och levererar meddelande.</w:t>
      </w:r>
    </w:p>
    <w:p w14:paraId="6151B298" w14:textId="77777777" w:rsidR="008260DC" w:rsidRDefault="008260DC" w:rsidP="008260DC">
      <w:pPr>
        <w:pStyle w:val="Rubrik5"/>
      </w:pPr>
      <w:r w:rsidRPr="00E131FD">
        <w:t>Roller</w:t>
      </w:r>
    </w:p>
    <w:p w14:paraId="163D661C" w14:textId="77777777" w:rsidR="008260DC" w:rsidRDefault="008260DC" w:rsidP="008260DC">
      <w:r>
        <w:t>Tjänstekonsument</w:t>
      </w:r>
    </w:p>
    <w:p w14:paraId="4C83016F" w14:textId="77777777" w:rsidR="008260DC" w:rsidRDefault="008260DC" w:rsidP="008260DC">
      <w:r>
        <w:t>Tjänsteproducent</w:t>
      </w:r>
    </w:p>
    <w:p w14:paraId="58DAE12E" w14:textId="77777777" w:rsidR="008260DC" w:rsidRPr="00785375" w:rsidRDefault="008260DC" w:rsidP="008260DC"/>
    <w:p w14:paraId="5FFD8417" w14:textId="77777777" w:rsidR="008260DC" w:rsidRDefault="008260DC" w:rsidP="008260DC">
      <w:pPr>
        <w:pStyle w:val="Rubrik4"/>
      </w:pPr>
      <w:r>
        <w:t>Sekvensdiagram</w:t>
      </w:r>
    </w:p>
    <w:p w14:paraId="1BC15327" w14:textId="0AE180D4" w:rsidR="008260DC" w:rsidRDefault="005A2CAE" w:rsidP="008260DC">
      <w:r>
        <w:rPr>
          <w:noProof/>
          <w:lang w:eastAsia="sv-SE"/>
        </w:rPr>
        <w:drawing>
          <wp:inline distT="0" distB="0" distL="0" distR="0" wp14:anchorId="58CC03B3" wp14:editId="68F7FC38">
            <wp:extent cx="5635654" cy="3998964"/>
            <wp:effectExtent l="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029" cy="3999230"/>
                    </a:xfrm>
                    <a:prstGeom prst="rect">
                      <a:avLst/>
                    </a:prstGeom>
                    <a:noFill/>
                    <a:ln>
                      <a:noFill/>
                    </a:ln>
                  </pic:spPr>
                </pic:pic>
              </a:graphicData>
            </a:graphic>
          </wp:inline>
        </w:drawing>
      </w:r>
    </w:p>
    <w:p w14:paraId="629FCF1D" w14:textId="77777777" w:rsidR="008260DC" w:rsidRDefault="008260DC" w:rsidP="008260DC"/>
    <w:p w14:paraId="27D98479" w14:textId="7CAF44D8" w:rsidR="008260DC" w:rsidRPr="007B79AC" w:rsidRDefault="008260DC" w:rsidP="008260DC">
      <w:pPr>
        <w:tabs>
          <w:tab w:val="left" w:pos="3912"/>
        </w:tabs>
        <w:rPr>
          <w:color w:val="4F81BD" w:themeColor="accent1"/>
        </w:rPr>
      </w:pPr>
    </w:p>
    <w:p w14:paraId="5EBBCFE0" w14:textId="77777777" w:rsidR="008260DC" w:rsidRPr="006E7140" w:rsidRDefault="008260DC" w:rsidP="008260DC"/>
    <w:p w14:paraId="3B56D435" w14:textId="2D4AE0E3" w:rsidR="008260DC" w:rsidRPr="008260DC" w:rsidRDefault="008260DC" w:rsidP="008260DC">
      <w:pPr>
        <w:pStyle w:val="Rubrik3"/>
      </w:pPr>
      <w:bookmarkStart w:id="292" w:name="_Toc263325170"/>
      <w:bookmarkStart w:id="293" w:name="_Toc265310641"/>
      <w:r w:rsidRPr="007F732D">
        <w:lastRenderedPageBreak/>
        <w:t>Skicka meddelande till person som redan är identifierad som aktiv användare</w:t>
      </w:r>
      <w:bookmarkEnd w:id="292"/>
      <w:bookmarkEnd w:id="293"/>
      <w:r w:rsidRPr="007F732D">
        <w:t xml:space="preserve"> </w:t>
      </w:r>
    </w:p>
    <w:p w14:paraId="0D17C50E" w14:textId="77777777" w:rsidR="008260DC" w:rsidRPr="00785375" w:rsidRDefault="008260DC" w:rsidP="008260DC">
      <w:pPr>
        <w:pStyle w:val="Liststycke"/>
        <w:numPr>
          <w:ilvl w:val="0"/>
          <w:numId w:val="30"/>
        </w:numPr>
      </w:pPr>
      <w:r>
        <w:t xml:space="preserve">Konsument anropar </w:t>
      </w:r>
      <w:proofErr w:type="spellStart"/>
      <w:r>
        <w:t>AddMessageToPatientPortalInbox</w:t>
      </w:r>
      <w:proofErr w:type="spellEnd"/>
      <w:r>
        <w:t xml:space="preserve"> och levererar meddelande.</w:t>
      </w:r>
    </w:p>
    <w:p w14:paraId="63EF6EB8" w14:textId="77777777" w:rsidR="008260DC" w:rsidRPr="003727DE" w:rsidRDefault="008260DC" w:rsidP="008260DC"/>
    <w:p w14:paraId="7377715E" w14:textId="77777777" w:rsidR="008260DC" w:rsidRDefault="008260DC" w:rsidP="008260DC">
      <w:pPr>
        <w:rPr>
          <w:color w:val="4F81BD" w:themeColor="accent1"/>
        </w:rPr>
      </w:pPr>
    </w:p>
    <w:p w14:paraId="48450BE6" w14:textId="77777777" w:rsidR="008260DC" w:rsidRPr="00ED2822" w:rsidRDefault="008260DC" w:rsidP="008260DC">
      <w:pPr>
        <w:pStyle w:val="Rubrik2"/>
      </w:pPr>
      <w:bookmarkStart w:id="294" w:name="_Toc263325171"/>
      <w:bookmarkStart w:id="295" w:name="_Toc265310642"/>
      <w:r w:rsidRPr="00ED2822">
        <w:t>Adressering</w:t>
      </w:r>
      <w:bookmarkEnd w:id="294"/>
      <w:bookmarkEnd w:id="295"/>
    </w:p>
    <w:p w14:paraId="6D4B0880" w14:textId="77777777" w:rsidR="008260DC" w:rsidRDefault="008260DC" w:rsidP="008260DC">
      <w:pPr>
        <w:rPr>
          <w:highlight w:val="yellow"/>
        </w:rPr>
      </w:pPr>
    </w:p>
    <w:p w14:paraId="729200AC" w14:textId="77777777" w:rsidR="008260DC" w:rsidRPr="00ED2822" w:rsidRDefault="008260DC" w:rsidP="008260DC">
      <w:pPr>
        <w:pStyle w:val="Rubrik2"/>
      </w:pPr>
      <w:bookmarkStart w:id="296" w:name="_Toc263325172"/>
      <w:bookmarkStart w:id="297" w:name="_Toc265310643"/>
      <w:proofErr w:type="spellStart"/>
      <w:r w:rsidRPr="00ED2822">
        <w:t>Aggregering</w:t>
      </w:r>
      <w:proofErr w:type="spellEnd"/>
      <w:r w:rsidRPr="00ED2822">
        <w:t xml:space="preserve"> och engagemangsindex</w:t>
      </w:r>
      <w:bookmarkEnd w:id="296"/>
      <w:bookmarkEnd w:id="297"/>
    </w:p>
    <w:p w14:paraId="6630AF28" w14:textId="77777777" w:rsidR="008260DC" w:rsidRPr="00A97AC9" w:rsidRDefault="008260DC" w:rsidP="008260DC">
      <w:r w:rsidRPr="00A97AC9">
        <w:t>Inga krav på engagemangsindex</w:t>
      </w:r>
      <w:r>
        <w:t xml:space="preserve"> eller </w:t>
      </w:r>
      <w:proofErr w:type="spellStart"/>
      <w:r>
        <w:t>aggregering</w:t>
      </w:r>
      <w:proofErr w:type="spellEnd"/>
      <w:r>
        <w:t xml:space="preserve"> finns.</w:t>
      </w: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298" w:name="_Toc243452553"/>
      <w:bookmarkStart w:id="299" w:name="_Toc265310644"/>
      <w:r>
        <w:t>Obligatoriska kontrakt</w:t>
      </w:r>
      <w:bookmarkEnd w:id="298"/>
      <w:bookmarkEnd w:id="299"/>
    </w:p>
    <w:p w14:paraId="50C54DAB" w14:textId="77777777" w:rsidR="0039481C" w:rsidRPr="003727DE" w:rsidRDefault="0039481C" w:rsidP="001A1D9F">
      <w:commentRangeStart w:id="300"/>
      <w:r w:rsidRPr="003727DE">
        <w:t>Följande tabell specificerar vilka kontrakt som är obligatoriska att realisera för respektive flöde.</w:t>
      </w:r>
      <w:commentRangeEnd w:id="300"/>
      <w:r w:rsidR="001E6585">
        <w:rPr>
          <w:rStyle w:val="Kommentarsreferens"/>
        </w:rPr>
        <w:commentReference w:id="300"/>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3256"/>
        <w:gridCol w:w="1120"/>
        <w:gridCol w:w="1134"/>
      </w:tblGrid>
      <w:tr w:rsidR="008260DC" w:rsidRPr="000C2908" w14:paraId="3364E30D"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2</w:t>
            </w:r>
          </w:p>
        </w:tc>
      </w:tr>
      <w:tr w:rsidR="008260DC" w:rsidRPr="000C2908" w14:paraId="46884E18"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121C8057" w:rsidR="008260DC" w:rsidRPr="008260DC" w:rsidRDefault="008260DC" w:rsidP="0039481C">
            <w:pPr>
              <w:spacing w:before="100" w:beforeAutospacing="1" w:after="100" w:afterAutospacing="1"/>
              <w:rPr>
                <w:rFonts w:eastAsia="Times New Roman" w:cs="Arial"/>
                <w:szCs w:val="20"/>
                <w:lang w:eastAsia="sv-SE"/>
              </w:rPr>
            </w:pPr>
            <w:proofErr w:type="spellStart"/>
            <w:r w:rsidRPr="008260DC">
              <w:rPr>
                <w:rFonts w:eastAsia="Times New Roman" w:cs="Arial"/>
                <w:szCs w:val="20"/>
                <w:lang w:eastAsia="sv-SE"/>
              </w:rPr>
              <w:t>AddMessageToPatientPortalInbox</w:t>
            </w:r>
            <w:proofErr w:type="spellEnd"/>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r w:rsidR="008260DC" w:rsidRPr="000C2908" w14:paraId="6C44466E"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09046A8F" w:rsidR="008260DC" w:rsidRPr="008260DC" w:rsidRDefault="008260DC" w:rsidP="0039481C">
            <w:pPr>
              <w:spacing w:before="100" w:beforeAutospacing="1" w:after="100" w:afterAutospacing="1"/>
              <w:rPr>
                <w:rFonts w:eastAsia="Times New Roman" w:cs="Arial"/>
                <w:szCs w:val="20"/>
                <w:lang w:eastAsia="sv-SE"/>
              </w:rPr>
            </w:pPr>
            <w:proofErr w:type="spellStart"/>
            <w:r w:rsidRPr="008260DC">
              <w:rPr>
                <w:rFonts w:eastAsia="Times New Roman" w:cs="Arial"/>
                <w:szCs w:val="20"/>
                <w:lang w:eastAsia="sv-SE"/>
              </w:rPr>
              <w:t>IsActiveUser</w:t>
            </w:r>
            <w:proofErr w:type="spellEnd"/>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8260DC" w:rsidRPr="008260DC" w:rsidRDefault="008260DC" w:rsidP="0039481C">
            <w:pPr>
              <w:spacing w:before="100" w:beforeAutospacing="1" w:after="100" w:afterAutospacing="1"/>
              <w:jc w:val="center"/>
              <w:rPr>
                <w:rFonts w:eastAsia="Times New Roman" w:cs="Arial"/>
                <w:szCs w:val="20"/>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bl>
    <w:p w14:paraId="28E07F02" w14:textId="77777777" w:rsidR="0039481C" w:rsidRDefault="0039481C" w:rsidP="0039481C">
      <w:pPr>
        <w:rPr>
          <w:color w:val="4F81BD" w:themeColor="accent1"/>
        </w:rPr>
      </w:pPr>
    </w:p>
    <w:p w14:paraId="47752E11" w14:textId="77777777" w:rsidR="0039481C" w:rsidRPr="008260DC" w:rsidRDefault="0039481C" w:rsidP="0039481C">
      <w:pPr>
        <w:pStyle w:val="Rubrik2"/>
      </w:pPr>
      <w:bookmarkStart w:id="301" w:name="_Toc357754849"/>
      <w:bookmarkStart w:id="302" w:name="_Toc243452554"/>
      <w:bookmarkStart w:id="303" w:name="_Toc265310645"/>
      <w:r w:rsidRPr="008260DC">
        <w:t>Adressering</w:t>
      </w:r>
      <w:bookmarkEnd w:id="301"/>
      <w:bookmarkEnd w:id="302"/>
      <w:bookmarkEnd w:id="303"/>
    </w:p>
    <w:p w14:paraId="3D21AADA" w14:textId="67E796E4" w:rsidR="008260DC" w:rsidRPr="00A97AC9" w:rsidRDefault="008260DC" w:rsidP="008260DC">
      <w:r w:rsidRPr="00A97AC9">
        <w:t xml:space="preserve">Adressering inom domänen hanteras via </w:t>
      </w:r>
      <w:proofErr w:type="spellStart"/>
      <w:r w:rsidRPr="00A97AC9">
        <w:t>LogicalAddress</w:t>
      </w:r>
      <w:proofErr w:type="spellEnd"/>
      <w:r w:rsidRPr="00A97AC9">
        <w:t>, domänen är</w:t>
      </w:r>
      <w:commentRangeStart w:id="304"/>
      <w:r w:rsidRPr="00A97AC9">
        <w:t xml:space="preserve"> </w:t>
      </w:r>
      <w:commentRangeStart w:id="305"/>
      <w:r w:rsidRPr="00A97AC9">
        <w:t xml:space="preserve">systemadresserad </w:t>
      </w:r>
      <w:commentRangeEnd w:id="305"/>
      <w:r w:rsidR="001E6585">
        <w:rPr>
          <w:rStyle w:val="Kommentarsreferens"/>
        </w:rPr>
        <w:commentReference w:id="305"/>
      </w:r>
      <w:commentRangeEnd w:id="304"/>
      <w:r w:rsidR="00957D0B">
        <w:rPr>
          <w:rStyle w:val="Kommentarsreferens"/>
        </w:rPr>
        <w:commentReference w:id="304"/>
      </w:r>
      <w:r w:rsidRPr="00A97AC9">
        <w:t xml:space="preserve">och avser </w:t>
      </w:r>
      <w:proofErr w:type="spellStart"/>
      <w:r>
        <w:t>HSA</w:t>
      </w:r>
      <w:proofErr w:type="spellEnd"/>
      <w:r>
        <w:t xml:space="preserve">-ID i </w:t>
      </w:r>
      <w:r w:rsidRPr="00A97AC9">
        <w:t>funktionscertifikat</w:t>
      </w:r>
      <w:r>
        <w:t xml:space="preserve"> (</w:t>
      </w:r>
      <w:proofErr w:type="spellStart"/>
      <w:r>
        <w:t>f.n</w:t>
      </w:r>
      <w:proofErr w:type="spellEnd"/>
      <w:r>
        <w:t xml:space="preserve"> enligt </w:t>
      </w:r>
      <w:proofErr w:type="spellStart"/>
      <w:r>
        <w:t>SITHS</w:t>
      </w:r>
      <w:proofErr w:type="spellEnd"/>
      <w:r>
        <w:t>) för producenten.</w:t>
      </w:r>
      <w:ins w:id="306" w:author="björn hedman" w:date="2014-06-25T10:16:00Z">
        <w:r w:rsidR="00712A0A">
          <w:t xml:space="preserve"> Se även arkitekturella beslut AB2.3</w:t>
        </w:r>
        <w:r w:rsidR="00063279">
          <w:t>.</w:t>
        </w:r>
      </w:ins>
    </w:p>
    <w:p w14:paraId="29788EDA" w14:textId="77777777" w:rsidR="0039481C" w:rsidRDefault="0039481C" w:rsidP="0039481C">
      <w:pPr>
        <w:rPr>
          <w:highlight w:val="yellow"/>
        </w:rPr>
      </w:pPr>
    </w:p>
    <w:p w14:paraId="110CF92C" w14:textId="77777777" w:rsidR="0039481C" w:rsidRPr="009F7588" w:rsidRDefault="0039481C" w:rsidP="0039481C">
      <w:pPr>
        <w:pStyle w:val="Rubrik2"/>
      </w:pPr>
      <w:bookmarkStart w:id="307" w:name="_Toc357754850"/>
      <w:bookmarkStart w:id="308" w:name="_Toc243452555"/>
      <w:bookmarkStart w:id="309" w:name="_Toc265310646"/>
      <w:proofErr w:type="spellStart"/>
      <w:r w:rsidRPr="009F7588">
        <w:t>Aggregering</w:t>
      </w:r>
      <w:proofErr w:type="spellEnd"/>
      <w:r w:rsidRPr="009F7588">
        <w:t xml:space="preserve"> och engagemangsindex</w:t>
      </w:r>
      <w:bookmarkEnd w:id="307"/>
      <w:bookmarkEnd w:id="308"/>
      <w:bookmarkEnd w:id="309"/>
    </w:p>
    <w:p w14:paraId="0A78755D" w14:textId="48AA78C3" w:rsidR="0039481C" w:rsidRPr="00737ECD" w:rsidRDefault="00A36DCE" w:rsidP="0039481C">
      <w:r>
        <w:t xml:space="preserve">Ingen användning av </w:t>
      </w:r>
      <w:proofErr w:type="spellStart"/>
      <w:r>
        <w:t>E</w:t>
      </w:r>
      <w:proofErr w:type="gramStart"/>
      <w:r>
        <w:t>.I</w:t>
      </w:r>
      <w:proofErr w:type="spellEnd"/>
      <w:r>
        <w:t xml:space="preserve"> eller</w:t>
      </w:r>
      <w:proofErr w:type="gramEnd"/>
      <w:r>
        <w:t xml:space="preserve"> </w:t>
      </w:r>
      <w:proofErr w:type="spellStart"/>
      <w:r>
        <w:t>Aggregering</w:t>
      </w:r>
      <w:proofErr w:type="spellEnd"/>
      <w:r>
        <w:t xml:space="preserve"> är planerad</w:t>
      </w:r>
    </w:p>
    <w:p w14:paraId="5B8BBD42" w14:textId="77777777" w:rsidR="0039481C" w:rsidRDefault="0039481C" w:rsidP="0039481C">
      <w:pPr>
        <w:pStyle w:val="Rubrik1"/>
      </w:pPr>
      <w:bookmarkStart w:id="310" w:name="_Toc224960921"/>
      <w:bookmarkStart w:id="311" w:name="_Toc357754852"/>
      <w:bookmarkStart w:id="312" w:name="_Toc243452557"/>
      <w:bookmarkStart w:id="313" w:name="_Toc265310647"/>
      <w:r>
        <w:t>Tjänstedomänens krav och regler</w:t>
      </w:r>
      <w:bookmarkEnd w:id="310"/>
      <w:bookmarkEnd w:id="311"/>
      <w:bookmarkEnd w:id="312"/>
      <w:bookmarkEnd w:id="313"/>
    </w:p>
    <w:p w14:paraId="56528998" w14:textId="77777777" w:rsidR="00A36DCE" w:rsidRDefault="00A36DCE" w:rsidP="00A36DCE">
      <w:r>
        <w:t xml:space="preserve">Tjänsterna avser att tillhandahålla en säker kanal för att meddela sig med invånare som är användare av en portaltjänst. Syftet är att relevanta system ska kunna skicka meddelanden som berör invånaren gällande pågående eller framtida </w:t>
      </w:r>
      <w:proofErr w:type="spellStart"/>
      <w:r>
        <w:t>hälso</w:t>
      </w:r>
      <w:proofErr w:type="spellEnd"/>
      <w:r>
        <w:t xml:space="preserve"> och sjukvårdsärenden.</w:t>
      </w:r>
    </w:p>
    <w:p w14:paraId="377560F7" w14:textId="77777777" w:rsidR="00A36DCE" w:rsidRDefault="00A36DCE" w:rsidP="00A36DCE"/>
    <w:p w14:paraId="2D15A7EB" w14:textId="77777777" w:rsidR="00A36DCE" w:rsidRDefault="00A36DCE" w:rsidP="00A36DCE">
      <w:r>
        <w:t>Om tjänsteproducent inte svarar är det konsuments ansvar att göra rimligt antal försök till omsändningar.</w:t>
      </w:r>
    </w:p>
    <w:p w14:paraId="32D7A116" w14:textId="77777777" w:rsidR="00A36DCE" w:rsidRDefault="00A36DCE" w:rsidP="00A36DCE">
      <w:r>
        <w:t xml:space="preserve">Frekvensen och antal för omsändning bör vara relevant för meddelandets prioritet. Vid upprepande misslyckade försök ska fördröjningen mellan försöken öka för att inte i sig </w:t>
      </w:r>
      <w:proofErr w:type="gramStart"/>
      <w:r>
        <w:t>själv  orsaka</w:t>
      </w:r>
      <w:proofErr w:type="gramEnd"/>
      <w:r>
        <w:t xml:space="preserve"> ytterligare störning i en situation där producent är överbelastad. </w:t>
      </w:r>
    </w:p>
    <w:p w14:paraId="154BA41C" w14:textId="77777777" w:rsidR="00A36DCE" w:rsidRDefault="00A36DCE" w:rsidP="00A36DCE"/>
    <w:p w14:paraId="11E374DB" w14:textId="77777777" w:rsidR="00A36DCE" w:rsidRDefault="00A36DCE" w:rsidP="00A36DCE">
      <w:r>
        <w:t xml:space="preserve">Exempel: </w:t>
      </w:r>
    </w:p>
    <w:p w14:paraId="5E06AF40" w14:textId="77777777" w:rsidR="00A36DCE" w:rsidRDefault="00A36DCE" w:rsidP="00A36DCE">
      <w:r>
        <w:t>Omsändningsförsök 1 efter 4 sekunder</w:t>
      </w:r>
    </w:p>
    <w:p w14:paraId="417E2535" w14:textId="77777777" w:rsidR="00A36DCE" w:rsidRDefault="00A36DCE" w:rsidP="00A36DCE">
      <w:r>
        <w:t>Försök 2 efter ytterligare 20 sekunder</w:t>
      </w:r>
    </w:p>
    <w:p w14:paraId="1F663EDE" w14:textId="77777777" w:rsidR="00A36DCE" w:rsidRDefault="00A36DCE" w:rsidP="00A36DCE">
      <w:r>
        <w:t>Försök 3 efter ytterligare 5 minuter</w:t>
      </w:r>
    </w:p>
    <w:p w14:paraId="3086919B" w14:textId="77777777" w:rsidR="00A36DCE" w:rsidRDefault="00A36DCE" w:rsidP="00A36DCE">
      <w:r>
        <w:lastRenderedPageBreak/>
        <w:t>Försök 4 efter ytterligare 30 minuter</w:t>
      </w:r>
    </w:p>
    <w:p w14:paraId="358CC1AC" w14:textId="77777777" w:rsidR="00A36DCE" w:rsidRDefault="00A36DCE" w:rsidP="00A36DCE">
      <w:r>
        <w:t>Osv tills konsument inte längre anser att det är relevant att försöka fler ggr eller tills felet är åtgärdat.</w:t>
      </w:r>
    </w:p>
    <w:p w14:paraId="73EEBF92" w14:textId="77777777" w:rsidR="00A36DCE" w:rsidRDefault="00A36DCE" w:rsidP="00A36DCE"/>
    <w:p w14:paraId="293826F2" w14:textId="77777777" w:rsidR="00A36DCE" w:rsidRDefault="00A36DCE" w:rsidP="00A36DCE">
      <w:r>
        <w:t>Dessa gäller alla tjänstekontrakt i hela tjänstedomänen om inte undantag görs för specifika tjänstekontrakt senare i dokumentet.</w:t>
      </w:r>
    </w:p>
    <w:p w14:paraId="6C99760C" w14:textId="77777777" w:rsidR="00A36DCE" w:rsidRPr="00A36DCE" w:rsidRDefault="00A36DCE" w:rsidP="00A36DCE"/>
    <w:p w14:paraId="34EFB3B9" w14:textId="77777777" w:rsidR="00403970" w:rsidRPr="00403970" w:rsidRDefault="00403970" w:rsidP="00403970">
      <w:pPr>
        <w:pStyle w:val="Rubrik2"/>
      </w:pPr>
      <w:bookmarkStart w:id="314" w:name="_Toc265310648"/>
      <w:bookmarkStart w:id="315" w:name="_Toc357754853"/>
      <w:bookmarkStart w:id="316" w:name="_Toc243452558"/>
      <w:r>
        <w:t>Informationssäkerhet och juridik</w:t>
      </w:r>
      <w:bookmarkEnd w:id="314"/>
    </w:p>
    <w:p w14:paraId="52CA7805" w14:textId="77777777" w:rsidR="00403970" w:rsidRDefault="00403970" w:rsidP="00403970">
      <w:pPr>
        <w:pStyle w:val="Rubrik2"/>
        <w:numPr>
          <w:ilvl w:val="0"/>
          <w:numId w:val="0"/>
        </w:numPr>
      </w:pPr>
    </w:p>
    <w:p w14:paraId="5966A75C" w14:textId="172C4A82" w:rsidR="00403970" w:rsidRPr="00403970" w:rsidRDefault="00403970" w:rsidP="00403970">
      <w:pPr>
        <w:pStyle w:val="Rubrik3"/>
      </w:pPr>
      <w:bookmarkStart w:id="317" w:name="_Toc265310649"/>
      <w:bookmarkEnd w:id="315"/>
      <w:bookmarkEnd w:id="316"/>
      <w:r>
        <w:t>Informationssäkerhet</w:t>
      </w:r>
      <w:bookmarkEnd w:id="317"/>
    </w:p>
    <w:p w14:paraId="732BB364" w14:textId="7546D5EF" w:rsidR="00403970" w:rsidRDefault="00403970" w:rsidP="00403970">
      <w:r>
        <w:t xml:space="preserve">Kontraktet </w:t>
      </w:r>
      <w:proofErr w:type="spellStart"/>
      <w:r>
        <w:t>AddMessageToPatientPortal</w:t>
      </w:r>
      <w:proofErr w:type="spellEnd"/>
      <w:r>
        <w:t xml:space="preserve"> kan hantera känslig information </w:t>
      </w:r>
      <w:r w:rsidR="00B8287E">
        <w:t>som</w:t>
      </w:r>
      <w:r>
        <w:t xml:space="preserve"> klassas som patientuppgifter.</w:t>
      </w:r>
    </w:p>
    <w:p w14:paraId="6E8E051A" w14:textId="64D57101" w:rsidR="00403970" w:rsidRDefault="00403970" w:rsidP="00403970">
      <w:pPr>
        <w:rPr>
          <w:ins w:id="318" w:author="björn hedman" w:date="2014-06-25T08:45:00Z"/>
        </w:rPr>
      </w:pPr>
      <w:r>
        <w:t>Detta betyder att de krav s</w:t>
      </w:r>
      <w:r w:rsidR="00B8287E">
        <w:t xml:space="preserve">om </w:t>
      </w:r>
      <w:proofErr w:type="spellStart"/>
      <w:r w:rsidR="00B8287E">
        <w:t>PDL</w:t>
      </w:r>
      <w:proofErr w:type="spellEnd"/>
      <w:r w:rsidR="00B8287E">
        <w:t xml:space="preserve"> (Patient Data Lagen) ställer på</w:t>
      </w:r>
      <w:ins w:id="319" w:author="björn hedman" w:date="2014-06-24T13:13:00Z">
        <w:r w:rsidR="00957D0B">
          <w:t xml:space="preserve"> </w:t>
        </w:r>
      </w:ins>
      <w:r>
        <w:t>hur informa</w:t>
      </w:r>
      <w:r w:rsidR="00B8287E">
        <w:t xml:space="preserve">tionen hanteras skall beaktas. </w:t>
      </w:r>
      <w:commentRangeStart w:id="320"/>
      <w:r w:rsidR="00B8287E">
        <w:t>Tjänsteproducent ansvarar</w:t>
      </w:r>
      <w:ins w:id="321" w:author="björn hedman" w:date="2014-06-25T09:52:00Z">
        <w:r w:rsidR="004F0329">
          <w:t xml:space="preserve"> </w:t>
        </w:r>
      </w:ins>
      <w:del w:id="322" w:author="björn hedman" w:date="2014-06-25T09:54:00Z">
        <w:r w:rsidR="00B8287E" w:rsidDel="004F0329">
          <w:delText xml:space="preserve"> </w:delText>
        </w:r>
      </w:del>
      <w:r w:rsidR="00B8287E">
        <w:t>för att informationen hanteras därefter</w:t>
      </w:r>
      <w:ins w:id="323" w:author="björn hedman" w:date="2014-06-25T10:11:00Z">
        <w:r w:rsidR="00A2288C">
          <w:t xml:space="preserve"> i enlighet med reglerna för </w:t>
        </w:r>
      </w:ins>
      <w:ins w:id="324" w:author="björn hedman" w:date="2014-06-25T10:12:00Z">
        <w:r w:rsidR="00A2288C">
          <w:t>individens (Patientens) direktåtkomst</w:t>
        </w:r>
      </w:ins>
      <w:del w:id="325" w:author="björn hedman" w:date="2014-06-25T08:45:00Z">
        <w:r w:rsidR="00B8287E" w:rsidDel="00DC4231">
          <w:delText>.</w:delText>
        </w:r>
        <w:commentRangeEnd w:id="320"/>
        <w:r w:rsidR="001E6585" w:rsidDel="00DC4231">
          <w:rPr>
            <w:rStyle w:val="Kommentarsreferens"/>
          </w:rPr>
          <w:commentReference w:id="320"/>
        </w:r>
      </w:del>
      <w:ins w:id="326" w:author="björn hedman" w:date="2014-06-25T08:45:00Z">
        <w:r w:rsidR="00DC4231">
          <w:t xml:space="preserve"> </w:t>
        </w:r>
      </w:ins>
      <w:ins w:id="327" w:author="björn hedman" w:date="2014-06-25T09:54:00Z">
        <w:r w:rsidR="004F0329">
          <w:t>genom att upprätthålla vederbörliga rutiner gällande kontroll och andra åtgärder.</w:t>
        </w:r>
        <w:r w:rsidR="00944AF9">
          <w:t xml:space="preserve"> </w:t>
        </w:r>
      </w:ins>
      <w:ins w:id="328" w:author="björn hedman" w:date="2014-06-25T09:56:00Z">
        <w:r w:rsidR="000F58AF">
          <w:t xml:space="preserve">Tjänsteproducenten ansvarar för att ingen </w:t>
        </w:r>
      </w:ins>
      <w:ins w:id="329" w:author="björn hedman" w:date="2014-06-25T10:03:00Z">
        <w:r w:rsidR="000F58AF">
          <w:t>annan än a</w:t>
        </w:r>
      </w:ins>
      <w:ins w:id="330" w:author="björn hedman" w:date="2014-06-25T10:11:00Z">
        <w:r w:rsidR="00A2288C">
          <w:t xml:space="preserve">vsedd mottagare får åtkomst till uppgifterna. </w:t>
        </w:r>
      </w:ins>
    </w:p>
    <w:p w14:paraId="0E7CE184" w14:textId="77777777" w:rsidR="00DC4231" w:rsidRDefault="00DC4231" w:rsidP="00403970"/>
    <w:p w14:paraId="4C1FE10F" w14:textId="4E19BAAA" w:rsidR="00B8287E" w:rsidRDefault="00B8287E" w:rsidP="00B8287E">
      <w:pPr>
        <w:pStyle w:val="Rubrik3"/>
      </w:pPr>
      <w:bookmarkStart w:id="331" w:name="_Toc265310650"/>
      <w:r>
        <w:t>Krav på tjänstekonsument</w:t>
      </w:r>
      <w:bookmarkEnd w:id="331"/>
    </w:p>
    <w:p w14:paraId="3DCA5D0F" w14:textId="69F82367" w:rsidR="00B8287E" w:rsidRDefault="00B8287E" w:rsidP="00B8287E">
      <w:pPr>
        <w:pStyle w:val="Rubrik3"/>
      </w:pPr>
      <w:bookmarkStart w:id="332" w:name="_Toc265310651"/>
      <w:r>
        <w:t>Stark autentisering</w:t>
      </w:r>
      <w:bookmarkEnd w:id="332"/>
    </w:p>
    <w:p w14:paraId="6F730919" w14:textId="4F18A4BE" w:rsidR="00B8287E" w:rsidRDefault="00B8287E" w:rsidP="00B8287E">
      <w:r>
        <w:t>Inloggad användare i portal ska använda stark autentisering enligt gällande regler, inga utökade krav kan ställas för enskilda meddelanden.</w:t>
      </w:r>
    </w:p>
    <w:p w14:paraId="2DEDA3FE" w14:textId="1ED3CA48" w:rsidR="0045769D" w:rsidRPr="00B8287E" w:rsidRDefault="00B8287E" w:rsidP="0039481C">
      <w:r>
        <w:t>Konsumentsystem ansvarar för att säkerhetsnivå i det egna systemet uppfyller gällande regler</w:t>
      </w:r>
    </w:p>
    <w:p w14:paraId="10B913EE" w14:textId="77777777" w:rsidR="0045769D" w:rsidRPr="00DE75E6" w:rsidRDefault="0045769D" w:rsidP="0039481C">
      <w:pPr>
        <w:rPr>
          <w:highlight w:val="yellow"/>
        </w:rPr>
      </w:pPr>
    </w:p>
    <w:p w14:paraId="46813F0C" w14:textId="77777777" w:rsidR="0039481C" w:rsidRDefault="0039481C" w:rsidP="0039481C">
      <w:pPr>
        <w:pStyle w:val="Rubrik2"/>
      </w:pPr>
      <w:bookmarkStart w:id="333" w:name="_Toc243452559"/>
      <w:bookmarkStart w:id="334" w:name="_Toc265310652"/>
      <w:r>
        <w:t>Icke funktionella krav</w:t>
      </w:r>
      <w:bookmarkEnd w:id="333"/>
      <w:bookmarkEnd w:id="334"/>
    </w:p>
    <w:p w14:paraId="425E7BCF" w14:textId="7647F28B" w:rsidR="00B8287E" w:rsidRPr="00B8287E" w:rsidRDefault="00B8287E" w:rsidP="00B8287E">
      <w:r>
        <w:t>Inga</w:t>
      </w:r>
      <w:r w:rsidR="00E70482">
        <w:t xml:space="preserve"> särskilda krav är definierade</w:t>
      </w:r>
      <w:r w:rsidR="0071588F">
        <w:t>.</w:t>
      </w:r>
    </w:p>
    <w:p w14:paraId="4409F62D" w14:textId="77777777" w:rsidR="0039481C" w:rsidRDefault="0039481C" w:rsidP="0039481C">
      <w:pPr>
        <w:rPr>
          <w:color w:val="4F81BD" w:themeColor="accent1"/>
        </w:rPr>
      </w:pPr>
    </w:p>
    <w:p w14:paraId="0988C9C3" w14:textId="2985316C" w:rsidR="0039481C" w:rsidRPr="00A36DCE" w:rsidRDefault="0039481C" w:rsidP="0039481C">
      <w:pPr>
        <w:pStyle w:val="Rubrik3"/>
      </w:pPr>
      <w:bookmarkStart w:id="335" w:name="_Toc243452560"/>
      <w:bookmarkStart w:id="336" w:name="_Toc265310653"/>
      <w:r>
        <w:t>SLA krav</w:t>
      </w:r>
      <w:bookmarkEnd w:id="335"/>
      <w:bookmarkEnd w:id="336"/>
    </w:p>
    <w:p w14:paraId="3F839905" w14:textId="77777777" w:rsidR="00A36DCE" w:rsidRDefault="00A36DCE" w:rsidP="00A36DCE">
      <w:r>
        <w:t>Följande generella SLA-krav gäller för alla tjänsteproducenter som tillhandahåller tjänster. Dessa krav gäller där inget annat anges för ett specifikt tjänstekontrakt.</w:t>
      </w:r>
    </w:p>
    <w:p w14:paraId="3692248A" w14:textId="77777777" w:rsidR="00A36DCE" w:rsidRDefault="00A36DCE" w:rsidP="00A36DCE"/>
    <w:p w14:paraId="1F90A62A" w14:textId="1B25F682" w:rsidR="00A36DCE" w:rsidRPr="0089249B" w:rsidDel="00DC4231" w:rsidRDefault="00A36DCE" w:rsidP="00A36DCE">
      <w:pPr>
        <w:rPr>
          <w:del w:id="337" w:author="björn hedman" w:date="2014-06-25T08:48:00Z"/>
          <w:highlight w:val="yellow"/>
        </w:rPr>
      </w:pPr>
      <w:commentRangeStart w:id="338"/>
      <w:del w:id="339" w:author="björn hedman" w:date="2014-06-25T08:48:00Z">
        <w:r w:rsidRPr="0089249B" w:rsidDel="00DC4231">
          <w:rPr>
            <w:highlight w:val="yellow"/>
          </w:rPr>
          <w:delText>Kompletteras</w:delText>
        </w:r>
      </w:del>
    </w:p>
    <w:p w14:paraId="0B435F8B" w14:textId="1A6E8C8E" w:rsidR="00A36DCE" w:rsidRPr="0089249B" w:rsidDel="00DC4231" w:rsidRDefault="00A36DCE" w:rsidP="00A36DCE">
      <w:pPr>
        <w:rPr>
          <w:del w:id="340" w:author="björn hedman" w:date="2014-06-25T08:48:00Z"/>
          <w:highlight w:val="yellow"/>
        </w:rPr>
      </w:pPr>
    </w:p>
    <w:p w14:paraId="32B51982" w14:textId="5641166B" w:rsidR="00A36DCE" w:rsidRPr="0089249B" w:rsidDel="00DC4231" w:rsidRDefault="00A36DCE" w:rsidP="00A36DCE">
      <w:pPr>
        <w:rPr>
          <w:del w:id="341" w:author="björn hedman" w:date="2014-06-25T08:48:00Z"/>
          <w:highlight w:val="yellow"/>
        </w:rPr>
      </w:pPr>
      <w:del w:id="342" w:author="björn hedman" w:date="2014-06-25T08:48:00Z">
        <w:r w:rsidRPr="0089249B" w:rsidDel="00DC4231">
          <w:rPr>
            <w:highlight w:val="yellow"/>
          </w:rPr>
          <w:delText>SLA</w:delText>
        </w:r>
      </w:del>
    </w:p>
    <w:p w14:paraId="68A06B0A" w14:textId="726FEAE9" w:rsidR="00A36DCE" w:rsidRPr="0089249B" w:rsidDel="00DC4231" w:rsidRDefault="00A36DCE" w:rsidP="00A36DCE">
      <w:pPr>
        <w:pStyle w:val="Liststycke"/>
        <w:numPr>
          <w:ilvl w:val="0"/>
          <w:numId w:val="31"/>
        </w:numPr>
        <w:spacing w:line="240" w:lineRule="auto"/>
        <w:rPr>
          <w:del w:id="343" w:author="björn hedman" w:date="2014-06-25T08:48:00Z"/>
          <w:highlight w:val="yellow"/>
        </w:rPr>
      </w:pPr>
      <w:del w:id="344" w:author="björn hedman" w:date="2014-06-25T08:48:00Z">
        <w:r w:rsidRPr="0089249B" w:rsidDel="00DC4231">
          <w:rPr>
            <w:highlight w:val="yellow"/>
          </w:rPr>
          <w:delText>Svarstider.</w:delText>
        </w:r>
      </w:del>
    </w:p>
    <w:p w14:paraId="6D373E2A" w14:textId="264B8584" w:rsidR="00A36DCE" w:rsidRPr="0089249B" w:rsidDel="00DC4231" w:rsidRDefault="00A36DCE" w:rsidP="00A36DCE">
      <w:pPr>
        <w:pStyle w:val="Liststycke"/>
        <w:numPr>
          <w:ilvl w:val="0"/>
          <w:numId w:val="31"/>
        </w:numPr>
        <w:spacing w:line="240" w:lineRule="auto"/>
        <w:rPr>
          <w:del w:id="345" w:author="björn hedman" w:date="2014-06-25T08:48:00Z"/>
          <w:highlight w:val="yellow"/>
        </w:rPr>
      </w:pPr>
      <w:del w:id="346" w:author="björn hedman" w:date="2014-06-25T08:48:00Z">
        <w:r w:rsidRPr="0089249B" w:rsidDel="00DC4231">
          <w:rPr>
            <w:highlight w:val="yellow"/>
          </w:rPr>
          <w:delText xml:space="preserve">Volymbegränsningar för batchkörning, </w:delText>
        </w:r>
      </w:del>
    </w:p>
    <w:p w14:paraId="7B58C1CC" w14:textId="5A235608" w:rsidR="00A36DCE" w:rsidRPr="0089249B" w:rsidDel="00DC4231" w:rsidRDefault="00A36DCE" w:rsidP="00A36DCE">
      <w:pPr>
        <w:pStyle w:val="Liststycke"/>
        <w:numPr>
          <w:ilvl w:val="1"/>
          <w:numId w:val="31"/>
        </w:numPr>
        <w:spacing w:line="240" w:lineRule="auto"/>
        <w:rPr>
          <w:del w:id="347" w:author="björn hedman" w:date="2014-06-25T08:48:00Z"/>
          <w:highlight w:val="yellow"/>
        </w:rPr>
      </w:pPr>
      <w:del w:id="348" w:author="björn hedman" w:date="2014-06-25T08:48:00Z">
        <w:r w:rsidRPr="0089249B" w:rsidDel="00DC4231">
          <w:rPr>
            <w:highlight w:val="yellow"/>
          </w:rPr>
          <w:delText>hur många anrop per sekund är ok</w:delText>
        </w:r>
      </w:del>
    </w:p>
    <w:p w14:paraId="170FA8B9" w14:textId="0C032AA8" w:rsidR="00A36DCE" w:rsidRPr="0089249B" w:rsidDel="00DC4231" w:rsidRDefault="00A36DCE" w:rsidP="00A36DCE">
      <w:pPr>
        <w:pStyle w:val="Liststycke"/>
        <w:numPr>
          <w:ilvl w:val="1"/>
          <w:numId w:val="31"/>
        </w:numPr>
        <w:spacing w:line="240" w:lineRule="auto"/>
        <w:rPr>
          <w:del w:id="349" w:author="björn hedman" w:date="2014-06-25T08:48:00Z"/>
          <w:highlight w:val="yellow"/>
        </w:rPr>
      </w:pPr>
      <w:del w:id="350" w:author="björn hedman" w:date="2014-06-25T08:48:00Z">
        <w:r w:rsidRPr="0089249B" w:rsidDel="00DC4231">
          <w:rPr>
            <w:highlight w:val="yellow"/>
          </w:rPr>
          <w:delText>tillsammans med hur många anrop i följd är ok</w:delText>
        </w:r>
      </w:del>
    </w:p>
    <w:p w14:paraId="4EC86D30" w14:textId="708822BB" w:rsidR="00A36DCE" w:rsidRPr="0089249B" w:rsidDel="00DC4231" w:rsidRDefault="00A36DCE" w:rsidP="00A36DCE">
      <w:pPr>
        <w:pStyle w:val="Liststycke"/>
        <w:ind w:left="1440"/>
        <w:rPr>
          <w:del w:id="351" w:author="björn hedman" w:date="2014-06-25T08:48:00Z"/>
          <w:highlight w:val="yellow"/>
        </w:rPr>
      </w:pPr>
    </w:p>
    <w:p w14:paraId="7A11BC2D" w14:textId="08C3B8D5" w:rsidR="00A36DCE" w:rsidRPr="0089249B" w:rsidDel="00DC4231" w:rsidRDefault="00A36DCE" w:rsidP="00A36DCE">
      <w:pPr>
        <w:pStyle w:val="Liststycke"/>
        <w:ind w:left="1440"/>
        <w:rPr>
          <w:del w:id="352" w:author="björn hedman" w:date="2014-06-25T08:48:00Z"/>
          <w:highlight w:val="yellow"/>
        </w:rPr>
      </w:pPr>
      <w:del w:id="353" w:author="björn hedman" w:date="2014-06-25T08:48:00Z">
        <w:r w:rsidRPr="0089249B" w:rsidDel="00DC4231">
          <w:rPr>
            <w:highlight w:val="yellow"/>
          </w:rPr>
          <w:delText>Exempel, man kan tänka sig att tjän</w:delText>
        </w:r>
        <w:r w:rsidR="007D2503" w:rsidDel="00DC4231">
          <w:rPr>
            <w:highlight w:val="yellow"/>
          </w:rPr>
          <w:delText>sten klarar 200 anrop i sekunden</w:delText>
        </w:r>
        <w:r w:rsidRPr="0089249B" w:rsidDel="00DC4231">
          <w:rPr>
            <w:highlight w:val="yellow"/>
          </w:rPr>
          <w:delText xml:space="preserve"> under 5 sekunder, därefter fylls interna köer m.m upp och svarstiderna ökar. Då innebär det ju att maximala batchstorleken är 1000 meddelanden.</w:delText>
        </w:r>
      </w:del>
    </w:p>
    <w:commentRangeEnd w:id="338"/>
    <w:p w14:paraId="156D0036" w14:textId="4293FEA5" w:rsidR="00A36DCE" w:rsidRPr="0089249B" w:rsidDel="00DC4231" w:rsidRDefault="001E6585" w:rsidP="00A36DCE">
      <w:pPr>
        <w:pStyle w:val="Liststycke"/>
        <w:ind w:left="1440"/>
        <w:rPr>
          <w:del w:id="354" w:author="björn hedman" w:date="2014-06-25T08:48:00Z"/>
          <w:highlight w:val="yellow"/>
        </w:rPr>
      </w:pPr>
      <w:del w:id="355" w:author="björn hedman" w:date="2014-06-25T08:48:00Z">
        <w:r w:rsidDel="00DC4231">
          <w:rPr>
            <w:rStyle w:val="Kommentarsreferens"/>
          </w:rPr>
          <w:commentReference w:id="338"/>
        </w:r>
      </w:del>
    </w:p>
    <w:p w14:paraId="11ADE6D2" w14:textId="016E47E0" w:rsidR="00A36DCE" w:rsidRPr="0089249B" w:rsidDel="00DC4231" w:rsidRDefault="00A36DCE" w:rsidP="00A36DCE">
      <w:pPr>
        <w:pStyle w:val="Liststycke"/>
        <w:ind w:left="1440"/>
        <w:rPr>
          <w:del w:id="356" w:author="björn hedman" w:date="2014-06-25T08:48:00Z"/>
          <w:highlight w:val="yellow"/>
        </w:rPr>
      </w:pPr>
      <w:del w:id="357" w:author="björn hedman" w:date="2014-06-25T08:48:00Z">
        <w:r w:rsidRPr="0089249B" w:rsidDel="00DC4231">
          <w:rPr>
            <w:highlight w:val="yellow"/>
          </w:rPr>
          <w:delText>Om man istället säger att tjänsten klarar 100 anrop i sekunden under 20 sekunder ,eftersom tekniken då ”hinner med” bättre. Så blir ju maximala batchstorleken 2000 meddelanden</w:delText>
        </w:r>
      </w:del>
    </w:p>
    <w:p w14:paraId="577CB98A" w14:textId="7EC80BE0" w:rsidR="00A36DCE" w:rsidRPr="0089249B" w:rsidDel="00DC4231" w:rsidRDefault="00A36DCE" w:rsidP="00A36DCE">
      <w:pPr>
        <w:pStyle w:val="Liststycke"/>
        <w:ind w:left="1440"/>
        <w:rPr>
          <w:del w:id="358" w:author="björn hedman" w:date="2014-06-25T08:48:00Z"/>
          <w:highlight w:val="yellow"/>
        </w:rPr>
      </w:pPr>
    </w:p>
    <w:p w14:paraId="66E6C643" w14:textId="3816CC11" w:rsidR="00A36DCE" w:rsidRPr="0089249B" w:rsidDel="00DC4231" w:rsidRDefault="00A36DCE" w:rsidP="00A36DCE">
      <w:pPr>
        <w:pStyle w:val="Liststycke"/>
        <w:ind w:left="1440"/>
        <w:rPr>
          <w:del w:id="359" w:author="björn hedman" w:date="2014-06-25T08:48:00Z"/>
          <w:highlight w:val="yellow"/>
        </w:rPr>
      </w:pPr>
      <w:del w:id="360" w:author="björn hedman" w:date="2014-06-25T08:48:00Z">
        <w:r w:rsidRPr="0089249B" w:rsidDel="00DC4231">
          <w:rPr>
            <w:highlight w:val="yellow"/>
          </w:rPr>
          <w:delText xml:space="preserve">Till detta så behöver man ju då också besluta vilken ”cooldown” period som behövs mellan batcherna. (dvs tiden tills att tjänsten åter är redo att ta emot en batch av maxstorlek </w:delText>
        </w:r>
      </w:del>
    </w:p>
    <w:p w14:paraId="3E50DE18" w14:textId="5D9F7C2B" w:rsidR="00A36DCE" w:rsidRPr="0089249B" w:rsidDel="00DC4231" w:rsidRDefault="00A36DCE" w:rsidP="00A36DCE">
      <w:pPr>
        <w:pStyle w:val="Liststycke"/>
        <w:ind w:left="1440"/>
        <w:rPr>
          <w:del w:id="361" w:author="björn hedman" w:date="2014-06-25T08:48:00Z"/>
          <w:highlight w:val="yellow"/>
        </w:rPr>
      </w:pPr>
    </w:p>
    <w:p w14:paraId="3F650BD2" w14:textId="1696528C" w:rsidR="00A36DCE" w:rsidRPr="00D66C6F" w:rsidDel="00DC4231" w:rsidRDefault="00A36DCE" w:rsidP="00A36DCE">
      <w:pPr>
        <w:pStyle w:val="Liststycke"/>
        <w:ind w:left="1440"/>
        <w:rPr>
          <w:del w:id="362" w:author="björn hedman" w:date="2014-06-25T08:48:00Z"/>
        </w:rPr>
      </w:pPr>
      <w:del w:id="363" w:author="björn hedman" w:date="2014-06-25T08:48:00Z">
        <w:r w:rsidRPr="0089249B" w:rsidDel="00DC4231">
          <w:rPr>
            <w:highlight w:val="yellow"/>
          </w:rPr>
          <w:delText>Rimligt att göra mindre labb och kontroll mot specifikationer från leverantör för att fastställa nivåer.</w:delText>
        </w:r>
      </w:del>
    </w:p>
    <w:p w14:paraId="22834D9C" w14:textId="1FE975DD" w:rsidR="00A36DCE" w:rsidRPr="00D66C6F" w:rsidDel="00DC4231" w:rsidRDefault="00A36DCE" w:rsidP="00A36DCE">
      <w:pPr>
        <w:pStyle w:val="Liststycke"/>
        <w:ind w:left="1440"/>
        <w:rPr>
          <w:del w:id="364" w:author="björn hedman" w:date="2014-06-25T08:48:00Z"/>
        </w:rPr>
      </w:pPr>
    </w:p>
    <w:p w14:paraId="224516BE" w14:textId="77777777" w:rsidR="00A36DCE" w:rsidRDefault="00A36DCE" w:rsidP="00A36DCE"/>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0CBC6486" w14:textId="11636756" w:rsidR="006D7940" w:rsidRPr="0039108F" w:rsidDel="00DC4231" w:rsidRDefault="006D7940">
            <w:pPr>
              <w:rPr>
                <w:del w:id="365" w:author="björn hedman" w:date="2014-06-25T08:46:00Z"/>
              </w:rPr>
            </w:pPr>
            <w:r w:rsidRPr="0039108F">
              <w:t xml:space="preserve">&lt; 2 sekunder för </w:t>
            </w:r>
            <w:proofErr w:type="gramStart"/>
            <w:r w:rsidRPr="0039108F">
              <w:t>95%</w:t>
            </w:r>
            <w:proofErr w:type="gramEnd"/>
            <w:r w:rsidRPr="0039108F">
              <w:t xml:space="preserve"> av alla anrop </w:t>
            </w:r>
            <w:del w:id="366" w:author="björn hedman" w:date="2014-06-25T08:46:00Z">
              <w:r w:rsidRPr="0039108F" w:rsidDel="00DC4231">
                <w:delText>eller enligt specifika batchregler</w:delText>
              </w:r>
            </w:del>
          </w:p>
          <w:p w14:paraId="741380AB" w14:textId="75C5D339" w:rsidR="00A36DCE" w:rsidRPr="0039108F" w:rsidRDefault="00A36DCE" w:rsidP="00DC4231"/>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11777117" w:rsidR="0039481C" w:rsidRPr="0039108F" w:rsidRDefault="006D7940" w:rsidP="0039481C">
            <w:r w:rsidRPr="0039108F">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45B4E4C3" w:rsidR="0039481C" w:rsidRPr="0039108F" w:rsidRDefault="006D7940" w:rsidP="00DC4231">
            <w:r w:rsidRPr="0039108F">
              <w:t xml:space="preserve">1 transaktion per sekund </w:t>
            </w:r>
            <w:ins w:id="367" w:author="björn hedman" w:date="2014-06-25T08:46:00Z">
              <w:r w:rsidR="00DC4231">
                <w:t xml:space="preserve">för </w:t>
              </w:r>
              <w:proofErr w:type="spellStart"/>
              <w:r w:rsidR="00DC4231">
                <w:t>batchkörning</w:t>
              </w:r>
              <w:proofErr w:type="spellEnd"/>
              <w:r w:rsidR="00DC4231">
                <w:t xml:space="preserve"> får max </w:t>
              </w:r>
            </w:ins>
            <w:ins w:id="368" w:author="björn hedman" w:date="2014-06-25T08:47:00Z">
              <w:r w:rsidR="00DC4231">
                <w:t>1000 meddelanden skickas åt gången med 5 minuters intervall mellan omgångarna</w:t>
              </w:r>
            </w:ins>
            <w:del w:id="369" w:author="björn hedman" w:date="2014-06-25T08:46:00Z">
              <w:r w:rsidRPr="0039108F" w:rsidDel="00DC4231">
                <w:delText>eller enligt specifika batchregler</w:delText>
              </w:r>
            </w:del>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54E66691" w:rsidR="0039481C" w:rsidRPr="0039108F" w:rsidRDefault="006D7940" w:rsidP="0039481C">
            <w:r w:rsidRPr="0039108F">
              <w:t xml:space="preserve">Information i producent ska alltid vara </w:t>
            </w:r>
            <w:r w:rsidRPr="0039108F">
              <w:lastRenderedPageBreak/>
              <w:t xml:space="preserve">aktuell när den visas för mottagaren (uppdatering är </w:t>
            </w:r>
            <w:proofErr w:type="gramStart"/>
            <w:r w:rsidRPr="0039108F">
              <w:t>ej</w:t>
            </w:r>
            <w:proofErr w:type="gramEnd"/>
            <w:r w:rsidRPr="0039108F">
              <w:t xml:space="preserve"> aktuell)</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lastRenderedPageBreak/>
              <w:t>Återställningstid</w:t>
            </w:r>
          </w:p>
        </w:tc>
        <w:tc>
          <w:tcPr>
            <w:tcW w:w="4154" w:type="dxa"/>
          </w:tcPr>
          <w:p w14:paraId="4C9DF6C8" w14:textId="43752A26" w:rsidR="0039481C" w:rsidRDefault="0039481C" w:rsidP="0039481C">
            <w:pPr>
              <w:tabs>
                <w:tab w:val="left" w:pos="2935"/>
              </w:tabs>
              <w:jc w:val="both"/>
              <w:rPr>
                <w:highlight w:val="yellow"/>
              </w:rPr>
            </w:pPr>
          </w:p>
        </w:tc>
        <w:tc>
          <w:tcPr>
            <w:tcW w:w="3266" w:type="dxa"/>
          </w:tcPr>
          <w:p w14:paraId="6311269A" w14:textId="242F59ED" w:rsidR="0039481C" w:rsidRDefault="00C72259" w:rsidP="0039481C">
            <w:r>
              <w:t xml:space="preserve">Enligt producents gällande övergripande katastrofplan </w:t>
            </w:r>
          </w:p>
        </w:tc>
      </w:tr>
      <w:tr w:rsidR="0039481C" w14:paraId="147A9F02" w14:textId="77777777" w:rsidTr="000C2908">
        <w:tc>
          <w:tcPr>
            <w:tcW w:w="2268" w:type="dxa"/>
          </w:tcPr>
          <w:p w14:paraId="1C93CA06" w14:textId="00DEDA3C" w:rsidR="0039481C" w:rsidRPr="007C7B21" w:rsidRDefault="0039481C" w:rsidP="0039481C">
            <w:pPr>
              <w:rPr>
                <w:highlight w:val="yellow"/>
              </w:rPr>
            </w:pP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370" w:name="_Toc243452561"/>
      <w:bookmarkStart w:id="371" w:name="_Toc265310654"/>
      <w:r>
        <w:t>Övriga krav</w:t>
      </w:r>
      <w:bookmarkEnd w:id="370"/>
      <w:bookmarkEnd w:id="371"/>
    </w:p>
    <w:p w14:paraId="6D523F2F" w14:textId="77777777" w:rsidR="0039481C" w:rsidRPr="007C5E55" w:rsidRDefault="0039481C" w:rsidP="0039481C"/>
    <w:p w14:paraId="074ED34E" w14:textId="77777777" w:rsidR="0039481C" w:rsidRDefault="0039481C" w:rsidP="0039481C">
      <w:pPr>
        <w:pStyle w:val="Rubrik2"/>
      </w:pPr>
      <w:bookmarkStart w:id="372" w:name="_Toc357754854"/>
      <w:bookmarkStart w:id="373" w:name="_Toc243452562"/>
      <w:bookmarkStart w:id="374" w:name="_Toc265310655"/>
      <w:bookmarkStart w:id="375" w:name="_Toc224960922"/>
      <w:bookmarkStart w:id="376" w:name="_Toc357754855"/>
      <w:bookmarkEnd w:id="262"/>
      <w:bookmarkEnd w:id="263"/>
      <w:bookmarkEnd w:id="264"/>
      <w:proofErr w:type="spellStart"/>
      <w:r>
        <w:t>Felhantering</w:t>
      </w:r>
      <w:bookmarkEnd w:id="372"/>
      <w:bookmarkEnd w:id="373"/>
      <w:bookmarkEnd w:id="374"/>
      <w:proofErr w:type="spellEnd"/>
    </w:p>
    <w:p w14:paraId="760D1A18" w14:textId="35096E67" w:rsidR="0039481C" w:rsidDel="00033F24" w:rsidRDefault="0039481C" w:rsidP="0039481C">
      <w:pPr>
        <w:rPr>
          <w:del w:id="377" w:author="björn hedman" w:date="2014-06-24T10:03:00Z"/>
          <w:color w:val="4F81BD" w:themeColor="accent1"/>
        </w:rPr>
      </w:pPr>
      <w:commentRangeStart w:id="378"/>
      <w:del w:id="379" w:author="björn hedman" w:date="2014-06-24T10:03:00Z">
        <w:r w:rsidRPr="007B79AC" w:rsidDel="00033F24">
          <w:rPr>
            <w:color w:val="4F81BD" w:themeColor="accent1"/>
          </w:rPr>
          <w:delText>Se Tjänstekontraktsbeskrivning – exempel</w:delText>
        </w:r>
        <w:r w:rsidDel="00033F24">
          <w:rPr>
            <w:color w:val="4F81BD" w:themeColor="accent1"/>
          </w:rPr>
          <w:delText>.</w:delText>
        </w:r>
        <w:commentRangeEnd w:id="378"/>
        <w:r w:rsidR="001E6585" w:rsidDel="00033F24">
          <w:rPr>
            <w:rStyle w:val="Kommentarsreferens"/>
          </w:rPr>
          <w:commentReference w:id="378"/>
        </w:r>
      </w:del>
    </w:p>
    <w:p w14:paraId="6FAF04D9" w14:textId="77777777" w:rsidR="0039481C" w:rsidRDefault="0039481C" w:rsidP="0039481C">
      <w:pPr>
        <w:pStyle w:val="Rubrik3"/>
      </w:pPr>
      <w:bookmarkStart w:id="380" w:name="_Toc243452563"/>
      <w:bookmarkStart w:id="381" w:name="_Toc265310656"/>
      <w:r>
        <w:t>Krav på en tjänsteproducent</w:t>
      </w:r>
      <w:bookmarkEnd w:id="380"/>
      <w:bookmarkEnd w:id="381"/>
    </w:p>
    <w:p w14:paraId="2859FC09" w14:textId="77777777" w:rsidR="0039481C" w:rsidRDefault="0039481C" w:rsidP="0039481C">
      <w:pPr>
        <w:pStyle w:val="Rubrik4"/>
      </w:pPr>
      <w:r>
        <w:t xml:space="preserve">Logiska fel </w:t>
      </w:r>
    </w:p>
    <w:p w14:paraId="4EB7D4E9" w14:textId="060EF28C" w:rsidR="005A0C7A" w:rsidRDefault="00491197" w:rsidP="0039481C">
      <w:pPr>
        <w:pStyle w:val="Brdtext"/>
        <w:rPr>
          <w:ins w:id="382" w:author="björn hedman" w:date="2014-06-24T13:15:00Z"/>
        </w:rPr>
      </w:pPr>
      <w:r>
        <w:t xml:space="preserve">Det enda logiska fel som rimligen kan uppstå i </w:t>
      </w:r>
      <w:proofErr w:type="spellStart"/>
      <w:r>
        <w:t>AddMessageToPatientportal</w:t>
      </w:r>
      <w:proofErr w:type="spellEnd"/>
      <w:r>
        <w:t xml:space="preserve"> är att adresserad individ inte är aktiv användare.</w:t>
      </w:r>
      <w:ins w:id="383" w:author="björn hedman" w:date="2014-06-24T13:15:00Z">
        <w:r w:rsidR="005A0C7A">
          <w:t xml:space="preserve"> Om person </w:t>
        </w:r>
        <w:proofErr w:type="gramStart"/>
        <w:r w:rsidR="005A0C7A">
          <w:t>ej</w:t>
        </w:r>
        <w:proofErr w:type="gramEnd"/>
        <w:r w:rsidR="005A0C7A">
          <w:t xml:space="preserve"> finns returneras </w:t>
        </w:r>
      </w:ins>
      <w:proofErr w:type="spellStart"/>
      <w:ins w:id="384" w:author="björn hedman" w:date="2014-06-24T13:16:00Z">
        <w:r w:rsidR="005A0C7A">
          <w:t>statusCode</w:t>
        </w:r>
        <w:proofErr w:type="spellEnd"/>
        <w:r w:rsidR="005A0C7A">
          <w:t>=</w:t>
        </w:r>
        <w:proofErr w:type="spellStart"/>
        <w:r w:rsidR="005A0C7A">
          <w:t>ERROR</w:t>
        </w:r>
        <w:proofErr w:type="spellEnd"/>
        <w:r w:rsidR="005A0C7A">
          <w:t xml:space="preserve"> och </w:t>
        </w:r>
        <w:proofErr w:type="spellStart"/>
        <w:r w:rsidR="005A0C7A">
          <w:t>resultText</w:t>
        </w:r>
        <w:proofErr w:type="spellEnd"/>
        <w:r w:rsidR="005A0C7A">
          <w:t xml:space="preserve">=”Target person is not </w:t>
        </w:r>
        <w:proofErr w:type="spellStart"/>
        <w:r w:rsidR="005A0C7A">
          <w:t>active</w:t>
        </w:r>
        <w:proofErr w:type="spellEnd"/>
        <w:r w:rsidR="005A0C7A">
          <w:t xml:space="preserve"> </w:t>
        </w:r>
        <w:proofErr w:type="spellStart"/>
        <w:r w:rsidR="005A0C7A">
          <w:t>user</w:t>
        </w:r>
        <w:proofErr w:type="spellEnd"/>
        <w:r w:rsidR="005A0C7A">
          <w:t>”</w:t>
        </w:r>
      </w:ins>
    </w:p>
    <w:p w14:paraId="1521A2C9" w14:textId="139DE6F4" w:rsidR="0039481C" w:rsidRDefault="00960D64" w:rsidP="0039481C">
      <w:pPr>
        <w:pStyle w:val="Brdtext"/>
      </w:pPr>
      <w:ins w:id="385" w:author="björn hedman" w:date="2014-06-25T10:13:00Z">
        <w:r>
          <w:t xml:space="preserve">Logiskt fel att individ </w:t>
        </w:r>
        <w:proofErr w:type="gramStart"/>
        <w:r>
          <w:t>ej</w:t>
        </w:r>
        <w:proofErr w:type="gramEnd"/>
        <w:r>
          <w:t xml:space="preserve"> finns </w:t>
        </w:r>
      </w:ins>
      <w:del w:id="386" w:author="björn hedman" w:date="2014-06-25T10:13:00Z">
        <w:r w:rsidR="00491197" w:rsidDel="00960D64">
          <w:delText xml:space="preserve"> </w:delText>
        </w:r>
      </w:del>
      <w:ins w:id="387" w:author="björn hedman" w:date="2014-06-25T10:13:00Z">
        <w:r>
          <w:t>s</w:t>
        </w:r>
      </w:ins>
      <w:commentRangeStart w:id="388"/>
      <w:del w:id="389" w:author="björn hedman" w:date="2014-06-25T10:13:00Z">
        <w:r w:rsidR="00491197" w:rsidDel="00960D64">
          <w:delText>S</w:delText>
        </w:r>
      </w:del>
      <w:r w:rsidR="00491197">
        <w:t xml:space="preserve">ka ej kunna uppstå om kontroll först förs mot </w:t>
      </w:r>
      <w:proofErr w:type="spellStart"/>
      <w:r w:rsidR="00491197">
        <w:t>IsActiveUser</w:t>
      </w:r>
      <w:commentRangeEnd w:id="388"/>
      <w:proofErr w:type="spellEnd"/>
      <w:r w:rsidR="001E6585">
        <w:rPr>
          <w:rStyle w:val="Kommentarsreferens"/>
          <w:rFonts w:ascii="Georgia" w:eastAsia="Calibri" w:hAnsi="Georgia"/>
          <w:lang w:eastAsia="en-US"/>
        </w:rPr>
        <w:commentReference w:id="388"/>
      </w: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390" w:name="_Toc243452564"/>
      <w:bookmarkStart w:id="391" w:name="_Toc265310657"/>
      <w:r>
        <w:t>Krav på en tjänstekonsument</w:t>
      </w:r>
      <w:bookmarkEnd w:id="390"/>
      <w:bookmarkEnd w:id="391"/>
    </w:p>
    <w:p w14:paraId="6B854F4D" w14:textId="5C66FC79" w:rsidR="00491197" w:rsidRPr="00491197" w:rsidRDefault="00491197" w:rsidP="00491197">
      <w:r>
        <w:t xml:space="preserve">Tjänstekonsument ska försäkra sig om att individ som adresseras är aktiv användare innan </w:t>
      </w:r>
      <w:proofErr w:type="spellStart"/>
      <w:r>
        <w:t>AddMessageToPatientPortal</w:t>
      </w:r>
      <w:proofErr w:type="spellEnd"/>
      <w:r>
        <w:t xml:space="preserve"> anropas. Hur detta görs är valfritt men resultatet av kontroll ska motsvara </w:t>
      </w:r>
      <w:proofErr w:type="spellStart"/>
      <w:r>
        <w:t>IsActiveUser</w:t>
      </w:r>
      <w:proofErr w:type="spellEnd"/>
    </w:p>
    <w:p w14:paraId="2CBDBDA5" w14:textId="77777777" w:rsidR="0039481C" w:rsidRDefault="0039481C" w:rsidP="0039481C">
      <w:pPr>
        <w:pStyle w:val="Rubrik1"/>
      </w:pPr>
      <w:bookmarkStart w:id="392" w:name="_Toc243452565"/>
      <w:bookmarkStart w:id="393" w:name="_Toc265310658"/>
      <w:r>
        <w:t xml:space="preserve">Tjänstedomänens </w:t>
      </w:r>
      <w:bookmarkEnd w:id="375"/>
      <w:r>
        <w:t>meddelandemodeller</w:t>
      </w:r>
      <w:bookmarkEnd w:id="376"/>
      <w:bookmarkEnd w:id="392"/>
      <w:bookmarkEnd w:id="393"/>
    </w:p>
    <w:p w14:paraId="53245AF3" w14:textId="77777777" w:rsidR="00A36DCE" w:rsidRDefault="00A36DCE" w:rsidP="00A36DCE">
      <w:bookmarkStart w:id="394" w:name="_Toc224960923"/>
      <w:r>
        <w:t>Samtliga klasser</w:t>
      </w:r>
      <w:r w:rsidRPr="00882BF7">
        <w:t xml:space="preserve"> i mod</w:t>
      </w:r>
      <w:r>
        <w:t>ellen har bedömts ligga utanför V-</w:t>
      </w:r>
      <w:proofErr w:type="spellStart"/>
      <w:r>
        <w:t>TIMs</w:t>
      </w:r>
      <w:proofErr w:type="spellEnd"/>
      <w:r>
        <w:t xml:space="preserve"> tillämpningsområde och har därfö</w:t>
      </w:r>
      <w:r w:rsidRPr="00882BF7">
        <w:t xml:space="preserve">r inte </w:t>
      </w:r>
      <w:proofErr w:type="spellStart"/>
      <w:r w:rsidRPr="00882BF7">
        <w:t>mappats</w:t>
      </w:r>
      <w:proofErr w:type="spellEnd"/>
      <w:r w:rsidRPr="00882BF7">
        <w:t xml:space="preserve"> mot V-TIM</w:t>
      </w:r>
      <w:r>
        <w:t>.</w:t>
      </w:r>
    </w:p>
    <w:p w14:paraId="34C1FBA9" w14:textId="77777777" w:rsidR="00A36DCE" w:rsidRDefault="00A36DCE" w:rsidP="00A36DCE"/>
    <w:p w14:paraId="10E06501" w14:textId="77777777" w:rsidR="00A36DCE" w:rsidRDefault="00A36DCE" w:rsidP="00A36DCE"/>
    <w:p w14:paraId="0B8F8C57" w14:textId="77777777" w:rsidR="00A36DCE" w:rsidRDefault="00A36DCE" w:rsidP="00A36DCE">
      <w:pPr>
        <w:pStyle w:val="Rubrik2"/>
      </w:pPr>
      <w:bookmarkStart w:id="395" w:name="_Toc263325182"/>
      <w:bookmarkStart w:id="396" w:name="_Toc265310659"/>
      <w:r>
        <w:t>Modell</w:t>
      </w:r>
      <w:bookmarkEnd w:id="395"/>
      <w:bookmarkEnd w:id="396"/>
    </w:p>
    <w:p w14:paraId="1D07A931" w14:textId="77777777" w:rsidR="00A36DCE" w:rsidRPr="006476DE" w:rsidRDefault="00A36DCE" w:rsidP="00A36DCE">
      <w:pPr>
        <w:rPr>
          <w:b/>
        </w:rPr>
      </w:pPr>
      <w:proofErr w:type="spellStart"/>
      <w:r w:rsidRPr="006476DE">
        <w:rPr>
          <w:b/>
        </w:rPr>
        <w:t>IsActiveUser</w:t>
      </w:r>
      <w:proofErr w:type="spellEnd"/>
    </w:p>
    <w:p w14:paraId="49F2907F" w14:textId="77777777" w:rsidR="00A36DCE" w:rsidRPr="002F2D14" w:rsidRDefault="00A36DCE" w:rsidP="00A36DCE">
      <w:pPr>
        <w:ind w:left="-851"/>
      </w:pPr>
    </w:p>
    <w:p w14:paraId="799E2DDA" w14:textId="77777777" w:rsidR="00A36DCE" w:rsidRDefault="00A36DCE" w:rsidP="00A36DCE">
      <w:pPr>
        <w:keepNext/>
      </w:pPr>
      <w:r>
        <w:rPr>
          <w:noProof/>
          <w:lang w:eastAsia="sv-SE"/>
        </w:rPr>
        <w:drawing>
          <wp:inline distT="0" distB="0" distL="0" distR="0" wp14:anchorId="41007D00" wp14:editId="4AC8495C">
            <wp:extent cx="5507990" cy="915834"/>
            <wp:effectExtent l="0" t="0" r="381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915834"/>
                    </a:xfrm>
                    <a:prstGeom prst="rect">
                      <a:avLst/>
                    </a:prstGeom>
                    <a:noFill/>
                    <a:ln>
                      <a:noFill/>
                    </a:ln>
                  </pic:spPr>
                </pic:pic>
              </a:graphicData>
            </a:graphic>
          </wp:inline>
        </w:drawing>
      </w:r>
    </w:p>
    <w:p w14:paraId="4451FC9B" w14:textId="77777777" w:rsidR="00A36DCE" w:rsidRDefault="00A36DCE" w:rsidP="00A36DCE">
      <w:pPr>
        <w:pStyle w:val="Beskrivning"/>
      </w:pPr>
      <w:r>
        <w:t xml:space="preserve">Figur </w:t>
      </w:r>
      <w:r w:rsidR="00780F79">
        <w:fldChar w:fldCharType="begin"/>
      </w:r>
      <w:r w:rsidR="00780F79">
        <w:instrText xml:space="preserve"> SEQ Figur \* ARABIC </w:instrText>
      </w:r>
      <w:r w:rsidR="00780F79">
        <w:fldChar w:fldCharType="separate"/>
      </w:r>
      <w:r w:rsidR="00CD7B84">
        <w:rPr>
          <w:noProof/>
        </w:rPr>
        <w:t>1</w:t>
      </w:r>
      <w:r w:rsidR="00780F79">
        <w:rPr>
          <w:noProof/>
        </w:rPr>
        <w:fldChar w:fldCharType="end"/>
      </w:r>
      <w:r>
        <w:t xml:space="preserve"> Returnerad status för användarkonto</w:t>
      </w:r>
    </w:p>
    <w:p w14:paraId="18549C41" w14:textId="77777777" w:rsidR="00A36DCE" w:rsidRDefault="00A36DCE" w:rsidP="00A36DCE"/>
    <w:p w14:paraId="00FB2A35" w14:textId="77777777" w:rsidR="00A36DCE" w:rsidRPr="006476DE" w:rsidRDefault="00A36DCE" w:rsidP="00A36DCE">
      <w:pPr>
        <w:keepNext/>
        <w:rPr>
          <w:b/>
        </w:rPr>
      </w:pPr>
      <w:proofErr w:type="spellStart"/>
      <w:r w:rsidRPr="006476DE">
        <w:rPr>
          <w:b/>
        </w:rPr>
        <w:lastRenderedPageBreak/>
        <w:t>AddMessageToPatientPortal</w:t>
      </w:r>
      <w:proofErr w:type="spellEnd"/>
    </w:p>
    <w:p w14:paraId="3E8ED665" w14:textId="77777777" w:rsidR="00A36DCE" w:rsidRPr="006476DE" w:rsidRDefault="00A36DCE" w:rsidP="00A36DCE"/>
    <w:p w14:paraId="08C3C1CE" w14:textId="77777777" w:rsidR="00A36DCE" w:rsidRDefault="00A36DCE" w:rsidP="00A36DCE">
      <w:pPr>
        <w:keepNext/>
      </w:pPr>
      <w:r w:rsidRPr="003D0443">
        <w:rPr>
          <w:noProof/>
          <w:lang w:eastAsia="sv-SE"/>
        </w:rPr>
        <w:drawing>
          <wp:inline distT="0" distB="0" distL="0" distR="0" wp14:anchorId="00B31888" wp14:editId="71C0BF2B">
            <wp:extent cx="5507990" cy="3401636"/>
            <wp:effectExtent l="0" t="0" r="3810" b="254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990" cy="3401636"/>
                    </a:xfrm>
                    <a:prstGeom prst="rect">
                      <a:avLst/>
                    </a:prstGeom>
                    <a:noFill/>
                    <a:ln>
                      <a:noFill/>
                    </a:ln>
                  </pic:spPr>
                </pic:pic>
              </a:graphicData>
            </a:graphic>
          </wp:inline>
        </w:drawing>
      </w:r>
    </w:p>
    <w:p w14:paraId="58EEA3FF" w14:textId="77777777" w:rsidR="00A36DCE" w:rsidRPr="002F2D14" w:rsidRDefault="00A36DCE" w:rsidP="00A36DCE">
      <w:pPr>
        <w:pStyle w:val="Beskrivning"/>
      </w:pPr>
      <w:r>
        <w:t xml:space="preserve">Figur </w:t>
      </w:r>
      <w:r w:rsidR="00780F79">
        <w:fldChar w:fldCharType="begin"/>
      </w:r>
      <w:r w:rsidR="00780F79">
        <w:instrText xml:space="preserve"> SE</w:instrText>
      </w:r>
      <w:r w:rsidR="00780F79">
        <w:instrText xml:space="preserve">Q Figur \* ARABIC </w:instrText>
      </w:r>
      <w:r w:rsidR="00780F79">
        <w:fldChar w:fldCharType="separate"/>
      </w:r>
      <w:r w:rsidR="00CD7B84">
        <w:rPr>
          <w:noProof/>
        </w:rPr>
        <w:t>2</w:t>
      </w:r>
      <w:r w:rsidR="00780F79">
        <w:rPr>
          <w:noProof/>
        </w:rPr>
        <w:fldChar w:fldCharType="end"/>
      </w:r>
      <w:r>
        <w:t xml:space="preserve"> Meddelande till invånare</w:t>
      </w:r>
    </w:p>
    <w:p w14:paraId="56165543" w14:textId="77777777" w:rsidR="00A36DCE" w:rsidRPr="002F2D14" w:rsidRDefault="00A36DCE" w:rsidP="00A36DCE"/>
    <w:tbl>
      <w:tblPr>
        <w:tblW w:w="0" w:type="auto"/>
        <w:tblInd w:w="-176"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A36DCE" w:rsidRPr="00F80392" w14:paraId="6CDB964A" w14:textId="77777777" w:rsidTr="00E7721D">
        <w:tc>
          <w:tcPr>
            <w:tcW w:w="4040" w:type="dxa"/>
            <w:shd w:val="clear" w:color="auto" w:fill="4F81BD"/>
          </w:tcPr>
          <w:p w14:paraId="31D1CD33" w14:textId="77777777" w:rsidR="00A36DCE" w:rsidRPr="00F80392" w:rsidRDefault="00A36DCE" w:rsidP="00E7721D">
            <w:pPr>
              <w:rPr>
                <w:rFonts w:ascii="Calibri" w:hAnsi="Calibri"/>
                <w:b/>
                <w:bCs/>
                <w:sz w:val="22"/>
              </w:rPr>
            </w:pPr>
            <w:proofErr w:type="spellStart"/>
            <w:r w:rsidRPr="00F80392">
              <w:rPr>
                <w:rFonts w:ascii="Calibri" w:hAnsi="Calibri"/>
                <w:b/>
                <w:bCs/>
                <w:sz w:val="22"/>
              </w:rPr>
              <w:t>Klass.attribut</w:t>
            </w:r>
            <w:proofErr w:type="spellEnd"/>
          </w:p>
        </w:tc>
        <w:tc>
          <w:tcPr>
            <w:tcW w:w="4041" w:type="dxa"/>
            <w:shd w:val="clear" w:color="auto" w:fill="4F81BD"/>
          </w:tcPr>
          <w:p w14:paraId="58B9D98B" w14:textId="77777777" w:rsidR="00A36DCE" w:rsidRPr="00F80392" w:rsidRDefault="00A36DCE" w:rsidP="00E7721D">
            <w:pPr>
              <w:rPr>
                <w:rFonts w:ascii="Calibri" w:hAnsi="Calibri"/>
                <w:b/>
                <w:bCs/>
                <w:sz w:val="22"/>
              </w:rPr>
            </w:pPr>
            <w:r>
              <w:rPr>
                <w:rFonts w:ascii="Calibri" w:hAnsi="Calibri"/>
                <w:b/>
                <w:bCs/>
                <w:sz w:val="22"/>
              </w:rPr>
              <w:t>Mappning mot V-TIM 2.2</w:t>
            </w:r>
          </w:p>
        </w:tc>
      </w:tr>
      <w:tr w:rsidR="00A36DCE" w:rsidRPr="00F80392" w14:paraId="03D8233C" w14:textId="77777777" w:rsidTr="00E7721D">
        <w:tc>
          <w:tcPr>
            <w:tcW w:w="4040" w:type="dxa"/>
            <w:tcBorders>
              <w:top w:val="single" w:sz="8" w:space="0" w:color="4F81BD"/>
              <w:left w:val="single" w:sz="8" w:space="0" w:color="4F81BD"/>
              <w:bottom w:val="single" w:sz="8" w:space="0" w:color="4F81BD"/>
            </w:tcBorders>
            <w:shd w:val="clear" w:color="auto" w:fill="auto"/>
          </w:tcPr>
          <w:p w14:paraId="3F218B32" w14:textId="77777777" w:rsidR="00A36DCE" w:rsidRDefault="00A36DCE" w:rsidP="00E7721D">
            <w:pPr>
              <w:rPr>
                <w:sz w:val="22"/>
                <w:u w:val="single"/>
              </w:rPr>
            </w:pPr>
            <w:proofErr w:type="gramStart"/>
            <w:r>
              <w:t>Ej</w:t>
            </w:r>
            <w:proofErr w:type="gramEnd"/>
            <w:r>
              <w:t xml:space="preserve"> tillämpligt</w:t>
            </w:r>
          </w:p>
          <w:p w14:paraId="04E5CFD0" w14:textId="77777777" w:rsidR="00A36DCE" w:rsidRPr="008049D5" w:rsidRDefault="00A36DCE" w:rsidP="00E7721D">
            <w:pPr>
              <w:tabs>
                <w:tab w:val="left" w:pos="1213"/>
              </w:tabs>
              <w:rPr>
                <w:rFonts w:ascii="Calibri" w:hAnsi="Calibri"/>
                <w:b/>
                <w:bCs/>
                <w:sz w:val="22"/>
              </w:rPr>
            </w:pPr>
          </w:p>
        </w:tc>
        <w:tc>
          <w:tcPr>
            <w:tcW w:w="4041" w:type="dxa"/>
            <w:tcBorders>
              <w:top w:val="single" w:sz="8" w:space="0" w:color="4F81BD"/>
              <w:bottom w:val="single" w:sz="4" w:space="0" w:color="auto"/>
            </w:tcBorders>
            <w:shd w:val="clear" w:color="auto" w:fill="auto"/>
          </w:tcPr>
          <w:p w14:paraId="7F621F72" w14:textId="77777777" w:rsidR="00A36DCE" w:rsidRDefault="00A36DCE" w:rsidP="00E7721D">
            <w:pPr>
              <w:rPr>
                <w:sz w:val="22"/>
                <w:u w:val="single"/>
              </w:rPr>
            </w:pPr>
            <w:proofErr w:type="gramStart"/>
            <w:r>
              <w:t>Ej</w:t>
            </w:r>
            <w:proofErr w:type="gramEnd"/>
            <w:r>
              <w:t xml:space="preserve"> tillämpligt</w:t>
            </w:r>
          </w:p>
          <w:p w14:paraId="725D6427" w14:textId="77777777" w:rsidR="00A36DCE" w:rsidRPr="008049D5" w:rsidRDefault="00A36DCE" w:rsidP="00E7721D">
            <w:pPr>
              <w:rPr>
                <w:rFonts w:ascii="Calibri" w:hAnsi="Calibri"/>
                <w:sz w:val="22"/>
              </w:rPr>
            </w:pPr>
          </w:p>
        </w:tc>
      </w:tr>
      <w:tr w:rsidR="00A36DCE" w:rsidRPr="00F80392" w14:paraId="2E45829C" w14:textId="77777777" w:rsidTr="00E7721D">
        <w:tc>
          <w:tcPr>
            <w:tcW w:w="4040" w:type="dxa"/>
            <w:shd w:val="clear" w:color="auto" w:fill="auto"/>
          </w:tcPr>
          <w:p w14:paraId="15CC5A0A" w14:textId="77777777" w:rsidR="00A36DCE" w:rsidRPr="002E5AA2" w:rsidRDefault="00A36DCE" w:rsidP="00E7721D">
            <w:pPr>
              <w:rPr>
                <w:rFonts w:ascii="Calibri" w:hAnsi="Calibri"/>
                <w:b/>
                <w:bCs/>
                <w:sz w:val="22"/>
                <w:highlight w:val="yellow"/>
              </w:rPr>
            </w:pPr>
          </w:p>
        </w:tc>
        <w:tc>
          <w:tcPr>
            <w:tcW w:w="4041" w:type="dxa"/>
            <w:tcBorders>
              <w:top w:val="single" w:sz="4" w:space="0" w:color="auto"/>
            </w:tcBorders>
            <w:shd w:val="clear" w:color="auto" w:fill="auto"/>
          </w:tcPr>
          <w:p w14:paraId="5BA6EFAC" w14:textId="77777777" w:rsidR="00A36DCE" w:rsidRPr="002E5AA2" w:rsidRDefault="00A36DCE" w:rsidP="00E7721D">
            <w:pPr>
              <w:rPr>
                <w:rFonts w:ascii="Calibri" w:hAnsi="Calibri"/>
                <w:sz w:val="22"/>
                <w:highlight w:val="yellow"/>
              </w:rPr>
            </w:pPr>
          </w:p>
        </w:tc>
      </w:tr>
    </w:tbl>
    <w:p w14:paraId="3BB06E71" w14:textId="77777777" w:rsidR="00A36DCE" w:rsidRDefault="00A36DCE" w:rsidP="00A36DCE">
      <w:bookmarkStart w:id="397" w:name="_Toc176141590"/>
      <w:bookmarkStart w:id="398" w:name="_Toc176141594"/>
      <w:bookmarkStart w:id="399" w:name="_Toc182360207"/>
      <w:bookmarkStart w:id="400" w:name="_Toc182360366"/>
      <w:bookmarkStart w:id="401" w:name="_Toc182362292"/>
      <w:bookmarkEnd w:id="397"/>
      <w:bookmarkEnd w:id="398"/>
      <w:bookmarkEnd w:id="399"/>
      <w:bookmarkEnd w:id="400"/>
      <w:bookmarkEnd w:id="401"/>
    </w:p>
    <w:p w14:paraId="7A89C1BC" w14:textId="77777777" w:rsidR="00A36DCE" w:rsidRDefault="00A36DCE" w:rsidP="00A36DCE"/>
    <w:p w14:paraId="11DA3D97" w14:textId="77777777" w:rsidR="00A36DCE" w:rsidRDefault="00A36DCE" w:rsidP="00A36DCE"/>
    <w:p w14:paraId="7C7979BB" w14:textId="77777777" w:rsidR="00A36DCE" w:rsidRDefault="00A36DCE" w:rsidP="00A36DCE"/>
    <w:p w14:paraId="5B3FFDC2" w14:textId="77777777" w:rsidR="00A36DCE" w:rsidRDefault="00A36DCE" w:rsidP="00A36DCE">
      <w:pPr>
        <w:pStyle w:val="Rubrik2"/>
      </w:pPr>
      <w:bookmarkStart w:id="402" w:name="_Toc357754857"/>
      <w:bookmarkStart w:id="403" w:name="_Toc263325183"/>
      <w:bookmarkStart w:id="404" w:name="_Toc265310660"/>
      <w:r>
        <w:t>Formatregler</w:t>
      </w:r>
      <w:bookmarkEnd w:id="402"/>
      <w:bookmarkEnd w:id="403"/>
      <w:bookmarkEnd w:id="404"/>
    </w:p>
    <w:p w14:paraId="40F6DB03" w14:textId="77777777" w:rsidR="00A36DCE" w:rsidRDefault="00A36DCE" w:rsidP="00A36DCE">
      <w:pPr>
        <w:pStyle w:val="Rubrik3"/>
      </w:pPr>
      <w:bookmarkStart w:id="405" w:name="_Toc263325184"/>
      <w:bookmarkStart w:id="406" w:name="_Toc265310661"/>
      <w:r>
        <w:t>Organisations</w:t>
      </w:r>
      <w:r w:rsidRPr="00674F2C">
        <w:t>identitet</w:t>
      </w:r>
      <w:bookmarkEnd w:id="405"/>
      <w:bookmarkEnd w:id="406"/>
    </w:p>
    <w:p w14:paraId="593CCC45" w14:textId="77096A88" w:rsidR="00A36DCE" w:rsidRPr="00674F2C" w:rsidRDefault="00A36DCE" w:rsidP="00A36DCE">
      <w:r>
        <w:t xml:space="preserve">Organisation identifieras med </w:t>
      </w:r>
      <w:proofErr w:type="spellStart"/>
      <w:r>
        <w:t>unitid</w:t>
      </w:r>
      <w:proofErr w:type="spellEnd"/>
      <w:r>
        <w:t xml:space="preserve">, detta är normalt </w:t>
      </w:r>
      <w:proofErr w:type="spellStart"/>
      <w:r>
        <w:t>HSAID</w:t>
      </w:r>
      <w:proofErr w:type="spellEnd"/>
      <w:r>
        <w:t xml:space="preserve"> inom hälsa och sjukvård men eftersom det vid kontraktets utformning inte säkert går att avgränsa framtida användning till att bara gälla organisationer med </w:t>
      </w:r>
      <w:proofErr w:type="spellStart"/>
      <w:r>
        <w:t>HSAID</w:t>
      </w:r>
      <w:proofErr w:type="spellEnd"/>
      <w:r>
        <w:t xml:space="preserve"> så används här det mer generiska benämnda </w:t>
      </w:r>
      <w:proofErr w:type="spellStart"/>
      <w:r>
        <w:t>OrganisationUnitIdType</w:t>
      </w:r>
      <w:proofErr w:type="spellEnd"/>
      <w:ins w:id="407" w:author="björn hedman" w:date="2014-06-25T10:58:00Z">
        <w:r w:rsidR="00AF6B79">
          <w:t xml:space="preserve"> se Arkitekturella beslut AB</w:t>
        </w:r>
      </w:ins>
      <w:ins w:id="408" w:author="björn hedman" w:date="2014-06-25T10:59:00Z">
        <w:r w:rsidR="00AF6B79">
          <w:t xml:space="preserve"> 2.1</w:t>
        </w:r>
      </w:ins>
    </w:p>
    <w:p w14:paraId="0C75462A" w14:textId="77777777" w:rsidR="00A36DCE" w:rsidRPr="005918FF" w:rsidRDefault="00A36DCE" w:rsidP="00A36DCE">
      <w:pPr>
        <w:rPr>
          <w:highlight w:val="yellow"/>
        </w:rPr>
      </w:pPr>
    </w:p>
    <w:p w14:paraId="0A117D99" w14:textId="77777777" w:rsidR="00A36DCE" w:rsidRPr="00AF1AC8" w:rsidRDefault="00A36DCE" w:rsidP="00A36DCE">
      <w:pPr>
        <w:pStyle w:val="Rubrik3"/>
      </w:pPr>
      <w:bookmarkStart w:id="409" w:name="_Toc263325185"/>
      <w:bookmarkStart w:id="410" w:name="_Toc265310662"/>
      <w:r w:rsidRPr="00AF1AC8">
        <w:lastRenderedPageBreak/>
        <w:t>Personidentitet</w:t>
      </w:r>
      <w:bookmarkEnd w:id="409"/>
      <w:bookmarkEnd w:id="410"/>
    </w:p>
    <w:p w14:paraId="5B073D2A" w14:textId="001B763D" w:rsidR="0039481C" w:rsidRDefault="00A36DCE" w:rsidP="0039481C">
      <w:pPr>
        <w:spacing w:line="240" w:lineRule="auto"/>
        <w:rPr>
          <w:rFonts w:eastAsia="Times New Roman"/>
          <w:bCs/>
          <w:sz w:val="30"/>
          <w:szCs w:val="28"/>
        </w:rPr>
      </w:pPr>
      <w:r w:rsidRPr="00AF1AC8">
        <w:t xml:space="preserve">Personer som adresseras via tjänsten identifieras via id som följer formatreglerna för person eller samordningsnummer. </w:t>
      </w:r>
    </w:p>
    <w:p w14:paraId="3FC25909" w14:textId="77777777" w:rsidR="0039481C" w:rsidRDefault="0039481C" w:rsidP="0039481C">
      <w:pPr>
        <w:pStyle w:val="Rubrik1"/>
      </w:pPr>
      <w:bookmarkStart w:id="411" w:name="_Toc357754858"/>
      <w:bookmarkStart w:id="412" w:name="_Toc243452569"/>
      <w:bookmarkStart w:id="413" w:name="_Toc265310663"/>
      <w:r>
        <w:t>Tjänstekontrakt</w:t>
      </w:r>
      <w:bookmarkEnd w:id="394"/>
      <w:bookmarkEnd w:id="411"/>
      <w:bookmarkEnd w:id="412"/>
      <w:bookmarkEnd w:id="413"/>
    </w:p>
    <w:p w14:paraId="4EBFA79F" w14:textId="77777777" w:rsidR="00A36DCE" w:rsidRPr="0089249B" w:rsidRDefault="00A36DCE" w:rsidP="00A36DCE">
      <w:pPr>
        <w:pStyle w:val="Rubrik2"/>
      </w:pPr>
      <w:bookmarkStart w:id="414" w:name="_Toc357754859"/>
      <w:bookmarkStart w:id="415" w:name="_Toc263325187"/>
      <w:bookmarkStart w:id="416" w:name="_Toc265310664"/>
      <w:proofErr w:type="spellStart"/>
      <w:r w:rsidRPr="0089249B">
        <w:t>AddMessageToPatientPortalInboxInteraction</w:t>
      </w:r>
      <w:bookmarkEnd w:id="414"/>
      <w:bookmarkEnd w:id="415"/>
      <w:bookmarkEnd w:id="416"/>
      <w:proofErr w:type="spellEnd"/>
    </w:p>
    <w:p w14:paraId="298E548E" w14:textId="77777777" w:rsidR="00A36DCE" w:rsidRDefault="00A36DCE" w:rsidP="00A36DCE">
      <w:r w:rsidRPr="0089249B">
        <w:t>Används för att ett system ska kunna</w:t>
      </w:r>
      <w:r>
        <w:t xml:space="preserve"> lägga till ett meddelande i invånarens inkorg. Tjänsteinteraktionen realiserar följande användningsfall:</w:t>
      </w:r>
    </w:p>
    <w:p w14:paraId="544EA49A" w14:textId="77777777" w:rsidR="00A36DCE" w:rsidRDefault="00A36DCE" w:rsidP="00A36DCE"/>
    <w:p w14:paraId="680D79B1" w14:textId="77777777" w:rsidR="00A36DCE" w:rsidRDefault="00A36DCE" w:rsidP="00A36DCE">
      <w:r>
        <w:t>”Skicka meddelande till invånare som använder patientportal”</w:t>
      </w:r>
    </w:p>
    <w:p w14:paraId="68025BA8" w14:textId="77777777" w:rsidR="00A36DCE" w:rsidRDefault="00A36DCE" w:rsidP="00A36DCE"/>
    <w:p w14:paraId="3D832C80" w14:textId="77777777" w:rsidR="00A36DCE" w:rsidRDefault="00A36DCE" w:rsidP="00A36DCE">
      <w:pPr>
        <w:pStyle w:val="Rubrik3"/>
      </w:pPr>
      <w:bookmarkStart w:id="417" w:name="_Toc263325188"/>
      <w:bookmarkStart w:id="418" w:name="_Toc265310665"/>
      <w:r>
        <w:t>Version</w:t>
      </w:r>
      <w:bookmarkEnd w:id="417"/>
      <w:bookmarkEnd w:id="418"/>
    </w:p>
    <w:p w14:paraId="6C4EF6A0" w14:textId="77777777" w:rsidR="00A36DCE" w:rsidRDefault="00A36DCE" w:rsidP="00A36DCE">
      <w:r w:rsidRPr="00F82DB5">
        <w:t>1.0</w:t>
      </w:r>
    </w:p>
    <w:p w14:paraId="2C5846F2" w14:textId="77777777" w:rsidR="00A36DCE" w:rsidRPr="00C55071" w:rsidRDefault="00A36DCE" w:rsidP="00A36DCE"/>
    <w:p w14:paraId="51A67E44" w14:textId="77777777" w:rsidR="00A36DCE" w:rsidRDefault="00A36DCE" w:rsidP="00A36DCE">
      <w:pPr>
        <w:pStyle w:val="Rubrik3"/>
      </w:pPr>
      <w:bookmarkStart w:id="419" w:name="_Toc263325189"/>
      <w:bookmarkStart w:id="420" w:name="_Toc265310666"/>
      <w:r>
        <w:t>Fältregler</w:t>
      </w:r>
      <w:bookmarkEnd w:id="419"/>
      <w:bookmarkEnd w:id="420"/>
    </w:p>
    <w:p w14:paraId="7B46D40F" w14:textId="77777777" w:rsidR="00A36DCE" w:rsidRDefault="00A36DCE" w:rsidP="00A36DCE">
      <w:r>
        <w:t xml:space="preserve">Nedanstående tabell beskriver varje element i begäran och svar. Har namnet en * finns ytterligare regler för detta element och beskrivs mer i detalj i stycket Regler. </w:t>
      </w:r>
    </w:p>
    <w:p w14:paraId="67425016"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14:paraId="7AD57472" w14:textId="77777777" w:rsidTr="00E7721D">
        <w:trPr>
          <w:trHeight w:val="384"/>
        </w:trPr>
        <w:tc>
          <w:tcPr>
            <w:tcW w:w="2660" w:type="dxa"/>
            <w:shd w:val="clear" w:color="auto" w:fill="D9D9D9" w:themeFill="background1" w:themeFillShade="D9"/>
            <w:vAlign w:val="bottom"/>
          </w:tcPr>
          <w:p w14:paraId="760759F2" w14:textId="77777777" w:rsidR="00A36DCE" w:rsidRDefault="00A36DCE" w:rsidP="00E7721D">
            <w:pPr>
              <w:rPr>
                <w:b/>
              </w:rPr>
            </w:pPr>
            <w:r>
              <w:rPr>
                <w:b/>
              </w:rPr>
              <w:t>Namn</w:t>
            </w:r>
          </w:p>
        </w:tc>
        <w:tc>
          <w:tcPr>
            <w:tcW w:w="1417" w:type="dxa"/>
            <w:shd w:val="clear" w:color="auto" w:fill="D9D9D9" w:themeFill="background1" w:themeFillShade="D9"/>
            <w:vAlign w:val="bottom"/>
          </w:tcPr>
          <w:p w14:paraId="13127FB8" w14:textId="77777777" w:rsidR="00A36DCE" w:rsidRDefault="00A36DCE" w:rsidP="00E7721D">
            <w:pPr>
              <w:rPr>
                <w:b/>
              </w:rPr>
            </w:pPr>
            <w:r>
              <w:rPr>
                <w:b/>
              </w:rPr>
              <w:t>Typ</w:t>
            </w:r>
          </w:p>
        </w:tc>
        <w:tc>
          <w:tcPr>
            <w:tcW w:w="4111" w:type="dxa"/>
            <w:shd w:val="clear" w:color="auto" w:fill="D9D9D9" w:themeFill="background1" w:themeFillShade="D9"/>
            <w:vAlign w:val="bottom"/>
          </w:tcPr>
          <w:p w14:paraId="47BA7169" w14:textId="77777777" w:rsidR="00A36DCE" w:rsidRDefault="00A36DCE" w:rsidP="00E7721D">
            <w:pPr>
              <w:rPr>
                <w:b/>
              </w:rPr>
            </w:pPr>
            <w:r>
              <w:rPr>
                <w:b/>
              </w:rPr>
              <w:t>Beskrivning</w:t>
            </w:r>
          </w:p>
        </w:tc>
        <w:tc>
          <w:tcPr>
            <w:tcW w:w="1418" w:type="dxa"/>
            <w:shd w:val="clear" w:color="auto" w:fill="D9D9D9" w:themeFill="background1" w:themeFillShade="D9"/>
            <w:vAlign w:val="bottom"/>
          </w:tcPr>
          <w:p w14:paraId="569DB27E" w14:textId="77777777" w:rsidR="00A36DCE" w:rsidRDefault="00A36DCE" w:rsidP="00E7721D">
            <w:pPr>
              <w:rPr>
                <w:b/>
              </w:rPr>
            </w:pPr>
            <w:proofErr w:type="spellStart"/>
            <w:r>
              <w:rPr>
                <w:b/>
              </w:rPr>
              <w:t>Kardinalitet</w:t>
            </w:r>
            <w:proofErr w:type="spellEnd"/>
          </w:p>
        </w:tc>
      </w:tr>
      <w:tr w:rsidR="00A36DCE" w14:paraId="385DD292" w14:textId="77777777" w:rsidTr="00E7721D">
        <w:tc>
          <w:tcPr>
            <w:tcW w:w="2660" w:type="dxa"/>
          </w:tcPr>
          <w:p w14:paraId="69E13019"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7EFF247E"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D27E7D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EF50216"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1D9EF504" w14:textId="77777777" w:rsidTr="00E7721D">
        <w:tc>
          <w:tcPr>
            <w:tcW w:w="2660" w:type="dxa"/>
          </w:tcPr>
          <w:p w14:paraId="0263F6F2"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rsidRPr="00941B01">
              <w:t>subjectOfCareId</w:t>
            </w:r>
            <w:proofErr w:type="spellEnd"/>
          </w:p>
        </w:tc>
        <w:tc>
          <w:tcPr>
            <w:tcW w:w="1417" w:type="dxa"/>
          </w:tcPr>
          <w:p w14:paraId="5005557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SubjectOf</w:t>
            </w:r>
            <w:r>
              <w:softHyphen/>
              <w:t>CareIdType</w:t>
            </w:r>
            <w:proofErr w:type="spellEnd"/>
          </w:p>
        </w:tc>
        <w:tc>
          <w:tcPr>
            <w:tcW w:w="4111" w:type="dxa"/>
          </w:tcPr>
          <w:p w14:paraId="77AC8EDF" w14:textId="77777777" w:rsidR="00A36DCE" w:rsidRDefault="00A36DCE" w:rsidP="00E7721D">
            <w:r>
              <w:t xml:space="preserve">Person- eller samordningsnummer </w:t>
            </w:r>
            <w:proofErr w:type="spellStart"/>
            <w:r>
              <w:t>enl</w:t>
            </w:r>
            <w:proofErr w:type="spellEnd"/>
            <w:r>
              <w:t xml:space="preserve"> format:</w:t>
            </w:r>
          </w:p>
          <w:p w14:paraId="31F1ED4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2928CF21"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6502264E" w14:textId="77777777" w:rsidTr="00E7721D">
        <w:tc>
          <w:tcPr>
            <w:tcW w:w="2660" w:type="dxa"/>
          </w:tcPr>
          <w:p w14:paraId="762A4DA0"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rsidRPr="00941B01">
              <w:t>message</w:t>
            </w:r>
            <w:proofErr w:type="spellEnd"/>
          </w:p>
        </w:tc>
        <w:tc>
          <w:tcPr>
            <w:tcW w:w="1417" w:type="dxa"/>
          </w:tcPr>
          <w:p w14:paraId="4FF0F5A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w:t>
            </w:r>
            <w:r>
              <w:softHyphen/>
            </w:r>
            <w:r>
              <w:softHyphen/>
              <w:t>Type</w:t>
            </w:r>
            <w:proofErr w:type="spellEnd"/>
          </w:p>
        </w:tc>
        <w:tc>
          <w:tcPr>
            <w:tcW w:w="4111" w:type="dxa"/>
          </w:tcPr>
          <w:p w14:paraId="6A0CCB53"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Ett element av typen </w:t>
            </w:r>
            <w:proofErr w:type="spellStart"/>
            <w:r>
              <w:t>MessageType</w:t>
            </w:r>
            <w:proofErr w:type="spellEnd"/>
            <w:r>
              <w:t xml:space="preserve"> som representerar ett meddelande</w:t>
            </w:r>
          </w:p>
        </w:tc>
        <w:tc>
          <w:tcPr>
            <w:tcW w:w="1418" w:type="dxa"/>
          </w:tcPr>
          <w:p w14:paraId="07E1302F"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4F75D9D5" w14:textId="77777777" w:rsidTr="00E7721D">
        <w:tc>
          <w:tcPr>
            <w:tcW w:w="2660" w:type="dxa"/>
          </w:tcPr>
          <w:p w14:paraId="1E84771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941B01">
              <w:t>notify</w:t>
            </w:r>
            <w:proofErr w:type="spellEnd"/>
          </w:p>
        </w:tc>
        <w:tc>
          <w:tcPr>
            <w:tcW w:w="1417" w:type="dxa"/>
          </w:tcPr>
          <w:p w14:paraId="5ADAB29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boolean</w:t>
            </w:r>
            <w:proofErr w:type="spellEnd"/>
          </w:p>
        </w:tc>
        <w:tc>
          <w:tcPr>
            <w:tcW w:w="4111" w:type="dxa"/>
          </w:tcPr>
          <w:p w14:paraId="1302D60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Anger om konsument önskar att notifiering ska ske enligt personens </w:t>
            </w:r>
            <w:proofErr w:type="gramStart"/>
            <w:r>
              <w:t>inställningar  (</w:t>
            </w:r>
            <w:proofErr w:type="spellStart"/>
            <w:r>
              <w:t>sourceSystem</w:t>
            </w:r>
            <w:proofErr w:type="spellEnd"/>
            <w:proofErr w:type="gramEnd"/>
            <w:r>
              <w:t xml:space="preserve"> måste då också anges)</w:t>
            </w:r>
          </w:p>
        </w:tc>
        <w:tc>
          <w:tcPr>
            <w:tcW w:w="1418" w:type="dxa"/>
          </w:tcPr>
          <w:p w14:paraId="6EDA803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4FECCEC6" w14:textId="77777777" w:rsidTr="00E7721D">
        <w:tc>
          <w:tcPr>
            <w:tcW w:w="2660" w:type="dxa"/>
          </w:tcPr>
          <w:p w14:paraId="7732930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941B01">
              <w:t>sourceSystem</w:t>
            </w:r>
            <w:proofErr w:type="spellEnd"/>
          </w:p>
        </w:tc>
        <w:tc>
          <w:tcPr>
            <w:tcW w:w="1417" w:type="dxa"/>
          </w:tcPr>
          <w:p w14:paraId="6A3F346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5CB457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Det sändande systemets ID enligt konfiguration i mottagande system (producenten) om system </w:t>
            </w:r>
            <w:proofErr w:type="gramStart"/>
            <w:r>
              <w:t>ej</w:t>
            </w:r>
            <w:proofErr w:type="gramEnd"/>
            <w:r>
              <w:t xml:space="preserve"> anges kan varken </w:t>
            </w:r>
            <w:proofErr w:type="spellStart"/>
            <w:r>
              <w:t>SSO</w:t>
            </w:r>
            <w:proofErr w:type="spellEnd"/>
            <w:r>
              <w:t xml:space="preserve"> länkning eller notifiering ske. Används för eventuell fördelning av kostnader i samband med </w:t>
            </w:r>
            <w:proofErr w:type="gramStart"/>
            <w:r>
              <w:t>notifiering</w:t>
            </w:r>
            <w:proofErr w:type="gramEnd"/>
          </w:p>
        </w:tc>
        <w:tc>
          <w:tcPr>
            <w:tcW w:w="1418" w:type="dxa"/>
          </w:tcPr>
          <w:p w14:paraId="3235AAF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537F8E3A" w14:textId="77777777" w:rsidTr="00E7721D">
        <w:tc>
          <w:tcPr>
            <w:tcW w:w="2660" w:type="dxa"/>
          </w:tcPr>
          <w:p w14:paraId="4AC5643C"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11A337A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3D99C93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FC8555C"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55355D96" w14:textId="77777777" w:rsidTr="00E7721D">
        <w:tc>
          <w:tcPr>
            <w:tcW w:w="2660" w:type="dxa"/>
          </w:tcPr>
          <w:p w14:paraId="5F801ECF"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proofErr w:type="spellStart"/>
            <w:r>
              <w:t>messageThreadId</w:t>
            </w:r>
            <w:proofErr w:type="spellEnd"/>
          </w:p>
        </w:tc>
        <w:tc>
          <w:tcPr>
            <w:tcW w:w="1417" w:type="dxa"/>
          </w:tcPr>
          <w:p w14:paraId="512ADFF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74DDD3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Returnerat värde är samma som anges i meddelandet i frågan om detta är angivet annars utelämnas detta.</w:t>
            </w:r>
          </w:p>
        </w:tc>
        <w:tc>
          <w:tcPr>
            <w:tcW w:w="1418" w:type="dxa"/>
          </w:tcPr>
          <w:p w14:paraId="7D16227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541F0C49" w14:textId="77777777" w:rsidTr="00E7721D">
        <w:tc>
          <w:tcPr>
            <w:tcW w:w="2660" w:type="dxa"/>
          </w:tcPr>
          <w:p w14:paraId="7B543767" w14:textId="77777777" w:rsidR="00A36DCE" w:rsidRDefault="00A36DCE" w:rsidP="00E7721D">
            <w:pPr>
              <w:pStyle w:val="TableParagraph"/>
              <w:spacing w:line="229" w:lineRule="exact"/>
              <w:ind w:left="102"/>
            </w:pPr>
            <w:proofErr w:type="spellStart"/>
            <w:r w:rsidRPr="0045152E">
              <w:t>notificationSent</w:t>
            </w:r>
            <w:proofErr w:type="spellEnd"/>
          </w:p>
        </w:tc>
        <w:tc>
          <w:tcPr>
            <w:tcW w:w="1417" w:type="dxa"/>
          </w:tcPr>
          <w:p w14:paraId="68DE6A8B" w14:textId="77777777" w:rsidR="00A36DCE" w:rsidRDefault="00A36DCE" w:rsidP="00E7721D">
            <w:pPr>
              <w:pStyle w:val="TableParagraph"/>
              <w:spacing w:line="226" w:lineRule="exact"/>
              <w:ind w:left="102"/>
            </w:pPr>
            <w:proofErr w:type="spellStart"/>
            <w:r w:rsidRPr="0045152E">
              <w:t>notification</w:t>
            </w:r>
            <w:r w:rsidRPr="0045152E">
              <w:lastRenderedPageBreak/>
              <w:t>MethodType</w:t>
            </w:r>
            <w:proofErr w:type="spellEnd"/>
          </w:p>
        </w:tc>
        <w:tc>
          <w:tcPr>
            <w:tcW w:w="4111" w:type="dxa"/>
          </w:tcPr>
          <w:p w14:paraId="37AA47B7" w14:textId="77777777" w:rsidR="00A36DCE" w:rsidRDefault="00A36DCE" w:rsidP="00E7721D">
            <w:pPr>
              <w:pStyle w:val="TableParagraph"/>
              <w:spacing w:line="226" w:lineRule="exact"/>
              <w:ind w:left="102"/>
            </w:pPr>
            <w:r>
              <w:lastRenderedPageBreak/>
              <w:t xml:space="preserve">Returnerar </w:t>
            </w:r>
            <w:proofErr w:type="spellStart"/>
            <w:r>
              <w:t>ev</w:t>
            </w:r>
            <w:proofErr w:type="spellEnd"/>
            <w:r>
              <w:t xml:space="preserve"> </w:t>
            </w:r>
            <w:proofErr w:type="gramStart"/>
            <w:r>
              <w:t>notifieringsmetoder</w:t>
            </w:r>
            <w:proofErr w:type="gramEnd"/>
            <w:r>
              <w:t xml:space="preserve"> som </w:t>
            </w:r>
            <w:r>
              <w:lastRenderedPageBreak/>
              <w:t>använts (om producent har stöd för detta)</w:t>
            </w:r>
          </w:p>
        </w:tc>
        <w:tc>
          <w:tcPr>
            <w:tcW w:w="1418" w:type="dxa"/>
          </w:tcPr>
          <w:p w14:paraId="1A8DFC9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lastRenderedPageBreak/>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5BEB6E78" w14:textId="77777777" w:rsidTr="00E7721D">
        <w:tc>
          <w:tcPr>
            <w:tcW w:w="2660" w:type="dxa"/>
          </w:tcPr>
          <w:p w14:paraId="46271C8B"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proofErr w:type="spellStart"/>
            <w:r>
              <w:lastRenderedPageBreak/>
              <w:t>resultCode</w:t>
            </w:r>
            <w:proofErr w:type="spellEnd"/>
          </w:p>
        </w:tc>
        <w:tc>
          <w:tcPr>
            <w:tcW w:w="1417" w:type="dxa"/>
          </w:tcPr>
          <w:p w14:paraId="657EDA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proofErr w:type="spellStart"/>
            <w:r>
              <w:t>Kodverk</w:t>
            </w:r>
            <w:proofErr w:type="spellEnd"/>
          </w:p>
        </w:tc>
        <w:tc>
          <w:tcPr>
            <w:tcW w:w="4111" w:type="dxa"/>
          </w:tcPr>
          <w:p w14:paraId="4E7F676E"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 xml:space="preserve">OK, INFO, </w:t>
            </w:r>
            <w:proofErr w:type="spellStart"/>
            <w:r>
              <w:t>ERROR</w:t>
            </w:r>
            <w:proofErr w:type="spellEnd"/>
          </w:p>
        </w:tc>
        <w:tc>
          <w:tcPr>
            <w:tcW w:w="1418" w:type="dxa"/>
          </w:tcPr>
          <w:p w14:paraId="08AFD0D7"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4E0D6F2C" w14:textId="77777777" w:rsidTr="00E7721D">
        <w:tc>
          <w:tcPr>
            <w:tcW w:w="2660" w:type="dxa"/>
          </w:tcPr>
          <w:p w14:paraId="71F9CB6E"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proofErr w:type="spellStart"/>
            <w:r>
              <w:t>resultText</w:t>
            </w:r>
            <w:proofErr w:type="spellEnd"/>
          </w:p>
        </w:tc>
        <w:tc>
          <w:tcPr>
            <w:tcW w:w="1417" w:type="dxa"/>
          </w:tcPr>
          <w:p w14:paraId="16FE330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30F73A2D" w14:textId="77777777" w:rsidR="00A36DCE" w:rsidRDefault="00A36DCE" w:rsidP="00E7721D">
            <w:pPr>
              <w:pStyle w:val="TableParagraph"/>
              <w:spacing w:line="226" w:lineRule="exact"/>
              <w:ind w:left="102"/>
            </w:pPr>
            <w:r>
              <w:t xml:space="preserve">Felmeddelande Förklarande text, returneras alltid för INFO och </w:t>
            </w:r>
            <w:proofErr w:type="spellStart"/>
            <w:r>
              <w:t>ERROR</w:t>
            </w:r>
            <w:proofErr w:type="spellEnd"/>
          </w:p>
          <w:p w14:paraId="177FAC83"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809E11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746EC4D2"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6175CC36" w14:textId="77777777" w:rsidTr="00E7721D">
        <w:tc>
          <w:tcPr>
            <w:tcW w:w="2660" w:type="dxa"/>
          </w:tcPr>
          <w:p w14:paraId="5881A453"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proofErr w:type="spellStart"/>
            <w:r>
              <w:rPr>
                <w:rFonts w:ascii="Times New Roman" w:eastAsia="Times New Roman" w:hAnsi="Times New Roman" w:cs="Times New Roman"/>
                <w:b/>
                <w:spacing w:val="-1"/>
                <w:sz w:val="20"/>
                <w:szCs w:val="20"/>
              </w:rPr>
              <w:t>MessageType</w:t>
            </w:r>
            <w:proofErr w:type="spellEnd"/>
          </w:p>
        </w:tc>
        <w:tc>
          <w:tcPr>
            <w:tcW w:w="1417" w:type="dxa"/>
          </w:tcPr>
          <w:p w14:paraId="0089DDB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40AAB76"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6860B7B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594C808D" w14:textId="77777777" w:rsidTr="00E7721D">
        <w:tc>
          <w:tcPr>
            <w:tcW w:w="2660" w:type="dxa"/>
          </w:tcPr>
          <w:p w14:paraId="7F282BCC"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organisationUnit</w:t>
            </w:r>
            <w:proofErr w:type="spellEnd"/>
          </w:p>
        </w:tc>
        <w:tc>
          <w:tcPr>
            <w:tcW w:w="1417" w:type="dxa"/>
          </w:tcPr>
          <w:p w14:paraId="43253ECD"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orgUnitType</w:t>
            </w:r>
            <w:proofErr w:type="spellEnd"/>
          </w:p>
        </w:tc>
        <w:tc>
          <w:tcPr>
            <w:tcW w:w="4111" w:type="dxa"/>
          </w:tcPr>
          <w:p w14:paraId="06E70489" w14:textId="3EFD7148"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del w:id="421" w:author="björn hedman" w:date="2014-06-25T10:42:00Z">
              <w:r w:rsidDel="00C1578E">
                <w:delText>Id för meddelandets avsändare</w:delText>
              </w:r>
            </w:del>
            <w:ins w:id="422" w:author="björn hedman" w:date="2014-06-25T10:42:00Z">
              <w:r w:rsidR="00C1578E">
                <w:t>Information om den enhet som är avsändare</w:t>
              </w:r>
            </w:ins>
            <w:ins w:id="423" w:author="björn hedman" w:date="2014-06-25T10:57:00Z">
              <w:r w:rsidR="002778DA">
                <w:t xml:space="preserve"> för meddelandet</w:t>
              </w:r>
            </w:ins>
            <w:ins w:id="424" w:author="björn hedman" w:date="2014-06-25T11:02:00Z">
              <w:r w:rsidR="00780F79">
                <w:t xml:space="preserve"> benäm</w:t>
              </w:r>
            </w:ins>
            <w:ins w:id="425" w:author="björn hedman" w:date="2014-06-25T11:03:00Z">
              <w:r w:rsidR="00780F79">
                <w:t>n</w:t>
              </w:r>
            </w:ins>
            <w:ins w:id="426" w:author="björn hedman" w:date="2014-06-25T11:02:00Z">
              <w:r w:rsidR="00780F79">
                <w:t xml:space="preserve">s </w:t>
              </w:r>
            </w:ins>
            <w:ins w:id="427" w:author="björn hedman" w:date="2014-06-25T11:03:00Z">
              <w:r w:rsidR="00780F79">
                <w:t xml:space="preserve">med </w:t>
              </w:r>
            </w:ins>
            <w:ins w:id="428" w:author="björn hedman" w:date="2014-06-25T11:02:00Z">
              <w:r w:rsidR="00780F79">
                <w:t xml:space="preserve">generiskt </w:t>
              </w:r>
            </w:ins>
            <w:proofErr w:type="spellStart"/>
            <w:ins w:id="429" w:author="björn hedman" w:date="2014-06-25T11:03:00Z">
              <w:r w:rsidR="00780F79">
                <w:t>organisationUnit</w:t>
              </w:r>
              <w:proofErr w:type="spellEnd"/>
              <w:r w:rsidR="00780F79">
                <w:t xml:space="preserve"> </w:t>
              </w:r>
              <w:r w:rsidR="00780F79">
                <w:t>Se arkitekturella beslut AB2.1</w:t>
              </w:r>
            </w:ins>
            <w:bookmarkStart w:id="430" w:name="_GoBack"/>
            <w:bookmarkEnd w:id="430"/>
            <w:del w:id="431" w:author="björn hedman" w:date="2014-06-25T10:20:00Z">
              <w:r w:rsidDel="00DB2728">
                <w:delText xml:space="preserve"> (hsaid)</w:delText>
              </w:r>
            </w:del>
          </w:p>
        </w:tc>
        <w:tc>
          <w:tcPr>
            <w:tcW w:w="1418" w:type="dxa"/>
          </w:tcPr>
          <w:p w14:paraId="67A5A8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4B3B8845" w14:textId="77777777" w:rsidTr="00E7721D">
        <w:tc>
          <w:tcPr>
            <w:tcW w:w="2660" w:type="dxa"/>
          </w:tcPr>
          <w:p w14:paraId="66EC7FA1"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messageThreadId</w:t>
            </w:r>
            <w:proofErr w:type="spellEnd"/>
          </w:p>
        </w:tc>
        <w:tc>
          <w:tcPr>
            <w:tcW w:w="1417" w:type="dxa"/>
          </w:tcPr>
          <w:p w14:paraId="19E93E9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41337C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Id för att relatera flera meddelanden (trådning). Om detta inte anges blir meddelandet orelaterat.</w:t>
            </w:r>
          </w:p>
        </w:tc>
        <w:tc>
          <w:tcPr>
            <w:tcW w:w="1418" w:type="dxa"/>
          </w:tcPr>
          <w:p w14:paraId="104F3F4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09B7A47E" w14:textId="77777777" w:rsidTr="00E7721D">
        <w:tc>
          <w:tcPr>
            <w:tcW w:w="2660" w:type="dxa"/>
          </w:tcPr>
          <w:p w14:paraId="45E7941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messageDescription</w:t>
            </w:r>
            <w:proofErr w:type="spellEnd"/>
          </w:p>
        </w:tc>
        <w:tc>
          <w:tcPr>
            <w:tcW w:w="1417" w:type="dxa"/>
          </w:tcPr>
          <w:p w14:paraId="6029D63A"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00C6A0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En rubrik för meddelandet</w:t>
            </w:r>
          </w:p>
        </w:tc>
        <w:tc>
          <w:tcPr>
            <w:tcW w:w="1418" w:type="dxa"/>
          </w:tcPr>
          <w:p w14:paraId="374C6B2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44029F88" w14:textId="77777777" w:rsidTr="00E7721D">
        <w:tc>
          <w:tcPr>
            <w:tcW w:w="2660" w:type="dxa"/>
          </w:tcPr>
          <w:p w14:paraId="652E29C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messageText</w:t>
            </w:r>
            <w:proofErr w:type="spellEnd"/>
          </w:p>
        </w:tc>
        <w:tc>
          <w:tcPr>
            <w:tcW w:w="1417" w:type="dxa"/>
          </w:tcPr>
          <w:p w14:paraId="37056D04"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634155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Meddelandets text lämpligen i XML-format (</w:t>
            </w:r>
            <w:proofErr w:type="spellStart"/>
            <w:r>
              <w:t>docBook</w:t>
            </w:r>
            <w:proofErr w:type="spellEnd"/>
            <w:r>
              <w:t>)</w:t>
            </w:r>
          </w:p>
        </w:tc>
        <w:tc>
          <w:tcPr>
            <w:tcW w:w="1418" w:type="dxa"/>
          </w:tcPr>
          <w:p w14:paraId="77243B44"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7C2ABEFD" w14:textId="77777777" w:rsidTr="00E7721D">
        <w:tc>
          <w:tcPr>
            <w:tcW w:w="2660" w:type="dxa"/>
          </w:tcPr>
          <w:p w14:paraId="33AEF9C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SSOLink</w:t>
            </w:r>
            <w:proofErr w:type="spellEnd"/>
          </w:p>
        </w:tc>
        <w:tc>
          <w:tcPr>
            <w:tcW w:w="1417" w:type="dxa"/>
          </w:tcPr>
          <w:p w14:paraId="5AB01051"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F375E6">
              <w:t>SSOLinkType</w:t>
            </w:r>
            <w:proofErr w:type="spellEnd"/>
          </w:p>
        </w:tc>
        <w:tc>
          <w:tcPr>
            <w:tcW w:w="4111" w:type="dxa"/>
          </w:tcPr>
          <w:p w14:paraId="2F6EDDE6"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 xml:space="preserve">Information för att skapa en länk med stöd för </w:t>
            </w:r>
            <w:proofErr w:type="spellStart"/>
            <w:r w:rsidRPr="00F375E6">
              <w:t>SSO</w:t>
            </w:r>
            <w:proofErr w:type="spellEnd"/>
            <w:r w:rsidRPr="00F375E6">
              <w:t xml:space="preserve"> via samtliga aktuella identifieringsmekanismer i producentsystem</w:t>
            </w:r>
            <w:proofErr w:type="gramStart"/>
            <w:r w:rsidRPr="00F375E6">
              <w:t xml:space="preserve"> (beror av anslutande systems </w:t>
            </w:r>
            <w:proofErr w:type="spellStart"/>
            <w:r w:rsidRPr="00F375E6">
              <w:t>kapabiltet</w:t>
            </w:r>
            <w:proofErr w:type="spellEnd"/>
            <w:proofErr w:type="gramEnd"/>
          </w:p>
        </w:tc>
        <w:tc>
          <w:tcPr>
            <w:tcW w:w="1418" w:type="dxa"/>
          </w:tcPr>
          <w:p w14:paraId="4B439EA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bl>
    <w:p w14:paraId="0EEDEAF2" w14:textId="77777777" w:rsidR="00A36DCE" w:rsidRDefault="00A36DCE" w:rsidP="00A36DCE"/>
    <w:p w14:paraId="6043EC5D" w14:textId="77777777" w:rsidR="00C1578E" w:rsidRDefault="00C1578E" w:rsidP="00C1578E">
      <w:pPr>
        <w:rPr>
          <w:ins w:id="432" w:author="björn hedman" w:date="2014-06-25T10:37:00Z"/>
        </w:rPr>
      </w:pPr>
    </w:p>
    <w:tbl>
      <w:tblPr>
        <w:tblStyle w:val="Tabellrutnt"/>
        <w:tblW w:w="9606" w:type="dxa"/>
        <w:tblLayout w:type="fixed"/>
        <w:tblLook w:val="04A0" w:firstRow="1" w:lastRow="0" w:firstColumn="1" w:lastColumn="0" w:noHBand="0" w:noVBand="1"/>
      </w:tblPr>
      <w:tblGrid>
        <w:gridCol w:w="2660"/>
        <w:gridCol w:w="1417"/>
        <w:gridCol w:w="4111"/>
        <w:gridCol w:w="1418"/>
      </w:tblGrid>
      <w:tr w:rsidR="00C1578E" w:rsidRPr="00BC5B0B" w14:paraId="346F55A5" w14:textId="77777777" w:rsidTr="00EF2D7B">
        <w:trPr>
          <w:ins w:id="433" w:author="björn hedman" w:date="2014-06-25T10:37:00Z"/>
        </w:trPr>
        <w:tc>
          <w:tcPr>
            <w:tcW w:w="2660" w:type="dxa"/>
          </w:tcPr>
          <w:p w14:paraId="28CF9A9B" w14:textId="2B157407" w:rsidR="00C1578E" w:rsidRPr="00556159" w:rsidRDefault="00C1578E" w:rsidP="00EF2D7B">
            <w:pPr>
              <w:pStyle w:val="TableParagraph"/>
              <w:spacing w:line="229" w:lineRule="exact"/>
              <w:ind w:left="102"/>
              <w:rPr>
                <w:ins w:id="434" w:author="björn hedman" w:date="2014-06-25T10:37:00Z"/>
                <w:rFonts w:ascii="Times New Roman" w:eastAsia="Times New Roman" w:hAnsi="Times New Roman" w:cs="Times New Roman"/>
                <w:b/>
                <w:spacing w:val="-1"/>
                <w:sz w:val="20"/>
                <w:szCs w:val="20"/>
              </w:rPr>
            </w:pPr>
            <w:proofErr w:type="spellStart"/>
            <w:ins w:id="435" w:author="björn hedman" w:date="2014-06-25T10:37:00Z">
              <w:r w:rsidRPr="00C1578E">
                <w:rPr>
                  <w:rFonts w:ascii="Times New Roman" w:eastAsia="Times New Roman" w:hAnsi="Times New Roman" w:cs="Times New Roman"/>
                  <w:b/>
                  <w:spacing w:val="-1"/>
                  <w:sz w:val="20"/>
                  <w:szCs w:val="20"/>
                </w:rPr>
                <w:t>orgUnitType</w:t>
              </w:r>
              <w:proofErr w:type="spellEnd"/>
            </w:ins>
          </w:p>
        </w:tc>
        <w:tc>
          <w:tcPr>
            <w:tcW w:w="1417" w:type="dxa"/>
          </w:tcPr>
          <w:p w14:paraId="3F6AF896" w14:textId="77777777" w:rsidR="00C1578E" w:rsidRDefault="00C1578E" w:rsidP="00EF2D7B">
            <w:pPr>
              <w:pStyle w:val="TableParagraph"/>
              <w:spacing w:line="226" w:lineRule="exact"/>
              <w:ind w:left="102"/>
              <w:rPr>
                <w:ins w:id="436" w:author="björn hedman" w:date="2014-06-25T10:37:00Z"/>
                <w:rFonts w:ascii="Times New Roman" w:eastAsia="Times New Roman" w:hAnsi="Times New Roman" w:cs="Times New Roman"/>
                <w:spacing w:val="-1"/>
                <w:sz w:val="20"/>
                <w:szCs w:val="20"/>
              </w:rPr>
            </w:pPr>
          </w:p>
        </w:tc>
        <w:tc>
          <w:tcPr>
            <w:tcW w:w="4111" w:type="dxa"/>
          </w:tcPr>
          <w:p w14:paraId="05CF68E3" w14:textId="77777777" w:rsidR="00C1578E" w:rsidRDefault="00C1578E" w:rsidP="00EF2D7B">
            <w:pPr>
              <w:pStyle w:val="TableParagraph"/>
              <w:spacing w:line="226" w:lineRule="exact"/>
              <w:ind w:left="102"/>
              <w:rPr>
                <w:ins w:id="437" w:author="björn hedman" w:date="2014-06-25T10:37:00Z"/>
                <w:rFonts w:ascii="Times New Roman" w:eastAsia="Times New Roman" w:hAnsi="Times New Roman" w:cs="Times New Roman"/>
                <w:spacing w:val="-1"/>
                <w:sz w:val="20"/>
                <w:szCs w:val="20"/>
              </w:rPr>
            </w:pPr>
          </w:p>
        </w:tc>
        <w:tc>
          <w:tcPr>
            <w:tcW w:w="1418" w:type="dxa"/>
          </w:tcPr>
          <w:p w14:paraId="00F79081" w14:textId="77777777" w:rsidR="00C1578E" w:rsidRPr="00BC5B0B" w:rsidRDefault="00C1578E" w:rsidP="00EF2D7B">
            <w:pPr>
              <w:pStyle w:val="TableParagraph"/>
              <w:spacing w:line="226" w:lineRule="exact"/>
              <w:ind w:left="102"/>
              <w:rPr>
                <w:ins w:id="438" w:author="björn hedman" w:date="2014-06-25T10:37:00Z"/>
                <w:rFonts w:ascii="Times New Roman" w:eastAsia="Times New Roman" w:hAnsi="Times New Roman" w:cs="Times New Roman"/>
                <w:spacing w:val="-1"/>
                <w:sz w:val="20"/>
                <w:szCs w:val="20"/>
              </w:rPr>
            </w:pPr>
          </w:p>
        </w:tc>
      </w:tr>
      <w:tr w:rsidR="00C1578E" w:rsidRPr="00F82DB5" w14:paraId="5B51E01B" w14:textId="77777777" w:rsidTr="00EF2D7B">
        <w:trPr>
          <w:ins w:id="439" w:author="björn hedman" w:date="2014-06-25T10:37:00Z"/>
        </w:trPr>
        <w:tc>
          <w:tcPr>
            <w:tcW w:w="2660" w:type="dxa"/>
          </w:tcPr>
          <w:p w14:paraId="2E3557F0" w14:textId="6E7E8715" w:rsidR="00C1578E" w:rsidRPr="00556159" w:rsidRDefault="00C1578E" w:rsidP="00EF2D7B">
            <w:pPr>
              <w:pStyle w:val="TableParagraph"/>
              <w:spacing w:line="229" w:lineRule="exact"/>
              <w:ind w:left="102"/>
              <w:rPr>
                <w:ins w:id="440" w:author="björn hedman" w:date="2014-06-25T10:37:00Z"/>
                <w:rFonts w:ascii="Times New Roman" w:eastAsia="Times New Roman" w:hAnsi="Times New Roman" w:cs="Times New Roman"/>
                <w:spacing w:val="-1"/>
                <w:sz w:val="20"/>
                <w:szCs w:val="20"/>
                <w:highlight w:val="yellow"/>
              </w:rPr>
            </w:pPr>
            <w:proofErr w:type="spellStart"/>
            <w:ins w:id="441" w:author="björn hedman" w:date="2014-06-25T10:37:00Z">
              <w:r>
                <w:t>unitId</w:t>
              </w:r>
              <w:proofErr w:type="spellEnd"/>
            </w:ins>
          </w:p>
        </w:tc>
        <w:tc>
          <w:tcPr>
            <w:tcW w:w="1417" w:type="dxa"/>
          </w:tcPr>
          <w:p w14:paraId="4F7B4B9F" w14:textId="321C2D90" w:rsidR="00C1578E" w:rsidRPr="00556159" w:rsidRDefault="00C1578E" w:rsidP="00EF2D7B">
            <w:pPr>
              <w:pStyle w:val="TableParagraph"/>
              <w:spacing w:line="226" w:lineRule="exact"/>
              <w:ind w:left="102"/>
              <w:rPr>
                <w:ins w:id="442" w:author="björn hedman" w:date="2014-06-25T10:37:00Z"/>
                <w:rFonts w:ascii="Times New Roman" w:eastAsia="Times New Roman" w:hAnsi="Times New Roman" w:cs="Times New Roman"/>
                <w:spacing w:val="-1"/>
                <w:sz w:val="20"/>
                <w:szCs w:val="20"/>
                <w:highlight w:val="yellow"/>
              </w:rPr>
            </w:pPr>
          </w:p>
        </w:tc>
        <w:tc>
          <w:tcPr>
            <w:tcW w:w="4111" w:type="dxa"/>
          </w:tcPr>
          <w:p w14:paraId="4810E226" w14:textId="7D9FA988" w:rsidR="00C1578E" w:rsidRPr="00556159" w:rsidRDefault="00C1578E" w:rsidP="00780F79">
            <w:pPr>
              <w:pStyle w:val="TableParagraph"/>
              <w:spacing w:line="226" w:lineRule="exact"/>
              <w:ind w:left="102"/>
              <w:rPr>
                <w:ins w:id="443" w:author="björn hedman" w:date="2014-06-25T10:37:00Z"/>
                <w:rFonts w:ascii="Times New Roman" w:eastAsia="Times New Roman" w:hAnsi="Times New Roman" w:cs="Times New Roman"/>
                <w:spacing w:val="-1"/>
                <w:sz w:val="20"/>
                <w:szCs w:val="20"/>
                <w:highlight w:val="yellow"/>
              </w:rPr>
            </w:pPr>
            <w:proofErr w:type="spellStart"/>
            <w:ins w:id="444" w:author="björn hedman" w:date="2014-06-25T10:40:00Z">
              <w:r>
                <w:t>enhets</w:t>
              </w:r>
            </w:ins>
            <w:ins w:id="445" w:author="björn hedman" w:date="2014-06-25T10:37:00Z">
              <w:r>
                <w:t>Id</w:t>
              </w:r>
              <w:proofErr w:type="spellEnd"/>
              <w:r>
                <w:t xml:space="preserve"> för meddelandets avsändare, </w:t>
              </w:r>
            </w:ins>
          </w:p>
        </w:tc>
        <w:tc>
          <w:tcPr>
            <w:tcW w:w="1418" w:type="dxa"/>
          </w:tcPr>
          <w:p w14:paraId="4AC0A39F" w14:textId="77777777" w:rsidR="00C1578E" w:rsidRPr="00F82DB5" w:rsidRDefault="00C1578E" w:rsidP="00EF2D7B">
            <w:pPr>
              <w:pStyle w:val="TableParagraph"/>
              <w:spacing w:line="226" w:lineRule="exact"/>
              <w:ind w:left="102"/>
              <w:rPr>
                <w:ins w:id="446" w:author="björn hedman" w:date="2014-06-25T10:37:00Z"/>
                <w:rFonts w:ascii="Times New Roman" w:eastAsia="Times New Roman" w:hAnsi="Times New Roman" w:cs="Times New Roman"/>
                <w:spacing w:val="-1"/>
                <w:sz w:val="20"/>
                <w:szCs w:val="20"/>
              </w:rPr>
            </w:pPr>
            <w:ins w:id="447" w:author="björn hedman" w:date="2014-06-25T10:37:00Z">
              <w:r>
                <w:t>1</w:t>
              </w:r>
              <w:proofErr w:type="gramStart"/>
              <w:r>
                <w:t>..</w:t>
              </w:r>
              <w:proofErr w:type="gramEnd"/>
              <w:r>
                <w:t>1</w:t>
              </w:r>
            </w:ins>
          </w:p>
        </w:tc>
      </w:tr>
      <w:tr w:rsidR="00C1578E" w:rsidRPr="00F82DB5" w14:paraId="7D086B13" w14:textId="77777777" w:rsidTr="00EF2D7B">
        <w:trPr>
          <w:ins w:id="448" w:author="björn hedman" w:date="2014-06-25T10:37:00Z"/>
        </w:trPr>
        <w:tc>
          <w:tcPr>
            <w:tcW w:w="2660" w:type="dxa"/>
          </w:tcPr>
          <w:p w14:paraId="6F0F4160" w14:textId="04447E81" w:rsidR="00C1578E" w:rsidRPr="00556159" w:rsidRDefault="00C1578E" w:rsidP="00EF2D7B">
            <w:pPr>
              <w:pStyle w:val="TableParagraph"/>
              <w:spacing w:line="229" w:lineRule="exact"/>
              <w:ind w:left="102"/>
              <w:rPr>
                <w:ins w:id="449" w:author="björn hedman" w:date="2014-06-25T10:37:00Z"/>
                <w:rFonts w:ascii="Times New Roman" w:eastAsia="Times New Roman" w:hAnsi="Times New Roman" w:cs="Times New Roman"/>
                <w:spacing w:val="-1"/>
                <w:sz w:val="20"/>
                <w:szCs w:val="20"/>
                <w:highlight w:val="yellow"/>
              </w:rPr>
            </w:pPr>
            <w:proofErr w:type="spellStart"/>
            <w:ins w:id="450" w:author="björn hedman" w:date="2014-06-25T10:38:00Z">
              <w:r>
                <w:t>unitName</w:t>
              </w:r>
            </w:ins>
            <w:proofErr w:type="spellEnd"/>
          </w:p>
        </w:tc>
        <w:tc>
          <w:tcPr>
            <w:tcW w:w="1417" w:type="dxa"/>
          </w:tcPr>
          <w:p w14:paraId="374BEA59" w14:textId="65F642DE" w:rsidR="00C1578E" w:rsidRPr="00556159" w:rsidRDefault="00C1578E" w:rsidP="00EF2D7B">
            <w:pPr>
              <w:pStyle w:val="TableParagraph"/>
              <w:spacing w:line="226" w:lineRule="exact"/>
              <w:ind w:left="102"/>
              <w:rPr>
                <w:ins w:id="451" w:author="björn hedman" w:date="2014-06-25T10:37:00Z"/>
                <w:rFonts w:ascii="Times New Roman" w:eastAsia="Times New Roman" w:hAnsi="Times New Roman" w:cs="Times New Roman"/>
                <w:spacing w:val="-1"/>
                <w:sz w:val="20"/>
                <w:szCs w:val="20"/>
                <w:highlight w:val="yellow"/>
              </w:rPr>
            </w:pPr>
            <w:ins w:id="452" w:author="björn hedman" w:date="2014-06-25T10:37:00Z">
              <w:r>
                <w:t>text</w:t>
              </w:r>
            </w:ins>
          </w:p>
        </w:tc>
        <w:tc>
          <w:tcPr>
            <w:tcW w:w="4111" w:type="dxa"/>
          </w:tcPr>
          <w:p w14:paraId="766A3684" w14:textId="46EF9C3D" w:rsidR="00C1578E" w:rsidRPr="008D7275" w:rsidRDefault="00C1578E" w:rsidP="00EF2D7B">
            <w:pPr>
              <w:pStyle w:val="TableParagraph"/>
              <w:spacing w:line="226" w:lineRule="exact"/>
              <w:ind w:left="102"/>
              <w:rPr>
                <w:ins w:id="453" w:author="björn hedman" w:date="2014-06-25T10:37:00Z"/>
              </w:rPr>
            </w:pPr>
            <w:ins w:id="454" w:author="björn hedman" w:date="2014-06-25T10:40:00Z">
              <w:r w:rsidRPr="008D7275">
                <w:t>avsändarenhetsnamn</w:t>
              </w:r>
            </w:ins>
          </w:p>
        </w:tc>
        <w:tc>
          <w:tcPr>
            <w:tcW w:w="1418" w:type="dxa"/>
          </w:tcPr>
          <w:p w14:paraId="63BA4C27" w14:textId="3D576276" w:rsidR="00C1578E" w:rsidRPr="00F82DB5" w:rsidRDefault="00C1578E" w:rsidP="00EF2D7B">
            <w:pPr>
              <w:pStyle w:val="TableParagraph"/>
              <w:spacing w:line="226" w:lineRule="exact"/>
              <w:ind w:left="102"/>
              <w:rPr>
                <w:ins w:id="455" w:author="björn hedman" w:date="2014-06-25T10:37:00Z"/>
                <w:rFonts w:ascii="Times New Roman" w:eastAsia="Times New Roman" w:hAnsi="Times New Roman" w:cs="Times New Roman"/>
                <w:spacing w:val="-1"/>
                <w:sz w:val="20"/>
                <w:szCs w:val="20"/>
              </w:rPr>
            </w:pPr>
            <w:ins w:id="456" w:author="björn hedman" w:date="2014-06-25T10:37:00Z">
              <w:r>
                <w:t>1</w:t>
              </w:r>
              <w:proofErr w:type="gramStart"/>
              <w:r>
                <w:t>..</w:t>
              </w:r>
              <w:proofErr w:type="gramEnd"/>
              <w:r>
                <w:t>1</w:t>
              </w:r>
            </w:ins>
          </w:p>
        </w:tc>
      </w:tr>
      <w:tr w:rsidR="00C1578E" w:rsidRPr="00F82DB5" w14:paraId="0047C3F8" w14:textId="77777777" w:rsidTr="00EF2D7B">
        <w:trPr>
          <w:ins w:id="457" w:author="björn hedman" w:date="2014-06-25T10:37:00Z"/>
        </w:trPr>
        <w:tc>
          <w:tcPr>
            <w:tcW w:w="2660" w:type="dxa"/>
          </w:tcPr>
          <w:p w14:paraId="4700C238" w14:textId="49E5990E" w:rsidR="00C1578E" w:rsidRPr="00556159" w:rsidRDefault="00C1578E" w:rsidP="00EF2D7B">
            <w:pPr>
              <w:pStyle w:val="TableParagraph"/>
              <w:spacing w:line="226" w:lineRule="exact"/>
              <w:ind w:left="102"/>
              <w:rPr>
                <w:ins w:id="458" w:author="björn hedman" w:date="2014-06-25T10:37:00Z"/>
                <w:rFonts w:ascii="Times New Roman" w:eastAsia="Times New Roman" w:hAnsi="Times New Roman" w:cs="Times New Roman"/>
                <w:spacing w:val="-1"/>
                <w:sz w:val="20"/>
                <w:szCs w:val="20"/>
                <w:highlight w:val="yellow"/>
              </w:rPr>
            </w:pPr>
            <w:proofErr w:type="spellStart"/>
            <w:ins w:id="459" w:author="björn hedman" w:date="2014-06-25T10:39:00Z">
              <w:r>
                <w:t>unitAddress</w:t>
              </w:r>
            </w:ins>
            <w:proofErr w:type="spellEnd"/>
          </w:p>
        </w:tc>
        <w:tc>
          <w:tcPr>
            <w:tcW w:w="1417" w:type="dxa"/>
          </w:tcPr>
          <w:p w14:paraId="0327C42D" w14:textId="77777777" w:rsidR="00C1578E" w:rsidRPr="00556159" w:rsidRDefault="00C1578E" w:rsidP="00EF2D7B">
            <w:pPr>
              <w:pStyle w:val="TableParagraph"/>
              <w:spacing w:line="226" w:lineRule="exact"/>
              <w:ind w:left="102"/>
              <w:rPr>
                <w:ins w:id="460" w:author="björn hedman" w:date="2014-06-25T10:37:00Z"/>
                <w:rFonts w:ascii="Times New Roman" w:eastAsia="Times New Roman" w:hAnsi="Times New Roman" w:cs="Times New Roman"/>
                <w:spacing w:val="-1"/>
                <w:sz w:val="20"/>
                <w:szCs w:val="20"/>
                <w:highlight w:val="yellow"/>
              </w:rPr>
            </w:pPr>
            <w:ins w:id="461" w:author="björn hedman" w:date="2014-06-25T10:37:00Z">
              <w:r>
                <w:t>text</w:t>
              </w:r>
            </w:ins>
          </w:p>
        </w:tc>
        <w:tc>
          <w:tcPr>
            <w:tcW w:w="4111" w:type="dxa"/>
          </w:tcPr>
          <w:p w14:paraId="279DA00E" w14:textId="2A9319A6" w:rsidR="00C1578E" w:rsidRPr="008D7275" w:rsidRDefault="00C1578E" w:rsidP="00EF2D7B">
            <w:pPr>
              <w:pStyle w:val="TableParagraph"/>
              <w:spacing w:line="226" w:lineRule="exact"/>
              <w:ind w:left="102"/>
              <w:rPr>
                <w:ins w:id="462" w:author="björn hedman" w:date="2014-06-25T10:37:00Z"/>
              </w:rPr>
            </w:pPr>
            <w:ins w:id="463" w:author="björn hedman" w:date="2014-06-25T10:41:00Z">
              <w:r w:rsidRPr="008D7275">
                <w:t>Adress</w:t>
              </w:r>
            </w:ins>
          </w:p>
        </w:tc>
        <w:tc>
          <w:tcPr>
            <w:tcW w:w="1418" w:type="dxa"/>
          </w:tcPr>
          <w:p w14:paraId="65120B48" w14:textId="77777777" w:rsidR="00C1578E" w:rsidRPr="00F82DB5" w:rsidRDefault="00C1578E" w:rsidP="00EF2D7B">
            <w:pPr>
              <w:pStyle w:val="TableParagraph"/>
              <w:spacing w:line="226" w:lineRule="exact"/>
              <w:ind w:left="102"/>
              <w:rPr>
                <w:ins w:id="464" w:author="björn hedman" w:date="2014-06-25T10:37:00Z"/>
                <w:rFonts w:ascii="Times New Roman" w:eastAsia="Times New Roman" w:hAnsi="Times New Roman" w:cs="Times New Roman"/>
                <w:spacing w:val="-1"/>
                <w:sz w:val="20"/>
                <w:szCs w:val="20"/>
              </w:rPr>
            </w:pPr>
            <w:ins w:id="465" w:author="björn hedman" w:date="2014-06-25T10:37:00Z">
              <w:r>
                <w:t>0</w:t>
              </w:r>
              <w:proofErr w:type="gramStart"/>
              <w:r>
                <w:t>..</w:t>
              </w:r>
              <w:proofErr w:type="gramEnd"/>
              <w:r>
                <w:t>1</w:t>
              </w:r>
            </w:ins>
          </w:p>
        </w:tc>
      </w:tr>
      <w:tr w:rsidR="00C1578E" w:rsidRPr="00F82DB5" w14:paraId="684588EB" w14:textId="77777777" w:rsidTr="00EF2D7B">
        <w:trPr>
          <w:ins w:id="466" w:author="björn hedman" w:date="2014-06-25T10:37:00Z"/>
        </w:trPr>
        <w:tc>
          <w:tcPr>
            <w:tcW w:w="2660" w:type="dxa"/>
          </w:tcPr>
          <w:p w14:paraId="5C35A967" w14:textId="0C4D0216" w:rsidR="00C1578E" w:rsidRPr="00556159" w:rsidRDefault="00C1578E" w:rsidP="00C1578E">
            <w:pPr>
              <w:pStyle w:val="TableParagraph"/>
              <w:spacing w:line="226" w:lineRule="exact"/>
              <w:ind w:left="102"/>
              <w:rPr>
                <w:ins w:id="467" w:author="björn hedman" w:date="2014-06-25T10:37:00Z"/>
                <w:rFonts w:ascii="Times New Roman" w:eastAsia="Times New Roman" w:hAnsi="Times New Roman" w:cs="Times New Roman"/>
                <w:spacing w:val="-1"/>
                <w:sz w:val="20"/>
                <w:szCs w:val="20"/>
                <w:highlight w:val="yellow"/>
              </w:rPr>
            </w:pPr>
            <w:proofErr w:type="spellStart"/>
            <w:ins w:id="468" w:author="björn hedman" w:date="2014-06-25T10:39:00Z">
              <w:r>
                <w:t>unitPostalCode</w:t>
              </w:r>
            </w:ins>
            <w:proofErr w:type="spellEnd"/>
          </w:p>
        </w:tc>
        <w:tc>
          <w:tcPr>
            <w:tcW w:w="1417" w:type="dxa"/>
          </w:tcPr>
          <w:p w14:paraId="11B0C9FC" w14:textId="77777777" w:rsidR="00C1578E" w:rsidRPr="00556159" w:rsidRDefault="00C1578E" w:rsidP="00EF2D7B">
            <w:pPr>
              <w:pStyle w:val="TableParagraph"/>
              <w:spacing w:line="226" w:lineRule="exact"/>
              <w:ind w:left="102"/>
              <w:rPr>
                <w:ins w:id="469" w:author="björn hedman" w:date="2014-06-25T10:37:00Z"/>
                <w:rFonts w:ascii="Times New Roman" w:eastAsia="Times New Roman" w:hAnsi="Times New Roman" w:cs="Times New Roman"/>
                <w:spacing w:val="-1"/>
                <w:sz w:val="20"/>
                <w:szCs w:val="20"/>
                <w:highlight w:val="yellow"/>
              </w:rPr>
            </w:pPr>
            <w:ins w:id="470" w:author="björn hedman" w:date="2014-06-25T10:37:00Z">
              <w:r>
                <w:t>text</w:t>
              </w:r>
            </w:ins>
          </w:p>
        </w:tc>
        <w:tc>
          <w:tcPr>
            <w:tcW w:w="4111" w:type="dxa"/>
          </w:tcPr>
          <w:p w14:paraId="46418A2F" w14:textId="10AE4C12" w:rsidR="00C1578E" w:rsidRPr="008D7275" w:rsidRDefault="00C1578E" w:rsidP="00EF2D7B">
            <w:pPr>
              <w:pStyle w:val="TableParagraph"/>
              <w:spacing w:line="226" w:lineRule="exact"/>
              <w:ind w:left="102"/>
              <w:rPr>
                <w:ins w:id="471" w:author="björn hedman" w:date="2014-06-25T10:37:00Z"/>
              </w:rPr>
            </w:pPr>
            <w:ins w:id="472" w:author="björn hedman" w:date="2014-06-25T10:41:00Z">
              <w:r w:rsidRPr="008D7275">
                <w:t>Postnummer</w:t>
              </w:r>
            </w:ins>
          </w:p>
        </w:tc>
        <w:tc>
          <w:tcPr>
            <w:tcW w:w="1418" w:type="dxa"/>
          </w:tcPr>
          <w:p w14:paraId="5B5F0B68" w14:textId="36B20C72" w:rsidR="00C1578E" w:rsidRPr="00F82DB5" w:rsidRDefault="00C1578E" w:rsidP="00EF2D7B">
            <w:pPr>
              <w:pStyle w:val="TableParagraph"/>
              <w:spacing w:line="226" w:lineRule="exact"/>
              <w:ind w:left="102"/>
              <w:rPr>
                <w:ins w:id="473" w:author="björn hedman" w:date="2014-06-25T10:37:00Z"/>
                <w:rFonts w:ascii="Times New Roman" w:eastAsia="Times New Roman" w:hAnsi="Times New Roman" w:cs="Times New Roman"/>
                <w:spacing w:val="-1"/>
                <w:sz w:val="20"/>
                <w:szCs w:val="20"/>
              </w:rPr>
            </w:pPr>
            <w:ins w:id="474" w:author="björn hedman" w:date="2014-06-25T10:37:00Z">
              <w:r>
                <w:t>0</w:t>
              </w:r>
              <w:proofErr w:type="gramStart"/>
              <w:r>
                <w:t>..</w:t>
              </w:r>
              <w:proofErr w:type="gramEnd"/>
              <w:r>
                <w:t>1</w:t>
              </w:r>
            </w:ins>
          </w:p>
        </w:tc>
      </w:tr>
      <w:tr w:rsidR="00C1578E" w:rsidRPr="00F82DB5" w14:paraId="3627DE5E" w14:textId="77777777" w:rsidTr="00EF2D7B">
        <w:trPr>
          <w:ins w:id="475" w:author="björn hedman" w:date="2014-06-25T10:37:00Z"/>
        </w:trPr>
        <w:tc>
          <w:tcPr>
            <w:tcW w:w="2660" w:type="dxa"/>
          </w:tcPr>
          <w:p w14:paraId="4EA28E0A" w14:textId="4ACB3AF7" w:rsidR="00C1578E" w:rsidRPr="00556159" w:rsidRDefault="00C1578E" w:rsidP="00EF2D7B">
            <w:pPr>
              <w:pStyle w:val="TableParagraph"/>
              <w:spacing w:line="226" w:lineRule="exact"/>
              <w:ind w:left="102"/>
              <w:rPr>
                <w:ins w:id="476" w:author="björn hedman" w:date="2014-06-25T10:37:00Z"/>
                <w:rFonts w:ascii="Times New Roman" w:eastAsia="Times New Roman" w:hAnsi="Times New Roman" w:cs="Times New Roman"/>
                <w:spacing w:val="-1"/>
                <w:sz w:val="20"/>
                <w:szCs w:val="20"/>
                <w:highlight w:val="yellow"/>
              </w:rPr>
            </w:pPr>
            <w:proofErr w:type="spellStart"/>
            <w:ins w:id="477" w:author="björn hedman" w:date="2014-06-25T10:37:00Z">
              <w:r>
                <w:t>unitPostalCity</w:t>
              </w:r>
              <w:proofErr w:type="spellEnd"/>
            </w:ins>
          </w:p>
        </w:tc>
        <w:tc>
          <w:tcPr>
            <w:tcW w:w="1417" w:type="dxa"/>
          </w:tcPr>
          <w:p w14:paraId="4D2FFA56" w14:textId="77B9F41F" w:rsidR="00C1578E" w:rsidRPr="00F375E6" w:rsidRDefault="00C1578E" w:rsidP="00EF2D7B">
            <w:pPr>
              <w:pStyle w:val="TableParagraph"/>
              <w:spacing w:line="226" w:lineRule="exact"/>
              <w:ind w:left="102"/>
              <w:rPr>
                <w:ins w:id="478" w:author="björn hedman" w:date="2014-06-25T10:37:00Z"/>
                <w:rFonts w:ascii="Times New Roman" w:eastAsia="Times New Roman" w:hAnsi="Times New Roman" w:cs="Times New Roman"/>
                <w:spacing w:val="-1"/>
                <w:sz w:val="20"/>
                <w:szCs w:val="20"/>
                <w:highlight w:val="yellow"/>
              </w:rPr>
            </w:pPr>
            <w:ins w:id="479" w:author="björn hedman" w:date="2014-06-25T10:38:00Z">
              <w:r>
                <w:t>text</w:t>
              </w:r>
            </w:ins>
          </w:p>
        </w:tc>
        <w:tc>
          <w:tcPr>
            <w:tcW w:w="4111" w:type="dxa"/>
          </w:tcPr>
          <w:p w14:paraId="44A393E0" w14:textId="09A8FF19" w:rsidR="00C1578E" w:rsidRPr="008D7275" w:rsidRDefault="00C1578E" w:rsidP="00C1578E">
            <w:pPr>
              <w:pStyle w:val="TableParagraph"/>
              <w:spacing w:line="226" w:lineRule="exact"/>
              <w:ind w:left="102"/>
              <w:rPr>
                <w:ins w:id="480" w:author="björn hedman" w:date="2014-06-25T10:37:00Z"/>
              </w:rPr>
            </w:pPr>
            <w:ins w:id="481" w:author="björn hedman" w:date="2014-06-25T10:41:00Z">
              <w:r w:rsidRPr="008D7275">
                <w:t>Stad</w:t>
              </w:r>
            </w:ins>
          </w:p>
        </w:tc>
        <w:tc>
          <w:tcPr>
            <w:tcW w:w="1418" w:type="dxa"/>
          </w:tcPr>
          <w:p w14:paraId="526CE206" w14:textId="77777777" w:rsidR="00C1578E" w:rsidRPr="00F82DB5" w:rsidRDefault="00C1578E" w:rsidP="00EF2D7B">
            <w:pPr>
              <w:pStyle w:val="TableParagraph"/>
              <w:spacing w:line="226" w:lineRule="exact"/>
              <w:ind w:left="102"/>
              <w:rPr>
                <w:ins w:id="482" w:author="björn hedman" w:date="2014-06-25T10:37:00Z"/>
                <w:rFonts w:ascii="Times New Roman" w:eastAsia="Times New Roman" w:hAnsi="Times New Roman" w:cs="Times New Roman"/>
                <w:spacing w:val="-1"/>
                <w:sz w:val="20"/>
                <w:szCs w:val="20"/>
              </w:rPr>
            </w:pPr>
            <w:ins w:id="483" w:author="björn hedman" w:date="2014-06-25T10:37:00Z">
              <w:r>
                <w:t>0</w:t>
              </w:r>
              <w:proofErr w:type="gramStart"/>
              <w:r>
                <w:t>..</w:t>
              </w:r>
              <w:proofErr w:type="gramEnd"/>
              <w:r>
                <w:t>1</w:t>
              </w:r>
            </w:ins>
          </w:p>
        </w:tc>
      </w:tr>
      <w:tr w:rsidR="00C1578E" w:rsidRPr="00F82DB5" w14:paraId="29F561E0" w14:textId="77777777" w:rsidTr="00EF2D7B">
        <w:trPr>
          <w:ins w:id="484" w:author="björn hedman" w:date="2014-06-25T10:38:00Z"/>
        </w:trPr>
        <w:tc>
          <w:tcPr>
            <w:tcW w:w="2660" w:type="dxa"/>
          </w:tcPr>
          <w:p w14:paraId="14975051" w14:textId="71A1EF91" w:rsidR="00C1578E" w:rsidRDefault="00C1578E" w:rsidP="00EF2D7B">
            <w:pPr>
              <w:pStyle w:val="TableParagraph"/>
              <w:spacing w:line="226" w:lineRule="exact"/>
              <w:ind w:left="102"/>
              <w:rPr>
                <w:ins w:id="485" w:author="björn hedman" w:date="2014-06-25T10:38:00Z"/>
              </w:rPr>
            </w:pPr>
            <w:proofErr w:type="spellStart"/>
            <w:ins w:id="486" w:author="björn hedman" w:date="2014-06-25T10:40:00Z">
              <w:r>
                <w:t>unitTelephone</w:t>
              </w:r>
            </w:ins>
            <w:proofErr w:type="spellEnd"/>
          </w:p>
        </w:tc>
        <w:tc>
          <w:tcPr>
            <w:tcW w:w="1417" w:type="dxa"/>
          </w:tcPr>
          <w:p w14:paraId="0BF0EB40" w14:textId="6C7085B5" w:rsidR="00C1578E" w:rsidRPr="00F375E6" w:rsidRDefault="00C1578E" w:rsidP="00EF2D7B">
            <w:pPr>
              <w:pStyle w:val="TableParagraph"/>
              <w:spacing w:line="226" w:lineRule="exact"/>
              <w:ind w:left="102"/>
              <w:rPr>
                <w:ins w:id="487" w:author="björn hedman" w:date="2014-06-25T10:38:00Z"/>
              </w:rPr>
            </w:pPr>
            <w:ins w:id="488" w:author="björn hedman" w:date="2014-06-25T10:40:00Z">
              <w:r>
                <w:t>text</w:t>
              </w:r>
            </w:ins>
          </w:p>
        </w:tc>
        <w:tc>
          <w:tcPr>
            <w:tcW w:w="4111" w:type="dxa"/>
          </w:tcPr>
          <w:p w14:paraId="347DB617" w14:textId="231DC0A6" w:rsidR="00C1578E" w:rsidRPr="00F375E6" w:rsidRDefault="00C1578E" w:rsidP="00C1578E">
            <w:pPr>
              <w:pStyle w:val="TableParagraph"/>
              <w:spacing w:line="226" w:lineRule="exact"/>
              <w:ind w:left="102"/>
              <w:rPr>
                <w:ins w:id="489" w:author="björn hedman" w:date="2014-06-25T10:38:00Z"/>
              </w:rPr>
            </w:pPr>
            <w:ins w:id="490" w:author="björn hedman" w:date="2014-06-25T10:41:00Z">
              <w:r>
                <w:t xml:space="preserve">Telefonnummer </w:t>
              </w:r>
            </w:ins>
          </w:p>
        </w:tc>
        <w:tc>
          <w:tcPr>
            <w:tcW w:w="1418" w:type="dxa"/>
          </w:tcPr>
          <w:p w14:paraId="55BF60E7" w14:textId="54BC568B" w:rsidR="00C1578E" w:rsidRDefault="00C1578E" w:rsidP="00EF2D7B">
            <w:pPr>
              <w:pStyle w:val="TableParagraph"/>
              <w:spacing w:line="226" w:lineRule="exact"/>
              <w:ind w:left="102"/>
              <w:rPr>
                <w:ins w:id="491" w:author="björn hedman" w:date="2014-06-25T10:38:00Z"/>
              </w:rPr>
            </w:pPr>
            <w:ins w:id="492" w:author="björn hedman" w:date="2014-06-25T10:40:00Z">
              <w:r>
                <w:t>0</w:t>
              </w:r>
              <w:proofErr w:type="gramStart"/>
              <w:r>
                <w:t>..</w:t>
              </w:r>
              <w:proofErr w:type="gramEnd"/>
              <w:r>
                <w:t>1</w:t>
              </w:r>
            </w:ins>
          </w:p>
        </w:tc>
      </w:tr>
    </w:tbl>
    <w:p w14:paraId="585B0347" w14:textId="54DC9C26" w:rsidR="00A36DCE" w:rsidRDefault="00A36DCE" w:rsidP="00A36DCE">
      <w:pPr>
        <w:rPr>
          <w:ins w:id="493" w:author="björn hedman" w:date="2014-06-25T10:37:00Z"/>
        </w:rPr>
      </w:pPr>
    </w:p>
    <w:p w14:paraId="71338360" w14:textId="77777777" w:rsidR="00C1578E" w:rsidRDefault="00C1578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336CC63C" w14:textId="77777777" w:rsidTr="00E7721D">
        <w:tc>
          <w:tcPr>
            <w:tcW w:w="2660" w:type="dxa"/>
          </w:tcPr>
          <w:p w14:paraId="3699B1EE"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proofErr w:type="spellStart"/>
            <w:r>
              <w:rPr>
                <w:rFonts w:ascii="Times New Roman" w:eastAsia="Times New Roman" w:hAnsi="Times New Roman" w:cs="Times New Roman"/>
                <w:b/>
                <w:spacing w:val="-1"/>
                <w:sz w:val="20"/>
                <w:szCs w:val="20"/>
              </w:rPr>
              <w:t>SSOLinkType</w:t>
            </w:r>
            <w:proofErr w:type="spellEnd"/>
          </w:p>
        </w:tc>
        <w:tc>
          <w:tcPr>
            <w:tcW w:w="1417" w:type="dxa"/>
          </w:tcPr>
          <w:p w14:paraId="414BC9F5"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38F955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660320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3A8765AA" w14:textId="77777777" w:rsidTr="00E7721D">
        <w:tc>
          <w:tcPr>
            <w:tcW w:w="2660" w:type="dxa"/>
          </w:tcPr>
          <w:p w14:paraId="6EFDB766"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linkSystemID</w:t>
            </w:r>
            <w:proofErr w:type="spellEnd"/>
          </w:p>
        </w:tc>
        <w:tc>
          <w:tcPr>
            <w:tcW w:w="1417" w:type="dxa"/>
          </w:tcPr>
          <w:p w14:paraId="1671A87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15879A1"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det system som ska länkas, används för kontroll och metadata </w:t>
            </w:r>
          </w:p>
        </w:tc>
        <w:tc>
          <w:tcPr>
            <w:tcW w:w="1418" w:type="dxa"/>
          </w:tcPr>
          <w:p w14:paraId="5A3EE942"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61C924C6" w14:textId="77777777" w:rsidTr="00E7721D">
        <w:tc>
          <w:tcPr>
            <w:tcW w:w="2660" w:type="dxa"/>
          </w:tcPr>
          <w:p w14:paraId="7753F8AE"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linkText</w:t>
            </w:r>
            <w:proofErr w:type="spellEnd"/>
          </w:p>
        </w:tc>
        <w:tc>
          <w:tcPr>
            <w:tcW w:w="1417" w:type="dxa"/>
          </w:tcPr>
          <w:p w14:paraId="6B7827D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7B9C597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Länktext som ska visas för invånaren</w:t>
            </w:r>
          </w:p>
        </w:tc>
        <w:tc>
          <w:tcPr>
            <w:tcW w:w="1418" w:type="dxa"/>
          </w:tcPr>
          <w:p w14:paraId="3820EA4C"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1F7E2D96" w14:textId="77777777" w:rsidTr="00E7721D">
        <w:tc>
          <w:tcPr>
            <w:tcW w:w="2660" w:type="dxa"/>
          </w:tcPr>
          <w:p w14:paraId="7C949E7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queryString</w:t>
            </w:r>
            <w:proofErr w:type="spellEnd"/>
          </w:p>
        </w:tc>
        <w:tc>
          <w:tcPr>
            <w:tcW w:w="1417" w:type="dxa"/>
          </w:tcPr>
          <w:p w14:paraId="6C91041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256C8BD" w14:textId="77777777" w:rsidR="00A36DCE" w:rsidRDefault="00A36DCE" w:rsidP="00E7721D">
            <w:r>
              <w:t>Parametrar som ska finnas med i länken (</w:t>
            </w:r>
            <w:proofErr w:type="spellStart"/>
            <w:r>
              <w:t>queryString</w:t>
            </w:r>
            <w:proofErr w:type="spellEnd"/>
            <w:r>
              <w:t>)</w:t>
            </w:r>
          </w:p>
          <w:p w14:paraId="265FC12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Basurl</w:t>
            </w:r>
            <w:proofErr w:type="spellEnd"/>
            <w:r>
              <w:t xml:space="preserve"> för länken hämtas från konfigurering, nyckel för uppslag är id i </w:t>
            </w:r>
            <w:proofErr w:type="spellStart"/>
            <w:r>
              <w:t>linkSystemID</w:t>
            </w:r>
            <w:proofErr w:type="spellEnd"/>
          </w:p>
        </w:tc>
        <w:tc>
          <w:tcPr>
            <w:tcW w:w="1418" w:type="dxa"/>
          </w:tcPr>
          <w:p w14:paraId="4282658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36F7B21D" w14:textId="77777777" w:rsidTr="00E7721D">
        <w:tc>
          <w:tcPr>
            <w:tcW w:w="2660" w:type="dxa"/>
          </w:tcPr>
          <w:p w14:paraId="46A78DC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linkType</w:t>
            </w:r>
            <w:proofErr w:type="spellEnd"/>
          </w:p>
        </w:tc>
        <w:tc>
          <w:tcPr>
            <w:tcW w:w="1417" w:type="dxa"/>
          </w:tcPr>
          <w:p w14:paraId="24F73E0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linkTypeType</w:t>
            </w:r>
            <w:proofErr w:type="spellEnd"/>
          </w:p>
        </w:tc>
        <w:tc>
          <w:tcPr>
            <w:tcW w:w="4111" w:type="dxa"/>
          </w:tcPr>
          <w:p w14:paraId="3C1241A5" w14:textId="77777777" w:rsidR="00A36DCE" w:rsidRDefault="00A36DCE" w:rsidP="00E7721D">
            <w:r>
              <w:t xml:space="preserve">Anger hur länken ska öppnas. </w:t>
            </w:r>
            <w:proofErr w:type="gramStart"/>
            <w:r>
              <w:t>Faktiskt</w:t>
            </w:r>
            <w:proofErr w:type="gramEnd"/>
            <w:r>
              <w:t xml:space="preserve"> funktion och vilka typer som stöds beror av funktionalitet hos </w:t>
            </w:r>
            <w:proofErr w:type="spellStart"/>
            <w:r>
              <w:t>producentet</w:t>
            </w:r>
            <w:proofErr w:type="spellEnd"/>
            <w:r>
              <w:t xml:space="preserve">. Detaljer </w:t>
            </w:r>
            <w:r>
              <w:lastRenderedPageBreak/>
              <w:t xml:space="preserve">definieras i </w:t>
            </w:r>
            <w:proofErr w:type="gramStart"/>
            <w:r>
              <w:t>respektive  producentbeskrivning</w:t>
            </w:r>
            <w:proofErr w:type="gramEnd"/>
          </w:p>
          <w:p w14:paraId="236D20E6" w14:textId="77777777" w:rsidR="00A36DCE" w:rsidRDefault="00A36DCE" w:rsidP="00E7721D"/>
          <w:p w14:paraId="2C93D5BF" w14:textId="77777777" w:rsidR="00A36DCE" w:rsidRDefault="00A36DCE" w:rsidP="00E7721D">
            <w:r>
              <w:t xml:space="preserve">Möjliga värden och exempel på användning. </w:t>
            </w:r>
          </w:p>
          <w:p w14:paraId="3E7BD116" w14:textId="77777777" w:rsidR="00A36DCE" w:rsidRDefault="00A36DCE" w:rsidP="00E7721D">
            <w:proofErr w:type="spellStart"/>
            <w:r>
              <w:t>CurrentTarget</w:t>
            </w:r>
            <w:proofErr w:type="spellEnd"/>
            <w:r>
              <w:t>= Befintlig plats (samma fönster)</w:t>
            </w:r>
          </w:p>
          <w:p w14:paraId="2F110485" w14:textId="77777777" w:rsidR="00A36DCE" w:rsidRDefault="00A36DCE" w:rsidP="00E7721D">
            <w:proofErr w:type="spellStart"/>
            <w:r>
              <w:t>NewTarget</w:t>
            </w:r>
            <w:proofErr w:type="spellEnd"/>
            <w:r>
              <w:t>=Ny plats</w:t>
            </w:r>
            <w:proofErr w:type="gramStart"/>
            <w:r>
              <w:t>( nytt fönster)</w:t>
            </w:r>
            <w:proofErr w:type="gramEnd"/>
          </w:p>
          <w:p w14:paraId="3AE73FC1" w14:textId="77777777" w:rsidR="00A36DCE" w:rsidRDefault="00A36DCE" w:rsidP="00E7721D">
            <w:proofErr w:type="spellStart"/>
            <w:r>
              <w:t>Widget</w:t>
            </w:r>
            <w:proofErr w:type="spellEnd"/>
            <w:r>
              <w:t>=</w:t>
            </w:r>
            <w:proofErr w:type="spellStart"/>
            <w:r>
              <w:t>Widgetläge</w:t>
            </w:r>
            <w:proofErr w:type="spellEnd"/>
            <w:r>
              <w:t xml:space="preserve"> enligt producent spe</w:t>
            </w:r>
          </w:p>
          <w:p w14:paraId="548595F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Embedded</w:t>
            </w:r>
            <w:proofErr w:type="spellEnd"/>
            <w:r>
              <w:t>=</w:t>
            </w:r>
            <w:proofErr w:type="spellStart"/>
            <w:r>
              <w:t>ib</w:t>
            </w:r>
            <w:proofErr w:type="spellEnd"/>
          </w:p>
        </w:tc>
        <w:tc>
          <w:tcPr>
            <w:tcW w:w="1418" w:type="dxa"/>
          </w:tcPr>
          <w:p w14:paraId="23D82B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lastRenderedPageBreak/>
              <w:t>0</w:t>
            </w:r>
            <w:proofErr w:type="gramStart"/>
            <w:r>
              <w:t>..</w:t>
            </w:r>
            <w:proofErr w:type="gramEnd"/>
            <w:r>
              <w:t>1</w:t>
            </w:r>
          </w:p>
        </w:tc>
      </w:tr>
    </w:tbl>
    <w:p w14:paraId="5778E511" w14:textId="77777777" w:rsidR="00A36DCE" w:rsidRPr="00ED19D0" w:rsidRDefault="00A36DCE" w:rsidP="00A36DCE">
      <w:pPr>
        <w:pStyle w:val="Brdtext"/>
      </w:pPr>
    </w:p>
    <w:p w14:paraId="53F8918B" w14:textId="77777777" w:rsidR="00A36DCE" w:rsidRPr="00A929DB" w:rsidRDefault="00A36DCE" w:rsidP="00A36DCE">
      <w:pPr>
        <w:pStyle w:val="Rubrik3"/>
      </w:pPr>
      <w:bookmarkStart w:id="494" w:name="_Toc263325190"/>
      <w:bookmarkStart w:id="495" w:name="_Toc265310667"/>
      <w:r>
        <w:t>Övriga regler</w:t>
      </w:r>
      <w:bookmarkEnd w:id="494"/>
      <w:bookmarkEnd w:id="495"/>
    </w:p>
    <w:p w14:paraId="01F46F92" w14:textId="77777777" w:rsidR="00A36DCE" w:rsidRPr="00C127F9" w:rsidRDefault="00A36DCE" w:rsidP="00A36DCE">
      <w:pPr>
        <w:rPr>
          <w:b/>
        </w:rPr>
      </w:pPr>
      <w:r w:rsidRPr="00C127F9">
        <w:rPr>
          <w:b/>
        </w:rPr>
        <w:t xml:space="preserve">Kontrollera att </w:t>
      </w:r>
      <w:r>
        <w:rPr>
          <w:b/>
        </w:rPr>
        <w:t>person är användare av portal</w:t>
      </w:r>
    </w:p>
    <w:p w14:paraId="1968E100" w14:textId="77777777" w:rsidR="00A36DCE" w:rsidRDefault="00A36DCE" w:rsidP="00A36DCE">
      <w:r>
        <w:t xml:space="preserve">Om anropande system inte med säkerhet vet att aktuell användare är registrerad/aktiv användare av portalen så ska först tjänsten </w:t>
      </w:r>
      <w:proofErr w:type="spellStart"/>
      <w:r>
        <w:t>IsActiveUser</w:t>
      </w:r>
      <w:proofErr w:type="spellEnd"/>
      <w:r>
        <w:t xml:space="preserve"> anropas för kontroll innan meddelande skickas</w:t>
      </w:r>
    </w:p>
    <w:p w14:paraId="678C6FE0" w14:textId="77777777" w:rsidR="00A36DCE" w:rsidRDefault="00A36DCE" w:rsidP="00A36DCE"/>
    <w:p w14:paraId="11ACE208" w14:textId="77777777" w:rsidR="00A36DCE" w:rsidRDefault="00A36DCE" w:rsidP="00A36DCE">
      <w:pPr>
        <w:rPr>
          <w:b/>
        </w:rPr>
      </w:pPr>
      <w:proofErr w:type="spellStart"/>
      <w:r>
        <w:rPr>
          <w:b/>
        </w:rPr>
        <w:t>messageText</w:t>
      </w:r>
      <w:proofErr w:type="spellEnd"/>
    </w:p>
    <w:p w14:paraId="306817D6" w14:textId="77777777" w:rsidR="00A36DCE" w:rsidRDefault="00A36DCE" w:rsidP="00A36DCE">
      <w:r>
        <w:t xml:space="preserve">Meddelandets textinnehåll. Producent definierar vilket stöd som finns för </w:t>
      </w:r>
      <w:proofErr w:type="spellStart"/>
      <w:r>
        <w:t>formattering</w:t>
      </w:r>
      <w:proofErr w:type="spellEnd"/>
      <w:r>
        <w:t xml:space="preserve"> så som exempelvis </w:t>
      </w:r>
      <w:proofErr w:type="spellStart"/>
      <w:r>
        <w:t>docBook</w:t>
      </w:r>
      <w:proofErr w:type="spellEnd"/>
      <w:r>
        <w:t>.</w:t>
      </w:r>
    </w:p>
    <w:p w14:paraId="246738CC" w14:textId="77777777" w:rsidR="00A36DCE" w:rsidRDefault="00A36DCE" w:rsidP="00A36DCE"/>
    <w:p w14:paraId="26FAAB99" w14:textId="77777777" w:rsidR="00A36DCE" w:rsidRPr="00A57E7F" w:rsidRDefault="00A36DCE" w:rsidP="00A36DCE"/>
    <w:p w14:paraId="7995DCFA" w14:textId="77777777" w:rsidR="00A36DCE" w:rsidRPr="00674F2C" w:rsidRDefault="00A36DCE" w:rsidP="00A36DCE">
      <w:pPr>
        <w:rPr>
          <w:b/>
        </w:rPr>
      </w:pPr>
      <w:proofErr w:type="spellStart"/>
      <w:r w:rsidRPr="00674F2C">
        <w:rPr>
          <w:b/>
        </w:rPr>
        <w:t>MessageThreadID</w:t>
      </w:r>
      <w:proofErr w:type="spellEnd"/>
    </w:p>
    <w:p w14:paraId="054B5F35" w14:textId="77777777" w:rsidR="00A36DCE" w:rsidRPr="00674F2C" w:rsidRDefault="00A36DCE" w:rsidP="00A36DCE">
      <w:r w:rsidRPr="00674F2C">
        <w:t xml:space="preserve">Om </w:t>
      </w:r>
      <w:proofErr w:type="spellStart"/>
      <w:r w:rsidRPr="00674F2C">
        <w:t>messageThreadId</w:t>
      </w:r>
      <w:proofErr w:type="spellEnd"/>
      <w:r w:rsidRPr="00674F2C">
        <w:t xml:space="preserve"> anges i anropet så är det samma som returneras i svaret</w:t>
      </w:r>
    </w:p>
    <w:p w14:paraId="37901573" w14:textId="77777777" w:rsidR="00A36DCE" w:rsidRPr="00674F2C" w:rsidRDefault="00A36DCE" w:rsidP="00A36DCE">
      <w:r w:rsidRPr="00674F2C">
        <w:t xml:space="preserve">Om inget </w:t>
      </w:r>
      <w:proofErr w:type="spellStart"/>
      <w:proofErr w:type="gramStart"/>
      <w:r w:rsidRPr="00674F2C">
        <w:t>messageThreadID</w:t>
      </w:r>
      <w:proofErr w:type="spellEnd"/>
      <w:r w:rsidRPr="00674F2C">
        <w:t xml:space="preserve">  angavs</w:t>
      </w:r>
      <w:proofErr w:type="gramEnd"/>
      <w:r w:rsidRPr="00674F2C">
        <w:t xml:space="preserve"> i frågan så blir objektet tomt i svaret</w:t>
      </w:r>
    </w:p>
    <w:p w14:paraId="2D93A22A" w14:textId="77777777" w:rsidR="00A36DCE" w:rsidRDefault="00A36DCE" w:rsidP="00A36DCE">
      <w:pPr>
        <w:rPr>
          <w:b/>
        </w:rPr>
      </w:pPr>
    </w:p>
    <w:p w14:paraId="13C0E061" w14:textId="77777777" w:rsidR="00A36DCE" w:rsidRPr="00674F2C" w:rsidRDefault="00A36DCE" w:rsidP="00A36DCE">
      <w:pPr>
        <w:rPr>
          <w:b/>
        </w:rPr>
      </w:pPr>
      <w:proofErr w:type="spellStart"/>
      <w:r>
        <w:rPr>
          <w:b/>
        </w:rPr>
        <w:t>resultCode</w:t>
      </w:r>
      <w:proofErr w:type="spellEnd"/>
    </w:p>
    <w:p w14:paraId="696CA8C6" w14:textId="77777777" w:rsidR="00A36DCE" w:rsidRDefault="00A36DCE" w:rsidP="00A36DCE">
      <w:r w:rsidRPr="00674F2C">
        <w:t xml:space="preserve">Om </w:t>
      </w:r>
      <w:proofErr w:type="spellStart"/>
      <w:r w:rsidRPr="00674F2C">
        <w:t>resultCode</w:t>
      </w:r>
      <w:proofErr w:type="spellEnd"/>
      <w:r w:rsidRPr="00674F2C">
        <w:t xml:space="preserve"> INFO eller</w:t>
      </w:r>
      <w:r>
        <w:t xml:space="preserve"> </w:t>
      </w:r>
      <w:proofErr w:type="spellStart"/>
      <w:r>
        <w:t>ERROR</w:t>
      </w:r>
      <w:proofErr w:type="spellEnd"/>
      <w:r>
        <w:t xml:space="preserve"> så returneras också </w:t>
      </w:r>
      <w:r w:rsidRPr="00674F2C">
        <w:t xml:space="preserve">objektet </w:t>
      </w:r>
      <w:proofErr w:type="spellStart"/>
      <w:r w:rsidRPr="00674F2C">
        <w:t>resultText</w:t>
      </w:r>
      <w:proofErr w:type="spellEnd"/>
      <w:r w:rsidRPr="00674F2C">
        <w:t xml:space="preserve"> med information om anledningen</w:t>
      </w:r>
      <w:r>
        <w:t xml:space="preserve">. </w:t>
      </w:r>
      <w:proofErr w:type="spellStart"/>
      <w:r>
        <w:t>ERROR</w:t>
      </w:r>
      <w:proofErr w:type="spellEnd"/>
      <w:r>
        <w:t xml:space="preserve"> antyder logiskt fel (tekniska fel hanteras av </w:t>
      </w:r>
      <w:proofErr w:type="spellStart"/>
      <w:r>
        <w:t>SOAP</w:t>
      </w:r>
      <w:proofErr w:type="spellEnd"/>
      <w:r>
        <w:t xml:space="preserve"> </w:t>
      </w:r>
      <w:proofErr w:type="spellStart"/>
      <w:r>
        <w:t>exeptions</w:t>
      </w:r>
      <w:proofErr w:type="spellEnd"/>
      <w:r>
        <w:t xml:space="preserve">) </w:t>
      </w:r>
      <w:commentRangeStart w:id="496"/>
      <w:commentRangeStart w:id="497"/>
      <w:proofErr w:type="gramStart"/>
      <w:r>
        <w:t>tex</w:t>
      </w:r>
      <w:proofErr w:type="gramEnd"/>
      <w:r>
        <w:t xml:space="preserve"> om användaren inte är aktiv användare</w:t>
      </w:r>
      <w:commentRangeEnd w:id="496"/>
      <w:r w:rsidR="001E6585">
        <w:rPr>
          <w:rStyle w:val="Kommentarsreferens"/>
        </w:rPr>
        <w:commentReference w:id="496"/>
      </w:r>
      <w:r>
        <w:t>.</w:t>
      </w:r>
      <w:commentRangeEnd w:id="497"/>
      <w:r w:rsidR="00AC2172">
        <w:rPr>
          <w:rStyle w:val="Kommentarsreferens"/>
        </w:rPr>
        <w:commentReference w:id="497"/>
      </w:r>
    </w:p>
    <w:p w14:paraId="0893B556" w14:textId="77777777" w:rsidR="00A36DCE" w:rsidRDefault="00A36DCE" w:rsidP="00A36DCE"/>
    <w:p w14:paraId="25A04BF5" w14:textId="77777777" w:rsidR="00A36DCE" w:rsidRDefault="00A36DCE" w:rsidP="00A36DCE"/>
    <w:p w14:paraId="118EB3D3" w14:textId="77777777" w:rsidR="00A36DCE" w:rsidRPr="0045152E" w:rsidRDefault="00A36DCE" w:rsidP="00A36DCE">
      <w:pPr>
        <w:spacing w:line="240" w:lineRule="auto"/>
        <w:rPr>
          <w:b/>
        </w:rPr>
      </w:pPr>
      <w:proofErr w:type="spellStart"/>
      <w:r w:rsidRPr="0045152E">
        <w:rPr>
          <w:b/>
        </w:rPr>
        <w:t>notificationSent</w:t>
      </w:r>
      <w:proofErr w:type="spellEnd"/>
    </w:p>
    <w:p w14:paraId="2A955383" w14:textId="77777777" w:rsidR="00A36DCE" w:rsidRDefault="00A36DCE" w:rsidP="00A36DCE">
      <w:r>
        <w:t xml:space="preserve">Om producent har stöd för detta så returneras de typer av </w:t>
      </w:r>
      <w:proofErr w:type="gramStart"/>
      <w:r>
        <w:t>notifieringar</w:t>
      </w:r>
      <w:proofErr w:type="gramEnd"/>
      <w:r>
        <w:t xml:space="preserve"> som meddelandet resulterade i. </w:t>
      </w:r>
    </w:p>
    <w:p w14:paraId="3DB1825C" w14:textId="77777777" w:rsidR="00A36DCE" w:rsidRDefault="00A36DCE" w:rsidP="00A36DCE"/>
    <w:p w14:paraId="5DE2DEFC" w14:textId="77777777" w:rsidR="00A36DCE" w:rsidRPr="00FC09FC" w:rsidRDefault="00A36DCE" w:rsidP="00A36DCE">
      <w:pPr>
        <w:rPr>
          <w:b/>
        </w:rPr>
      </w:pPr>
      <w:proofErr w:type="spellStart"/>
      <w:r w:rsidRPr="00FC09FC">
        <w:rPr>
          <w:b/>
        </w:rPr>
        <w:t>SSOLinkType</w:t>
      </w:r>
      <w:proofErr w:type="spellEnd"/>
    </w:p>
    <w:p w14:paraId="63914209" w14:textId="77777777" w:rsidR="00A36DCE" w:rsidRDefault="00A36DCE" w:rsidP="00A36DCE">
      <w:proofErr w:type="spellStart"/>
      <w:r>
        <w:t>SSOLinkType</w:t>
      </w:r>
      <w:proofErr w:type="spellEnd"/>
      <w:r>
        <w:t xml:space="preserve"> används för att skapa en länk till ett externt system med stöd för ”singel </w:t>
      </w:r>
      <w:proofErr w:type="spellStart"/>
      <w:r>
        <w:t>sign</w:t>
      </w:r>
      <w:proofErr w:type="spellEnd"/>
      <w:r>
        <w:t xml:space="preserve"> on” oavsett vilken metod för identifiering som används i det länkade systemet. I informationen för länken anges </w:t>
      </w:r>
      <w:proofErr w:type="spellStart"/>
      <w:proofErr w:type="gramStart"/>
      <w:r>
        <w:t>systemId</w:t>
      </w:r>
      <w:proofErr w:type="spellEnd"/>
      <w:r>
        <w:t xml:space="preserve">  (länkat</w:t>
      </w:r>
      <w:proofErr w:type="gramEnd"/>
      <w:r>
        <w:t xml:space="preserve"> system behöver vara konfigurerat i portalen), länktext, parametrar för aktuellt anrop samt vilken typ av länk som avses (nytt fönster, befintlig fönster osv)</w:t>
      </w:r>
    </w:p>
    <w:p w14:paraId="569F40F7" w14:textId="77777777" w:rsidR="00A36DCE" w:rsidRDefault="00A36DCE" w:rsidP="00A36DCE">
      <w:r>
        <w:t xml:space="preserve">Observera att </w:t>
      </w:r>
      <w:proofErr w:type="spellStart"/>
      <w:r>
        <w:t>basurl</w:t>
      </w:r>
      <w:proofErr w:type="spellEnd"/>
      <w:r>
        <w:t xml:space="preserve"> för länken hämtas från systeminställningar i </w:t>
      </w:r>
      <w:proofErr w:type="spellStart"/>
      <w:r>
        <w:t>runtime</w:t>
      </w:r>
      <w:proofErr w:type="spellEnd"/>
      <w:r>
        <w:t xml:space="preserve"> till denna läggs därefter parametrar som angivit i </w:t>
      </w:r>
      <w:proofErr w:type="spellStart"/>
      <w:r>
        <w:t>queryString</w:t>
      </w:r>
      <w:proofErr w:type="spellEnd"/>
      <w:r>
        <w:t xml:space="preserve"> och eventuell information för identitetshantering.</w:t>
      </w:r>
    </w:p>
    <w:p w14:paraId="368C1A93" w14:textId="77777777" w:rsidR="00A36DCE" w:rsidRDefault="00A36DCE" w:rsidP="00A36DCE">
      <w:r>
        <w:rPr>
          <w:noProof/>
          <w:lang w:eastAsia="sv-SE"/>
        </w:rPr>
        <w:lastRenderedPageBreak/>
        <w:drawing>
          <wp:inline distT="0" distB="0" distL="0" distR="0" wp14:anchorId="51248553" wp14:editId="011BA376">
            <wp:extent cx="2859828" cy="1517271"/>
            <wp:effectExtent l="0" t="0" r="10795" b="6985"/>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828" cy="1517271"/>
                    </a:xfrm>
                    <a:prstGeom prst="rect">
                      <a:avLst/>
                    </a:prstGeom>
                    <a:noFill/>
                    <a:ln>
                      <a:noFill/>
                    </a:ln>
                  </pic:spPr>
                </pic:pic>
              </a:graphicData>
            </a:graphic>
          </wp:inline>
        </w:drawing>
      </w:r>
    </w:p>
    <w:p w14:paraId="37E440E2" w14:textId="77777777" w:rsidR="00A36DCE" w:rsidRDefault="00A36DCE" w:rsidP="00A36DCE">
      <w:pPr>
        <w:rPr>
          <w:color w:val="4F81BD" w:themeColor="accent1"/>
        </w:rPr>
      </w:pPr>
    </w:p>
    <w:p w14:paraId="4A9A02E1" w14:textId="77777777" w:rsidR="00A36DCE" w:rsidRDefault="00A36DCE" w:rsidP="00A36DCE">
      <w:pPr>
        <w:pStyle w:val="Rubrik4"/>
      </w:pPr>
      <w:r w:rsidRPr="00776D68">
        <w:t>Icke funktionella krav</w:t>
      </w:r>
    </w:p>
    <w:p w14:paraId="116D5758" w14:textId="77777777" w:rsidR="00A36DCE" w:rsidRPr="00776D68" w:rsidRDefault="00A36DCE" w:rsidP="00A36DCE">
      <w:pPr>
        <w:pStyle w:val="Rubrik5"/>
      </w:pPr>
      <w:r w:rsidRPr="00776D68">
        <w:t>SLA-krav</w:t>
      </w:r>
    </w:p>
    <w:p w14:paraId="2ABC8A23" w14:textId="66778585" w:rsidR="00A36DCE" w:rsidDel="00104360" w:rsidRDefault="00104360" w:rsidP="00A36DCE">
      <w:pPr>
        <w:rPr>
          <w:del w:id="498" w:author="björn hedman" w:date="2014-06-25T09:48:00Z"/>
        </w:rPr>
      </w:pPr>
      <w:ins w:id="499" w:author="björn hedman" w:date="2014-06-25T09:48:00Z">
        <w:r w:rsidRPr="00997D80">
          <w:rPr>
            <w:rPrChange w:id="500" w:author="björn hedman" w:date="2014-06-25T09:50:00Z">
              <w:rPr>
                <w:highlight w:val="yellow"/>
              </w:rPr>
            </w:rPrChange>
          </w:rPr>
          <w:t>Inga specifika krav</w:t>
        </w:r>
      </w:ins>
      <w:ins w:id="501" w:author="björn hedman" w:date="2014-06-25T09:50:00Z">
        <w:r w:rsidR="00997D80" w:rsidRPr="00997D80">
          <w:t>,</w:t>
        </w:r>
      </w:ins>
      <w:ins w:id="502" w:author="björn hedman" w:date="2014-06-25T09:48:00Z">
        <w:r>
          <w:t xml:space="preserve"> de generella SLA reglerna som finns beskrivna tidigare i dokumentet</w:t>
        </w:r>
      </w:ins>
      <w:ins w:id="503" w:author="björn hedman" w:date="2014-06-25T09:49:00Z">
        <w:r>
          <w:t xml:space="preserve"> gäller</w:t>
        </w:r>
      </w:ins>
      <w:ins w:id="504" w:author="björn hedman" w:date="2014-06-25T09:48:00Z">
        <w:r w:rsidRPr="008B016A" w:rsidDel="00104360">
          <w:t xml:space="preserve"> </w:t>
        </w:r>
      </w:ins>
      <w:del w:id="505" w:author="björn hedman" w:date="2014-06-25T09:48:00Z">
        <w:r w:rsidR="00A36DCE" w:rsidRPr="008B016A" w:rsidDel="00104360">
          <w:delText>Följande SLA-krav gäller för producenter av detta tjänstekontrakt.</w:delText>
        </w:r>
      </w:del>
    </w:p>
    <w:p w14:paraId="1E0C18EA" w14:textId="77777777" w:rsidR="00A36DCE" w:rsidRPr="008B016A" w:rsidRDefault="00A36DCE" w:rsidP="00A36DCE"/>
    <w:p w14:paraId="105D5932" w14:textId="77777777" w:rsidR="0039481C" w:rsidRPr="008B016A" w:rsidRDefault="0039481C" w:rsidP="0039481C"/>
    <w:p w14:paraId="7099B70B" w14:textId="68F7A892" w:rsidR="0039481C" w:rsidRDefault="0039481C" w:rsidP="0039481C">
      <w:pPr>
        <w:pStyle w:val="Rubrik3"/>
      </w:pPr>
      <w:bookmarkStart w:id="506" w:name="_Toc243452574"/>
      <w:bookmarkStart w:id="507" w:name="_Toc265310668"/>
      <w:r w:rsidRPr="00776D68">
        <w:t>Annan information om kontraktet</w:t>
      </w:r>
      <w:bookmarkEnd w:id="506"/>
      <w:bookmarkEnd w:id="507"/>
    </w:p>
    <w:p w14:paraId="000AE5CD" w14:textId="56E2F2DF" w:rsidR="00A36DCE" w:rsidRPr="00A36DCE" w:rsidRDefault="00A36DCE" w:rsidP="00A36DCE">
      <w:r>
        <w:t xml:space="preserve">Respektive producent avgör om meddelandet kan </w:t>
      </w:r>
      <w:proofErr w:type="spellStart"/>
      <w:r>
        <w:t>formatteras</w:t>
      </w:r>
      <w:proofErr w:type="spellEnd"/>
      <w:r>
        <w:t xml:space="preserve"> (</w:t>
      </w:r>
      <w:proofErr w:type="gramStart"/>
      <w:r>
        <w:t>tex</w:t>
      </w:r>
      <w:proofErr w:type="gramEnd"/>
      <w:r>
        <w:t xml:space="preserve"> via </w:t>
      </w:r>
      <w:proofErr w:type="spellStart"/>
      <w:r>
        <w:t>docBook</w:t>
      </w:r>
      <w:proofErr w:type="spellEnd"/>
      <w:r>
        <w:t xml:space="preserve">) och hur reglerna för detta ser ut. </w:t>
      </w:r>
      <w:commentRangeStart w:id="508"/>
      <w:commentRangeStart w:id="509"/>
      <w:r>
        <w:t xml:space="preserve">Producent </w:t>
      </w:r>
      <w:commentRangeEnd w:id="508"/>
      <w:r w:rsidR="001E6585">
        <w:rPr>
          <w:rStyle w:val="Kommentarsreferens"/>
        </w:rPr>
        <w:commentReference w:id="508"/>
      </w:r>
      <w:commentRangeEnd w:id="509"/>
      <w:r w:rsidR="00AC2172">
        <w:rPr>
          <w:rStyle w:val="Kommentarsreferens"/>
        </w:rPr>
        <w:commentReference w:id="509"/>
      </w:r>
      <w:r>
        <w:t>bör beskriva detta i separat producentspecifik anslutningsspecifikation.</w:t>
      </w:r>
    </w:p>
    <w:p w14:paraId="36CDFA24" w14:textId="77777777" w:rsidR="003D77DA" w:rsidRDefault="003D77DA" w:rsidP="003D77DA">
      <w:pPr>
        <w:pStyle w:val="Rubrik2"/>
        <w:numPr>
          <w:ilvl w:val="0"/>
          <w:numId w:val="0"/>
        </w:numPr>
        <w:ind w:left="576" w:hanging="576"/>
      </w:pPr>
    </w:p>
    <w:p w14:paraId="17020F6C" w14:textId="77777777" w:rsidR="003D77DA" w:rsidRPr="000E3884" w:rsidRDefault="003D77DA" w:rsidP="003D77DA">
      <w:pPr>
        <w:pStyle w:val="Rubrik2"/>
      </w:pPr>
      <w:bookmarkStart w:id="510" w:name="_Toc263325191"/>
      <w:bookmarkStart w:id="511" w:name="_Toc265310669"/>
      <w:proofErr w:type="spellStart"/>
      <w:r w:rsidRPr="000E3884">
        <w:t>IsActiveUser</w:t>
      </w:r>
      <w:bookmarkEnd w:id="510"/>
      <w:bookmarkEnd w:id="511"/>
      <w:proofErr w:type="spellEnd"/>
    </w:p>
    <w:p w14:paraId="45165BA1" w14:textId="77777777" w:rsidR="003D77DA" w:rsidRPr="000E3884" w:rsidRDefault="003D77DA" w:rsidP="003D77DA"/>
    <w:p w14:paraId="05C60E93" w14:textId="77777777" w:rsidR="003D77DA" w:rsidRPr="000E3884" w:rsidRDefault="003D77DA" w:rsidP="003D77DA">
      <w:r w:rsidRPr="000E3884">
        <w:t>Tjänsten används för att ett konsumerande system ska kunna kontrollera om en individ är aktiv/</w:t>
      </w:r>
      <w:proofErr w:type="spellStart"/>
      <w:r w:rsidRPr="000E3884">
        <w:t>registerad</w:t>
      </w:r>
      <w:proofErr w:type="spellEnd"/>
      <w:r w:rsidRPr="000E3884">
        <w:t xml:space="preserve"> användare av ett system.</w:t>
      </w:r>
    </w:p>
    <w:p w14:paraId="1A29E423" w14:textId="77777777" w:rsidR="003D77DA" w:rsidRPr="000E3884" w:rsidRDefault="003D77DA" w:rsidP="003D77DA"/>
    <w:p w14:paraId="5421D82C" w14:textId="77777777" w:rsidR="003D77DA" w:rsidRPr="003D4979" w:rsidRDefault="003D77DA" w:rsidP="003D77DA">
      <w:r w:rsidRPr="000E3884">
        <w:t xml:space="preserve">Tjänsten tar ett </w:t>
      </w:r>
      <w:proofErr w:type="spellStart"/>
      <w:r w:rsidRPr="000E3884">
        <w:t>personid</w:t>
      </w:r>
      <w:proofErr w:type="spellEnd"/>
      <w:r w:rsidRPr="000E3884">
        <w:t xml:space="preserve"> (personnummer) i frågan och returnerar status</w:t>
      </w:r>
      <w:r w:rsidRPr="003D4979">
        <w:t xml:space="preserve"> för individen och om denne har aktiverat någon form av n</w:t>
      </w:r>
      <w:r>
        <w:t xml:space="preserve">otifiering via SMS eller epost </w:t>
      </w:r>
      <w:proofErr w:type="gramStart"/>
      <w:r>
        <w:t>.</w:t>
      </w:r>
      <w:r w:rsidRPr="003D4979">
        <w:t>Notera</w:t>
      </w:r>
      <w:proofErr w:type="gramEnd"/>
      <w:r w:rsidRPr="003D4979">
        <w:t xml:space="preserve"> att de som returneras är endast status för vad som är aktiverat inte några</w:t>
      </w:r>
      <w:r>
        <w:t xml:space="preserve"> faktiska</w:t>
      </w:r>
      <w:r w:rsidRPr="003D4979">
        <w:t xml:space="preserve"> uppgifter </w:t>
      </w:r>
      <w:r>
        <w:t>om adresser eller telefonnummer</w:t>
      </w:r>
    </w:p>
    <w:p w14:paraId="316EF870" w14:textId="77777777" w:rsidR="003D77DA" w:rsidRDefault="003D77DA" w:rsidP="003D77DA"/>
    <w:p w14:paraId="093D9C1C" w14:textId="77777777" w:rsidR="003D77DA" w:rsidRDefault="003D77DA" w:rsidP="003D77DA">
      <w:r>
        <w:t>”Kontrollera aktiv användare”</w:t>
      </w:r>
    </w:p>
    <w:p w14:paraId="1B9A9339" w14:textId="77777777" w:rsidR="003D77DA" w:rsidRDefault="003D77DA" w:rsidP="003D77DA">
      <w:pPr>
        <w:spacing w:line="240" w:lineRule="auto"/>
        <w:rPr>
          <w:rFonts w:eastAsia="Times New Roman"/>
          <w:bCs/>
          <w:sz w:val="30"/>
          <w:szCs w:val="28"/>
        </w:rPr>
      </w:pPr>
    </w:p>
    <w:p w14:paraId="140EBC44" w14:textId="77777777" w:rsidR="003D77DA" w:rsidRDefault="003D77DA" w:rsidP="003D77DA">
      <w:pPr>
        <w:pStyle w:val="Rubrik3"/>
      </w:pPr>
      <w:bookmarkStart w:id="512" w:name="_Toc263325192"/>
      <w:bookmarkStart w:id="513" w:name="_Toc265310670"/>
      <w:r>
        <w:t>Version</w:t>
      </w:r>
      <w:bookmarkEnd w:id="512"/>
      <w:bookmarkEnd w:id="513"/>
    </w:p>
    <w:p w14:paraId="145925EB" w14:textId="77777777" w:rsidR="003D77DA" w:rsidRDefault="003D77DA" w:rsidP="003D77DA">
      <w:r w:rsidRPr="009D58C0">
        <w:t>1.0</w:t>
      </w:r>
    </w:p>
    <w:p w14:paraId="3B10581A" w14:textId="77777777" w:rsidR="003D77DA" w:rsidRPr="00C55071" w:rsidRDefault="003D77DA" w:rsidP="003D77DA"/>
    <w:p w14:paraId="7D10ABF7" w14:textId="77777777" w:rsidR="003D77DA" w:rsidRDefault="003D77DA" w:rsidP="003D77DA">
      <w:pPr>
        <w:pStyle w:val="Rubrik3"/>
      </w:pPr>
      <w:bookmarkStart w:id="514" w:name="_Toc263325193"/>
      <w:bookmarkStart w:id="515" w:name="_Toc265310671"/>
      <w:r>
        <w:t>Fältregler</w:t>
      </w:r>
      <w:bookmarkEnd w:id="514"/>
      <w:bookmarkEnd w:id="515"/>
    </w:p>
    <w:p w14:paraId="03A230B9" w14:textId="77777777" w:rsidR="003D77DA" w:rsidRDefault="003D77DA" w:rsidP="003D77DA">
      <w:r>
        <w:t xml:space="preserve">Nedanstående tabell beskriver varje element i begäran och svar. Har namnet en * finns ytterligare regler för detta element och beskrivs mer i detalj i stycket Regler. </w:t>
      </w:r>
    </w:p>
    <w:p w14:paraId="0033E4C7" w14:textId="77777777" w:rsidR="003D77DA" w:rsidRDefault="003D77DA" w:rsidP="003D77DA"/>
    <w:tbl>
      <w:tblPr>
        <w:tblStyle w:val="Tabellrutnt"/>
        <w:tblW w:w="9606" w:type="dxa"/>
        <w:tblLayout w:type="fixed"/>
        <w:tblLook w:val="04A0" w:firstRow="1" w:lastRow="0" w:firstColumn="1" w:lastColumn="0" w:noHBand="0" w:noVBand="1"/>
      </w:tblPr>
      <w:tblGrid>
        <w:gridCol w:w="2660"/>
        <w:gridCol w:w="1417"/>
        <w:gridCol w:w="4111"/>
        <w:gridCol w:w="1418"/>
      </w:tblGrid>
      <w:tr w:rsidR="003D77DA" w14:paraId="51556BEB" w14:textId="77777777" w:rsidTr="00E7721D">
        <w:trPr>
          <w:trHeight w:val="384"/>
        </w:trPr>
        <w:tc>
          <w:tcPr>
            <w:tcW w:w="2660" w:type="dxa"/>
            <w:shd w:val="clear" w:color="auto" w:fill="D9D9D9" w:themeFill="background1" w:themeFillShade="D9"/>
            <w:vAlign w:val="bottom"/>
          </w:tcPr>
          <w:p w14:paraId="61DC6947" w14:textId="77777777" w:rsidR="003D77DA" w:rsidRDefault="003D77DA" w:rsidP="00E7721D">
            <w:pPr>
              <w:rPr>
                <w:b/>
              </w:rPr>
            </w:pPr>
            <w:r>
              <w:rPr>
                <w:b/>
              </w:rPr>
              <w:t>Namn</w:t>
            </w:r>
          </w:p>
        </w:tc>
        <w:tc>
          <w:tcPr>
            <w:tcW w:w="1417" w:type="dxa"/>
            <w:shd w:val="clear" w:color="auto" w:fill="D9D9D9" w:themeFill="background1" w:themeFillShade="D9"/>
            <w:vAlign w:val="bottom"/>
          </w:tcPr>
          <w:p w14:paraId="5FBFB178" w14:textId="77777777" w:rsidR="003D77DA" w:rsidRDefault="003D77DA" w:rsidP="00E7721D">
            <w:pPr>
              <w:rPr>
                <w:b/>
              </w:rPr>
            </w:pPr>
            <w:r>
              <w:rPr>
                <w:b/>
              </w:rPr>
              <w:t>Typ</w:t>
            </w:r>
          </w:p>
        </w:tc>
        <w:tc>
          <w:tcPr>
            <w:tcW w:w="4111" w:type="dxa"/>
            <w:shd w:val="clear" w:color="auto" w:fill="D9D9D9" w:themeFill="background1" w:themeFillShade="D9"/>
            <w:vAlign w:val="bottom"/>
          </w:tcPr>
          <w:p w14:paraId="5808274D" w14:textId="77777777" w:rsidR="003D77DA" w:rsidRDefault="003D77DA" w:rsidP="00E7721D">
            <w:pPr>
              <w:rPr>
                <w:b/>
              </w:rPr>
            </w:pPr>
            <w:r>
              <w:rPr>
                <w:b/>
              </w:rPr>
              <w:t>Beskrivning</w:t>
            </w:r>
          </w:p>
        </w:tc>
        <w:tc>
          <w:tcPr>
            <w:tcW w:w="1418" w:type="dxa"/>
            <w:shd w:val="clear" w:color="auto" w:fill="D9D9D9" w:themeFill="background1" w:themeFillShade="D9"/>
            <w:vAlign w:val="bottom"/>
          </w:tcPr>
          <w:p w14:paraId="4BD8A597" w14:textId="77777777" w:rsidR="003D77DA" w:rsidRDefault="003D77DA" w:rsidP="00E7721D">
            <w:pPr>
              <w:rPr>
                <w:b/>
              </w:rPr>
            </w:pPr>
            <w:proofErr w:type="spellStart"/>
            <w:r>
              <w:rPr>
                <w:b/>
              </w:rPr>
              <w:t>Kardinalitet</w:t>
            </w:r>
            <w:proofErr w:type="spellEnd"/>
          </w:p>
        </w:tc>
      </w:tr>
      <w:tr w:rsidR="003D77DA" w14:paraId="22B62984" w14:textId="77777777" w:rsidTr="00E7721D">
        <w:tc>
          <w:tcPr>
            <w:tcW w:w="2660" w:type="dxa"/>
          </w:tcPr>
          <w:p w14:paraId="5519FCF2"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lastRenderedPageBreak/>
              <w:t>Begäran</w:t>
            </w:r>
          </w:p>
        </w:tc>
        <w:tc>
          <w:tcPr>
            <w:tcW w:w="1417" w:type="dxa"/>
          </w:tcPr>
          <w:p w14:paraId="6109C34D"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E9656A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78885F1F"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6DD970EF" w14:textId="77777777" w:rsidTr="00E7721D">
        <w:tc>
          <w:tcPr>
            <w:tcW w:w="2660" w:type="dxa"/>
          </w:tcPr>
          <w:p w14:paraId="41636D2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1A3FE2">
              <w:t>subjectOfCare</w:t>
            </w:r>
            <w:r>
              <w:t>Id</w:t>
            </w:r>
            <w:proofErr w:type="spellEnd"/>
          </w:p>
        </w:tc>
        <w:tc>
          <w:tcPr>
            <w:tcW w:w="1417" w:type="dxa"/>
          </w:tcPr>
          <w:p w14:paraId="1E5FD7A6"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SubjectOf</w:t>
            </w:r>
            <w:r>
              <w:softHyphen/>
              <w:t>CareIdType</w:t>
            </w:r>
            <w:proofErr w:type="spellEnd"/>
          </w:p>
        </w:tc>
        <w:tc>
          <w:tcPr>
            <w:tcW w:w="4111" w:type="dxa"/>
          </w:tcPr>
          <w:p w14:paraId="5DE0CAA7" w14:textId="77777777" w:rsidR="003D77DA" w:rsidRDefault="003D77DA" w:rsidP="00E7721D">
            <w:r>
              <w:t xml:space="preserve">Person- eller samordningsnummer </w:t>
            </w:r>
            <w:proofErr w:type="spellStart"/>
            <w:r>
              <w:t>enl</w:t>
            </w:r>
            <w:proofErr w:type="spellEnd"/>
            <w:r>
              <w:t xml:space="preserve"> format:</w:t>
            </w:r>
          </w:p>
          <w:p w14:paraId="13CB5039"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79D14F3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1</w:t>
            </w:r>
            <w:proofErr w:type="gramStart"/>
            <w:r w:rsidRPr="001A3FE2">
              <w:t>..</w:t>
            </w:r>
            <w:proofErr w:type="gramEnd"/>
            <w:r w:rsidRPr="001A3FE2">
              <w:t>1</w:t>
            </w:r>
          </w:p>
        </w:tc>
      </w:tr>
      <w:tr w:rsidR="003D77DA" w14:paraId="71A3AD46" w14:textId="77777777" w:rsidTr="00E7721D">
        <w:tc>
          <w:tcPr>
            <w:tcW w:w="2660" w:type="dxa"/>
          </w:tcPr>
          <w:p w14:paraId="49CE6D3F"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0F41DD6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6CD8B31A"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505BED19"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1A34C84B" w14:textId="77777777" w:rsidTr="00E7721D">
        <w:tc>
          <w:tcPr>
            <w:tcW w:w="2660" w:type="dxa"/>
          </w:tcPr>
          <w:p w14:paraId="2F3B446D" w14:textId="77777777" w:rsidR="003D77DA" w:rsidRPr="00556159" w:rsidRDefault="003D77DA" w:rsidP="00E7721D">
            <w:pPr>
              <w:pStyle w:val="TableParagraph"/>
              <w:spacing w:line="229" w:lineRule="exact"/>
              <w:ind w:left="102"/>
              <w:rPr>
                <w:rFonts w:ascii="Times New Roman" w:eastAsia="Times New Roman" w:hAnsi="Times New Roman" w:cs="Times New Roman"/>
                <w:spacing w:val="-1"/>
                <w:sz w:val="20"/>
                <w:szCs w:val="20"/>
                <w:highlight w:val="yellow"/>
              </w:rPr>
            </w:pPr>
            <w:r>
              <w:t>status</w:t>
            </w:r>
          </w:p>
        </w:tc>
        <w:tc>
          <w:tcPr>
            <w:tcW w:w="1417" w:type="dxa"/>
          </w:tcPr>
          <w:p w14:paraId="0FBCD5F4"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boolean</w:t>
            </w:r>
            <w:proofErr w:type="spellEnd"/>
          </w:p>
        </w:tc>
        <w:tc>
          <w:tcPr>
            <w:tcW w:w="4111" w:type="dxa"/>
          </w:tcPr>
          <w:p w14:paraId="5A68A8A3"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True</w:t>
            </w:r>
            <w:proofErr w:type="spellEnd"/>
            <w:r>
              <w:t xml:space="preserve"> om personen är </w:t>
            </w:r>
            <w:proofErr w:type="spellStart"/>
            <w:r>
              <w:t>registerad</w:t>
            </w:r>
            <w:proofErr w:type="spellEnd"/>
            <w:r>
              <w:t xml:space="preserve"> användare</w:t>
            </w:r>
          </w:p>
        </w:tc>
        <w:tc>
          <w:tcPr>
            <w:tcW w:w="1418" w:type="dxa"/>
          </w:tcPr>
          <w:p w14:paraId="7C1A5B7D"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1</w:t>
            </w:r>
            <w:proofErr w:type="gramStart"/>
            <w:r>
              <w:t>..</w:t>
            </w:r>
            <w:proofErr w:type="gramEnd"/>
            <w:r>
              <w:t>1</w:t>
            </w:r>
          </w:p>
        </w:tc>
      </w:tr>
      <w:tr w:rsidR="003D77DA" w14:paraId="05545B3F" w14:textId="77777777" w:rsidTr="00E7721D">
        <w:tc>
          <w:tcPr>
            <w:tcW w:w="2660" w:type="dxa"/>
          </w:tcPr>
          <w:p w14:paraId="75F49EB7" w14:textId="77777777" w:rsidR="003D77DA" w:rsidRPr="00BE7DC6" w:rsidRDefault="003D77DA" w:rsidP="00E7721D">
            <w:pPr>
              <w:pStyle w:val="TableParagraph"/>
              <w:spacing w:line="229" w:lineRule="exact"/>
              <w:ind w:left="102"/>
              <w:rPr>
                <w:rFonts w:ascii="Times New Roman" w:eastAsia="Times New Roman" w:hAnsi="Times New Roman" w:cs="Times New Roman"/>
                <w:spacing w:val="-1"/>
                <w:sz w:val="20"/>
                <w:szCs w:val="20"/>
              </w:rPr>
            </w:pPr>
            <w:proofErr w:type="spellStart"/>
            <w:r w:rsidRPr="00BE7DC6">
              <w:t>activeNotificationMethods</w:t>
            </w:r>
            <w:proofErr w:type="spellEnd"/>
          </w:p>
        </w:tc>
        <w:tc>
          <w:tcPr>
            <w:tcW w:w="1417" w:type="dxa"/>
          </w:tcPr>
          <w:p w14:paraId="4479B88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proofErr w:type="spellStart"/>
            <w:r w:rsidRPr="00BE7DC6">
              <w:t>notificationMethodType</w:t>
            </w:r>
            <w:proofErr w:type="spellEnd"/>
          </w:p>
        </w:tc>
        <w:tc>
          <w:tcPr>
            <w:tcW w:w="4111" w:type="dxa"/>
          </w:tcPr>
          <w:p w14:paraId="0CA92289" w14:textId="77777777" w:rsidR="003D77DA" w:rsidRPr="00BE7DC6" w:rsidRDefault="003D77DA" w:rsidP="00E7721D">
            <w:r w:rsidRPr="00BE7DC6">
              <w:t xml:space="preserve">Listar aktuella metoder för </w:t>
            </w:r>
            <w:proofErr w:type="spellStart"/>
            <w:r w:rsidRPr="00BE7DC6">
              <w:t>notifering</w:t>
            </w:r>
            <w:proofErr w:type="spellEnd"/>
          </w:p>
          <w:p w14:paraId="4F9E8F2D" w14:textId="77777777" w:rsidR="003D77DA" w:rsidRPr="00BE7DC6" w:rsidRDefault="003D77DA" w:rsidP="003D77DA">
            <w:pPr>
              <w:pStyle w:val="Liststycke"/>
              <w:numPr>
                <w:ilvl w:val="0"/>
                <w:numId w:val="32"/>
              </w:numPr>
            </w:pPr>
            <w:r w:rsidRPr="00BE7DC6">
              <w:t>SMS</w:t>
            </w:r>
          </w:p>
          <w:p w14:paraId="10E78E0A" w14:textId="77777777" w:rsidR="003D77DA" w:rsidRPr="00BE7DC6" w:rsidRDefault="003D77DA" w:rsidP="003D77DA">
            <w:pPr>
              <w:pStyle w:val="Liststycke"/>
              <w:numPr>
                <w:ilvl w:val="0"/>
                <w:numId w:val="32"/>
              </w:numPr>
            </w:pPr>
            <w:r w:rsidRPr="00BE7DC6">
              <w:t>email</w:t>
            </w:r>
          </w:p>
          <w:p w14:paraId="1E40BD33" w14:textId="77777777" w:rsidR="003D77DA" w:rsidRPr="00BE7DC6" w:rsidRDefault="003D77DA" w:rsidP="003D77DA">
            <w:pPr>
              <w:pStyle w:val="TableParagraph"/>
              <w:numPr>
                <w:ilvl w:val="0"/>
                <w:numId w:val="32"/>
              </w:numPr>
              <w:spacing w:line="226" w:lineRule="exact"/>
              <w:rPr>
                <w:rFonts w:ascii="Times New Roman" w:eastAsia="Times New Roman" w:hAnsi="Times New Roman" w:cs="Times New Roman"/>
                <w:spacing w:val="-1"/>
                <w:sz w:val="20"/>
                <w:szCs w:val="20"/>
              </w:rPr>
            </w:pPr>
            <w:proofErr w:type="spellStart"/>
            <w:r w:rsidRPr="00BE7DC6">
              <w:t>other</w:t>
            </w:r>
            <w:proofErr w:type="spellEnd"/>
          </w:p>
        </w:tc>
        <w:tc>
          <w:tcPr>
            <w:tcW w:w="1418" w:type="dxa"/>
          </w:tcPr>
          <w:p w14:paraId="34A6FD6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0</w:t>
            </w:r>
            <w:proofErr w:type="gramStart"/>
            <w:r w:rsidRPr="00BE7DC6">
              <w:t>..</w:t>
            </w:r>
            <w:proofErr w:type="gramEnd"/>
            <w:r w:rsidRPr="00BE7DC6">
              <w:t>*</w:t>
            </w:r>
          </w:p>
        </w:tc>
      </w:tr>
    </w:tbl>
    <w:p w14:paraId="103D38E9" w14:textId="77777777" w:rsidR="003D77DA" w:rsidRDefault="003D77DA" w:rsidP="003D77DA"/>
    <w:p w14:paraId="17BCFEE4" w14:textId="77777777" w:rsidR="003D77DA" w:rsidRPr="00ED19D0" w:rsidRDefault="003D77DA" w:rsidP="003D77DA">
      <w:pPr>
        <w:pStyle w:val="Brdtext"/>
      </w:pPr>
    </w:p>
    <w:p w14:paraId="488B25CD" w14:textId="77777777" w:rsidR="003D77DA" w:rsidRDefault="003D77DA" w:rsidP="003D77DA">
      <w:pPr>
        <w:pStyle w:val="Rubrik3"/>
      </w:pPr>
      <w:bookmarkStart w:id="516" w:name="_Toc263325194"/>
      <w:bookmarkStart w:id="517" w:name="_Toc265310672"/>
      <w:r>
        <w:t>Övriga regler</w:t>
      </w:r>
      <w:bookmarkEnd w:id="516"/>
      <w:bookmarkEnd w:id="517"/>
    </w:p>
    <w:p w14:paraId="1D36136C" w14:textId="77777777" w:rsidR="003D77DA" w:rsidRDefault="003D77DA" w:rsidP="003D77DA">
      <w:pPr>
        <w:rPr>
          <w:sz w:val="22"/>
          <w:u w:val="single"/>
        </w:rPr>
      </w:pPr>
      <w:proofErr w:type="gramStart"/>
      <w:r>
        <w:t>Ej</w:t>
      </w:r>
      <w:proofErr w:type="gramEnd"/>
      <w:r>
        <w:t xml:space="preserve"> tillämpligt</w:t>
      </w:r>
    </w:p>
    <w:p w14:paraId="3E93E9EE" w14:textId="77777777" w:rsidR="003D77DA" w:rsidRDefault="003D77DA" w:rsidP="003D77DA">
      <w:pPr>
        <w:rPr>
          <w:color w:val="4F81BD" w:themeColor="accent1"/>
        </w:rPr>
      </w:pPr>
    </w:p>
    <w:p w14:paraId="4B82252E" w14:textId="77777777" w:rsidR="003D77DA" w:rsidRPr="00776D68" w:rsidRDefault="003D77DA" w:rsidP="003D77DA">
      <w:pPr>
        <w:pStyle w:val="Rubrik4"/>
      </w:pPr>
      <w:r w:rsidRPr="00776D68">
        <w:t>Icke funktionella krav</w:t>
      </w:r>
    </w:p>
    <w:p w14:paraId="5AD927C2" w14:textId="77777777" w:rsidR="003D77DA" w:rsidRDefault="003D77DA" w:rsidP="003D77DA">
      <w:pPr>
        <w:rPr>
          <w:sz w:val="22"/>
          <w:u w:val="single"/>
        </w:rPr>
      </w:pPr>
      <w:proofErr w:type="gramStart"/>
      <w:r>
        <w:t>Ej</w:t>
      </w:r>
      <w:proofErr w:type="gramEnd"/>
      <w:r>
        <w:t xml:space="preserve"> tillämpligt</w:t>
      </w:r>
    </w:p>
    <w:p w14:paraId="57D71358" w14:textId="77777777" w:rsidR="003D77DA" w:rsidRPr="00776D68" w:rsidRDefault="003D77DA" w:rsidP="003D77DA">
      <w:pPr>
        <w:pStyle w:val="Rubrik5"/>
      </w:pPr>
      <w:r w:rsidRPr="00776D68">
        <w:t>SLA-krav</w:t>
      </w:r>
    </w:p>
    <w:p w14:paraId="710DF6F3" w14:textId="66BC723D" w:rsidR="003D77DA" w:rsidDel="00C94FFC" w:rsidRDefault="003D77DA" w:rsidP="003D77DA">
      <w:pPr>
        <w:rPr>
          <w:del w:id="518" w:author="björn hedman" w:date="2014-06-25T09:49:00Z"/>
        </w:rPr>
      </w:pPr>
      <w:r>
        <w:t xml:space="preserve"> </w:t>
      </w:r>
      <w:ins w:id="519" w:author="björn hedman" w:date="2014-06-25T09:49:00Z">
        <w:r w:rsidR="00C94FFC" w:rsidRPr="00997D80">
          <w:rPr>
            <w:rPrChange w:id="520" w:author="björn hedman" w:date="2014-06-25T09:51:00Z">
              <w:rPr>
                <w:highlight w:val="yellow"/>
              </w:rPr>
            </w:rPrChange>
          </w:rPr>
          <w:t>Inga specifika krav</w:t>
        </w:r>
        <w:r w:rsidR="00997D80" w:rsidRPr="00997D80">
          <w:t>,</w:t>
        </w:r>
        <w:r w:rsidR="00C94FFC">
          <w:t xml:space="preserve"> de generella SLA reglerna som finns beskrivna tidigare i dokumentet gäller</w:t>
        </w:r>
        <w:r w:rsidR="00C94FFC" w:rsidRPr="002B6787" w:rsidDel="00C94FFC">
          <w:rPr>
            <w:highlight w:val="yellow"/>
          </w:rPr>
          <w:t xml:space="preserve"> </w:t>
        </w:r>
      </w:ins>
      <w:commentRangeStart w:id="521"/>
      <w:del w:id="522" w:author="björn hedman" w:date="2014-06-25T09:49:00Z">
        <w:r w:rsidRPr="002B6787" w:rsidDel="00C94FFC">
          <w:rPr>
            <w:highlight w:val="yellow"/>
          </w:rPr>
          <w:delText>För batchkörning gälle</w:delText>
        </w:r>
        <w:r w:rsidDel="00C94FFC">
          <w:rPr>
            <w:highlight w:val="yellow"/>
          </w:rPr>
          <w:delText>r</w:delText>
        </w:r>
      </w:del>
      <w:del w:id="523" w:author="björn hedman" w:date="2014-06-25T09:45:00Z">
        <w:r w:rsidDel="00104360">
          <w:rPr>
            <w:highlight w:val="yellow"/>
          </w:rPr>
          <w:delText>….kompletteras</w:delText>
        </w:r>
        <w:commentRangeEnd w:id="521"/>
        <w:r w:rsidR="001E6585" w:rsidDel="00104360">
          <w:rPr>
            <w:rStyle w:val="Kommentarsreferens"/>
          </w:rPr>
          <w:commentReference w:id="521"/>
        </w:r>
      </w:del>
    </w:p>
    <w:p w14:paraId="6C8E5D6F" w14:textId="77777777" w:rsidR="003D77DA" w:rsidRPr="000B492D" w:rsidRDefault="003D77DA" w:rsidP="003D77DA">
      <w:pPr>
        <w:rPr>
          <w:lang w:eastAsia="sv-SE"/>
        </w:rPr>
      </w:pPr>
    </w:p>
    <w:p w14:paraId="4140D68C" w14:textId="77777777" w:rsidR="003D77DA" w:rsidRDefault="003D77DA" w:rsidP="003D77DA">
      <w:pPr>
        <w:pStyle w:val="Rubrik3"/>
      </w:pPr>
      <w:bookmarkStart w:id="524" w:name="_Toc265310673"/>
      <w:r w:rsidRPr="00776D68">
        <w:t>Annan information om kontraktet</w:t>
      </w:r>
      <w:bookmarkEnd w:id="524"/>
    </w:p>
    <w:p w14:paraId="39E1D409" w14:textId="72C11A6C" w:rsidR="00E127E3" w:rsidRPr="003D77DA" w:rsidRDefault="00767872" w:rsidP="003D77DA">
      <w:pPr>
        <w:spacing w:line="240" w:lineRule="auto"/>
        <w:rPr>
          <w:rFonts w:eastAsia="Times New Roman"/>
          <w:bCs/>
          <w:sz w:val="30"/>
          <w:szCs w:val="28"/>
        </w:rPr>
      </w:pPr>
      <w:del w:id="525" w:author="björn hedman" w:date="2014-06-25T09:51:00Z">
        <w:r w:rsidDel="00997D80">
          <w:rPr>
            <w:rFonts w:eastAsia="Times New Roman"/>
            <w:bCs/>
            <w:sz w:val="30"/>
            <w:szCs w:val="28"/>
          </w:rPr>
          <w:delText>.</w:delText>
        </w:r>
      </w:del>
    </w:p>
    <w:sectPr w:rsidR="00E127E3" w:rsidRPr="003D77DA" w:rsidSect="000A531A">
      <w:headerReference w:type="even" r:id="rId15"/>
      <w:headerReference w:type="default" r:id="rId16"/>
      <w:footerReference w:type="even"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2" w:author="Lennart Eriksson" w:date="2014-06-23T16:11:00Z" w:initials="Leriks">
    <w:p w14:paraId="632AFD9A" w14:textId="6E874EB5" w:rsidR="000F58AF" w:rsidRDefault="000F58AF">
      <w:pPr>
        <w:pStyle w:val="Kommentarer"/>
      </w:pPr>
      <w:r>
        <w:rPr>
          <w:rStyle w:val="Kommentarsreferens"/>
        </w:rPr>
        <w:annotationRef/>
      </w:r>
      <w:r>
        <w:t xml:space="preserve">Röd plupp Blått bort OBS detta blir </w:t>
      </w:r>
      <w:proofErr w:type="spellStart"/>
      <w:r>
        <w:t>beskrivninng</w:t>
      </w:r>
      <w:proofErr w:type="spellEnd"/>
      <w:r>
        <w:t xml:space="preserve"> av domänen på </w:t>
      </w:r>
      <w:proofErr w:type="spellStart"/>
      <w:r>
        <w:t>Ineras</w:t>
      </w:r>
      <w:proofErr w:type="spellEnd"/>
      <w:r>
        <w:t xml:space="preserve"> WEB. Kolla noga. </w:t>
      </w:r>
    </w:p>
  </w:comment>
  <w:comment w:id="277" w:author="Lennart Eriksson" w:date="2014-06-23T16:12:00Z" w:initials="Leriks">
    <w:p w14:paraId="57E35E5A" w14:textId="22A12C98" w:rsidR="000F58AF" w:rsidRDefault="000F58AF">
      <w:pPr>
        <w:pStyle w:val="Kommentarer"/>
      </w:pPr>
      <w:r>
        <w:rPr>
          <w:rStyle w:val="Kommentarsreferens"/>
        </w:rPr>
        <w:annotationRef/>
      </w:r>
      <w:r>
        <w:t xml:space="preserve">Skall </w:t>
      </w:r>
      <w:proofErr w:type="spellStart"/>
      <w:r>
        <w:t>cara</w:t>
      </w:r>
      <w:proofErr w:type="spellEnd"/>
      <w:r>
        <w:t xml:space="preserve"> tydliga referens markeringar. Röd plupp </w:t>
      </w:r>
    </w:p>
  </w:comment>
  <w:comment w:id="286" w:author="Lennart Eriksson" w:date="2014-06-23T16:12:00Z" w:initials="Leriks">
    <w:p w14:paraId="03DB32BB" w14:textId="2F1CB0E7" w:rsidR="000F58AF" w:rsidRDefault="000F58AF">
      <w:pPr>
        <w:pStyle w:val="Kommentarer"/>
      </w:pPr>
      <w:r>
        <w:rPr>
          <w:rStyle w:val="Kommentarsreferens"/>
        </w:rPr>
        <w:annotationRef/>
      </w:r>
      <w:r>
        <w:t xml:space="preserve">Röd plupp blått bort skall ersättas av svart text. </w:t>
      </w:r>
    </w:p>
  </w:comment>
  <w:comment w:id="300" w:author="Lennart Eriksson" w:date="2014-06-23T16:13:00Z" w:initials="Leriks">
    <w:p w14:paraId="7ABB5279" w14:textId="1928989F" w:rsidR="000F58AF" w:rsidRDefault="000F58AF">
      <w:pPr>
        <w:pStyle w:val="Kommentarer"/>
      </w:pPr>
      <w:r>
        <w:rPr>
          <w:rStyle w:val="Kommentarsreferens"/>
        </w:rPr>
        <w:annotationRef/>
      </w:r>
      <w:r>
        <w:t xml:space="preserve">Bort med blått skall vara svart </w:t>
      </w:r>
    </w:p>
  </w:comment>
  <w:comment w:id="305" w:author="Lennart Eriksson" w:date="2014-06-23T16:13:00Z" w:initials="Leriks">
    <w:p w14:paraId="4573D903" w14:textId="60070728" w:rsidR="000F58AF" w:rsidRDefault="000F58AF">
      <w:pPr>
        <w:pStyle w:val="Kommentarer"/>
      </w:pPr>
      <w:r>
        <w:rPr>
          <w:rStyle w:val="Kommentarsreferens"/>
        </w:rPr>
        <w:annotationRef/>
      </w:r>
      <w:r>
        <w:t xml:space="preserve">Varför? Måste till ett ab som förklarar varför. </w:t>
      </w:r>
    </w:p>
  </w:comment>
  <w:comment w:id="304" w:author="björn hedman" w:date="2014-06-24T13:13:00Z" w:initials="bh">
    <w:p w14:paraId="46F3602F" w14:textId="667A8AB9" w:rsidR="000F58AF" w:rsidRDefault="000F58AF">
      <w:pPr>
        <w:pStyle w:val="Kommentarer"/>
      </w:pPr>
      <w:r>
        <w:rPr>
          <w:rStyle w:val="Kommentarsreferens"/>
        </w:rPr>
        <w:annotationRef/>
      </w:r>
      <w:r>
        <w:t>Lagt till AB2.3</w:t>
      </w:r>
    </w:p>
  </w:comment>
  <w:comment w:id="320" w:author="Lennart Eriksson" w:date="2014-06-23T16:14:00Z" w:initials="Leriks">
    <w:p w14:paraId="08AA658C" w14:textId="6BD4B44A" w:rsidR="000F58AF" w:rsidRDefault="000F58AF">
      <w:pPr>
        <w:pStyle w:val="Kommentarer"/>
      </w:pPr>
      <w:r>
        <w:rPr>
          <w:rStyle w:val="Kommentarsreferens"/>
        </w:rPr>
        <w:annotationRef/>
      </w:r>
      <w:r>
        <w:t xml:space="preserve">Röd plupp. Hur? AB? </w:t>
      </w:r>
    </w:p>
  </w:comment>
  <w:comment w:id="338" w:author="Lennart Eriksson" w:date="2014-06-23T16:15:00Z" w:initials="Leriks">
    <w:p w14:paraId="5A157A56" w14:textId="292F1AE5" w:rsidR="000F58AF" w:rsidRDefault="000F58AF">
      <w:pPr>
        <w:pStyle w:val="Kommentarer"/>
      </w:pPr>
      <w:r>
        <w:rPr>
          <w:rStyle w:val="Kommentarsreferens"/>
        </w:rPr>
        <w:annotationRef/>
      </w:r>
      <w:r>
        <w:t xml:space="preserve">Röd plupp måste fixas innan granskning </w:t>
      </w:r>
    </w:p>
  </w:comment>
  <w:comment w:id="378" w:author="Lennart Eriksson" w:date="2014-06-23T16:19:00Z" w:initials="Leriks">
    <w:p w14:paraId="0F278C2D" w14:textId="5FF2AEC1" w:rsidR="000F58AF" w:rsidRDefault="000F58AF">
      <w:pPr>
        <w:pStyle w:val="Kommentarer"/>
      </w:pPr>
      <w:r>
        <w:rPr>
          <w:rStyle w:val="Kommentarsreferens"/>
        </w:rPr>
        <w:annotationRef/>
      </w:r>
      <w:r>
        <w:t xml:space="preserve">Bort skriv det som gäller. </w:t>
      </w:r>
    </w:p>
  </w:comment>
  <w:comment w:id="388" w:author="Lennart Eriksson" w:date="2014-06-23T16:19:00Z" w:initials="Leriks">
    <w:p w14:paraId="7C270F21" w14:textId="1DE9679D" w:rsidR="000F58AF" w:rsidRDefault="000F58AF">
      <w:pPr>
        <w:pStyle w:val="Kommentarer"/>
      </w:pPr>
      <w:r>
        <w:rPr>
          <w:rStyle w:val="Kommentarsreferens"/>
        </w:rPr>
        <w:annotationRef/>
      </w:r>
      <w:r>
        <w:t xml:space="preserve">Räcker inte. Tala om vad </w:t>
      </w:r>
      <w:proofErr w:type="gramStart"/>
      <w:r>
        <w:t>so  skall</w:t>
      </w:r>
      <w:proofErr w:type="gramEnd"/>
      <w:r>
        <w:t xml:space="preserve"> ske om!</w:t>
      </w:r>
    </w:p>
  </w:comment>
  <w:comment w:id="496" w:author="Lennart Eriksson" w:date="2014-06-23T16:20:00Z" w:initials="Leriks">
    <w:p w14:paraId="1E38BB05" w14:textId="39F519A9" w:rsidR="000F58AF" w:rsidRDefault="000F58AF">
      <w:pPr>
        <w:pStyle w:val="Kommentarer"/>
      </w:pPr>
      <w:r>
        <w:rPr>
          <w:rStyle w:val="Kommentarsreferens"/>
        </w:rPr>
        <w:annotationRef/>
      </w:r>
      <w:r>
        <w:t xml:space="preserve">Borde finnas beskrivet som logiskt fel se kommentar ovan. </w:t>
      </w:r>
    </w:p>
  </w:comment>
  <w:comment w:id="497" w:author="björn hedman" w:date="2014-06-24T13:17:00Z" w:initials="bh">
    <w:p w14:paraId="5AEB4457" w14:textId="08C397F0" w:rsidR="000F58AF" w:rsidRDefault="000F58AF">
      <w:pPr>
        <w:pStyle w:val="Kommentarer"/>
      </w:pPr>
      <w:r>
        <w:rPr>
          <w:rStyle w:val="Kommentarsreferens"/>
        </w:rPr>
        <w:annotationRef/>
      </w:r>
      <w:r>
        <w:t>Lagt till detta ovan</w:t>
      </w:r>
    </w:p>
  </w:comment>
  <w:comment w:id="508" w:author="Lennart Eriksson" w:date="2014-06-23T16:21:00Z" w:initials="Leriks">
    <w:p w14:paraId="0AE62A69" w14:textId="7ED150C0" w:rsidR="000F58AF" w:rsidRDefault="000F58AF">
      <w:pPr>
        <w:pStyle w:val="Kommentarer"/>
      </w:pPr>
      <w:r>
        <w:rPr>
          <w:rStyle w:val="Kommentarsreferens"/>
        </w:rPr>
        <w:annotationRef/>
      </w:r>
      <w:r>
        <w:t xml:space="preserve">Finns det inga krav på detta? </w:t>
      </w:r>
    </w:p>
  </w:comment>
  <w:comment w:id="509" w:author="björn hedman" w:date="2014-06-25T09:45:00Z" w:initials="bh">
    <w:p w14:paraId="52A88A4F" w14:textId="0B7E147F" w:rsidR="000F58AF" w:rsidRDefault="000F58AF">
      <w:pPr>
        <w:pStyle w:val="Kommentarer"/>
      </w:pPr>
      <w:r>
        <w:rPr>
          <w:rStyle w:val="Kommentarsreferens"/>
        </w:rPr>
        <w:annotationRef/>
      </w:r>
      <w:r>
        <w:t xml:space="preserve">Kanske inte direkt krav för då låser man ju det. </w:t>
      </w:r>
      <w:proofErr w:type="spellStart"/>
      <w:r>
        <w:t>MVK</w:t>
      </w:r>
      <w:proofErr w:type="spellEnd"/>
      <w:r>
        <w:t xml:space="preserve"> </w:t>
      </w:r>
      <w:proofErr w:type="spellStart"/>
      <w:r>
        <w:t>anslutningsspec</w:t>
      </w:r>
      <w:proofErr w:type="spellEnd"/>
      <w:r>
        <w:t xml:space="preserve"> kommer att innehålla informationen</w:t>
      </w:r>
    </w:p>
    <w:p w14:paraId="7EE4FD5C" w14:textId="77777777" w:rsidR="000F58AF" w:rsidRDefault="000F58AF">
      <w:pPr>
        <w:pStyle w:val="Kommentarer"/>
      </w:pPr>
    </w:p>
    <w:p w14:paraId="31D8BF97" w14:textId="3C01C125" w:rsidR="000F58AF" w:rsidRDefault="000F58AF">
      <w:pPr>
        <w:pStyle w:val="Kommentarer"/>
      </w:pPr>
      <w:r>
        <w:t xml:space="preserve">Man kan ju </w:t>
      </w:r>
      <w:proofErr w:type="spellStart"/>
      <w:r>
        <w:t>iofs</w:t>
      </w:r>
      <w:proofErr w:type="spellEnd"/>
      <w:r>
        <w:t xml:space="preserve"> ställa formulera det som att </w:t>
      </w:r>
      <w:r w:rsidRPr="00835C72">
        <w:rPr>
          <w:b/>
        </w:rPr>
        <w:t>om</w:t>
      </w:r>
      <w:r>
        <w:t xml:space="preserve"> </w:t>
      </w:r>
      <w:proofErr w:type="spellStart"/>
      <w:r>
        <w:t>formattering</w:t>
      </w:r>
      <w:proofErr w:type="spellEnd"/>
      <w:r>
        <w:t xml:space="preserve"> tillåts (det är ju inte ett krav i kontraktet och behöver ju inte vara det) så ska </w:t>
      </w:r>
      <w:proofErr w:type="spellStart"/>
      <w:r>
        <w:t>resp</w:t>
      </w:r>
      <w:proofErr w:type="spellEnd"/>
      <w:r>
        <w:t xml:space="preserve"> producent beskriva regler för det…</w:t>
      </w:r>
    </w:p>
  </w:comment>
  <w:comment w:id="521" w:author="Lennart Eriksson" w:date="2014-06-23T16:22:00Z" w:initials="Leriks">
    <w:p w14:paraId="3F13C64B" w14:textId="041262EC" w:rsidR="000F58AF" w:rsidRDefault="000F58AF">
      <w:pPr>
        <w:pStyle w:val="Kommentarer"/>
      </w:pPr>
      <w:r>
        <w:rPr>
          <w:rStyle w:val="Kommentarsreferens"/>
        </w:rPr>
        <w:annotationRef/>
      </w:r>
      <w:r>
        <w:t xml:space="preserve">Röd plupp fattas.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0F58AF" w:rsidRDefault="000F58AF" w:rsidP="00C72B17">
      <w:pPr>
        <w:spacing w:line="240" w:lineRule="auto"/>
      </w:pPr>
      <w:r>
        <w:separator/>
      </w:r>
    </w:p>
  </w:endnote>
  <w:endnote w:type="continuationSeparator" w:id="0">
    <w:p w14:paraId="5E4DDE35" w14:textId="77777777" w:rsidR="000F58AF" w:rsidRDefault="000F58AF"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74BCF" w14:textId="77777777" w:rsidR="000F58AF" w:rsidRDefault="000F58AF">
    <w:pPr>
      <w:pStyle w:val="Sidf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F58AF" w:rsidRDefault="000F58AF"/>
  <w:p w14:paraId="1FC233E8" w14:textId="77777777" w:rsidR="000F58AF" w:rsidRDefault="000F58AF"/>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F58AF" w:rsidRPr="004A7C1C" w14:paraId="3C5A492F" w14:textId="77777777" w:rsidTr="00095A0D">
      <w:trPr>
        <w:trHeight w:val="629"/>
      </w:trPr>
      <w:tc>
        <w:tcPr>
          <w:tcW w:w="1559" w:type="dxa"/>
        </w:tcPr>
        <w:p w14:paraId="784DFED4" w14:textId="77777777" w:rsidR="000F58AF" w:rsidRPr="001304B6" w:rsidRDefault="000F58AF"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F58AF" w:rsidRPr="001304B6" w:rsidRDefault="000F58AF"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0F58AF" w:rsidRPr="001304B6" w:rsidRDefault="000F58AF"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0F58AF" w:rsidRPr="0091623E" w:rsidRDefault="000F58AF" w:rsidP="00095A0D">
          <w:pPr>
            <w:pStyle w:val="Sidfot"/>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F58AF" w:rsidRPr="004A7C1C" w:rsidRDefault="000F58AF" w:rsidP="001304B6">
          <w:pPr>
            <w:pStyle w:val="Sidfot"/>
          </w:pPr>
        </w:p>
      </w:tc>
      <w:tc>
        <w:tcPr>
          <w:tcW w:w="709" w:type="dxa"/>
        </w:tcPr>
        <w:p w14:paraId="6E332D35" w14:textId="77777777" w:rsidR="000F58AF" w:rsidRPr="004A7C1C" w:rsidRDefault="000F58AF"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780F79">
            <w:rPr>
              <w:rStyle w:val="Sidnummer"/>
              <w:noProof/>
            </w:rPr>
            <w:t>13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780F79">
            <w:rPr>
              <w:rStyle w:val="Sidnummer"/>
              <w:noProof/>
            </w:rPr>
            <w:t>16</w:t>
          </w:r>
          <w:r w:rsidRPr="004A7C1C">
            <w:rPr>
              <w:rStyle w:val="Sidnummer"/>
            </w:rPr>
            <w:fldChar w:fldCharType="end"/>
          </w:r>
        </w:p>
      </w:tc>
    </w:tr>
  </w:tbl>
  <w:p w14:paraId="6EB65E86" w14:textId="77777777" w:rsidR="000F58AF" w:rsidRDefault="000F58AF" w:rsidP="001304B6">
    <w:pPr>
      <w:pStyle w:val="Sidfot"/>
      <w:ind w:left="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F58AF" w:rsidRDefault="000F58AF">
    <w:pPr>
      <w:pStyle w:val="Sidfot"/>
    </w:pPr>
  </w:p>
  <w:p w14:paraId="36E0CB75" w14:textId="77777777" w:rsidR="000F58AF" w:rsidRDefault="000F58AF">
    <w:pPr>
      <w:pStyle w:val="Sidfot"/>
    </w:pPr>
  </w:p>
  <w:p w14:paraId="68EA24B6" w14:textId="77777777" w:rsidR="000F58AF" w:rsidRDefault="000F58AF">
    <w:pPr>
      <w:pStyle w:val="Sidfot"/>
    </w:pPr>
  </w:p>
  <w:p w14:paraId="798F58D1" w14:textId="77777777" w:rsidR="000F58AF" w:rsidRDefault="000F58AF">
    <w:pPr>
      <w:pStyle w:val="Sidfot"/>
    </w:pPr>
  </w:p>
  <w:p w14:paraId="0B4F500D" w14:textId="77777777" w:rsidR="000F58AF" w:rsidRDefault="000F58AF">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0F58AF" w:rsidRDefault="000F58AF" w:rsidP="00C72B17">
      <w:pPr>
        <w:spacing w:line="240" w:lineRule="auto"/>
      </w:pPr>
      <w:r>
        <w:separator/>
      </w:r>
    </w:p>
  </w:footnote>
  <w:footnote w:type="continuationSeparator" w:id="0">
    <w:p w14:paraId="61188C52" w14:textId="77777777" w:rsidR="000F58AF" w:rsidRDefault="000F58AF"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F41E" w14:textId="77777777" w:rsidR="000F58AF" w:rsidRDefault="000F58AF">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F58AF" w:rsidRDefault="000F58AF"/>
  <w:p w14:paraId="69BC34DE" w14:textId="77777777" w:rsidR="000F58AF" w:rsidRDefault="000F58AF"/>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F58AF" w:rsidRPr="00333716" w14:paraId="38E1EC6E" w14:textId="77777777" w:rsidTr="000A531A">
      <w:trPr>
        <w:trHeight w:hRule="exact" w:val="539"/>
      </w:trPr>
      <w:tc>
        <w:tcPr>
          <w:tcW w:w="3168" w:type="dxa"/>
          <w:tcBorders>
            <w:top w:val="nil"/>
            <w:bottom w:val="nil"/>
          </w:tcBorders>
        </w:tcPr>
        <w:p w14:paraId="74451D16" w14:textId="77777777" w:rsidR="000F58AF" w:rsidRPr="00095A0D" w:rsidRDefault="000F58AF" w:rsidP="00095A0D">
          <w:pPr>
            <w:pStyle w:val="Sidfot"/>
            <w:rPr>
              <w:rFonts w:ascii="Arial" w:eastAsia="Times New Roman" w:hAnsi="Arial"/>
              <w:color w:val="00A9A7"/>
              <w:sz w:val="14"/>
              <w:szCs w:val="24"/>
              <w:lang w:eastAsia="en-GB"/>
            </w:rPr>
          </w:pPr>
          <w:bookmarkStart w:id="526" w:name="LDnr1"/>
          <w:bookmarkEnd w:id="526"/>
        </w:p>
        <w:p w14:paraId="1A79B92D" w14:textId="77777777" w:rsidR="000F58AF" w:rsidRPr="00095A0D" w:rsidRDefault="000F58AF"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0F58AF" w:rsidRDefault="000F58AF"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Patientportal</w:t>
          </w:r>
          <w:r>
            <w:rPr>
              <w:rFonts w:ascii="Arial" w:eastAsia="Times New Roman" w:hAnsi="Arial"/>
              <w:color w:val="00A9A7"/>
              <w:sz w:val="14"/>
              <w:szCs w:val="24"/>
              <w:lang w:eastAsia="en-GB"/>
            </w:rPr>
            <w:fldChar w:fldCharType="end"/>
          </w:r>
        </w:p>
        <w:p w14:paraId="015507E6" w14:textId="77777777" w:rsidR="000F58AF" w:rsidRDefault="000F58A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0F58AF" w:rsidRPr="00095A0D" w:rsidRDefault="000F58A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0F58AF" w:rsidRDefault="000F58AF"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0F58AF" w:rsidRPr="00095A0D" w:rsidRDefault="000F58AF"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0F58AF" w:rsidRPr="00095A0D" w:rsidRDefault="000F58AF"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0F58AF" w:rsidRPr="000A531A" w:rsidRDefault="000F58AF"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2014-06-09</w:t>
          </w:r>
          <w:r>
            <w:rPr>
              <w:rFonts w:ascii="Arial" w:eastAsia="Times New Roman" w:hAnsi="Arial"/>
              <w:color w:val="00A9A7"/>
              <w:sz w:val="14"/>
              <w:szCs w:val="24"/>
              <w:lang w:eastAsia="en-GB"/>
            </w:rPr>
            <w:fldChar w:fldCharType="end"/>
          </w:r>
        </w:p>
      </w:tc>
    </w:tr>
    <w:tr w:rsidR="000F58AF"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F58AF" w:rsidRPr="00095A0D" w:rsidRDefault="000F58AF"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F58AF" w:rsidRPr="00095A0D" w:rsidRDefault="000F58AF" w:rsidP="00095A0D">
          <w:pPr>
            <w:pStyle w:val="Sidfot"/>
            <w:rPr>
              <w:rFonts w:ascii="Arial" w:eastAsia="Times New Roman" w:hAnsi="Arial"/>
              <w:color w:val="00A9A7"/>
              <w:sz w:val="14"/>
              <w:szCs w:val="24"/>
              <w:lang w:eastAsia="en-GB"/>
            </w:rPr>
          </w:pPr>
        </w:p>
      </w:tc>
    </w:tr>
  </w:tbl>
  <w:p w14:paraId="2AC110CF" w14:textId="77777777" w:rsidR="000F58AF" w:rsidRDefault="000F58AF" w:rsidP="008303EF">
    <w:pPr>
      <w:tabs>
        <w:tab w:val="left" w:pos="6237"/>
      </w:tabs>
    </w:pPr>
    <w:r>
      <w:t xml:space="preserve"> </w:t>
    </w:r>
    <w:bookmarkStart w:id="527" w:name="Dnr1"/>
    <w:bookmarkEnd w:id="527"/>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F58AF" w:rsidRDefault="000F58AF" w:rsidP="00D774BC">
    <w:pPr>
      <w:tabs>
        <w:tab w:val="left" w:pos="6237"/>
      </w:tabs>
    </w:pPr>
  </w:p>
  <w:p w14:paraId="51103E17" w14:textId="77777777" w:rsidR="000F58AF" w:rsidRDefault="000F58AF" w:rsidP="00D774BC">
    <w:pPr>
      <w:tabs>
        <w:tab w:val="left" w:pos="6237"/>
      </w:tabs>
    </w:pPr>
  </w:p>
  <w:p w14:paraId="772AE06E" w14:textId="77777777" w:rsidR="000F58AF" w:rsidRDefault="000F58AF" w:rsidP="00D774BC">
    <w:pPr>
      <w:tabs>
        <w:tab w:val="left" w:pos="6237"/>
      </w:tabs>
    </w:pPr>
  </w:p>
  <w:p w14:paraId="42F0C144" w14:textId="77777777" w:rsidR="000F58AF" w:rsidRDefault="000F58AF"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528" w:name="LDnr"/>
    <w:bookmarkEnd w:id="528"/>
    <w:r>
      <w:t xml:space="preserve"> </w:t>
    </w:r>
    <w:bookmarkStart w:id="529" w:name="Dnr"/>
    <w:bookmarkEnd w:id="529"/>
  </w:p>
  <w:tbl>
    <w:tblPr>
      <w:tblW w:w="9180" w:type="dxa"/>
      <w:tblLayout w:type="fixed"/>
      <w:tblLook w:val="04A0" w:firstRow="1" w:lastRow="0" w:firstColumn="1" w:lastColumn="0" w:noHBand="0" w:noVBand="1"/>
    </w:tblPr>
    <w:tblGrid>
      <w:gridCol w:w="956"/>
      <w:gridCol w:w="1199"/>
      <w:gridCol w:w="4049"/>
      <w:gridCol w:w="2976"/>
    </w:tblGrid>
    <w:tr w:rsidR="000F58AF" w:rsidRPr="0024387D" w14:paraId="6E3EED84" w14:textId="77777777" w:rsidTr="00364AE6">
      <w:tc>
        <w:tcPr>
          <w:tcW w:w="2155" w:type="dxa"/>
          <w:gridSpan w:val="2"/>
        </w:tcPr>
        <w:p w14:paraId="2933175C" w14:textId="77777777" w:rsidR="000F58AF" w:rsidRPr="0024387D" w:rsidRDefault="000F58AF" w:rsidP="002A2120">
          <w:pPr>
            <w:pStyle w:val="Sidhuvud"/>
            <w:rPr>
              <w:rFonts w:cs="Georgia"/>
              <w:sz w:val="12"/>
              <w:szCs w:val="12"/>
            </w:rPr>
          </w:pPr>
        </w:p>
      </w:tc>
      <w:tc>
        <w:tcPr>
          <w:tcW w:w="4049" w:type="dxa"/>
        </w:tcPr>
        <w:p w14:paraId="2813ED1B" w14:textId="77777777" w:rsidR="000F58AF" w:rsidRPr="0024387D" w:rsidRDefault="000F58AF" w:rsidP="00DE4030">
          <w:pPr>
            <w:pStyle w:val="Sidhuvud"/>
            <w:rPr>
              <w:rFonts w:cs="Georgia"/>
              <w:sz w:val="14"/>
              <w:szCs w:val="14"/>
            </w:rPr>
          </w:pPr>
        </w:p>
      </w:tc>
      <w:tc>
        <w:tcPr>
          <w:tcW w:w="2976" w:type="dxa"/>
        </w:tcPr>
        <w:p w14:paraId="1F7BDFA1" w14:textId="77777777" w:rsidR="000F58AF" w:rsidRDefault="000F58AF" w:rsidP="00DE4030">
          <w:r>
            <w:t xml:space="preserve"> </w:t>
          </w:r>
          <w:bookmarkStart w:id="530" w:name="slask"/>
          <w:bookmarkStart w:id="531" w:name="Addressee"/>
          <w:bookmarkEnd w:id="530"/>
          <w:bookmarkEnd w:id="531"/>
        </w:p>
      </w:tc>
    </w:tr>
    <w:tr w:rsidR="000F58AF" w:rsidRPr="00F456CC" w14:paraId="7817C09A" w14:textId="77777777" w:rsidTr="00364AE6">
      <w:tc>
        <w:tcPr>
          <w:tcW w:w="956" w:type="dxa"/>
          <w:tcBorders>
            <w:right w:val="single" w:sz="4" w:space="0" w:color="auto"/>
          </w:tcBorders>
        </w:tcPr>
        <w:p w14:paraId="7F2ACC79" w14:textId="77777777" w:rsidR="000F58AF" w:rsidRPr="00F456CC" w:rsidRDefault="000F58AF" w:rsidP="00025527">
          <w:pPr>
            <w:pStyle w:val="Sidhuvud"/>
            <w:rPr>
              <w:rFonts w:cs="Georgia"/>
              <w:sz w:val="12"/>
              <w:szCs w:val="12"/>
            </w:rPr>
          </w:pPr>
        </w:p>
      </w:tc>
      <w:tc>
        <w:tcPr>
          <w:tcW w:w="1199" w:type="dxa"/>
          <w:tcBorders>
            <w:left w:val="single" w:sz="4" w:space="0" w:color="auto"/>
          </w:tcBorders>
        </w:tcPr>
        <w:p w14:paraId="27F330F9" w14:textId="77777777" w:rsidR="000F58AF" w:rsidRPr="00F456CC" w:rsidRDefault="000F58AF" w:rsidP="00DE4030">
          <w:pPr>
            <w:pStyle w:val="Sidhuvud"/>
            <w:rPr>
              <w:rFonts w:cs="Georgia"/>
              <w:sz w:val="12"/>
              <w:szCs w:val="12"/>
            </w:rPr>
          </w:pPr>
        </w:p>
      </w:tc>
      <w:tc>
        <w:tcPr>
          <w:tcW w:w="4049" w:type="dxa"/>
        </w:tcPr>
        <w:p w14:paraId="37AA9367" w14:textId="77777777" w:rsidR="000F58AF" w:rsidRPr="002C11AF" w:rsidRDefault="000F58AF" w:rsidP="00DE4030">
          <w:pPr>
            <w:pStyle w:val="Sidhuvud"/>
            <w:rPr>
              <w:rFonts w:cs="Georgia"/>
              <w:sz w:val="12"/>
              <w:szCs w:val="12"/>
            </w:rPr>
          </w:pPr>
        </w:p>
      </w:tc>
      <w:tc>
        <w:tcPr>
          <w:tcW w:w="2976" w:type="dxa"/>
        </w:tcPr>
        <w:p w14:paraId="25E5B32E" w14:textId="77777777" w:rsidR="000F58AF" w:rsidRPr="002C11AF" w:rsidRDefault="000F58AF" w:rsidP="00DE4030">
          <w:pPr>
            <w:pStyle w:val="Sidhuvud"/>
            <w:rPr>
              <w:rFonts w:cs="Georgia"/>
              <w:sz w:val="12"/>
              <w:szCs w:val="12"/>
            </w:rPr>
          </w:pPr>
        </w:p>
      </w:tc>
    </w:tr>
  </w:tbl>
  <w:p w14:paraId="4244CC6E" w14:textId="77777777" w:rsidR="000F58AF" w:rsidRPr="003755FD" w:rsidRDefault="000F58AF" w:rsidP="008866A6">
    <w:bookmarkStart w:id="532" w:name="Radera2"/>
    <w:bookmarkEnd w:id="532"/>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CC6AC7"/>
    <w:multiLevelType w:val="hybridMultilevel"/>
    <w:tmpl w:val="53A4392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714036"/>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1B030E0"/>
    <w:multiLevelType w:val="hybridMultilevel"/>
    <w:tmpl w:val="81A04D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CF0520E"/>
    <w:multiLevelType w:val="hybridMultilevel"/>
    <w:tmpl w:val="74CC1C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8"/>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4"/>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6"/>
  </w:num>
  <w:num w:numId="20">
    <w:abstractNumId w:val="10"/>
  </w:num>
  <w:num w:numId="21">
    <w:abstractNumId w:val="9"/>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11"/>
  </w:num>
  <w:num w:numId="29">
    <w:abstractNumId w:val="5"/>
  </w:num>
  <w:num w:numId="30">
    <w:abstractNumId w:val="3"/>
  </w:num>
  <w:num w:numId="31">
    <w:abstractNumId w:val="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3F24"/>
    <w:rsid w:val="00036FF1"/>
    <w:rsid w:val="00047E25"/>
    <w:rsid w:val="00053977"/>
    <w:rsid w:val="00063279"/>
    <w:rsid w:val="0008100A"/>
    <w:rsid w:val="000844ED"/>
    <w:rsid w:val="000954B2"/>
    <w:rsid w:val="00095A0D"/>
    <w:rsid w:val="000A531A"/>
    <w:rsid w:val="000A69BD"/>
    <w:rsid w:val="000C1ACF"/>
    <w:rsid w:val="000C2908"/>
    <w:rsid w:val="000C776C"/>
    <w:rsid w:val="000D4323"/>
    <w:rsid w:val="000D685C"/>
    <w:rsid w:val="000E020A"/>
    <w:rsid w:val="000E190F"/>
    <w:rsid w:val="000F58AF"/>
    <w:rsid w:val="00100B52"/>
    <w:rsid w:val="00104360"/>
    <w:rsid w:val="00116504"/>
    <w:rsid w:val="001233FB"/>
    <w:rsid w:val="001304B6"/>
    <w:rsid w:val="001502F9"/>
    <w:rsid w:val="001549DE"/>
    <w:rsid w:val="00160052"/>
    <w:rsid w:val="001714C5"/>
    <w:rsid w:val="001752B9"/>
    <w:rsid w:val="00183401"/>
    <w:rsid w:val="00184750"/>
    <w:rsid w:val="00191B2C"/>
    <w:rsid w:val="001A1D9F"/>
    <w:rsid w:val="001B2C00"/>
    <w:rsid w:val="001C046C"/>
    <w:rsid w:val="001C0DD6"/>
    <w:rsid w:val="001C1E6E"/>
    <w:rsid w:val="001E6585"/>
    <w:rsid w:val="001F3085"/>
    <w:rsid w:val="002047F2"/>
    <w:rsid w:val="00212825"/>
    <w:rsid w:val="00224476"/>
    <w:rsid w:val="00226F03"/>
    <w:rsid w:val="0024387D"/>
    <w:rsid w:val="00246426"/>
    <w:rsid w:val="00267208"/>
    <w:rsid w:val="002778DA"/>
    <w:rsid w:val="00277ADB"/>
    <w:rsid w:val="0029087A"/>
    <w:rsid w:val="002A2120"/>
    <w:rsid w:val="002A59E4"/>
    <w:rsid w:val="002A77D2"/>
    <w:rsid w:val="002C11AF"/>
    <w:rsid w:val="002D5B10"/>
    <w:rsid w:val="002E6348"/>
    <w:rsid w:val="002F7E28"/>
    <w:rsid w:val="0030710D"/>
    <w:rsid w:val="00322A41"/>
    <w:rsid w:val="00325EBF"/>
    <w:rsid w:val="00364AE6"/>
    <w:rsid w:val="00364D31"/>
    <w:rsid w:val="003755FD"/>
    <w:rsid w:val="00390030"/>
    <w:rsid w:val="0039108F"/>
    <w:rsid w:val="0039481C"/>
    <w:rsid w:val="00394F76"/>
    <w:rsid w:val="003975B7"/>
    <w:rsid w:val="003A1F89"/>
    <w:rsid w:val="003C2D14"/>
    <w:rsid w:val="003C63F9"/>
    <w:rsid w:val="003D21E1"/>
    <w:rsid w:val="003D77DA"/>
    <w:rsid w:val="003F5F5D"/>
    <w:rsid w:val="00403970"/>
    <w:rsid w:val="00405057"/>
    <w:rsid w:val="00415214"/>
    <w:rsid w:val="00415791"/>
    <w:rsid w:val="004375C9"/>
    <w:rsid w:val="004433BE"/>
    <w:rsid w:val="00444C74"/>
    <w:rsid w:val="0045769D"/>
    <w:rsid w:val="00460BEE"/>
    <w:rsid w:val="00475173"/>
    <w:rsid w:val="00482B99"/>
    <w:rsid w:val="00491197"/>
    <w:rsid w:val="00491FA2"/>
    <w:rsid w:val="0049416E"/>
    <w:rsid w:val="004B0B17"/>
    <w:rsid w:val="004B347C"/>
    <w:rsid w:val="004C349F"/>
    <w:rsid w:val="004F0329"/>
    <w:rsid w:val="004F2686"/>
    <w:rsid w:val="004F39E1"/>
    <w:rsid w:val="00520999"/>
    <w:rsid w:val="00525CF4"/>
    <w:rsid w:val="005408F3"/>
    <w:rsid w:val="005477ED"/>
    <w:rsid w:val="005521B0"/>
    <w:rsid w:val="0056497A"/>
    <w:rsid w:val="00566ACF"/>
    <w:rsid w:val="0057032F"/>
    <w:rsid w:val="0059544B"/>
    <w:rsid w:val="005957FC"/>
    <w:rsid w:val="005A0069"/>
    <w:rsid w:val="005A0C7A"/>
    <w:rsid w:val="005A11F9"/>
    <w:rsid w:val="005A2CAE"/>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42479"/>
    <w:rsid w:val="00650709"/>
    <w:rsid w:val="00653081"/>
    <w:rsid w:val="00661F2C"/>
    <w:rsid w:val="006648CB"/>
    <w:rsid w:val="006709D3"/>
    <w:rsid w:val="00686189"/>
    <w:rsid w:val="00690202"/>
    <w:rsid w:val="0069359C"/>
    <w:rsid w:val="006A4A7F"/>
    <w:rsid w:val="006A4E14"/>
    <w:rsid w:val="006D7940"/>
    <w:rsid w:val="006E7C71"/>
    <w:rsid w:val="00702AFD"/>
    <w:rsid w:val="00707704"/>
    <w:rsid w:val="00712A0A"/>
    <w:rsid w:val="00714301"/>
    <w:rsid w:val="0071588F"/>
    <w:rsid w:val="0072035C"/>
    <w:rsid w:val="007231DB"/>
    <w:rsid w:val="00727057"/>
    <w:rsid w:val="007306AD"/>
    <w:rsid w:val="00737ECD"/>
    <w:rsid w:val="00767872"/>
    <w:rsid w:val="007804CB"/>
    <w:rsid w:val="00780F79"/>
    <w:rsid w:val="007871FB"/>
    <w:rsid w:val="00793064"/>
    <w:rsid w:val="00795309"/>
    <w:rsid w:val="007A0162"/>
    <w:rsid w:val="007A2939"/>
    <w:rsid w:val="007B025E"/>
    <w:rsid w:val="007B2DED"/>
    <w:rsid w:val="007C2A05"/>
    <w:rsid w:val="007C34B3"/>
    <w:rsid w:val="007C7D7A"/>
    <w:rsid w:val="007D2503"/>
    <w:rsid w:val="007E481B"/>
    <w:rsid w:val="007F0F3A"/>
    <w:rsid w:val="00805333"/>
    <w:rsid w:val="00817886"/>
    <w:rsid w:val="008260DC"/>
    <w:rsid w:val="008303EF"/>
    <w:rsid w:val="00832F02"/>
    <w:rsid w:val="00835C72"/>
    <w:rsid w:val="008409C3"/>
    <w:rsid w:val="00843310"/>
    <w:rsid w:val="008465AF"/>
    <w:rsid w:val="008574CF"/>
    <w:rsid w:val="008866A6"/>
    <w:rsid w:val="00892362"/>
    <w:rsid w:val="008962E0"/>
    <w:rsid w:val="008977F7"/>
    <w:rsid w:val="008B23F2"/>
    <w:rsid w:val="008B34A4"/>
    <w:rsid w:val="008C400C"/>
    <w:rsid w:val="008C7C3E"/>
    <w:rsid w:val="008D7275"/>
    <w:rsid w:val="008D7540"/>
    <w:rsid w:val="008D797D"/>
    <w:rsid w:val="008E73EF"/>
    <w:rsid w:val="008F38AA"/>
    <w:rsid w:val="008F6ADA"/>
    <w:rsid w:val="009036DE"/>
    <w:rsid w:val="00917AF8"/>
    <w:rsid w:val="009251D4"/>
    <w:rsid w:val="00932401"/>
    <w:rsid w:val="00934DF5"/>
    <w:rsid w:val="00944AF9"/>
    <w:rsid w:val="00956547"/>
    <w:rsid w:val="00957D0B"/>
    <w:rsid w:val="00960D64"/>
    <w:rsid w:val="00984B50"/>
    <w:rsid w:val="00987592"/>
    <w:rsid w:val="00997D80"/>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9F4E16"/>
    <w:rsid w:val="009F7588"/>
    <w:rsid w:val="00A03D94"/>
    <w:rsid w:val="00A20783"/>
    <w:rsid w:val="00A2288C"/>
    <w:rsid w:val="00A35D2A"/>
    <w:rsid w:val="00A36DCE"/>
    <w:rsid w:val="00A50E40"/>
    <w:rsid w:val="00A7347F"/>
    <w:rsid w:val="00A80E12"/>
    <w:rsid w:val="00A81BE1"/>
    <w:rsid w:val="00A8749F"/>
    <w:rsid w:val="00AA3E23"/>
    <w:rsid w:val="00AB63BF"/>
    <w:rsid w:val="00AC2172"/>
    <w:rsid w:val="00AD6D79"/>
    <w:rsid w:val="00AF1559"/>
    <w:rsid w:val="00AF3B49"/>
    <w:rsid w:val="00AF6B79"/>
    <w:rsid w:val="00AF7B2A"/>
    <w:rsid w:val="00B10EEB"/>
    <w:rsid w:val="00B1310A"/>
    <w:rsid w:val="00B14DBA"/>
    <w:rsid w:val="00B212A3"/>
    <w:rsid w:val="00B6227B"/>
    <w:rsid w:val="00B72189"/>
    <w:rsid w:val="00B77D5E"/>
    <w:rsid w:val="00B8287E"/>
    <w:rsid w:val="00B86215"/>
    <w:rsid w:val="00B90A42"/>
    <w:rsid w:val="00BB02BA"/>
    <w:rsid w:val="00BD085C"/>
    <w:rsid w:val="00BD3476"/>
    <w:rsid w:val="00BD68EB"/>
    <w:rsid w:val="00C00D40"/>
    <w:rsid w:val="00C04B41"/>
    <w:rsid w:val="00C10D6D"/>
    <w:rsid w:val="00C14894"/>
    <w:rsid w:val="00C14D25"/>
    <w:rsid w:val="00C1578E"/>
    <w:rsid w:val="00C20DBF"/>
    <w:rsid w:val="00C26EAC"/>
    <w:rsid w:val="00C375AB"/>
    <w:rsid w:val="00C427B8"/>
    <w:rsid w:val="00C52D77"/>
    <w:rsid w:val="00C5331E"/>
    <w:rsid w:val="00C54788"/>
    <w:rsid w:val="00C66377"/>
    <w:rsid w:val="00C71635"/>
    <w:rsid w:val="00C72259"/>
    <w:rsid w:val="00C72B17"/>
    <w:rsid w:val="00C72FDC"/>
    <w:rsid w:val="00C875DE"/>
    <w:rsid w:val="00C94FFC"/>
    <w:rsid w:val="00CA38F4"/>
    <w:rsid w:val="00CA6970"/>
    <w:rsid w:val="00CC270E"/>
    <w:rsid w:val="00CC7016"/>
    <w:rsid w:val="00CC70DA"/>
    <w:rsid w:val="00CD7B84"/>
    <w:rsid w:val="00CE0FA6"/>
    <w:rsid w:val="00CE1031"/>
    <w:rsid w:val="00CE7DFC"/>
    <w:rsid w:val="00CF4460"/>
    <w:rsid w:val="00CF47A0"/>
    <w:rsid w:val="00D037DF"/>
    <w:rsid w:val="00D10A08"/>
    <w:rsid w:val="00D21C11"/>
    <w:rsid w:val="00D53A9A"/>
    <w:rsid w:val="00D774BC"/>
    <w:rsid w:val="00D91240"/>
    <w:rsid w:val="00D93512"/>
    <w:rsid w:val="00DA1759"/>
    <w:rsid w:val="00DA5D2D"/>
    <w:rsid w:val="00DB2728"/>
    <w:rsid w:val="00DB56E2"/>
    <w:rsid w:val="00DC3968"/>
    <w:rsid w:val="00DC4231"/>
    <w:rsid w:val="00DE4030"/>
    <w:rsid w:val="00E1012B"/>
    <w:rsid w:val="00E127E3"/>
    <w:rsid w:val="00E12C4A"/>
    <w:rsid w:val="00E1501B"/>
    <w:rsid w:val="00E2294E"/>
    <w:rsid w:val="00E46C51"/>
    <w:rsid w:val="00E63D61"/>
    <w:rsid w:val="00E70482"/>
    <w:rsid w:val="00E738E4"/>
    <w:rsid w:val="00E7721D"/>
    <w:rsid w:val="00E809F3"/>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456CC"/>
    <w:rsid w:val="00F46893"/>
    <w:rsid w:val="00F6101C"/>
    <w:rsid w:val="00F85F1F"/>
    <w:rsid w:val="00F947BB"/>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 w:type="character" w:styleId="Kommentarsreferens">
    <w:name w:val="annotation reference"/>
    <w:basedOn w:val="Standardstycketypsnitt"/>
    <w:uiPriority w:val="99"/>
    <w:semiHidden/>
    <w:unhideWhenUsed/>
    <w:rsid w:val="001E6585"/>
    <w:rPr>
      <w:sz w:val="18"/>
      <w:szCs w:val="18"/>
    </w:rPr>
  </w:style>
  <w:style w:type="paragraph" w:styleId="Kommentarer">
    <w:name w:val="annotation text"/>
    <w:basedOn w:val="Normal"/>
    <w:link w:val="KommentarerChar"/>
    <w:uiPriority w:val="99"/>
    <w:semiHidden/>
    <w:unhideWhenUsed/>
    <w:rsid w:val="001E6585"/>
    <w:pPr>
      <w:spacing w:line="240" w:lineRule="auto"/>
    </w:pPr>
    <w:rPr>
      <w:sz w:val="24"/>
      <w:szCs w:val="24"/>
    </w:rPr>
  </w:style>
  <w:style w:type="character" w:customStyle="1" w:styleId="KommentarerChar">
    <w:name w:val="Kommentarer Char"/>
    <w:basedOn w:val="Standardstycketypsnitt"/>
    <w:link w:val="Kommentarer"/>
    <w:uiPriority w:val="99"/>
    <w:semiHidden/>
    <w:rsid w:val="001E6585"/>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1E6585"/>
    <w:rPr>
      <w:b/>
      <w:bCs/>
      <w:sz w:val="20"/>
      <w:szCs w:val="20"/>
    </w:rPr>
  </w:style>
  <w:style w:type="character" w:customStyle="1" w:styleId="KommentarsmneChar">
    <w:name w:val="Kommentarsämne Char"/>
    <w:basedOn w:val="KommentarerChar"/>
    <w:link w:val="Kommentarsmne"/>
    <w:uiPriority w:val="99"/>
    <w:semiHidden/>
    <w:rsid w:val="001E6585"/>
    <w:rPr>
      <w:rFonts w:ascii="Georgia" w:hAnsi="Georgia"/>
      <w:b/>
      <w:bCs/>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 w:type="character" w:styleId="Kommentarsreferens">
    <w:name w:val="annotation reference"/>
    <w:basedOn w:val="Standardstycketypsnitt"/>
    <w:uiPriority w:val="99"/>
    <w:semiHidden/>
    <w:unhideWhenUsed/>
    <w:rsid w:val="001E6585"/>
    <w:rPr>
      <w:sz w:val="18"/>
      <w:szCs w:val="18"/>
    </w:rPr>
  </w:style>
  <w:style w:type="paragraph" w:styleId="Kommentarer">
    <w:name w:val="annotation text"/>
    <w:basedOn w:val="Normal"/>
    <w:link w:val="KommentarerChar"/>
    <w:uiPriority w:val="99"/>
    <w:semiHidden/>
    <w:unhideWhenUsed/>
    <w:rsid w:val="001E6585"/>
    <w:pPr>
      <w:spacing w:line="240" w:lineRule="auto"/>
    </w:pPr>
    <w:rPr>
      <w:sz w:val="24"/>
      <w:szCs w:val="24"/>
    </w:rPr>
  </w:style>
  <w:style w:type="character" w:customStyle="1" w:styleId="KommentarerChar">
    <w:name w:val="Kommentarer Char"/>
    <w:basedOn w:val="Standardstycketypsnitt"/>
    <w:link w:val="Kommentarer"/>
    <w:uiPriority w:val="99"/>
    <w:semiHidden/>
    <w:rsid w:val="001E6585"/>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1E6585"/>
    <w:rPr>
      <w:b/>
      <w:bCs/>
      <w:sz w:val="20"/>
      <w:szCs w:val="20"/>
    </w:rPr>
  </w:style>
  <w:style w:type="character" w:customStyle="1" w:styleId="KommentarsmneChar">
    <w:name w:val="Kommentarsämne Char"/>
    <w:basedOn w:val="KommentarerChar"/>
    <w:link w:val="Kommentarsmne"/>
    <w:uiPriority w:val="99"/>
    <w:semiHidden/>
    <w:rsid w:val="001E6585"/>
    <w:rPr>
      <w:rFonts w:ascii="Georgia" w:hAnsi="Georgia"/>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 TargetMode="Externa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F41425-A5E3-8243-B2A7-2C9E32A37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61</TotalTime>
  <Pages>16</Pages>
  <Words>2992</Words>
  <Characters>17713</Characters>
  <Application>Microsoft Macintosh Word</Application>
  <DocSecurity>0</DocSecurity>
  <Lines>984</Lines>
  <Paragraphs>559</Paragraphs>
  <ScaleCrop>false</ScaleCrop>
  <HeadingPairs>
    <vt:vector size="2" baseType="variant">
      <vt:variant>
        <vt:lpstr>Titel</vt:lpstr>
      </vt:variant>
      <vt:variant>
        <vt:i4>1</vt:i4>
      </vt:variant>
    </vt:vector>
  </HeadingPairs>
  <TitlesOfParts>
    <vt:vector size="1" baseType="lpstr">
      <vt:lpstr>Patientportal</vt:lpstr>
    </vt:vector>
  </TitlesOfParts>
  <Manager/>
  <Company/>
  <LinksUpToDate>false</LinksUpToDate>
  <CharactersWithSpaces>20146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Patientportal</dc:title>
  <dc:subject>Arkitektur</dc:subject>
  <dc:creator>Lennart Eriksson</dc:creator>
  <cp:keywords>TKB,Arkitektur</cp:keywords>
  <dc:description/>
  <cp:lastModifiedBy>björn hedman</cp:lastModifiedBy>
  <cp:revision>33</cp:revision>
  <dcterms:created xsi:type="dcterms:W3CDTF">2014-06-24T08:03:00Z</dcterms:created>
  <dcterms:modified xsi:type="dcterms:W3CDTF">2014-06-25T09:03:00Z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SvensktDomänNamn</vt:lpwstr>
  </property>
  <property fmtid="{D5CDD505-2E9C-101B-9397-08002B2CF9AE}" pid="4" name="domain_3">
    <vt:lpwstr>patientportal</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2014-06-09</vt:lpwstr>
  </property>
  <property fmtid="{D5CDD505-2E9C-101B-9397-08002B2CF9AE}" pid="8" name="rc">
    <vt:lpwstr>RC_01</vt:lpwstr>
  </property>
  <property fmtid="{D5CDD505-2E9C-101B-9397-08002B2CF9AE}" pid="9" name="version1">
    <vt:lpwstr>1</vt:lpwstr>
  </property>
  <property fmtid="{D5CDD505-2E9C-101B-9397-08002B2CF9AE}" pid="10" name="version2">
    <vt:lpwstr>0</vt:lpwstr>
  </property>
  <property fmtid="{D5CDD505-2E9C-101B-9397-08002B2CF9AE}" pid="11" name="version3">
    <vt:lpwstr>0</vt:lpwstr>
  </property>
</Properties>
</file>