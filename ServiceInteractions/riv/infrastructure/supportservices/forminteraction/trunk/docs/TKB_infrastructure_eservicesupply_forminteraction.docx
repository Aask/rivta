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Pr="009C52F6" w:rsidRDefault="00F25F5B" w:rsidP="00F25F5B">
      <w:pPr>
        <w:tabs>
          <w:tab w:val="left" w:pos="2552"/>
        </w:tabs>
        <w:spacing w:line="240" w:lineRule="auto"/>
        <w:jc w:val="center"/>
      </w:pPr>
    </w:p>
    <w:p w14:paraId="30AD96E9" w14:textId="7443FFA9" w:rsidR="00F25F5B" w:rsidRDefault="00F25F5B" w:rsidP="00F25F5B">
      <w:pPr>
        <w:tabs>
          <w:tab w:val="left" w:pos="2552"/>
        </w:tabs>
        <w:spacing w:line="240" w:lineRule="auto"/>
        <w:jc w:val="center"/>
      </w:pPr>
    </w:p>
    <w:tbl>
      <w:tblPr>
        <w:tblW w:w="8403" w:type="dxa"/>
        <w:tblInd w:w="1981" w:type="dxa"/>
        <w:tblBorders>
          <w:left w:val="single" w:sz="18" w:space="0" w:color="00A9A7"/>
        </w:tblBorders>
        <w:tblLook w:val="0400" w:firstRow="0" w:lastRow="0" w:firstColumn="0" w:lastColumn="0" w:noHBand="0" w:noVBand="1"/>
        <w:tblPrChange w:id="1" w:author="Jarno Nieminen" w:date="2014-06-18T14:36:00Z">
          <w:tblPr>
            <w:tblW w:w="8623" w:type="dxa"/>
            <w:tblInd w:w="1820" w:type="dxa"/>
            <w:tblBorders>
              <w:left w:val="single" w:sz="18" w:space="0" w:color="00A9A7"/>
            </w:tblBorders>
            <w:tblLook w:val="0400" w:firstRow="0" w:lastRow="0" w:firstColumn="0" w:lastColumn="0" w:noHBand="0" w:noVBand="1"/>
          </w:tblPr>
        </w:tblPrChange>
      </w:tblPr>
      <w:tblGrid>
        <w:gridCol w:w="83"/>
        <w:gridCol w:w="216"/>
        <w:gridCol w:w="98"/>
        <w:gridCol w:w="7993"/>
        <w:gridCol w:w="72"/>
        <w:tblGridChange w:id="2">
          <w:tblGrid>
            <w:gridCol w:w="161"/>
            <w:gridCol w:w="134"/>
            <w:gridCol w:w="199"/>
            <w:gridCol w:w="8070"/>
            <w:gridCol w:w="59"/>
          </w:tblGrid>
        </w:tblGridChange>
      </w:tblGrid>
      <w:tr w:rsidR="009C52F6" w:rsidRPr="00AC5707" w14:paraId="74F65EEF" w14:textId="77777777" w:rsidTr="009C52F6">
        <w:trPr>
          <w:gridBefore w:val="1"/>
          <w:gridAfter w:val="1"/>
          <w:wAfter w:w="72" w:type="dxa"/>
          <w:cantSplit/>
          <w:ins w:id="3" w:author="Jarno Nieminen" w:date="2014-06-18T14:35:00Z"/>
          <w:trPrChange w:id="4" w:author="Jarno Nieminen" w:date="2014-06-18T14:36:00Z">
            <w:trPr>
              <w:gridBefore w:val="1"/>
              <w:gridAfter w:val="1"/>
              <w:wBefore w:w="131" w:type="dxa"/>
              <w:wAfter w:w="782" w:type="dxa"/>
              <w:cantSplit/>
            </w:trPr>
          </w:trPrChange>
        </w:trPr>
        <w:tc>
          <w:tcPr>
            <w:tcW w:w="333" w:type="dxa"/>
            <w:gridSpan w:val="2"/>
            <w:shd w:val="clear" w:color="auto" w:fill="auto"/>
            <w:tcPrChange w:id="5" w:author="Jarno Nieminen" w:date="2014-06-18T14:36:00Z">
              <w:tcPr>
                <w:tcW w:w="284" w:type="dxa"/>
                <w:gridSpan w:val="2"/>
                <w:shd w:val="clear" w:color="auto" w:fill="auto"/>
              </w:tcPr>
            </w:tcPrChange>
          </w:tcPr>
          <w:p w14:paraId="43447F7A" w14:textId="77777777" w:rsidR="009C52F6" w:rsidRPr="004A7C1C" w:rsidRDefault="009C52F6" w:rsidP="00B424C3">
            <w:pPr>
              <w:pStyle w:val="BodyText"/>
              <w:rPr>
                <w:ins w:id="6" w:author="Jarno Nieminen" w:date="2014-06-18T14:35:00Z"/>
              </w:rPr>
            </w:pPr>
          </w:p>
        </w:tc>
        <w:tc>
          <w:tcPr>
            <w:tcW w:w="8070" w:type="dxa"/>
            <w:shd w:val="clear" w:color="auto" w:fill="auto"/>
            <w:tcPrChange w:id="7" w:author="Jarno Nieminen" w:date="2014-06-18T14:36:00Z">
              <w:tcPr>
                <w:tcW w:w="7426" w:type="dxa"/>
                <w:shd w:val="clear" w:color="auto" w:fill="auto"/>
              </w:tcPr>
            </w:tcPrChange>
          </w:tcPr>
          <w:p w14:paraId="35DB386C" w14:textId="77777777" w:rsidR="009C52F6" w:rsidRPr="00AC5707" w:rsidRDefault="009C52F6" w:rsidP="00B424C3">
            <w:pPr>
              <w:pStyle w:val="Title"/>
              <w:rPr>
                <w:ins w:id="8" w:author="Jarno Nieminen" w:date="2014-06-18T14:35:00Z"/>
                <w:color w:val="008000"/>
              </w:rPr>
            </w:pPr>
            <w:ins w:id="9" w:author="Jarno Nieminen" w:date="2014-06-18T14:35: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infrastructure:eservicesupply:forminteraction</w:t>
              </w:r>
              <w:r w:rsidRPr="00AC5707">
                <w:rPr>
                  <w:color w:val="008000"/>
                </w:rPr>
                <w:fldChar w:fldCharType="end"/>
              </w:r>
            </w:ins>
          </w:p>
          <w:p w14:paraId="36105D8D" w14:textId="5531FD35" w:rsidR="009C52F6" w:rsidRDefault="001C0D2E" w:rsidP="00B424C3">
            <w:pPr>
              <w:pStyle w:val="FrsttsbladUnderrubrik"/>
              <w:rPr>
                <w:ins w:id="10" w:author="Jarno Nieminen" w:date="2014-06-18T14:35:00Z"/>
              </w:rPr>
            </w:pPr>
            <w:ins w:id="11" w:author="Jarno Nieminen" w:date="2014-06-18T14:36:00Z">
              <w:r>
                <w:t>Tjänstekontraktsbeskrivning</w:t>
              </w:r>
            </w:ins>
          </w:p>
          <w:p w14:paraId="2CE1CDA7" w14:textId="77777777" w:rsidR="009C52F6" w:rsidRPr="0039481C" w:rsidRDefault="009C52F6" w:rsidP="00B424C3">
            <w:pPr>
              <w:pStyle w:val="BodyText"/>
              <w:rPr>
                <w:ins w:id="12" w:author="Jarno Nieminen" w:date="2014-06-18T14:35:00Z"/>
                <w:sz w:val="32"/>
              </w:rPr>
            </w:pPr>
            <w:ins w:id="13" w:author="Jarno Nieminen" w:date="2014-06-18T14:35: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ins>
            <w:ins w:id="14" w:author="Jarno Nieminen" w:date="2014-06-18T14:36:00Z">
              <w:r>
                <w:rPr>
                  <w:color w:val="008000"/>
                  <w:sz w:val="32"/>
                </w:rPr>
                <w:t>2</w:t>
              </w:r>
            </w:ins>
            <w:ins w:id="15" w:author="Jarno Nieminen" w:date="2014-06-18T14:35:00Z">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ins>
            <w:ins w:id="16" w:author="Jarno Nieminen" w:date="2014-06-18T14:36:00Z">
              <w:r>
                <w:rPr>
                  <w:color w:val="008000"/>
                  <w:sz w:val="32"/>
                </w:rPr>
                <w:t>RC_4</w:t>
              </w:r>
            </w:ins>
            <w:ins w:id="17" w:author="Jarno Nieminen" w:date="2014-06-18T14:35:00Z">
              <w:r>
                <w:rPr>
                  <w:color w:val="008000"/>
                  <w:sz w:val="32"/>
                </w:rPr>
                <w:fldChar w:fldCharType="end"/>
              </w:r>
            </w:ins>
          </w:p>
          <w:p w14:paraId="6D9B5AEE" w14:textId="67EF53F8" w:rsidR="009C52F6" w:rsidRDefault="009C52F6" w:rsidP="00B424C3">
            <w:pPr>
              <w:pStyle w:val="BodyText"/>
              <w:rPr>
                <w:ins w:id="18" w:author="Jarno Nieminen" w:date="2014-06-18T14:35:00Z"/>
                <w:color w:val="008000"/>
                <w:sz w:val="28"/>
              </w:rPr>
            </w:pPr>
          </w:p>
          <w:p w14:paraId="7BFC3F70" w14:textId="77777777" w:rsidR="009C52F6" w:rsidRPr="00AC5707" w:rsidRDefault="009C52F6" w:rsidP="00B424C3">
            <w:pPr>
              <w:pStyle w:val="BodyText"/>
              <w:rPr>
                <w:ins w:id="19" w:author="Jarno Nieminen" w:date="2014-06-18T14:35:00Z"/>
                <w:color w:val="008000"/>
                <w:sz w:val="28"/>
              </w:rPr>
            </w:pPr>
            <w:ins w:id="20" w:author="Jarno Nieminen" w:date="2014-06-18T14:35:00Z">
              <w:r>
                <w:rPr>
                  <w:color w:val="008000"/>
                  <w:sz w:val="28"/>
                </w:rPr>
                <w:fldChar w:fldCharType="begin"/>
              </w:r>
              <w:r>
                <w:rPr>
                  <w:color w:val="008000"/>
                  <w:sz w:val="28"/>
                </w:rPr>
                <w:instrText xml:space="preserve"> DOCPROPERTY "datepublished" \* MERGEFORMAT </w:instrText>
              </w:r>
              <w:r>
                <w:rPr>
                  <w:color w:val="008000"/>
                  <w:sz w:val="28"/>
                </w:rPr>
                <w:fldChar w:fldCharType="separate"/>
              </w:r>
            </w:ins>
            <w:ins w:id="21" w:author="Jarno Nieminen" w:date="2014-06-18T14:36:00Z">
              <w:r>
                <w:rPr>
                  <w:color w:val="008000"/>
                  <w:sz w:val="28"/>
                </w:rPr>
                <w:t>2014-06-18</w:t>
              </w:r>
            </w:ins>
            <w:ins w:id="22" w:author="Jarno Nieminen" w:date="2014-06-18T14:35:00Z">
              <w:r>
                <w:rPr>
                  <w:color w:val="008000"/>
                  <w:sz w:val="28"/>
                </w:rPr>
                <w:fldChar w:fldCharType="end"/>
              </w:r>
            </w:ins>
          </w:p>
          <w:p w14:paraId="171AA9F2" w14:textId="77777777" w:rsidR="009C52F6" w:rsidRPr="00AC5707" w:rsidRDefault="009C52F6" w:rsidP="00B424C3">
            <w:pPr>
              <w:pStyle w:val="BodyText"/>
              <w:rPr>
                <w:ins w:id="23" w:author="Jarno Nieminen" w:date="2014-06-18T14:35:00Z"/>
              </w:rPr>
            </w:pPr>
          </w:p>
        </w:tc>
      </w:tr>
      <w:tr w:rsidR="005215C0" w:rsidRPr="00AC5707" w:rsidDel="009C52F6" w14:paraId="47DDEEBC" w14:textId="00A78A44" w:rsidTr="009C52F6">
        <w:trPr>
          <w:cantSplit/>
          <w:del w:id="24" w:author="Jarno Nieminen" w:date="2014-06-18T14:36:00Z"/>
          <w:trPrChange w:id="25" w:author="Jarno Nieminen" w:date="2014-06-18T14:36:00Z">
            <w:trPr>
              <w:cantSplit/>
            </w:trPr>
          </w:trPrChange>
        </w:trPr>
        <w:tc>
          <w:tcPr>
            <w:tcW w:w="295" w:type="dxa"/>
            <w:gridSpan w:val="2"/>
            <w:shd w:val="clear" w:color="auto" w:fill="auto"/>
            <w:tcPrChange w:id="26" w:author="Jarno Nieminen" w:date="2014-06-18T14:36:00Z">
              <w:tcPr>
                <w:tcW w:w="220" w:type="dxa"/>
                <w:gridSpan w:val="2"/>
                <w:shd w:val="clear" w:color="auto" w:fill="auto"/>
              </w:tcPr>
            </w:tcPrChange>
          </w:tcPr>
          <w:p w14:paraId="10EACF67" w14:textId="227AF850" w:rsidR="005215C0" w:rsidRPr="004A7C1C" w:rsidDel="009C52F6" w:rsidRDefault="005215C0" w:rsidP="00551447">
            <w:pPr>
              <w:pStyle w:val="BodyText"/>
              <w:rPr>
                <w:del w:id="27" w:author="Jarno Nieminen" w:date="2014-06-18T14:36:00Z"/>
              </w:rPr>
            </w:pPr>
          </w:p>
        </w:tc>
        <w:tc>
          <w:tcPr>
            <w:tcW w:w="8328" w:type="dxa"/>
            <w:gridSpan w:val="3"/>
            <w:shd w:val="clear" w:color="auto" w:fill="auto"/>
            <w:tcPrChange w:id="28" w:author="Jarno Nieminen" w:date="2014-06-18T14:36:00Z">
              <w:tcPr>
                <w:tcW w:w="8403" w:type="dxa"/>
                <w:gridSpan w:val="3"/>
                <w:shd w:val="clear" w:color="auto" w:fill="auto"/>
              </w:tcPr>
            </w:tcPrChange>
          </w:tcPr>
          <w:p w14:paraId="1B236EB3" w14:textId="30007D17" w:rsidR="005215C0" w:rsidRPr="00AC5707" w:rsidDel="009C52F6" w:rsidRDefault="005215C0" w:rsidP="00551447">
            <w:pPr>
              <w:pStyle w:val="Title"/>
              <w:rPr>
                <w:del w:id="29" w:author="Jarno Nieminen" w:date="2014-06-18T14:36:00Z"/>
                <w:color w:val="008000"/>
              </w:rPr>
            </w:pPr>
            <w:del w:id="30" w:author="Jarno Nieminen" w:date="2014-06-18T14:36:00Z">
              <w:r w:rsidRPr="00AC5707" w:rsidDel="009C52F6">
                <w:rPr>
                  <w:b w:val="0"/>
                  <w:color w:val="008000"/>
                </w:rPr>
                <w:fldChar w:fldCharType="begin"/>
              </w:r>
              <w:r w:rsidRPr="00AC5707" w:rsidDel="009C52F6">
                <w:rPr>
                  <w:color w:val="008000"/>
                </w:rPr>
                <w:delInstrText xml:space="preserve"> TITLE  \* MERGEFORMAT </w:delInstrText>
              </w:r>
              <w:r w:rsidRPr="00AC5707" w:rsidDel="009C52F6">
                <w:rPr>
                  <w:b w:val="0"/>
                  <w:color w:val="008000"/>
                </w:rPr>
                <w:fldChar w:fldCharType="separate"/>
              </w:r>
              <w:r w:rsidDel="009C52F6">
                <w:rPr>
                  <w:color w:val="008000"/>
                </w:rPr>
                <w:delText>infrastructure:supportservices:forminteraction</w:delText>
              </w:r>
              <w:r w:rsidRPr="00AC5707" w:rsidDel="009C52F6">
                <w:rPr>
                  <w:b w:val="0"/>
                  <w:color w:val="008000"/>
                </w:rPr>
                <w:fldChar w:fldCharType="end"/>
              </w:r>
            </w:del>
          </w:p>
          <w:p w14:paraId="395A790F" w14:textId="28582ED7" w:rsidR="005215C0" w:rsidDel="009C52F6" w:rsidRDefault="005215C0" w:rsidP="00551447">
            <w:pPr>
              <w:pStyle w:val="FrsttsbladUnderrubrik"/>
              <w:rPr>
                <w:del w:id="31" w:author="Jarno Nieminen" w:date="2014-06-18T14:36:00Z"/>
              </w:rPr>
            </w:pPr>
            <w:del w:id="32" w:author="Jarno Nieminen" w:date="2014-06-18T14:36:00Z">
              <w:r w:rsidDel="009C52F6">
                <w:delText>Tjänstekontraktsbeskrivning</w:delText>
              </w:r>
            </w:del>
          </w:p>
          <w:p w14:paraId="5EE2F87C" w14:textId="62CEDE3A" w:rsidR="005215C0" w:rsidRPr="0039481C" w:rsidDel="009C52F6" w:rsidRDefault="005215C0" w:rsidP="00551447">
            <w:pPr>
              <w:pStyle w:val="BodyText"/>
              <w:rPr>
                <w:del w:id="33" w:author="Jarno Nieminen" w:date="2014-06-18T14:36:00Z"/>
                <w:sz w:val="32"/>
              </w:rPr>
            </w:pPr>
            <w:del w:id="34" w:author="Jarno Nieminen" w:date="2014-06-18T14:36:00Z">
              <w:r w:rsidRPr="00F856C4" w:rsidDel="009C52F6">
                <w:rPr>
                  <w:sz w:val="32"/>
                </w:rPr>
                <w:delText>Version</w:delText>
              </w:r>
              <w:r w:rsidDel="009C52F6">
                <w:rPr>
                  <w:sz w:val="32"/>
                </w:rPr>
                <w:delText xml:space="preserve"> </w:delText>
              </w:r>
              <w:r w:rsidRPr="0039481C" w:rsidDel="009C52F6">
                <w:rPr>
                  <w:color w:val="008000"/>
                  <w:sz w:val="32"/>
                </w:rPr>
                <w:fldChar w:fldCharType="begin"/>
              </w:r>
              <w:r w:rsidRPr="0039481C" w:rsidDel="009C52F6">
                <w:rPr>
                  <w:color w:val="008000"/>
                  <w:sz w:val="32"/>
                </w:rPr>
                <w:delInstrText xml:space="preserve"> DOCPROPERTY  "version1" \* MERGEFORMAT </w:delInstrText>
              </w:r>
              <w:r w:rsidRPr="0039481C" w:rsidDel="009C52F6">
                <w:rPr>
                  <w:color w:val="008000"/>
                  <w:sz w:val="32"/>
                </w:rPr>
                <w:fldChar w:fldCharType="separate"/>
              </w:r>
              <w:r w:rsidDel="009C52F6">
                <w:rPr>
                  <w:color w:val="008000"/>
                  <w:sz w:val="32"/>
                </w:rPr>
                <w:delText>2</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"version2"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"version3"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color w:val="008000"/>
                  <w:sz w:val="32"/>
                </w:rPr>
                <w:fldChar w:fldCharType="begin"/>
              </w:r>
              <w:r w:rsidDel="009C52F6">
                <w:rPr>
                  <w:color w:val="008000"/>
                  <w:sz w:val="32"/>
                </w:rPr>
                <w:delInstrText xml:space="preserve"> DOCPROPERTY "rc" \* MERGEFORMAT </w:delInstrText>
              </w:r>
              <w:r w:rsidDel="009C52F6">
                <w:rPr>
                  <w:color w:val="008000"/>
                  <w:sz w:val="32"/>
                </w:rPr>
                <w:fldChar w:fldCharType="separate"/>
              </w:r>
              <w:r w:rsidR="00551447" w:rsidDel="009C52F6">
                <w:rPr>
                  <w:color w:val="008000"/>
                  <w:sz w:val="32"/>
                </w:rPr>
                <w:delText>RC_3</w:delText>
              </w:r>
              <w:r w:rsidDel="009C52F6">
                <w:rPr>
                  <w:color w:val="008000"/>
                  <w:sz w:val="32"/>
                </w:rPr>
                <w:fldChar w:fldCharType="end"/>
              </w:r>
            </w:del>
          </w:p>
          <w:p w14:paraId="38D308CB" w14:textId="38E774DC" w:rsidR="005215C0" w:rsidRPr="00AC5707" w:rsidDel="009C52F6" w:rsidRDefault="005215C0" w:rsidP="00551447">
            <w:pPr>
              <w:pStyle w:val="BodyText"/>
              <w:rPr>
                <w:del w:id="35" w:author="Jarno Nieminen" w:date="2014-06-18T14:36:00Z"/>
                <w:color w:val="008000"/>
                <w:sz w:val="28"/>
              </w:rPr>
            </w:pPr>
            <w:del w:id="36" w:author="Jarno Nieminen" w:date="2014-06-18T14:36:00Z">
              <w:r w:rsidDel="009C52F6">
                <w:rPr>
                  <w:color w:val="008000"/>
                  <w:sz w:val="28"/>
                </w:rPr>
                <w:fldChar w:fldCharType="begin"/>
              </w:r>
              <w:r w:rsidDel="009C52F6">
                <w:rPr>
                  <w:color w:val="008000"/>
                  <w:sz w:val="28"/>
                </w:rPr>
                <w:delInstrText xml:space="preserve"> DOCPROPERTY "datepublished" \* MERGEFORMAT </w:delInstrText>
              </w:r>
              <w:r w:rsidDel="009C52F6">
                <w:rPr>
                  <w:color w:val="008000"/>
                  <w:sz w:val="28"/>
                </w:rPr>
                <w:fldChar w:fldCharType="separate"/>
              </w:r>
              <w:r w:rsidDel="009C52F6">
                <w:rPr>
                  <w:color w:val="008000"/>
                  <w:sz w:val="28"/>
                </w:rPr>
                <w:delText>2014-04-16</w:delText>
              </w:r>
              <w:r w:rsidDel="009C52F6">
                <w:rPr>
                  <w:color w:val="008000"/>
                  <w:sz w:val="28"/>
                </w:rPr>
                <w:fldChar w:fldCharType="end"/>
              </w:r>
            </w:del>
          </w:p>
          <w:p w14:paraId="1305280B" w14:textId="6294C71D" w:rsidR="005215C0" w:rsidRPr="00AC5707" w:rsidDel="009C52F6" w:rsidRDefault="005215C0" w:rsidP="00551447">
            <w:pPr>
              <w:pStyle w:val="BodyText"/>
              <w:rPr>
                <w:del w:id="37" w:author="Jarno Nieminen" w:date="2014-06-18T14:36:00Z"/>
              </w:rPr>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bookmarkStart w:id="38" w:name="_GoBack"/>
        <w:bookmarkEnd w:id="38"/>
        <w:p w14:paraId="2A2B6A38" w14:textId="77777777" w:rsidR="00F507F6" w:rsidRDefault="00793064">
          <w:pPr>
            <w:pStyle w:val="TOC1"/>
            <w:tabs>
              <w:tab w:val="left" w:pos="400"/>
              <w:tab w:val="right" w:leader="dot" w:pos="10456"/>
            </w:tabs>
            <w:rPr>
              <w:ins w:id="39" w:author="Jarno Nieminen" w:date="2014-06-19T14:31: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40" w:author="Jarno Nieminen" w:date="2014-06-19T14:31:00Z">
            <w:r w:rsidR="00F507F6" w:rsidRPr="00FB16A0">
              <w:rPr>
                <w:rStyle w:val="Hyperlink"/>
                <w:noProof/>
              </w:rPr>
              <w:fldChar w:fldCharType="begin"/>
            </w:r>
            <w:r w:rsidR="00F507F6" w:rsidRPr="00FB16A0">
              <w:rPr>
                <w:rStyle w:val="Hyperlink"/>
                <w:noProof/>
              </w:rPr>
              <w:instrText xml:space="preserve"> </w:instrText>
            </w:r>
            <w:r w:rsidR="00F507F6">
              <w:rPr>
                <w:noProof/>
              </w:rPr>
              <w:instrText>HYPERLINK \l "_Toc390951632"</w:instrText>
            </w:r>
            <w:r w:rsidR="00F507F6" w:rsidRPr="00FB16A0">
              <w:rPr>
                <w:rStyle w:val="Hyperlink"/>
                <w:noProof/>
              </w:rPr>
              <w:instrText xml:space="preserve"> </w:instrText>
            </w:r>
            <w:r w:rsidR="00F507F6" w:rsidRPr="00FB16A0">
              <w:rPr>
                <w:rStyle w:val="Hyperlink"/>
                <w:noProof/>
              </w:rPr>
            </w:r>
            <w:r w:rsidR="00F507F6" w:rsidRPr="00FB16A0">
              <w:rPr>
                <w:rStyle w:val="Hyperlink"/>
                <w:noProof/>
              </w:rPr>
              <w:fldChar w:fldCharType="separate"/>
            </w:r>
            <w:r w:rsidR="00F507F6" w:rsidRPr="00FB16A0">
              <w:rPr>
                <w:rStyle w:val="Hyperlink"/>
                <w:noProof/>
              </w:rPr>
              <w:t>1</w:t>
            </w:r>
            <w:r w:rsidR="00F507F6">
              <w:rPr>
                <w:rFonts w:asciiTheme="minorHAnsi" w:eastAsiaTheme="minorEastAsia" w:hAnsiTheme="minorHAnsi" w:cstheme="minorBidi"/>
                <w:noProof/>
                <w:sz w:val="22"/>
                <w:lang w:eastAsia="sv-SE"/>
              </w:rPr>
              <w:tab/>
            </w:r>
            <w:r w:rsidR="00F507F6" w:rsidRPr="00FB16A0">
              <w:rPr>
                <w:rStyle w:val="Hyperlink"/>
                <w:noProof/>
              </w:rPr>
              <w:t>Inledning</w:t>
            </w:r>
            <w:r w:rsidR="00F507F6">
              <w:rPr>
                <w:noProof/>
                <w:webHidden/>
              </w:rPr>
              <w:tab/>
            </w:r>
            <w:r w:rsidR="00F507F6">
              <w:rPr>
                <w:noProof/>
                <w:webHidden/>
              </w:rPr>
              <w:fldChar w:fldCharType="begin"/>
            </w:r>
            <w:r w:rsidR="00F507F6">
              <w:rPr>
                <w:noProof/>
                <w:webHidden/>
              </w:rPr>
              <w:instrText xml:space="preserve"> PAGEREF _Toc390951632 \h </w:instrText>
            </w:r>
            <w:r w:rsidR="00F507F6">
              <w:rPr>
                <w:noProof/>
                <w:webHidden/>
              </w:rPr>
            </w:r>
          </w:ins>
          <w:r w:rsidR="00F507F6">
            <w:rPr>
              <w:noProof/>
              <w:webHidden/>
            </w:rPr>
            <w:fldChar w:fldCharType="separate"/>
          </w:r>
          <w:ins w:id="41" w:author="Jarno Nieminen" w:date="2014-06-19T14:31:00Z">
            <w:r w:rsidR="00F507F6">
              <w:rPr>
                <w:noProof/>
                <w:webHidden/>
              </w:rPr>
              <w:t>9</w:t>
            </w:r>
            <w:r w:rsidR="00F507F6">
              <w:rPr>
                <w:noProof/>
                <w:webHidden/>
              </w:rPr>
              <w:fldChar w:fldCharType="end"/>
            </w:r>
            <w:r w:rsidR="00F507F6" w:rsidRPr="00FB16A0">
              <w:rPr>
                <w:rStyle w:val="Hyperlink"/>
                <w:noProof/>
              </w:rPr>
              <w:fldChar w:fldCharType="end"/>
            </w:r>
          </w:ins>
        </w:p>
        <w:p w14:paraId="5E96B996" w14:textId="77777777" w:rsidR="00F507F6" w:rsidRDefault="00F507F6">
          <w:pPr>
            <w:pStyle w:val="TOC2"/>
            <w:tabs>
              <w:tab w:val="left" w:pos="658"/>
              <w:tab w:val="right" w:leader="dot" w:pos="10456"/>
            </w:tabs>
            <w:rPr>
              <w:ins w:id="42" w:author="Jarno Nieminen" w:date="2014-06-19T14:31:00Z"/>
              <w:rFonts w:asciiTheme="minorHAnsi" w:eastAsiaTheme="minorEastAsia" w:hAnsiTheme="minorHAnsi" w:cstheme="minorBidi"/>
              <w:noProof/>
              <w:sz w:val="22"/>
              <w:lang w:eastAsia="sv-SE"/>
            </w:rPr>
          </w:pPr>
          <w:ins w:id="4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w:t>
            </w:r>
            <w:r>
              <w:rPr>
                <w:rFonts w:asciiTheme="minorHAnsi" w:eastAsiaTheme="minorEastAsia" w:hAnsiTheme="minorHAnsi" w:cstheme="minorBidi"/>
                <w:noProof/>
                <w:sz w:val="22"/>
                <w:lang w:eastAsia="sv-SE"/>
              </w:rPr>
              <w:tab/>
            </w:r>
            <w:r w:rsidRPr="00FB16A0">
              <w:rPr>
                <w:rStyle w:val="Hyperlink"/>
                <w:noProof/>
              </w:rPr>
              <w:t>WEB beskrivning</w:t>
            </w:r>
            <w:r>
              <w:rPr>
                <w:noProof/>
                <w:webHidden/>
              </w:rPr>
              <w:tab/>
            </w:r>
            <w:r>
              <w:rPr>
                <w:noProof/>
                <w:webHidden/>
              </w:rPr>
              <w:fldChar w:fldCharType="begin"/>
            </w:r>
            <w:r>
              <w:rPr>
                <w:noProof/>
                <w:webHidden/>
              </w:rPr>
              <w:instrText xml:space="preserve"> PAGEREF _Toc390951633 \h </w:instrText>
            </w:r>
            <w:r>
              <w:rPr>
                <w:noProof/>
                <w:webHidden/>
              </w:rPr>
            </w:r>
          </w:ins>
          <w:r>
            <w:rPr>
              <w:noProof/>
              <w:webHidden/>
            </w:rPr>
            <w:fldChar w:fldCharType="separate"/>
          </w:r>
          <w:ins w:id="44" w:author="Jarno Nieminen" w:date="2014-06-19T14:31:00Z">
            <w:r>
              <w:rPr>
                <w:noProof/>
                <w:webHidden/>
              </w:rPr>
              <w:t>10</w:t>
            </w:r>
            <w:r>
              <w:rPr>
                <w:noProof/>
                <w:webHidden/>
              </w:rPr>
              <w:fldChar w:fldCharType="end"/>
            </w:r>
            <w:r w:rsidRPr="00FB16A0">
              <w:rPr>
                <w:rStyle w:val="Hyperlink"/>
                <w:noProof/>
              </w:rPr>
              <w:fldChar w:fldCharType="end"/>
            </w:r>
          </w:ins>
        </w:p>
        <w:p w14:paraId="575AA820" w14:textId="77777777" w:rsidR="00F507F6" w:rsidRDefault="00F507F6">
          <w:pPr>
            <w:pStyle w:val="TOC1"/>
            <w:tabs>
              <w:tab w:val="left" w:pos="400"/>
              <w:tab w:val="right" w:leader="dot" w:pos="10456"/>
            </w:tabs>
            <w:rPr>
              <w:ins w:id="45" w:author="Jarno Nieminen" w:date="2014-06-19T14:31:00Z"/>
              <w:rFonts w:asciiTheme="minorHAnsi" w:eastAsiaTheme="minorEastAsia" w:hAnsiTheme="minorHAnsi" w:cstheme="minorBidi"/>
              <w:noProof/>
              <w:sz w:val="22"/>
              <w:lang w:eastAsia="sv-SE"/>
            </w:rPr>
          </w:pPr>
          <w:ins w:id="4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w:t>
            </w:r>
            <w:r>
              <w:rPr>
                <w:rFonts w:asciiTheme="minorHAnsi" w:eastAsiaTheme="minorEastAsia" w:hAnsiTheme="minorHAnsi" w:cstheme="minorBidi"/>
                <w:noProof/>
                <w:sz w:val="22"/>
                <w:lang w:eastAsia="sv-SE"/>
              </w:rPr>
              <w:tab/>
            </w:r>
            <w:r w:rsidRPr="00FB16A0">
              <w:rPr>
                <w:rStyle w:val="Hyperlink"/>
                <w:noProof/>
              </w:rPr>
              <w:t>Versionsinformation</w:t>
            </w:r>
            <w:r>
              <w:rPr>
                <w:noProof/>
                <w:webHidden/>
              </w:rPr>
              <w:tab/>
            </w:r>
            <w:r>
              <w:rPr>
                <w:noProof/>
                <w:webHidden/>
              </w:rPr>
              <w:fldChar w:fldCharType="begin"/>
            </w:r>
            <w:r>
              <w:rPr>
                <w:noProof/>
                <w:webHidden/>
              </w:rPr>
              <w:instrText xml:space="preserve"> PAGEREF _Toc390951634 \h </w:instrText>
            </w:r>
            <w:r>
              <w:rPr>
                <w:noProof/>
                <w:webHidden/>
              </w:rPr>
            </w:r>
          </w:ins>
          <w:r>
            <w:rPr>
              <w:noProof/>
              <w:webHidden/>
            </w:rPr>
            <w:fldChar w:fldCharType="separate"/>
          </w:r>
          <w:ins w:id="47" w:author="Jarno Nieminen" w:date="2014-06-19T14:31:00Z">
            <w:r>
              <w:rPr>
                <w:noProof/>
                <w:webHidden/>
              </w:rPr>
              <w:t>11</w:t>
            </w:r>
            <w:r>
              <w:rPr>
                <w:noProof/>
                <w:webHidden/>
              </w:rPr>
              <w:fldChar w:fldCharType="end"/>
            </w:r>
            <w:r w:rsidRPr="00FB16A0">
              <w:rPr>
                <w:rStyle w:val="Hyperlink"/>
                <w:noProof/>
              </w:rPr>
              <w:fldChar w:fldCharType="end"/>
            </w:r>
          </w:ins>
        </w:p>
        <w:p w14:paraId="4BF0BE66" w14:textId="77777777" w:rsidR="00F507F6" w:rsidRDefault="00F507F6">
          <w:pPr>
            <w:pStyle w:val="TOC2"/>
            <w:tabs>
              <w:tab w:val="left" w:pos="879"/>
              <w:tab w:val="right" w:leader="dot" w:pos="10456"/>
            </w:tabs>
            <w:rPr>
              <w:ins w:id="48" w:author="Jarno Nieminen" w:date="2014-06-19T14:31:00Z"/>
              <w:rFonts w:asciiTheme="minorHAnsi" w:eastAsiaTheme="minorEastAsia" w:hAnsiTheme="minorHAnsi" w:cstheme="minorBidi"/>
              <w:noProof/>
              <w:sz w:val="22"/>
              <w:lang w:eastAsia="sv-SE"/>
            </w:rPr>
          </w:pPr>
          <w:ins w:id="4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2.1</w:t>
            </w:r>
            <w:r>
              <w:rPr>
                <w:rFonts w:asciiTheme="minorHAnsi" w:eastAsiaTheme="minorEastAsia" w:hAnsiTheme="minorHAnsi" w:cstheme="minorBidi"/>
                <w:noProof/>
                <w:sz w:val="22"/>
                <w:lang w:eastAsia="sv-SE"/>
              </w:rPr>
              <w:tab/>
            </w:r>
            <w:r w:rsidRPr="00FB16A0">
              <w:rPr>
                <w:rStyle w:val="Hyperlink"/>
                <w:noProof/>
              </w:rPr>
              <w:t xml:space="preserve">Version </w:t>
            </w:r>
            <w:r w:rsidRPr="00FB16A0">
              <w:rPr>
                <w:rStyle w:val="Hyperlink"/>
                <w:b/>
                <w:noProof/>
              </w:rPr>
              <w:t>2</w:t>
            </w:r>
            <w:r w:rsidRPr="00FB16A0">
              <w:rPr>
                <w:rStyle w:val="Hyperlink"/>
                <w:noProof/>
              </w:rPr>
              <w:t>.</w:t>
            </w:r>
            <w:r w:rsidRPr="00FB16A0">
              <w:rPr>
                <w:rStyle w:val="Hyperlink"/>
                <w:b/>
                <w:noProof/>
              </w:rPr>
              <w:t>0</w:t>
            </w:r>
            <w:r w:rsidRPr="00FB16A0">
              <w:rPr>
                <w:rStyle w:val="Hyperlink"/>
                <w:noProof/>
              </w:rPr>
              <w:t>.</w:t>
            </w:r>
            <w:r w:rsidRPr="00FB16A0">
              <w:rPr>
                <w:rStyle w:val="Hyperlink"/>
                <w:b/>
                <w:noProof/>
              </w:rPr>
              <w:t>0</w:t>
            </w:r>
            <w:r w:rsidRPr="00FB16A0">
              <w:rPr>
                <w:rStyle w:val="Hyperlink"/>
                <w:noProof/>
              </w:rPr>
              <w:t>.</w:t>
            </w:r>
            <w:r w:rsidRPr="00FB16A0">
              <w:rPr>
                <w:rStyle w:val="Hyperlink"/>
                <w:b/>
                <w:noProof/>
              </w:rPr>
              <w:t>RC_4</w:t>
            </w:r>
            <w:r>
              <w:rPr>
                <w:noProof/>
                <w:webHidden/>
              </w:rPr>
              <w:tab/>
            </w:r>
            <w:r>
              <w:rPr>
                <w:noProof/>
                <w:webHidden/>
              </w:rPr>
              <w:fldChar w:fldCharType="begin"/>
            </w:r>
            <w:r>
              <w:rPr>
                <w:noProof/>
                <w:webHidden/>
              </w:rPr>
              <w:instrText xml:space="preserve"> PAGEREF _Toc390951635 \h </w:instrText>
            </w:r>
            <w:r>
              <w:rPr>
                <w:noProof/>
                <w:webHidden/>
              </w:rPr>
            </w:r>
          </w:ins>
          <w:r>
            <w:rPr>
              <w:noProof/>
              <w:webHidden/>
            </w:rPr>
            <w:fldChar w:fldCharType="separate"/>
          </w:r>
          <w:ins w:id="50" w:author="Jarno Nieminen" w:date="2014-06-19T14:31:00Z">
            <w:r>
              <w:rPr>
                <w:noProof/>
                <w:webHidden/>
              </w:rPr>
              <w:t>11</w:t>
            </w:r>
            <w:r>
              <w:rPr>
                <w:noProof/>
                <w:webHidden/>
              </w:rPr>
              <w:fldChar w:fldCharType="end"/>
            </w:r>
            <w:r w:rsidRPr="00FB16A0">
              <w:rPr>
                <w:rStyle w:val="Hyperlink"/>
                <w:noProof/>
              </w:rPr>
              <w:fldChar w:fldCharType="end"/>
            </w:r>
          </w:ins>
        </w:p>
        <w:p w14:paraId="6DC522AC" w14:textId="77777777" w:rsidR="00F507F6" w:rsidRDefault="00F507F6">
          <w:pPr>
            <w:pStyle w:val="TOC3"/>
            <w:tabs>
              <w:tab w:val="left" w:pos="1100"/>
              <w:tab w:val="right" w:leader="dot" w:pos="10456"/>
            </w:tabs>
            <w:rPr>
              <w:ins w:id="51" w:author="Jarno Nieminen" w:date="2014-06-19T14:31:00Z"/>
              <w:rFonts w:asciiTheme="minorHAnsi" w:eastAsiaTheme="minorEastAsia" w:hAnsiTheme="minorHAnsi" w:cstheme="minorBidi"/>
              <w:noProof/>
              <w:sz w:val="22"/>
              <w:lang w:eastAsia="sv-SE"/>
            </w:rPr>
          </w:pPr>
          <w:ins w:id="5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2.1.1</w:t>
            </w:r>
            <w:r>
              <w:rPr>
                <w:rFonts w:asciiTheme="minorHAnsi" w:eastAsiaTheme="minorEastAsia" w:hAnsiTheme="minorHAnsi" w:cstheme="minorBidi"/>
                <w:noProof/>
                <w:sz w:val="22"/>
                <w:lang w:eastAsia="sv-SE"/>
              </w:rPr>
              <w:tab/>
            </w:r>
            <w:r w:rsidRPr="00FB16A0">
              <w:rPr>
                <w:rStyle w:val="Hyperlink"/>
                <w:noProof/>
              </w:rPr>
              <w:t>Oförändrade tjänstekontrakt</w:t>
            </w:r>
            <w:r>
              <w:rPr>
                <w:noProof/>
                <w:webHidden/>
              </w:rPr>
              <w:tab/>
            </w:r>
            <w:r>
              <w:rPr>
                <w:noProof/>
                <w:webHidden/>
              </w:rPr>
              <w:fldChar w:fldCharType="begin"/>
            </w:r>
            <w:r>
              <w:rPr>
                <w:noProof/>
                <w:webHidden/>
              </w:rPr>
              <w:instrText xml:space="preserve"> PAGEREF _Toc390951636 \h </w:instrText>
            </w:r>
            <w:r>
              <w:rPr>
                <w:noProof/>
                <w:webHidden/>
              </w:rPr>
            </w:r>
          </w:ins>
          <w:r>
            <w:rPr>
              <w:noProof/>
              <w:webHidden/>
            </w:rPr>
            <w:fldChar w:fldCharType="separate"/>
          </w:r>
          <w:ins w:id="53" w:author="Jarno Nieminen" w:date="2014-06-19T14:31:00Z">
            <w:r>
              <w:rPr>
                <w:noProof/>
                <w:webHidden/>
              </w:rPr>
              <w:t>11</w:t>
            </w:r>
            <w:r>
              <w:rPr>
                <w:noProof/>
                <w:webHidden/>
              </w:rPr>
              <w:fldChar w:fldCharType="end"/>
            </w:r>
            <w:r w:rsidRPr="00FB16A0">
              <w:rPr>
                <w:rStyle w:val="Hyperlink"/>
                <w:noProof/>
              </w:rPr>
              <w:fldChar w:fldCharType="end"/>
            </w:r>
          </w:ins>
        </w:p>
        <w:p w14:paraId="3ED01599" w14:textId="77777777" w:rsidR="00F507F6" w:rsidRDefault="00F507F6">
          <w:pPr>
            <w:pStyle w:val="TOC3"/>
            <w:tabs>
              <w:tab w:val="left" w:pos="1100"/>
              <w:tab w:val="right" w:leader="dot" w:pos="10456"/>
            </w:tabs>
            <w:rPr>
              <w:ins w:id="54" w:author="Jarno Nieminen" w:date="2014-06-19T14:31:00Z"/>
              <w:rFonts w:asciiTheme="minorHAnsi" w:eastAsiaTheme="minorEastAsia" w:hAnsiTheme="minorHAnsi" w:cstheme="minorBidi"/>
              <w:noProof/>
              <w:sz w:val="22"/>
              <w:lang w:eastAsia="sv-SE"/>
            </w:rPr>
          </w:pPr>
          <w:ins w:id="5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2.1.2</w:t>
            </w:r>
            <w:r>
              <w:rPr>
                <w:rFonts w:asciiTheme="minorHAnsi" w:eastAsiaTheme="minorEastAsia" w:hAnsiTheme="minorHAnsi" w:cstheme="minorBidi"/>
                <w:noProof/>
                <w:sz w:val="22"/>
                <w:lang w:eastAsia="sv-SE"/>
              </w:rPr>
              <w:tab/>
            </w:r>
            <w:r w:rsidRPr="00FB16A0">
              <w:rPr>
                <w:rStyle w:val="Hyperlink"/>
                <w:noProof/>
              </w:rPr>
              <w:t>Nya tjänstekontrakt</w:t>
            </w:r>
            <w:r>
              <w:rPr>
                <w:noProof/>
                <w:webHidden/>
              </w:rPr>
              <w:tab/>
            </w:r>
            <w:r>
              <w:rPr>
                <w:noProof/>
                <w:webHidden/>
              </w:rPr>
              <w:fldChar w:fldCharType="begin"/>
            </w:r>
            <w:r>
              <w:rPr>
                <w:noProof/>
                <w:webHidden/>
              </w:rPr>
              <w:instrText xml:space="preserve"> PAGEREF _Toc390951637 \h </w:instrText>
            </w:r>
            <w:r>
              <w:rPr>
                <w:noProof/>
                <w:webHidden/>
              </w:rPr>
            </w:r>
          </w:ins>
          <w:r>
            <w:rPr>
              <w:noProof/>
              <w:webHidden/>
            </w:rPr>
            <w:fldChar w:fldCharType="separate"/>
          </w:r>
          <w:ins w:id="56" w:author="Jarno Nieminen" w:date="2014-06-19T14:31:00Z">
            <w:r>
              <w:rPr>
                <w:noProof/>
                <w:webHidden/>
              </w:rPr>
              <w:t>11</w:t>
            </w:r>
            <w:r>
              <w:rPr>
                <w:noProof/>
                <w:webHidden/>
              </w:rPr>
              <w:fldChar w:fldCharType="end"/>
            </w:r>
            <w:r w:rsidRPr="00FB16A0">
              <w:rPr>
                <w:rStyle w:val="Hyperlink"/>
                <w:noProof/>
              </w:rPr>
              <w:fldChar w:fldCharType="end"/>
            </w:r>
          </w:ins>
        </w:p>
        <w:p w14:paraId="4FD964D3" w14:textId="77777777" w:rsidR="00F507F6" w:rsidRDefault="00F507F6">
          <w:pPr>
            <w:pStyle w:val="TOC3"/>
            <w:tabs>
              <w:tab w:val="left" w:pos="1100"/>
              <w:tab w:val="right" w:leader="dot" w:pos="10456"/>
            </w:tabs>
            <w:rPr>
              <w:ins w:id="57" w:author="Jarno Nieminen" w:date="2014-06-19T14:31:00Z"/>
              <w:rFonts w:asciiTheme="minorHAnsi" w:eastAsiaTheme="minorEastAsia" w:hAnsiTheme="minorHAnsi" w:cstheme="minorBidi"/>
              <w:noProof/>
              <w:sz w:val="22"/>
              <w:lang w:eastAsia="sv-SE"/>
            </w:rPr>
          </w:pPr>
          <w:ins w:id="5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2.1.3</w:t>
            </w:r>
            <w:r>
              <w:rPr>
                <w:rFonts w:asciiTheme="minorHAnsi" w:eastAsiaTheme="minorEastAsia" w:hAnsiTheme="minorHAnsi" w:cstheme="minorBidi"/>
                <w:noProof/>
                <w:sz w:val="22"/>
                <w:lang w:eastAsia="sv-SE"/>
              </w:rPr>
              <w:tab/>
            </w:r>
            <w:r w:rsidRPr="00FB16A0">
              <w:rPr>
                <w:rStyle w:val="Hyperlink"/>
                <w:noProof/>
              </w:rPr>
              <w:t>Förändrade tjänstekontrakt</w:t>
            </w:r>
            <w:r>
              <w:rPr>
                <w:noProof/>
                <w:webHidden/>
              </w:rPr>
              <w:tab/>
            </w:r>
            <w:r>
              <w:rPr>
                <w:noProof/>
                <w:webHidden/>
              </w:rPr>
              <w:fldChar w:fldCharType="begin"/>
            </w:r>
            <w:r>
              <w:rPr>
                <w:noProof/>
                <w:webHidden/>
              </w:rPr>
              <w:instrText xml:space="preserve"> PAGEREF _Toc390951638 \h </w:instrText>
            </w:r>
            <w:r>
              <w:rPr>
                <w:noProof/>
                <w:webHidden/>
              </w:rPr>
            </w:r>
          </w:ins>
          <w:r>
            <w:rPr>
              <w:noProof/>
              <w:webHidden/>
            </w:rPr>
            <w:fldChar w:fldCharType="separate"/>
          </w:r>
          <w:ins w:id="59" w:author="Jarno Nieminen" w:date="2014-06-19T14:31:00Z">
            <w:r>
              <w:rPr>
                <w:noProof/>
                <w:webHidden/>
              </w:rPr>
              <w:t>11</w:t>
            </w:r>
            <w:r>
              <w:rPr>
                <w:noProof/>
                <w:webHidden/>
              </w:rPr>
              <w:fldChar w:fldCharType="end"/>
            </w:r>
            <w:r w:rsidRPr="00FB16A0">
              <w:rPr>
                <w:rStyle w:val="Hyperlink"/>
                <w:noProof/>
              </w:rPr>
              <w:fldChar w:fldCharType="end"/>
            </w:r>
          </w:ins>
        </w:p>
        <w:p w14:paraId="61FDCF1D" w14:textId="77777777" w:rsidR="00F507F6" w:rsidRDefault="00F507F6">
          <w:pPr>
            <w:pStyle w:val="TOC3"/>
            <w:tabs>
              <w:tab w:val="left" w:pos="1100"/>
              <w:tab w:val="right" w:leader="dot" w:pos="10456"/>
            </w:tabs>
            <w:rPr>
              <w:ins w:id="60" w:author="Jarno Nieminen" w:date="2014-06-19T14:31:00Z"/>
              <w:rFonts w:asciiTheme="minorHAnsi" w:eastAsiaTheme="minorEastAsia" w:hAnsiTheme="minorHAnsi" w:cstheme="minorBidi"/>
              <w:noProof/>
              <w:sz w:val="22"/>
              <w:lang w:eastAsia="sv-SE"/>
            </w:rPr>
          </w:pPr>
          <w:ins w:id="6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"_Toc390951639"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2.1.4</w:t>
            </w:r>
            <w:r>
              <w:rPr>
                <w:rFonts w:asciiTheme="minorHAnsi" w:eastAsiaTheme="minorEastAsia" w:hAnsiTheme="minorHAnsi" w:cstheme="minorBidi"/>
                <w:noProof/>
                <w:sz w:val="22"/>
                <w:lang w:eastAsia="sv-SE"/>
              </w:rPr>
              <w:tab/>
            </w:r>
            <w:r w:rsidRPr="00FB16A0">
              <w:rPr>
                <w:rStyle w:val="Hyperlink"/>
                <w:noProof/>
              </w:rPr>
              <w:t>Utgångna tjänstekontrakt</w:t>
            </w:r>
            <w:r>
              <w:rPr>
                <w:noProof/>
                <w:webHidden/>
              </w:rPr>
              <w:tab/>
            </w:r>
            <w:r>
              <w:rPr>
                <w:noProof/>
                <w:webHidden/>
              </w:rPr>
              <w:fldChar w:fldCharType="begin"/>
            </w:r>
            <w:r>
              <w:rPr>
                <w:noProof/>
                <w:webHidden/>
              </w:rPr>
              <w:instrText xml:space="preserve"> PAGEREF _Toc390951639 \h </w:instrText>
            </w:r>
            <w:r>
              <w:rPr>
                <w:noProof/>
                <w:webHidden/>
              </w:rPr>
            </w:r>
          </w:ins>
          <w:r>
            <w:rPr>
              <w:noProof/>
              <w:webHidden/>
            </w:rPr>
            <w:fldChar w:fldCharType="separate"/>
          </w:r>
          <w:ins w:id="62" w:author="Jarno Nieminen" w:date="2014-06-19T14:31:00Z">
            <w:r>
              <w:rPr>
                <w:noProof/>
                <w:webHidden/>
              </w:rPr>
              <w:t>11</w:t>
            </w:r>
            <w:r>
              <w:rPr>
                <w:noProof/>
                <w:webHidden/>
              </w:rPr>
              <w:fldChar w:fldCharType="end"/>
            </w:r>
            <w:r w:rsidRPr="00FB16A0">
              <w:rPr>
                <w:rStyle w:val="Hyperlink"/>
                <w:noProof/>
              </w:rPr>
              <w:fldChar w:fldCharType="end"/>
            </w:r>
          </w:ins>
        </w:p>
        <w:p w14:paraId="60FF6AEB" w14:textId="77777777" w:rsidR="00F507F6" w:rsidRDefault="00F507F6">
          <w:pPr>
            <w:pStyle w:val="TOC1"/>
            <w:tabs>
              <w:tab w:val="left" w:pos="400"/>
              <w:tab w:val="right" w:leader="dot" w:pos="10456"/>
            </w:tabs>
            <w:rPr>
              <w:ins w:id="63" w:author="Jarno Nieminen" w:date="2014-06-19T14:31:00Z"/>
              <w:rFonts w:asciiTheme="minorHAnsi" w:eastAsiaTheme="minorEastAsia" w:hAnsiTheme="minorHAnsi" w:cstheme="minorBidi"/>
              <w:noProof/>
              <w:sz w:val="22"/>
              <w:lang w:eastAsia="sv-SE"/>
            </w:rPr>
          </w:pPr>
          <w:ins w:id="6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w:t>
            </w:r>
            <w:r>
              <w:rPr>
                <w:rFonts w:asciiTheme="minorHAnsi" w:eastAsiaTheme="minorEastAsia" w:hAnsiTheme="minorHAnsi" w:cstheme="minorBidi"/>
                <w:noProof/>
                <w:sz w:val="22"/>
                <w:lang w:eastAsia="sv-SE"/>
              </w:rPr>
              <w:tab/>
            </w:r>
            <w:r w:rsidRPr="00FB16A0">
              <w:rPr>
                <w:rStyle w:val="Hyperlink"/>
                <w:noProof/>
              </w:rPr>
              <w:t>Tjänstedomänens arkitektur</w:t>
            </w:r>
            <w:r>
              <w:rPr>
                <w:noProof/>
                <w:webHidden/>
              </w:rPr>
              <w:tab/>
            </w:r>
            <w:r>
              <w:rPr>
                <w:noProof/>
                <w:webHidden/>
              </w:rPr>
              <w:fldChar w:fldCharType="begin"/>
            </w:r>
            <w:r>
              <w:rPr>
                <w:noProof/>
                <w:webHidden/>
              </w:rPr>
              <w:instrText xml:space="preserve"> PAGEREF _Toc390951640 \h </w:instrText>
            </w:r>
            <w:r>
              <w:rPr>
                <w:noProof/>
                <w:webHidden/>
              </w:rPr>
            </w:r>
          </w:ins>
          <w:r>
            <w:rPr>
              <w:noProof/>
              <w:webHidden/>
            </w:rPr>
            <w:fldChar w:fldCharType="separate"/>
          </w:r>
          <w:ins w:id="65" w:author="Jarno Nieminen" w:date="2014-06-19T14:31:00Z">
            <w:r>
              <w:rPr>
                <w:noProof/>
                <w:webHidden/>
              </w:rPr>
              <w:t>12</w:t>
            </w:r>
            <w:r>
              <w:rPr>
                <w:noProof/>
                <w:webHidden/>
              </w:rPr>
              <w:fldChar w:fldCharType="end"/>
            </w:r>
            <w:r w:rsidRPr="00FB16A0">
              <w:rPr>
                <w:rStyle w:val="Hyperlink"/>
                <w:noProof/>
              </w:rPr>
              <w:fldChar w:fldCharType="end"/>
            </w:r>
          </w:ins>
        </w:p>
        <w:p w14:paraId="41B59BFA" w14:textId="77777777" w:rsidR="00F507F6" w:rsidRDefault="00F507F6">
          <w:pPr>
            <w:pStyle w:val="TOC2"/>
            <w:tabs>
              <w:tab w:val="left" w:pos="879"/>
              <w:tab w:val="right" w:leader="dot" w:pos="10456"/>
            </w:tabs>
            <w:rPr>
              <w:ins w:id="66" w:author="Jarno Nieminen" w:date="2014-06-19T14:31:00Z"/>
              <w:rFonts w:asciiTheme="minorHAnsi" w:eastAsiaTheme="minorEastAsia" w:hAnsiTheme="minorHAnsi" w:cstheme="minorBidi"/>
              <w:noProof/>
              <w:sz w:val="22"/>
              <w:lang w:eastAsia="sv-SE"/>
            </w:rPr>
          </w:pPr>
          <w:ins w:id="6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3.1</w:t>
            </w:r>
            <w:r>
              <w:rPr>
                <w:rFonts w:asciiTheme="minorHAnsi" w:eastAsiaTheme="minorEastAsia" w:hAnsiTheme="minorHAnsi" w:cstheme="minorBidi"/>
                <w:noProof/>
                <w:sz w:val="22"/>
                <w:lang w:eastAsia="sv-SE"/>
              </w:rPr>
              <w:tab/>
            </w:r>
            <w:r w:rsidRPr="00FB16A0">
              <w:rPr>
                <w:rStyle w:val="Hyperlink"/>
                <w:noProof/>
              </w:rPr>
              <w:t>Flöde AF-1 Skapa formulärmall</w:t>
            </w:r>
            <w:r>
              <w:rPr>
                <w:noProof/>
                <w:webHidden/>
              </w:rPr>
              <w:tab/>
            </w:r>
            <w:r>
              <w:rPr>
                <w:noProof/>
                <w:webHidden/>
              </w:rPr>
              <w:fldChar w:fldCharType="begin"/>
            </w:r>
            <w:r>
              <w:rPr>
                <w:noProof/>
                <w:webHidden/>
              </w:rPr>
              <w:instrText xml:space="preserve"> PAGEREF _Toc390951641 \h </w:instrText>
            </w:r>
            <w:r>
              <w:rPr>
                <w:noProof/>
                <w:webHidden/>
              </w:rPr>
            </w:r>
          </w:ins>
          <w:r>
            <w:rPr>
              <w:noProof/>
              <w:webHidden/>
            </w:rPr>
            <w:fldChar w:fldCharType="separate"/>
          </w:r>
          <w:ins w:id="68" w:author="Jarno Nieminen" w:date="2014-06-19T14:31:00Z">
            <w:r>
              <w:rPr>
                <w:noProof/>
                <w:webHidden/>
              </w:rPr>
              <w:t>12</w:t>
            </w:r>
            <w:r>
              <w:rPr>
                <w:noProof/>
                <w:webHidden/>
              </w:rPr>
              <w:fldChar w:fldCharType="end"/>
            </w:r>
            <w:r w:rsidRPr="00FB16A0">
              <w:rPr>
                <w:rStyle w:val="Hyperlink"/>
                <w:noProof/>
              </w:rPr>
              <w:fldChar w:fldCharType="end"/>
            </w:r>
          </w:ins>
        </w:p>
        <w:p w14:paraId="6F2DA128" w14:textId="77777777" w:rsidR="00F507F6" w:rsidRDefault="00F507F6">
          <w:pPr>
            <w:pStyle w:val="TOC2"/>
            <w:tabs>
              <w:tab w:val="left" w:pos="879"/>
              <w:tab w:val="right" w:leader="dot" w:pos="10456"/>
            </w:tabs>
            <w:rPr>
              <w:ins w:id="69" w:author="Jarno Nieminen" w:date="2014-06-19T14:31:00Z"/>
              <w:rFonts w:asciiTheme="minorHAnsi" w:eastAsiaTheme="minorEastAsia" w:hAnsiTheme="minorHAnsi" w:cstheme="minorBidi"/>
              <w:noProof/>
              <w:sz w:val="22"/>
              <w:lang w:eastAsia="sv-SE"/>
            </w:rPr>
          </w:pPr>
          <w:ins w:id="7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3.2</w:t>
            </w:r>
            <w:r>
              <w:rPr>
                <w:rFonts w:asciiTheme="minorHAnsi" w:eastAsiaTheme="minorEastAsia" w:hAnsiTheme="minorHAnsi" w:cstheme="minorBidi"/>
                <w:noProof/>
                <w:sz w:val="22"/>
                <w:lang w:eastAsia="sv-SE"/>
              </w:rPr>
              <w:tab/>
            </w:r>
            <w:r w:rsidRPr="00FB16A0">
              <w:rPr>
                <w:rStyle w:val="Hyperlink"/>
                <w:noProof/>
              </w:rPr>
              <w:t>Flöde AF-2 Begär formulärinsamling av patient</w:t>
            </w:r>
            <w:r>
              <w:rPr>
                <w:noProof/>
                <w:webHidden/>
              </w:rPr>
              <w:tab/>
            </w:r>
            <w:r>
              <w:rPr>
                <w:noProof/>
                <w:webHidden/>
              </w:rPr>
              <w:fldChar w:fldCharType="begin"/>
            </w:r>
            <w:r>
              <w:rPr>
                <w:noProof/>
                <w:webHidden/>
              </w:rPr>
              <w:instrText xml:space="preserve"> PAGEREF _Toc390951642 \h </w:instrText>
            </w:r>
            <w:r>
              <w:rPr>
                <w:noProof/>
                <w:webHidden/>
              </w:rPr>
            </w:r>
          </w:ins>
          <w:r>
            <w:rPr>
              <w:noProof/>
              <w:webHidden/>
            </w:rPr>
            <w:fldChar w:fldCharType="separate"/>
          </w:r>
          <w:ins w:id="71" w:author="Jarno Nieminen" w:date="2014-06-19T14:31:00Z">
            <w:r>
              <w:rPr>
                <w:noProof/>
                <w:webHidden/>
              </w:rPr>
              <w:t>13</w:t>
            </w:r>
            <w:r>
              <w:rPr>
                <w:noProof/>
                <w:webHidden/>
              </w:rPr>
              <w:fldChar w:fldCharType="end"/>
            </w:r>
            <w:r w:rsidRPr="00FB16A0">
              <w:rPr>
                <w:rStyle w:val="Hyperlink"/>
                <w:noProof/>
              </w:rPr>
              <w:fldChar w:fldCharType="end"/>
            </w:r>
          </w:ins>
        </w:p>
        <w:p w14:paraId="448C657B" w14:textId="77777777" w:rsidR="00F507F6" w:rsidRDefault="00F507F6">
          <w:pPr>
            <w:pStyle w:val="TOC2"/>
            <w:tabs>
              <w:tab w:val="left" w:pos="879"/>
              <w:tab w:val="right" w:leader="dot" w:pos="10456"/>
            </w:tabs>
            <w:rPr>
              <w:ins w:id="72" w:author="Jarno Nieminen" w:date="2014-06-19T14:31:00Z"/>
              <w:rFonts w:asciiTheme="minorHAnsi" w:eastAsiaTheme="minorEastAsia" w:hAnsiTheme="minorHAnsi" w:cstheme="minorBidi"/>
              <w:noProof/>
              <w:sz w:val="22"/>
              <w:lang w:eastAsia="sv-SE"/>
            </w:rPr>
          </w:pPr>
          <w:ins w:id="7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3.3</w:t>
            </w:r>
            <w:r>
              <w:rPr>
                <w:rFonts w:asciiTheme="minorHAnsi" w:eastAsiaTheme="minorEastAsia" w:hAnsiTheme="minorHAnsi" w:cstheme="minorBidi"/>
                <w:noProof/>
                <w:sz w:val="22"/>
                <w:lang w:eastAsia="sv-SE"/>
              </w:rPr>
              <w:tab/>
            </w:r>
            <w:r w:rsidRPr="00FB16A0">
              <w:rPr>
                <w:rStyle w:val="Hyperlink"/>
                <w:noProof/>
              </w:rPr>
              <w:t>Flöde AF-3A Patient fyller i formulär (redan skapat)</w:t>
            </w:r>
            <w:r>
              <w:rPr>
                <w:noProof/>
                <w:webHidden/>
              </w:rPr>
              <w:tab/>
            </w:r>
            <w:r>
              <w:rPr>
                <w:noProof/>
                <w:webHidden/>
              </w:rPr>
              <w:fldChar w:fldCharType="begin"/>
            </w:r>
            <w:r>
              <w:rPr>
                <w:noProof/>
                <w:webHidden/>
              </w:rPr>
              <w:instrText xml:space="preserve"> PAGEREF _Toc390951643 \h </w:instrText>
            </w:r>
            <w:r>
              <w:rPr>
                <w:noProof/>
                <w:webHidden/>
              </w:rPr>
            </w:r>
          </w:ins>
          <w:r>
            <w:rPr>
              <w:noProof/>
              <w:webHidden/>
            </w:rPr>
            <w:fldChar w:fldCharType="separate"/>
          </w:r>
          <w:ins w:id="74" w:author="Jarno Nieminen" w:date="2014-06-19T14:31:00Z">
            <w:r>
              <w:rPr>
                <w:noProof/>
                <w:webHidden/>
              </w:rPr>
              <w:t>15</w:t>
            </w:r>
            <w:r>
              <w:rPr>
                <w:noProof/>
                <w:webHidden/>
              </w:rPr>
              <w:fldChar w:fldCharType="end"/>
            </w:r>
            <w:r w:rsidRPr="00FB16A0">
              <w:rPr>
                <w:rStyle w:val="Hyperlink"/>
                <w:noProof/>
              </w:rPr>
              <w:fldChar w:fldCharType="end"/>
            </w:r>
          </w:ins>
        </w:p>
        <w:p w14:paraId="591DF387" w14:textId="77777777" w:rsidR="00F507F6" w:rsidRDefault="00F507F6">
          <w:pPr>
            <w:pStyle w:val="TOC2"/>
            <w:tabs>
              <w:tab w:val="left" w:pos="879"/>
              <w:tab w:val="right" w:leader="dot" w:pos="10456"/>
            </w:tabs>
            <w:rPr>
              <w:ins w:id="75" w:author="Jarno Nieminen" w:date="2014-06-19T14:31:00Z"/>
              <w:rFonts w:asciiTheme="minorHAnsi" w:eastAsiaTheme="minorEastAsia" w:hAnsiTheme="minorHAnsi" w:cstheme="minorBidi"/>
              <w:noProof/>
              <w:sz w:val="22"/>
              <w:lang w:eastAsia="sv-SE"/>
            </w:rPr>
          </w:pPr>
          <w:ins w:id="7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3.4</w:t>
            </w:r>
            <w:r>
              <w:rPr>
                <w:rFonts w:asciiTheme="minorHAnsi" w:eastAsiaTheme="minorEastAsia" w:hAnsiTheme="minorHAnsi" w:cstheme="minorBidi"/>
                <w:noProof/>
                <w:sz w:val="22"/>
                <w:lang w:eastAsia="sv-SE"/>
              </w:rPr>
              <w:tab/>
            </w:r>
            <w:r w:rsidRPr="00FB16A0">
              <w:rPr>
                <w:rStyle w:val="Hyperlink"/>
                <w:noProof/>
              </w:rPr>
              <w:t>Flöde AF-3B Patient fyller i formulär</w:t>
            </w:r>
            <w:r>
              <w:rPr>
                <w:noProof/>
                <w:webHidden/>
              </w:rPr>
              <w:tab/>
            </w:r>
            <w:r>
              <w:rPr>
                <w:noProof/>
                <w:webHidden/>
              </w:rPr>
              <w:fldChar w:fldCharType="begin"/>
            </w:r>
            <w:r>
              <w:rPr>
                <w:noProof/>
                <w:webHidden/>
              </w:rPr>
              <w:instrText xml:space="preserve"> PAGEREF _Toc390951644 \h </w:instrText>
            </w:r>
            <w:r>
              <w:rPr>
                <w:noProof/>
                <w:webHidden/>
              </w:rPr>
            </w:r>
          </w:ins>
          <w:r>
            <w:rPr>
              <w:noProof/>
              <w:webHidden/>
            </w:rPr>
            <w:fldChar w:fldCharType="separate"/>
          </w:r>
          <w:ins w:id="77" w:author="Jarno Nieminen" w:date="2014-06-19T14:31:00Z">
            <w:r>
              <w:rPr>
                <w:noProof/>
                <w:webHidden/>
              </w:rPr>
              <w:t>17</w:t>
            </w:r>
            <w:r>
              <w:rPr>
                <w:noProof/>
                <w:webHidden/>
              </w:rPr>
              <w:fldChar w:fldCharType="end"/>
            </w:r>
            <w:r w:rsidRPr="00FB16A0">
              <w:rPr>
                <w:rStyle w:val="Hyperlink"/>
                <w:noProof/>
              </w:rPr>
              <w:fldChar w:fldCharType="end"/>
            </w:r>
          </w:ins>
        </w:p>
        <w:p w14:paraId="6D1465B2" w14:textId="77777777" w:rsidR="00F507F6" w:rsidRDefault="00F507F6">
          <w:pPr>
            <w:pStyle w:val="TOC2"/>
            <w:tabs>
              <w:tab w:val="left" w:pos="879"/>
              <w:tab w:val="right" w:leader="dot" w:pos="10456"/>
            </w:tabs>
            <w:rPr>
              <w:ins w:id="78" w:author="Jarno Nieminen" w:date="2014-06-19T14:31:00Z"/>
              <w:rFonts w:asciiTheme="minorHAnsi" w:eastAsiaTheme="minorEastAsia" w:hAnsiTheme="minorHAnsi" w:cstheme="minorBidi"/>
              <w:noProof/>
              <w:sz w:val="22"/>
              <w:lang w:eastAsia="sv-SE"/>
            </w:rPr>
          </w:pPr>
          <w:ins w:id="7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3.5</w:t>
            </w:r>
            <w:r>
              <w:rPr>
                <w:rFonts w:asciiTheme="minorHAnsi" w:eastAsiaTheme="minorEastAsia" w:hAnsiTheme="minorHAnsi" w:cstheme="minorBidi"/>
                <w:noProof/>
                <w:sz w:val="22"/>
                <w:lang w:eastAsia="sv-SE"/>
              </w:rPr>
              <w:tab/>
            </w:r>
            <w:r w:rsidRPr="00FB16A0">
              <w:rPr>
                <w:rStyle w:val="Hyperlink"/>
                <w:noProof/>
              </w:rPr>
              <w:t>Flöde AF-4 Återuppta formulär.</w:t>
            </w:r>
            <w:r>
              <w:rPr>
                <w:noProof/>
                <w:webHidden/>
              </w:rPr>
              <w:tab/>
            </w:r>
            <w:r>
              <w:rPr>
                <w:noProof/>
                <w:webHidden/>
              </w:rPr>
              <w:fldChar w:fldCharType="begin"/>
            </w:r>
            <w:r>
              <w:rPr>
                <w:noProof/>
                <w:webHidden/>
              </w:rPr>
              <w:instrText xml:space="preserve"> PAGEREF _Toc390951645 \h </w:instrText>
            </w:r>
            <w:r>
              <w:rPr>
                <w:noProof/>
                <w:webHidden/>
              </w:rPr>
            </w:r>
          </w:ins>
          <w:r>
            <w:rPr>
              <w:noProof/>
              <w:webHidden/>
            </w:rPr>
            <w:fldChar w:fldCharType="separate"/>
          </w:r>
          <w:ins w:id="80" w:author="Jarno Nieminen" w:date="2014-06-19T14:31:00Z">
            <w:r>
              <w:rPr>
                <w:noProof/>
                <w:webHidden/>
              </w:rPr>
              <w:t>19</w:t>
            </w:r>
            <w:r>
              <w:rPr>
                <w:noProof/>
                <w:webHidden/>
              </w:rPr>
              <w:fldChar w:fldCharType="end"/>
            </w:r>
            <w:r w:rsidRPr="00FB16A0">
              <w:rPr>
                <w:rStyle w:val="Hyperlink"/>
                <w:noProof/>
              </w:rPr>
              <w:fldChar w:fldCharType="end"/>
            </w:r>
          </w:ins>
        </w:p>
        <w:p w14:paraId="428E4DD5" w14:textId="77777777" w:rsidR="00F507F6" w:rsidRDefault="00F507F6">
          <w:pPr>
            <w:pStyle w:val="TOC2"/>
            <w:tabs>
              <w:tab w:val="left" w:pos="879"/>
              <w:tab w:val="right" w:leader="dot" w:pos="10456"/>
            </w:tabs>
            <w:rPr>
              <w:ins w:id="81" w:author="Jarno Nieminen" w:date="2014-06-19T14:31:00Z"/>
              <w:rFonts w:asciiTheme="minorHAnsi" w:eastAsiaTheme="minorEastAsia" w:hAnsiTheme="minorHAnsi" w:cstheme="minorBidi"/>
              <w:noProof/>
              <w:sz w:val="22"/>
              <w:lang w:eastAsia="sv-SE"/>
            </w:rPr>
          </w:pPr>
          <w:ins w:id="8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3.6</w:t>
            </w:r>
            <w:r>
              <w:rPr>
                <w:rFonts w:asciiTheme="minorHAnsi" w:eastAsiaTheme="minorEastAsia" w:hAnsiTheme="minorHAnsi" w:cstheme="minorBidi"/>
                <w:noProof/>
                <w:sz w:val="22"/>
                <w:lang w:eastAsia="sv-SE"/>
              </w:rPr>
              <w:tab/>
            </w:r>
            <w:r w:rsidRPr="00FB16A0">
              <w:rPr>
                <w:rStyle w:val="Hyperlink"/>
                <w:noProof/>
              </w:rPr>
              <w:t>Flöde AF-5 Notifiera</w:t>
            </w:r>
            <w:r>
              <w:rPr>
                <w:noProof/>
                <w:webHidden/>
              </w:rPr>
              <w:tab/>
            </w:r>
            <w:r>
              <w:rPr>
                <w:noProof/>
                <w:webHidden/>
              </w:rPr>
              <w:fldChar w:fldCharType="begin"/>
            </w:r>
            <w:r>
              <w:rPr>
                <w:noProof/>
                <w:webHidden/>
              </w:rPr>
              <w:instrText xml:space="preserve"> PAGEREF _Toc390951646 \h </w:instrText>
            </w:r>
            <w:r>
              <w:rPr>
                <w:noProof/>
                <w:webHidden/>
              </w:rPr>
            </w:r>
          </w:ins>
          <w:r>
            <w:rPr>
              <w:noProof/>
              <w:webHidden/>
            </w:rPr>
            <w:fldChar w:fldCharType="separate"/>
          </w:r>
          <w:ins w:id="83" w:author="Jarno Nieminen" w:date="2014-06-19T14:31:00Z">
            <w:r>
              <w:rPr>
                <w:noProof/>
                <w:webHidden/>
              </w:rPr>
              <w:t>20</w:t>
            </w:r>
            <w:r>
              <w:rPr>
                <w:noProof/>
                <w:webHidden/>
              </w:rPr>
              <w:fldChar w:fldCharType="end"/>
            </w:r>
            <w:r w:rsidRPr="00FB16A0">
              <w:rPr>
                <w:rStyle w:val="Hyperlink"/>
                <w:noProof/>
              </w:rPr>
              <w:fldChar w:fldCharType="end"/>
            </w:r>
          </w:ins>
        </w:p>
        <w:p w14:paraId="684CBB12" w14:textId="77777777" w:rsidR="00F507F6" w:rsidRDefault="00F507F6">
          <w:pPr>
            <w:pStyle w:val="TOC2"/>
            <w:tabs>
              <w:tab w:val="left" w:pos="879"/>
              <w:tab w:val="right" w:leader="dot" w:pos="10456"/>
            </w:tabs>
            <w:rPr>
              <w:ins w:id="84" w:author="Jarno Nieminen" w:date="2014-06-19T14:31:00Z"/>
              <w:rFonts w:asciiTheme="minorHAnsi" w:eastAsiaTheme="minorEastAsia" w:hAnsiTheme="minorHAnsi" w:cstheme="minorBidi"/>
              <w:noProof/>
              <w:sz w:val="22"/>
              <w:lang w:eastAsia="sv-SE"/>
            </w:rPr>
          </w:pPr>
          <w:ins w:id="8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3.7</w:t>
            </w:r>
            <w:r>
              <w:rPr>
                <w:rFonts w:asciiTheme="minorHAnsi" w:eastAsiaTheme="minorEastAsia" w:hAnsiTheme="minorHAnsi" w:cstheme="minorBidi"/>
                <w:noProof/>
                <w:sz w:val="22"/>
                <w:lang w:eastAsia="sv-SE"/>
              </w:rPr>
              <w:tab/>
            </w:r>
            <w:r w:rsidRPr="00FB16A0">
              <w:rPr>
                <w:rStyle w:val="Hyperlink"/>
                <w:noProof/>
              </w:rPr>
              <w:t>Flöde AF-6 Vårdsystem hämtar användarens/patientens formulär.</w:t>
            </w:r>
            <w:r>
              <w:rPr>
                <w:noProof/>
                <w:webHidden/>
              </w:rPr>
              <w:tab/>
            </w:r>
            <w:r>
              <w:rPr>
                <w:noProof/>
                <w:webHidden/>
              </w:rPr>
              <w:fldChar w:fldCharType="begin"/>
            </w:r>
            <w:r>
              <w:rPr>
                <w:noProof/>
                <w:webHidden/>
              </w:rPr>
              <w:instrText xml:space="preserve"> PAGEREF _Toc390951647 \h </w:instrText>
            </w:r>
            <w:r>
              <w:rPr>
                <w:noProof/>
                <w:webHidden/>
              </w:rPr>
            </w:r>
          </w:ins>
          <w:r>
            <w:rPr>
              <w:noProof/>
              <w:webHidden/>
            </w:rPr>
            <w:fldChar w:fldCharType="separate"/>
          </w:r>
          <w:ins w:id="86" w:author="Jarno Nieminen" w:date="2014-06-19T14:31:00Z">
            <w:r>
              <w:rPr>
                <w:noProof/>
                <w:webHidden/>
              </w:rPr>
              <w:t>20</w:t>
            </w:r>
            <w:r>
              <w:rPr>
                <w:noProof/>
                <w:webHidden/>
              </w:rPr>
              <w:fldChar w:fldCharType="end"/>
            </w:r>
            <w:r w:rsidRPr="00FB16A0">
              <w:rPr>
                <w:rStyle w:val="Hyperlink"/>
                <w:noProof/>
              </w:rPr>
              <w:fldChar w:fldCharType="end"/>
            </w:r>
          </w:ins>
        </w:p>
        <w:p w14:paraId="62B18172" w14:textId="77777777" w:rsidR="00F507F6" w:rsidRDefault="00F507F6">
          <w:pPr>
            <w:pStyle w:val="TOC2"/>
            <w:tabs>
              <w:tab w:val="left" w:pos="879"/>
              <w:tab w:val="right" w:leader="dot" w:pos="10456"/>
            </w:tabs>
            <w:rPr>
              <w:ins w:id="87" w:author="Jarno Nieminen" w:date="2014-06-19T14:31:00Z"/>
              <w:rFonts w:asciiTheme="minorHAnsi" w:eastAsiaTheme="minorEastAsia" w:hAnsiTheme="minorHAnsi" w:cstheme="minorBidi"/>
              <w:noProof/>
              <w:sz w:val="22"/>
              <w:lang w:eastAsia="sv-SE"/>
            </w:rPr>
          </w:pPr>
          <w:ins w:id="8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lang w:eastAsia="sv-SE"/>
              </w:rPr>
              <w:t>3.8</w:t>
            </w:r>
            <w:r>
              <w:rPr>
                <w:rFonts w:asciiTheme="minorHAnsi" w:eastAsiaTheme="minorEastAsia" w:hAnsiTheme="minorHAnsi" w:cstheme="minorBidi"/>
                <w:noProof/>
                <w:sz w:val="22"/>
                <w:lang w:eastAsia="sv-SE"/>
              </w:rPr>
              <w:tab/>
            </w:r>
            <w:r w:rsidRPr="00FB16A0">
              <w:rPr>
                <w:rStyle w:val="Hyperlink"/>
                <w:noProof/>
              </w:rPr>
              <w:t xml:space="preserve">Flöde AF7 - </w:t>
            </w:r>
            <w:r w:rsidRPr="00FB16A0">
              <w:rPr>
                <w:rStyle w:val="Hyperlink"/>
                <w:noProof/>
                <w:lang w:eastAsia="sv-SE"/>
              </w:rPr>
              <w:t>Fylla i och avsluta ett formulär</w:t>
            </w:r>
            <w:r>
              <w:rPr>
                <w:noProof/>
                <w:webHidden/>
              </w:rPr>
              <w:tab/>
            </w:r>
            <w:r>
              <w:rPr>
                <w:noProof/>
                <w:webHidden/>
              </w:rPr>
              <w:fldChar w:fldCharType="begin"/>
            </w:r>
            <w:r>
              <w:rPr>
                <w:noProof/>
                <w:webHidden/>
              </w:rPr>
              <w:instrText xml:space="preserve"> PAGEREF _Toc390951648 \h </w:instrText>
            </w:r>
            <w:r>
              <w:rPr>
                <w:noProof/>
                <w:webHidden/>
              </w:rPr>
            </w:r>
          </w:ins>
          <w:r>
            <w:rPr>
              <w:noProof/>
              <w:webHidden/>
            </w:rPr>
            <w:fldChar w:fldCharType="separate"/>
          </w:r>
          <w:ins w:id="89" w:author="Jarno Nieminen" w:date="2014-06-19T14:31:00Z">
            <w:r>
              <w:rPr>
                <w:noProof/>
                <w:webHidden/>
              </w:rPr>
              <w:t>21</w:t>
            </w:r>
            <w:r>
              <w:rPr>
                <w:noProof/>
                <w:webHidden/>
              </w:rPr>
              <w:fldChar w:fldCharType="end"/>
            </w:r>
            <w:r w:rsidRPr="00FB16A0">
              <w:rPr>
                <w:rStyle w:val="Hyperlink"/>
                <w:noProof/>
              </w:rPr>
              <w:fldChar w:fldCharType="end"/>
            </w:r>
          </w:ins>
        </w:p>
        <w:p w14:paraId="4EBFDF6F" w14:textId="77777777" w:rsidR="00F507F6" w:rsidRDefault="00F507F6">
          <w:pPr>
            <w:pStyle w:val="TOC2"/>
            <w:tabs>
              <w:tab w:val="left" w:pos="879"/>
              <w:tab w:val="right" w:leader="dot" w:pos="10456"/>
            </w:tabs>
            <w:rPr>
              <w:ins w:id="90" w:author="Jarno Nieminen" w:date="2014-06-19T14:31:00Z"/>
              <w:rFonts w:asciiTheme="minorHAnsi" w:eastAsiaTheme="minorEastAsia" w:hAnsiTheme="minorHAnsi" w:cstheme="minorBidi"/>
              <w:noProof/>
              <w:sz w:val="22"/>
              <w:lang w:eastAsia="sv-SE"/>
            </w:rPr>
          </w:pPr>
          <w:ins w:id="9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"_Toc390951649"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3.9</w:t>
            </w:r>
            <w:r>
              <w:rPr>
                <w:rFonts w:asciiTheme="minorHAnsi" w:eastAsiaTheme="minorEastAsia" w:hAnsiTheme="minorHAnsi" w:cstheme="minorBidi"/>
                <w:noProof/>
                <w:sz w:val="22"/>
                <w:lang w:eastAsia="sv-SE"/>
              </w:rPr>
              <w:tab/>
            </w:r>
            <w:r w:rsidRPr="00FB16A0">
              <w:rPr>
                <w:rStyle w:val="Hyperlink"/>
                <w:noProof/>
              </w:rPr>
              <w:t xml:space="preserve">Flöde </w:t>
            </w:r>
            <w:r w:rsidRPr="00FB16A0">
              <w:rPr>
                <w:rStyle w:val="Hyperlink"/>
                <w:noProof/>
                <w:lang w:eastAsia="sv-SE"/>
              </w:rPr>
              <w:t>AF-8 Fyll i formulär</w:t>
            </w:r>
            <w:r>
              <w:rPr>
                <w:noProof/>
                <w:webHidden/>
              </w:rPr>
              <w:tab/>
            </w:r>
            <w:r>
              <w:rPr>
                <w:noProof/>
                <w:webHidden/>
              </w:rPr>
              <w:fldChar w:fldCharType="begin"/>
            </w:r>
            <w:r>
              <w:rPr>
                <w:noProof/>
                <w:webHidden/>
              </w:rPr>
              <w:instrText xml:space="preserve"> PAGEREF _Toc390951649 \h </w:instrText>
            </w:r>
            <w:r>
              <w:rPr>
                <w:noProof/>
                <w:webHidden/>
              </w:rPr>
            </w:r>
          </w:ins>
          <w:r>
            <w:rPr>
              <w:noProof/>
              <w:webHidden/>
            </w:rPr>
            <w:fldChar w:fldCharType="separate"/>
          </w:r>
          <w:ins w:id="92" w:author="Jarno Nieminen" w:date="2014-06-19T14:31:00Z">
            <w:r>
              <w:rPr>
                <w:noProof/>
                <w:webHidden/>
              </w:rPr>
              <w:t>22</w:t>
            </w:r>
            <w:r>
              <w:rPr>
                <w:noProof/>
                <w:webHidden/>
              </w:rPr>
              <w:fldChar w:fldCharType="end"/>
            </w:r>
            <w:r w:rsidRPr="00FB16A0">
              <w:rPr>
                <w:rStyle w:val="Hyperlink"/>
                <w:noProof/>
              </w:rPr>
              <w:fldChar w:fldCharType="end"/>
            </w:r>
          </w:ins>
        </w:p>
        <w:p w14:paraId="31EB8A2E" w14:textId="77777777" w:rsidR="00F507F6" w:rsidRDefault="00F507F6">
          <w:pPr>
            <w:pStyle w:val="TOC2"/>
            <w:tabs>
              <w:tab w:val="left" w:pos="879"/>
              <w:tab w:val="right" w:leader="dot" w:pos="10456"/>
            </w:tabs>
            <w:rPr>
              <w:ins w:id="93" w:author="Jarno Nieminen" w:date="2014-06-19T14:31:00Z"/>
              <w:rFonts w:asciiTheme="minorHAnsi" w:eastAsiaTheme="minorEastAsia" w:hAnsiTheme="minorHAnsi" w:cstheme="minorBidi"/>
              <w:noProof/>
              <w:sz w:val="22"/>
              <w:lang w:eastAsia="sv-SE"/>
            </w:rPr>
          </w:pPr>
          <w:ins w:id="9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lang w:eastAsia="sv-SE"/>
              </w:rPr>
              <w:t>3.10</w:t>
            </w:r>
            <w:r>
              <w:rPr>
                <w:rFonts w:asciiTheme="minorHAnsi" w:eastAsiaTheme="minorEastAsia" w:hAnsiTheme="minorHAnsi" w:cstheme="minorBidi"/>
                <w:noProof/>
                <w:sz w:val="22"/>
                <w:lang w:eastAsia="sv-SE"/>
              </w:rPr>
              <w:tab/>
            </w:r>
            <w:r w:rsidRPr="00FB16A0">
              <w:rPr>
                <w:rStyle w:val="Hyperlink"/>
                <w:noProof/>
              </w:rPr>
              <w:t xml:space="preserve">Flöde </w:t>
            </w:r>
            <w:r w:rsidRPr="00FB16A0">
              <w:rPr>
                <w:rStyle w:val="Hyperlink"/>
                <w:noProof/>
                <w:lang w:eastAsia="sv-SE"/>
              </w:rPr>
              <w:t>AF-9 Spara och avsluta formulär</w:t>
            </w:r>
            <w:r>
              <w:rPr>
                <w:noProof/>
                <w:webHidden/>
              </w:rPr>
              <w:tab/>
            </w:r>
            <w:r>
              <w:rPr>
                <w:noProof/>
                <w:webHidden/>
              </w:rPr>
              <w:fldChar w:fldCharType="begin"/>
            </w:r>
            <w:r>
              <w:rPr>
                <w:noProof/>
                <w:webHidden/>
              </w:rPr>
              <w:instrText xml:space="preserve"> PAGEREF _Toc390951650 \h </w:instrText>
            </w:r>
            <w:r>
              <w:rPr>
                <w:noProof/>
                <w:webHidden/>
              </w:rPr>
            </w:r>
          </w:ins>
          <w:r>
            <w:rPr>
              <w:noProof/>
              <w:webHidden/>
            </w:rPr>
            <w:fldChar w:fldCharType="separate"/>
          </w:r>
          <w:ins w:id="95" w:author="Jarno Nieminen" w:date="2014-06-19T14:31:00Z">
            <w:r>
              <w:rPr>
                <w:noProof/>
                <w:webHidden/>
              </w:rPr>
              <w:t>22</w:t>
            </w:r>
            <w:r>
              <w:rPr>
                <w:noProof/>
                <w:webHidden/>
              </w:rPr>
              <w:fldChar w:fldCharType="end"/>
            </w:r>
            <w:r w:rsidRPr="00FB16A0">
              <w:rPr>
                <w:rStyle w:val="Hyperlink"/>
                <w:noProof/>
              </w:rPr>
              <w:fldChar w:fldCharType="end"/>
            </w:r>
          </w:ins>
        </w:p>
        <w:p w14:paraId="3420CCEB" w14:textId="77777777" w:rsidR="00F507F6" w:rsidRDefault="00F507F6">
          <w:pPr>
            <w:pStyle w:val="TOC2"/>
            <w:tabs>
              <w:tab w:val="left" w:pos="879"/>
              <w:tab w:val="right" w:leader="dot" w:pos="10456"/>
            </w:tabs>
            <w:rPr>
              <w:ins w:id="96" w:author="Jarno Nieminen" w:date="2014-06-19T14:31:00Z"/>
              <w:rFonts w:asciiTheme="minorHAnsi" w:eastAsiaTheme="minorEastAsia" w:hAnsiTheme="minorHAnsi" w:cstheme="minorBidi"/>
              <w:noProof/>
              <w:sz w:val="22"/>
              <w:lang w:eastAsia="sv-SE"/>
            </w:rPr>
          </w:pPr>
          <w:ins w:id="9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lang w:eastAsia="sv-SE"/>
              </w:rPr>
              <w:t>3.11</w:t>
            </w:r>
            <w:r>
              <w:rPr>
                <w:rFonts w:asciiTheme="minorHAnsi" w:eastAsiaTheme="minorEastAsia" w:hAnsiTheme="minorHAnsi" w:cstheme="minorBidi"/>
                <w:noProof/>
                <w:sz w:val="22"/>
                <w:lang w:eastAsia="sv-SE"/>
              </w:rPr>
              <w:tab/>
            </w:r>
            <w:r w:rsidRPr="00FB16A0">
              <w:rPr>
                <w:rStyle w:val="Hyperlink"/>
                <w:noProof/>
              </w:rPr>
              <w:t xml:space="preserve">Flöde </w:t>
            </w:r>
            <w:r w:rsidRPr="00FB16A0">
              <w:rPr>
                <w:rStyle w:val="Hyperlink"/>
                <w:noProof/>
                <w:lang w:eastAsia="sv-SE"/>
              </w:rPr>
              <w:t>AF-10 Hämta formulär</w:t>
            </w:r>
            <w:r>
              <w:rPr>
                <w:noProof/>
                <w:webHidden/>
              </w:rPr>
              <w:tab/>
            </w:r>
            <w:r>
              <w:rPr>
                <w:noProof/>
                <w:webHidden/>
              </w:rPr>
              <w:fldChar w:fldCharType="begin"/>
            </w:r>
            <w:r>
              <w:rPr>
                <w:noProof/>
                <w:webHidden/>
              </w:rPr>
              <w:instrText xml:space="preserve"> PAGEREF _Toc390951651 \h </w:instrText>
            </w:r>
            <w:r>
              <w:rPr>
                <w:noProof/>
                <w:webHidden/>
              </w:rPr>
            </w:r>
          </w:ins>
          <w:r>
            <w:rPr>
              <w:noProof/>
              <w:webHidden/>
            </w:rPr>
            <w:fldChar w:fldCharType="separate"/>
          </w:r>
          <w:ins w:id="98" w:author="Jarno Nieminen" w:date="2014-06-19T14:31:00Z">
            <w:r>
              <w:rPr>
                <w:noProof/>
                <w:webHidden/>
              </w:rPr>
              <w:t>22</w:t>
            </w:r>
            <w:r>
              <w:rPr>
                <w:noProof/>
                <w:webHidden/>
              </w:rPr>
              <w:fldChar w:fldCharType="end"/>
            </w:r>
            <w:r w:rsidRPr="00FB16A0">
              <w:rPr>
                <w:rStyle w:val="Hyperlink"/>
                <w:noProof/>
              </w:rPr>
              <w:fldChar w:fldCharType="end"/>
            </w:r>
          </w:ins>
        </w:p>
        <w:p w14:paraId="696234C7" w14:textId="77777777" w:rsidR="00F507F6" w:rsidRDefault="00F507F6">
          <w:pPr>
            <w:pStyle w:val="TOC2"/>
            <w:tabs>
              <w:tab w:val="left" w:pos="879"/>
              <w:tab w:val="right" w:leader="dot" w:pos="10456"/>
            </w:tabs>
            <w:rPr>
              <w:ins w:id="99" w:author="Jarno Nieminen" w:date="2014-06-19T14:31:00Z"/>
              <w:rFonts w:asciiTheme="minorHAnsi" w:eastAsiaTheme="minorEastAsia" w:hAnsiTheme="minorHAnsi" w:cstheme="minorBidi"/>
              <w:noProof/>
              <w:sz w:val="22"/>
              <w:lang w:eastAsia="sv-SE"/>
            </w:rPr>
          </w:pPr>
          <w:ins w:id="10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3.12</w:t>
            </w:r>
            <w:r>
              <w:rPr>
                <w:rFonts w:asciiTheme="minorHAnsi" w:eastAsiaTheme="minorEastAsia" w:hAnsiTheme="minorHAnsi" w:cstheme="minorBidi"/>
                <w:noProof/>
                <w:sz w:val="22"/>
                <w:lang w:eastAsia="sv-SE"/>
              </w:rPr>
              <w:tab/>
            </w:r>
            <w:r w:rsidRPr="00FB16A0">
              <w:rPr>
                <w:rStyle w:val="Hyperlink"/>
                <w:noProof/>
              </w:rPr>
              <w:t>Flöde</w:t>
            </w:r>
            <w:r w:rsidRPr="00FB16A0">
              <w:rPr>
                <w:rStyle w:val="Hyperlink"/>
                <w:noProof/>
                <w:lang w:eastAsia="sv-SE"/>
              </w:rPr>
              <w:t xml:space="preserve"> </w:t>
            </w:r>
            <w:r w:rsidRPr="00FB16A0">
              <w:rPr>
                <w:rStyle w:val="Hyperlink"/>
                <w:noProof/>
              </w:rPr>
              <w:t>AF-11 Avbryta formulär</w:t>
            </w:r>
            <w:r>
              <w:rPr>
                <w:noProof/>
                <w:webHidden/>
              </w:rPr>
              <w:tab/>
            </w:r>
            <w:r>
              <w:rPr>
                <w:noProof/>
                <w:webHidden/>
              </w:rPr>
              <w:fldChar w:fldCharType="begin"/>
            </w:r>
            <w:r>
              <w:rPr>
                <w:noProof/>
                <w:webHidden/>
              </w:rPr>
              <w:instrText xml:space="preserve"> PAGEREF _Toc390951652 \h </w:instrText>
            </w:r>
            <w:r>
              <w:rPr>
                <w:noProof/>
                <w:webHidden/>
              </w:rPr>
            </w:r>
          </w:ins>
          <w:r>
            <w:rPr>
              <w:noProof/>
              <w:webHidden/>
            </w:rPr>
            <w:fldChar w:fldCharType="separate"/>
          </w:r>
          <w:ins w:id="101" w:author="Jarno Nieminen" w:date="2014-06-19T14:31:00Z">
            <w:r>
              <w:rPr>
                <w:noProof/>
                <w:webHidden/>
              </w:rPr>
              <w:t>22</w:t>
            </w:r>
            <w:r>
              <w:rPr>
                <w:noProof/>
                <w:webHidden/>
              </w:rPr>
              <w:fldChar w:fldCharType="end"/>
            </w:r>
            <w:r w:rsidRPr="00FB16A0">
              <w:rPr>
                <w:rStyle w:val="Hyperlink"/>
                <w:noProof/>
              </w:rPr>
              <w:fldChar w:fldCharType="end"/>
            </w:r>
          </w:ins>
        </w:p>
        <w:p w14:paraId="778F9539" w14:textId="77777777" w:rsidR="00F507F6" w:rsidRDefault="00F507F6">
          <w:pPr>
            <w:pStyle w:val="TOC2"/>
            <w:tabs>
              <w:tab w:val="left" w:pos="879"/>
              <w:tab w:val="right" w:leader="dot" w:pos="10456"/>
            </w:tabs>
            <w:rPr>
              <w:ins w:id="102" w:author="Jarno Nieminen" w:date="2014-06-19T14:31:00Z"/>
              <w:rFonts w:asciiTheme="minorHAnsi" w:eastAsiaTheme="minorEastAsia" w:hAnsiTheme="minorHAnsi" w:cstheme="minorBidi"/>
              <w:noProof/>
              <w:sz w:val="22"/>
              <w:lang w:eastAsia="sv-SE"/>
            </w:rPr>
          </w:pPr>
          <w:ins w:id="10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lang w:eastAsia="sv-SE"/>
              </w:rPr>
              <w:t>3.13</w:t>
            </w:r>
            <w:r>
              <w:rPr>
                <w:rFonts w:asciiTheme="minorHAnsi" w:eastAsiaTheme="minorEastAsia" w:hAnsiTheme="minorHAnsi" w:cstheme="minorBidi"/>
                <w:noProof/>
                <w:sz w:val="22"/>
                <w:lang w:eastAsia="sv-SE"/>
              </w:rPr>
              <w:tab/>
            </w:r>
            <w:r w:rsidRPr="00FB16A0">
              <w:rPr>
                <w:rStyle w:val="Hyperlink"/>
                <w:noProof/>
              </w:rPr>
              <w:t xml:space="preserve">Flöde </w:t>
            </w:r>
            <w:r w:rsidRPr="00FB16A0">
              <w:rPr>
                <w:rStyle w:val="Hyperlink"/>
                <w:noProof/>
                <w:lang w:eastAsia="sv-SE"/>
              </w:rPr>
              <w:t>AF-12 Hämta formulärlista</w:t>
            </w:r>
            <w:r>
              <w:rPr>
                <w:noProof/>
                <w:webHidden/>
              </w:rPr>
              <w:tab/>
            </w:r>
            <w:r>
              <w:rPr>
                <w:noProof/>
                <w:webHidden/>
              </w:rPr>
              <w:fldChar w:fldCharType="begin"/>
            </w:r>
            <w:r>
              <w:rPr>
                <w:noProof/>
                <w:webHidden/>
              </w:rPr>
              <w:instrText xml:space="preserve"> PAGEREF _Toc390951653 \h </w:instrText>
            </w:r>
            <w:r>
              <w:rPr>
                <w:noProof/>
                <w:webHidden/>
              </w:rPr>
            </w:r>
          </w:ins>
          <w:r>
            <w:rPr>
              <w:noProof/>
              <w:webHidden/>
            </w:rPr>
            <w:fldChar w:fldCharType="separate"/>
          </w:r>
          <w:ins w:id="104" w:author="Jarno Nieminen" w:date="2014-06-19T14:31:00Z">
            <w:r>
              <w:rPr>
                <w:noProof/>
                <w:webHidden/>
              </w:rPr>
              <w:t>23</w:t>
            </w:r>
            <w:r>
              <w:rPr>
                <w:noProof/>
                <w:webHidden/>
              </w:rPr>
              <w:fldChar w:fldCharType="end"/>
            </w:r>
            <w:r w:rsidRPr="00FB16A0">
              <w:rPr>
                <w:rStyle w:val="Hyperlink"/>
                <w:noProof/>
              </w:rPr>
              <w:fldChar w:fldCharType="end"/>
            </w:r>
          </w:ins>
        </w:p>
        <w:p w14:paraId="5A5CB13A" w14:textId="77777777" w:rsidR="00F507F6" w:rsidRDefault="00F507F6">
          <w:pPr>
            <w:pStyle w:val="TOC2"/>
            <w:tabs>
              <w:tab w:val="left" w:pos="879"/>
              <w:tab w:val="right" w:leader="dot" w:pos="10456"/>
            </w:tabs>
            <w:rPr>
              <w:ins w:id="105" w:author="Jarno Nieminen" w:date="2014-06-19T14:31:00Z"/>
              <w:rFonts w:asciiTheme="minorHAnsi" w:eastAsiaTheme="minorEastAsia" w:hAnsiTheme="minorHAnsi" w:cstheme="minorBidi"/>
              <w:noProof/>
              <w:sz w:val="22"/>
              <w:lang w:eastAsia="sv-SE"/>
            </w:rPr>
          </w:pPr>
          <w:ins w:id="10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lang w:eastAsia="sv-SE"/>
              </w:rPr>
              <w:t>3.14</w:t>
            </w:r>
            <w:r>
              <w:rPr>
                <w:rFonts w:asciiTheme="minorHAnsi" w:eastAsiaTheme="minorEastAsia" w:hAnsiTheme="minorHAnsi" w:cstheme="minorBidi"/>
                <w:noProof/>
                <w:sz w:val="22"/>
                <w:lang w:eastAsia="sv-SE"/>
              </w:rPr>
              <w:tab/>
            </w:r>
            <w:r w:rsidRPr="00FB16A0">
              <w:rPr>
                <w:rStyle w:val="Hyperlink"/>
                <w:noProof/>
              </w:rPr>
              <w:t xml:space="preserve">Flöde AF-13 </w:t>
            </w:r>
            <w:r w:rsidRPr="00FB16A0">
              <w:rPr>
                <w:rStyle w:val="Hyperlink"/>
                <w:noProof/>
                <w:lang w:eastAsia="sv-SE"/>
              </w:rPr>
              <w:t>Hämta mallar</w:t>
            </w:r>
            <w:r>
              <w:rPr>
                <w:noProof/>
                <w:webHidden/>
              </w:rPr>
              <w:tab/>
            </w:r>
            <w:r>
              <w:rPr>
                <w:noProof/>
                <w:webHidden/>
              </w:rPr>
              <w:fldChar w:fldCharType="begin"/>
            </w:r>
            <w:r>
              <w:rPr>
                <w:noProof/>
                <w:webHidden/>
              </w:rPr>
              <w:instrText xml:space="preserve"> PAGEREF _Toc390951654 \h </w:instrText>
            </w:r>
            <w:r>
              <w:rPr>
                <w:noProof/>
                <w:webHidden/>
              </w:rPr>
            </w:r>
          </w:ins>
          <w:r>
            <w:rPr>
              <w:noProof/>
              <w:webHidden/>
            </w:rPr>
            <w:fldChar w:fldCharType="separate"/>
          </w:r>
          <w:ins w:id="107" w:author="Jarno Nieminen" w:date="2014-06-19T14:31:00Z">
            <w:r>
              <w:rPr>
                <w:noProof/>
                <w:webHidden/>
              </w:rPr>
              <w:t>23</w:t>
            </w:r>
            <w:r>
              <w:rPr>
                <w:noProof/>
                <w:webHidden/>
              </w:rPr>
              <w:fldChar w:fldCharType="end"/>
            </w:r>
            <w:r w:rsidRPr="00FB16A0">
              <w:rPr>
                <w:rStyle w:val="Hyperlink"/>
                <w:noProof/>
              </w:rPr>
              <w:fldChar w:fldCharType="end"/>
            </w:r>
          </w:ins>
        </w:p>
        <w:p w14:paraId="3107F249" w14:textId="77777777" w:rsidR="00F507F6" w:rsidRDefault="00F507F6">
          <w:pPr>
            <w:pStyle w:val="TOC2"/>
            <w:tabs>
              <w:tab w:val="left" w:pos="879"/>
              <w:tab w:val="right" w:leader="dot" w:pos="10456"/>
            </w:tabs>
            <w:rPr>
              <w:ins w:id="108" w:author="Jarno Nieminen" w:date="2014-06-19T14:31:00Z"/>
              <w:rFonts w:asciiTheme="minorHAnsi" w:eastAsiaTheme="minorEastAsia" w:hAnsiTheme="minorHAnsi" w:cstheme="minorBidi"/>
              <w:noProof/>
              <w:sz w:val="22"/>
              <w:lang w:eastAsia="sv-SE"/>
            </w:rPr>
          </w:pPr>
          <w:ins w:id="10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3.15</w:t>
            </w:r>
            <w:r>
              <w:rPr>
                <w:rFonts w:asciiTheme="minorHAnsi" w:eastAsiaTheme="minorEastAsia" w:hAnsiTheme="minorHAnsi" w:cstheme="minorBidi"/>
                <w:noProof/>
                <w:sz w:val="22"/>
                <w:lang w:eastAsia="sv-SE"/>
              </w:rPr>
              <w:tab/>
            </w:r>
            <w:r w:rsidRPr="00FB16A0">
              <w:rPr>
                <w:rStyle w:val="Hyperlink"/>
                <w:noProof/>
              </w:rPr>
              <w:t>Obligatoriska kontrakt</w:t>
            </w:r>
            <w:r>
              <w:rPr>
                <w:noProof/>
                <w:webHidden/>
              </w:rPr>
              <w:tab/>
            </w:r>
            <w:r>
              <w:rPr>
                <w:noProof/>
                <w:webHidden/>
              </w:rPr>
              <w:fldChar w:fldCharType="begin"/>
            </w:r>
            <w:r>
              <w:rPr>
                <w:noProof/>
                <w:webHidden/>
              </w:rPr>
              <w:instrText xml:space="preserve"> PAGEREF _Toc390951655 \h </w:instrText>
            </w:r>
            <w:r>
              <w:rPr>
                <w:noProof/>
                <w:webHidden/>
              </w:rPr>
            </w:r>
          </w:ins>
          <w:r>
            <w:rPr>
              <w:noProof/>
              <w:webHidden/>
            </w:rPr>
            <w:fldChar w:fldCharType="separate"/>
          </w:r>
          <w:ins w:id="110" w:author="Jarno Nieminen" w:date="2014-06-19T14:31:00Z">
            <w:r>
              <w:rPr>
                <w:noProof/>
                <w:webHidden/>
              </w:rPr>
              <w:t>24</w:t>
            </w:r>
            <w:r>
              <w:rPr>
                <w:noProof/>
                <w:webHidden/>
              </w:rPr>
              <w:fldChar w:fldCharType="end"/>
            </w:r>
            <w:r w:rsidRPr="00FB16A0">
              <w:rPr>
                <w:rStyle w:val="Hyperlink"/>
                <w:noProof/>
              </w:rPr>
              <w:fldChar w:fldCharType="end"/>
            </w:r>
          </w:ins>
        </w:p>
        <w:p w14:paraId="18E6A9CC" w14:textId="77777777" w:rsidR="00F507F6" w:rsidRDefault="00F507F6">
          <w:pPr>
            <w:pStyle w:val="TOC2"/>
            <w:tabs>
              <w:tab w:val="left" w:pos="879"/>
              <w:tab w:val="right" w:leader="dot" w:pos="10456"/>
            </w:tabs>
            <w:rPr>
              <w:ins w:id="111" w:author="Jarno Nieminen" w:date="2014-06-19T14:31:00Z"/>
              <w:rFonts w:asciiTheme="minorHAnsi" w:eastAsiaTheme="minorEastAsia" w:hAnsiTheme="minorHAnsi" w:cstheme="minorBidi"/>
              <w:noProof/>
              <w:sz w:val="22"/>
              <w:lang w:eastAsia="sv-SE"/>
            </w:rPr>
          </w:pPr>
          <w:ins w:id="11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"_Toc390951659"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3.16</w:t>
            </w:r>
            <w:r>
              <w:rPr>
                <w:rFonts w:asciiTheme="minorHAnsi" w:eastAsiaTheme="minorEastAsia" w:hAnsiTheme="minorHAnsi" w:cstheme="minorBidi"/>
                <w:noProof/>
                <w:sz w:val="22"/>
                <w:lang w:eastAsia="sv-SE"/>
              </w:rPr>
              <w:tab/>
            </w:r>
            <w:r w:rsidRPr="00FB16A0">
              <w:rPr>
                <w:rStyle w:val="Hyperlink"/>
                <w:noProof/>
              </w:rPr>
              <w:t>Adressering</w:t>
            </w:r>
            <w:r>
              <w:rPr>
                <w:noProof/>
                <w:webHidden/>
              </w:rPr>
              <w:tab/>
            </w:r>
            <w:r>
              <w:rPr>
                <w:noProof/>
                <w:webHidden/>
              </w:rPr>
              <w:fldChar w:fldCharType="begin"/>
            </w:r>
            <w:r>
              <w:rPr>
                <w:noProof/>
                <w:webHidden/>
              </w:rPr>
              <w:instrText xml:space="preserve"> PAGEREF _Toc390951659 \h </w:instrText>
            </w:r>
            <w:r>
              <w:rPr>
                <w:noProof/>
                <w:webHidden/>
              </w:rPr>
            </w:r>
          </w:ins>
          <w:r>
            <w:rPr>
              <w:noProof/>
              <w:webHidden/>
            </w:rPr>
            <w:fldChar w:fldCharType="separate"/>
          </w:r>
          <w:ins w:id="113" w:author="Jarno Nieminen" w:date="2014-06-19T14:31:00Z">
            <w:r>
              <w:rPr>
                <w:noProof/>
                <w:webHidden/>
              </w:rPr>
              <w:t>25</w:t>
            </w:r>
            <w:r>
              <w:rPr>
                <w:noProof/>
                <w:webHidden/>
              </w:rPr>
              <w:fldChar w:fldCharType="end"/>
            </w:r>
            <w:r w:rsidRPr="00FB16A0">
              <w:rPr>
                <w:rStyle w:val="Hyperlink"/>
                <w:noProof/>
              </w:rPr>
              <w:fldChar w:fldCharType="end"/>
            </w:r>
          </w:ins>
        </w:p>
        <w:p w14:paraId="640CB154" w14:textId="77777777" w:rsidR="00F507F6" w:rsidRDefault="00F507F6">
          <w:pPr>
            <w:pStyle w:val="TOC2"/>
            <w:tabs>
              <w:tab w:val="left" w:pos="879"/>
              <w:tab w:val="right" w:leader="dot" w:pos="10456"/>
            </w:tabs>
            <w:rPr>
              <w:ins w:id="114" w:author="Jarno Nieminen" w:date="2014-06-19T14:31:00Z"/>
              <w:rFonts w:asciiTheme="minorHAnsi" w:eastAsiaTheme="minorEastAsia" w:hAnsiTheme="minorHAnsi" w:cstheme="minorBidi"/>
              <w:noProof/>
              <w:sz w:val="22"/>
              <w:lang w:eastAsia="sv-SE"/>
            </w:rPr>
          </w:pPr>
          <w:ins w:id="11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3.17</w:t>
            </w:r>
            <w:r>
              <w:rPr>
                <w:rFonts w:asciiTheme="minorHAnsi" w:eastAsiaTheme="minorEastAsia" w:hAnsiTheme="minorHAnsi" w:cstheme="minorBidi"/>
                <w:noProof/>
                <w:sz w:val="22"/>
                <w:lang w:eastAsia="sv-SE"/>
              </w:rPr>
              <w:tab/>
            </w:r>
            <w:r w:rsidRPr="00FB16A0">
              <w:rPr>
                <w:rStyle w:val="Hyperlink"/>
                <w:noProof/>
              </w:rPr>
              <w:t>Uppdatering av engagemangsindex</w:t>
            </w:r>
            <w:r>
              <w:rPr>
                <w:noProof/>
                <w:webHidden/>
              </w:rPr>
              <w:tab/>
            </w:r>
            <w:r>
              <w:rPr>
                <w:noProof/>
                <w:webHidden/>
              </w:rPr>
              <w:fldChar w:fldCharType="begin"/>
            </w:r>
            <w:r>
              <w:rPr>
                <w:noProof/>
                <w:webHidden/>
              </w:rPr>
              <w:instrText xml:space="preserve"> PAGEREF _Toc390951660 \h </w:instrText>
            </w:r>
            <w:r>
              <w:rPr>
                <w:noProof/>
                <w:webHidden/>
              </w:rPr>
            </w:r>
          </w:ins>
          <w:r>
            <w:rPr>
              <w:noProof/>
              <w:webHidden/>
            </w:rPr>
            <w:fldChar w:fldCharType="separate"/>
          </w:r>
          <w:ins w:id="116" w:author="Jarno Nieminen" w:date="2014-06-19T14:31:00Z">
            <w:r>
              <w:rPr>
                <w:noProof/>
                <w:webHidden/>
              </w:rPr>
              <w:t>25</w:t>
            </w:r>
            <w:r>
              <w:rPr>
                <w:noProof/>
                <w:webHidden/>
              </w:rPr>
              <w:fldChar w:fldCharType="end"/>
            </w:r>
            <w:r w:rsidRPr="00FB16A0">
              <w:rPr>
                <w:rStyle w:val="Hyperlink"/>
                <w:noProof/>
              </w:rPr>
              <w:fldChar w:fldCharType="end"/>
            </w:r>
          </w:ins>
        </w:p>
        <w:p w14:paraId="55FBC286" w14:textId="77777777" w:rsidR="00F507F6" w:rsidRDefault="00F507F6">
          <w:pPr>
            <w:pStyle w:val="TOC1"/>
            <w:tabs>
              <w:tab w:val="left" w:pos="400"/>
              <w:tab w:val="right" w:leader="dot" w:pos="10456"/>
            </w:tabs>
            <w:rPr>
              <w:ins w:id="117" w:author="Jarno Nieminen" w:date="2014-06-19T14:31:00Z"/>
              <w:rFonts w:asciiTheme="minorHAnsi" w:eastAsiaTheme="minorEastAsia" w:hAnsiTheme="minorHAnsi" w:cstheme="minorBidi"/>
              <w:noProof/>
              <w:sz w:val="22"/>
              <w:lang w:eastAsia="sv-SE"/>
            </w:rPr>
          </w:pPr>
          <w:ins w:id="11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w:t>
            </w:r>
            <w:r>
              <w:rPr>
                <w:rFonts w:asciiTheme="minorHAnsi" w:eastAsiaTheme="minorEastAsia" w:hAnsiTheme="minorHAnsi" w:cstheme="minorBidi"/>
                <w:noProof/>
                <w:sz w:val="22"/>
                <w:lang w:eastAsia="sv-SE"/>
              </w:rPr>
              <w:tab/>
            </w:r>
            <w:r w:rsidRPr="00FB16A0">
              <w:rPr>
                <w:rStyle w:val="Hyperlink"/>
                <w:noProof/>
              </w:rPr>
              <w:t>Tjänstedomänens krav och regler</w:t>
            </w:r>
            <w:r>
              <w:rPr>
                <w:noProof/>
                <w:webHidden/>
              </w:rPr>
              <w:tab/>
            </w:r>
            <w:r>
              <w:rPr>
                <w:noProof/>
                <w:webHidden/>
              </w:rPr>
              <w:fldChar w:fldCharType="begin"/>
            </w:r>
            <w:r>
              <w:rPr>
                <w:noProof/>
                <w:webHidden/>
              </w:rPr>
              <w:instrText xml:space="preserve"> PAGEREF _Toc390951661 \h </w:instrText>
            </w:r>
            <w:r>
              <w:rPr>
                <w:noProof/>
                <w:webHidden/>
              </w:rPr>
            </w:r>
          </w:ins>
          <w:r>
            <w:rPr>
              <w:noProof/>
              <w:webHidden/>
            </w:rPr>
            <w:fldChar w:fldCharType="separate"/>
          </w:r>
          <w:ins w:id="119" w:author="Jarno Nieminen" w:date="2014-06-19T14:31:00Z">
            <w:r>
              <w:rPr>
                <w:noProof/>
                <w:webHidden/>
              </w:rPr>
              <w:t>28</w:t>
            </w:r>
            <w:r>
              <w:rPr>
                <w:noProof/>
                <w:webHidden/>
              </w:rPr>
              <w:fldChar w:fldCharType="end"/>
            </w:r>
            <w:r w:rsidRPr="00FB16A0">
              <w:rPr>
                <w:rStyle w:val="Hyperlink"/>
                <w:noProof/>
              </w:rPr>
              <w:fldChar w:fldCharType="end"/>
            </w:r>
          </w:ins>
        </w:p>
        <w:p w14:paraId="366274CF" w14:textId="77777777" w:rsidR="00F507F6" w:rsidRDefault="00F507F6">
          <w:pPr>
            <w:pStyle w:val="TOC2"/>
            <w:tabs>
              <w:tab w:val="left" w:pos="879"/>
              <w:tab w:val="right" w:leader="dot" w:pos="10456"/>
            </w:tabs>
            <w:rPr>
              <w:ins w:id="120" w:author="Jarno Nieminen" w:date="2014-06-19T14:31:00Z"/>
              <w:rFonts w:asciiTheme="minorHAnsi" w:eastAsiaTheme="minorEastAsia" w:hAnsiTheme="minorHAnsi" w:cstheme="minorBidi"/>
              <w:noProof/>
              <w:sz w:val="22"/>
              <w:lang w:eastAsia="sv-SE"/>
            </w:rPr>
          </w:pPr>
          <w:ins w:id="12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4.1</w:t>
            </w:r>
            <w:r>
              <w:rPr>
                <w:rFonts w:asciiTheme="minorHAnsi" w:eastAsiaTheme="minorEastAsia" w:hAnsiTheme="minorHAnsi" w:cstheme="minorBidi"/>
                <w:noProof/>
                <w:sz w:val="22"/>
                <w:lang w:eastAsia="sv-SE"/>
              </w:rPr>
              <w:tab/>
            </w:r>
            <w:r w:rsidRPr="00FB16A0">
              <w:rPr>
                <w:rStyle w:val="Hyperlink"/>
                <w:noProof/>
              </w:rPr>
              <w:t>Presentationsregler för konsument</w:t>
            </w:r>
            <w:r>
              <w:rPr>
                <w:noProof/>
                <w:webHidden/>
              </w:rPr>
              <w:tab/>
            </w:r>
            <w:r>
              <w:rPr>
                <w:noProof/>
                <w:webHidden/>
              </w:rPr>
              <w:fldChar w:fldCharType="begin"/>
            </w:r>
            <w:r>
              <w:rPr>
                <w:noProof/>
                <w:webHidden/>
              </w:rPr>
              <w:instrText xml:space="preserve"> PAGEREF _Toc390951662 \h </w:instrText>
            </w:r>
            <w:r>
              <w:rPr>
                <w:noProof/>
                <w:webHidden/>
              </w:rPr>
            </w:r>
          </w:ins>
          <w:r>
            <w:rPr>
              <w:noProof/>
              <w:webHidden/>
            </w:rPr>
            <w:fldChar w:fldCharType="separate"/>
          </w:r>
          <w:ins w:id="122" w:author="Jarno Nieminen" w:date="2014-06-19T14:31:00Z">
            <w:r>
              <w:rPr>
                <w:noProof/>
                <w:webHidden/>
              </w:rPr>
              <w:t>28</w:t>
            </w:r>
            <w:r>
              <w:rPr>
                <w:noProof/>
                <w:webHidden/>
              </w:rPr>
              <w:fldChar w:fldCharType="end"/>
            </w:r>
            <w:r w:rsidRPr="00FB16A0">
              <w:rPr>
                <w:rStyle w:val="Hyperlink"/>
                <w:noProof/>
              </w:rPr>
              <w:fldChar w:fldCharType="end"/>
            </w:r>
          </w:ins>
        </w:p>
        <w:p w14:paraId="7A27F2C7" w14:textId="77777777" w:rsidR="00F507F6" w:rsidRDefault="00F507F6">
          <w:pPr>
            <w:pStyle w:val="TOC2"/>
            <w:tabs>
              <w:tab w:val="left" w:pos="879"/>
              <w:tab w:val="right" w:leader="dot" w:pos="10456"/>
            </w:tabs>
            <w:rPr>
              <w:ins w:id="123" w:author="Jarno Nieminen" w:date="2014-06-19T14:31:00Z"/>
              <w:rFonts w:asciiTheme="minorHAnsi" w:eastAsiaTheme="minorEastAsia" w:hAnsiTheme="minorHAnsi" w:cstheme="minorBidi"/>
              <w:noProof/>
              <w:sz w:val="22"/>
              <w:lang w:eastAsia="sv-SE"/>
            </w:rPr>
          </w:pPr>
          <w:ins w:id="124" w:author="Jarno Nieminen" w:date="2014-06-19T14:31:00Z">
            <w:r w:rsidRPr="00FB16A0">
              <w:rPr>
                <w:rStyle w:val="Hyperlink"/>
                <w:noProof/>
              </w:rPr>
              <w:lastRenderedPageBreak/>
              <w:fldChar w:fldCharType="begin"/>
            </w:r>
            <w:r w:rsidRPr="00FB16A0">
              <w:rPr>
                <w:rStyle w:val="Hyperlink"/>
                <w:noProof/>
              </w:rPr>
              <w:instrText xml:space="preserve"> </w:instrText>
            </w:r>
            <w:r>
              <w:rPr>
                <w:noProof/>
              </w:rPr>
              <w:instrText>HYPERLINK \l "_Toc390951663"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4.2</w:t>
            </w:r>
            <w:r>
              <w:rPr>
                <w:rFonts w:asciiTheme="minorHAnsi" w:eastAsiaTheme="minorEastAsia" w:hAnsiTheme="minorHAnsi" w:cstheme="minorBidi"/>
                <w:noProof/>
                <w:sz w:val="22"/>
                <w:lang w:eastAsia="sv-SE"/>
              </w:rPr>
              <w:tab/>
            </w:r>
            <w:r w:rsidRPr="00FB16A0">
              <w:rPr>
                <w:rStyle w:val="Hyperlink"/>
                <w:noProof/>
              </w:rPr>
              <w:t>Informationssäkerhet och juridik</w:t>
            </w:r>
            <w:r>
              <w:rPr>
                <w:noProof/>
                <w:webHidden/>
              </w:rPr>
              <w:tab/>
            </w:r>
            <w:r>
              <w:rPr>
                <w:noProof/>
                <w:webHidden/>
              </w:rPr>
              <w:fldChar w:fldCharType="begin"/>
            </w:r>
            <w:r>
              <w:rPr>
                <w:noProof/>
                <w:webHidden/>
              </w:rPr>
              <w:instrText xml:space="preserve"> PAGEREF _Toc390951663 \h </w:instrText>
            </w:r>
            <w:r>
              <w:rPr>
                <w:noProof/>
                <w:webHidden/>
              </w:rPr>
            </w:r>
          </w:ins>
          <w:r>
            <w:rPr>
              <w:noProof/>
              <w:webHidden/>
            </w:rPr>
            <w:fldChar w:fldCharType="separate"/>
          </w:r>
          <w:ins w:id="125" w:author="Jarno Nieminen" w:date="2014-06-19T14:31:00Z">
            <w:r>
              <w:rPr>
                <w:noProof/>
                <w:webHidden/>
              </w:rPr>
              <w:t>28</w:t>
            </w:r>
            <w:r>
              <w:rPr>
                <w:noProof/>
                <w:webHidden/>
              </w:rPr>
              <w:fldChar w:fldCharType="end"/>
            </w:r>
            <w:r w:rsidRPr="00FB16A0">
              <w:rPr>
                <w:rStyle w:val="Hyperlink"/>
                <w:noProof/>
              </w:rPr>
              <w:fldChar w:fldCharType="end"/>
            </w:r>
          </w:ins>
        </w:p>
        <w:p w14:paraId="6999A45E" w14:textId="77777777" w:rsidR="00F507F6" w:rsidRDefault="00F507F6">
          <w:pPr>
            <w:pStyle w:val="TOC2"/>
            <w:tabs>
              <w:tab w:val="left" w:pos="879"/>
              <w:tab w:val="right" w:leader="dot" w:pos="10456"/>
            </w:tabs>
            <w:rPr>
              <w:ins w:id="126" w:author="Jarno Nieminen" w:date="2014-06-19T14:31:00Z"/>
              <w:rFonts w:asciiTheme="minorHAnsi" w:eastAsiaTheme="minorEastAsia" w:hAnsiTheme="minorHAnsi" w:cstheme="minorBidi"/>
              <w:noProof/>
              <w:sz w:val="22"/>
              <w:lang w:eastAsia="sv-SE"/>
            </w:rPr>
          </w:pPr>
          <w:ins w:id="12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4.3</w:t>
            </w:r>
            <w:r>
              <w:rPr>
                <w:rFonts w:asciiTheme="minorHAnsi" w:eastAsiaTheme="minorEastAsia" w:hAnsiTheme="minorHAnsi" w:cstheme="minorBidi"/>
                <w:noProof/>
                <w:sz w:val="22"/>
                <w:lang w:eastAsia="sv-SE"/>
              </w:rPr>
              <w:tab/>
            </w:r>
            <w:r w:rsidRPr="00FB16A0">
              <w:rPr>
                <w:rStyle w:val="Hyperlink"/>
                <w:noProof/>
              </w:rPr>
              <w:t>Icke funktionella krav</w:t>
            </w:r>
            <w:r>
              <w:rPr>
                <w:noProof/>
                <w:webHidden/>
              </w:rPr>
              <w:tab/>
            </w:r>
            <w:r>
              <w:rPr>
                <w:noProof/>
                <w:webHidden/>
              </w:rPr>
              <w:fldChar w:fldCharType="begin"/>
            </w:r>
            <w:r>
              <w:rPr>
                <w:noProof/>
                <w:webHidden/>
              </w:rPr>
              <w:instrText xml:space="preserve"> PAGEREF _Toc390951664 \h </w:instrText>
            </w:r>
            <w:r>
              <w:rPr>
                <w:noProof/>
                <w:webHidden/>
              </w:rPr>
            </w:r>
          </w:ins>
          <w:r>
            <w:rPr>
              <w:noProof/>
              <w:webHidden/>
            </w:rPr>
            <w:fldChar w:fldCharType="separate"/>
          </w:r>
          <w:ins w:id="128" w:author="Jarno Nieminen" w:date="2014-06-19T14:31:00Z">
            <w:r>
              <w:rPr>
                <w:noProof/>
                <w:webHidden/>
              </w:rPr>
              <w:t>34</w:t>
            </w:r>
            <w:r>
              <w:rPr>
                <w:noProof/>
                <w:webHidden/>
              </w:rPr>
              <w:fldChar w:fldCharType="end"/>
            </w:r>
            <w:r w:rsidRPr="00FB16A0">
              <w:rPr>
                <w:rStyle w:val="Hyperlink"/>
                <w:noProof/>
              </w:rPr>
              <w:fldChar w:fldCharType="end"/>
            </w:r>
          </w:ins>
        </w:p>
        <w:p w14:paraId="46438F87" w14:textId="77777777" w:rsidR="00F507F6" w:rsidRDefault="00F507F6">
          <w:pPr>
            <w:pStyle w:val="TOC3"/>
            <w:tabs>
              <w:tab w:val="left" w:pos="1100"/>
              <w:tab w:val="right" w:leader="dot" w:pos="10456"/>
            </w:tabs>
            <w:rPr>
              <w:ins w:id="129" w:author="Jarno Nieminen" w:date="2014-06-19T14:31:00Z"/>
              <w:rFonts w:asciiTheme="minorHAnsi" w:eastAsiaTheme="minorEastAsia" w:hAnsiTheme="minorHAnsi" w:cstheme="minorBidi"/>
              <w:noProof/>
              <w:sz w:val="22"/>
              <w:lang w:eastAsia="sv-SE"/>
            </w:rPr>
          </w:pPr>
          <w:ins w:id="13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4.3.1</w:t>
            </w:r>
            <w:r>
              <w:rPr>
                <w:rFonts w:asciiTheme="minorHAnsi" w:eastAsiaTheme="minorEastAsia" w:hAnsiTheme="minorHAnsi" w:cstheme="minorBidi"/>
                <w:noProof/>
                <w:sz w:val="22"/>
                <w:lang w:eastAsia="sv-SE"/>
              </w:rPr>
              <w:tab/>
            </w:r>
            <w:r w:rsidRPr="00FB16A0">
              <w:rPr>
                <w:rStyle w:val="Hyperlink"/>
                <w:noProof/>
              </w:rPr>
              <w:t>SLA krav</w:t>
            </w:r>
            <w:r>
              <w:rPr>
                <w:noProof/>
                <w:webHidden/>
              </w:rPr>
              <w:tab/>
            </w:r>
            <w:r>
              <w:rPr>
                <w:noProof/>
                <w:webHidden/>
              </w:rPr>
              <w:fldChar w:fldCharType="begin"/>
            </w:r>
            <w:r>
              <w:rPr>
                <w:noProof/>
                <w:webHidden/>
              </w:rPr>
              <w:instrText xml:space="preserve"> PAGEREF _Toc390951665 \h </w:instrText>
            </w:r>
            <w:r>
              <w:rPr>
                <w:noProof/>
                <w:webHidden/>
              </w:rPr>
            </w:r>
          </w:ins>
          <w:r>
            <w:rPr>
              <w:noProof/>
              <w:webHidden/>
            </w:rPr>
            <w:fldChar w:fldCharType="separate"/>
          </w:r>
          <w:ins w:id="131" w:author="Jarno Nieminen" w:date="2014-06-19T14:31:00Z">
            <w:r>
              <w:rPr>
                <w:noProof/>
                <w:webHidden/>
              </w:rPr>
              <w:t>34</w:t>
            </w:r>
            <w:r>
              <w:rPr>
                <w:noProof/>
                <w:webHidden/>
              </w:rPr>
              <w:fldChar w:fldCharType="end"/>
            </w:r>
            <w:r w:rsidRPr="00FB16A0">
              <w:rPr>
                <w:rStyle w:val="Hyperlink"/>
                <w:noProof/>
              </w:rPr>
              <w:fldChar w:fldCharType="end"/>
            </w:r>
          </w:ins>
        </w:p>
        <w:p w14:paraId="28E5FEAB" w14:textId="77777777" w:rsidR="00F507F6" w:rsidRDefault="00F507F6">
          <w:pPr>
            <w:pStyle w:val="TOC3"/>
            <w:tabs>
              <w:tab w:val="left" w:pos="1100"/>
              <w:tab w:val="right" w:leader="dot" w:pos="10456"/>
            </w:tabs>
            <w:rPr>
              <w:ins w:id="132" w:author="Jarno Nieminen" w:date="2014-06-19T14:31:00Z"/>
              <w:rFonts w:asciiTheme="minorHAnsi" w:eastAsiaTheme="minorEastAsia" w:hAnsiTheme="minorHAnsi" w:cstheme="minorBidi"/>
              <w:noProof/>
              <w:sz w:val="22"/>
              <w:lang w:eastAsia="sv-SE"/>
            </w:rPr>
          </w:pPr>
          <w:ins w:id="13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4.3.2</w:t>
            </w:r>
            <w:r>
              <w:rPr>
                <w:rFonts w:asciiTheme="minorHAnsi" w:eastAsiaTheme="minorEastAsia" w:hAnsiTheme="minorHAnsi" w:cstheme="minorBidi"/>
                <w:noProof/>
                <w:sz w:val="22"/>
                <w:lang w:eastAsia="sv-SE"/>
              </w:rPr>
              <w:tab/>
            </w:r>
            <w:r w:rsidRPr="00FB16A0">
              <w:rPr>
                <w:rStyle w:val="Hyperlink"/>
                <w:noProof/>
              </w:rPr>
              <w:t>Övriga krav</w:t>
            </w:r>
            <w:r>
              <w:rPr>
                <w:noProof/>
                <w:webHidden/>
              </w:rPr>
              <w:tab/>
            </w:r>
            <w:r>
              <w:rPr>
                <w:noProof/>
                <w:webHidden/>
              </w:rPr>
              <w:fldChar w:fldCharType="begin"/>
            </w:r>
            <w:r>
              <w:rPr>
                <w:noProof/>
                <w:webHidden/>
              </w:rPr>
              <w:instrText xml:space="preserve"> PAGEREF _Toc390951666 \h </w:instrText>
            </w:r>
            <w:r>
              <w:rPr>
                <w:noProof/>
                <w:webHidden/>
              </w:rPr>
            </w:r>
          </w:ins>
          <w:r>
            <w:rPr>
              <w:noProof/>
              <w:webHidden/>
            </w:rPr>
            <w:fldChar w:fldCharType="separate"/>
          </w:r>
          <w:ins w:id="134" w:author="Jarno Nieminen" w:date="2014-06-19T14:31:00Z">
            <w:r>
              <w:rPr>
                <w:noProof/>
                <w:webHidden/>
              </w:rPr>
              <w:t>34</w:t>
            </w:r>
            <w:r>
              <w:rPr>
                <w:noProof/>
                <w:webHidden/>
              </w:rPr>
              <w:fldChar w:fldCharType="end"/>
            </w:r>
            <w:r w:rsidRPr="00FB16A0">
              <w:rPr>
                <w:rStyle w:val="Hyperlink"/>
                <w:noProof/>
              </w:rPr>
              <w:fldChar w:fldCharType="end"/>
            </w:r>
          </w:ins>
        </w:p>
        <w:p w14:paraId="1A67AAAF" w14:textId="77777777" w:rsidR="00F507F6" w:rsidRDefault="00F507F6">
          <w:pPr>
            <w:pStyle w:val="TOC2"/>
            <w:tabs>
              <w:tab w:val="left" w:pos="879"/>
              <w:tab w:val="right" w:leader="dot" w:pos="10456"/>
            </w:tabs>
            <w:rPr>
              <w:ins w:id="135" w:author="Jarno Nieminen" w:date="2014-06-19T14:31:00Z"/>
              <w:rFonts w:asciiTheme="minorHAnsi" w:eastAsiaTheme="minorEastAsia" w:hAnsiTheme="minorHAnsi" w:cstheme="minorBidi"/>
              <w:noProof/>
              <w:sz w:val="22"/>
              <w:lang w:eastAsia="sv-SE"/>
            </w:rPr>
          </w:pPr>
          <w:ins w:id="13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4.4</w:t>
            </w:r>
            <w:r>
              <w:rPr>
                <w:rFonts w:asciiTheme="minorHAnsi" w:eastAsiaTheme="minorEastAsia" w:hAnsiTheme="minorHAnsi" w:cstheme="minorBidi"/>
                <w:noProof/>
                <w:sz w:val="22"/>
                <w:lang w:eastAsia="sv-SE"/>
              </w:rPr>
              <w:tab/>
            </w:r>
            <w:r w:rsidRPr="00FB16A0">
              <w:rPr>
                <w:rStyle w:val="Hyperlink"/>
                <w:noProof/>
              </w:rPr>
              <w:t>Felhantering</w:t>
            </w:r>
            <w:r>
              <w:rPr>
                <w:noProof/>
                <w:webHidden/>
              </w:rPr>
              <w:tab/>
            </w:r>
            <w:r>
              <w:rPr>
                <w:noProof/>
                <w:webHidden/>
              </w:rPr>
              <w:fldChar w:fldCharType="begin"/>
            </w:r>
            <w:r>
              <w:rPr>
                <w:noProof/>
                <w:webHidden/>
              </w:rPr>
              <w:instrText xml:space="preserve"> PAGEREF _Toc390951667 \h </w:instrText>
            </w:r>
            <w:r>
              <w:rPr>
                <w:noProof/>
                <w:webHidden/>
              </w:rPr>
            </w:r>
          </w:ins>
          <w:r>
            <w:rPr>
              <w:noProof/>
              <w:webHidden/>
            </w:rPr>
            <w:fldChar w:fldCharType="separate"/>
          </w:r>
          <w:ins w:id="137" w:author="Jarno Nieminen" w:date="2014-06-19T14:31:00Z">
            <w:r>
              <w:rPr>
                <w:noProof/>
                <w:webHidden/>
              </w:rPr>
              <w:t>35</w:t>
            </w:r>
            <w:r>
              <w:rPr>
                <w:noProof/>
                <w:webHidden/>
              </w:rPr>
              <w:fldChar w:fldCharType="end"/>
            </w:r>
            <w:r w:rsidRPr="00FB16A0">
              <w:rPr>
                <w:rStyle w:val="Hyperlink"/>
                <w:noProof/>
              </w:rPr>
              <w:fldChar w:fldCharType="end"/>
            </w:r>
          </w:ins>
        </w:p>
        <w:p w14:paraId="160BB6C5" w14:textId="77777777" w:rsidR="00F507F6" w:rsidRDefault="00F507F6">
          <w:pPr>
            <w:pStyle w:val="TOC3"/>
            <w:tabs>
              <w:tab w:val="left" w:pos="1100"/>
              <w:tab w:val="right" w:leader="dot" w:pos="10456"/>
            </w:tabs>
            <w:rPr>
              <w:ins w:id="138" w:author="Jarno Nieminen" w:date="2014-06-19T14:31:00Z"/>
              <w:rFonts w:asciiTheme="minorHAnsi" w:eastAsiaTheme="minorEastAsia" w:hAnsiTheme="minorHAnsi" w:cstheme="minorBidi"/>
              <w:noProof/>
              <w:sz w:val="22"/>
              <w:lang w:eastAsia="sv-SE"/>
            </w:rPr>
          </w:pPr>
          <w:ins w:id="13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4.4.1</w:t>
            </w:r>
            <w:r>
              <w:rPr>
                <w:rFonts w:asciiTheme="minorHAnsi" w:eastAsiaTheme="minorEastAsia" w:hAnsiTheme="minorHAnsi" w:cstheme="minorBidi"/>
                <w:noProof/>
                <w:sz w:val="22"/>
                <w:lang w:eastAsia="sv-SE"/>
              </w:rPr>
              <w:tab/>
            </w:r>
            <w:r w:rsidRPr="00FB16A0">
              <w:rPr>
                <w:rStyle w:val="Hyperlink"/>
                <w:noProof/>
              </w:rPr>
              <w:t>Krav på en tjänsteproducent</w:t>
            </w:r>
            <w:r>
              <w:rPr>
                <w:noProof/>
                <w:webHidden/>
              </w:rPr>
              <w:tab/>
            </w:r>
            <w:r>
              <w:rPr>
                <w:noProof/>
                <w:webHidden/>
              </w:rPr>
              <w:fldChar w:fldCharType="begin"/>
            </w:r>
            <w:r>
              <w:rPr>
                <w:noProof/>
                <w:webHidden/>
              </w:rPr>
              <w:instrText xml:space="preserve"> PAGEREF _Toc390951668 \h </w:instrText>
            </w:r>
            <w:r>
              <w:rPr>
                <w:noProof/>
                <w:webHidden/>
              </w:rPr>
            </w:r>
          </w:ins>
          <w:r>
            <w:rPr>
              <w:noProof/>
              <w:webHidden/>
            </w:rPr>
            <w:fldChar w:fldCharType="separate"/>
          </w:r>
          <w:ins w:id="140" w:author="Jarno Nieminen" w:date="2014-06-19T14:31:00Z">
            <w:r>
              <w:rPr>
                <w:noProof/>
                <w:webHidden/>
              </w:rPr>
              <w:t>35</w:t>
            </w:r>
            <w:r>
              <w:rPr>
                <w:noProof/>
                <w:webHidden/>
              </w:rPr>
              <w:fldChar w:fldCharType="end"/>
            </w:r>
            <w:r w:rsidRPr="00FB16A0">
              <w:rPr>
                <w:rStyle w:val="Hyperlink"/>
                <w:noProof/>
              </w:rPr>
              <w:fldChar w:fldCharType="end"/>
            </w:r>
          </w:ins>
        </w:p>
        <w:p w14:paraId="5A6F6A13" w14:textId="77777777" w:rsidR="00F507F6" w:rsidRDefault="00F507F6">
          <w:pPr>
            <w:pStyle w:val="TOC3"/>
            <w:tabs>
              <w:tab w:val="left" w:pos="1100"/>
              <w:tab w:val="right" w:leader="dot" w:pos="10456"/>
            </w:tabs>
            <w:rPr>
              <w:ins w:id="141" w:author="Jarno Nieminen" w:date="2014-06-19T14:31:00Z"/>
              <w:rFonts w:asciiTheme="minorHAnsi" w:eastAsiaTheme="minorEastAsia" w:hAnsiTheme="minorHAnsi" w:cstheme="minorBidi"/>
              <w:noProof/>
              <w:sz w:val="22"/>
              <w:lang w:eastAsia="sv-SE"/>
            </w:rPr>
          </w:pPr>
          <w:ins w:id="14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"_Toc390951669"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4.4.2</w:t>
            </w:r>
            <w:r>
              <w:rPr>
                <w:rFonts w:asciiTheme="minorHAnsi" w:eastAsiaTheme="minorEastAsia" w:hAnsiTheme="minorHAnsi" w:cstheme="minorBidi"/>
                <w:noProof/>
                <w:sz w:val="22"/>
                <w:lang w:eastAsia="sv-SE"/>
              </w:rPr>
              <w:tab/>
            </w:r>
            <w:r w:rsidRPr="00FB16A0">
              <w:rPr>
                <w:rStyle w:val="Hyperlink"/>
                <w:noProof/>
              </w:rPr>
              <w:t>Krav på en tjänstekonsument</w:t>
            </w:r>
            <w:r>
              <w:rPr>
                <w:noProof/>
                <w:webHidden/>
              </w:rPr>
              <w:tab/>
            </w:r>
            <w:r>
              <w:rPr>
                <w:noProof/>
                <w:webHidden/>
              </w:rPr>
              <w:fldChar w:fldCharType="begin"/>
            </w:r>
            <w:r>
              <w:rPr>
                <w:noProof/>
                <w:webHidden/>
              </w:rPr>
              <w:instrText xml:space="preserve"> PAGEREF _Toc390951669 \h </w:instrText>
            </w:r>
            <w:r>
              <w:rPr>
                <w:noProof/>
                <w:webHidden/>
              </w:rPr>
            </w:r>
          </w:ins>
          <w:r>
            <w:rPr>
              <w:noProof/>
              <w:webHidden/>
            </w:rPr>
            <w:fldChar w:fldCharType="separate"/>
          </w:r>
          <w:ins w:id="143" w:author="Jarno Nieminen" w:date="2014-06-19T14:31:00Z">
            <w:r>
              <w:rPr>
                <w:noProof/>
                <w:webHidden/>
              </w:rPr>
              <w:t>35</w:t>
            </w:r>
            <w:r>
              <w:rPr>
                <w:noProof/>
                <w:webHidden/>
              </w:rPr>
              <w:fldChar w:fldCharType="end"/>
            </w:r>
            <w:r w:rsidRPr="00FB16A0">
              <w:rPr>
                <w:rStyle w:val="Hyperlink"/>
                <w:noProof/>
              </w:rPr>
              <w:fldChar w:fldCharType="end"/>
            </w:r>
          </w:ins>
        </w:p>
        <w:p w14:paraId="7F4531D1" w14:textId="77777777" w:rsidR="00F507F6" w:rsidRDefault="00F507F6">
          <w:pPr>
            <w:pStyle w:val="TOC1"/>
            <w:tabs>
              <w:tab w:val="left" w:pos="400"/>
              <w:tab w:val="right" w:leader="dot" w:pos="10456"/>
            </w:tabs>
            <w:rPr>
              <w:ins w:id="144" w:author="Jarno Nieminen" w:date="2014-06-19T14:31:00Z"/>
              <w:rFonts w:asciiTheme="minorHAnsi" w:eastAsiaTheme="minorEastAsia" w:hAnsiTheme="minorHAnsi" w:cstheme="minorBidi"/>
              <w:noProof/>
              <w:sz w:val="22"/>
              <w:lang w:eastAsia="sv-SE"/>
            </w:rPr>
          </w:pPr>
          <w:ins w:id="14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w:t>
            </w:r>
            <w:r>
              <w:rPr>
                <w:rFonts w:asciiTheme="minorHAnsi" w:eastAsiaTheme="minorEastAsia" w:hAnsiTheme="minorHAnsi" w:cstheme="minorBidi"/>
                <w:noProof/>
                <w:sz w:val="22"/>
                <w:lang w:eastAsia="sv-SE"/>
              </w:rPr>
              <w:tab/>
            </w:r>
            <w:r w:rsidRPr="00FB16A0">
              <w:rPr>
                <w:rStyle w:val="Hyperlink"/>
                <w:noProof/>
              </w:rPr>
              <w:t>Tjänstedomänens meddelandemodeller</w:t>
            </w:r>
            <w:r>
              <w:rPr>
                <w:noProof/>
                <w:webHidden/>
              </w:rPr>
              <w:tab/>
            </w:r>
            <w:r>
              <w:rPr>
                <w:noProof/>
                <w:webHidden/>
              </w:rPr>
              <w:fldChar w:fldCharType="begin"/>
            </w:r>
            <w:r>
              <w:rPr>
                <w:noProof/>
                <w:webHidden/>
              </w:rPr>
              <w:instrText xml:space="preserve"> PAGEREF _Toc390951670 \h </w:instrText>
            </w:r>
            <w:r>
              <w:rPr>
                <w:noProof/>
                <w:webHidden/>
              </w:rPr>
            </w:r>
          </w:ins>
          <w:r>
            <w:rPr>
              <w:noProof/>
              <w:webHidden/>
            </w:rPr>
            <w:fldChar w:fldCharType="separate"/>
          </w:r>
          <w:ins w:id="146" w:author="Jarno Nieminen" w:date="2014-06-19T14:31:00Z">
            <w:r>
              <w:rPr>
                <w:noProof/>
                <w:webHidden/>
              </w:rPr>
              <w:t>36</w:t>
            </w:r>
            <w:r>
              <w:rPr>
                <w:noProof/>
                <w:webHidden/>
              </w:rPr>
              <w:fldChar w:fldCharType="end"/>
            </w:r>
            <w:r w:rsidRPr="00FB16A0">
              <w:rPr>
                <w:rStyle w:val="Hyperlink"/>
                <w:noProof/>
              </w:rPr>
              <w:fldChar w:fldCharType="end"/>
            </w:r>
          </w:ins>
        </w:p>
        <w:p w14:paraId="1C9513BE" w14:textId="77777777" w:rsidR="00F507F6" w:rsidRDefault="00F507F6">
          <w:pPr>
            <w:pStyle w:val="TOC2"/>
            <w:tabs>
              <w:tab w:val="left" w:pos="879"/>
              <w:tab w:val="right" w:leader="dot" w:pos="10456"/>
            </w:tabs>
            <w:rPr>
              <w:ins w:id="147" w:author="Jarno Nieminen" w:date="2014-06-19T14:31:00Z"/>
              <w:rFonts w:asciiTheme="minorHAnsi" w:eastAsiaTheme="minorEastAsia" w:hAnsiTheme="minorHAnsi" w:cstheme="minorBidi"/>
              <w:noProof/>
              <w:sz w:val="22"/>
              <w:lang w:eastAsia="sv-SE"/>
            </w:rPr>
          </w:pPr>
          <w:ins w:id="14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w:t>
            </w:r>
            <w:r>
              <w:rPr>
                <w:rFonts w:asciiTheme="minorHAnsi" w:eastAsiaTheme="minorEastAsia" w:hAnsiTheme="minorHAnsi" w:cstheme="minorBidi"/>
                <w:noProof/>
                <w:sz w:val="22"/>
                <w:lang w:eastAsia="sv-SE"/>
              </w:rPr>
              <w:tab/>
            </w:r>
            <w:r w:rsidRPr="00FB16A0">
              <w:rPr>
                <w:rStyle w:val="Hyperlink"/>
                <w:noProof/>
              </w:rPr>
              <w:t>Klasser och attribut V-MIM</w:t>
            </w:r>
            <w:r>
              <w:rPr>
                <w:noProof/>
                <w:webHidden/>
              </w:rPr>
              <w:tab/>
            </w:r>
            <w:r>
              <w:rPr>
                <w:noProof/>
                <w:webHidden/>
              </w:rPr>
              <w:fldChar w:fldCharType="begin"/>
            </w:r>
            <w:r>
              <w:rPr>
                <w:noProof/>
                <w:webHidden/>
              </w:rPr>
              <w:instrText xml:space="preserve"> PAGEREF _Toc390951671 \h </w:instrText>
            </w:r>
            <w:r>
              <w:rPr>
                <w:noProof/>
                <w:webHidden/>
              </w:rPr>
            </w:r>
          </w:ins>
          <w:r>
            <w:rPr>
              <w:noProof/>
              <w:webHidden/>
            </w:rPr>
            <w:fldChar w:fldCharType="separate"/>
          </w:r>
          <w:ins w:id="149" w:author="Jarno Nieminen" w:date="2014-06-19T14:31:00Z">
            <w:r>
              <w:rPr>
                <w:noProof/>
                <w:webHidden/>
              </w:rPr>
              <w:t>38</w:t>
            </w:r>
            <w:r>
              <w:rPr>
                <w:noProof/>
                <w:webHidden/>
              </w:rPr>
              <w:fldChar w:fldCharType="end"/>
            </w:r>
            <w:r w:rsidRPr="00FB16A0">
              <w:rPr>
                <w:rStyle w:val="Hyperlink"/>
                <w:noProof/>
              </w:rPr>
              <w:fldChar w:fldCharType="end"/>
            </w:r>
          </w:ins>
        </w:p>
        <w:p w14:paraId="1E231A65" w14:textId="77777777" w:rsidR="00F507F6" w:rsidRDefault="00F507F6">
          <w:pPr>
            <w:pStyle w:val="TOC3"/>
            <w:tabs>
              <w:tab w:val="left" w:pos="1100"/>
              <w:tab w:val="right" w:leader="dot" w:pos="10456"/>
            </w:tabs>
            <w:rPr>
              <w:ins w:id="150" w:author="Jarno Nieminen" w:date="2014-06-19T14:31:00Z"/>
              <w:rFonts w:asciiTheme="minorHAnsi" w:eastAsiaTheme="minorEastAsia" w:hAnsiTheme="minorHAnsi" w:cstheme="minorBidi"/>
              <w:noProof/>
              <w:sz w:val="22"/>
              <w:lang w:eastAsia="sv-SE"/>
            </w:rPr>
          </w:pPr>
          <w:ins w:id="15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w:t>
            </w:r>
            <w:r>
              <w:rPr>
                <w:rFonts w:asciiTheme="minorHAnsi" w:eastAsiaTheme="minorEastAsia" w:hAnsiTheme="minorHAnsi" w:cstheme="minorBidi"/>
                <w:noProof/>
                <w:sz w:val="22"/>
                <w:lang w:eastAsia="sv-SE"/>
              </w:rPr>
              <w:tab/>
            </w:r>
            <w:r w:rsidRPr="00FB16A0">
              <w:rPr>
                <w:rStyle w:val="Hyperlink"/>
                <w:noProof/>
              </w:rPr>
              <w:t>Klass Formulär (Form)</w:t>
            </w:r>
            <w:r>
              <w:rPr>
                <w:noProof/>
                <w:webHidden/>
              </w:rPr>
              <w:tab/>
            </w:r>
            <w:r>
              <w:rPr>
                <w:noProof/>
                <w:webHidden/>
              </w:rPr>
              <w:fldChar w:fldCharType="begin"/>
            </w:r>
            <w:r>
              <w:rPr>
                <w:noProof/>
                <w:webHidden/>
              </w:rPr>
              <w:instrText xml:space="preserve"> PAGEREF _Toc390951672 \h </w:instrText>
            </w:r>
            <w:r>
              <w:rPr>
                <w:noProof/>
                <w:webHidden/>
              </w:rPr>
            </w:r>
          </w:ins>
          <w:r>
            <w:rPr>
              <w:noProof/>
              <w:webHidden/>
            </w:rPr>
            <w:fldChar w:fldCharType="separate"/>
          </w:r>
          <w:ins w:id="152" w:author="Jarno Nieminen" w:date="2014-06-19T14:31:00Z">
            <w:r>
              <w:rPr>
                <w:noProof/>
                <w:webHidden/>
              </w:rPr>
              <w:t>38</w:t>
            </w:r>
            <w:r>
              <w:rPr>
                <w:noProof/>
                <w:webHidden/>
              </w:rPr>
              <w:fldChar w:fldCharType="end"/>
            </w:r>
            <w:r w:rsidRPr="00FB16A0">
              <w:rPr>
                <w:rStyle w:val="Hyperlink"/>
                <w:noProof/>
              </w:rPr>
              <w:fldChar w:fldCharType="end"/>
            </w:r>
          </w:ins>
        </w:p>
        <w:p w14:paraId="43B85B46" w14:textId="77777777" w:rsidR="00F507F6" w:rsidRDefault="00F507F6">
          <w:pPr>
            <w:pStyle w:val="TOC3"/>
            <w:tabs>
              <w:tab w:val="left" w:pos="1100"/>
              <w:tab w:val="right" w:leader="dot" w:pos="10456"/>
            </w:tabs>
            <w:rPr>
              <w:ins w:id="153" w:author="Jarno Nieminen" w:date="2014-06-19T14:31:00Z"/>
              <w:rFonts w:asciiTheme="minorHAnsi" w:eastAsiaTheme="minorEastAsia" w:hAnsiTheme="minorHAnsi" w:cstheme="minorBidi"/>
              <w:noProof/>
              <w:sz w:val="22"/>
              <w:lang w:eastAsia="sv-SE"/>
            </w:rPr>
          </w:pPr>
          <w:ins w:id="15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5.1.2</w:t>
            </w:r>
            <w:r>
              <w:rPr>
                <w:rFonts w:asciiTheme="minorHAnsi" w:eastAsiaTheme="minorEastAsia" w:hAnsiTheme="minorHAnsi" w:cstheme="minorBidi"/>
                <w:noProof/>
                <w:sz w:val="22"/>
                <w:lang w:eastAsia="sv-SE"/>
              </w:rPr>
              <w:tab/>
            </w:r>
            <w:r w:rsidRPr="00FB16A0">
              <w:rPr>
                <w:rStyle w:val="Hyperlink"/>
                <w:noProof/>
              </w:rPr>
              <w:t>Klass Formulärmall (FormTemplateInfo)</w:t>
            </w:r>
            <w:r>
              <w:rPr>
                <w:noProof/>
                <w:webHidden/>
              </w:rPr>
              <w:tab/>
            </w:r>
            <w:r>
              <w:rPr>
                <w:noProof/>
                <w:webHidden/>
              </w:rPr>
              <w:fldChar w:fldCharType="begin"/>
            </w:r>
            <w:r>
              <w:rPr>
                <w:noProof/>
                <w:webHidden/>
              </w:rPr>
              <w:instrText xml:space="preserve"> PAGEREF _Toc390951673 \h </w:instrText>
            </w:r>
            <w:r>
              <w:rPr>
                <w:noProof/>
                <w:webHidden/>
              </w:rPr>
            </w:r>
          </w:ins>
          <w:r>
            <w:rPr>
              <w:noProof/>
              <w:webHidden/>
            </w:rPr>
            <w:fldChar w:fldCharType="separate"/>
          </w:r>
          <w:ins w:id="155" w:author="Jarno Nieminen" w:date="2014-06-19T14:31:00Z">
            <w:r>
              <w:rPr>
                <w:noProof/>
                <w:webHidden/>
              </w:rPr>
              <w:t>42</w:t>
            </w:r>
            <w:r>
              <w:rPr>
                <w:noProof/>
                <w:webHidden/>
              </w:rPr>
              <w:fldChar w:fldCharType="end"/>
            </w:r>
            <w:r w:rsidRPr="00FB16A0">
              <w:rPr>
                <w:rStyle w:val="Hyperlink"/>
                <w:noProof/>
              </w:rPr>
              <w:fldChar w:fldCharType="end"/>
            </w:r>
          </w:ins>
        </w:p>
        <w:p w14:paraId="12926A51" w14:textId="77777777" w:rsidR="00F507F6" w:rsidRDefault="00F507F6">
          <w:pPr>
            <w:pStyle w:val="TOC3"/>
            <w:tabs>
              <w:tab w:val="left" w:pos="1100"/>
              <w:tab w:val="right" w:leader="dot" w:pos="10456"/>
            </w:tabs>
            <w:rPr>
              <w:ins w:id="156" w:author="Jarno Nieminen" w:date="2014-06-19T14:31:00Z"/>
              <w:rFonts w:asciiTheme="minorHAnsi" w:eastAsiaTheme="minorEastAsia" w:hAnsiTheme="minorHAnsi" w:cstheme="minorBidi"/>
              <w:noProof/>
              <w:sz w:val="22"/>
              <w:lang w:eastAsia="sv-SE"/>
            </w:rPr>
          </w:pPr>
          <w:ins w:id="15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5.1.3</w:t>
            </w:r>
            <w:r>
              <w:rPr>
                <w:rFonts w:asciiTheme="minorHAnsi" w:eastAsiaTheme="minorEastAsia" w:hAnsiTheme="minorHAnsi" w:cstheme="minorBidi"/>
                <w:noProof/>
                <w:sz w:val="22"/>
                <w:lang w:eastAsia="sv-SE"/>
              </w:rPr>
              <w:tab/>
            </w:r>
            <w:r w:rsidRPr="00FB16A0">
              <w:rPr>
                <w:rStyle w:val="Hyperlink"/>
                <w:noProof/>
              </w:rPr>
              <w:t>Klass Formulärsida (TemplatePage)</w:t>
            </w:r>
            <w:r>
              <w:rPr>
                <w:noProof/>
                <w:webHidden/>
              </w:rPr>
              <w:tab/>
            </w:r>
            <w:r>
              <w:rPr>
                <w:noProof/>
                <w:webHidden/>
              </w:rPr>
              <w:fldChar w:fldCharType="begin"/>
            </w:r>
            <w:r>
              <w:rPr>
                <w:noProof/>
                <w:webHidden/>
              </w:rPr>
              <w:instrText xml:space="preserve"> PAGEREF _Toc390951674 \h </w:instrText>
            </w:r>
            <w:r>
              <w:rPr>
                <w:noProof/>
                <w:webHidden/>
              </w:rPr>
            </w:r>
          </w:ins>
          <w:r>
            <w:rPr>
              <w:noProof/>
              <w:webHidden/>
            </w:rPr>
            <w:fldChar w:fldCharType="separate"/>
          </w:r>
          <w:ins w:id="158" w:author="Jarno Nieminen" w:date="2014-06-19T14:31:00Z">
            <w:r>
              <w:rPr>
                <w:noProof/>
                <w:webHidden/>
              </w:rPr>
              <w:t>50</w:t>
            </w:r>
            <w:r>
              <w:rPr>
                <w:noProof/>
                <w:webHidden/>
              </w:rPr>
              <w:fldChar w:fldCharType="end"/>
            </w:r>
            <w:r w:rsidRPr="00FB16A0">
              <w:rPr>
                <w:rStyle w:val="Hyperlink"/>
                <w:noProof/>
              </w:rPr>
              <w:fldChar w:fldCharType="end"/>
            </w:r>
          </w:ins>
        </w:p>
        <w:p w14:paraId="16056FC2" w14:textId="77777777" w:rsidR="00F507F6" w:rsidRDefault="00F507F6">
          <w:pPr>
            <w:pStyle w:val="TOC3"/>
            <w:tabs>
              <w:tab w:val="left" w:pos="1100"/>
              <w:tab w:val="right" w:leader="dot" w:pos="10456"/>
            </w:tabs>
            <w:rPr>
              <w:ins w:id="159" w:author="Jarno Nieminen" w:date="2014-06-19T14:31:00Z"/>
              <w:rFonts w:asciiTheme="minorHAnsi" w:eastAsiaTheme="minorEastAsia" w:hAnsiTheme="minorHAnsi" w:cstheme="minorBidi"/>
              <w:noProof/>
              <w:sz w:val="22"/>
              <w:lang w:eastAsia="sv-SE"/>
            </w:rPr>
          </w:pPr>
          <w:ins w:id="16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5.1.4</w:t>
            </w:r>
            <w:r>
              <w:rPr>
                <w:rFonts w:asciiTheme="minorHAnsi" w:eastAsiaTheme="minorEastAsia" w:hAnsiTheme="minorHAnsi" w:cstheme="minorBidi"/>
                <w:noProof/>
                <w:sz w:val="22"/>
                <w:lang w:eastAsia="sv-SE"/>
              </w:rPr>
              <w:tab/>
            </w:r>
            <w:r w:rsidRPr="00FB16A0">
              <w:rPr>
                <w:rStyle w:val="Hyperlink"/>
                <w:noProof/>
              </w:rPr>
              <w:t>Klass Formulärsida (Page)</w:t>
            </w:r>
            <w:r>
              <w:rPr>
                <w:noProof/>
                <w:webHidden/>
              </w:rPr>
              <w:tab/>
            </w:r>
            <w:r>
              <w:rPr>
                <w:noProof/>
                <w:webHidden/>
              </w:rPr>
              <w:fldChar w:fldCharType="begin"/>
            </w:r>
            <w:r>
              <w:rPr>
                <w:noProof/>
                <w:webHidden/>
              </w:rPr>
              <w:instrText xml:space="preserve"> PAGEREF _Toc390951675 \h </w:instrText>
            </w:r>
            <w:r>
              <w:rPr>
                <w:noProof/>
                <w:webHidden/>
              </w:rPr>
            </w:r>
          </w:ins>
          <w:r>
            <w:rPr>
              <w:noProof/>
              <w:webHidden/>
            </w:rPr>
            <w:fldChar w:fldCharType="separate"/>
          </w:r>
          <w:ins w:id="161" w:author="Jarno Nieminen" w:date="2014-06-19T14:31:00Z">
            <w:r>
              <w:rPr>
                <w:noProof/>
                <w:webHidden/>
              </w:rPr>
              <w:t>52</w:t>
            </w:r>
            <w:r>
              <w:rPr>
                <w:noProof/>
                <w:webHidden/>
              </w:rPr>
              <w:fldChar w:fldCharType="end"/>
            </w:r>
            <w:r w:rsidRPr="00FB16A0">
              <w:rPr>
                <w:rStyle w:val="Hyperlink"/>
                <w:noProof/>
              </w:rPr>
              <w:fldChar w:fldCharType="end"/>
            </w:r>
          </w:ins>
        </w:p>
        <w:p w14:paraId="699D2025" w14:textId="77777777" w:rsidR="00F507F6" w:rsidRDefault="00F507F6">
          <w:pPr>
            <w:pStyle w:val="TOC3"/>
            <w:tabs>
              <w:tab w:val="left" w:pos="1100"/>
              <w:tab w:val="right" w:leader="dot" w:pos="10456"/>
            </w:tabs>
            <w:rPr>
              <w:ins w:id="162" w:author="Jarno Nieminen" w:date="2014-06-19T14:31:00Z"/>
              <w:rFonts w:asciiTheme="minorHAnsi" w:eastAsiaTheme="minorEastAsia" w:hAnsiTheme="minorHAnsi" w:cstheme="minorBidi"/>
              <w:noProof/>
              <w:sz w:val="22"/>
              <w:lang w:eastAsia="sv-SE"/>
            </w:rPr>
          </w:pPr>
          <w:ins w:id="16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5.1.5</w:t>
            </w:r>
            <w:r>
              <w:rPr>
                <w:rFonts w:asciiTheme="minorHAnsi" w:eastAsiaTheme="minorEastAsia" w:hAnsiTheme="minorHAnsi" w:cstheme="minorBidi"/>
                <w:noProof/>
                <w:sz w:val="22"/>
                <w:lang w:eastAsia="sv-SE"/>
              </w:rPr>
              <w:tab/>
            </w:r>
            <w:r w:rsidRPr="00FB16A0">
              <w:rPr>
                <w:rStyle w:val="Hyperlink"/>
                <w:noProof/>
              </w:rPr>
              <w:t>Klass Frågegrupperingsmall (TemplateQuestionBlock)</w:t>
            </w:r>
            <w:r>
              <w:rPr>
                <w:noProof/>
                <w:webHidden/>
              </w:rPr>
              <w:tab/>
            </w:r>
            <w:r>
              <w:rPr>
                <w:noProof/>
                <w:webHidden/>
              </w:rPr>
              <w:fldChar w:fldCharType="begin"/>
            </w:r>
            <w:r>
              <w:rPr>
                <w:noProof/>
                <w:webHidden/>
              </w:rPr>
              <w:instrText xml:space="preserve"> PAGEREF _Toc390951676 \h </w:instrText>
            </w:r>
            <w:r>
              <w:rPr>
                <w:noProof/>
                <w:webHidden/>
              </w:rPr>
            </w:r>
          </w:ins>
          <w:r>
            <w:rPr>
              <w:noProof/>
              <w:webHidden/>
            </w:rPr>
            <w:fldChar w:fldCharType="separate"/>
          </w:r>
          <w:ins w:id="164" w:author="Jarno Nieminen" w:date="2014-06-19T14:31:00Z">
            <w:r>
              <w:rPr>
                <w:noProof/>
                <w:webHidden/>
              </w:rPr>
              <w:t>53</w:t>
            </w:r>
            <w:r>
              <w:rPr>
                <w:noProof/>
                <w:webHidden/>
              </w:rPr>
              <w:fldChar w:fldCharType="end"/>
            </w:r>
            <w:r w:rsidRPr="00FB16A0">
              <w:rPr>
                <w:rStyle w:val="Hyperlink"/>
                <w:noProof/>
              </w:rPr>
              <w:fldChar w:fldCharType="end"/>
            </w:r>
          </w:ins>
        </w:p>
        <w:p w14:paraId="4BE70DE6" w14:textId="77777777" w:rsidR="00F507F6" w:rsidRDefault="00F507F6">
          <w:pPr>
            <w:pStyle w:val="TOC3"/>
            <w:tabs>
              <w:tab w:val="left" w:pos="1100"/>
              <w:tab w:val="right" w:leader="dot" w:pos="10456"/>
            </w:tabs>
            <w:rPr>
              <w:ins w:id="165" w:author="Jarno Nieminen" w:date="2014-06-19T14:31:00Z"/>
              <w:rFonts w:asciiTheme="minorHAnsi" w:eastAsiaTheme="minorEastAsia" w:hAnsiTheme="minorHAnsi" w:cstheme="minorBidi"/>
              <w:noProof/>
              <w:sz w:val="22"/>
              <w:lang w:eastAsia="sv-SE"/>
            </w:rPr>
          </w:pPr>
          <w:ins w:id="16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5.1.6</w:t>
            </w:r>
            <w:r>
              <w:rPr>
                <w:rFonts w:asciiTheme="minorHAnsi" w:eastAsiaTheme="minorEastAsia" w:hAnsiTheme="minorHAnsi" w:cstheme="minorBidi"/>
                <w:noProof/>
                <w:sz w:val="22"/>
                <w:lang w:eastAsia="sv-SE"/>
              </w:rPr>
              <w:tab/>
            </w:r>
            <w:r w:rsidRPr="00FB16A0">
              <w:rPr>
                <w:rStyle w:val="Hyperlink"/>
                <w:noProof/>
              </w:rPr>
              <w:t>Klass Frågegruppering (QuestionBlock)</w:t>
            </w:r>
            <w:r>
              <w:rPr>
                <w:noProof/>
                <w:webHidden/>
              </w:rPr>
              <w:tab/>
            </w:r>
            <w:r>
              <w:rPr>
                <w:noProof/>
                <w:webHidden/>
              </w:rPr>
              <w:fldChar w:fldCharType="begin"/>
            </w:r>
            <w:r>
              <w:rPr>
                <w:noProof/>
                <w:webHidden/>
              </w:rPr>
              <w:instrText xml:space="preserve"> PAGEREF _Toc390951677 \h </w:instrText>
            </w:r>
            <w:r>
              <w:rPr>
                <w:noProof/>
                <w:webHidden/>
              </w:rPr>
            </w:r>
          </w:ins>
          <w:r>
            <w:rPr>
              <w:noProof/>
              <w:webHidden/>
            </w:rPr>
            <w:fldChar w:fldCharType="separate"/>
          </w:r>
          <w:ins w:id="167" w:author="Jarno Nieminen" w:date="2014-06-19T14:31:00Z">
            <w:r>
              <w:rPr>
                <w:noProof/>
                <w:webHidden/>
              </w:rPr>
              <w:t>55</w:t>
            </w:r>
            <w:r>
              <w:rPr>
                <w:noProof/>
                <w:webHidden/>
              </w:rPr>
              <w:fldChar w:fldCharType="end"/>
            </w:r>
            <w:r w:rsidRPr="00FB16A0">
              <w:rPr>
                <w:rStyle w:val="Hyperlink"/>
                <w:noProof/>
              </w:rPr>
              <w:fldChar w:fldCharType="end"/>
            </w:r>
          </w:ins>
        </w:p>
        <w:p w14:paraId="7A0CFDF4" w14:textId="77777777" w:rsidR="00F507F6" w:rsidRDefault="00F507F6">
          <w:pPr>
            <w:pStyle w:val="TOC3"/>
            <w:tabs>
              <w:tab w:val="left" w:pos="1100"/>
              <w:tab w:val="right" w:leader="dot" w:pos="10456"/>
            </w:tabs>
            <w:rPr>
              <w:ins w:id="168" w:author="Jarno Nieminen" w:date="2014-06-19T14:31:00Z"/>
              <w:rFonts w:asciiTheme="minorHAnsi" w:eastAsiaTheme="minorEastAsia" w:hAnsiTheme="minorHAnsi" w:cstheme="minorBidi"/>
              <w:noProof/>
              <w:sz w:val="22"/>
              <w:lang w:eastAsia="sv-SE"/>
            </w:rPr>
          </w:pPr>
          <w:ins w:id="16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5.1.7</w:t>
            </w:r>
            <w:r>
              <w:rPr>
                <w:rFonts w:asciiTheme="minorHAnsi" w:eastAsiaTheme="minorEastAsia" w:hAnsiTheme="minorHAnsi" w:cstheme="minorBidi"/>
                <w:noProof/>
                <w:sz w:val="22"/>
                <w:lang w:eastAsia="sv-SE"/>
              </w:rPr>
              <w:tab/>
            </w:r>
            <w:r w:rsidRPr="00FB16A0">
              <w:rPr>
                <w:rStyle w:val="Hyperlink"/>
                <w:noProof/>
              </w:rPr>
              <w:t>Klass Formulärfråga mall (TemplateQuestion)</w:t>
            </w:r>
            <w:r>
              <w:rPr>
                <w:noProof/>
                <w:webHidden/>
              </w:rPr>
              <w:tab/>
            </w:r>
            <w:r>
              <w:rPr>
                <w:noProof/>
                <w:webHidden/>
              </w:rPr>
              <w:fldChar w:fldCharType="begin"/>
            </w:r>
            <w:r>
              <w:rPr>
                <w:noProof/>
                <w:webHidden/>
              </w:rPr>
              <w:instrText xml:space="preserve"> PAGEREF _Toc390951678 \h </w:instrText>
            </w:r>
            <w:r>
              <w:rPr>
                <w:noProof/>
                <w:webHidden/>
              </w:rPr>
            </w:r>
          </w:ins>
          <w:r>
            <w:rPr>
              <w:noProof/>
              <w:webHidden/>
            </w:rPr>
            <w:fldChar w:fldCharType="separate"/>
          </w:r>
          <w:ins w:id="170" w:author="Jarno Nieminen" w:date="2014-06-19T14:31:00Z">
            <w:r>
              <w:rPr>
                <w:noProof/>
                <w:webHidden/>
              </w:rPr>
              <w:t>57</w:t>
            </w:r>
            <w:r>
              <w:rPr>
                <w:noProof/>
                <w:webHidden/>
              </w:rPr>
              <w:fldChar w:fldCharType="end"/>
            </w:r>
            <w:r w:rsidRPr="00FB16A0">
              <w:rPr>
                <w:rStyle w:val="Hyperlink"/>
                <w:noProof/>
              </w:rPr>
              <w:fldChar w:fldCharType="end"/>
            </w:r>
          </w:ins>
        </w:p>
        <w:p w14:paraId="5F776BD4" w14:textId="77777777" w:rsidR="00F507F6" w:rsidRDefault="00F507F6">
          <w:pPr>
            <w:pStyle w:val="TOC3"/>
            <w:tabs>
              <w:tab w:val="left" w:pos="1100"/>
              <w:tab w:val="right" w:leader="dot" w:pos="10456"/>
            </w:tabs>
            <w:rPr>
              <w:ins w:id="171" w:author="Jarno Nieminen" w:date="2014-06-19T14:31:00Z"/>
              <w:rFonts w:asciiTheme="minorHAnsi" w:eastAsiaTheme="minorEastAsia" w:hAnsiTheme="minorHAnsi" w:cstheme="minorBidi"/>
              <w:noProof/>
              <w:sz w:val="22"/>
              <w:lang w:eastAsia="sv-SE"/>
            </w:rPr>
          </w:pPr>
          <w:ins w:id="17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"_Toc390951679"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5.1.8</w:t>
            </w:r>
            <w:r>
              <w:rPr>
                <w:rFonts w:asciiTheme="minorHAnsi" w:eastAsiaTheme="minorEastAsia" w:hAnsiTheme="minorHAnsi" w:cstheme="minorBidi"/>
                <w:noProof/>
                <w:sz w:val="22"/>
                <w:lang w:eastAsia="sv-SE"/>
              </w:rPr>
              <w:tab/>
            </w:r>
            <w:r w:rsidRPr="00FB16A0">
              <w:rPr>
                <w:rStyle w:val="Hyperlink"/>
                <w:noProof/>
              </w:rPr>
              <w:t>Klass Formulärfråga (Question)</w:t>
            </w:r>
            <w:r>
              <w:rPr>
                <w:noProof/>
                <w:webHidden/>
              </w:rPr>
              <w:tab/>
            </w:r>
            <w:r>
              <w:rPr>
                <w:noProof/>
                <w:webHidden/>
              </w:rPr>
              <w:fldChar w:fldCharType="begin"/>
            </w:r>
            <w:r>
              <w:rPr>
                <w:noProof/>
                <w:webHidden/>
              </w:rPr>
              <w:instrText xml:space="preserve"> PAGEREF _Toc390951679 \h </w:instrText>
            </w:r>
            <w:r>
              <w:rPr>
                <w:noProof/>
                <w:webHidden/>
              </w:rPr>
            </w:r>
          </w:ins>
          <w:r>
            <w:rPr>
              <w:noProof/>
              <w:webHidden/>
            </w:rPr>
            <w:fldChar w:fldCharType="separate"/>
          </w:r>
          <w:ins w:id="173" w:author="Jarno Nieminen" w:date="2014-06-19T14:31:00Z">
            <w:r>
              <w:rPr>
                <w:noProof/>
                <w:webHidden/>
              </w:rPr>
              <w:t>61</w:t>
            </w:r>
            <w:r>
              <w:rPr>
                <w:noProof/>
                <w:webHidden/>
              </w:rPr>
              <w:fldChar w:fldCharType="end"/>
            </w:r>
            <w:r w:rsidRPr="00FB16A0">
              <w:rPr>
                <w:rStyle w:val="Hyperlink"/>
                <w:noProof/>
              </w:rPr>
              <w:fldChar w:fldCharType="end"/>
            </w:r>
          </w:ins>
        </w:p>
        <w:p w14:paraId="03709D54" w14:textId="77777777" w:rsidR="00F507F6" w:rsidRDefault="00F507F6">
          <w:pPr>
            <w:pStyle w:val="TOC3"/>
            <w:tabs>
              <w:tab w:val="left" w:pos="1100"/>
              <w:tab w:val="right" w:leader="dot" w:pos="10456"/>
            </w:tabs>
            <w:rPr>
              <w:ins w:id="174" w:author="Jarno Nieminen" w:date="2014-06-19T14:31:00Z"/>
              <w:rFonts w:asciiTheme="minorHAnsi" w:eastAsiaTheme="minorEastAsia" w:hAnsiTheme="minorHAnsi" w:cstheme="minorBidi"/>
              <w:noProof/>
              <w:sz w:val="22"/>
              <w:lang w:eastAsia="sv-SE"/>
            </w:rPr>
          </w:pPr>
          <w:ins w:id="17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5.1.9</w:t>
            </w:r>
            <w:r>
              <w:rPr>
                <w:rFonts w:asciiTheme="minorHAnsi" w:eastAsiaTheme="minorEastAsia" w:hAnsiTheme="minorHAnsi" w:cstheme="minorBidi"/>
                <w:noProof/>
                <w:sz w:val="22"/>
                <w:lang w:eastAsia="sv-SE"/>
              </w:rPr>
              <w:tab/>
            </w:r>
            <w:r w:rsidRPr="00FB16A0">
              <w:rPr>
                <w:rStyle w:val="Hyperlink"/>
                <w:noProof/>
              </w:rPr>
              <w:t>Klass Svarsalternativ (AnswerAlternative)</w:t>
            </w:r>
            <w:r>
              <w:rPr>
                <w:noProof/>
                <w:webHidden/>
              </w:rPr>
              <w:tab/>
            </w:r>
            <w:r>
              <w:rPr>
                <w:noProof/>
                <w:webHidden/>
              </w:rPr>
              <w:fldChar w:fldCharType="begin"/>
            </w:r>
            <w:r>
              <w:rPr>
                <w:noProof/>
                <w:webHidden/>
              </w:rPr>
              <w:instrText xml:space="preserve"> PAGEREF _Toc390951680 \h </w:instrText>
            </w:r>
            <w:r>
              <w:rPr>
                <w:noProof/>
                <w:webHidden/>
              </w:rPr>
            </w:r>
          </w:ins>
          <w:r>
            <w:rPr>
              <w:noProof/>
              <w:webHidden/>
            </w:rPr>
            <w:fldChar w:fldCharType="separate"/>
          </w:r>
          <w:ins w:id="176" w:author="Jarno Nieminen" w:date="2014-06-19T14:31:00Z">
            <w:r>
              <w:rPr>
                <w:noProof/>
                <w:webHidden/>
              </w:rPr>
              <w:t>67</w:t>
            </w:r>
            <w:r>
              <w:rPr>
                <w:noProof/>
                <w:webHidden/>
              </w:rPr>
              <w:fldChar w:fldCharType="end"/>
            </w:r>
            <w:r w:rsidRPr="00FB16A0">
              <w:rPr>
                <w:rStyle w:val="Hyperlink"/>
                <w:noProof/>
              </w:rPr>
              <w:fldChar w:fldCharType="end"/>
            </w:r>
          </w:ins>
        </w:p>
        <w:p w14:paraId="125055EB" w14:textId="77777777" w:rsidR="00F507F6" w:rsidRDefault="00F507F6">
          <w:pPr>
            <w:pStyle w:val="TOC3"/>
            <w:tabs>
              <w:tab w:val="left" w:pos="1321"/>
              <w:tab w:val="right" w:leader="dot" w:pos="10456"/>
            </w:tabs>
            <w:rPr>
              <w:ins w:id="177" w:author="Jarno Nieminen" w:date="2014-06-19T14:31:00Z"/>
              <w:rFonts w:asciiTheme="minorHAnsi" w:eastAsiaTheme="minorEastAsia" w:hAnsiTheme="minorHAnsi" w:cstheme="minorBidi"/>
              <w:noProof/>
              <w:sz w:val="22"/>
              <w:lang w:eastAsia="sv-SE"/>
            </w:rPr>
          </w:pPr>
          <w:ins w:id="17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5.1.10</w:t>
            </w:r>
            <w:r>
              <w:rPr>
                <w:rFonts w:asciiTheme="minorHAnsi" w:eastAsiaTheme="minorEastAsia" w:hAnsiTheme="minorHAnsi" w:cstheme="minorBidi"/>
                <w:noProof/>
                <w:sz w:val="22"/>
                <w:lang w:eastAsia="sv-SE"/>
              </w:rPr>
              <w:tab/>
            </w:r>
            <w:r w:rsidRPr="00FB16A0">
              <w:rPr>
                <w:rStyle w:val="Hyperlink"/>
                <w:noProof/>
              </w:rPr>
              <w:t>Klass Svar (Answer)</w:t>
            </w:r>
            <w:r>
              <w:rPr>
                <w:noProof/>
                <w:webHidden/>
              </w:rPr>
              <w:tab/>
            </w:r>
            <w:r>
              <w:rPr>
                <w:noProof/>
                <w:webHidden/>
              </w:rPr>
              <w:fldChar w:fldCharType="begin"/>
            </w:r>
            <w:r>
              <w:rPr>
                <w:noProof/>
                <w:webHidden/>
              </w:rPr>
              <w:instrText xml:space="preserve"> PAGEREF _Toc390951681 \h </w:instrText>
            </w:r>
            <w:r>
              <w:rPr>
                <w:noProof/>
                <w:webHidden/>
              </w:rPr>
            </w:r>
          </w:ins>
          <w:r>
            <w:rPr>
              <w:noProof/>
              <w:webHidden/>
            </w:rPr>
            <w:fldChar w:fldCharType="separate"/>
          </w:r>
          <w:ins w:id="179" w:author="Jarno Nieminen" w:date="2014-06-19T14:31:00Z">
            <w:r>
              <w:rPr>
                <w:noProof/>
                <w:webHidden/>
              </w:rPr>
              <w:t>69</w:t>
            </w:r>
            <w:r>
              <w:rPr>
                <w:noProof/>
                <w:webHidden/>
              </w:rPr>
              <w:fldChar w:fldCharType="end"/>
            </w:r>
            <w:r w:rsidRPr="00FB16A0">
              <w:rPr>
                <w:rStyle w:val="Hyperlink"/>
                <w:noProof/>
              </w:rPr>
              <w:fldChar w:fldCharType="end"/>
            </w:r>
          </w:ins>
        </w:p>
        <w:p w14:paraId="2EFCC6E7" w14:textId="77777777" w:rsidR="00F507F6" w:rsidRDefault="00F507F6">
          <w:pPr>
            <w:pStyle w:val="TOC3"/>
            <w:tabs>
              <w:tab w:val="left" w:pos="1100"/>
              <w:tab w:val="right" w:leader="dot" w:pos="10456"/>
            </w:tabs>
            <w:rPr>
              <w:ins w:id="180" w:author="Jarno Nieminen" w:date="2014-06-19T14:31:00Z"/>
              <w:rFonts w:asciiTheme="minorHAnsi" w:eastAsiaTheme="minorEastAsia" w:hAnsiTheme="minorHAnsi" w:cstheme="minorBidi"/>
              <w:noProof/>
              <w:sz w:val="22"/>
              <w:lang w:eastAsia="sv-SE"/>
            </w:rPr>
          </w:pPr>
          <w:ins w:id="18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5.1.11</w:t>
            </w:r>
            <w:r>
              <w:rPr>
                <w:rFonts w:asciiTheme="minorHAnsi" w:eastAsiaTheme="minorEastAsia" w:hAnsiTheme="minorHAnsi" w:cstheme="minorBidi"/>
                <w:noProof/>
                <w:sz w:val="22"/>
                <w:lang w:eastAsia="sv-SE"/>
              </w:rPr>
              <w:tab/>
            </w:r>
            <w:r w:rsidRPr="00FB16A0">
              <w:rPr>
                <w:rStyle w:val="Hyperlink"/>
                <w:noProof/>
              </w:rPr>
              <w:t>Klass anropsbekräftelse (AnswerStatus)</w:t>
            </w:r>
            <w:r>
              <w:rPr>
                <w:noProof/>
                <w:webHidden/>
              </w:rPr>
              <w:tab/>
            </w:r>
            <w:r>
              <w:rPr>
                <w:noProof/>
                <w:webHidden/>
              </w:rPr>
              <w:fldChar w:fldCharType="begin"/>
            </w:r>
            <w:r>
              <w:rPr>
                <w:noProof/>
                <w:webHidden/>
              </w:rPr>
              <w:instrText xml:space="preserve"> PAGEREF _Toc390951682 \h </w:instrText>
            </w:r>
            <w:r>
              <w:rPr>
                <w:noProof/>
                <w:webHidden/>
              </w:rPr>
            </w:r>
          </w:ins>
          <w:r>
            <w:rPr>
              <w:noProof/>
              <w:webHidden/>
            </w:rPr>
            <w:fldChar w:fldCharType="separate"/>
          </w:r>
          <w:ins w:id="182" w:author="Jarno Nieminen" w:date="2014-06-19T14:31:00Z">
            <w:r>
              <w:rPr>
                <w:noProof/>
                <w:webHidden/>
              </w:rPr>
              <w:t>70</w:t>
            </w:r>
            <w:r>
              <w:rPr>
                <w:noProof/>
                <w:webHidden/>
              </w:rPr>
              <w:fldChar w:fldCharType="end"/>
            </w:r>
            <w:r w:rsidRPr="00FB16A0">
              <w:rPr>
                <w:rStyle w:val="Hyperlink"/>
                <w:noProof/>
              </w:rPr>
              <w:fldChar w:fldCharType="end"/>
            </w:r>
          </w:ins>
        </w:p>
        <w:p w14:paraId="32675E0A" w14:textId="77777777" w:rsidR="00F507F6" w:rsidRDefault="00F507F6">
          <w:pPr>
            <w:pStyle w:val="TOC3"/>
            <w:tabs>
              <w:tab w:val="left" w:pos="1321"/>
              <w:tab w:val="right" w:leader="dot" w:pos="10456"/>
            </w:tabs>
            <w:rPr>
              <w:ins w:id="183" w:author="Jarno Nieminen" w:date="2014-06-19T14:31:00Z"/>
              <w:rFonts w:asciiTheme="minorHAnsi" w:eastAsiaTheme="minorEastAsia" w:hAnsiTheme="minorHAnsi" w:cstheme="minorBidi"/>
              <w:noProof/>
              <w:sz w:val="22"/>
              <w:lang w:eastAsia="sv-SE"/>
            </w:rPr>
          </w:pPr>
          <w:ins w:id="18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5.1.12</w:t>
            </w:r>
            <w:r>
              <w:rPr>
                <w:rFonts w:asciiTheme="minorHAnsi" w:eastAsiaTheme="minorEastAsia" w:hAnsiTheme="minorHAnsi" w:cstheme="minorBidi"/>
                <w:noProof/>
                <w:sz w:val="22"/>
                <w:lang w:eastAsia="sv-SE"/>
              </w:rPr>
              <w:tab/>
            </w:r>
            <w:r w:rsidRPr="00FB16A0">
              <w:rPr>
                <w:rStyle w:val="Hyperlink"/>
                <w:noProof/>
              </w:rPr>
              <w:t>Klass Frågerelation (QuestionSuperior)</w:t>
            </w:r>
            <w:r>
              <w:rPr>
                <w:noProof/>
                <w:webHidden/>
              </w:rPr>
              <w:tab/>
            </w:r>
            <w:r>
              <w:rPr>
                <w:noProof/>
                <w:webHidden/>
              </w:rPr>
              <w:fldChar w:fldCharType="begin"/>
            </w:r>
            <w:r>
              <w:rPr>
                <w:noProof/>
                <w:webHidden/>
              </w:rPr>
              <w:instrText xml:space="preserve"> PAGEREF _Toc390951683 \h </w:instrText>
            </w:r>
            <w:r>
              <w:rPr>
                <w:noProof/>
                <w:webHidden/>
              </w:rPr>
            </w:r>
          </w:ins>
          <w:r>
            <w:rPr>
              <w:noProof/>
              <w:webHidden/>
            </w:rPr>
            <w:fldChar w:fldCharType="separate"/>
          </w:r>
          <w:ins w:id="185" w:author="Jarno Nieminen" w:date="2014-06-19T14:31:00Z">
            <w:r>
              <w:rPr>
                <w:noProof/>
                <w:webHidden/>
              </w:rPr>
              <w:t>70</w:t>
            </w:r>
            <w:r>
              <w:rPr>
                <w:noProof/>
                <w:webHidden/>
              </w:rPr>
              <w:fldChar w:fldCharType="end"/>
            </w:r>
            <w:r w:rsidRPr="00FB16A0">
              <w:rPr>
                <w:rStyle w:val="Hyperlink"/>
                <w:noProof/>
              </w:rPr>
              <w:fldChar w:fldCharType="end"/>
            </w:r>
          </w:ins>
        </w:p>
        <w:p w14:paraId="428F8278" w14:textId="77777777" w:rsidR="00F507F6" w:rsidRDefault="00F507F6">
          <w:pPr>
            <w:pStyle w:val="TOC3"/>
            <w:tabs>
              <w:tab w:val="left" w:pos="1321"/>
              <w:tab w:val="right" w:leader="dot" w:pos="10456"/>
            </w:tabs>
            <w:rPr>
              <w:ins w:id="186" w:author="Jarno Nieminen" w:date="2014-06-19T14:31:00Z"/>
              <w:rFonts w:asciiTheme="minorHAnsi" w:eastAsiaTheme="minorEastAsia" w:hAnsiTheme="minorHAnsi" w:cstheme="minorBidi"/>
              <w:noProof/>
              <w:sz w:val="22"/>
              <w:lang w:eastAsia="sv-SE"/>
            </w:rPr>
          </w:pPr>
          <w:ins w:id="18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5.1.13</w:t>
            </w:r>
            <w:r>
              <w:rPr>
                <w:rFonts w:asciiTheme="minorHAnsi" w:eastAsiaTheme="minorEastAsia" w:hAnsiTheme="minorHAnsi" w:cstheme="minorBidi"/>
                <w:noProof/>
                <w:sz w:val="22"/>
                <w:lang w:eastAsia="sv-SE"/>
              </w:rPr>
              <w:tab/>
            </w:r>
            <w:r w:rsidRPr="00FB16A0">
              <w:rPr>
                <w:rStyle w:val="Hyperlink"/>
                <w:noProof/>
              </w:rPr>
              <w:t>Klass kodverk (Code)</w:t>
            </w:r>
            <w:r>
              <w:rPr>
                <w:noProof/>
                <w:webHidden/>
              </w:rPr>
              <w:tab/>
            </w:r>
            <w:r>
              <w:rPr>
                <w:noProof/>
                <w:webHidden/>
              </w:rPr>
              <w:fldChar w:fldCharType="begin"/>
            </w:r>
            <w:r>
              <w:rPr>
                <w:noProof/>
                <w:webHidden/>
              </w:rPr>
              <w:instrText xml:space="preserve"> PAGEREF _Toc390951684 \h </w:instrText>
            </w:r>
            <w:r>
              <w:rPr>
                <w:noProof/>
                <w:webHidden/>
              </w:rPr>
            </w:r>
          </w:ins>
          <w:r>
            <w:rPr>
              <w:noProof/>
              <w:webHidden/>
            </w:rPr>
            <w:fldChar w:fldCharType="separate"/>
          </w:r>
          <w:ins w:id="188" w:author="Jarno Nieminen" w:date="2014-06-19T14:31:00Z">
            <w:r>
              <w:rPr>
                <w:noProof/>
                <w:webHidden/>
              </w:rPr>
              <w:t>71</w:t>
            </w:r>
            <w:r>
              <w:rPr>
                <w:noProof/>
                <w:webHidden/>
              </w:rPr>
              <w:fldChar w:fldCharType="end"/>
            </w:r>
            <w:r w:rsidRPr="00FB16A0">
              <w:rPr>
                <w:rStyle w:val="Hyperlink"/>
                <w:noProof/>
              </w:rPr>
              <w:fldChar w:fldCharType="end"/>
            </w:r>
          </w:ins>
        </w:p>
        <w:p w14:paraId="168D1175" w14:textId="77777777" w:rsidR="00F507F6" w:rsidRDefault="00F507F6">
          <w:pPr>
            <w:pStyle w:val="TOC3"/>
            <w:tabs>
              <w:tab w:val="left" w:pos="1321"/>
              <w:tab w:val="right" w:leader="dot" w:pos="10456"/>
            </w:tabs>
            <w:rPr>
              <w:ins w:id="189" w:author="Jarno Nieminen" w:date="2014-06-19T14:31:00Z"/>
              <w:rFonts w:asciiTheme="minorHAnsi" w:eastAsiaTheme="minorEastAsia" w:hAnsiTheme="minorHAnsi" w:cstheme="minorBidi"/>
              <w:noProof/>
              <w:sz w:val="22"/>
              <w:lang w:eastAsia="sv-SE"/>
            </w:rPr>
          </w:pPr>
          <w:ins w:id="19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5.1.14</w:t>
            </w:r>
            <w:r>
              <w:rPr>
                <w:rFonts w:asciiTheme="minorHAnsi" w:eastAsiaTheme="minorEastAsia" w:hAnsiTheme="minorHAnsi" w:cstheme="minorBidi"/>
                <w:noProof/>
                <w:sz w:val="22"/>
                <w:lang w:eastAsia="sv-SE"/>
              </w:rPr>
              <w:tab/>
            </w:r>
            <w:r w:rsidRPr="00FB16A0">
              <w:rPr>
                <w:rStyle w:val="Hyperlink"/>
                <w:noProof/>
              </w:rPr>
              <w:t>Klass Malldelning (TemplatePropagate)</w:t>
            </w:r>
            <w:r>
              <w:rPr>
                <w:noProof/>
                <w:webHidden/>
              </w:rPr>
              <w:tab/>
            </w:r>
            <w:r>
              <w:rPr>
                <w:noProof/>
                <w:webHidden/>
              </w:rPr>
              <w:fldChar w:fldCharType="begin"/>
            </w:r>
            <w:r>
              <w:rPr>
                <w:noProof/>
                <w:webHidden/>
              </w:rPr>
              <w:instrText xml:space="preserve"> PAGEREF _Toc390951685 \h </w:instrText>
            </w:r>
            <w:r>
              <w:rPr>
                <w:noProof/>
                <w:webHidden/>
              </w:rPr>
            </w:r>
          </w:ins>
          <w:r>
            <w:rPr>
              <w:noProof/>
              <w:webHidden/>
            </w:rPr>
            <w:fldChar w:fldCharType="separate"/>
          </w:r>
          <w:ins w:id="191" w:author="Jarno Nieminen" w:date="2014-06-19T14:31:00Z">
            <w:r>
              <w:rPr>
                <w:noProof/>
                <w:webHidden/>
              </w:rPr>
              <w:t>73</w:t>
            </w:r>
            <w:r>
              <w:rPr>
                <w:noProof/>
                <w:webHidden/>
              </w:rPr>
              <w:fldChar w:fldCharType="end"/>
            </w:r>
            <w:r w:rsidRPr="00FB16A0">
              <w:rPr>
                <w:rStyle w:val="Hyperlink"/>
                <w:noProof/>
              </w:rPr>
              <w:fldChar w:fldCharType="end"/>
            </w:r>
          </w:ins>
        </w:p>
        <w:p w14:paraId="3CE38381" w14:textId="77777777" w:rsidR="00F507F6" w:rsidRDefault="00F507F6">
          <w:pPr>
            <w:pStyle w:val="TOC3"/>
            <w:tabs>
              <w:tab w:val="left" w:pos="1321"/>
              <w:tab w:val="right" w:leader="dot" w:pos="10456"/>
            </w:tabs>
            <w:rPr>
              <w:ins w:id="192" w:author="Jarno Nieminen" w:date="2014-06-19T14:31:00Z"/>
              <w:rFonts w:asciiTheme="minorHAnsi" w:eastAsiaTheme="minorEastAsia" w:hAnsiTheme="minorHAnsi" w:cstheme="minorBidi"/>
              <w:noProof/>
              <w:sz w:val="22"/>
              <w:lang w:eastAsia="sv-SE"/>
            </w:rPr>
          </w:pPr>
          <w:ins w:id="19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5.1.15</w:t>
            </w:r>
            <w:r>
              <w:rPr>
                <w:rFonts w:asciiTheme="minorHAnsi" w:eastAsiaTheme="minorEastAsia" w:hAnsiTheme="minorHAnsi" w:cstheme="minorBidi"/>
                <w:noProof/>
                <w:sz w:val="22"/>
                <w:lang w:eastAsia="sv-SE"/>
              </w:rPr>
              <w:tab/>
            </w:r>
            <w:r w:rsidRPr="00FB16A0">
              <w:rPr>
                <w:rStyle w:val="Hyperlink"/>
                <w:noProof/>
              </w:rPr>
              <w:t>Klass validering (validationEvent)</w:t>
            </w:r>
            <w:r>
              <w:rPr>
                <w:noProof/>
                <w:webHidden/>
              </w:rPr>
              <w:tab/>
            </w:r>
            <w:r>
              <w:rPr>
                <w:noProof/>
                <w:webHidden/>
              </w:rPr>
              <w:fldChar w:fldCharType="begin"/>
            </w:r>
            <w:r>
              <w:rPr>
                <w:noProof/>
                <w:webHidden/>
              </w:rPr>
              <w:instrText xml:space="preserve"> PAGEREF _Toc390951686 \h </w:instrText>
            </w:r>
            <w:r>
              <w:rPr>
                <w:noProof/>
                <w:webHidden/>
              </w:rPr>
            </w:r>
          </w:ins>
          <w:r>
            <w:rPr>
              <w:noProof/>
              <w:webHidden/>
            </w:rPr>
            <w:fldChar w:fldCharType="separate"/>
          </w:r>
          <w:ins w:id="194" w:author="Jarno Nieminen" w:date="2014-06-19T14:31:00Z">
            <w:r>
              <w:rPr>
                <w:noProof/>
                <w:webHidden/>
              </w:rPr>
              <w:t>75</w:t>
            </w:r>
            <w:r>
              <w:rPr>
                <w:noProof/>
                <w:webHidden/>
              </w:rPr>
              <w:fldChar w:fldCharType="end"/>
            </w:r>
            <w:r w:rsidRPr="00FB16A0">
              <w:rPr>
                <w:rStyle w:val="Hyperlink"/>
                <w:noProof/>
              </w:rPr>
              <w:fldChar w:fldCharType="end"/>
            </w:r>
          </w:ins>
        </w:p>
        <w:p w14:paraId="7F38C912" w14:textId="77777777" w:rsidR="00F507F6" w:rsidRDefault="00F507F6">
          <w:pPr>
            <w:pStyle w:val="TOC2"/>
            <w:tabs>
              <w:tab w:val="left" w:pos="879"/>
              <w:tab w:val="right" w:leader="dot" w:pos="10456"/>
            </w:tabs>
            <w:rPr>
              <w:ins w:id="195" w:author="Jarno Nieminen" w:date="2014-06-19T14:31:00Z"/>
              <w:rFonts w:asciiTheme="minorHAnsi" w:eastAsiaTheme="minorEastAsia" w:hAnsiTheme="minorHAnsi" w:cstheme="minorBidi"/>
              <w:noProof/>
              <w:sz w:val="22"/>
              <w:lang w:eastAsia="sv-SE"/>
            </w:rPr>
          </w:pPr>
          <w:ins w:id="19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5.2</w:t>
            </w:r>
            <w:r>
              <w:rPr>
                <w:rFonts w:asciiTheme="minorHAnsi" w:eastAsiaTheme="minorEastAsia" w:hAnsiTheme="minorHAnsi" w:cstheme="minorBidi"/>
                <w:noProof/>
                <w:sz w:val="22"/>
                <w:lang w:eastAsia="sv-SE"/>
              </w:rPr>
              <w:tab/>
            </w:r>
            <w:r w:rsidRPr="00FB16A0">
              <w:rPr>
                <w:rStyle w:val="Hyperlink"/>
                <w:noProof/>
              </w:rPr>
              <w:t>Terminologier, kodverk och identifierare (t/k/i)</w:t>
            </w:r>
            <w:r>
              <w:rPr>
                <w:noProof/>
                <w:webHidden/>
              </w:rPr>
              <w:tab/>
            </w:r>
            <w:r>
              <w:rPr>
                <w:noProof/>
                <w:webHidden/>
              </w:rPr>
              <w:fldChar w:fldCharType="begin"/>
            </w:r>
            <w:r>
              <w:rPr>
                <w:noProof/>
                <w:webHidden/>
              </w:rPr>
              <w:instrText xml:space="preserve"> PAGEREF _Toc390951687 \h </w:instrText>
            </w:r>
            <w:r>
              <w:rPr>
                <w:noProof/>
                <w:webHidden/>
              </w:rPr>
            </w:r>
          </w:ins>
          <w:r>
            <w:rPr>
              <w:noProof/>
              <w:webHidden/>
            </w:rPr>
            <w:fldChar w:fldCharType="separate"/>
          </w:r>
          <w:ins w:id="197" w:author="Jarno Nieminen" w:date="2014-06-19T14:31:00Z">
            <w:r>
              <w:rPr>
                <w:noProof/>
                <w:webHidden/>
              </w:rPr>
              <w:t>77</w:t>
            </w:r>
            <w:r>
              <w:rPr>
                <w:noProof/>
                <w:webHidden/>
              </w:rPr>
              <w:fldChar w:fldCharType="end"/>
            </w:r>
            <w:r w:rsidRPr="00FB16A0">
              <w:rPr>
                <w:rStyle w:val="Hyperlink"/>
                <w:noProof/>
              </w:rPr>
              <w:fldChar w:fldCharType="end"/>
            </w:r>
          </w:ins>
        </w:p>
        <w:p w14:paraId="4086B63E" w14:textId="77777777" w:rsidR="00F507F6" w:rsidRDefault="00F507F6">
          <w:pPr>
            <w:pStyle w:val="TOC2"/>
            <w:tabs>
              <w:tab w:val="left" w:pos="879"/>
              <w:tab w:val="right" w:leader="dot" w:pos="10456"/>
            </w:tabs>
            <w:rPr>
              <w:ins w:id="198" w:author="Jarno Nieminen" w:date="2014-06-19T14:31:00Z"/>
              <w:rFonts w:asciiTheme="minorHAnsi" w:eastAsiaTheme="minorEastAsia" w:hAnsiTheme="minorHAnsi" w:cstheme="minorBidi"/>
              <w:noProof/>
              <w:sz w:val="22"/>
              <w:lang w:eastAsia="sv-SE"/>
            </w:rPr>
          </w:pPr>
          <w:ins w:id="19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5.3</w:t>
            </w:r>
            <w:r>
              <w:rPr>
                <w:rFonts w:asciiTheme="minorHAnsi" w:eastAsiaTheme="minorEastAsia" w:hAnsiTheme="minorHAnsi" w:cstheme="minorBidi"/>
                <w:noProof/>
                <w:sz w:val="22"/>
                <w:lang w:eastAsia="sv-SE"/>
              </w:rPr>
              <w:tab/>
            </w:r>
            <w:r w:rsidRPr="00FB16A0">
              <w:rPr>
                <w:rStyle w:val="Hyperlink"/>
                <w:noProof/>
              </w:rPr>
              <w:t>Formatregler</w:t>
            </w:r>
            <w:r>
              <w:rPr>
                <w:noProof/>
                <w:webHidden/>
              </w:rPr>
              <w:tab/>
            </w:r>
            <w:r>
              <w:rPr>
                <w:noProof/>
                <w:webHidden/>
              </w:rPr>
              <w:fldChar w:fldCharType="begin"/>
            </w:r>
            <w:r>
              <w:rPr>
                <w:noProof/>
                <w:webHidden/>
              </w:rPr>
              <w:instrText xml:space="preserve"> PAGEREF _Toc390951688 \h </w:instrText>
            </w:r>
            <w:r>
              <w:rPr>
                <w:noProof/>
                <w:webHidden/>
              </w:rPr>
            </w:r>
          </w:ins>
          <w:r>
            <w:rPr>
              <w:noProof/>
              <w:webHidden/>
            </w:rPr>
            <w:fldChar w:fldCharType="separate"/>
          </w:r>
          <w:ins w:id="200" w:author="Jarno Nieminen" w:date="2014-06-19T14:31:00Z">
            <w:r>
              <w:rPr>
                <w:noProof/>
                <w:webHidden/>
              </w:rPr>
              <w:t>82</w:t>
            </w:r>
            <w:r>
              <w:rPr>
                <w:noProof/>
                <w:webHidden/>
              </w:rPr>
              <w:fldChar w:fldCharType="end"/>
            </w:r>
            <w:r w:rsidRPr="00FB16A0">
              <w:rPr>
                <w:rStyle w:val="Hyperlink"/>
                <w:noProof/>
              </w:rPr>
              <w:fldChar w:fldCharType="end"/>
            </w:r>
          </w:ins>
        </w:p>
        <w:p w14:paraId="0B0A485C" w14:textId="77777777" w:rsidR="00F507F6" w:rsidRDefault="00F507F6">
          <w:pPr>
            <w:pStyle w:val="TOC3"/>
            <w:tabs>
              <w:tab w:val="left" w:pos="1100"/>
              <w:tab w:val="right" w:leader="dot" w:pos="10456"/>
            </w:tabs>
            <w:rPr>
              <w:ins w:id="201" w:author="Jarno Nieminen" w:date="2014-06-19T14:31:00Z"/>
              <w:rFonts w:asciiTheme="minorHAnsi" w:eastAsiaTheme="minorEastAsia" w:hAnsiTheme="minorHAnsi" w:cstheme="minorBidi"/>
              <w:noProof/>
              <w:sz w:val="22"/>
              <w:lang w:eastAsia="sv-SE"/>
            </w:rPr>
          </w:pPr>
          <w:ins w:id="20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"_Toc390951689"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5.3.1</w:t>
            </w:r>
            <w:r>
              <w:rPr>
                <w:rFonts w:asciiTheme="minorHAnsi" w:eastAsiaTheme="minorEastAsia" w:hAnsiTheme="minorHAnsi" w:cstheme="minorBidi"/>
                <w:noProof/>
                <w:sz w:val="22"/>
                <w:lang w:eastAsia="sv-SE"/>
              </w:rPr>
              <w:tab/>
            </w:r>
            <w:r w:rsidRPr="00FB16A0">
              <w:rPr>
                <w:rStyle w:val="Hyperlink"/>
                <w:noProof/>
              </w:rPr>
              <w:t>Format för datum</w:t>
            </w:r>
            <w:r>
              <w:rPr>
                <w:noProof/>
                <w:webHidden/>
              </w:rPr>
              <w:tab/>
            </w:r>
            <w:r>
              <w:rPr>
                <w:noProof/>
                <w:webHidden/>
              </w:rPr>
              <w:fldChar w:fldCharType="begin"/>
            </w:r>
            <w:r>
              <w:rPr>
                <w:noProof/>
                <w:webHidden/>
              </w:rPr>
              <w:instrText xml:space="preserve"> PAGEREF _Toc390951689 \h </w:instrText>
            </w:r>
            <w:r>
              <w:rPr>
                <w:noProof/>
                <w:webHidden/>
              </w:rPr>
            </w:r>
          </w:ins>
          <w:r>
            <w:rPr>
              <w:noProof/>
              <w:webHidden/>
            </w:rPr>
            <w:fldChar w:fldCharType="separate"/>
          </w:r>
          <w:ins w:id="203" w:author="Jarno Nieminen" w:date="2014-06-19T14:31:00Z">
            <w:r>
              <w:rPr>
                <w:noProof/>
                <w:webHidden/>
              </w:rPr>
              <w:t>82</w:t>
            </w:r>
            <w:r>
              <w:rPr>
                <w:noProof/>
                <w:webHidden/>
              </w:rPr>
              <w:fldChar w:fldCharType="end"/>
            </w:r>
            <w:r w:rsidRPr="00FB16A0">
              <w:rPr>
                <w:rStyle w:val="Hyperlink"/>
                <w:noProof/>
              </w:rPr>
              <w:fldChar w:fldCharType="end"/>
            </w:r>
          </w:ins>
        </w:p>
        <w:p w14:paraId="2486B11D" w14:textId="77777777" w:rsidR="00F507F6" w:rsidRDefault="00F507F6">
          <w:pPr>
            <w:pStyle w:val="TOC3"/>
            <w:tabs>
              <w:tab w:val="left" w:pos="1100"/>
              <w:tab w:val="right" w:leader="dot" w:pos="10456"/>
            </w:tabs>
            <w:rPr>
              <w:ins w:id="204" w:author="Jarno Nieminen" w:date="2014-06-19T14:31:00Z"/>
              <w:rFonts w:asciiTheme="minorHAnsi" w:eastAsiaTheme="minorEastAsia" w:hAnsiTheme="minorHAnsi" w:cstheme="minorBidi"/>
              <w:noProof/>
              <w:sz w:val="22"/>
              <w:lang w:eastAsia="sv-SE"/>
            </w:rPr>
          </w:pPr>
          <w:ins w:id="20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5.3.2</w:t>
            </w:r>
            <w:r>
              <w:rPr>
                <w:rFonts w:asciiTheme="minorHAnsi" w:eastAsiaTheme="minorEastAsia" w:hAnsiTheme="minorHAnsi" w:cstheme="minorBidi"/>
                <w:noProof/>
                <w:sz w:val="22"/>
                <w:lang w:eastAsia="sv-SE"/>
              </w:rPr>
              <w:tab/>
            </w:r>
            <w:r w:rsidRPr="00FB16A0">
              <w:rPr>
                <w:rStyle w:val="Hyperlink"/>
                <w:noProof/>
              </w:rPr>
              <w:t>Format för tidpunkter</w:t>
            </w:r>
            <w:r>
              <w:rPr>
                <w:noProof/>
                <w:webHidden/>
              </w:rPr>
              <w:tab/>
            </w:r>
            <w:r>
              <w:rPr>
                <w:noProof/>
                <w:webHidden/>
              </w:rPr>
              <w:fldChar w:fldCharType="begin"/>
            </w:r>
            <w:r>
              <w:rPr>
                <w:noProof/>
                <w:webHidden/>
              </w:rPr>
              <w:instrText xml:space="preserve"> PAGEREF _Toc390951690 \h </w:instrText>
            </w:r>
            <w:r>
              <w:rPr>
                <w:noProof/>
                <w:webHidden/>
              </w:rPr>
            </w:r>
          </w:ins>
          <w:r>
            <w:rPr>
              <w:noProof/>
              <w:webHidden/>
            </w:rPr>
            <w:fldChar w:fldCharType="separate"/>
          </w:r>
          <w:ins w:id="206" w:author="Jarno Nieminen" w:date="2014-06-19T14:31:00Z">
            <w:r>
              <w:rPr>
                <w:noProof/>
                <w:webHidden/>
              </w:rPr>
              <w:t>82</w:t>
            </w:r>
            <w:r>
              <w:rPr>
                <w:noProof/>
                <w:webHidden/>
              </w:rPr>
              <w:fldChar w:fldCharType="end"/>
            </w:r>
            <w:r w:rsidRPr="00FB16A0">
              <w:rPr>
                <w:rStyle w:val="Hyperlink"/>
                <w:noProof/>
              </w:rPr>
              <w:fldChar w:fldCharType="end"/>
            </w:r>
          </w:ins>
        </w:p>
        <w:p w14:paraId="5E456825" w14:textId="77777777" w:rsidR="00F507F6" w:rsidRDefault="00F507F6">
          <w:pPr>
            <w:pStyle w:val="TOC3"/>
            <w:tabs>
              <w:tab w:val="left" w:pos="1100"/>
              <w:tab w:val="right" w:leader="dot" w:pos="10456"/>
            </w:tabs>
            <w:rPr>
              <w:ins w:id="207" w:author="Jarno Nieminen" w:date="2014-06-19T14:31:00Z"/>
              <w:rFonts w:asciiTheme="minorHAnsi" w:eastAsiaTheme="minorEastAsia" w:hAnsiTheme="minorHAnsi" w:cstheme="minorBidi"/>
              <w:noProof/>
              <w:sz w:val="22"/>
              <w:lang w:eastAsia="sv-SE"/>
            </w:rPr>
          </w:pPr>
          <w:ins w:id="20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5.3.3</w:t>
            </w:r>
            <w:r>
              <w:rPr>
                <w:rFonts w:asciiTheme="minorHAnsi" w:eastAsiaTheme="minorEastAsia" w:hAnsiTheme="minorHAnsi" w:cstheme="minorBidi"/>
                <w:noProof/>
                <w:sz w:val="22"/>
                <w:lang w:eastAsia="sv-SE"/>
              </w:rPr>
              <w:tab/>
            </w:r>
            <w:r w:rsidRPr="00FB16A0">
              <w:rPr>
                <w:rStyle w:val="Hyperlink"/>
                <w:noProof/>
              </w:rPr>
              <w:t>Tidszon för tidpunkter</w:t>
            </w:r>
            <w:r>
              <w:rPr>
                <w:noProof/>
                <w:webHidden/>
              </w:rPr>
              <w:tab/>
            </w:r>
            <w:r>
              <w:rPr>
                <w:noProof/>
                <w:webHidden/>
              </w:rPr>
              <w:fldChar w:fldCharType="begin"/>
            </w:r>
            <w:r>
              <w:rPr>
                <w:noProof/>
                <w:webHidden/>
              </w:rPr>
              <w:instrText xml:space="preserve"> PAGEREF _Toc390951691 \h </w:instrText>
            </w:r>
            <w:r>
              <w:rPr>
                <w:noProof/>
                <w:webHidden/>
              </w:rPr>
            </w:r>
          </w:ins>
          <w:r>
            <w:rPr>
              <w:noProof/>
              <w:webHidden/>
            </w:rPr>
            <w:fldChar w:fldCharType="separate"/>
          </w:r>
          <w:ins w:id="209" w:author="Jarno Nieminen" w:date="2014-06-19T14:31:00Z">
            <w:r>
              <w:rPr>
                <w:noProof/>
                <w:webHidden/>
              </w:rPr>
              <w:t>82</w:t>
            </w:r>
            <w:r>
              <w:rPr>
                <w:noProof/>
                <w:webHidden/>
              </w:rPr>
              <w:fldChar w:fldCharType="end"/>
            </w:r>
            <w:r w:rsidRPr="00FB16A0">
              <w:rPr>
                <w:rStyle w:val="Hyperlink"/>
                <w:noProof/>
              </w:rPr>
              <w:fldChar w:fldCharType="end"/>
            </w:r>
          </w:ins>
        </w:p>
        <w:p w14:paraId="27B93FA4" w14:textId="77777777" w:rsidR="00F507F6" w:rsidRDefault="00F507F6">
          <w:pPr>
            <w:pStyle w:val="TOC1"/>
            <w:tabs>
              <w:tab w:val="left" w:pos="400"/>
              <w:tab w:val="right" w:leader="dot" w:pos="10456"/>
            </w:tabs>
            <w:rPr>
              <w:ins w:id="210" w:author="Jarno Nieminen" w:date="2014-06-19T14:31:00Z"/>
              <w:rFonts w:asciiTheme="minorHAnsi" w:eastAsiaTheme="minorEastAsia" w:hAnsiTheme="minorHAnsi" w:cstheme="minorBidi"/>
              <w:noProof/>
              <w:sz w:val="22"/>
              <w:lang w:eastAsia="sv-SE"/>
            </w:rPr>
          </w:pPr>
          <w:ins w:id="211" w:author="Jarno Nieminen" w:date="2014-06-19T14:31:00Z">
            <w:r w:rsidRPr="00FB16A0">
              <w:rPr>
                <w:rStyle w:val="Hyperlink"/>
                <w:noProof/>
              </w:rPr>
              <w:lastRenderedPageBreak/>
              <w:fldChar w:fldCharType="begin"/>
            </w:r>
            <w:r w:rsidRPr="00FB16A0">
              <w:rPr>
                <w:rStyle w:val="Hyperlink"/>
                <w:noProof/>
              </w:rPr>
              <w:instrText xml:space="preserve"> </w:instrText>
            </w:r>
            <w:r>
              <w:rPr>
                <w:noProof/>
              </w:rPr>
              <w:instrText>HYPERLINK \l "_Toc390951692"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6</w:t>
            </w:r>
            <w:r>
              <w:rPr>
                <w:rFonts w:asciiTheme="minorHAnsi" w:eastAsiaTheme="minorEastAsia" w:hAnsiTheme="minorHAnsi" w:cstheme="minorBidi"/>
                <w:noProof/>
                <w:sz w:val="22"/>
                <w:lang w:eastAsia="sv-SE"/>
              </w:rPr>
              <w:tab/>
            </w:r>
            <w:r w:rsidRPr="00FB16A0">
              <w:rPr>
                <w:rStyle w:val="Hyperlink"/>
                <w:noProof/>
              </w:rPr>
              <w:t>Tjänster sammanställning</w:t>
            </w:r>
            <w:r>
              <w:rPr>
                <w:noProof/>
                <w:webHidden/>
              </w:rPr>
              <w:tab/>
            </w:r>
            <w:r>
              <w:rPr>
                <w:noProof/>
                <w:webHidden/>
              </w:rPr>
              <w:fldChar w:fldCharType="begin"/>
            </w:r>
            <w:r>
              <w:rPr>
                <w:noProof/>
                <w:webHidden/>
              </w:rPr>
              <w:instrText xml:space="preserve"> PAGEREF _Toc390951692 \h </w:instrText>
            </w:r>
            <w:r>
              <w:rPr>
                <w:noProof/>
                <w:webHidden/>
              </w:rPr>
            </w:r>
          </w:ins>
          <w:r>
            <w:rPr>
              <w:noProof/>
              <w:webHidden/>
            </w:rPr>
            <w:fldChar w:fldCharType="separate"/>
          </w:r>
          <w:ins w:id="212" w:author="Jarno Nieminen" w:date="2014-06-19T14:31:00Z">
            <w:r>
              <w:rPr>
                <w:noProof/>
                <w:webHidden/>
              </w:rPr>
              <w:t>83</w:t>
            </w:r>
            <w:r>
              <w:rPr>
                <w:noProof/>
                <w:webHidden/>
              </w:rPr>
              <w:fldChar w:fldCharType="end"/>
            </w:r>
            <w:r w:rsidRPr="00FB16A0">
              <w:rPr>
                <w:rStyle w:val="Hyperlink"/>
                <w:noProof/>
              </w:rPr>
              <w:fldChar w:fldCharType="end"/>
            </w:r>
          </w:ins>
        </w:p>
        <w:p w14:paraId="08CB3526" w14:textId="77777777" w:rsidR="00F507F6" w:rsidRDefault="00F507F6">
          <w:pPr>
            <w:pStyle w:val="TOC1"/>
            <w:tabs>
              <w:tab w:val="left" w:pos="400"/>
              <w:tab w:val="right" w:leader="dot" w:pos="10456"/>
            </w:tabs>
            <w:rPr>
              <w:ins w:id="213" w:author="Jarno Nieminen" w:date="2014-06-19T14:31:00Z"/>
              <w:rFonts w:asciiTheme="minorHAnsi" w:eastAsiaTheme="minorEastAsia" w:hAnsiTheme="minorHAnsi" w:cstheme="minorBidi"/>
              <w:noProof/>
              <w:sz w:val="22"/>
              <w:lang w:eastAsia="sv-SE"/>
            </w:rPr>
          </w:pPr>
          <w:ins w:id="21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w:t>
            </w:r>
            <w:r>
              <w:rPr>
                <w:rFonts w:asciiTheme="minorHAnsi" w:eastAsiaTheme="minorEastAsia" w:hAnsiTheme="minorHAnsi" w:cstheme="minorBidi"/>
                <w:noProof/>
                <w:sz w:val="22"/>
                <w:lang w:eastAsia="sv-SE"/>
              </w:rPr>
              <w:tab/>
            </w:r>
            <w:r w:rsidRPr="00FB16A0">
              <w:rPr>
                <w:rStyle w:val="Hyperlink"/>
                <w:noProof/>
              </w:rPr>
              <w:t>Tjänstekontrakt GetFormTemplates</w:t>
            </w:r>
            <w:r>
              <w:rPr>
                <w:noProof/>
                <w:webHidden/>
              </w:rPr>
              <w:tab/>
            </w:r>
            <w:r>
              <w:rPr>
                <w:noProof/>
                <w:webHidden/>
              </w:rPr>
              <w:fldChar w:fldCharType="begin"/>
            </w:r>
            <w:r>
              <w:rPr>
                <w:noProof/>
                <w:webHidden/>
              </w:rPr>
              <w:instrText xml:space="preserve"> PAGEREF _Toc390951693 \h </w:instrText>
            </w:r>
            <w:r>
              <w:rPr>
                <w:noProof/>
                <w:webHidden/>
              </w:rPr>
            </w:r>
          </w:ins>
          <w:r>
            <w:rPr>
              <w:noProof/>
              <w:webHidden/>
            </w:rPr>
            <w:fldChar w:fldCharType="separate"/>
          </w:r>
          <w:ins w:id="215" w:author="Jarno Nieminen" w:date="2014-06-19T14:31:00Z">
            <w:r>
              <w:rPr>
                <w:noProof/>
                <w:webHidden/>
              </w:rPr>
              <w:t>84</w:t>
            </w:r>
            <w:r>
              <w:rPr>
                <w:noProof/>
                <w:webHidden/>
              </w:rPr>
              <w:fldChar w:fldCharType="end"/>
            </w:r>
            <w:r w:rsidRPr="00FB16A0">
              <w:rPr>
                <w:rStyle w:val="Hyperlink"/>
                <w:noProof/>
              </w:rPr>
              <w:fldChar w:fldCharType="end"/>
            </w:r>
          </w:ins>
        </w:p>
        <w:p w14:paraId="76C2999D" w14:textId="77777777" w:rsidR="00F507F6" w:rsidRDefault="00F507F6">
          <w:pPr>
            <w:pStyle w:val="TOC2"/>
            <w:tabs>
              <w:tab w:val="left" w:pos="879"/>
              <w:tab w:val="right" w:leader="dot" w:pos="10456"/>
            </w:tabs>
            <w:rPr>
              <w:ins w:id="216" w:author="Jarno Nieminen" w:date="2014-06-19T14:31:00Z"/>
              <w:rFonts w:asciiTheme="minorHAnsi" w:eastAsiaTheme="minorEastAsia" w:hAnsiTheme="minorHAnsi" w:cstheme="minorBidi"/>
              <w:noProof/>
              <w:sz w:val="22"/>
              <w:lang w:eastAsia="sv-SE"/>
            </w:rPr>
          </w:pPr>
          <w:ins w:id="21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_Toc390951694 \h </w:instrText>
            </w:r>
            <w:r>
              <w:rPr>
                <w:noProof/>
                <w:webHidden/>
              </w:rPr>
            </w:r>
          </w:ins>
          <w:r>
            <w:rPr>
              <w:noProof/>
              <w:webHidden/>
            </w:rPr>
            <w:fldChar w:fldCharType="separate"/>
          </w:r>
          <w:ins w:id="218" w:author="Jarno Nieminen" w:date="2014-06-19T14:31:00Z">
            <w:r>
              <w:rPr>
                <w:noProof/>
                <w:webHidden/>
              </w:rPr>
              <w:t>84</w:t>
            </w:r>
            <w:r>
              <w:rPr>
                <w:noProof/>
                <w:webHidden/>
              </w:rPr>
              <w:fldChar w:fldCharType="end"/>
            </w:r>
            <w:r w:rsidRPr="00FB16A0">
              <w:rPr>
                <w:rStyle w:val="Hyperlink"/>
                <w:noProof/>
              </w:rPr>
              <w:fldChar w:fldCharType="end"/>
            </w:r>
          </w:ins>
        </w:p>
        <w:p w14:paraId="228C1FB0" w14:textId="77777777" w:rsidR="00F507F6" w:rsidRDefault="00F507F6">
          <w:pPr>
            <w:pStyle w:val="TOC2"/>
            <w:tabs>
              <w:tab w:val="left" w:pos="879"/>
              <w:tab w:val="right" w:leader="dot" w:pos="10456"/>
            </w:tabs>
            <w:rPr>
              <w:ins w:id="219" w:author="Jarno Nieminen" w:date="2014-06-19T14:31:00Z"/>
              <w:rFonts w:asciiTheme="minorHAnsi" w:eastAsiaTheme="minorEastAsia" w:hAnsiTheme="minorHAnsi" w:cstheme="minorBidi"/>
              <w:noProof/>
              <w:sz w:val="22"/>
              <w:lang w:eastAsia="sv-SE"/>
            </w:rPr>
          </w:pPr>
          <w:ins w:id="22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_Toc390951695 \h </w:instrText>
            </w:r>
            <w:r>
              <w:rPr>
                <w:noProof/>
                <w:webHidden/>
              </w:rPr>
            </w:r>
          </w:ins>
          <w:r>
            <w:rPr>
              <w:noProof/>
              <w:webHidden/>
            </w:rPr>
            <w:fldChar w:fldCharType="separate"/>
          </w:r>
          <w:ins w:id="221" w:author="Jarno Nieminen" w:date="2014-06-19T14:31:00Z">
            <w:r>
              <w:rPr>
                <w:noProof/>
                <w:webHidden/>
              </w:rPr>
              <w:t>84</w:t>
            </w:r>
            <w:r>
              <w:rPr>
                <w:noProof/>
                <w:webHidden/>
              </w:rPr>
              <w:fldChar w:fldCharType="end"/>
            </w:r>
            <w:r w:rsidRPr="00FB16A0">
              <w:rPr>
                <w:rStyle w:val="Hyperlink"/>
                <w:noProof/>
              </w:rPr>
              <w:fldChar w:fldCharType="end"/>
            </w:r>
          </w:ins>
        </w:p>
        <w:p w14:paraId="74A85BF4" w14:textId="77777777" w:rsidR="00F507F6" w:rsidRDefault="00F507F6">
          <w:pPr>
            <w:pStyle w:val="TOC2"/>
            <w:tabs>
              <w:tab w:val="left" w:pos="879"/>
              <w:tab w:val="right" w:leader="dot" w:pos="10456"/>
            </w:tabs>
            <w:rPr>
              <w:ins w:id="222" w:author="Jarno Nieminen" w:date="2014-06-19T14:31:00Z"/>
              <w:rFonts w:asciiTheme="minorHAnsi" w:eastAsiaTheme="minorEastAsia" w:hAnsiTheme="minorHAnsi" w:cstheme="minorBidi"/>
              <w:noProof/>
              <w:sz w:val="22"/>
              <w:lang w:eastAsia="sv-SE"/>
            </w:rPr>
          </w:pPr>
          <w:ins w:id="22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_Toc390951696 \h </w:instrText>
            </w:r>
            <w:r>
              <w:rPr>
                <w:noProof/>
                <w:webHidden/>
              </w:rPr>
            </w:r>
          </w:ins>
          <w:r>
            <w:rPr>
              <w:noProof/>
              <w:webHidden/>
            </w:rPr>
            <w:fldChar w:fldCharType="separate"/>
          </w:r>
          <w:ins w:id="224" w:author="Jarno Nieminen" w:date="2014-06-19T14:31:00Z">
            <w:r>
              <w:rPr>
                <w:noProof/>
                <w:webHidden/>
              </w:rPr>
              <w:t>84</w:t>
            </w:r>
            <w:r>
              <w:rPr>
                <w:noProof/>
                <w:webHidden/>
              </w:rPr>
              <w:fldChar w:fldCharType="end"/>
            </w:r>
            <w:r w:rsidRPr="00FB16A0">
              <w:rPr>
                <w:rStyle w:val="Hyperlink"/>
                <w:noProof/>
              </w:rPr>
              <w:fldChar w:fldCharType="end"/>
            </w:r>
          </w:ins>
        </w:p>
        <w:p w14:paraId="79DCA89B" w14:textId="77777777" w:rsidR="00F507F6" w:rsidRDefault="00F507F6">
          <w:pPr>
            <w:pStyle w:val="TOC3"/>
            <w:tabs>
              <w:tab w:val="left" w:pos="1100"/>
              <w:tab w:val="right" w:leader="dot" w:pos="10456"/>
            </w:tabs>
            <w:rPr>
              <w:ins w:id="225" w:author="Jarno Nieminen" w:date="2014-06-19T14:31:00Z"/>
              <w:rFonts w:asciiTheme="minorHAnsi" w:eastAsiaTheme="minorEastAsia" w:hAnsiTheme="minorHAnsi" w:cstheme="minorBidi"/>
              <w:noProof/>
              <w:sz w:val="22"/>
              <w:lang w:eastAsia="sv-SE"/>
            </w:rPr>
          </w:pPr>
          <w:ins w:id="22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_Toc390951697 \h </w:instrText>
            </w:r>
            <w:r>
              <w:rPr>
                <w:noProof/>
                <w:webHidden/>
              </w:rPr>
            </w:r>
          </w:ins>
          <w:r>
            <w:rPr>
              <w:noProof/>
              <w:webHidden/>
            </w:rPr>
            <w:fldChar w:fldCharType="separate"/>
          </w:r>
          <w:ins w:id="227" w:author="Jarno Nieminen" w:date="2014-06-19T14:31:00Z">
            <w:r>
              <w:rPr>
                <w:noProof/>
                <w:webHidden/>
              </w:rPr>
              <w:t>85</w:t>
            </w:r>
            <w:r>
              <w:rPr>
                <w:noProof/>
                <w:webHidden/>
              </w:rPr>
              <w:fldChar w:fldCharType="end"/>
            </w:r>
            <w:r w:rsidRPr="00FB16A0">
              <w:rPr>
                <w:rStyle w:val="Hyperlink"/>
                <w:noProof/>
              </w:rPr>
              <w:fldChar w:fldCharType="end"/>
            </w:r>
          </w:ins>
        </w:p>
        <w:p w14:paraId="213D4403" w14:textId="77777777" w:rsidR="00F507F6" w:rsidRDefault="00F507F6">
          <w:pPr>
            <w:pStyle w:val="TOC2"/>
            <w:tabs>
              <w:tab w:val="left" w:pos="879"/>
              <w:tab w:val="right" w:leader="dot" w:pos="10456"/>
            </w:tabs>
            <w:rPr>
              <w:ins w:id="228" w:author="Jarno Nieminen" w:date="2014-06-19T14:31:00Z"/>
              <w:rFonts w:asciiTheme="minorHAnsi" w:eastAsiaTheme="minorEastAsia" w:hAnsiTheme="minorHAnsi" w:cstheme="minorBidi"/>
              <w:noProof/>
              <w:sz w:val="22"/>
              <w:lang w:eastAsia="sv-SE"/>
            </w:rPr>
          </w:pPr>
          <w:ins w:id="22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_Toc390951698 \h </w:instrText>
            </w:r>
            <w:r>
              <w:rPr>
                <w:noProof/>
                <w:webHidden/>
              </w:rPr>
            </w:r>
          </w:ins>
          <w:r>
            <w:rPr>
              <w:noProof/>
              <w:webHidden/>
            </w:rPr>
            <w:fldChar w:fldCharType="separate"/>
          </w:r>
          <w:ins w:id="230" w:author="Jarno Nieminen" w:date="2014-06-19T14:31:00Z">
            <w:r>
              <w:rPr>
                <w:noProof/>
                <w:webHidden/>
              </w:rPr>
              <w:t>85</w:t>
            </w:r>
            <w:r>
              <w:rPr>
                <w:noProof/>
                <w:webHidden/>
              </w:rPr>
              <w:fldChar w:fldCharType="end"/>
            </w:r>
            <w:r w:rsidRPr="00FB16A0">
              <w:rPr>
                <w:rStyle w:val="Hyperlink"/>
                <w:noProof/>
              </w:rPr>
              <w:fldChar w:fldCharType="end"/>
            </w:r>
          </w:ins>
        </w:p>
        <w:p w14:paraId="4666EAC0" w14:textId="77777777" w:rsidR="00F507F6" w:rsidRDefault="00F507F6">
          <w:pPr>
            <w:pStyle w:val="TOC3"/>
            <w:tabs>
              <w:tab w:val="left" w:pos="1100"/>
              <w:tab w:val="right" w:leader="dot" w:pos="10456"/>
            </w:tabs>
            <w:rPr>
              <w:ins w:id="231" w:author="Jarno Nieminen" w:date="2014-06-19T14:31:00Z"/>
              <w:rFonts w:asciiTheme="minorHAnsi" w:eastAsiaTheme="minorEastAsia" w:hAnsiTheme="minorHAnsi" w:cstheme="minorBidi"/>
              <w:noProof/>
              <w:sz w:val="22"/>
              <w:lang w:eastAsia="sv-SE"/>
            </w:rPr>
          </w:pPr>
          <w:ins w:id="23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"_Toc390951699"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_Toc390951699 \h </w:instrText>
            </w:r>
            <w:r>
              <w:rPr>
                <w:noProof/>
                <w:webHidden/>
              </w:rPr>
            </w:r>
          </w:ins>
          <w:r>
            <w:rPr>
              <w:noProof/>
              <w:webHidden/>
            </w:rPr>
            <w:fldChar w:fldCharType="separate"/>
          </w:r>
          <w:ins w:id="233" w:author="Jarno Nieminen" w:date="2014-06-19T14:31:00Z">
            <w:r>
              <w:rPr>
                <w:noProof/>
                <w:webHidden/>
              </w:rPr>
              <w:t>85</w:t>
            </w:r>
            <w:r>
              <w:rPr>
                <w:noProof/>
                <w:webHidden/>
              </w:rPr>
              <w:fldChar w:fldCharType="end"/>
            </w:r>
            <w:r w:rsidRPr="00FB16A0">
              <w:rPr>
                <w:rStyle w:val="Hyperlink"/>
                <w:noProof/>
              </w:rPr>
              <w:fldChar w:fldCharType="end"/>
            </w:r>
          </w:ins>
        </w:p>
        <w:p w14:paraId="7548A269" w14:textId="77777777" w:rsidR="00F507F6" w:rsidRDefault="00F507F6">
          <w:pPr>
            <w:pStyle w:val="TOC3"/>
            <w:tabs>
              <w:tab w:val="left" w:pos="1100"/>
              <w:tab w:val="right" w:leader="dot" w:pos="10456"/>
            </w:tabs>
            <w:rPr>
              <w:ins w:id="234" w:author="Jarno Nieminen" w:date="2014-06-19T14:31:00Z"/>
              <w:rFonts w:asciiTheme="minorHAnsi" w:eastAsiaTheme="minorEastAsia" w:hAnsiTheme="minorHAnsi" w:cstheme="minorBidi"/>
              <w:noProof/>
              <w:sz w:val="22"/>
              <w:lang w:eastAsia="sv-SE"/>
            </w:rPr>
          </w:pPr>
          <w:ins w:id="23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_Toc390951700 \h </w:instrText>
            </w:r>
            <w:r>
              <w:rPr>
                <w:noProof/>
                <w:webHidden/>
              </w:rPr>
            </w:r>
          </w:ins>
          <w:r>
            <w:rPr>
              <w:noProof/>
              <w:webHidden/>
            </w:rPr>
            <w:fldChar w:fldCharType="separate"/>
          </w:r>
          <w:ins w:id="236" w:author="Jarno Nieminen" w:date="2014-06-19T14:31:00Z">
            <w:r>
              <w:rPr>
                <w:noProof/>
                <w:webHidden/>
              </w:rPr>
              <w:t>85</w:t>
            </w:r>
            <w:r>
              <w:rPr>
                <w:noProof/>
                <w:webHidden/>
              </w:rPr>
              <w:fldChar w:fldCharType="end"/>
            </w:r>
            <w:r w:rsidRPr="00FB16A0">
              <w:rPr>
                <w:rStyle w:val="Hyperlink"/>
                <w:noProof/>
              </w:rPr>
              <w:fldChar w:fldCharType="end"/>
            </w:r>
          </w:ins>
        </w:p>
        <w:p w14:paraId="7E8B8E1A" w14:textId="77777777" w:rsidR="00F507F6" w:rsidRDefault="00F507F6">
          <w:pPr>
            <w:pStyle w:val="TOC2"/>
            <w:tabs>
              <w:tab w:val="left" w:pos="879"/>
              <w:tab w:val="right" w:leader="dot" w:pos="10456"/>
            </w:tabs>
            <w:rPr>
              <w:ins w:id="237" w:author="Jarno Nieminen" w:date="2014-06-19T14:31:00Z"/>
              <w:rFonts w:asciiTheme="minorHAnsi" w:eastAsiaTheme="minorEastAsia" w:hAnsiTheme="minorHAnsi" w:cstheme="minorBidi"/>
              <w:noProof/>
              <w:sz w:val="22"/>
              <w:lang w:eastAsia="sv-SE"/>
            </w:rPr>
          </w:pPr>
          <w:ins w:id="23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7.5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_Toc390951701 \h </w:instrText>
            </w:r>
            <w:r>
              <w:rPr>
                <w:noProof/>
                <w:webHidden/>
              </w:rPr>
            </w:r>
          </w:ins>
          <w:r>
            <w:rPr>
              <w:noProof/>
              <w:webHidden/>
            </w:rPr>
            <w:fldChar w:fldCharType="separate"/>
          </w:r>
          <w:ins w:id="239" w:author="Jarno Nieminen" w:date="2014-06-19T14:31:00Z">
            <w:r>
              <w:rPr>
                <w:noProof/>
                <w:webHidden/>
              </w:rPr>
              <w:t>85</w:t>
            </w:r>
            <w:r>
              <w:rPr>
                <w:noProof/>
                <w:webHidden/>
              </w:rPr>
              <w:fldChar w:fldCharType="end"/>
            </w:r>
            <w:r w:rsidRPr="00FB16A0">
              <w:rPr>
                <w:rStyle w:val="Hyperlink"/>
                <w:noProof/>
              </w:rPr>
              <w:fldChar w:fldCharType="end"/>
            </w:r>
          </w:ins>
        </w:p>
        <w:p w14:paraId="4AD7744E" w14:textId="77777777" w:rsidR="00F507F6" w:rsidRDefault="00F507F6">
          <w:pPr>
            <w:pStyle w:val="TOC1"/>
            <w:tabs>
              <w:tab w:val="left" w:pos="400"/>
              <w:tab w:val="right" w:leader="dot" w:pos="10456"/>
            </w:tabs>
            <w:rPr>
              <w:ins w:id="240" w:author="Jarno Nieminen" w:date="2014-06-19T14:31:00Z"/>
              <w:rFonts w:asciiTheme="minorHAnsi" w:eastAsiaTheme="minorEastAsia" w:hAnsiTheme="minorHAnsi" w:cstheme="minorBidi"/>
              <w:noProof/>
              <w:sz w:val="22"/>
              <w:lang w:eastAsia="sv-SE"/>
            </w:rPr>
          </w:pPr>
          <w:ins w:id="24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w:t>
            </w:r>
            <w:r>
              <w:rPr>
                <w:rFonts w:asciiTheme="minorHAnsi" w:eastAsiaTheme="minorEastAsia" w:hAnsiTheme="minorHAnsi" w:cstheme="minorBidi"/>
                <w:noProof/>
                <w:sz w:val="22"/>
                <w:lang w:eastAsia="sv-SE"/>
              </w:rPr>
              <w:tab/>
            </w:r>
            <w:r w:rsidRPr="00FB16A0">
              <w:rPr>
                <w:rStyle w:val="Hyperlink"/>
                <w:noProof/>
              </w:rPr>
              <w:t>Tjänstekontrakt CreateForm</w:t>
            </w:r>
            <w:r>
              <w:rPr>
                <w:noProof/>
                <w:webHidden/>
              </w:rPr>
              <w:tab/>
            </w:r>
            <w:r>
              <w:rPr>
                <w:noProof/>
                <w:webHidden/>
              </w:rPr>
              <w:fldChar w:fldCharType="begin"/>
            </w:r>
            <w:r>
              <w:rPr>
                <w:noProof/>
                <w:webHidden/>
              </w:rPr>
              <w:instrText xml:space="preserve"> PAGEREF _Toc390951702 \h </w:instrText>
            </w:r>
            <w:r>
              <w:rPr>
                <w:noProof/>
                <w:webHidden/>
              </w:rPr>
            </w:r>
          </w:ins>
          <w:r>
            <w:rPr>
              <w:noProof/>
              <w:webHidden/>
            </w:rPr>
            <w:fldChar w:fldCharType="separate"/>
          </w:r>
          <w:ins w:id="242" w:author="Jarno Nieminen" w:date="2014-06-19T14:31:00Z">
            <w:r>
              <w:rPr>
                <w:noProof/>
                <w:webHidden/>
              </w:rPr>
              <w:t>86</w:t>
            </w:r>
            <w:r>
              <w:rPr>
                <w:noProof/>
                <w:webHidden/>
              </w:rPr>
              <w:fldChar w:fldCharType="end"/>
            </w:r>
            <w:r w:rsidRPr="00FB16A0">
              <w:rPr>
                <w:rStyle w:val="Hyperlink"/>
                <w:noProof/>
              </w:rPr>
              <w:fldChar w:fldCharType="end"/>
            </w:r>
          </w:ins>
        </w:p>
        <w:p w14:paraId="4695ADBA" w14:textId="77777777" w:rsidR="00F507F6" w:rsidRDefault="00F507F6">
          <w:pPr>
            <w:pStyle w:val="TOC2"/>
            <w:tabs>
              <w:tab w:val="left" w:pos="879"/>
              <w:tab w:val="right" w:leader="dot" w:pos="10456"/>
            </w:tabs>
            <w:rPr>
              <w:ins w:id="243" w:author="Jarno Nieminen" w:date="2014-06-19T14:31:00Z"/>
              <w:rFonts w:asciiTheme="minorHAnsi" w:eastAsiaTheme="minorEastAsia" w:hAnsiTheme="minorHAnsi" w:cstheme="minorBidi"/>
              <w:noProof/>
              <w:sz w:val="22"/>
              <w:lang w:eastAsia="sv-SE"/>
            </w:rPr>
          </w:pPr>
          <w:ins w:id="24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_Toc390951703 \h </w:instrText>
            </w:r>
            <w:r>
              <w:rPr>
                <w:noProof/>
                <w:webHidden/>
              </w:rPr>
            </w:r>
          </w:ins>
          <w:r>
            <w:rPr>
              <w:noProof/>
              <w:webHidden/>
            </w:rPr>
            <w:fldChar w:fldCharType="separate"/>
          </w:r>
          <w:ins w:id="245" w:author="Jarno Nieminen" w:date="2014-06-19T14:31:00Z">
            <w:r>
              <w:rPr>
                <w:noProof/>
                <w:webHidden/>
              </w:rPr>
              <w:t>86</w:t>
            </w:r>
            <w:r>
              <w:rPr>
                <w:noProof/>
                <w:webHidden/>
              </w:rPr>
              <w:fldChar w:fldCharType="end"/>
            </w:r>
            <w:r w:rsidRPr="00FB16A0">
              <w:rPr>
                <w:rStyle w:val="Hyperlink"/>
                <w:noProof/>
              </w:rPr>
              <w:fldChar w:fldCharType="end"/>
            </w:r>
          </w:ins>
        </w:p>
        <w:p w14:paraId="773686CB" w14:textId="77777777" w:rsidR="00F507F6" w:rsidRDefault="00F507F6">
          <w:pPr>
            <w:pStyle w:val="TOC2"/>
            <w:tabs>
              <w:tab w:val="left" w:pos="879"/>
              <w:tab w:val="right" w:leader="dot" w:pos="10456"/>
            </w:tabs>
            <w:rPr>
              <w:ins w:id="246" w:author="Jarno Nieminen" w:date="2014-06-19T14:31:00Z"/>
              <w:rFonts w:asciiTheme="minorHAnsi" w:eastAsiaTheme="minorEastAsia" w:hAnsiTheme="minorHAnsi" w:cstheme="minorBidi"/>
              <w:noProof/>
              <w:sz w:val="22"/>
              <w:lang w:eastAsia="sv-SE"/>
            </w:rPr>
          </w:pPr>
          <w:ins w:id="24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_Toc390951704 \h </w:instrText>
            </w:r>
            <w:r>
              <w:rPr>
                <w:noProof/>
                <w:webHidden/>
              </w:rPr>
            </w:r>
          </w:ins>
          <w:r>
            <w:rPr>
              <w:noProof/>
              <w:webHidden/>
            </w:rPr>
            <w:fldChar w:fldCharType="separate"/>
          </w:r>
          <w:ins w:id="248" w:author="Jarno Nieminen" w:date="2014-06-19T14:31:00Z">
            <w:r>
              <w:rPr>
                <w:noProof/>
                <w:webHidden/>
              </w:rPr>
              <w:t>86</w:t>
            </w:r>
            <w:r>
              <w:rPr>
                <w:noProof/>
                <w:webHidden/>
              </w:rPr>
              <w:fldChar w:fldCharType="end"/>
            </w:r>
            <w:r w:rsidRPr="00FB16A0">
              <w:rPr>
                <w:rStyle w:val="Hyperlink"/>
                <w:noProof/>
              </w:rPr>
              <w:fldChar w:fldCharType="end"/>
            </w:r>
          </w:ins>
        </w:p>
        <w:p w14:paraId="01DE0BDE" w14:textId="77777777" w:rsidR="00F507F6" w:rsidRDefault="00F507F6">
          <w:pPr>
            <w:pStyle w:val="TOC2"/>
            <w:tabs>
              <w:tab w:val="left" w:pos="879"/>
              <w:tab w:val="right" w:leader="dot" w:pos="10456"/>
            </w:tabs>
            <w:rPr>
              <w:ins w:id="249" w:author="Jarno Nieminen" w:date="2014-06-19T14:31:00Z"/>
              <w:rFonts w:asciiTheme="minorHAnsi" w:eastAsiaTheme="minorEastAsia" w:hAnsiTheme="minorHAnsi" w:cstheme="minorBidi"/>
              <w:noProof/>
              <w:sz w:val="22"/>
              <w:lang w:eastAsia="sv-SE"/>
            </w:rPr>
          </w:pPr>
          <w:ins w:id="25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_Toc390951705 \h </w:instrText>
            </w:r>
            <w:r>
              <w:rPr>
                <w:noProof/>
                <w:webHidden/>
              </w:rPr>
            </w:r>
          </w:ins>
          <w:r>
            <w:rPr>
              <w:noProof/>
              <w:webHidden/>
            </w:rPr>
            <w:fldChar w:fldCharType="separate"/>
          </w:r>
          <w:ins w:id="251" w:author="Jarno Nieminen" w:date="2014-06-19T14:31:00Z">
            <w:r>
              <w:rPr>
                <w:noProof/>
                <w:webHidden/>
              </w:rPr>
              <w:t>86</w:t>
            </w:r>
            <w:r>
              <w:rPr>
                <w:noProof/>
                <w:webHidden/>
              </w:rPr>
              <w:fldChar w:fldCharType="end"/>
            </w:r>
            <w:r w:rsidRPr="00FB16A0">
              <w:rPr>
                <w:rStyle w:val="Hyperlink"/>
                <w:noProof/>
              </w:rPr>
              <w:fldChar w:fldCharType="end"/>
            </w:r>
          </w:ins>
        </w:p>
        <w:p w14:paraId="3E79E956" w14:textId="77777777" w:rsidR="00F507F6" w:rsidRDefault="00F507F6">
          <w:pPr>
            <w:pStyle w:val="TOC3"/>
            <w:tabs>
              <w:tab w:val="left" w:pos="1100"/>
              <w:tab w:val="right" w:leader="dot" w:pos="10456"/>
            </w:tabs>
            <w:rPr>
              <w:ins w:id="252" w:author="Jarno Nieminen" w:date="2014-06-19T14:31:00Z"/>
              <w:rFonts w:asciiTheme="minorHAnsi" w:eastAsiaTheme="minorEastAsia" w:hAnsiTheme="minorHAnsi" w:cstheme="minorBidi"/>
              <w:noProof/>
              <w:sz w:val="22"/>
              <w:lang w:eastAsia="sv-SE"/>
            </w:rPr>
          </w:pPr>
          <w:ins w:id="25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_Toc390951706 \h </w:instrText>
            </w:r>
            <w:r>
              <w:rPr>
                <w:noProof/>
                <w:webHidden/>
              </w:rPr>
            </w:r>
          </w:ins>
          <w:r>
            <w:rPr>
              <w:noProof/>
              <w:webHidden/>
            </w:rPr>
            <w:fldChar w:fldCharType="separate"/>
          </w:r>
          <w:ins w:id="254" w:author="Jarno Nieminen" w:date="2014-06-19T14:31:00Z">
            <w:r>
              <w:rPr>
                <w:noProof/>
                <w:webHidden/>
              </w:rPr>
              <w:t>86</w:t>
            </w:r>
            <w:r>
              <w:rPr>
                <w:noProof/>
                <w:webHidden/>
              </w:rPr>
              <w:fldChar w:fldCharType="end"/>
            </w:r>
            <w:r w:rsidRPr="00FB16A0">
              <w:rPr>
                <w:rStyle w:val="Hyperlink"/>
                <w:noProof/>
              </w:rPr>
              <w:fldChar w:fldCharType="end"/>
            </w:r>
          </w:ins>
        </w:p>
        <w:p w14:paraId="65F97018" w14:textId="77777777" w:rsidR="00F507F6" w:rsidRDefault="00F507F6">
          <w:pPr>
            <w:pStyle w:val="TOC2"/>
            <w:tabs>
              <w:tab w:val="left" w:pos="879"/>
              <w:tab w:val="right" w:leader="dot" w:pos="10456"/>
            </w:tabs>
            <w:rPr>
              <w:ins w:id="255" w:author="Jarno Nieminen" w:date="2014-06-19T14:31:00Z"/>
              <w:rFonts w:asciiTheme="minorHAnsi" w:eastAsiaTheme="minorEastAsia" w:hAnsiTheme="minorHAnsi" w:cstheme="minorBidi"/>
              <w:noProof/>
              <w:sz w:val="22"/>
              <w:lang w:eastAsia="sv-SE"/>
            </w:rPr>
          </w:pPr>
          <w:ins w:id="25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_Toc390951707 \h </w:instrText>
            </w:r>
            <w:r>
              <w:rPr>
                <w:noProof/>
                <w:webHidden/>
              </w:rPr>
            </w:r>
          </w:ins>
          <w:r>
            <w:rPr>
              <w:noProof/>
              <w:webHidden/>
            </w:rPr>
            <w:fldChar w:fldCharType="separate"/>
          </w:r>
          <w:ins w:id="257" w:author="Jarno Nieminen" w:date="2014-06-19T14:31:00Z">
            <w:r>
              <w:rPr>
                <w:noProof/>
                <w:webHidden/>
              </w:rPr>
              <w:t>87</w:t>
            </w:r>
            <w:r>
              <w:rPr>
                <w:noProof/>
                <w:webHidden/>
              </w:rPr>
              <w:fldChar w:fldCharType="end"/>
            </w:r>
            <w:r w:rsidRPr="00FB16A0">
              <w:rPr>
                <w:rStyle w:val="Hyperlink"/>
                <w:noProof/>
              </w:rPr>
              <w:fldChar w:fldCharType="end"/>
            </w:r>
          </w:ins>
        </w:p>
        <w:p w14:paraId="2D4E301F" w14:textId="77777777" w:rsidR="00F507F6" w:rsidRDefault="00F507F6">
          <w:pPr>
            <w:pStyle w:val="TOC3"/>
            <w:tabs>
              <w:tab w:val="left" w:pos="1100"/>
              <w:tab w:val="right" w:leader="dot" w:pos="10456"/>
            </w:tabs>
            <w:rPr>
              <w:ins w:id="258" w:author="Jarno Nieminen" w:date="2014-06-19T14:31:00Z"/>
              <w:rFonts w:asciiTheme="minorHAnsi" w:eastAsiaTheme="minorEastAsia" w:hAnsiTheme="minorHAnsi" w:cstheme="minorBidi"/>
              <w:noProof/>
              <w:sz w:val="22"/>
              <w:lang w:eastAsia="sv-SE"/>
            </w:rPr>
          </w:pPr>
          <w:ins w:id="25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_Toc390951708 \h </w:instrText>
            </w:r>
            <w:r>
              <w:rPr>
                <w:noProof/>
                <w:webHidden/>
              </w:rPr>
            </w:r>
          </w:ins>
          <w:r>
            <w:rPr>
              <w:noProof/>
              <w:webHidden/>
            </w:rPr>
            <w:fldChar w:fldCharType="separate"/>
          </w:r>
          <w:ins w:id="260" w:author="Jarno Nieminen" w:date="2014-06-19T14:31:00Z">
            <w:r>
              <w:rPr>
                <w:noProof/>
                <w:webHidden/>
              </w:rPr>
              <w:t>87</w:t>
            </w:r>
            <w:r>
              <w:rPr>
                <w:noProof/>
                <w:webHidden/>
              </w:rPr>
              <w:fldChar w:fldCharType="end"/>
            </w:r>
            <w:r w:rsidRPr="00FB16A0">
              <w:rPr>
                <w:rStyle w:val="Hyperlink"/>
                <w:noProof/>
              </w:rPr>
              <w:fldChar w:fldCharType="end"/>
            </w:r>
          </w:ins>
        </w:p>
        <w:p w14:paraId="2B98E237" w14:textId="77777777" w:rsidR="00F507F6" w:rsidRDefault="00F507F6">
          <w:pPr>
            <w:pStyle w:val="TOC3"/>
            <w:tabs>
              <w:tab w:val="left" w:pos="1100"/>
              <w:tab w:val="right" w:leader="dot" w:pos="10456"/>
            </w:tabs>
            <w:rPr>
              <w:ins w:id="261" w:author="Jarno Nieminen" w:date="2014-06-19T14:31:00Z"/>
              <w:rFonts w:asciiTheme="minorHAnsi" w:eastAsiaTheme="minorEastAsia" w:hAnsiTheme="minorHAnsi" w:cstheme="minorBidi"/>
              <w:noProof/>
              <w:sz w:val="22"/>
              <w:lang w:eastAsia="sv-SE"/>
            </w:rPr>
          </w:pPr>
          <w:ins w:id="26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"_Toc390951709"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_Toc390951709 \h </w:instrText>
            </w:r>
            <w:r>
              <w:rPr>
                <w:noProof/>
                <w:webHidden/>
              </w:rPr>
            </w:r>
          </w:ins>
          <w:r>
            <w:rPr>
              <w:noProof/>
              <w:webHidden/>
            </w:rPr>
            <w:fldChar w:fldCharType="separate"/>
          </w:r>
          <w:ins w:id="263" w:author="Jarno Nieminen" w:date="2014-06-19T14:31:00Z">
            <w:r>
              <w:rPr>
                <w:noProof/>
                <w:webHidden/>
              </w:rPr>
              <w:t>87</w:t>
            </w:r>
            <w:r>
              <w:rPr>
                <w:noProof/>
                <w:webHidden/>
              </w:rPr>
              <w:fldChar w:fldCharType="end"/>
            </w:r>
            <w:r w:rsidRPr="00FB16A0">
              <w:rPr>
                <w:rStyle w:val="Hyperlink"/>
                <w:noProof/>
              </w:rPr>
              <w:fldChar w:fldCharType="end"/>
            </w:r>
          </w:ins>
        </w:p>
        <w:p w14:paraId="232B205D" w14:textId="77777777" w:rsidR="00F507F6" w:rsidRDefault="00F507F6">
          <w:pPr>
            <w:pStyle w:val="TOC2"/>
            <w:tabs>
              <w:tab w:val="left" w:pos="879"/>
              <w:tab w:val="right" w:leader="dot" w:pos="10456"/>
            </w:tabs>
            <w:rPr>
              <w:ins w:id="264" w:author="Jarno Nieminen" w:date="2014-06-19T14:31:00Z"/>
              <w:rFonts w:asciiTheme="minorHAnsi" w:eastAsiaTheme="minorEastAsia" w:hAnsiTheme="minorHAnsi" w:cstheme="minorBidi"/>
              <w:noProof/>
              <w:sz w:val="22"/>
              <w:lang w:eastAsia="sv-SE"/>
            </w:rPr>
          </w:pPr>
          <w:ins w:id="26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8.5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_Toc390951710 \h </w:instrText>
            </w:r>
            <w:r>
              <w:rPr>
                <w:noProof/>
                <w:webHidden/>
              </w:rPr>
            </w:r>
          </w:ins>
          <w:r>
            <w:rPr>
              <w:noProof/>
              <w:webHidden/>
            </w:rPr>
            <w:fldChar w:fldCharType="separate"/>
          </w:r>
          <w:ins w:id="266" w:author="Jarno Nieminen" w:date="2014-06-19T14:31:00Z">
            <w:r>
              <w:rPr>
                <w:noProof/>
                <w:webHidden/>
              </w:rPr>
              <w:t>87</w:t>
            </w:r>
            <w:r>
              <w:rPr>
                <w:noProof/>
                <w:webHidden/>
              </w:rPr>
              <w:fldChar w:fldCharType="end"/>
            </w:r>
            <w:r w:rsidRPr="00FB16A0">
              <w:rPr>
                <w:rStyle w:val="Hyperlink"/>
                <w:noProof/>
              </w:rPr>
              <w:fldChar w:fldCharType="end"/>
            </w:r>
          </w:ins>
        </w:p>
        <w:p w14:paraId="48855518" w14:textId="77777777" w:rsidR="00F507F6" w:rsidRDefault="00F507F6">
          <w:pPr>
            <w:pStyle w:val="TOC1"/>
            <w:tabs>
              <w:tab w:val="left" w:pos="400"/>
              <w:tab w:val="right" w:leader="dot" w:pos="10456"/>
            </w:tabs>
            <w:rPr>
              <w:ins w:id="267" w:author="Jarno Nieminen" w:date="2014-06-19T14:31:00Z"/>
              <w:rFonts w:asciiTheme="minorHAnsi" w:eastAsiaTheme="minorEastAsia" w:hAnsiTheme="minorHAnsi" w:cstheme="minorBidi"/>
              <w:noProof/>
              <w:sz w:val="22"/>
              <w:lang w:eastAsia="sv-SE"/>
            </w:rPr>
          </w:pPr>
          <w:ins w:id="26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w:t>
            </w:r>
            <w:r>
              <w:rPr>
                <w:rFonts w:asciiTheme="minorHAnsi" w:eastAsiaTheme="minorEastAsia" w:hAnsiTheme="minorHAnsi" w:cstheme="minorBidi"/>
                <w:noProof/>
                <w:sz w:val="22"/>
                <w:lang w:eastAsia="sv-SE"/>
              </w:rPr>
              <w:tab/>
            </w:r>
            <w:r w:rsidRPr="00FB16A0">
              <w:rPr>
                <w:rStyle w:val="Hyperlink"/>
                <w:noProof/>
              </w:rPr>
              <w:t>Tjänstekontrakt GetForms</w:t>
            </w:r>
            <w:r>
              <w:rPr>
                <w:noProof/>
                <w:webHidden/>
              </w:rPr>
              <w:tab/>
            </w:r>
            <w:r>
              <w:rPr>
                <w:noProof/>
                <w:webHidden/>
              </w:rPr>
              <w:fldChar w:fldCharType="begin"/>
            </w:r>
            <w:r>
              <w:rPr>
                <w:noProof/>
                <w:webHidden/>
              </w:rPr>
              <w:instrText xml:space="preserve"> PAGEREF _Toc390951711 \h </w:instrText>
            </w:r>
            <w:r>
              <w:rPr>
                <w:noProof/>
                <w:webHidden/>
              </w:rPr>
            </w:r>
          </w:ins>
          <w:r>
            <w:rPr>
              <w:noProof/>
              <w:webHidden/>
            </w:rPr>
            <w:fldChar w:fldCharType="separate"/>
          </w:r>
          <w:ins w:id="269" w:author="Jarno Nieminen" w:date="2014-06-19T14:31:00Z">
            <w:r>
              <w:rPr>
                <w:noProof/>
                <w:webHidden/>
              </w:rPr>
              <w:t>88</w:t>
            </w:r>
            <w:r>
              <w:rPr>
                <w:noProof/>
                <w:webHidden/>
              </w:rPr>
              <w:fldChar w:fldCharType="end"/>
            </w:r>
            <w:r w:rsidRPr="00FB16A0">
              <w:rPr>
                <w:rStyle w:val="Hyperlink"/>
                <w:noProof/>
              </w:rPr>
              <w:fldChar w:fldCharType="end"/>
            </w:r>
          </w:ins>
        </w:p>
        <w:p w14:paraId="3E1E543C" w14:textId="77777777" w:rsidR="00F507F6" w:rsidRDefault="00F507F6">
          <w:pPr>
            <w:pStyle w:val="TOC2"/>
            <w:tabs>
              <w:tab w:val="left" w:pos="879"/>
              <w:tab w:val="right" w:leader="dot" w:pos="10456"/>
            </w:tabs>
            <w:rPr>
              <w:ins w:id="270" w:author="Jarno Nieminen" w:date="2014-06-19T14:31:00Z"/>
              <w:rFonts w:asciiTheme="minorHAnsi" w:eastAsiaTheme="minorEastAsia" w:hAnsiTheme="minorHAnsi" w:cstheme="minorBidi"/>
              <w:noProof/>
              <w:sz w:val="22"/>
              <w:lang w:eastAsia="sv-SE"/>
            </w:rPr>
          </w:pPr>
          <w:ins w:id="27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_Toc390951712 \h </w:instrText>
            </w:r>
            <w:r>
              <w:rPr>
                <w:noProof/>
                <w:webHidden/>
              </w:rPr>
            </w:r>
          </w:ins>
          <w:r>
            <w:rPr>
              <w:noProof/>
              <w:webHidden/>
            </w:rPr>
            <w:fldChar w:fldCharType="separate"/>
          </w:r>
          <w:ins w:id="272" w:author="Jarno Nieminen" w:date="2014-06-19T14:31:00Z">
            <w:r>
              <w:rPr>
                <w:noProof/>
                <w:webHidden/>
              </w:rPr>
              <w:t>88</w:t>
            </w:r>
            <w:r>
              <w:rPr>
                <w:noProof/>
                <w:webHidden/>
              </w:rPr>
              <w:fldChar w:fldCharType="end"/>
            </w:r>
            <w:r w:rsidRPr="00FB16A0">
              <w:rPr>
                <w:rStyle w:val="Hyperlink"/>
                <w:noProof/>
              </w:rPr>
              <w:fldChar w:fldCharType="end"/>
            </w:r>
          </w:ins>
        </w:p>
        <w:p w14:paraId="2C924575" w14:textId="77777777" w:rsidR="00F507F6" w:rsidRDefault="00F507F6">
          <w:pPr>
            <w:pStyle w:val="TOC2"/>
            <w:tabs>
              <w:tab w:val="left" w:pos="879"/>
              <w:tab w:val="right" w:leader="dot" w:pos="10456"/>
            </w:tabs>
            <w:rPr>
              <w:ins w:id="273" w:author="Jarno Nieminen" w:date="2014-06-19T14:31:00Z"/>
              <w:rFonts w:asciiTheme="minorHAnsi" w:eastAsiaTheme="minorEastAsia" w:hAnsiTheme="minorHAnsi" w:cstheme="minorBidi"/>
              <w:noProof/>
              <w:sz w:val="22"/>
              <w:lang w:eastAsia="sv-SE"/>
            </w:rPr>
          </w:pPr>
          <w:ins w:id="27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_Toc390951713 \h </w:instrText>
            </w:r>
            <w:r>
              <w:rPr>
                <w:noProof/>
                <w:webHidden/>
              </w:rPr>
            </w:r>
          </w:ins>
          <w:r>
            <w:rPr>
              <w:noProof/>
              <w:webHidden/>
            </w:rPr>
            <w:fldChar w:fldCharType="separate"/>
          </w:r>
          <w:ins w:id="275" w:author="Jarno Nieminen" w:date="2014-06-19T14:31:00Z">
            <w:r>
              <w:rPr>
                <w:noProof/>
                <w:webHidden/>
              </w:rPr>
              <w:t>88</w:t>
            </w:r>
            <w:r>
              <w:rPr>
                <w:noProof/>
                <w:webHidden/>
              </w:rPr>
              <w:fldChar w:fldCharType="end"/>
            </w:r>
            <w:r w:rsidRPr="00FB16A0">
              <w:rPr>
                <w:rStyle w:val="Hyperlink"/>
                <w:noProof/>
              </w:rPr>
              <w:fldChar w:fldCharType="end"/>
            </w:r>
          </w:ins>
        </w:p>
        <w:p w14:paraId="027F742C" w14:textId="77777777" w:rsidR="00F507F6" w:rsidRDefault="00F507F6">
          <w:pPr>
            <w:pStyle w:val="TOC2"/>
            <w:tabs>
              <w:tab w:val="left" w:pos="879"/>
              <w:tab w:val="right" w:leader="dot" w:pos="10456"/>
            </w:tabs>
            <w:rPr>
              <w:ins w:id="276" w:author="Jarno Nieminen" w:date="2014-06-19T14:31:00Z"/>
              <w:rFonts w:asciiTheme="minorHAnsi" w:eastAsiaTheme="minorEastAsia" w:hAnsiTheme="minorHAnsi" w:cstheme="minorBidi"/>
              <w:noProof/>
              <w:sz w:val="22"/>
              <w:lang w:eastAsia="sv-SE"/>
            </w:rPr>
          </w:pPr>
          <w:ins w:id="27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_Toc390951714 \h </w:instrText>
            </w:r>
            <w:r>
              <w:rPr>
                <w:noProof/>
                <w:webHidden/>
              </w:rPr>
            </w:r>
          </w:ins>
          <w:r>
            <w:rPr>
              <w:noProof/>
              <w:webHidden/>
            </w:rPr>
            <w:fldChar w:fldCharType="separate"/>
          </w:r>
          <w:ins w:id="278" w:author="Jarno Nieminen" w:date="2014-06-19T14:31:00Z">
            <w:r>
              <w:rPr>
                <w:noProof/>
                <w:webHidden/>
              </w:rPr>
              <w:t>88</w:t>
            </w:r>
            <w:r>
              <w:rPr>
                <w:noProof/>
                <w:webHidden/>
              </w:rPr>
              <w:fldChar w:fldCharType="end"/>
            </w:r>
            <w:r w:rsidRPr="00FB16A0">
              <w:rPr>
                <w:rStyle w:val="Hyperlink"/>
                <w:noProof/>
              </w:rPr>
              <w:fldChar w:fldCharType="end"/>
            </w:r>
          </w:ins>
        </w:p>
        <w:p w14:paraId="6E986737" w14:textId="77777777" w:rsidR="00F507F6" w:rsidRDefault="00F507F6">
          <w:pPr>
            <w:pStyle w:val="TOC3"/>
            <w:tabs>
              <w:tab w:val="left" w:pos="1100"/>
              <w:tab w:val="right" w:leader="dot" w:pos="10456"/>
            </w:tabs>
            <w:rPr>
              <w:ins w:id="279" w:author="Jarno Nieminen" w:date="2014-06-19T14:31:00Z"/>
              <w:rFonts w:asciiTheme="minorHAnsi" w:eastAsiaTheme="minorEastAsia" w:hAnsiTheme="minorHAnsi" w:cstheme="minorBidi"/>
              <w:noProof/>
              <w:sz w:val="22"/>
              <w:lang w:eastAsia="sv-SE"/>
            </w:rPr>
          </w:pPr>
          <w:ins w:id="28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_Toc390951715 \h </w:instrText>
            </w:r>
            <w:r>
              <w:rPr>
                <w:noProof/>
                <w:webHidden/>
              </w:rPr>
            </w:r>
          </w:ins>
          <w:r>
            <w:rPr>
              <w:noProof/>
              <w:webHidden/>
            </w:rPr>
            <w:fldChar w:fldCharType="separate"/>
          </w:r>
          <w:ins w:id="281" w:author="Jarno Nieminen" w:date="2014-06-19T14:31:00Z">
            <w:r>
              <w:rPr>
                <w:noProof/>
                <w:webHidden/>
              </w:rPr>
              <w:t>88</w:t>
            </w:r>
            <w:r>
              <w:rPr>
                <w:noProof/>
                <w:webHidden/>
              </w:rPr>
              <w:fldChar w:fldCharType="end"/>
            </w:r>
            <w:r w:rsidRPr="00FB16A0">
              <w:rPr>
                <w:rStyle w:val="Hyperlink"/>
                <w:noProof/>
              </w:rPr>
              <w:fldChar w:fldCharType="end"/>
            </w:r>
          </w:ins>
        </w:p>
        <w:p w14:paraId="67BCA1C4" w14:textId="77777777" w:rsidR="00F507F6" w:rsidRDefault="00F507F6">
          <w:pPr>
            <w:pStyle w:val="TOC2"/>
            <w:tabs>
              <w:tab w:val="left" w:pos="879"/>
              <w:tab w:val="right" w:leader="dot" w:pos="10456"/>
            </w:tabs>
            <w:rPr>
              <w:ins w:id="282" w:author="Jarno Nieminen" w:date="2014-06-19T14:31:00Z"/>
              <w:rFonts w:asciiTheme="minorHAnsi" w:eastAsiaTheme="minorEastAsia" w:hAnsiTheme="minorHAnsi" w:cstheme="minorBidi"/>
              <w:noProof/>
              <w:sz w:val="22"/>
              <w:lang w:eastAsia="sv-SE"/>
            </w:rPr>
          </w:pPr>
          <w:ins w:id="28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_Toc390951716 \h </w:instrText>
            </w:r>
            <w:r>
              <w:rPr>
                <w:noProof/>
                <w:webHidden/>
              </w:rPr>
            </w:r>
          </w:ins>
          <w:r>
            <w:rPr>
              <w:noProof/>
              <w:webHidden/>
            </w:rPr>
            <w:fldChar w:fldCharType="separate"/>
          </w:r>
          <w:ins w:id="284" w:author="Jarno Nieminen" w:date="2014-06-19T14:31:00Z">
            <w:r>
              <w:rPr>
                <w:noProof/>
                <w:webHidden/>
              </w:rPr>
              <w:t>89</w:t>
            </w:r>
            <w:r>
              <w:rPr>
                <w:noProof/>
                <w:webHidden/>
              </w:rPr>
              <w:fldChar w:fldCharType="end"/>
            </w:r>
            <w:r w:rsidRPr="00FB16A0">
              <w:rPr>
                <w:rStyle w:val="Hyperlink"/>
                <w:noProof/>
              </w:rPr>
              <w:fldChar w:fldCharType="end"/>
            </w:r>
          </w:ins>
        </w:p>
        <w:p w14:paraId="4A96C5A0" w14:textId="77777777" w:rsidR="00F507F6" w:rsidRDefault="00F507F6">
          <w:pPr>
            <w:pStyle w:val="TOC3"/>
            <w:tabs>
              <w:tab w:val="left" w:pos="1100"/>
              <w:tab w:val="right" w:leader="dot" w:pos="10456"/>
            </w:tabs>
            <w:rPr>
              <w:ins w:id="285" w:author="Jarno Nieminen" w:date="2014-06-19T14:31:00Z"/>
              <w:rFonts w:asciiTheme="minorHAnsi" w:eastAsiaTheme="minorEastAsia" w:hAnsiTheme="minorHAnsi" w:cstheme="minorBidi"/>
              <w:noProof/>
              <w:sz w:val="22"/>
              <w:lang w:eastAsia="sv-SE"/>
            </w:rPr>
          </w:pPr>
          <w:ins w:id="28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_Toc390951717 \h </w:instrText>
            </w:r>
            <w:r>
              <w:rPr>
                <w:noProof/>
                <w:webHidden/>
              </w:rPr>
            </w:r>
          </w:ins>
          <w:r>
            <w:rPr>
              <w:noProof/>
              <w:webHidden/>
            </w:rPr>
            <w:fldChar w:fldCharType="separate"/>
          </w:r>
          <w:ins w:id="287" w:author="Jarno Nieminen" w:date="2014-06-19T14:31:00Z">
            <w:r>
              <w:rPr>
                <w:noProof/>
                <w:webHidden/>
              </w:rPr>
              <w:t>89</w:t>
            </w:r>
            <w:r>
              <w:rPr>
                <w:noProof/>
                <w:webHidden/>
              </w:rPr>
              <w:fldChar w:fldCharType="end"/>
            </w:r>
            <w:r w:rsidRPr="00FB16A0">
              <w:rPr>
                <w:rStyle w:val="Hyperlink"/>
                <w:noProof/>
              </w:rPr>
              <w:fldChar w:fldCharType="end"/>
            </w:r>
          </w:ins>
        </w:p>
        <w:p w14:paraId="15287AC5" w14:textId="77777777" w:rsidR="00F507F6" w:rsidRDefault="00F507F6">
          <w:pPr>
            <w:pStyle w:val="TOC3"/>
            <w:tabs>
              <w:tab w:val="left" w:pos="1100"/>
              <w:tab w:val="right" w:leader="dot" w:pos="10456"/>
            </w:tabs>
            <w:rPr>
              <w:ins w:id="288" w:author="Jarno Nieminen" w:date="2014-06-19T14:31:00Z"/>
              <w:rFonts w:asciiTheme="minorHAnsi" w:eastAsiaTheme="minorEastAsia" w:hAnsiTheme="minorHAnsi" w:cstheme="minorBidi"/>
              <w:noProof/>
              <w:sz w:val="22"/>
              <w:lang w:eastAsia="sv-SE"/>
            </w:rPr>
          </w:pPr>
          <w:ins w:id="28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_Toc390951718 \h </w:instrText>
            </w:r>
            <w:r>
              <w:rPr>
                <w:noProof/>
                <w:webHidden/>
              </w:rPr>
            </w:r>
          </w:ins>
          <w:r>
            <w:rPr>
              <w:noProof/>
              <w:webHidden/>
            </w:rPr>
            <w:fldChar w:fldCharType="separate"/>
          </w:r>
          <w:ins w:id="290" w:author="Jarno Nieminen" w:date="2014-06-19T14:31:00Z">
            <w:r>
              <w:rPr>
                <w:noProof/>
                <w:webHidden/>
              </w:rPr>
              <w:t>89</w:t>
            </w:r>
            <w:r>
              <w:rPr>
                <w:noProof/>
                <w:webHidden/>
              </w:rPr>
              <w:fldChar w:fldCharType="end"/>
            </w:r>
            <w:r w:rsidRPr="00FB16A0">
              <w:rPr>
                <w:rStyle w:val="Hyperlink"/>
                <w:noProof/>
              </w:rPr>
              <w:fldChar w:fldCharType="end"/>
            </w:r>
          </w:ins>
        </w:p>
        <w:p w14:paraId="4CFAA3C5" w14:textId="77777777" w:rsidR="00F507F6" w:rsidRDefault="00F507F6">
          <w:pPr>
            <w:pStyle w:val="TOC2"/>
            <w:tabs>
              <w:tab w:val="left" w:pos="879"/>
              <w:tab w:val="right" w:leader="dot" w:pos="10456"/>
            </w:tabs>
            <w:rPr>
              <w:ins w:id="291" w:author="Jarno Nieminen" w:date="2014-06-19T14:31:00Z"/>
              <w:rFonts w:asciiTheme="minorHAnsi" w:eastAsiaTheme="minorEastAsia" w:hAnsiTheme="minorHAnsi" w:cstheme="minorBidi"/>
              <w:noProof/>
              <w:sz w:val="22"/>
              <w:lang w:eastAsia="sv-SE"/>
            </w:rPr>
          </w:pPr>
          <w:ins w:id="29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"_Toc390951719"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9.5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_Toc390951719 \h </w:instrText>
            </w:r>
            <w:r>
              <w:rPr>
                <w:noProof/>
                <w:webHidden/>
              </w:rPr>
            </w:r>
          </w:ins>
          <w:r>
            <w:rPr>
              <w:noProof/>
              <w:webHidden/>
            </w:rPr>
            <w:fldChar w:fldCharType="separate"/>
          </w:r>
          <w:ins w:id="293" w:author="Jarno Nieminen" w:date="2014-06-19T14:31:00Z">
            <w:r>
              <w:rPr>
                <w:noProof/>
                <w:webHidden/>
              </w:rPr>
              <w:t>89</w:t>
            </w:r>
            <w:r>
              <w:rPr>
                <w:noProof/>
                <w:webHidden/>
              </w:rPr>
              <w:fldChar w:fldCharType="end"/>
            </w:r>
            <w:r w:rsidRPr="00FB16A0">
              <w:rPr>
                <w:rStyle w:val="Hyperlink"/>
                <w:noProof/>
              </w:rPr>
              <w:fldChar w:fldCharType="end"/>
            </w:r>
          </w:ins>
        </w:p>
        <w:p w14:paraId="46698BFE" w14:textId="77777777" w:rsidR="00F507F6" w:rsidRDefault="00F507F6">
          <w:pPr>
            <w:pStyle w:val="TOC1"/>
            <w:tabs>
              <w:tab w:val="left" w:pos="658"/>
              <w:tab w:val="right" w:leader="dot" w:pos="10456"/>
            </w:tabs>
            <w:rPr>
              <w:ins w:id="294" w:author="Jarno Nieminen" w:date="2014-06-19T14:31:00Z"/>
              <w:rFonts w:asciiTheme="minorHAnsi" w:eastAsiaTheme="minorEastAsia" w:hAnsiTheme="minorHAnsi" w:cstheme="minorBidi"/>
              <w:noProof/>
              <w:sz w:val="22"/>
              <w:lang w:eastAsia="sv-SE"/>
            </w:rPr>
          </w:pPr>
          <w:ins w:id="29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w:t>
            </w:r>
            <w:r>
              <w:rPr>
                <w:rFonts w:asciiTheme="minorHAnsi" w:eastAsiaTheme="minorEastAsia" w:hAnsiTheme="minorHAnsi" w:cstheme="minorBidi"/>
                <w:noProof/>
                <w:sz w:val="22"/>
                <w:lang w:eastAsia="sv-SE"/>
              </w:rPr>
              <w:tab/>
            </w:r>
            <w:r w:rsidRPr="00FB16A0">
              <w:rPr>
                <w:rStyle w:val="Hyperlink"/>
                <w:noProof/>
              </w:rPr>
              <w:t>Tjänstekontrakt GetForm</w:t>
            </w:r>
            <w:r>
              <w:rPr>
                <w:noProof/>
                <w:webHidden/>
              </w:rPr>
              <w:tab/>
            </w:r>
            <w:r>
              <w:rPr>
                <w:noProof/>
                <w:webHidden/>
              </w:rPr>
              <w:fldChar w:fldCharType="begin"/>
            </w:r>
            <w:r>
              <w:rPr>
                <w:noProof/>
                <w:webHidden/>
              </w:rPr>
              <w:instrText xml:space="preserve"> PAGEREF _Toc390951720 \h </w:instrText>
            </w:r>
            <w:r>
              <w:rPr>
                <w:noProof/>
                <w:webHidden/>
              </w:rPr>
            </w:r>
          </w:ins>
          <w:r>
            <w:rPr>
              <w:noProof/>
              <w:webHidden/>
            </w:rPr>
            <w:fldChar w:fldCharType="separate"/>
          </w:r>
          <w:ins w:id="296" w:author="Jarno Nieminen" w:date="2014-06-19T14:31:00Z">
            <w:r>
              <w:rPr>
                <w:noProof/>
                <w:webHidden/>
              </w:rPr>
              <w:t>90</w:t>
            </w:r>
            <w:r>
              <w:rPr>
                <w:noProof/>
                <w:webHidden/>
              </w:rPr>
              <w:fldChar w:fldCharType="end"/>
            </w:r>
            <w:r w:rsidRPr="00FB16A0">
              <w:rPr>
                <w:rStyle w:val="Hyperlink"/>
                <w:noProof/>
              </w:rPr>
              <w:fldChar w:fldCharType="end"/>
            </w:r>
          </w:ins>
        </w:p>
        <w:p w14:paraId="5A2C576E" w14:textId="77777777" w:rsidR="00F507F6" w:rsidRDefault="00F507F6">
          <w:pPr>
            <w:pStyle w:val="TOC2"/>
            <w:tabs>
              <w:tab w:val="left" w:pos="879"/>
              <w:tab w:val="right" w:leader="dot" w:pos="10456"/>
            </w:tabs>
            <w:rPr>
              <w:ins w:id="297" w:author="Jarno Nieminen" w:date="2014-06-19T14:31:00Z"/>
              <w:rFonts w:asciiTheme="minorHAnsi" w:eastAsiaTheme="minorEastAsia" w:hAnsiTheme="minorHAnsi" w:cstheme="minorBidi"/>
              <w:noProof/>
              <w:sz w:val="22"/>
              <w:lang w:eastAsia="sv-SE"/>
            </w:rPr>
          </w:pPr>
          <w:ins w:id="298" w:author="Jarno Nieminen" w:date="2014-06-19T14:31:00Z">
            <w:r w:rsidRPr="00FB16A0">
              <w:rPr>
                <w:rStyle w:val="Hyperlink"/>
                <w:noProof/>
              </w:rPr>
              <w:lastRenderedPageBreak/>
              <w:fldChar w:fldCharType="begin"/>
            </w:r>
            <w:r w:rsidRPr="00FB16A0">
              <w:rPr>
                <w:rStyle w:val="Hyperlink"/>
                <w:noProof/>
              </w:rPr>
              <w:instrText xml:space="preserve"> </w:instrText>
            </w:r>
            <w:r>
              <w:rPr>
                <w:noProof/>
              </w:rPr>
              <w:instrText>HYPERLINK \l "_Toc390951721"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_Toc390951721 \h </w:instrText>
            </w:r>
            <w:r>
              <w:rPr>
                <w:noProof/>
                <w:webHidden/>
              </w:rPr>
            </w:r>
          </w:ins>
          <w:r>
            <w:rPr>
              <w:noProof/>
              <w:webHidden/>
            </w:rPr>
            <w:fldChar w:fldCharType="separate"/>
          </w:r>
          <w:ins w:id="299" w:author="Jarno Nieminen" w:date="2014-06-19T14:31:00Z">
            <w:r>
              <w:rPr>
                <w:noProof/>
                <w:webHidden/>
              </w:rPr>
              <w:t>90</w:t>
            </w:r>
            <w:r>
              <w:rPr>
                <w:noProof/>
                <w:webHidden/>
              </w:rPr>
              <w:fldChar w:fldCharType="end"/>
            </w:r>
            <w:r w:rsidRPr="00FB16A0">
              <w:rPr>
                <w:rStyle w:val="Hyperlink"/>
                <w:noProof/>
              </w:rPr>
              <w:fldChar w:fldCharType="end"/>
            </w:r>
          </w:ins>
        </w:p>
        <w:p w14:paraId="7222EDBA" w14:textId="77777777" w:rsidR="00F507F6" w:rsidRDefault="00F507F6">
          <w:pPr>
            <w:pStyle w:val="TOC2"/>
            <w:tabs>
              <w:tab w:val="left" w:pos="879"/>
              <w:tab w:val="right" w:leader="dot" w:pos="10456"/>
            </w:tabs>
            <w:rPr>
              <w:ins w:id="300" w:author="Jarno Nieminen" w:date="2014-06-19T14:31:00Z"/>
              <w:rFonts w:asciiTheme="minorHAnsi" w:eastAsiaTheme="minorEastAsia" w:hAnsiTheme="minorHAnsi" w:cstheme="minorBidi"/>
              <w:noProof/>
              <w:sz w:val="22"/>
              <w:lang w:eastAsia="sv-SE"/>
            </w:rPr>
          </w:pPr>
          <w:ins w:id="30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_Toc390951722 \h </w:instrText>
            </w:r>
            <w:r>
              <w:rPr>
                <w:noProof/>
                <w:webHidden/>
              </w:rPr>
            </w:r>
          </w:ins>
          <w:r>
            <w:rPr>
              <w:noProof/>
              <w:webHidden/>
            </w:rPr>
            <w:fldChar w:fldCharType="separate"/>
          </w:r>
          <w:ins w:id="302" w:author="Jarno Nieminen" w:date="2014-06-19T14:31:00Z">
            <w:r>
              <w:rPr>
                <w:noProof/>
                <w:webHidden/>
              </w:rPr>
              <w:t>90</w:t>
            </w:r>
            <w:r>
              <w:rPr>
                <w:noProof/>
                <w:webHidden/>
              </w:rPr>
              <w:fldChar w:fldCharType="end"/>
            </w:r>
            <w:r w:rsidRPr="00FB16A0">
              <w:rPr>
                <w:rStyle w:val="Hyperlink"/>
                <w:noProof/>
              </w:rPr>
              <w:fldChar w:fldCharType="end"/>
            </w:r>
          </w:ins>
        </w:p>
        <w:p w14:paraId="4106DF72" w14:textId="77777777" w:rsidR="00F507F6" w:rsidRDefault="00F507F6">
          <w:pPr>
            <w:pStyle w:val="TOC2"/>
            <w:tabs>
              <w:tab w:val="left" w:pos="879"/>
              <w:tab w:val="right" w:leader="dot" w:pos="10456"/>
            </w:tabs>
            <w:rPr>
              <w:ins w:id="303" w:author="Jarno Nieminen" w:date="2014-06-19T14:31:00Z"/>
              <w:rFonts w:asciiTheme="minorHAnsi" w:eastAsiaTheme="minorEastAsia" w:hAnsiTheme="minorHAnsi" w:cstheme="minorBidi"/>
              <w:noProof/>
              <w:sz w:val="22"/>
              <w:lang w:eastAsia="sv-SE"/>
            </w:rPr>
          </w:pPr>
          <w:ins w:id="30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_Toc390951723 \h </w:instrText>
            </w:r>
            <w:r>
              <w:rPr>
                <w:noProof/>
                <w:webHidden/>
              </w:rPr>
            </w:r>
          </w:ins>
          <w:r>
            <w:rPr>
              <w:noProof/>
              <w:webHidden/>
            </w:rPr>
            <w:fldChar w:fldCharType="separate"/>
          </w:r>
          <w:ins w:id="305" w:author="Jarno Nieminen" w:date="2014-06-19T14:31:00Z">
            <w:r>
              <w:rPr>
                <w:noProof/>
                <w:webHidden/>
              </w:rPr>
              <w:t>90</w:t>
            </w:r>
            <w:r>
              <w:rPr>
                <w:noProof/>
                <w:webHidden/>
              </w:rPr>
              <w:fldChar w:fldCharType="end"/>
            </w:r>
            <w:r w:rsidRPr="00FB16A0">
              <w:rPr>
                <w:rStyle w:val="Hyperlink"/>
                <w:noProof/>
              </w:rPr>
              <w:fldChar w:fldCharType="end"/>
            </w:r>
          </w:ins>
        </w:p>
        <w:p w14:paraId="3FB70164" w14:textId="77777777" w:rsidR="00F507F6" w:rsidRDefault="00F507F6">
          <w:pPr>
            <w:pStyle w:val="TOC3"/>
            <w:tabs>
              <w:tab w:val="left" w:pos="1321"/>
              <w:tab w:val="right" w:leader="dot" w:pos="10456"/>
            </w:tabs>
            <w:rPr>
              <w:ins w:id="306" w:author="Jarno Nieminen" w:date="2014-06-19T14:31:00Z"/>
              <w:rFonts w:asciiTheme="minorHAnsi" w:eastAsiaTheme="minorEastAsia" w:hAnsiTheme="minorHAnsi" w:cstheme="minorBidi"/>
              <w:noProof/>
              <w:sz w:val="22"/>
              <w:lang w:eastAsia="sv-SE"/>
            </w:rPr>
          </w:pPr>
          <w:ins w:id="30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_Toc390951724 \h </w:instrText>
            </w:r>
            <w:r>
              <w:rPr>
                <w:noProof/>
                <w:webHidden/>
              </w:rPr>
            </w:r>
          </w:ins>
          <w:r>
            <w:rPr>
              <w:noProof/>
              <w:webHidden/>
            </w:rPr>
            <w:fldChar w:fldCharType="separate"/>
          </w:r>
          <w:ins w:id="308" w:author="Jarno Nieminen" w:date="2014-06-19T14:31:00Z">
            <w:r>
              <w:rPr>
                <w:noProof/>
                <w:webHidden/>
              </w:rPr>
              <w:t>91</w:t>
            </w:r>
            <w:r>
              <w:rPr>
                <w:noProof/>
                <w:webHidden/>
              </w:rPr>
              <w:fldChar w:fldCharType="end"/>
            </w:r>
            <w:r w:rsidRPr="00FB16A0">
              <w:rPr>
                <w:rStyle w:val="Hyperlink"/>
                <w:noProof/>
              </w:rPr>
              <w:fldChar w:fldCharType="end"/>
            </w:r>
          </w:ins>
        </w:p>
        <w:p w14:paraId="6ABD1F29" w14:textId="77777777" w:rsidR="00F507F6" w:rsidRDefault="00F507F6">
          <w:pPr>
            <w:pStyle w:val="TOC2"/>
            <w:tabs>
              <w:tab w:val="left" w:pos="879"/>
              <w:tab w:val="right" w:leader="dot" w:pos="10456"/>
            </w:tabs>
            <w:rPr>
              <w:ins w:id="309" w:author="Jarno Nieminen" w:date="2014-06-19T14:31:00Z"/>
              <w:rFonts w:asciiTheme="minorHAnsi" w:eastAsiaTheme="minorEastAsia" w:hAnsiTheme="minorHAnsi" w:cstheme="minorBidi"/>
              <w:noProof/>
              <w:sz w:val="22"/>
              <w:lang w:eastAsia="sv-SE"/>
            </w:rPr>
          </w:pPr>
          <w:ins w:id="31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_Toc390951725 \h </w:instrText>
            </w:r>
            <w:r>
              <w:rPr>
                <w:noProof/>
                <w:webHidden/>
              </w:rPr>
            </w:r>
          </w:ins>
          <w:r>
            <w:rPr>
              <w:noProof/>
              <w:webHidden/>
            </w:rPr>
            <w:fldChar w:fldCharType="separate"/>
          </w:r>
          <w:ins w:id="311" w:author="Jarno Nieminen" w:date="2014-06-19T14:31:00Z">
            <w:r>
              <w:rPr>
                <w:noProof/>
                <w:webHidden/>
              </w:rPr>
              <w:t>91</w:t>
            </w:r>
            <w:r>
              <w:rPr>
                <w:noProof/>
                <w:webHidden/>
              </w:rPr>
              <w:fldChar w:fldCharType="end"/>
            </w:r>
            <w:r w:rsidRPr="00FB16A0">
              <w:rPr>
                <w:rStyle w:val="Hyperlink"/>
                <w:noProof/>
              </w:rPr>
              <w:fldChar w:fldCharType="end"/>
            </w:r>
          </w:ins>
        </w:p>
        <w:p w14:paraId="74614CD2" w14:textId="77777777" w:rsidR="00F507F6" w:rsidRDefault="00F507F6">
          <w:pPr>
            <w:pStyle w:val="TOC3"/>
            <w:tabs>
              <w:tab w:val="left" w:pos="1321"/>
              <w:tab w:val="right" w:leader="dot" w:pos="10456"/>
            </w:tabs>
            <w:rPr>
              <w:ins w:id="312" w:author="Jarno Nieminen" w:date="2014-06-19T14:31:00Z"/>
              <w:rFonts w:asciiTheme="minorHAnsi" w:eastAsiaTheme="minorEastAsia" w:hAnsiTheme="minorHAnsi" w:cstheme="minorBidi"/>
              <w:noProof/>
              <w:sz w:val="22"/>
              <w:lang w:eastAsia="sv-SE"/>
            </w:rPr>
          </w:pPr>
          <w:ins w:id="31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_Toc390951726 \h </w:instrText>
            </w:r>
            <w:r>
              <w:rPr>
                <w:noProof/>
                <w:webHidden/>
              </w:rPr>
            </w:r>
          </w:ins>
          <w:r>
            <w:rPr>
              <w:noProof/>
              <w:webHidden/>
            </w:rPr>
            <w:fldChar w:fldCharType="separate"/>
          </w:r>
          <w:ins w:id="314" w:author="Jarno Nieminen" w:date="2014-06-19T14:31:00Z">
            <w:r>
              <w:rPr>
                <w:noProof/>
                <w:webHidden/>
              </w:rPr>
              <w:t>91</w:t>
            </w:r>
            <w:r>
              <w:rPr>
                <w:noProof/>
                <w:webHidden/>
              </w:rPr>
              <w:fldChar w:fldCharType="end"/>
            </w:r>
            <w:r w:rsidRPr="00FB16A0">
              <w:rPr>
                <w:rStyle w:val="Hyperlink"/>
                <w:noProof/>
              </w:rPr>
              <w:fldChar w:fldCharType="end"/>
            </w:r>
          </w:ins>
        </w:p>
        <w:p w14:paraId="53CD07D4" w14:textId="77777777" w:rsidR="00F507F6" w:rsidRDefault="00F507F6">
          <w:pPr>
            <w:pStyle w:val="TOC3"/>
            <w:tabs>
              <w:tab w:val="left" w:pos="1321"/>
              <w:tab w:val="right" w:leader="dot" w:pos="10456"/>
            </w:tabs>
            <w:rPr>
              <w:ins w:id="315" w:author="Jarno Nieminen" w:date="2014-06-19T14:31:00Z"/>
              <w:rFonts w:asciiTheme="minorHAnsi" w:eastAsiaTheme="minorEastAsia" w:hAnsiTheme="minorHAnsi" w:cstheme="minorBidi"/>
              <w:noProof/>
              <w:sz w:val="22"/>
              <w:lang w:eastAsia="sv-SE"/>
            </w:rPr>
          </w:pPr>
          <w:ins w:id="31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_Toc390951727 \h </w:instrText>
            </w:r>
            <w:r>
              <w:rPr>
                <w:noProof/>
                <w:webHidden/>
              </w:rPr>
            </w:r>
          </w:ins>
          <w:r>
            <w:rPr>
              <w:noProof/>
              <w:webHidden/>
            </w:rPr>
            <w:fldChar w:fldCharType="separate"/>
          </w:r>
          <w:ins w:id="317" w:author="Jarno Nieminen" w:date="2014-06-19T14:31:00Z">
            <w:r>
              <w:rPr>
                <w:noProof/>
                <w:webHidden/>
              </w:rPr>
              <w:t>91</w:t>
            </w:r>
            <w:r>
              <w:rPr>
                <w:noProof/>
                <w:webHidden/>
              </w:rPr>
              <w:fldChar w:fldCharType="end"/>
            </w:r>
            <w:r w:rsidRPr="00FB16A0">
              <w:rPr>
                <w:rStyle w:val="Hyperlink"/>
                <w:noProof/>
              </w:rPr>
              <w:fldChar w:fldCharType="end"/>
            </w:r>
          </w:ins>
        </w:p>
        <w:p w14:paraId="7BB22D73" w14:textId="77777777" w:rsidR="00F507F6" w:rsidRDefault="00F507F6">
          <w:pPr>
            <w:pStyle w:val="TOC2"/>
            <w:tabs>
              <w:tab w:val="left" w:pos="879"/>
              <w:tab w:val="right" w:leader="dot" w:pos="10456"/>
            </w:tabs>
            <w:rPr>
              <w:ins w:id="318" w:author="Jarno Nieminen" w:date="2014-06-19T14:31:00Z"/>
              <w:rFonts w:asciiTheme="minorHAnsi" w:eastAsiaTheme="minorEastAsia" w:hAnsiTheme="minorHAnsi" w:cstheme="minorBidi"/>
              <w:noProof/>
              <w:sz w:val="22"/>
              <w:lang w:eastAsia="sv-SE"/>
            </w:rPr>
          </w:pPr>
          <w:ins w:id="31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10.5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_Toc390951728 \h </w:instrText>
            </w:r>
            <w:r>
              <w:rPr>
                <w:noProof/>
                <w:webHidden/>
              </w:rPr>
            </w:r>
          </w:ins>
          <w:r>
            <w:rPr>
              <w:noProof/>
              <w:webHidden/>
            </w:rPr>
            <w:fldChar w:fldCharType="separate"/>
          </w:r>
          <w:ins w:id="320" w:author="Jarno Nieminen" w:date="2014-06-19T14:31:00Z">
            <w:r>
              <w:rPr>
                <w:noProof/>
                <w:webHidden/>
              </w:rPr>
              <w:t>91</w:t>
            </w:r>
            <w:r>
              <w:rPr>
                <w:noProof/>
                <w:webHidden/>
              </w:rPr>
              <w:fldChar w:fldCharType="end"/>
            </w:r>
            <w:r w:rsidRPr="00FB16A0">
              <w:rPr>
                <w:rStyle w:val="Hyperlink"/>
                <w:noProof/>
              </w:rPr>
              <w:fldChar w:fldCharType="end"/>
            </w:r>
          </w:ins>
        </w:p>
        <w:p w14:paraId="7D868205" w14:textId="77777777" w:rsidR="00F507F6" w:rsidRDefault="00F507F6">
          <w:pPr>
            <w:pStyle w:val="TOC1"/>
            <w:tabs>
              <w:tab w:val="left" w:pos="400"/>
              <w:tab w:val="right" w:leader="dot" w:pos="10456"/>
            </w:tabs>
            <w:rPr>
              <w:ins w:id="321" w:author="Jarno Nieminen" w:date="2014-06-19T14:31:00Z"/>
              <w:rFonts w:asciiTheme="minorHAnsi" w:eastAsiaTheme="minorEastAsia" w:hAnsiTheme="minorHAnsi" w:cstheme="minorBidi"/>
              <w:noProof/>
              <w:sz w:val="22"/>
              <w:lang w:eastAsia="sv-SE"/>
            </w:rPr>
          </w:pPr>
          <w:ins w:id="32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"_Toc390951729"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w:t>
            </w:r>
            <w:r>
              <w:rPr>
                <w:rFonts w:asciiTheme="minorHAnsi" w:eastAsiaTheme="minorEastAsia" w:hAnsiTheme="minorHAnsi" w:cstheme="minorBidi"/>
                <w:noProof/>
                <w:sz w:val="22"/>
                <w:lang w:eastAsia="sv-SE"/>
              </w:rPr>
              <w:tab/>
            </w:r>
            <w:r w:rsidRPr="00FB16A0">
              <w:rPr>
                <w:rStyle w:val="Hyperlink"/>
                <w:noProof/>
              </w:rPr>
              <w:t>Tjänstekontrakt GetFormQuestionPage</w:t>
            </w:r>
            <w:r>
              <w:rPr>
                <w:noProof/>
                <w:webHidden/>
              </w:rPr>
              <w:tab/>
            </w:r>
            <w:r>
              <w:rPr>
                <w:noProof/>
                <w:webHidden/>
              </w:rPr>
              <w:fldChar w:fldCharType="begin"/>
            </w:r>
            <w:r>
              <w:rPr>
                <w:noProof/>
                <w:webHidden/>
              </w:rPr>
              <w:instrText xml:space="preserve"> PAGEREF _Toc390951729 \h </w:instrText>
            </w:r>
            <w:r>
              <w:rPr>
                <w:noProof/>
                <w:webHidden/>
              </w:rPr>
            </w:r>
          </w:ins>
          <w:r>
            <w:rPr>
              <w:noProof/>
              <w:webHidden/>
            </w:rPr>
            <w:fldChar w:fldCharType="separate"/>
          </w:r>
          <w:ins w:id="323" w:author="Jarno Nieminen" w:date="2014-06-19T14:31:00Z">
            <w:r>
              <w:rPr>
                <w:noProof/>
                <w:webHidden/>
              </w:rPr>
              <w:t>92</w:t>
            </w:r>
            <w:r>
              <w:rPr>
                <w:noProof/>
                <w:webHidden/>
              </w:rPr>
              <w:fldChar w:fldCharType="end"/>
            </w:r>
            <w:r w:rsidRPr="00FB16A0">
              <w:rPr>
                <w:rStyle w:val="Hyperlink"/>
                <w:noProof/>
              </w:rPr>
              <w:fldChar w:fldCharType="end"/>
            </w:r>
          </w:ins>
        </w:p>
        <w:p w14:paraId="2C36F3BA" w14:textId="77777777" w:rsidR="00F507F6" w:rsidRDefault="00F507F6">
          <w:pPr>
            <w:pStyle w:val="TOC2"/>
            <w:tabs>
              <w:tab w:val="left" w:pos="879"/>
              <w:tab w:val="right" w:leader="dot" w:pos="10456"/>
            </w:tabs>
            <w:rPr>
              <w:ins w:id="324" w:author="Jarno Nieminen" w:date="2014-06-19T14:31:00Z"/>
              <w:rFonts w:asciiTheme="minorHAnsi" w:eastAsiaTheme="minorEastAsia" w:hAnsiTheme="minorHAnsi" w:cstheme="minorBidi"/>
              <w:noProof/>
              <w:sz w:val="22"/>
              <w:lang w:eastAsia="sv-SE"/>
            </w:rPr>
          </w:pPr>
          <w:ins w:id="32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_Toc390951730 \h </w:instrText>
            </w:r>
            <w:r>
              <w:rPr>
                <w:noProof/>
                <w:webHidden/>
              </w:rPr>
            </w:r>
          </w:ins>
          <w:r>
            <w:rPr>
              <w:noProof/>
              <w:webHidden/>
            </w:rPr>
            <w:fldChar w:fldCharType="separate"/>
          </w:r>
          <w:ins w:id="326" w:author="Jarno Nieminen" w:date="2014-06-19T14:31:00Z">
            <w:r>
              <w:rPr>
                <w:noProof/>
                <w:webHidden/>
              </w:rPr>
              <w:t>92</w:t>
            </w:r>
            <w:r>
              <w:rPr>
                <w:noProof/>
                <w:webHidden/>
              </w:rPr>
              <w:fldChar w:fldCharType="end"/>
            </w:r>
            <w:r w:rsidRPr="00FB16A0">
              <w:rPr>
                <w:rStyle w:val="Hyperlink"/>
                <w:noProof/>
              </w:rPr>
              <w:fldChar w:fldCharType="end"/>
            </w:r>
          </w:ins>
        </w:p>
        <w:p w14:paraId="5330EE6D" w14:textId="77777777" w:rsidR="00F507F6" w:rsidRDefault="00F507F6">
          <w:pPr>
            <w:pStyle w:val="TOC2"/>
            <w:tabs>
              <w:tab w:val="left" w:pos="879"/>
              <w:tab w:val="right" w:leader="dot" w:pos="10456"/>
            </w:tabs>
            <w:rPr>
              <w:ins w:id="327" w:author="Jarno Nieminen" w:date="2014-06-19T14:31:00Z"/>
              <w:rFonts w:asciiTheme="minorHAnsi" w:eastAsiaTheme="minorEastAsia" w:hAnsiTheme="minorHAnsi" w:cstheme="minorBidi"/>
              <w:noProof/>
              <w:sz w:val="22"/>
              <w:lang w:eastAsia="sv-SE"/>
            </w:rPr>
          </w:pPr>
          <w:ins w:id="32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_Toc390951731 \h </w:instrText>
            </w:r>
            <w:r>
              <w:rPr>
                <w:noProof/>
                <w:webHidden/>
              </w:rPr>
            </w:r>
          </w:ins>
          <w:r>
            <w:rPr>
              <w:noProof/>
              <w:webHidden/>
            </w:rPr>
            <w:fldChar w:fldCharType="separate"/>
          </w:r>
          <w:ins w:id="329" w:author="Jarno Nieminen" w:date="2014-06-19T14:31:00Z">
            <w:r>
              <w:rPr>
                <w:noProof/>
                <w:webHidden/>
              </w:rPr>
              <w:t>92</w:t>
            </w:r>
            <w:r>
              <w:rPr>
                <w:noProof/>
                <w:webHidden/>
              </w:rPr>
              <w:fldChar w:fldCharType="end"/>
            </w:r>
            <w:r w:rsidRPr="00FB16A0">
              <w:rPr>
                <w:rStyle w:val="Hyperlink"/>
                <w:noProof/>
              </w:rPr>
              <w:fldChar w:fldCharType="end"/>
            </w:r>
          </w:ins>
        </w:p>
        <w:p w14:paraId="1737ACDB" w14:textId="77777777" w:rsidR="00F507F6" w:rsidRDefault="00F507F6">
          <w:pPr>
            <w:pStyle w:val="TOC2"/>
            <w:tabs>
              <w:tab w:val="left" w:pos="879"/>
              <w:tab w:val="right" w:leader="dot" w:pos="10456"/>
            </w:tabs>
            <w:rPr>
              <w:ins w:id="330" w:author="Jarno Nieminen" w:date="2014-06-19T14:31:00Z"/>
              <w:rFonts w:asciiTheme="minorHAnsi" w:eastAsiaTheme="minorEastAsia" w:hAnsiTheme="minorHAnsi" w:cstheme="minorBidi"/>
              <w:noProof/>
              <w:sz w:val="22"/>
              <w:lang w:eastAsia="sv-SE"/>
            </w:rPr>
          </w:pPr>
          <w:ins w:id="33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_Toc390951732 \h </w:instrText>
            </w:r>
            <w:r>
              <w:rPr>
                <w:noProof/>
                <w:webHidden/>
              </w:rPr>
            </w:r>
          </w:ins>
          <w:r>
            <w:rPr>
              <w:noProof/>
              <w:webHidden/>
            </w:rPr>
            <w:fldChar w:fldCharType="separate"/>
          </w:r>
          <w:ins w:id="332" w:author="Jarno Nieminen" w:date="2014-06-19T14:31:00Z">
            <w:r>
              <w:rPr>
                <w:noProof/>
                <w:webHidden/>
              </w:rPr>
              <w:t>92</w:t>
            </w:r>
            <w:r>
              <w:rPr>
                <w:noProof/>
                <w:webHidden/>
              </w:rPr>
              <w:fldChar w:fldCharType="end"/>
            </w:r>
            <w:r w:rsidRPr="00FB16A0">
              <w:rPr>
                <w:rStyle w:val="Hyperlink"/>
                <w:noProof/>
              </w:rPr>
              <w:fldChar w:fldCharType="end"/>
            </w:r>
          </w:ins>
        </w:p>
        <w:p w14:paraId="4DEF1E8E" w14:textId="77777777" w:rsidR="00F507F6" w:rsidRDefault="00F507F6">
          <w:pPr>
            <w:pStyle w:val="TOC3"/>
            <w:tabs>
              <w:tab w:val="left" w:pos="1100"/>
              <w:tab w:val="right" w:leader="dot" w:pos="10456"/>
            </w:tabs>
            <w:rPr>
              <w:ins w:id="333" w:author="Jarno Nieminen" w:date="2014-06-19T14:31:00Z"/>
              <w:rFonts w:asciiTheme="minorHAnsi" w:eastAsiaTheme="minorEastAsia" w:hAnsiTheme="minorHAnsi" w:cstheme="minorBidi"/>
              <w:noProof/>
              <w:sz w:val="22"/>
              <w:lang w:eastAsia="sv-SE"/>
            </w:rPr>
          </w:pPr>
          <w:ins w:id="33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_Toc390951733 \h </w:instrText>
            </w:r>
            <w:r>
              <w:rPr>
                <w:noProof/>
                <w:webHidden/>
              </w:rPr>
            </w:r>
          </w:ins>
          <w:r>
            <w:rPr>
              <w:noProof/>
              <w:webHidden/>
            </w:rPr>
            <w:fldChar w:fldCharType="separate"/>
          </w:r>
          <w:ins w:id="335" w:author="Jarno Nieminen" w:date="2014-06-19T14:31:00Z">
            <w:r>
              <w:rPr>
                <w:noProof/>
                <w:webHidden/>
              </w:rPr>
              <w:t>92</w:t>
            </w:r>
            <w:r>
              <w:rPr>
                <w:noProof/>
                <w:webHidden/>
              </w:rPr>
              <w:fldChar w:fldCharType="end"/>
            </w:r>
            <w:r w:rsidRPr="00FB16A0">
              <w:rPr>
                <w:rStyle w:val="Hyperlink"/>
                <w:noProof/>
              </w:rPr>
              <w:fldChar w:fldCharType="end"/>
            </w:r>
          </w:ins>
        </w:p>
        <w:p w14:paraId="697414FC" w14:textId="77777777" w:rsidR="00F507F6" w:rsidRDefault="00F507F6">
          <w:pPr>
            <w:pStyle w:val="TOC2"/>
            <w:tabs>
              <w:tab w:val="left" w:pos="879"/>
              <w:tab w:val="right" w:leader="dot" w:pos="10456"/>
            </w:tabs>
            <w:rPr>
              <w:ins w:id="336" w:author="Jarno Nieminen" w:date="2014-06-19T14:31:00Z"/>
              <w:rFonts w:asciiTheme="minorHAnsi" w:eastAsiaTheme="minorEastAsia" w:hAnsiTheme="minorHAnsi" w:cstheme="minorBidi"/>
              <w:noProof/>
              <w:sz w:val="22"/>
              <w:lang w:eastAsia="sv-SE"/>
            </w:rPr>
          </w:pPr>
          <w:ins w:id="33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_Toc390951734 \h </w:instrText>
            </w:r>
            <w:r>
              <w:rPr>
                <w:noProof/>
                <w:webHidden/>
              </w:rPr>
            </w:r>
          </w:ins>
          <w:r>
            <w:rPr>
              <w:noProof/>
              <w:webHidden/>
            </w:rPr>
            <w:fldChar w:fldCharType="separate"/>
          </w:r>
          <w:ins w:id="338" w:author="Jarno Nieminen" w:date="2014-06-19T14:31:00Z">
            <w:r>
              <w:rPr>
                <w:noProof/>
                <w:webHidden/>
              </w:rPr>
              <w:t>92</w:t>
            </w:r>
            <w:r>
              <w:rPr>
                <w:noProof/>
                <w:webHidden/>
              </w:rPr>
              <w:fldChar w:fldCharType="end"/>
            </w:r>
            <w:r w:rsidRPr="00FB16A0">
              <w:rPr>
                <w:rStyle w:val="Hyperlink"/>
                <w:noProof/>
              </w:rPr>
              <w:fldChar w:fldCharType="end"/>
            </w:r>
          </w:ins>
        </w:p>
        <w:p w14:paraId="2555FADD" w14:textId="77777777" w:rsidR="00F507F6" w:rsidRDefault="00F507F6">
          <w:pPr>
            <w:pStyle w:val="TOC3"/>
            <w:tabs>
              <w:tab w:val="left" w:pos="1100"/>
              <w:tab w:val="right" w:leader="dot" w:pos="10456"/>
            </w:tabs>
            <w:rPr>
              <w:ins w:id="339" w:author="Jarno Nieminen" w:date="2014-06-19T14:31:00Z"/>
              <w:rFonts w:asciiTheme="minorHAnsi" w:eastAsiaTheme="minorEastAsia" w:hAnsiTheme="minorHAnsi" w:cstheme="minorBidi"/>
              <w:noProof/>
              <w:sz w:val="22"/>
              <w:lang w:eastAsia="sv-SE"/>
            </w:rPr>
          </w:pPr>
          <w:ins w:id="34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_Toc390951735 \h </w:instrText>
            </w:r>
            <w:r>
              <w:rPr>
                <w:noProof/>
                <w:webHidden/>
              </w:rPr>
            </w:r>
          </w:ins>
          <w:r>
            <w:rPr>
              <w:noProof/>
              <w:webHidden/>
            </w:rPr>
            <w:fldChar w:fldCharType="separate"/>
          </w:r>
          <w:ins w:id="341" w:author="Jarno Nieminen" w:date="2014-06-19T14:31:00Z">
            <w:r>
              <w:rPr>
                <w:noProof/>
                <w:webHidden/>
              </w:rPr>
              <w:t>92</w:t>
            </w:r>
            <w:r>
              <w:rPr>
                <w:noProof/>
                <w:webHidden/>
              </w:rPr>
              <w:fldChar w:fldCharType="end"/>
            </w:r>
            <w:r w:rsidRPr="00FB16A0">
              <w:rPr>
                <w:rStyle w:val="Hyperlink"/>
                <w:noProof/>
              </w:rPr>
              <w:fldChar w:fldCharType="end"/>
            </w:r>
          </w:ins>
        </w:p>
        <w:p w14:paraId="6E85B8AA" w14:textId="77777777" w:rsidR="00F507F6" w:rsidRDefault="00F507F6">
          <w:pPr>
            <w:pStyle w:val="TOC3"/>
            <w:tabs>
              <w:tab w:val="left" w:pos="1321"/>
              <w:tab w:val="right" w:leader="dot" w:pos="10456"/>
            </w:tabs>
            <w:rPr>
              <w:ins w:id="342" w:author="Jarno Nieminen" w:date="2014-06-19T14:31:00Z"/>
              <w:rFonts w:asciiTheme="minorHAnsi" w:eastAsiaTheme="minorEastAsia" w:hAnsiTheme="minorHAnsi" w:cstheme="minorBidi"/>
              <w:noProof/>
              <w:sz w:val="22"/>
              <w:lang w:eastAsia="sv-SE"/>
            </w:rPr>
          </w:pPr>
          <w:ins w:id="34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_Toc390951736 \h </w:instrText>
            </w:r>
            <w:r>
              <w:rPr>
                <w:noProof/>
                <w:webHidden/>
              </w:rPr>
            </w:r>
          </w:ins>
          <w:r>
            <w:rPr>
              <w:noProof/>
              <w:webHidden/>
            </w:rPr>
            <w:fldChar w:fldCharType="separate"/>
          </w:r>
          <w:ins w:id="344" w:author="Jarno Nieminen" w:date="2014-06-19T14:31:00Z">
            <w:r>
              <w:rPr>
                <w:noProof/>
                <w:webHidden/>
              </w:rPr>
              <w:t>93</w:t>
            </w:r>
            <w:r>
              <w:rPr>
                <w:noProof/>
                <w:webHidden/>
              </w:rPr>
              <w:fldChar w:fldCharType="end"/>
            </w:r>
            <w:r w:rsidRPr="00FB16A0">
              <w:rPr>
                <w:rStyle w:val="Hyperlink"/>
                <w:noProof/>
              </w:rPr>
              <w:fldChar w:fldCharType="end"/>
            </w:r>
          </w:ins>
        </w:p>
        <w:p w14:paraId="1B0A3D6F" w14:textId="77777777" w:rsidR="00F507F6" w:rsidRDefault="00F507F6">
          <w:pPr>
            <w:pStyle w:val="TOC2"/>
            <w:tabs>
              <w:tab w:val="left" w:pos="879"/>
              <w:tab w:val="right" w:leader="dot" w:pos="10456"/>
            </w:tabs>
            <w:rPr>
              <w:ins w:id="345" w:author="Jarno Nieminen" w:date="2014-06-19T14:31:00Z"/>
              <w:rFonts w:asciiTheme="minorHAnsi" w:eastAsiaTheme="minorEastAsia" w:hAnsiTheme="minorHAnsi" w:cstheme="minorBidi"/>
              <w:noProof/>
              <w:sz w:val="22"/>
              <w:lang w:eastAsia="sv-SE"/>
            </w:rPr>
          </w:pPr>
          <w:ins w:id="34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11.5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_Toc390951737 \h </w:instrText>
            </w:r>
            <w:r>
              <w:rPr>
                <w:noProof/>
                <w:webHidden/>
              </w:rPr>
            </w:r>
          </w:ins>
          <w:r>
            <w:rPr>
              <w:noProof/>
              <w:webHidden/>
            </w:rPr>
            <w:fldChar w:fldCharType="separate"/>
          </w:r>
          <w:ins w:id="347" w:author="Jarno Nieminen" w:date="2014-06-19T14:31:00Z">
            <w:r>
              <w:rPr>
                <w:noProof/>
                <w:webHidden/>
              </w:rPr>
              <w:t>93</w:t>
            </w:r>
            <w:r>
              <w:rPr>
                <w:noProof/>
                <w:webHidden/>
              </w:rPr>
              <w:fldChar w:fldCharType="end"/>
            </w:r>
            <w:r w:rsidRPr="00FB16A0">
              <w:rPr>
                <w:rStyle w:val="Hyperlink"/>
                <w:noProof/>
              </w:rPr>
              <w:fldChar w:fldCharType="end"/>
            </w:r>
          </w:ins>
        </w:p>
        <w:p w14:paraId="72E37F8C" w14:textId="77777777" w:rsidR="00F507F6" w:rsidRDefault="00F507F6">
          <w:pPr>
            <w:pStyle w:val="TOC1"/>
            <w:tabs>
              <w:tab w:val="left" w:pos="658"/>
              <w:tab w:val="right" w:leader="dot" w:pos="10456"/>
            </w:tabs>
            <w:rPr>
              <w:ins w:id="348" w:author="Jarno Nieminen" w:date="2014-06-19T14:31:00Z"/>
              <w:rFonts w:asciiTheme="minorHAnsi" w:eastAsiaTheme="minorEastAsia" w:hAnsiTheme="minorHAnsi" w:cstheme="minorBidi"/>
              <w:noProof/>
              <w:sz w:val="22"/>
              <w:lang w:eastAsia="sv-SE"/>
            </w:rPr>
          </w:pPr>
          <w:ins w:id="34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w:t>
            </w:r>
            <w:r>
              <w:rPr>
                <w:rFonts w:asciiTheme="minorHAnsi" w:eastAsiaTheme="minorEastAsia" w:hAnsiTheme="minorHAnsi" w:cstheme="minorBidi"/>
                <w:noProof/>
                <w:sz w:val="22"/>
                <w:lang w:eastAsia="sv-SE"/>
              </w:rPr>
              <w:tab/>
            </w:r>
            <w:r w:rsidRPr="00FB16A0">
              <w:rPr>
                <w:rStyle w:val="Hyperlink"/>
                <w:noProof/>
              </w:rPr>
              <w:t>Tjänstekontrakt SaveFormPage</w:t>
            </w:r>
            <w:r>
              <w:rPr>
                <w:noProof/>
                <w:webHidden/>
              </w:rPr>
              <w:tab/>
            </w:r>
            <w:r>
              <w:rPr>
                <w:noProof/>
                <w:webHidden/>
              </w:rPr>
              <w:fldChar w:fldCharType="begin"/>
            </w:r>
            <w:r>
              <w:rPr>
                <w:noProof/>
                <w:webHidden/>
              </w:rPr>
              <w:instrText xml:space="preserve"> PAGEREF _Toc390951738 \h </w:instrText>
            </w:r>
            <w:r>
              <w:rPr>
                <w:noProof/>
                <w:webHidden/>
              </w:rPr>
            </w:r>
          </w:ins>
          <w:r>
            <w:rPr>
              <w:noProof/>
              <w:webHidden/>
            </w:rPr>
            <w:fldChar w:fldCharType="separate"/>
          </w:r>
          <w:ins w:id="350" w:author="Jarno Nieminen" w:date="2014-06-19T14:31:00Z">
            <w:r>
              <w:rPr>
                <w:noProof/>
                <w:webHidden/>
              </w:rPr>
              <w:t>94</w:t>
            </w:r>
            <w:r>
              <w:rPr>
                <w:noProof/>
                <w:webHidden/>
              </w:rPr>
              <w:fldChar w:fldCharType="end"/>
            </w:r>
            <w:r w:rsidRPr="00FB16A0">
              <w:rPr>
                <w:rStyle w:val="Hyperlink"/>
                <w:noProof/>
              </w:rPr>
              <w:fldChar w:fldCharType="end"/>
            </w:r>
          </w:ins>
        </w:p>
        <w:p w14:paraId="1CA10EDB" w14:textId="77777777" w:rsidR="00F507F6" w:rsidRDefault="00F507F6">
          <w:pPr>
            <w:pStyle w:val="TOC2"/>
            <w:tabs>
              <w:tab w:val="left" w:pos="879"/>
              <w:tab w:val="right" w:leader="dot" w:pos="10456"/>
            </w:tabs>
            <w:rPr>
              <w:ins w:id="351" w:author="Jarno Nieminen" w:date="2014-06-19T14:31:00Z"/>
              <w:rFonts w:asciiTheme="minorHAnsi" w:eastAsiaTheme="minorEastAsia" w:hAnsiTheme="minorHAnsi" w:cstheme="minorBidi"/>
              <w:noProof/>
              <w:sz w:val="22"/>
              <w:lang w:eastAsia="sv-SE"/>
            </w:rPr>
          </w:pPr>
          <w:ins w:id="35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"_Toc390951739"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_Toc390951739 \h </w:instrText>
            </w:r>
            <w:r>
              <w:rPr>
                <w:noProof/>
                <w:webHidden/>
              </w:rPr>
            </w:r>
          </w:ins>
          <w:r>
            <w:rPr>
              <w:noProof/>
              <w:webHidden/>
            </w:rPr>
            <w:fldChar w:fldCharType="separate"/>
          </w:r>
          <w:ins w:id="353" w:author="Jarno Nieminen" w:date="2014-06-19T14:31:00Z">
            <w:r>
              <w:rPr>
                <w:noProof/>
                <w:webHidden/>
              </w:rPr>
              <w:t>94</w:t>
            </w:r>
            <w:r>
              <w:rPr>
                <w:noProof/>
                <w:webHidden/>
              </w:rPr>
              <w:fldChar w:fldCharType="end"/>
            </w:r>
            <w:r w:rsidRPr="00FB16A0">
              <w:rPr>
                <w:rStyle w:val="Hyperlink"/>
                <w:noProof/>
              </w:rPr>
              <w:fldChar w:fldCharType="end"/>
            </w:r>
          </w:ins>
        </w:p>
        <w:p w14:paraId="69C397BC" w14:textId="77777777" w:rsidR="00F507F6" w:rsidRDefault="00F507F6">
          <w:pPr>
            <w:pStyle w:val="TOC2"/>
            <w:tabs>
              <w:tab w:val="left" w:pos="879"/>
              <w:tab w:val="right" w:leader="dot" w:pos="10456"/>
            </w:tabs>
            <w:rPr>
              <w:ins w:id="354" w:author="Jarno Nieminen" w:date="2014-06-19T14:31:00Z"/>
              <w:rFonts w:asciiTheme="minorHAnsi" w:eastAsiaTheme="minorEastAsia" w:hAnsiTheme="minorHAnsi" w:cstheme="minorBidi"/>
              <w:noProof/>
              <w:sz w:val="22"/>
              <w:lang w:eastAsia="sv-SE"/>
            </w:rPr>
          </w:pPr>
          <w:ins w:id="35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_Toc390951740 \h </w:instrText>
            </w:r>
            <w:r>
              <w:rPr>
                <w:noProof/>
                <w:webHidden/>
              </w:rPr>
            </w:r>
          </w:ins>
          <w:r>
            <w:rPr>
              <w:noProof/>
              <w:webHidden/>
            </w:rPr>
            <w:fldChar w:fldCharType="separate"/>
          </w:r>
          <w:ins w:id="356" w:author="Jarno Nieminen" w:date="2014-06-19T14:31:00Z">
            <w:r>
              <w:rPr>
                <w:noProof/>
                <w:webHidden/>
              </w:rPr>
              <w:t>94</w:t>
            </w:r>
            <w:r>
              <w:rPr>
                <w:noProof/>
                <w:webHidden/>
              </w:rPr>
              <w:fldChar w:fldCharType="end"/>
            </w:r>
            <w:r w:rsidRPr="00FB16A0">
              <w:rPr>
                <w:rStyle w:val="Hyperlink"/>
                <w:noProof/>
              </w:rPr>
              <w:fldChar w:fldCharType="end"/>
            </w:r>
          </w:ins>
        </w:p>
        <w:p w14:paraId="0FA0FFA3" w14:textId="77777777" w:rsidR="00F507F6" w:rsidRDefault="00F507F6">
          <w:pPr>
            <w:pStyle w:val="TOC2"/>
            <w:tabs>
              <w:tab w:val="left" w:pos="879"/>
              <w:tab w:val="right" w:leader="dot" w:pos="10456"/>
            </w:tabs>
            <w:rPr>
              <w:ins w:id="357" w:author="Jarno Nieminen" w:date="2014-06-19T14:31:00Z"/>
              <w:rFonts w:asciiTheme="minorHAnsi" w:eastAsiaTheme="minorEastAsia" w:hAnsiTheme="minorHAnsi" w:cstheme="minorBidi"/>
              <w:noProof/>
              <w:sz w:val="22"/>
              <w:lang w:eastAsia="sv-SE"/>
            </w:rPr>
          </w:pPr>
          <w:ins w:id="35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_Toc390951741 \h </w:instrText>
            </w:r>
            <w:r>
              <w:rPr>
                <w:noProof/>
                <w:webHidden/>
              </w:rPr>
            </w:r>
          </w:ins>
          <w:r>
            <w:rPr>
              <w:noProof/>
              <w:webHidden/>
            </w:rPr>
            <w:fldChar w:fldCharType="separate"/>
          </w:r>
          <w:ins w:id="359" w:author="Jarno Nieminen" w:date="2014-06-19T14:31:00Z">
            <w:r>
              <w:rPr>
                <w:noProof/>
                <w:webHidden/>
              </w:rPr>
              <w:t>94</w:t>
            </w:r>
            <w:r>
              <w:rPr>
                <w:noProof/>
                <w:webHidden/>
              </w:rPr>
              <w:fldChar w:fldCharType="end"/>
            </w:r>
            <w:r w:rsidRPr="00FB16A0">
              <w:rPr>
                <w:rStyle w:val="Hyperlink"/>
                <w:noProof/>
              </w:rPr>
              <w:fldChar w:fldCharType="end"/>
            </w:r>
          </w:ins>
        </w:p>
        <w:p w14:paraId="2E7BB8C1" w14:textId="77777777" w:rsidR="00F507F6" w:rsidRDefault="00F507F6">
          <w:pPr>
            <w:pStyle w:val="TOC3"/>
            <w:tabs>
              <w:tab w:val="left" w:pos="1321"/>
              <w:tab w:val="right" w:leader="dot" w:pos="10456"/>
            </w:tabs>
            <w:rPr>
              <w:ins w:id="360" w:author="Jarno Nieminen" w:date="2014-06-19T14:31:00Z"/>
              <w:rFonts w:asciiTheme="minorHAnsi" w:eastAsiaTheme="minorEastAsia" w:hAnsiTheme="minorHAnsi" w:cstheme="minorBidi"/>
              <w:noProof/>
              <w:sz w:val="22"/>
              <w:lang w:eastAsia="sv-SE"/>
            </w:rPr>
          </w:pPr>
          <w:ins w:id="36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_Toc390951742 \h </w:instrText>
            </w:r>
            <w:r>
              <w:rPr>
                <w:noProof/>
                <w:webHidden/>
              </w:rPr>
            </w:r>
          </w:ins>
          <w:r>
            <w:rPr>
              <w:noProof/>
              <w:webHidden/>
            </w:rPr>
            <w:fldChar w:fldCharType="separate"/>
          </w:r>
          <w:ins w:id="362" w:author="Jarno Nieminen" w:date="2014-06-19T14:31:00Z">
            <w:r>
              <w:rPr>
                <w:noProof/>
                <w:webHidden/>
              </w:rPr>
              <w:t>94</w:t>
            </w:r>
            <w:r>
              <w:rPr>
                <w:noProof/>
                <w:webHidden/>
              </w:rPr>
              <w:fldChar w:fldCharType="end"/>
            </w:r>
            <w:r w:rsidRPr="00FB16A0">
              <w:rPr>
                <w:rStyle w:val="Hyperlink"/>
                <w:noProof/>
              </w:rPr>
              <w:fldChar w:fldCharType="end"/>
            </w:r>
          </w:ins>
        </w:p>
        <w:p w14:paraId="5B6B81DA" w14:textId="77777777" w:rsidR="00F507F6" w:rsidRDefault="00F507F6">
          <w:pPr>
            <w:pStyle w:val="TOC2"/>
            <w:tabs>
              <w:tab w:val="left" w:pos="879"/>
              <w:tab w:val="right" w:leader="dot" w:pos="10456"/>
            </w:tabs>
            <w:rPr>
              <w:ins w:id="363" w:author="Jarno Nieminen" w:date="2014-06-19T14:31:00Z"/>
              <w:rFonts w:asciiTheme="minorHAnsi" w:eastAsiaTheme="minorEastAsia" w:hAnsiTheme="minorHAnsi" w:cstheme="minorBidi"/>
              <w:noProof/>
              <w:sz w:val="22"/>
              <w:lang w:eastAsia="sv-SE"/>
            </w:rPr>
          </w:pPr>
          <w:ins w:id="36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_Toc390951743 \h </w:instrText>
            </w:r>
            <w:r>
              <w:rPr>
                <w:noProof/>
                <w:webHidden/>
              </w:rPr>
            </w:r>
          </w:ins>
          <w:r>
            <w:rPr>
              <w:noProof/>
              <w:webHidden/>
            </w:rPr>
            <w:fldChar w:fldCharType="separate"/>
          </w:r>
          <w:ins w:id="365" w:author="Jarno Nieminen" w:date="2014-06-19T14:31:00Z">
            <w:r>
              <w:rPr>
                <w:noProof/>
                <w:webHidden/>
              </w:rPr>
              <w:t>95</w:t>
            </w:r>
            <w:r>
              <w:rPr>
                <w:noProof/>
                <w:webHidden/>
              </w:rPr>
              <w:fldChar w:fldCharType="end"/>
            </w:r>
            <w:r w:rsidRPr="00FB16A0">
              <w:rPr>
                <w:rStyle w:val="Hyperlink"/>
                <w:noProof/>
              </w:rPr>
              <w:fldChar w:fldCharType="end"/>
            </w:r>
          </w:ins>
        </w:p>
        <w:p w14:paraId="46617BCF" w14:textId="77777777" w:rsidR="00F507F6" w:rsidRDefault="00F507F6">
          <w:pPr>
            <w:pStyle w:val="TOC3"/>
            <w:tabs>
              <w:tab w:val="left" w:pos="1321"/>
              <w:tab w:val="right" w:leader="dot" w:pos="10456"/>
            </w:tabs>
            <w:rPr>
              <w:ins w:id="366" w:author="Jarno Nieminen" w:date="2014-06-19T14:31:00Z"/>
              <w:rFonts w:asciiTheme="minorHAnsi" w:eastAsiaTheme="minorEastAsia" w:hAnsiTheme="minorHAnsi" w:cstheme="minorBidi"/>
              <w:noProof/>
              <w:sz w:val="22"/>
              <w:lang w:eastAsia="sv-SE"/>
            </w:rPr>
          </w:pPr>
          <w:ins w:id="36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_Toc390951744 \h </w:instrText>
            </w:r>
            <w:r>
              <w:rPr>
                <w:noProof/>
                <w:webHidden/>
              </w:rPr>
            </w:r>
          </w:ins>
          <w:r>
            <w:rPr>
              <w:noProof/>
              <w:webHidden/>
            </w:rPr>
            <w:fldChar w:fldCharType="separate"/>
          </w:r>
          <w:ins w:id="368" w:author="Jarno Nieminen" w:date="2014-06-19T14:31:00Z">
            <w:r>
              <w:rPr>
                <w:noProof/>
                <w:webHidden/>
              </w:rPr>
              <w:t>95</w:t>
            </w:r>
            <w:r>
              <w:rPr>
                <w:noProof/>
                <w:webHidden/>
              </w:rPr>
              <w:fldChar w:fldCharType="end"/>
            </w:r>
            <w:r w:rsidRPr="00FB16A0">
              <w:rPr>
                <w:rStyle w:val="Hyperlink"/>
                <w:noProof/>
              </w:rPr>
              <w:fldChar w:fldCharType="end"/>
            </w:r>
          </w:ins>
        </w:p>
        <w:p w14:paraId="24D79875" w14:textId="77777777" w:rsidR="00F507F6" w:rsidRDefault="00F507F6">
          <w:pPr>
            <w:pStyle w:val="TOC3"/>
            <w:tabs>
              <w:tab w:val="left" w:pos="1321"/>
              <w:tab w:val="right" w:leader="dot" w:pos="10456"/>
            </w:tabs>
            <w:rPr>
              <w:ins w:id="369" w:author="Jarno Nieminen" w:date="2014-06-19T14:31:00Z"/>
              <w:rFonts w:asciiTheme="minorHAnsi" w:eastAsiaTheme="minorEastAsia" w:hAnsiTheme="minorHAnsi" w:cstheme="minorBidi"/>
              <w:noProof/>
              <w:sz w:val="22"/>
              <w:lang w:eastAsia="sv-SE"/>
            </w:rPr>
          </w:pPr>
          <w:ins w:id="37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_Toc390951745 \h </w:instrText>
            </w:r>
            <w:r>
              <w:rPr>
                <w:noProof/>
                <w:webHidden/>
              </w:rPr>
            </w:r>
          </w:ins>
          <w:r>
            <w:rPr>
              <w:noProof/>
              <w:webHidden/>
            </w:rPr>
            <w:fldChar w:fldCharType="separate"/>
          </w:r>
          <w:ins w:id="371" w:author="Jarno Nieminen" w:date="2014-06-19T14:31:00Z">
            <w:r>
              <w:rPr>
                <w:noProof/>
                <w:webHidden/>
              </w:rPr>
              <w:t>95</w:t>
            </w:r>
            <w:r>
              <w:rPr>
                <w:noProof/>
                <w:webHidden/>
              </w:rPr>
              <w:fldChar w:fldCharType="end"/>
            </w:r>
            <w:r w:rsidRPr="00FB16A0">
              <w:rPr>
                <w:rStyle w:val="Hyperlink"/>
                <w:noProof/>
              </w:rPr>
              <w:fldChar w:fldCharType="end"/>
            </w:r>
          </w:ins>
        </w:p>
        <w:p w14:paraId="7E007553" w14:textId="77777777" w:rsidR="00F507F6" w:rsidRDefault="00F507F6">
          <w:pPr>
            <w:pStyle w:val="TOC2"/>
            <w:tabs>
              <w:tab w:val="left" w:pos="879"/>
              <w:tab w:val="right" w:leader="dot" w:pos="10456"/>
            </w:tabs>
            <w:rPr>
              <w:ins w:id="372" w:author="Jarno Nieminen" w:date="2014-06-19T14:31:00Z"/>
              <w:rFonts w:asciiTheme="minorHAnsi" w:eastAsiaTheme="minorEastAsia" w:hAnsiTheme="minorHAnsi" w:cstheme="minorBidi"/>
              <w:noProof/>
              <w:sz w:val="22"/>
              <w:lang w:eastAsia="sv-SE"/>
            </w:rPr>
          </w:pPr>
          <w:ins w:id="37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12.5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_Toc390951746 \h </w:instrText>
            </w:r>
            <w:r>
              <w:rPr>
                <w:noProof/>
                <w:webHidden/>
              </w:rPr>
            </w:r>
          </w:ins>
          <w:r>
            <w:rPr>
              <w:noProof/>
              <w:webHidden/>
            </w:rPr>
            <w:fldChar w:fldCharType="separate"/>
          </w:r>
          <w:ins w:id="374" w:author="Jarno Nieminen" w:date="2014-06-19T14:31:00Z">
            <w:r>
              <w:rPr>
                <w:noProof/>
                <w:webHidden/>
              </w:rPr>
              <w:t>95</w:t>
            </w:r>
            <w:r>
              <w:rPr>
                <w:noProof/>
                <w:webHidden/>
              </w:rPr>
              <w:fldChar w:fldCharType="end"/>
            </w:r>
            <w:r w:rsidRPr="00FB16A0">
              <w:rPr>
                <w:rStyle w:val="Hyperlink"/>
                <w:noProof/>
              </w:rPr>
              <w:fldChar w:fldCharType="end"/>
            </w:r>
          </w:ins>
        </w:p>
        <w:p w14:paraId="72A1F386" w14:textId="77777777" w:rsidR="00F507F6" w:rsidRDefault="00F507F6">
          <w:pPr>
            <w:pStyle w:val="TOC1"/>
            <w:tabs>
              <w:tab w:val="left" w:pos="658"/>
              <w:tab w:val="right" w:leader="dot" w:pos="10456"/>
            </w:tabs>
            <w:rPr>
              <w:ins w:id="375" w:author="Jarno Nieminen" w:date="2014-06-19T14:31:00Z"/>
              <w:rFonts w:asciiTheme="minorHAnsi" w:eastAsiaTheme="minorEastAsia" w:hAnsiTheme="minorHAnsi" w:cstheme="minorBidi"/>
              <w:noProof/>
              <w:sz w:val="22"/>
              <w:lang w:eastAsia="sv-SE"/>
            </w:rPr>
          </w:pPr>
          <w:ins w:id="37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w:t>
            </w:r>
            <w:r>
              <w:rPr>
                <w:rFonts w:asciiTheme="minorHAnsi" w:eastAsiaTheme="minorEastAsia" w:hAnsiTheme="minorHAnsi" w:cstheme="minorBidi"/>
                <w:noProof/>
                <w:sz w:val="22"/>
                <w:lang w:eastAsia="sv-SE"/>
              </w:rPr>
              <w:tab/>
            </w:r>
            <w:r w:rsidRPr="00FB16A0">
              <w:rPr>
                <w:rStyle w:val="Hyperlink"/>
                <w:noProof/>
              </w:rPr>
              <w:t>Tjänstekontrakt SaveForm</w:t>
            </w:r>
            <w:r>
              <w:rPr>
                <w:noProof/>
                <w:webHidden/>
              </w:rPr>
              <w:tab/>
            </w:r>
            <w:r>
              <w:rPr>
                <w:noProof/>
                <w:webHidden/>
              </w:rPr>
              <w:fldChar w:fldCharType="begin"/>
            </w:r>
            <w:r>
              <w:rPr>
                <w:noProof/>
                <w:webHidden/>
              </w:rPr>
              <w:instrText xml:space="preserve"> PAGEREF _Toc390951747 \h </w:instrText>
            </w:r>
            <w:r>
              <w:rPr>
                <w:noProof/>
                <w:webHidden/>
              </w:rPr>
            </w:r>
          </w:ins>
          <w:r>
            <w:rPr>
              <w:noProof/>
              <w:webHidden/>
            </w:rPr>
            <w:fldChar w:fldCharType="separate"/>
          </w:r>
          <w:ins w:id="377" w:author="Jarno Nieminen" w:date="2014-06-19T14:31:00Z">
            <w:r>
              <w:rPr>
                <w:noProof/>
                <w:webHidden/>
              </w:rPr>
              <w:t>96</w:t>
            </w:r>
            <w:r>
              <w:rPr>
                <w:noProof/>
                <w:webHidden/>
              </w:rPr>
              <w:fldChar w:fldCharType="end"/>
            </w:r>
            <w:r w:rsidRPr="00FB16A0">
              <w:rPr>
                <w:rStyle w:val="Hyperlink"/>
                <w:noProof/>
              </w:rPr>
              <w:fldChar w:fldCharType="end"/>
            </w:r>
          </w:ins>
        </w:p>
        <w:p w14:paraId="4A085DFB" w14:textId="77777777" w:rsidR="00F507F6" w:rsidRDefault="00F507F6">
          <w:pPr>
            <w:pStyle w:val="TOC2"/>
            <w:tabs>
              <w:tab w:val="left" w:pos="879"/>
              <w:tab w:val="right" w:leader="dot" w:pos="10456"/>
            </w:tabs>
            <w:rPr>
              <w:ins w:id="378" w:author="Jarno Nieminen" w:date="2014-06-19T14:31:00Z"/>
              <w:rFonts w:asciiTheme="minorHAnsi" w:eastAsiaTheme="minorEastAsia" w:hAnsiTheme="minorHAnsi" w:cstheme="minorBidi"/>
              <w:noProof/>
              <w:sz w:val="22"/>
              <w:lang w:eastAsia="sv-SE"/>
            </w:rPr>
          </w:pPr>
          <w:ins w:id="37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_Toc390951748 \h </w:instrText>
            </w:r>
            <w:r>
              <w:rPr>
                <w:noProof/>
                <w:webHidden/>
              </w:rPr>
            </w:r>
          </w:ins>
          <w:r>
            <w:rPr>
              <w:noProof/>
              <w:webHidden/>
            </w:rPr>
            <w:fldChar w:fldCharType="separate"/>
          </w:r>
          <w:ins w:id="380" w:author="Jarno Nieminen" w:date="2014-06-19T14:31:00Z">
            <w:r>
              <w:rPr>
                <w:noProof/>
                <w:webHidden/>
              </w:rPr>
              <w:t>96</w:t>
            </w:r>
            <w:r>
              <w:rPr>
                <w:noProof/>
                <w:webHidden/>
              </w:rPr>
              <w:fldChar w:fldCharType="end"/>
            </w:r>
            <w:r w:rsidRPr="00FB16A0">
              <w:rPr>
                <w:rStyle w:val="Hyperlink"/>
                <w:noProof/>
              </w:rPr>
              <w:fldChar w:fldCharType="end"/>
            </w:r>
          </w:ins>
        </w:p>
        <w:p w14:paraId="3E0A3B3A" w14:textId="77777777" w:rsidR="00F507F6" w:rsidRDefault="00F507F6">
          <w:pPr>
            <w:pStyle w:val="TOC2"/>
            <w:tabs>
              <w:tab w:val="left" w:pos="879"/>
              <w:tab w:val="right" w:leader="dot" w:pos="10456"/>
            </w:tabs>
            <w:rPr>
              <w:ins w:id="381" w:author="Jarno Nieminen" w:date="2014-06-19T14:31:00Z"/>
              <w:rFonts w:asciiTheme="minorHAnsi" w:eastAsiaTheme="minorEastAsia" w:hAnsiTheme="minorHAnsi" w:cstheme="minorBidi"/>
              <w:noProof/>
              <w:sz w:val="22"/>
              <w:lang w:eastAsia="sv-SE"/>
            </w:rPr>
          </w:pPr>
          <w:ins w:id="38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"_Toc390951749"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_Toc390951749 \h </w:instrText>
            </w:r>
            <w:r>
              <w:rPr>
                <w:noProof/>
                <w:webHidden/>
              </w:rPr>
            </w:r>
          </w:ins>
          <w:r>
            <w:rPr>
              <w:noProof/>
              <w:webHidden/>
            </w:rPr>
            <w:fldChar w:fldCharType="separate"/>
          </w:r>
          <w:ins w:id="383" w:author="Jarno Nieminen" w:date="2014-06-19T14:31:00Z">
            <w:r>
              <w:rPr>
                <w:noProof/>
                <w:webHidden/>
              </w:rPr>
              <w:t>96</w:t>
            </w:r>
            <w:r>
              <w:rPr>
                <w:noProof/>
                <w:webHidden/>
              </w:rPr>
              <w:fldChar w:fldCharType="end"/>
            </w:r>
            <w:r w:rsidRPr="00FB16A0">
              <w:rPr>
                <w:rStyle w:val="Hyperlink"/>
                <w:noProof/>
              </w:rPr>
              <w:fldChar w:fldCharType="end"/>
            </w:r>
          </w:ins>
        </w:p>
        <w:p w14:paraId="298F0021" w14:textId="77777777" w:rsidR="00F507F6" w:rsidRDefault="00F507F6">
          <w:pPr>
            <w:pStyle w:val="TOC2"/>
            <w:tabs>
              <w:tab w:val="left" w:pos="879"/>
              <w:tab w:val="right" w:leader="dot" w:pos="10456"/>
            </w:tabs>
            <w:rPr>
              <w:ins w:id="384" w:author="Jarno Nieminen" w:date="2014-06-19T14:31:00Z"/>
              <w:rFonts w:asciiTheme="minorHAnsi" w:eastAsiaTheme="minorEastAsia" w:hAnsiTheme="minorHAnsi" w:cstheme="minorBidi"/>
              <w:noProof/>
              <w:sz w:val="22"/>
              <w:lang w:eastAsia="sv-SE"/>
            </w:rPr>
          </w:pPr>
          <w:ins w:id="385" w:author="Jarno Nieminen" w:date="2014-06-19T14:31:00Z">
            <w:r w:rsidRPr="00FB16A0">
              <w:rPr>
                <w:rStyle w:val="Hyperlink"/>
                <w:noProof/>
              </w:rPr>
              <w:lastRenderedPageBreak/>
              <w:fldChar w:fldCharType="begin"/>
            </w:r>
            <w:r w:rsidRPr="00FB16A0">
              <w:rPr>
                <w:rStyle w:val="Hyperlink"/>
                <w:noProof/>
              </w:rPr>
              <w:instrText xml:space="preserve"> </w:instrText>
            </w:r>
            <w:r>
              <w:rPr>
                <w:noProof/>
              </w:rPr>
              <w:instrText>HYPERLINK \l "_Toc390951750"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_Toc390951750 \h </w:instrText>
            </w:r>
            <w:r>
              <w:rPr>
                <w:noProof/>
                <w:webHidden/>
              </w:rPr>
            </w:r>
          </w:ins>
          <w:r>
            <w:rPr>
              <w:noProof/>
              <w:webHidden/>
            </w:rPr>
            <w:fldChar w:fldCharType="separate"/>
          </w:r>
          <w:ins w:id="386" w:author="Jarno Nieminen" w:date="2014-06-19T14:31:00Z">
            <w:r>
              <w:rPr>
                <w:noProof/>
                <w:webHidden/>
              </w:rPr>
              <w:t>96</w:t>
            </w:r>
            <w:r>
              <w:rPr>
                <w:noProof/>
                <w:webHidden/>
              </w:rPr>
              <w:fldChar w:fldCharType="end"/>
            </w:r>
            <w:r w:rsidRPr="00FB16A0">
              <w:rPr>
                <w:rStyle w:val="Hyperlink"/>
                <w:noProof/>
              </w:rPr>
              <w:fldChar w:fldCharType="end"/>
            </w:r>
          </w:ins>
        </w:p>
        <w:p w14:paraId="6E04C694" w14:textId="77777777" w:rsidR="00F507F6" w:rsidRDefault="00F507F6">
          <w:pPr>
            <w:pStyle w:val="TOC3"/>
            <w:tabs>
              <w:tab w:val="left" w:pos="1321"/>
              <w:tab w:val="right" w:leader="dot" w:pos="10456"/>
            </w:tabs>
            <w:rPr>
              <w:ins w:id="387" w:author="Jarno Nieminen" w:date="2014-06-19T14:31:00Z"/>
              <w:rFonts w:asciiTheme="minorHAnsi" w:eastAsiaTheme="minorEastAsia" w:hAnsiTheme="minorHAnsi" w:cstheme="minorBidi"/>
              <w:noProof/>
              <w:sz w:val="22"/>
              <w:lang w:eastAsia="sv-SE"/>
            </w:rPr>
          </w:pPr>
          <w:ins w:id="38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_Toc390951751 \h </w:instrText>
            </w:r>
            <w:r>
              <w:rPr>
                <w:noProof/>
                <w:webHidden/>
              </w:rPr>
            </w:r>
          </w:ins>
          <w:r>
            <w:rPr>
              <w:noProof/>
              <w:webHidden/>
            </w:rPr>
            <w:fldChar w:fldCharType="separate"/>
          </w:r>
          <w:ins w:id="389" w:author="Jarno Nieminen" w:date="2014-06-19T14:31:00Z">
            <w:r>
              <w:rPr>
                <w:noProof/>
                <w:webHidden/>
              </w:rPr>
              <w:t>96</w:t>
            </w:r>
            <w:r>
              <w:rPr>
                <w:noProof/>
                <w:webHidden/>
              </w:rPr>
              <w:fldChar w:fldCharType="end"/>
            </w:r>
            <w:r w:rsidRPr="00FB16A0">
              <w:rPr>
                <w:rStyle w:val="Hyperlink"/>
                <w:noProof/>
              </w:rPr>
              <w:fldChar w:fldCharType="end"/>
            </w:r>
          </w:ins>
        </w:p>
        <w:p w14:paraId="48431EBD" w14:textId="77777777" w:rsidR="00F507F6" w:rsidRDefault="00F507F6">
          <w:pPr>
            <w:pStyle w:val="TOC2"/>
            <w:tabs>
              <w:tab w:val="left" w:pos="879"/>
              <w:tab w:val="right" w:leader="dot" w:pos="10456"/>
            </w:tabs>
            <w:rPr>
              <w:ins w:id="390" w:author="Jarno Nieminen" w:date="2014-06-19T14:31:00Z"/>
              <w:rFonts w:asciiTheme="minorHAnsi" w:eastAsiaTheme="minorEastAsia" w:hAnsiTheme="minorHAnsi" w:cstheme="minorBidi"/>
              <w:noProof/>
              <w:sz w:val="22"/>
              <w:lang w:eastAsia="sv-SE"/>
            </w:rPr>
          </w:pPr>
          <w:ins w:id="39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_Toc390951752 \h </w:instrText>
            </w:r>
            <w:r>
              <w:rPr>
                <w:noProof/>
                <w:webHidden/>
              </w:rPr>
            </w:r>
          </w:ins>
          <w:r>
            <w:rPr>
              <w:noProof/>
              <w:webHidden/>
            </w:rPr>
            <w:fldChar w:fldCharType="separate"/>
          </w:r>
          <w:ins w:id="392" w:author="Jarno Nieminen" w:date="2014-06-19T14:31:00Z">
            <w:r>
              <w:rPr>
                <w:noProof/>
                <w:webHidden/>
              </w:rPr>
              <w:t>97</w:t>
            </w:r>
            <w:r>
              <w:rPr>
                <w:noProof/>
                <w:webHidden/>
              </w:rPr>
              <w:fldChar w:fldCharType="end"/>
            </w:r>
            <w:r w:rsidRPr="00FB16A0">
              <w:rPr>
                <w:rStyle w:val="Hyperlink"/>
                <w:noProof/>
              </w:rPr>
              <w:fldChar w:fldCharType="end"/>
            </w:r>
          </w:ins>
        </w:p>
        <w:p w14:paraId="51FF25FB" w14:textId="77777777" w:rsidR="00F507F6" w:rsidRDefault="00F507F6">
          <w:pPr>
            <w:pStyle w:val="TOC3"/>
            <w:tabs>
              <w:tab w:val="left" w:pos="1321"/>
              <w:tab w:val="right" w:leader="dot" w:pos="10456"/>
            </w:tabs>
            <w:rPr>
              <w:ins w:id="393" w:author="Jarno Nieminen" w:date="2014-06-19T14:31:00Z"/>
              <w:rFonts w:asciiTheme="minorHAnsi" w:eastAsiaTheme="minorEastAsia" w:hAnsiTheme="minorHAnsi" w:cstheme="minorBidi"/>
              <w:noProof/>
              <w:sz w:val="22"/>
              <w:lang w:eastAsia="sv-SE"/>
            </w:rPr>
          </w:pPr>
          <w:ins w:id="39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_Toc390951753 \h </w:instrText>
            </w:r>
            <w:r>
              <w:rPr>
                <w:noProof/>
                <w:webHidden/>
              </w:rPr>
            </w:r>
          </w:ins>
          <w:r>
            <w:rPr>
              <w:noProof/>
              <w:webHidden/>
            </w:rPr>
            <w:fldChar w:fldCharType="separate"/>
          </w:r>
          <w:ins w:id="395" w:author="Jarno Nieminen" w:date="2014-06-19T14:31:00Z">
            <w:r>
              <w:rPr>
                <w:noProof/>
                <w:webHidden/>
              </w:rPr>
              <w:t>97</w:t>
            </w:r>
            <w:r>
              <w:rPr>
                <w:noProof/>
                <w:webHidden/>
              </w:rPr>
              <w:fldChar w:fldCharType="end"/>
            </w:r>
            <w:r w:rsidRPr="00FB16A0">
              <w:rPr>
                <w:rStyle w:val="Hyperlink"/>
                <w:noProof/>
              </w:rPr>
              <w:fldChar w:fldCharType="end"/>
            </w:r>
          </w:ins>
        </w:p>
        <w:p w14:paraId="4460E88C" w14:textId="77777777" w:rsidR="00F507F6" w:rsidRDefault="00F507F6">
          <w:pPr>
            <w:pStyle w:val="TOC3"/>
            <w:tabs>
              <w:tab w:val="left" w:pos="1321"/>
              <w:tab w:val="right" w:leader="dot" w:pos="10456"/>
            </w:tabs>
            <w:rPr>
              <w:ins w:id="396" w:author="Jarno Nieminen" w:date="2014-06-19T14:31:00Z"/>
              <w:rFonts w:asciiTheme="minorHAnsi" w:eastAsiaTheme="minorEastAsia" w:hAnsiTheme="minorHAnsi" w:cstheme="minorBidi"/>
              <w:noProof/>
              <w:sz w:val="22"/>
              <w:lang w:eastAsia="sv-SE"/>
            </w:rPr>
          </w:pPr>
          <w:ins w:id="39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_Toc390951754 \h </w:instrText>
            </w:r>
            <w:r>
              <w:rPr>
                <w:noProof/>
                <w:webHidden/>
              </w:rPr>
            </w:r>
          </w:ins>
          <w:r>
            <w:rPr>
              <w:noProof/>
              <w:webHidden/>
            </w:rPr>
            <w:fldChar w:fldCharType="separate"/>
          </w:r>
          <w:ins w:id="398" w:author="Jarno Nieminen" w:date="2014-06-19T14:31:00Z">
            <w:r>
              <w:rPr>
                <w:noProof/>
                <w:webHidden/>
              </w:rPr>
              <w:t>97</w:t>
            </w:r>
            <w:r>
              <w:rPr>
                <w:noProof/>
                <w:webHidden/>
              </w:rPr>
              <w:fldChar w:fldCharType="end"/>
            </w:r>
            <w:r w:rsidRPr="00FB16A0">
              <w:rPr>
                <w:rStyle w:val="Hyperlink"/>
                <w:noProof/>
              </w:rPr>
              <w:fldChar w:fldCharType="end"/>
            </w:r>
          </w:ins>
        </w:p>
        <w:p w14:paraId="54C61EF2" w14:textId="77777777" w:rsidR="00F507F6" w:rsidRDefault="00F507F6">
          <w:pPr>
            <w:pStyle w:val="TOC2"/>
            <w:tabs>
              <w:tab w:val="left" w:pos="879"/>
              <w:tab w:val="right" w:leader="dot" w:pos="10456"/>
            </w:tabs>
            <w:rPr>
              <w:ins w:id="399" w:author="Jarno Nieminen" w:date="2014-06-19T14:31:00Z"/>
              <w:rFonts w:asciiTheme="minorHAnsi" w:eastAsiaTheme="minorEastAsia" w:hAnsiTheme="minorHAnsi" w:cstheme="minorBidi"/>
              <w:noProof/>
              <w:sz w:val="22"/>
              <w:lang w:eastAsia="sv-SE"/>
            </w:rPr>
          </w:pPr>
          <w:ins w:id="40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13.5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_Toc390951755 \h </w:instrText>
            </w:r>
            <w:r>
              <w:rPr>
                <w:noProof/>
                <w:webHidden/>
              </w:rPr>
            </w:r>
          </w:ins>
          <w:r>
            <w:rPr>
              <w:noProof/>
              <w:webHidden/>
            </w:rPr>
            <w:fldChar w:fldCharType="separate"/>
          </w:r>
          <w:ins w:id="401" w:author="Jarno Nieminen" w:date="2014-06-19T14:31:00Z">
            <w:r>
              <w:rPr>
                <w:noProof/>
                <w:webHidden/>
              </w:rPr>
              <w:t>97</w:t>
            </w:r>
            <w:r>
              <w:rPr>
                <w:noProof/>
                <w:webHidden/>
              </w:rPr>
              <w:fldChar w:fldCharType="end"/>
            </w:r>
            <w:r w:rsidRPr="00FB16A0">
              <w:rPr>
                <w:rStyle w:val="Hyperlink"/>
                <w:noProof/>
              </w:rPr>
              <w:fldChar w:fldCharType="end"/>
            </w:r>
          </w:ins>
        </w:p>
        <w:p w14:paraId="4F9E0CD2" w14:textId="77777777" w:rsidR="00F507F6" w:rsidRDefault="00F507F6">
          <w:pPr>
            <w:pStyle w:val="TOC1"/>
            <w:tabs>
              <w:tab w:val="left" w:pos="658"/>
              <w:tab w:val="right" w:leader="dot" w:pos="10456"/>
            </w:tabs>
            <w:rPr>
              <w:ins w:id="402" w:author="Jarno Nieminen" w:date="2014-06-19T14:31:00Z"/>
              <w:rFonts w:asciiTheme="minorHAnsi" w:eastAsiaTheme="minorEastAsia" w:hAnsiTheme="minorHAnsi" w:cstheme="minorBidi"/>
              <w:noProof/>
              <w:sz w:val="22"/>
              <w:lang w:eastAsia="sv-SE"/>
            </w:rPr>
          </w:pPr>
          <w:ins w:id="40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w:t>
            </w:r>
            <w:r>
              <w:rPr>
                <w:rFonts w:asciiTheme="minorHAnsi" w:eastAsiaTheme="minorEastAsia" w:hAnsiTheme="minorHAnsi" w:cstheme="minorBidi"/>
                <w:noProof/>
                <w:sz w:val="22"/>
                <w:lang w:eastAsia="sv-SE"/>
              </w:rPr>
              <w:tab/>
            </w:r>
            <w:r w:rsidRPr="00FB16A0">
              <w:rPr>
                <w:rStyle w:val="Hyperlink"/>
                <w:noProof/>
              </w:rPr>
              <w:t>Tjänstekontrakt CancelForm</w:t>
            </w:r>
            <w:r>
              <w:rPr>
                <w:noProof/>
                <w:webHidden/>
              </w:rPr>
              <w:tab/>
            </w:r>
            <w:r>
              <w:rPr>
                <w:noProof/>
                <w:webHidden/>
              </w:rPr>
              <w:fldChar w:fldCharType="begin"/>
            </w:r>
            <w:r>
              <w:rPr>
                <w:noProof/>
                <w:webHidden/>
              </w:rPr>
              <w:instrText xml:space="preserve"> PAGEREF _Toc390951756 \h </w:instrText>
            </w:r>
            <w:r>
              <w:rPr>
                <w:noProof/>
                <w:webHidden/>
              </w:rPr>
            </w:r>
          </w:ins>
          <w:r>
            <w:rPr>
              <w:noProof/>
              <w:webHidden/>
            </w:rPr>
            <w:fldChar w:fldCharType="separate"/>
          </w:r>
          <w:ins w:id="404" w:author="Jarno Nieminen" w:date="2014-06-19T14:31:00Z">
            <w:r>
              <w:rPr>
                <w:noProof/>
                <w:webHidden/>
              </w:rPr>
              <w:t>98</w:t>
            </w:r>
            <w:r>
              <w:rPr>
                <w:noProof/>
                <w:webHidden/>
              </w:rPr>
              <w:fldChar w:fldCharType="end"/>
            </w:r>
            <w:r w:rsidRPr="00FB16A0">
              <w:rPr>
                <w:rStyle w:val="Hyperlink"/>
                <w:noProof/>
              </w:rPr>
              <w:fldChar w:fldCharType="end"/>
            </w:r>
          </w:ins>
        </w:p>
        <w:p w14:paraId="7D5EA522" w14:textId="77777777" w:rsidR="00F507F6" w:rsidRDefault="00F507F6">
          <w:pPr>
            <w:pStyle w:val="TOC2"/>
            <w:tabs>
              <w:tab w:val="left" w:pos="879"/>
              <w:tab w:val="right" w:leader="dot" w:pos="10456"/>
            </w:tabs>
            <w:rPr>
              <w:ins w:id="405" w:author="Jarno Nieminen" w:date="2014-06-19T14:31:00Z"/>
              <w:rFonts w:asciiTheme="minorHAnsi" w:eastAsiaTheme="minorEastAsia" w:hAnsiTheme="minorHAnsi" w:cstheme="minorBidi"/>
              <w:noProof/>
              <w:sz w:val="22"/>
              <w:lang w:eastAsia="sv-SE"/>
            </w:rPr>
          </w:pPr>
          <w:ins w:id="40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_Toc390951757 \h </w:instrText>
            </w:r>
            <w:r>
              <w:rPr>
                <w:noProof/>
                <w:webHidden/>
              </w:rPr>
            </w:r>
          </w:ins>
          <w:r>
            <w:rPr>
              <w:noProof/>
              <w:webHidden/>
            </w:rPr>
            <w:fldChar w:fldCharType="separate"/>
          </w:r>
          <w:ins w:id="407" w:author="Jarno Nieminen" w:date="2014-06-19T14:31:00Z">
            <w:r>
              <w:rPr>
                <w:noProof/>
                <w:webHidden/>
              </w:rPr>
              <w:t>98</w:t>
            </w:r>
            <w:r>
              <w:rPr>
                <w:noProof/>
                <w:webHidden/>
              </w:rPr>
              <w:fldChar w:fldCharType="end"/>
            </w:r>
            <w:r w:rsidRPr="00FB16A0">
              <w:rPr>
                <w:rStyle w:val="Hyperlink"/>
                <w:noProof/>
              </w:rPr>
              <w:fldChar w:fldCharType="end"/>
            </w:r>
          </w:ins>
        </w:p>
        <w:p w14:paraId="32F2092E" w14:textId="77777777" w:rsidR="00F507F6" w:rsidRDefault="00F507F6">
          <w:pPr>
            <w:pStyle w:val="TOC2"/>
            <w:tabs>
              <w:tab w:val="left" w:pos="879"/>
              <w:tab w:val="right" w:leader="dot" w:pos="10456"/>
            </w:tabs>
            <w:rPr>
              <w:ins w:id="408" w:author="Jarno Nieminen" w:date="2014-06-19T14:31:00Z"/>
              <w:rFonts w:asciiTheme="minorHAnsi" w:eastAsiaTheme="minorEastAsia" w:hAnsiTheme="minorHAnsi" w:cstheme="minorBidi"/>
              <w:noProof/>
              <w:sz w:val="22"/>
              <w:lang w:eastAsia="sv-SE"/>
            </w:rPr>
          </w:pPr>
          <w:ins w:id="40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_Toc390951758 \h </w:instrText>
            </w:r>
            <w:r>
              <w:rPr>
                <w:noProof/>
                <w:webHidden/>
              </w:rPr>
            </w:r>
          </w:ins>
          <w:r>
            <w:rPr>
              <w:noProof/>
              <w:webHidden/>
            </w:rPr>
            <w:fldChar w:fldCharType="separate"/>
          </w:r>
          <w:ins w:id="410" w:author="Jarno Nieminen" w:date="2014-06-19T14:31:00Z">
            <w:r>
              <w:rPr>
                <w:noProof/>
                <w:webHidden/>
              </w:rPr>
              <w:t>98</w:t>
            </w:r>
            <w:r>
              <w:rPr>
                <w:noProof/>
                <w:webHidden/>
              </w:rPr>
              <w:fldChar w:fldCharType="end"/>
            </w:r>
            <w:r w:rsidRPr="00FB16A0">
              <w:rPr>
                <w:rStyle w:val="Hyperlink"/>
                <w:noProof/>
              </w:rPr>
              <w:fldChar w:fldCharType="end"/>
            </w:r>
          </w:ins>
        </w:p>
        <w:p w14:paraId="0A56FF0F" w14:textId="77777777" w:rsidR="00F507F6" w:rsidRDefault="00F507F6">
          <w:pPr>
            <w:pStyle w:val="TOC2"/>
            <w:tabs>
              <w:tab w:val="left" w:pos="879"/>
              <w:tab w:val="right" w:leader="dot" w:pos="10456"/>
            </w:tabs>
            <w:rPr>
              <w:ins w:id="411" w:author="Jarno Nieminen" w:date="2014-06-19T14:31:00Z"/>
              <w:rFonts w:asciiTheme="minorHAnsi" w:eastAsiaTheme="minorEastAsia" w:hAnsiTheme="minorHAnsi" w:cstheme="minorBidi"/>
              <w:noProof/>
              <w:sz w:val="22"/>
              <w:lang w:eastAsia="sv-SE"/>
            </w:rPr>
          </w:pPr>
          <w:ins w:id="41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"_Toc390951759"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_Toc390951759 \h </w:instrText>
            </w:r>
            <w:r>
              <w:rPr>
                <w:noProof/>
                <w:webHidden/>
              </w:rPr>
            </w:r>
          </w:ins>
          <w:r>
            <w:rPr>
              <w:noProof/>
              <w:webHidden/>
            </w:rPr>
            <w:fldChar w:fldCharType="separate"/>
          </w:r>
          <w:ins w:id="413" w:author="Jarno Nieminen" w:date="2014-06-19T14:31:00Z">
            <w:r>
              <w:rPr>
                <w:noProof/>
                <w:webHidden/>
              </w:rPr>
              <w:t>98</w:t>
            </w:r>
            <w:r>
              <w:rPr>
                <w:noProof/>
                <w:webHidden/>
              </w:rPr>
              <w:fldChar w:fldCharType="end"/>
            </w:r>
            <w:r w:rsidRPr="00FB16A0">
              <w:rPr>
                <w:rStyle w:val="Hyperlink"/>
                <w:noProof/>
              </w:rPr>
              <w:fldChar w:fldCharType="end"/>
            </w:r>
          </w:ins>
        </w:p>
        <w:p w14:paraId="468391A7" w14:textId="77777777" w:rsidR="00F507F6" w:rsidRDefault="00F507F6">
          <w:pPr>
            <w:pStyle w:val="TOC3"/>
            <w:tabs>
              <w:tab w:val="left" w:pos="1321"/>
              <w:tab w:val="right" w:leader="dot" w:pos="10456"/>
            </w:tabs>
            <w:rPr>
              <w:ins w:id="414" w:author="Jarno Nieminen" w:date="2014-06-19T14:31:00Z"/>
              <w:rFonts w:asciiTheme="minorHAnsi" w:eastAsiaTheme="minorEastAsia" w:hAnsiTheme="minorHAnsi" w:cstheme="minorBidi"/>
              <w:noProof/>
              <w:sz w:val="22"/>
              <w:lang w:eastAsia="sv-SE"/>
            </w:rPr>
          </w:pPr>
          <w:ins w:id="41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_Toc390951760 \h </w:instrText>
            </w:r>
            <w:r>
              <w:rPr>
                <w:noProof/>
                <w:webHidden/>
              </w:rPr>
            </w:r>
          </w:ins>
          <w:r>
            <w:rPr>
              <w:noProof/>
              <w:webHidden/>
            </w:rPr>
            <w:fldChar w:fldCharType="separate"/>
          </w:r>
          <w:ins w:id="416" w:author="Jarno Nieminen" w:date="2014-06-19T14:31:00Z">
            <w:r>
              <w:rPr>
                <w:noProof/>
                <w:webHidden/>
              </w:rPr>
              <w:t>98</w:t>
            </w:r>
            <w:r>
              <w:rPr>
                <w:noProof/>
                <w:webHidden/>
              </w:rPr>
              <w:fldChar w:fldCharType="end"/>
            </w:r>
            <w:r w:rsidRPr="00FB16A0">
              <w:rPr>
                <w:rStyle w:val="Hyperlink"/>
                <w:noProof/>
              </w:rPr>
              <w:fldChar w:fldCharType="end"/>
            </w:r>
          </w:ins>
        </w:p>
        <w:p w14:paraId="40779E24" w14:textId="77777777" w:rsidR="00F507F6" w:rsidRDefault="00F507F6">
          <w:pPr>
            <w:pStyle w:val="TOC2"/>
            <w:tabs>
              <w:tab w:val="left" w:pos="879"/>
              <w:tab w:val="right" w:leader="dot" w:pos="10456"/>
            </w:tabs>
            <w:rPr>
              <w:ins w:id="417" w:author="Jarno Nieminen" w:date="2014-06-19T14:31:00Z"/>
              <w:rFonts w:asciiTheme="minorHAnsi" w:eastAsiaTheme="minorEastAsia" w:hAnsiTheme="minorHAnsi" w:cstheme="minorBidi"/>
              <w:noProof/>
              <w:sz w:val="22"/>
              <w:lang w:eastAsia="sv-SE"/>
            </w:rPr>
          </w:pPr>
          <w:ins w:id="41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_Toc390951761 \h </w:instrText>
            </w:r>
            <w:r>
              <w:rPr>
                <w:noProof/>
                <w:webHidden/>
              </w:rPr>
            </w:r>
          </w:ins>
          <w:r>
            <w:rPr>
              <w:noProof/>
              <w:webHidden/>
            </w:rPr>
            <w:fldChar w:fldCharType="separate"/>
          </w:r>
          <w:ins w:id="419" w:author="Jarno Nieminen" w:date="2014-06-19T14:31:00Z">
            <w:r>
              <w:rPr>
                <w:noProof/>
                <w:webHidden/>
              </w:rPr>
              <w:t>99</w:t>
            </w:r>
            <w:r>
              <w:rPr>
                <w:noProof/>
                <w:webHidden/>
              </w:rPr>
              <w:fldChar w:fldCharType="end"/>
            </w:r>
            <w:r w:rsidRPr="00FB16A0">
              <w:rPr>
                <w:rStyle w:val="Hyperlink"/>
                <w:noProof/>
              </w:rPr>
              <w:fldChar w:fldCharType="end"/>
            </w:r>
          </w:ins>
        </w:p>
        <w:p w14:paraId="47FAA930" w14:textId="77777777" w:rsidR="00F507F6" w:rsidRDefault="00F507F6">
          <w:pPr>
            <w:pStyle w:val="TOC3"/>
            <w:tabs>
              <w:tab w:val="left" w:pos="1321"/>
              <w:tab w:val="right" w:leader="dot" w:pos="10456"/>
            </w:tabs>
            <w:rPr>
              <w:ins w:id="420" w:author="Jarno Nieminen" w:date="2014-06-19T14:31:00Z"/>
              <w:rFonts w:asciiTheme="minorHAnsi" w:eastAsiaTheme="minorEastAsia" w:hAnsiTheme="minorHAnsi" w:cstheme="minorBidi"/>
              <w:noProof/>
              <w:sz w:val="22"/>
              <w:lang w:eastAsia="sv-SE"/>
            </w:rPr>
          </w:pPr>
          <w:ins w:id="42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_Toc390951762 \h </w:instrText>
            </w:r>
            <w:r>
              <w:rPr>
                <w:noProof/>
                <w:webHidden/>
              </w:rPr>
            </w:r>
          </w:ins>
          <w:r>
            <w:rPr>
              <w:noProof/>
              <w:webHidden/>
            </w:rPr>
            <w:fldChar w:fldCharType="separate"/>
          </w:r>
          <w:ins w:id="422" w:author="Jarno Nieminen" w:date="2014-06-19T14:31:00Z">
            <w:r>
              <w:rPr>
                <w:noProof/>
                <w:webHidden/>
              </w:rPr>
              <w:t>99</w:t>
            </w:r>
            <w:r>
              <w:rPr>
                <w:noProof/>
                <w:webHidden/>
              </w:rPr>
              <w:fldChar w:fldCharType="end"/>
            </w:r>
            <w:r w:rsidRPr="00FB16A0">
              <w:rPr>
                <w:rStyle w:val="Hyperlink"/>
                <w:noProof/>
              </w:rPr>
              <w:fldChar w:fldCharType="end"/>
            </w:r>
          </w:ins>
        </w:p>
        <w:p w14:paraId="763975AB" w14:textId="77777777" w:rsidR="00F507F6" w:rsidRDefault="00F507F6">
          <w:pPr>
            <w:pStyle w:val="TOC3"/>
            <w:tabs>
              <w:tab w:val="left" w:pos="1321"/>
              <w:tab w:val="right" w:leader="dot" w:pos="10456"/>
            </w:tabs>
            <w:rPr>
              <w:ins w:id="423" w:author="Jarno Nieminen" w:date="2014-06-19T14:31:00Z"/>
              <w:rFonts w:asciiTheme="minorHAnsi" w:eastAsiaTheme="minorEastAsia" w:hAnsiTheme="minorHAnsi" w:cstheme="minorBidi"/>
              <w:noProof/>
              <w:sz w:val="22"/>
              <w:lang w:eastAsia="sv-SE"/>
            </w:rPr>
          </w:pPr>
          <w:ins w:id="42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_Toc390951763 \h </w:instrText>
            </w:r>
            <w:r>
              <w:rPr>
                <w:noProof/>
                <w:webHidden/>
              </w:rPr>
            </w:r>
          </w:ins>
          <w:r>
            <w:rPr>
              <w:noProof/>
              <w:webHidden/>
            </w:rPr>
            <w:fldChar w:fldCharType="separate"/>
          </w:r>
          <w:ins w:id="425" w:author="Jarno Nieminen" w:date="2014-06-19T14:31:00Z">
            <w:r>
              <w:rPr>
                <w:noProof/>
                <w:webHidden/>
              </w:rPr>
              <w:t>99</w:t>
            </w:r>
            <w:r>
              <w:rPr>
                <w:noProof/>
                <w:webHidden/>
              </w:rPr>
              <w:fldChar w:fldCharType="end"/>
            </w:r>
            <w:r w:rsidRPr="00FB16A0">
              <w:rPr>
                <w:rStyle w:val="Hyperlink"/>
                <w:noProof/>
              </w:rPr>
              <w:fldChar w:fldCharType="end"/>
            </w:r>
          </w:ins>
        </w:p>
        <w:p w14:paraId="15641C28" w14:textId="77777777" w:rsidR="00F507F6" w:rsidRDefault="00F507F6">
          <w:pPr>
            <w:pStyle w:val="TOC2"/>
            <w:tabs>
              <w:tab w:val="left" w:pos="879"/>
              <w:tab w:val="right" w:leader="dot" w:pos="10456"/>
            </w:tabs>
            <w:rPr>
              <w:ins w:id="426" w:author="Jarno Nieminen" w:date="2014-06-19T14:31:00Z"/>
              <w:rFonts w:asciiTheme="minorHAnsi" w:eastAsiaTheme="minorEastAsia" w:hAnsiTheme="minorHAnsi" w:cstheme="minorBidi"/>
              <w:noProof/>
              <w:sz w:val="22"/>
              <w:lang w:eastAsia="sv-SE"/>
            </w:rPr>
          </w:pPr>
          <w:ins w:id="42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14.5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_Toc390951764 \h </w:instrText>
            </w:r>
            <w:r>
              <w:rPr>
                <w:noProof/>
                <w:webHidden/>
              </w:rPr>
            </w:r>
          </w:ins>
          <w:r>
            <w:rPr>
              <w:noProof/>
              <w:webHidden/>
            </w:rPr>
            <w:fldChar w:fldCharType="separate"/>
          </w:r>
          <w:ins w:id="428" w:author="Jarno Nieminen" w:date="2014-06-19T14:31:00Z">
            <w:r>
              <w:rPr>
                <w:noProof/>
                <w:webHidden/>
              </w:rPr>
              <w:t>99</w:t>
            </w:r>
            <w:r>
              <w:rPr>
                <w:noProof/>
                <w:webHidden/>
              </w:rPr>
              <w:fldChar w:fldCharType="end"/>
            </w:r>
            <w:r w:rsidRPr="00FB16A0">
              <w:rPr>
                <w:rStyle w:val="Hyperlink"/>
                <w:noProof/>
              </w:rPr>
              <w:fldChar w:fldCharType="end"/>
            </w:r>
          </w:ins>
        </w:p>
        <w:p w14:paraId="3C98E7E6" w14:textId="77777777" w:rsidR="00F507F6" w:rsidRDefault="00F507F6">
          <w:pPr>
            <w:pStyle w:val="TOC1"/>
            <w:tabs>
              <w:tab w:val="left" w:pos="658"/>
              <w:tab w:val="right" w:leader="dot" w:pos="10456"/>
            </w:tabs>
            <w:rPr>
              <w:ins w:id="429" w:author="Jarno Nieminen" w:date="2014-06-19T14:31:00Z"/>
              <w:rFonts w:asciiTheme="minorHAnsi" w:eastAsiaTheme="minorEastAsia" w:hAnsiTheme="minorHAnsi" w:cstheme="minorBidi"/>
              <w:noProof/>
              <w:sz w:val="22"/>
              <w:lang w:eastAsia="sv-SE"/>
            </w:rPr>
          </w:pPr>
          <w:ins w:id="43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w:t>
            </w:r>
            <w:r>
              <w:rPr>
                <w:rFonts w:asciiTheme="minorHAnsi" w:eastAsiaTheme="minorEastAsia" w:hAnsiTheme="minorHAnsi" w:cstheme="minorBidi"/>
                <w:noProof/>
                <w:sz w:val="22"/>
                <w:lang w:eastAsia="sv-SE"/>
              </w:rPr>
              <w:tab/>
            </w:r>
            <w:r w:rsidRPr="00FB16A0">
              <w:rPr>
                <w:rStyle w:val="Hyperlink"/>
                <w:noProof/>
              </w:rPr>
              <w:t>Tjänstekontrakt CreateFormRequest</w:t>
            </w:r>
            <w:r>
              <w:rPr>
                <w:noProof/>
                <w:webHidden/>
              </w:rPr>
              <w:tab/>
            </w:r>
            <w:r>
              <w:rPr>
                <w:noProof/>
                <w:webHidden/>
              </w:rPr>
              <w:fldChar w:fldCharType="begin"/>
            </w:r>
            <w:r>
              <w:rPr>
                <w:noProof/>
                <w:webHidden/>
              </w:rPr>
              <w:instrText xml:space="preserve"> PAGEREF _Toc390951765 \h </w:instrText>
            </w:r>
            <w:r>
              <w:rPr>
                <w:noProof/>
                <w:webHidden/>
              </w:rPr>
            </w:r>
          </w:ins>
          <w:r>
            <w:rPr>
              <w:noProof/>
              <w:webHidden/>
            </w:rPr>
            <w:fldChar w:fldCharType="separate"/>
          </w:r>
          <w:ins w:id="431" w:author="Jarno Nieminen" w:date="2014-06-19T14:31:00Z">
            <w:r>
              <w:rPr>
                <w:noProof/>
                <w:webHidden/>
              </w:rPr>
              <w:t>100</w:t>
            </w:r>
            <w:r>
              <w:rPr>
                <w:noProof/>
                <w:webHidden/>
              </w:rPr>
              <w:fldChar w:fldCharType="end"/>
            </w:r>
            <w:r w:rsidRPr="00FB16A0">
              <w:rPr>
                <w:rStyle w:val="Hyperlink"/>
                <w:noProof/>
              </w:rPr>
              <w:fldChar w:fldCharType="end"/>
            </w:r>
          </w:ins>
        </w:p>
        <w:p w14:paraId="51053354" w14:textId="77777777" w:rsidR="00F507F6" w:rsidRDefault="00F507F6">
          <w:pPr>
            <w:pStyle w:val="TOC2"/>
            <w:tabs>
              <w:tab w:val="left" w:pos="879"/>
              <w:tab w:val="right" w:leader="dot" w:pos="10456"/>
            </w:tabs>
            <w:rPr>
              <w:ins w:id="432" w:author="Jarno Nieminen" w:date="2014-06-19T14:31:00Z"/>
              <w:rFonts w:asciiTheme="minorHAnsi" w:eastAsiaTheme="minorEastAsia" w:hAnsiTheme="minorHAnsi" w:cstheme="minorBidi"/>
              <w:noProof/>
              <w:sz w:val="22"/>
              <w:lang w:eastAsia="sv-SE"/>
            </w:rPr>
          </w:pPr>
          <w:ins w:id="43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_Toc390951766 \h </w:instrText>
            </w:r>
            <w:r>
              <w:rPr>
                <w:noProof/>
                <w:webHidden/>
              </w:rPr>
            </w:r>
          </w:ins>
          <w:r>
            <w:rPr>
              <w:noProof/>
              <w:webHidden/>
            </w:rPr>
            <w:fldChar w:fldCharType="separate"/>
          </w:r>
          <w:ins w:id="434" w:author="Jarno Nieminen" w:date="2014-06-19T14:31:00Z">
            <w:r>
              <w:rPr>
                <w:noProof/>
                <w:webHidden/>
              </w:rPr>
              <w:t>100</w:t>
            </w:r>
            <w:r>
              <w:rPr>
                <w:noProof/>
                <w:webHidden/>
              </w:rPr>
              <w:fldChar w:fldCharType="end"/>
            </w:r>
            <w:r w:rsidRPr="00FB16A0">
              <w:rPr>
                <w:rStyle w:val="Hyperlink"/>
                <w:noProof/>
              </w:rPr>
              <w:fldChar w:fldCharType="end"/>
            </w:r>
          </w:ins>
        </w:p>
        <w:p w14:paraId="4F8EF003" w14:textId="77777777" w:rsidR="00F507F6" w:rsidRDefault="00F507F6">
          <w:pPr>
            <w:pStyle w:val="TOC2"/>
            <w:tabs>
              <w:tab w:val="left" w:pos="879"/>
              <w:tab w:val="right" w:leader="dot" w:pos="10456"/>
            </w:tabs>
            <w:rPr>
              <w:ins w:id="435" w:author="Jarno Nieminen" w:date="2014-06-19T14:31:00Z"/>
              <w:rFonts w:asciiTheme="minorHAnsi" w:eastAsiaTheme="minorEastAsia" w:hAnsiTheme="minorHAnsi" w:cstheme="minorBidi"/>
              <w:noProof/>
              <w:sz w:val="22"/>
              <w:lang w:eastAsia="sv-SE"/>
            </w:rPr>
          </w:pPr>
          <w:ins w:id="43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_Toc390951767 \h </w:instrText>
            </w:r>
            <w:r>
              <w:rPr>
                <w:noProof/>
                <w:webHidden/>
              </w:rPr>
            </w:r>
          </w:ins>
          <w:r>
            <w:rPr>
              <w:noProof/>
              <w:webHidden/>
            </w:rPr>
            <w:fldChar w:fldCharType="separate"/>
          </w:r>
          <w:ins w:id="437" w:author="Jarno Nieminen" w:date="2014-06-19T14:31:00Z">
            <w:r>
              <w:rPr>
                <w:noProof/>
                <w:webHidden/>
              </w:rPr>
              <w:t>100</w:t>
            </w:r>
            <w:r>
              <w:rPr>
                <w:noProof/>
                <w:webHidden/>
              </w:rPr>
              <w:fldChar w:fldCharType="end"/>
            </w:r>
            <w:r w:rsidRPr="00FB16A0">
              <w:rPr>
                <w:rStyle w:val="Hyperlink"/>
                <w:noProof/>
              </w:rPr>
              <w:fldChar w:fldCharType="end"/>
            </w:r>
          </w:ins>
        </w:p>
        <w:p w14:paraId="399A7C68" w14:textId="77777777" w:rsidR="00F507F6" w:rsidRDefault="00F507F6">
          <w:pPr>
            <w:pStyle w:val="TOC2"/>
            <w:tabs>
              <w:tab w:val="left" w:pos="879"/>
              <w:tab w:val="right" w:leader="dot" w:pos="10456"/>
            </w:tabs>
            <w:rPr>
              <w:ins w:id="438" w:author="Jarno Nieminen" w:date="2014-06-19T14:31:00Z"/>
              <w:rFonts w:asciiTheme="minorHAnsi" w:eastAsiaTheme="minorEastAsia" w:hAnsiTheme="minorHAnsi" w:cstheme="minorBidi"/>
              <w:noProof/>
              <w:sz w:val="22"/>
              <w:lang w:eastAsia="sv-SE"/>
            </w:rPr>
          </w:pPr>
          <w:ins w:id="43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_Toc390951768 \h </w:instrText>
            </w:r>
            <w:r>
              <w:rPr>
                <w:noProof/>
                <w:webHidden/>
              </w:rPr>
            </w:r>
          </w:ins>
          <w:r>
            <w:rPr>
              <w:noProof/>
              <w:webHidden/>
            </w:rPr>
            <w:fldChar w:fldCharType="separate"/>
          </w:r>
          <w:ins w:id="440" w:author="Jarno Nieminen" w:date="2014-06-19T14:31:00Z">
            <w:r>
              <w:rPr>
                <w:noProof/>
                <w:webHidden/>
              </w:rPr>
              <w:t>100</w:t>
            </w:r>
            <w:r>
              <w:rPr>
                <w:noProof/>
                <w:webHidden/>
              </w:rPr>
              <w:fldChar w:fldCharType="end"/>
            </w:r>
            <w:r w:rsidRPr="00FB16A0">
              <w:rPr>
                <w:rStyle w:val="Hyperlink"/>
                <w:noProof/>
              </w:rPr>
              <w:fldChar w:fldCharType="end"/>
            </w:r>
          </w:ins>
        </w:p>
        <w:p w14:paraId="76A36909" w14:textId="77777777" w:rsidR="00F507F6" w:rsidRDefault="00F507F6">
          <w:pPr>
            <w:pStyle w:val="TOC3"/>
            <w:tabs>
              <w:tab w:val="left" w:pos="1321"/>
              <w:tab w:val="right" w:leader="dot" w:pos="10456"/>
            </w:tabs>
            <w:rPr>
              <w:ins w:id="441" w:author="Jarno Nieminen" w:date="2014-06-19T14:31:00Z"/>
              <w:rFonts w:asciiTheme="minorHAnsi" w:eastAsiaTheme="minorEastAsia" w:hAnsiTheme="minorHAnsi" w:cstheme="minorBidi"/>
              <w:noProof/>
              <w:sz w:val="22"/>
              <w:lang w:eastAsia="sv-SE"/>
            </w:rPr>
          </w:pPr>
          <w:ins w:id="44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"_Toc390951769"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_Toc390951769 \h </w:instrText>
            </w:r>
            <w:r>
              <w:rPr>
                <w:noProof/>
                <w:webHidden/>
              </w:rPr>
            </w:r>
          </w:ins>
          <w:r>
            <w:rPr>
              <w:noProof/>
              <w:webHidden/>
            </w:rPr>
            <w:fldChar w:fldCharType="separate"/>
          </w:r>
          <w:ins w:id="443" w:author="Jarno Nieminen" w:date="2014-06-19T14:31:00Z">
            <w:r>
              <w:rPr>
                <w:noProof/>
                <w:webHidden/>
              </w:rPr>
              <w:t>100</w:t>
            </w:r>
            <w:r>
              <w:rPr>
                <w:noProof/>
                <w:webHidden/>
              </w:rPr>
              <w:fldChar w:fldCharType="end"/>
            </w:r>
            <w:r w:rsidRPr="00FB16A0">
              <w:rPr>
                <w:rStyle w:val="Hyperlink"/>
                <w:noProof/>
              </w:rPr>
              <w:fldChar w:fldCharType="end"/>
            </w:r>
          </w:ins>
        </w:p>
        <w:p w14:paraId="76017481" w14:textId="77777777" w:rsidR="00F507F6" w:rsidRDefault="00F507F6">
          <w:pPr>
            <w:pStyle w:val="TOC2"/>
            <w:tabs>
              <w:tab w:val="left" w:pos="879"/>
              <w:tab w:val="right" w:leader="dot" w:pos="10456"/>
            </w:tabs>
            <w:rPr>
              <w:ins w:id="444" w:author="Jarno Nieminen" w:date="2014-06-19T14:31:00Z"/>
              <w:rFonts w:asciiTheme="minorHAnsi" w:eastAsiaTheme="minorEastAsia" w:hAnsiTheme="minorHAnsi" w:cstheme="minorBidi"/>
              <w:noProof/>
              <w:sz w:val="22"/>
              <w:lang w:eastAsia="sv-SE"/>
            </w:rPr>
          </w:pPr>
          <w:ins w:id="44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_Toc390951770 \h </w:instrText>
            </w:r>
            <w:r>
              <w:rPr>
                <w:noProof/>
                <w:webHidden/>
              </w:rPr>
            </w:r>
          </w:ins>
          <w:r>
            <w:rPr>
              <w:noProof/>
              <w:webHidden/>
            </w:rPr>
            <w:fldChar w:fldCharType="separate"/>
          </w:r>
          <w:ins w:id="446" w:author="Jarno Nieminen" w:date="2014-06-19T14:31:00Z">
            <w:r>
              <w:rPr>
                <w:noProof/>
                <w:webHidden/>
              </w:rPr>
              <w:t>101</w:t>
            </w:r>
            <w:r>
              <w:rPr>
                <w:noProof/>
                <w:webHidden/>
              </w:rPr>
              <w:fldChar w:fldCharType="end"/>
            </w:r>
            <w:r w:rsidRPr="00FB16A0">
              <w:rPr>
                <w:rStyle w:val="Hyperlink"/>
                <w:noProof/>
              </w:rPr>
              <w:fldChar w:fldCharType="end"/>
            </w:r>
          </w:ins>
        </w:p>
        <w:p w14:paraId="30DF6AFB" w14:textId="77777777" w:rsidR="00F507F6" w:rsidRDefault="00F507F6">
          <w:pPr>
            <w:pStyle w:val="TOC3"/>
            <w:tabs>
              <w:tab w:val="left" w:pos="1321"/>
              <w:tab w:val="right" w:leader="dot" w:pos="10456"/>
            </w:tabs>
            <w:rPr>
              <w:ins w:id="447" w:author="Jarno Nieminen" w:date="2014-06-19T14:31:00Z"/>
              <w:rFonts w:asciiTheme="minorHAnsi" w:eastAsiaTheme="minorEastAsia" w:hAnsiTheme="minorHAnsi" w:cstheme="minorBidi"/>
              <w:noProof/>
              <w:sz w:val="22"/>
              <w:lang w:eastAsia="sv-SE"/>
            </w:rPr>
          </w:pPr>
          <w:ins w:id="44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_Toc390951771 \h </w:instrText>
            </w:r>
            <w:r>
              <w:rPr>
                <w:noProof/>
                <w:webHidden/>
              </w:rPr>
            </w:r>
          </w:ins>
          <w:r>
            <w:rPr>
              <w:noProof/>
              <w:webHidden/>
            </w:rPr>
            <w:fldChar w:fldCharType="separate"/>
          </w:r>
          <w:ins w:id="449" w:author="Jarno Nieminen" w:date="2014-06-19T14:31:00Z">
            <w:r>
              <w:rPr>
                <w:noProof/>
                <w:webHidden/>
              </w:rPr>
              <w:t>101</w:t>
            </w:r>
            <w:r>
              <w:rPr>
                <w:noProof/>
                <w:webHidden/>
              </w:rPr>
              <w:fldChar w:fldCharType="end"/>
            </w:r>
            <w:r w:rsidRPr="00FB16A0">
              <w:rPr>
                <w:rStyle w:val="Hyperlink"/>
                <w:noProof/>
              </w:rPr>
              <w:fldChar w:fldCharType="end"/>
            </w:r>
          </w:ins>
        </w:p>
        <w:p w14:paraId="0617EB3D" w14:textId="77777777" w:rsidR="00F507F6" w:rsidRDefault="00F507F6">
          <w:pPr>
            <w:pStyle w:val="TOC3"/>
            <w:tabs>
              <w:tab w:val="left" w:pos="1321"/>
              <w:tab w:val="right" w:leader="dot" w:pos="10456"/>
            </w:tabs>
            <w:rPr>
              <w:ins w:id="450" w:author="Jarno Nieminen" w:date="2014-06-19T14:31:00Z"/>
              <w:rFonts w:asciiTheme="minorHAnsi" w:eastAsiaTheme="minorEastAsia" w:hAnsiTheme="minorHAnsi" w:cstheme="minorBidi"/>
              <w:noProof/>
              <w:sz w:val="22"/>
              <w:lang w:eastAsia="sv-SE"/>
            </w:rPr>
          </w:pPr>
          <w:ins w:id="45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_Toc390951772 \h </w:instrText>
            </w:r>
            <w:r>
              <w:rPr>
                <w:noProof/>
                <w:webHidden/>
              </w:rPr>
            </w:r>
          </w:ins>
          <w:r>
            <w:rPr>
              <w:noProof/>
              <w:webHidden/>
            </w:rPr>
            <w:fldChar w:fldCharType="separate"/>
          </w:r>
          <w:ins w:id="452" w:author="Jarno Nieminen" w:date="2014-06-19T14:31:00Z">
            <w:r>
              <w:rPr>
                <w:noProof/>
                <w:webHidden/>
              </w:rPr>
              <w:t>101</w:t>
            </w:r>
            <w:r>
              <w:rPr>
                <w:noProof/>
                <w:webHidden/>
              </w:rPr>
              <w:fldChar w:fldCharType="end"/>
            </w:r>
            <w:r w:rsidRPr="00FB16A0">
              <w:rPr>
                <w:rStyle w:val="Hyperlink"/>
                <w:noProof/>
              </w:rPr>
              <w:fldChar w:fldCharType="end"/>
            </w:r>
          </w:ins>
        </w:p>
        <w:p w14:paraId="5EA844A5" w14:textId="77777777" w:rsidR="00F507F6" w:rsidRDefault="00F507F6">
          <w:pPr>
            <w:pStyle w:val="TOC2"/>
            <w:tabs>
              <w:tab w:val="left" w:pos="879"/>
              <w:tab w:val="right" w:leader="dot" w:pos="10456"/>
            </w:tabs>
            <w:rPr>
              <w:ins w:id="453" w:author="Jarno Nieminen" w:date="2014-06-19T14:31:00Z"/>
              <w:rFonts w:asciiTheme="minorHAnsi" w:eastAsiaTheme="minorEastAsia" w:hAnsiTheme="minorHAnsi" w:cstheme="minorBidi"/>
              <w:noProof/>
              <w:sz w:val="22"/>
              <w:lang w:eastAsia="sv-SE"/>
            </w:rPr>
          </w:pPr>
          <w:ins w:id="45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15.5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_Toc390951773 \h </w:instrText>
            </w:r>
            <w:r>
              <w:rPr>
                <w:noProof/>
                <w:webHidden/>
              </w:rPr>
            </w:r>
          </w:ins>
          <w:r>
            <w:rPr>
              <w:noProof/>
              <w:webHidden/>
            </w:rPr>
            <w:fldChar w:fldCharType="separate"/>
          </w:r>
          <w:ins w:id="455" w:author="Jarno Nieminen" w:date="2014-06-19T14:31:00Z">
            <w:r>
              <w:rPr>
                <w:noProof/>
                <w:webHidden/>
              </w:rPr>
              <w:t>101</w:t>
            </w:r>
            <w:r>
              <w:rPr>
                <w:noProof/>
                <w:webHidden/>
              </w:rPr>
              <w:fldChar w:fldCharType="end"/>
            </w:r>
            <w:r w:rsidRPr="00FB16A0">
              <w:rPr>
                <w:rStyle w:val="Hyperlink"/>
                <w:noProof/>
              </w:rPr>
              <w:fldChar w:fldCharType="end"/>
            </w:r>
          </w:ins>
        </w:p>
        <w:p w14:paraId="785E64B3" w14:textId="77777777" w:rsidR="00F507F6" w:rsidRDefault="00F507F6">
          <w:pPr>
            <w:pStyle w:val="TOC1"/>
            <w:tabs>
              <w:tab w:val="left" w:pos="658"/>
              <w:tab w:val="right" w:leader="dot" w:pos="10456"/>
            </w:tabs>
            <w:rPr>
              <w:ins w:id="456" w:author="Jarno Nieminen" w:date="2014-06-19T14:31:00Z"/>
              <w:rFonts w:asciiTheme="minorHAnsi" w:eastAsiaTheme="minorEastAsia" w:hAnsiTheme="minorHAnsi" w:cstheme="minorBidi"/>
              <w:noProof/>
              <w:sz w:val="22"/>
              <w:lang w:eastAsia="sv-SE"/>
            </w:rPr>
          </w:pPr>
          <w:ins w:id="45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w:t>
            </w:r>
            <w:r>
              <w:rPr>
                <w:rFonts w:asciiTheme="minorHAnsi" w:eastAsiaTheme="minorEastAsia" w:hAnsiTheme="minorHAnsi" w:cstheme="minorBidi"/>
                <w:noProof/>
                <w:sz w:val="22"/>
                <w:lang w:eastAsia="sv-SE"/>
              </w:rPr>
              <w:tab/>
            </w:r>
            <w:r w:rsidRPr="00FB16A0">
              <w:rPr>
                <w:rStyle w:val="Hyperlink"/>
                <w:noProof/>
              </w:rPr>
              <w:t>Tjänstekontrakt GetFormTemplate</w:t>
            </w:r>
            <w:r>
              <w:rPr>
                <w:noProof/>
                <w:webHidden/>
              </w:rPr>
              <w:tab/>
            </w:r>
            <w:r>
              <w:rPr>
                <w:noProof/>
                <w:webHidden/>
              </w:rPr>
              <w:fldChar w:fldCharType="begin"/>
            </w:r>
            <w:r>
              <w:rPr>
                <w:noProof/>
                <w:webHidden/>
              </w:rPr>
              <w:instrText xml:space="preserve"> PAGEREF _Toc390951774 \h </w:instrText>
            </w:r>
            <w:r>
              <w:rPr>
                <w:noProof/>
                <w:webHidden/>
              </w:rPr>
            </w:r>
          </w:ins>
          <w:r>
            <w:rPr>
              <w:noProof/>
              <w:webHidden/>
            </w:rPr>
            <w:fldChar w:fldCharType="separate"/>
          </w:r>
          <w:ins w:id="458" w:author="Jarno Nieminen" w:date="2014-06-19T14:31:00Z">
            <w:r>
              <w:rPr>
                <w:noProof/>
                <w:webHidden/>
              </w:rPr>
              <w:t>102</w:t>
            </w:r>
            <w:r>
              <w:rPr>
                <w:noProof/>
                <w:webHidden/>
              </w:rPr>
              <w:fldChar w:fldCharType="end"/>
            </w:r>
            <w:r w:rsidRPr="00FB16A0">
              <w:rPr>
                <w:rStyle w:val="Hyperlink"/>
                <w:noProof/>
              </w:rPr>
              <w:fldChar w:fldCharType="end"/>
            </w:r>
          </w:ins>
        </w:p>
        <w:p w14:paraId="584A2368" w14:textId="77777777" w:rsidR="00F507F6" w:rsidRDefault="00F507F6">
          <w:pPr>
            <w:pStyle w:val="TOC2"/>
            <w:tabs>
              <w:tab w:val="left" w:pos="879"/>
              <w:tab w:val="right" w:leader="dot" w:pos="10456"/>
            </w:tabs>
            <w:rPr>
              <w:ins w:id="459" w:author="Jarno Nieminen" w:date="2014-06-19T14:31:00Z"/>
              <w:rFonts w:asciiTheme="minorHAnsi" w:eastAsiaTheme="minorEastAsia" w:hAnsiTheme="minorHAnsi" w:cstheme="minorBidi"/>
              <w:noProof/>
              <w:sz w:val="22"/>
              <w:lang w:eastAsia="sv-SE"/>
            </w:rPr>
          </w:pPr>
          <w:ins w:id="46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_Toc390951775 \h </w:instrText>
            </w:r>
            <w:r>
              <w:rPr>
                <w:noProof/>
                <w:webHidden/>
              </w:rPr>
            </w:r>
          </w:ins>
          <w:r>
            <w:rPr>
              <w:noProof/>
              <w:webHidden/>
            </w:rPr>
            <w:fldChar w:fldCharType="separate"/>
          </w:r>
          <w:ins w:id="461" w:author="Jarno Nieminen" w:date="2014-06-19T14:31:00Z">
            <w:r>
              <w:rPr>
                <w:noProof/>
                <w:webHidden/>
              </w:rPr>
              <w:t>102</w:t>
            </w:r>
            <w:r>
              <w:rPr>
                <w:noProof/>
                <w:webHidden/>
              </w:rPr>
              <w:fldChar w:fldCharType="end"/>
            </w:r>
            <w:r w:rsidRPr="00FB16A0">
              <w:rPr>
                <w:rStyle w:val="Hyperlink"/>
                <w:noProof/>
              </w:rPr>
              <w:fldChar w:fldCharType="end"/>
            </w:r>
          </w:ins>
        </w:p>
        <w:p w14:paraId="2F3D3AB4" w14:textId="77777777" w:rsidR="00F507F6" w:rsidRDefault="00F507F6">
          <w:pPr>
            <w:pStyle w:val="TOC2"/>
            <w:tabs>
              <w:tab w:val="left" w:pos="879"/>
              <w:tab w:val="right" w:leader="dot" w:pos="10456"/>
            </w:tabs>
            <w:rPr>
              <w:ins w:id="462" w:author="Jarno Nieminen" w:date="2014-06-19T14:31:00Z"/>
              <w:rFonts w:asciiTheme="minorHAnsi" w:eastAsiaTheme="minorEastAsia" w:hAnsiTheme="minorHAnsi" w:cstheme="minorBidi"/>
              <w:noProof/>
              <w:sz w:val="22"/>
              <w:lang w:eastAsia="sv-SE"/>
            </w:rPr>
          </w:pPr>
          <w:ins w:id="46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_Toc390951776 \h </w:instrText>
            </w:r>
            <w:r>
              <w:rPr>
                <w:noProof/>
                <w:webHidden/>
              </w:rPr>
            </w:r>
          </w:ins>
          <w:r>
            <w:rPr>
              <w:noProof/>
              <w:webHidden/>
            </w:rPr>
            <w:fldChar w:fldCharType="separate"/>
          </w:r>
          <w:ins w:id="464" w:author="Jarno Nieminen" w:date="2014-06-19T14:31:00Z">
            <w:r>
              <w:rPr>
                <w:noProof/>
                <w:webHidden/>
              </w:rPr>
              <w:t>102</w:t>
            </w:r>
            <w:r>
              <w:rPr>
                <w:noProof/>
                <w:webHidden/>
              </w:rPr>
              <w:fldChar w:fldCharType="end"/>
            </w:r>
            <w:r w:rsidRPr="00FB16A0">
              <w:rPr>
                <w:rStyle w:val="Hyperlink"/>
                <w:noProof/>
              </w:rPr>
              <w:fldChar w:fldCharType="end"/>
            </w:r>
          </w:ins>
        </w:p>
        <w:p w14:paraId="5B01D0C6" w14:textId="77777777" w:rsidR="00F507F6" w:rsidRDefault="00F507F6">
          <w:pPr>
            <w:pStyle w:val="TOC2"/>
            <w:tabs>
              <w:tab w:val="left" w:pos="879"/>
              <w:tab w:val="right" w:leader="dot" w:pos="10456"/>
            </w:tabs>
            <w:rPr>
              <w:ins w:id="465" w:author="Jarno Nieminen" w:date="2014-06-19T14:31:00Z"/>
              <w:rFonts w:asciiTheme="minorHAnsi" w:eastAsiaTheme="minorEastAsia" w:hAnsiTheme="minorHAnsi" w:cstheme="minorBidi"/>
              <w:noProof/>
              <w:sz w:val="22"/>
              <w:lang w:eastAsia="sv-SE"/>
            </w:rPr>
          </w:pPr>
          <w:ins w:id="46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_Toc390951777 \h </w:instrText>
            </w:r>
            <w:r>
              <w:rPr>
                <w:noProof/>
                <w:webHidden/>
              </w:rPr>
            </w:r>
          </w:ins>
          <w:r>
            <w:rPr>
              <w:noProof/>
              <w:webHidden/>
            </w:rPr>
            <w:fldChar w:fldCharType="separate"/>
          </w:r>
          <w:ins w:id="467" w:author="Jarno Nieminen" w:date="2014-06-19T14:31:00Z">
            <w:r>
              <w:rPr>
                <w:noProof/>
                <w:webHidden/>
              </w:rPr>
              <w:t>102</w:t>
            </w:r>
            <w:r>
              <w:rPr>
                <w:noProof/>
                <w:webHidden/>
              </w:rPr>
              <w:fldChar w:fldCharType="end"/>
            </w:r>
            <w:r w:rsidRPr="00FB16A0">
              <w:rPr>
                <w:rStyle w:val="Hyperlink"/>
                <w:noProof/>
              </w:rPr>
              <w:fldChar w:fldCharType="end"/>
            </w:r>
          </w:ins>
        </w:p>
        <w:p w14:paraId="6FB31D69" w14:textId="77777777" w:rsidR="00F507F6" w:rsidRDefault="00F507F6">
          <w:pPr>
            <w:pStyle w:val="TOC3"/>
            <w:tabs>
              <w:tab w:val="left" w:pos="1321"/>
              <w:tab w:val="right" w:leader="dot" w:pos="10456"/>
            </w:tabs>
            <w:rPr>
              <w:ins w:id="468" w:author="Jarno Nieminen" w:date="2014-06-19T14:31:00Z"/>
              <w:rFonts w:asciiTheme="minorHAnsi" w:eastAsiaTheme="minorEastAsia" w:hAnsiTheme="minorHAnsi" w:cstheme="minorBidi"/>
              <w:noProof/>
              <w:sz w:val="22"/>
              <w:lang w:eastAsia="sv-SE"/>
            </w:rPr>
          </w:pPr>
          <w:ins w:id="46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"_Toc390951778"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_Toc390951778 \h </w:instrText>
            </w:r>
            <w:r>
              <w:rPr>
                <w:noProof/>
                <w:webHidden/>
              </w:rPr>
            </w:r>
          </w:ins>
          <w:r>
            <w:rPr>
              <w:noProof/>
              <w:webHidden/>
            </w:rPr>
            <w:fldChar w:fldCharType="separate"/>
          </w:r>
          <w:ins w:id="470" w:author="Jarno Nieminen" w:date="2014-06-19T14:31:00Z">
            <w:r>
              <w:rPr>
                <w:noProof/>
                <w:webHidden/>
              </w:rPr>
              <w:t>102</w:t>
            </w:r>
            <w:r>
              <w:rPr>
                <w:noProof/>
                <w:webHidden/>
              </w:rPr>
              <w:fldChar w:fldCharType="end"/>
            </w:r>
            <w:r w:rsidRPr="00FB16A0">
              <w:rPr>
                <w:rStyle w:val="Hyperlink"/>
                <w:noProof/>
              </w:rPr>
              <w:fldChar w:fldCharType="end"/>
            </w:r>
          </w:ins>
        </w:p>
        <w:p w14:paraId="457C2B0C" w14:textId="77777777" w:rsidR="00F507F6" w:rsidRDefault="00F507F6">
          <w:pPr>
            <w:pStyle w:val="TOC2"/>
            <w:tabs>
              <w:tab w:val="left" w:pos="879"/>
              <w:tab w:val="right" w:leader="dot" w:pos="10456"/>
            </w:tabs>
            <w:rPr>
              <w:ins w:id="471" w:author="Jarno Nieminen" w:date="2014-06-19T14:31:00Z"/>
              <w:rFonts w:asciiTheme="minorHAnsi" w:eastAsiaTheme="minorEastAsia" w:hAnsiTheme="minorHAnsi" w:cstheme="minorBidi"/>
              <w:noProof/>
              <w:sz w:val="22"/>
              <w:lang w:eastAsia="sv-SE"/>
            </w:rPr>
          </w:pPr>
          <w:ins w:id="472" w:author="Jarno Nieminen" w:date="2014-06-19T14:31:00Z">
            <w:r w:rsidRPr="00FB16A0">
              <w:rPr>
                <w:rStyle w:val="Hyperlink"/>
                <w:noProof/>
              </w:rPr>
              <w:lastRenderedPageBreak/>
              <w:fldChar w:fldCharType="begin"/>
            </w:r>
            <w:r w:rsidRPr="00FB16A0">
              <w:rPr>
                <w:rStyle w:val="Hyperlink"/>
                <w:noProof/>
              </w:rPr>
              <w:instrText xml:space="preserve"> </w:instrText>
            </w:r>
            <w:r>
              <w:rPr>
                <w:noProof/>
              </w:rPr>
              <w:instrText>HYPERLINK \l "_Toc390951779"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_Toc390951779 \h </w:instrText>
            </w:r>
            <w:r>
              <w:rPr>
                <w:noProof/>
                <w:webHidden/>
              </w:rPr>
            </w:r>
          </w:ins>
          <w:r>
            <w:rPr>
              <w:noProof/>
              <w:webHidden/>
            </w:rPr>
            <w:fldChar w:fldCharType="separate"/>
          </w:r>
          <w:ins w:id="473" w:author="Jarno Nieminen" w:date="2014-06-19T14:31:00Z">
            <w:r>
              <w:rPr>
                <w:noProof/>
                <w:webHidden/>
              </w:rPr>
              <w:t>103</w:t>
            </w:r>
            <w:r>
              <w:rPr>
                <w:noProof/>
                <w:webHidden/>
              </w:rPr>
              <w:fldChar w:fldCharType="end"/>
            </w:r>
            <w:r w:rsidRPr="00FB16A0">
              <w:rPr>
                <w:rStyle w:val="Hyperlink"/>
                <w:noProof/>
              </w:rPr>
              <w:fldChar w:fldCharType="end"/>
            </w:r>
          </w:ins>
        </w:p>
        <w:p w14:paraId="478C4666" w14:textId="77777777" w:rsidR="00F507F6" w:rsidRDefault="00F507F6">
          <w:pPr>
            <w:pStyle w:val="TOC3"/>
            <w:tabs>
              <w:tab w:val="left" w:pos="1321"/>
              <w:tab w:val="right" w:leader="dot" w:pos="10456"/>
            </w:tabs>
            <w:rPr>
              <w:ins w:id="474" w:author="Jarno Nieminen" w:date="2014-06-19T14:31:00Z"/>
              <w:rFonts w:asciiTheme="minorHAnsi" w:eastAsiaTheme="minorEastAsia" w:hAnsiTheme="minorHAnsi" w:cstheme="minorBidi"/>
              <w:noProof/>
              <w:sz w:val="22"/>
              <w:lang w:eastAsia="sv-SE"/>
            </w:rPr>
          </w:pPr>
          <w:ins w:id="47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_Toc390951780 \h </w:instrText>
            </w:r>
            <w:r>
              <w:rPr>
                <w:noProof/>
                <w:webHidden/>
              </w:rPr>
            </w:r>
          </w:ins>
          <w:r>
            <w:rPr>
              <w:noProof/>
              <w:webHidden/>
            </w:rPr>
            <w:fldChar w:fldCharType="separate"/>
          </w:r>
          <w:ins w:id="476" w:author="Jarno Nieminen" w:date="2014-06-19T14:31:00Z">
            <w:r>
              <w:rPr>
                <w:noProof/>
                <w:webHidden/>
              </w:rPr>
              <w:t>103</w:t>
            </w:r>
            <w:r>
              <w:rPr>
                <w:noProof/>
                <w:webHidden/>
              </w:rPr>
              <w:fldChar w:fldCharType="end"/>
            </w:r>
            <w:r w:rsidRPr="00FB16A0">
              <w:rPr>
                <w:rStyle w:val="Hyperlink"/>
                <w:noProof/>
              </w:rPr>
              <w:fldChar w:fldCharType="end"/>
            </w:r>
          </w:ins>
        </w:p>
        <w:p w14:paraId="6B758521" w14:textId="77777777" w:rsidR="00F507F6" w:rsidRDefault="00F507F6">
          <w:pPr>
            <w:pStyle w:val="TOC3"/>
            <w:tabs>
              <w:tab w:val="left" w:pos="1321"/>
              <w:tab w:val="right" w:leader="dot" w:pos="10456"/>
            </w:tabs>
            <w:rPr>
              <w:ins w:id="477" w:author="Jarno Nieminen" w:date="2014-06-19T14:31:00Z"/>
              <w:rFonts w:asciiTheme="minorHAnsi" w:eastAsiaTheme="minorEastAsia" w:hAnsiTheme="minorHAnsi" w:cstheme="minorBidi"/>
              <w:noProof/>
              <w:sz w:val="22"/>
              <w:lang w:eastAsia="sv-SE"/>
            </w:rPr>
          </w:pPr>
          <w:ins w:id="47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_Toc390951781 \h </w:instrText>
            </w:r>
            <w:r>
              <w:rPr>
                <w:noProof/>
                <w:webHidden/>
              </w:rPr>
            </w:r>
          </w:ins>
          <w:r>
            <w:rPr>
              <w:noProof/>
              <w:webHidden/>
            </w:rPr>
            <w:fldChar w:fldCharType="separate"/>
          </w:r>
          <w:ins w:id="479" w:author="Jarno Nieminen" w:date="2014-06-19T14:31:00Z">
            <w:r>
              <w:rPr>
                <w:noProof/>
                <w:webHidden/>
              </w:rPr>
              <w:t>103</w:t>
            </w:r>
            <w:r>
              <w:rPr>
                <w:noProof/>
                <w:webHidden/>
              </w:rPr>
              <w:fldChar w:fldCharType="end"/>
            </w:r>
            <w:r w:rsidRPr="00FB16A0">
              <w:rPr>
                <w:rStyle w:val="Hyperlink"/>
                <w:noProof/>
              </w:rPr>
              <w:fldChar w:fldCharType="end"/>
            </w:r>
          </w:ins>
        </w:p>
        <w:p w14:paraId="1681272C" w14:textId="77777777" w:rsidR="00F507F6" w:rsidRDefault="00F507F6">
          <w:pPr>
            <w:pStyle w:val="TOC2"/>
            <w:tabs>
              <w:tab w:val="left" w:pos="879"/>
              <w:tab w:val="right" w:leader="dot" w:pos="10456"/>
            </w:tabs>
            <w:rPr>
              <w:ins w:id="480" w:author="Jarno Nieminen" w:date="2014-06-19T14:31:00Z"/>
              <w:rFonts w:asciiTheme="minorHAnsi" w:eastAsiaTheme="minorEastAsia" w:hAnsiTheme="minorHAnsi" w:cstheme="minorBidi"/>
              <w:noProof/>
              <w:sz w:val="22"/>
              <w:lang w:eastAsia="sv-SE"/>
            </w:rPr>
          </w:pPr>
          <w:ins w:id="481"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"_Toc390951782"</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16.5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_Toc390951782 \h </w:instrText>
            </w:r>
            <w:r>
              <w:rPr>
                <w:noProof/>
                <w:webHidden/>
              </w:rPr>
            </w:r>
          </w:ins>
          <w:r>
            <w:rPr>
              <w:noProof/>
              <w:webHidden/>
            </w:rPr>
            <w:fldChar w:fldCharType="separate"/>
          </w:r>
          <w:ins w:id="482" w:author="Jarno Nieminen" w:date="2014-06-19T14:31:00Z">
            <w:r>
              <w:rPr>
                <w:noProof/>
                <w:webHidden/>
              </w:rPr>
              <w:t>103</w:t>
            </w:r>
            <w:r>
              <w:rPr>
                <w:noProof/>
                <w:webHidden/>
              </w:rPr>
              <w:fldChar w:fldCharType="end"/>
            </w:r>
            <w:r w:rsidRPr="00FB16A0">
              <w:rPr>
                <w:rStyle w:val="Hyperlink"/>
                <w:noProof/>
              </w:rPr>
              <w:fldChar w:fldCharType="end"/>
            </w:r>
          </w:ins>
        </w:p>
        <w:p w14:paraId="73C870EA" w14:textId="77777777" w:rsidR="00F507F6" w:rsidRDefault="00F507F6">
          <w:pPr>
            <w:pStyle w:val="TOC1"/>
            <w:tabs>
              <w:tab w:val="left" w:pos="658"/>
              <w:tab w:val="right" w:leader="dot" w:pos="10456"/>
            </w:tabs>
            <w:rPr>
              <w:ins w:id="483" w:author="Jarno Nieminen" w:date="2014-06-19T14:31:00Z"/>
              <w:rFonts w:asciiTheme="minorHAnsi" w:eastAsiaTheme="minorEastAsia" w:hAnsiTheme="minorHAnsi" w:cstheme="minorBidi"/>
              <w:noProof/>
              <w:sz w:val="22"/>
              <w:lang w:eastAsia="sv-SE"/>
            </w:rPr>
          </w:pPr>
          <w:ins w:id="484"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"_Toc390951783"</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w:t>
            </w:r>
            <w:r>
              <w:rPr>
                <w:rFonts w:asciiTheme="minorHAnsi" w:eastAsiaTheme="minorEastAsia" w:hAnsiTheme="minorHAnsi" w:cstheme="minorBidi"/>
                <w:noProof/>
                <w:sz w:val="22"/>
                <w:lang w:eastAsia="sv-SE"/>
              </w:rPr>
              <w:tab/>
            </w:r>
            <w:r w:rsidRPr="00FB16A0">
              <w:rPr>
                <w:rStyle w:val="Hyperlink"/>
                <w:noProof/>
              </w:rPr>
              <w:t>Tjänstekontrakt SaveFormTemplate</w:t>
            </w:r>
            <w:r>
              <w:rPr>
                <w:noProof/>
                <w:webHidden/>
              </w:rPr>
              <w:tab/>
            </w:r>
            <w:r>
              <w:rPr>
                <w:noProof/>
                <w:webHidden/>
              </w:rPr>
              <w:fldChar w:fldCharType="begin"/>
            </w:r>
            <w:r>
              <w:rPr>
                <w:noProof/>
                <w:webHidden/>
              </w:rPr>
              <w:instrText xml:space="preserve"> PAGEREF _Toc390951783 \h </w:instrText>
            </w:r>
            <w:r>
              <w:rPr>
                <w:noProof/>
                <w:webHidden/>
              </w:rPr>
            </w:r>
          </w:ins>
          <w:r>
            <w:rPr>
              <w:noProof/>
              <w:webHidden/>
            </w:rPr>
            <w:fldChar w:fldCharType="separate"/>
          </w:r>
          <w:ins w:id="485" w:author="Jarno Nieminen" w:date="2014-06-19T14:31:00Z">
            <w:r>
              <w:rPr>
                <w:noProof/>
                <w:webHidden/>
              </w:rPr>
              <w:t>104</w:t>
            </w:r>
            <w:r>
              <w:rPr>
                <w:noProof/>
                <w:webHidden/>
              </w:rPr>
              <w:fldChar w:fldCharType="end"/>
            </w:r>
            <w:r w:rsidRPr="00FB16A0">
              <w:rPr>
                <w:rStyle w:val="Hyperlink"/>
                <w:noProof/>
              </w:rPr>
              <w:fldChar w:fldCharType="end"/>
            </w:r>
          </w:ins>
        </w:p>
        <w:p w14:paraId="6BA0A81B" w14:textId="77777777" w:rsidR="00F507F6" w:rsidRDefault="00F507F6">
          <w:pPr>
            <w:pStyle w:val="TOC2"/>
            <w:tabs>
              <w:tab w:val="left" w:pos="879"/>
              <w:tab w:val="right" w:leader="dot" w:pos="10456"/>
            </w:tabs>
            <w:rPr>
              <w:ins w:id="486" w:author="Jarno Nieminen" w:date="2014-06-19T14:31:00Z"/>
              <w:rFonts w:asciiTheme="minorHAnsi" w:eastAsiaTheme="minorEastAsia" w:hAnsiTheme="minorHAnsi" w:cstheme="minorBidi"/>
              <w:noProof/>
              <w:sz w:val="22"/>
              <w:lang w:eastAsia="sv-SE"/>
            </w:rPr>
          </w:pPr>
          <w:ins w:id="487"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"_Toc390951784"</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17.1</w:t>
            </w:r>
            <w:r>
              <w:rPr>
                <w:rFonts w:asciiTheme="minorHAnsi" w:eastAsiaTheme="minorEastAsia" w:hAnsiTheme="minorHAnsi" w:cstheme="minorBidi"/>
                <w:noProof/>
                <w:sz w:val="22"/>
                <w:lang w:eastAsia="sv-SE"/>
              </w:rPr>
              <w:tab/>
            </w:r>
            <w:r w:rsidRPr="00FB16A0">
              <w:rPr>
                <w:rStyle w:val="Hyperlink"/>
                <w:noProof/>
              </w:rPr>
              <w:t>Frivillighet</w:t>
            </w:r>
            <w:r>
              <w:rPr>
                <w:noProof/>
                <w:webHidden/>
              </w:rPr>
              <w:tab/>
            </w:r>
            <w:r>
              <w:rPr>
                <w:noProof/>
                <w:webHidden/>
              </w:rPr>
              <w:fldChar w:fldCharType="begin"/>
            </w:r>
            <w:r>
              <w:rPr>
                <w:noProof/>
                <w:webHidden/>
              </w:rPr>
              <w:instrText xml:space="preserve"> PAGEREF _Toc390951784 \h </w:instrText>
            </w:r>
            <w:r>
              <w:rPr>
                <w:noProof/>
                <w:webHidden/>
              </w:rPr>
            </w:r>
          </w:ins>
          <w:r>
            <w:rPr>
              <w:noProof/>
              <w:webHidden/>
            </w:rPr>
            <w:fldChar w:fldCharType="separate"/>
          </w:r>
          <w:ins w:id="488" w:author="Jarno Nieminen" w:date="2014-06-19T14:31:00Z">
            <w:r>
              <w:rPr>
                <w:noProof/>
                <w:webHidden/>
              </w:rPr>
              <w:t>104</w:t>
            </w:r>
            <w:r>
              <w:rPr>
                <w:noProof/>
                <w:webHidden/>
              </w:rPr>
              <w:fldChar w:fldCharType="end"/>
            </w:r>
            <w:r w:rsidRPr="00FB16A0">
              <w:rPr>
                <w:rStyle w:val="Hyperlink"/>
                <w:noProof/>
              </w:rPr>
              <w:fldChar w:fldCharType="end"/>
            </w:r>
          </w:ins>
        </w:p>
        <w:p w14:paraId="0D5E119E" w14:textId="77777777" w:rsidR="00F507F6" w:rsidRDefault="00F507F6">
          <w:pPr>
            <w:pStyle w:val="TOC2"/>
            <w:tabs>
              <w:tab w:val="left" w:pos="879"/>
              <w:tab w:val="right" w:leader="dot" w:pos="10456"/>
            </w:tabs>
            <w:rPr>
              <w:ins w:id="489" w:author="Jarno Nieminen" w:date="2014-06-19T14:31:00Z"/>
              <w:rFonts w:asciiTheme="minorHAnsi" w:eastAsiaTheme="minorEastAsia" w:hAnsiTheme="minorHAnsi" w:cstheme="minorBidi"/>
              <w:noProof/>
              <w:sz w:val="22"/>
              <w:lang w:eastAsia="sv-SE"/>
            </w:rPr>
          </w:pPr>
          <w:ins w:id="490"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"_Toc390951785"</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17.2</w:t>
            </w:r>
            <w:r>
              <w:rPr>
                <w:rFonts w:asciiTheme="minorHAnsi" w:eastAsiaTheme="minorEastAsia" w:hAnsiTheme="minorHAnsi" w:cstheme="minorBidi"/>
                <w:noProof/>
                <w:sz w:val="22"/>
                <w:lang w:eastAsia="sv-SE"/>
              </w:rPr>
              <w:tab/>
            </w:r>
            <w:r w:rsidRPr="00FB16A0">
              <w:rPr>
                <w:rStyle w:val="Hyperlink"/>
                <w:noProof/>
              </w:rPr>
              <w:t>Version</w:t>
            </w:r>
            <w:r>
              <w:rPr>
                <w:noProof/>
                <w:webHidden/>
              </w:rPr>
              <w:tab/>
            </w:r>
            <w:r>
              <w:rPr>
                <w:noProof/>
                <w:webHidden/>
              </w:rPr>
              <w:fldChar w:fldCharType="begin"/>
            </w:r>
            <w:r>
              <w:rPr>
                <w:noProof/>
                <w:webHidden/>
              </w:rPr>
              <w:instrText xml:space="preserve"> PAGEREF _Toc390951785 \h </w:instrText>
            </w:r>
            <w:r>
              <w:rPr>
                <w:noProof/>
                <w:webHidden/>
              </w:rPr>
            </w:r>
          </w:ins>
          <w:r>
            <w:rPr>
              <w:noProof/>
              <w:webHidden/>
            </w:rPr>
            <w:fldChar w:fldCharType="separate"/>
          </w:r>
          <w:ins w:id="491" w:author="Jarno Nieminen" w:date="2014-06-19T14:31:00Z">
            <w:r>
              <w:rPr>
                <w:noProof/>
                <w:webHidden/>
              </w:rPr>
              <w:t>104</w:t>
            </w:r>
            <w:r>
              <w:rPr>
                <w:noProof/>
                <w:webHidden/>
              </w:rPr>
              <w:fldChar w:fldCharType="end"/>
            </w:r>
            <w:r w:rsidRPr="00FB16A0">
              <w:rPr>
                <w:rStyle w:val="Hyperlink"/>
                <w:noProof/>
              </w:rPr>
              <w:fldChar w:fldCharType="end"/>
            </w:r>
          </w:ins>
        </w:p>
        <w:p w14:paraId="6CD68CF9" w14:textId="77777777" w:rsidR="00F507F6" w:rsidRDefault="00F507F6">
          <w:pPr>
            <w:pStyle w:val="TOC2"/>
            <w:tabs>
              <w:tab w:val="left" w:pos="879"/>
              <w:tab w:val="right" w:leader="dot" w:pos="10456"/>
            </w:tabs>
            <w:rPr>
              <w:ins w:id="492" w:author="Jarno Nieminen" w:date="2014-06-19T14:31:00Z"/>
              <w:rFonts w:asciiTheme="minorHAnsi" w:eastAsiaTheme="minorEastAsia" w:hAnsiTheme="minorHAnsi" w:cstheme="minorBidi"/>
              <w:noProof/>
              <w:sz w:val="22"/>
              <w:lang w:eastAsia="sv-SE"/>
            </w:rPr>
          </w:pPr>
          <w:ins w:id="493"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"_Toc390951786"</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17.3</w:t>
            </w:r>
            <w:r>
              <w:rPr>
                <w:rFonts w:asciiTheme="minorHAnsi" w:eastAsiaTheme="minorEastAsia" w:hAnsiTheme="minorHAnsi" w:cstheme="minorBidi"/>
                <w:noProof/>
                <w:sz w:val="22"/>
                <w:lang w:eastAsia="sv-SE"/>
              </w:rPr>
              <w:tab/>
            </w:r>
            <w:r w:rsidRPr="00FB16A0">
              <w:rPr>
                <w:rStyle w:val="Hyperlink"/>
                <w:noProof/>
              </w:rPr>
              <w:t>Tjänstens signatur</w:t>
            </w:r>
            <w:r>
              <w:rPr>
                <w:noProof/>
                <w:webHidden/>
              </w:rPr>
              <w:tab/>
            </w:r>
            <w:r>
              <w:rPr>
                <w:noProof/>
                <w:webHidden/>
              </w:rPr>
              <w:fldChar w:fldCharType="begin"/>
            </w:r>
            <w:r>
              <w:rPr>
                <w:noProof/>
                <w:webHidden/>
              </w:rPr>
              <w:instrText xml:space="preserve"> PAGEREF _Toc390951786 \h </w:instrText>
            </w:r>
            <w:r>
              <w:rPr>
                <w:noProof/>
                <w:webHidden/>
              </w:rPr>
            </w:r>
          </w:ins>
          <w:r>
            <w:rPr>
              <w:noProof/>
              <w:webHidden/>
            </w:rPr>
            <w:fldChar w:fldCharType="separate"/>
          </w:r>
          <w:ins w:id="494" w:author="Jarno Nieminen" w:date="2014-06-19T14:31:00Z">
            <w:r>
              <w:rPr>
                <w:noProof/>
                <w:webHidden/>
              </w:rPr>
              <w:t>104</w:t>
            </w:r>
            <w:r>
              <w:rPr>
                <w:noProof/>
                <w:webHidden/>
              </w:rPr>
              <w:fldChar w:fldCharType="end"/>
            </w:r>
            <w:r w:rsidRPr="00FB16A0">
              <w:rPr>
                <w:rStyle w:val="Hyperlink"/>
                <w:noProof/>
              </w:rPr>
              <w:fldChar w:fldCharType="end"/>
            </w:r>
          </w:ins>
        </w:p>
        <w:p w14:paraId="7DEB1D98" w14:textId="77777777" w:rsidR="00F507F6" w:rsidRDefault="00F507F6">
          <w:pPr>
            <w:pStyle w:val="TOC3"/>
            <w:tabs>
              <w:tab w:val="left" w:pos="1321"/>
              <w:tab w:val="right" w:leader="dot" w:pos="10456"/>
            </w:tabs>
            <w:rPr>
              <w:ins w:id="495" w:author="Jarno Nieminen" w:date="2014-06-19T14:31:00Z"/>
              <w:rFonts w:asciiTheme="minorHAnsi" w:eastAsiaTheme="minorEastAsia" w:hAnsiTheme="minorHAnsi" w:cstheme="minorBidi"/>
              <w:noProof/>
              <w:sz w:val="22"/>
              <w:lang w:eastAsia="sv-SE"/>
            </w:rPr>
          </w:pPr>
          <w:ins w:id="496"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"_Toc390951787"</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17.3.1</w:t>
            </w:r>
            <w:r>
              <w:rPr>
                <w:rFonts w:asciiTheme="minorHAnsi" w:eastAsiaTheme="minorEastAsia" w:hAnsiTheme="minorHAnsi" w:cstheme="minorBidi"/>
                <w:noProof/>
                <w:sz w:val="22"/>
                <w:lang w:eastAsia="sv-SE"/>
              </w:rPr>
              <w:tab/>
            </w:r>
            <w:r w:rsidRPr="00FB16A0">
              <w:rPr>
                <w:rStyle w:val="Hyperlink"/>
                <w:noProof/>
              </w:rPr>
              <w:t>Begäran (Request) och Svar (Response)</w:t>
            </w:r>
            <w:r>
              <w:rPr>
                <w:noProof/>
                <w:webHidden/>
              </w:rPr>
              <w:tab/>
            </w:r>
            <w:r>
              <w:rPr>
                <w:noProof/>
                <w:webHidden/>
              </w:rPr>
              <w:fldChar w:fldCharType="begin"/>
            </w:r>
            <w:r>
              <w:rPr>
                <w:noProof/>
                <w:webHidden/>
              </w:rPr>
              <w:instrText xml:space="preserve"> PAGEREF _Toc390951787 \h </w:instrText>
            </w:r>
            <w:r>
              <w:rPr>
                <w:noProof/>
                <w:webHidden/>
              </w:rPr>
            </w:r>
          </w:ins>
          <w:r>
            <w:rPr>
              <w:noProof/>
              <w:webHidden/>
            </w:rPr>
            <w:fldChar w:fldCharType="separate"/>
          </w:r>
          <w:ins w:id="497" w:author="Jarno Nieminen" w:date="2014-06-19T14:31:00Z">
            <w:r>
              <w:rPr>
                <w:noProof/>
                <w:webHidden/>
              </w:rPr>
              <w:t>104</w:t>
            </w:r>
            <w:r>
              <w:rPr>
                <w:noProof/>
                <w:webHidden/>
              </w:rPr>
              <w:fldChar w:fldCharType="end"/>
            </w:r>
            <w:r w:rsidRPr="00FB16A0">
              <w:rPr>
                <w:rStyle w:val="Hyperlink"/>
                <w:noProof/>
              </w:rPr>
              <w:fldChar w:fldCharType="end"/>
            </w:r>
          </w:ins>
        </w:p>
        <w:p w14:paraId="3FDB5B36" w14:textId="77777777" w:rsidR="00F507F6" w:rsidRDefault="00F507F6">
          <w:pPr>
            <w:pStyle w:val="TOC2"/>
            <w:tabs>
              <w:tab w:val="left" w:pos="879"/>
              <w:tab w:val="right" w:leader="dot" w:pos="10456"/>
            </w:tabs>
            <w:rPr>
              <w:ins w:id="498" w:author="Jarno Nieminen" w:date="2014-06-19T14:31:00Z"/>
              <w:rFonts w:asciiTheme="minorHAnsi" w:eastAsiaTheme="minorEastAsia" w:hAnsiTheme="minorHAnsi" w:cstheme="minorBidi"/>
              <w:noProof/>
              <w:sz w:val="22"/>
              <w:lang w:eastAsia="sv-SE"/>
            </w:rPr>
          </w:pPr>
          <w:ins w:id="499"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"_Toc390951788"</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17.4</w:t>
            </w:r>
            <w:r>
              <w:rPr>
                <w:rFonts w:asciiTheme="minorHAnsi" w:eastAsiaTheme="minorEastAsia" w:hAnsiTheme="minorHAnsi" w:cstheme="minorBidi"/>
                <w:noProof/>
                <w:sz w:val="22"/>
                <w:lang w:eastAsia="sv-SE"/>
              </w:rPr>
              <w:tab/>
            </w:r>
            <w:r w:rsidRPr="00FB16A0">
              <w:rPr>
                <w:rStyle w:val="Hyperlink"/>
                <w:noProof/>
              </w:rPr>
              <w:t>Regler</w:t>
            </w:r>
            <w:r>
              <w:rPr>
                <w:noProof/>
                <w:webHidden/>
              </w:rPr>
              <w:tab/>
            </w:r>
            <w:r>
              <w:rPr>
                <w:noProof/>
                <w:webHidden/>
              </w:rPr>
              <w:fldChar w:fldCharType="begin"/>
            </w:r>
            <w:r>
              <w:rPr>
                <w:noProof/>
                <w:webHidden/>
              </w:rPr>
              <w:instrText xml:space="preserve"> PAGEREF _Toc390951788 \h </w:instrText>
            </w:r>
            <w:r>
              <w:rPr>
                <w:noProof/>
                <w:webHidden/>
              </w:rPr>
            </w:r>
          </w:ins>
          <w:r>
            <w:rPr>
              <w:noProof/>
              <w:webHidden/>
            </w:rPr>
            <w:fldChar w:fldCharType="separate"/>
          </w:r>
          <w:ins w:id="500" w:author="Jarno Nieminen" w:date="2014-06-19T14:31:00Z">
            <w:r>
              <w:rPr>
                <w:noProof/>
                <w:webHidden/>
              </w:rPr>
              <w:t>104</w:t>
            </w:r>
            <w:r>
              <w:rPr>
                <w:noProof/>
                <w:webHidden/>
              </w:rPr>
              <w:fldChar w:fldCharType="end"/>
            </w:r>
            <w:r w:rsidRPr="00FB16A0">
              <w:rPr>
                <w:rStyle w:val="Hyperlink"/>
                <w:noProof/>
              </w:rPr>
              <w:fldChar w:fldCharType="end"/>
            </w:r>
          </w:ins>
        </w:p>
        <w:p w14:paraId="5D46FE5B" w14:textId="77777777" w:rsidR="00F507F6" w:rsidRDefault="00F507F6">
          <w:pPr>
            <w:pStyle w:val="TOC3"/>
            <w:tabs>
              <w:tab w:val="left" w:pos="1321"/>
              <w:tab w:val="right" w:leader="dot" w:pos="10456"/>
            </w:tabs>
            <w:rPr>
              <w:ins w:id="501" w:author="Jarno Nieminen" w:date="2014-06-19T14:31:00Z"/>
              <w:rFonts w:asciiTheme="minorHAnsi" w:eastAsiaTheme="minorEastAsia" w:hAnsiTheme="minorHAnsi" w:cstheme="minorBidi"/>
              <w:noProof/>
              <w:sz w:val="22"/>
              <w:lang w:eastAsia="sv-SE"/>
            </w:rPr>
          </w:pPr>
          <w:ins w:id="502"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"_Toc390951789"</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17.4.1</w:t>
            </w:r>
            <w:r>
              <w:rPr>
                <w:rFonts w:asciiTheme="minorHAnsi" w:eastAsiaTheme="minorEastAsia" w:hAnsiTheme="minorHAnsi" w:cstheme="minorBidi"/>
                <w:noProof/>
                <w:sz w:val="22"/>
                <w:lang w:eastAsia="sv-SE"/>
              </w:rPr>
              <w:tab/>
            </w:r>
            <w:r w:rsidRPr="00FB16A0">
              <w:rPr>
                <w:rStyle w:val="Hyperlink"/>
                <w:noProof/>
              </w:rPr>
              <w:t>Begäran</w:t>
            </w:r>
            <w:r>
              <w:rPr>
                <w:noProof/>
                <w:webHidden/>
              </w:rPr>
              <w:tab/>
            </w:r>
            <w:r>
              <w:rPr>
                <w:noProof/>
                <w:webHidden/>
              </w:rPr>
              <w:fldChar w:fldCharType="begin"/>
            </w:r>
            <w:r>
              <w:rPr>
                <w:noProof/>
                <w:webHidden/>
              </w:rPr>
              <w:instrText xml:space="preserve"> PAGEREF _Toc390951789 \h </w:instrText>
            </w:r>
            <w:r>
              <w:rPr>
                <w:noProof/>
                <w:webHidden/>
              </w:rPr>
            </w:r>
          </w:ins>
          <w:r>
            <w:rPr>
              <w:noProof/>
              <w:webHidden/>
            </w:rPr>
            <w:fldChar w:fldCharType="separate"/>
          </w:r>
          <w:ins w:id="503" w:author="Jarno Nieminen" w:date="2014-06-19T14:31:00Z">
            <w:r>
              <w:rPr>
                <w:noProof/>
                <w:webHidden/>
              </w:rPr>
              <w:t>104</w:t>
            </w:r>
            <w:r>
              <w:rPr>
                <w:noProof/>
                <w:webHidden/>
              </w:rPr>
              <w:fldChar w:fldCharType="end"/>
            </w:r>
            <w:r w:rsidRPr="00FB16A0">
              <w:rPr>
                <w:rStyle w:val="Hyperlink"/>
                <w:noProof/>
              </w:rPr>
              <w:fldChar w:fldCharType="end"/>
            </w:r>
          </w:ins>
        </w:p>
        <w:p w14:paraId="0798DDCD" w14:textId="77777777" w:rsidR="00F507F6" w:rsidRDefault="00F507F6">
          <w:pPr>
            <w:pStyle w:val="TOC3"/>
            <w:tabs>
              <w:tab w:val="left" w:pos="1321"/>
              <w:tab w:val="right" w:leader="dot" w:pos="10456"/>
            </w:tabs>
            <w:rPr>
              <w:ins w:id="504" w:author="Jarno Nieminen" w:date="2014-06-19T14:31:00Z"/>
              <w:rFonts w:asciiTheme="minorHAnsi" w:eastAsiaTheme="minorEastAsia" w:hAnsiTheme="minorHAnsi" w:cstheme="minorBidi"/>
              <w:noProof/>
              <w:sz w:val="22"/>
              <w:lang w:eastAsia="sv-SE"/>
            </w:rPr>
          </w:pPr>
          <w:ins w:id="505"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"_Toc390951790"</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17.4.2</w:t>
            </w:r>
            <w:r>
              <w:rPr>
                <w:rFonts w:asciiTheme="minorHAnsi" w:eastAsiaTheme="minorEastAsia" w:hAnsiTheme="minorHAnsi" w:cstheme="minorBidi"/>
                <w:noProof/>
                <w:sz w:val="22"/>
                <w:lang w:eastAsia="sv-SE"/>
              </w:rPr>
              <w:tab/>
            </w:r>
            <w:r w:rsidRPr="00FB16A0">
              <w:rPr>
                <w:rStyle w:val="Hyperlink"/>
                <w:noProof/>
              </w:rPr>
              <w:t>Svar</w:t>
            </w:r>
            <w:r>
              <w:rPr>
                <w:noProof/>
                <w:webHidden/>
              </w:rPr>
              <w:tab/>
            </w:r>
            <w:r>
              <w:rPr>
                <w:noProof/>
                <w:webHidden/>
              </w:rPr>
              <w:fldChar w:fldCharType="begin"/>
            </w:r>
            <w:r>
              <w:rPr>
                <w:noProof/>
                <w:webHidden/>
              </w:rPr>
              <w:instrText xml:space="preserve"> PAGEREF _Toc390951790 \h </w:instrText>
            </w:r>
            <w:r>
              <w:rPr>
                <w:noProof/>
                <w:webHidden/>
              </w:rPr>
            </w:r>
          </w:ins>
          <w:r>
            <w:rPr>
              <w:noProof/>
              <w:webHidden/>
            </w:rPr>
            <w:fldChar w:fldCharType="separate"/>
          </w:r>
          <w:ins w:id="506" w:author="Jarno Nieminen" w:date="2014-06-19T14:31:00Z">
            <w:r>
              <w:rPr>
                <w:noProof/>
                <w:webHidden/>
              </w:rPr>
              <w:t>104</w:t>
            </w:r>
            <w:r>
              <w:rPr>
                <w:noProof/>
                <w:webHidden/>
              </w:rPr>
              <w:fldChar w:fldCharType="end"/>
            </w:r>
            <w:r w:rsidRPr="00FB16A0">
              <w:rPr>
                <w:rStyle w:val="Hyperlink"/>
                <w:noProof/>
              </w:rPr>
              <w:fldChar w:fldCharType="end"/>
            </w:r>
          </w:ins>
        </w:p>
        <w:p w14:paraId="0E81B4CD" w14:textId="77777777" w:rsidR="00F507F6" w:rsidRDefault="00F507F6">
          <w:pPr>
            <w:pStyle w:val="TOC2"/>
            <w:tabs>
              <w:tab w:val="left" w:pos="879"/>
              <w:tab w:val="right" w:leader="dot" w:pos="10456"/>
            </w:tabs>
            <w:rPr>
              <w:ins w:id="507" w:author="Jarno Nieminen" w:date="2014-06-19T14:31:00Z"/>
              <w:rFonts w:asciiTheme="minorHAnsi" w:eastAsiaTheme="minorEastAsia" w:hAnsiTheme="minorHAnsi" w:cstheme="minorBidi"/>
              <w:noProof/>
              <w:sz w:val="22"/>
              <w:lang w:eastAsia="sv-SE"/>
            </w:rPr>
          </w:pPr>
          <w:ins w:id="508" w:author="Jarno Nieminen" w:date="2014-06-19T14:31:00Z">
            <w:r w:rsidRPr="00FB16A0">
              <w:rPr>
                <w:rStyle w:val="Hyperlink"/>
                <w:noProof/>
              </w:rPr>
              <w:fldChar w:fldCharType="begin"/>
            </w:r>
            <w:r w:rsidRPr="00FB16A0">
              <w:rPr>
                <w:rStyle w:val="Hyperlink"/>
                <w:noProof/>
              </w:rPr>
              <w:instrText xml:space="preserve"> </w:instrText>
            </w:r>
            <w:r>
              <w:rPr>
                <w:noProof/>
              </w:rPr>
              <w:instrText>HYPERLINK \l "_Toc390951791"</w:instrText>
            </w:r>
            <w:r w:rsidRPr="00FB16A0">
              <w:rPr>
                <w:rStyle w:val="Hyperlink"/>
                <w:noProof/>
              </w:rPr>
              <w:instrText xml:space="preserve"> </w:instrText>
            </w:r>
            <w:r w:rsidRPr="00FB16A0">
              <w:rPr>
                <w:rStyle w:val="Hyperlink"/>
                <w:noProof/>
              </w:rPr>
            </w:r>
            <w:r w:rsidRPr="00FB16A0">
              <w:rPr>
                <w:rStyle w:val="Hyperlink"/>
                <w:noProof/>
              </w:rPr>
              <w:fldChar w:fldCharType="separate"/>
            </w:r>
            <w:r w:rsidRPr="00FB16A0">
              <w:rPr>
                <w:rStyle w:val="Hyperlink"/>
                <w:noProof/>
              </w:rPr>
              <w:t>17.5</w:t>
            </w:r>
            <w:r>
              <w:rPr>
                <w:rFonts w:asciiTheme="minorHAnsi" w:eastAsiaTheme="minorEastAsia" w:hAnsiTheme="minorHAnsi" w:cstheme="minorBidi"/>
                <w:noProof/>
                <w:sz w:val="22"/>
                <w:lang w:eastAsia="sv-SE"/>
              </w:rPr>
              <w:tab/>
            </w:r>
            <w:r w:rsidRPr="00FB16A0">
              <w:rPr>
                <w:rStyle w:val="Hyperlink"/>
                <w:noProof/>
              </w:rPr>
              <w:t>Tjänsteinteraktion</w:t>
            </w:r>
            <w:r>
              <w:rPr>
                <w:noProof/>
                <w:webHidden/>
              </w:rPr>
              <w:tab/>
            </w:r>
            <w:r>
              <w:rPr>
                <w:noProof/>
                <w:webHidden/>
              </w:rPr>
              <w:fldChar w:fldCharType="begin"/>
            </w:r>
            <w:r>
              <w:rPr>
                <w:noProof/>
                <w:webHidden/>
              </w:rPr>
              <w:instrText xml:space="preserve"> PAGEREF _Toc390951791 \h </w:instrText>
            </w:r>
            <w:r>
              <w:rPr>
                <w:noProof/>
                <w:webHidden/>
              </w:rPr>
            </w:r>
          </w:ins>
          <w:r>
            <w:rPr>
              <w:noProof/>
              <w:webHidden/>
            </w:rPr>
            <w:fldChar w:fldCharType="separate"/>
          </w:r>
          <w:ins w:id="509" w:author="Jarno Nieminen" w:date="2014-06-19T14:31:00Z">
            <w:r>
              <w:rPr>
                <w:noProof/>
                <w:webHidden/>
              </w:rPr>
              <w:t>104</w:t>
            </w:r>
            <w:r>
              <w:rPr>
                <w:noProof/>
                <w:webHidden/>
              </w:rPr>
              <w:fldChar w:fldCharType="end"/>
            </w:r>
            <w:r w:rsidRPr="00FB16A0">
              <w:rPr>
                <w:rStyle w:val="Hyperlink"/>
                <w:noProof/>
              </w:rPr>
              <w:fldChar w:fldCharType="end"/>
            </w:r>
          </w:ins>
        </w:p>
        <w:p w14:paraId="15D7961D" w14:textId="77777777" w:rsidR="00EB3370" w:rsidDel="007E2227" w:rsidRDefault="00EB3370">
          <w:pPr>
            <w:pStyle w:val="TOC1"/>
            <w:tabs>
              <w:tab w:val="left" w:pos="400"/>
              <w:tab w:val="right" w:leader="dot" w:pos="10456"/>
            </w:tabs>
            <w:rPr>
              <w:del w:id="510" w:author="Jarno Nieminen" w:date="2014-06-19T14:16:00Z"/>
              <w:rFonts w:asciiTheme="minorHAnsi" w:eastAsiaTheme="minorEastAsia" w:hAnsiTheme="minorHAnsi" w:cstheme="minorBidi"/>
              <w:noProof/>
              <w:sz w:val="22"/>
              <w:lang w:eastAsia="sv-SE"/>
            </w:rPr>
          </w:pPr>
          <w:del w:id="511" w:author="Jarno Nieminen" w:date="2014-06-19T14:16:00Z">
            <w:r w:rsidRPr="007E2227" w:rsidDel="007E2227">
              <w:rPr>
                <w:noProof/>
                <w:rPrChange w:id="512" w:author="Jarno Nieminen" w:date="2014-06-19T14:16:00Z">
                  <w:rPr>
                    <w:rStyle w:val="Hyperlink"/>
                    <w:noProof/>
                  </w:rPr>
                </w:rPrChange>
              </w:rPr>
              <w:delText>1</w:delText>
            </w:r>
            <w:r w:rsidDel="007E2227">
              <w:rPr>
                <w:rFonts w:asciiTheme="minorHAnsi" w:eastAsiaTheme="minorEastAsia" w:hAnsiTheme="minorHAnsi" w:cstheme="minorBidi"/>
                <w:noProof/>
                <w:sz w:val="22"/>
                <w:lang w:eastAsia="sv-SE"/>
              </w:rPr>
              <w:tab/>
            </w:r>
            <w:r w:rsidRPr="007E2227" w:rsidDel="007E2227">
              <w:rPr>
                <w:noProof/>
                <w:rPrChange w:id="513" w:author="Jarno Nieminen" w:date="2014-06-19T14:16:00Z">
                  <w:rPr>
                    <w:rStyle w:val="Hyperlink"/>
                    <w:noProof/>
                  </w:rPr>
                </w:rPrChange>
              </w:rPr>
              <w:delText>Inledning</w:delText>
            </w:r>
            <w:r w:rsidDel="007E2227">
              <w:rPr>
                <w:noProof/>
                <w:webHidden/>
              </w:rPr>
              <w:tab/>
            </w:r>
          </w:del>
          <w:del w:id="514" w:author="Jarno Nieminen" w:date="2014-06-19T10:06:00Z">
            <w:r w:rsidDel="00B424C3">
              <w:rPr>
                <w:noProof/>
                <w:webHidden/>
              </w:rPr>
              <w:delText>9</w:delText>
            </w:r>
          </w:del>
        </w:p>
        <w:p w14:paraId="0AA69268" w14:textId="77777777" w:rsidR="00EB3370" w:rsidDel="007E2227" w:rsidRDefault="00EB3370">
          <w:pPr>
            <w:pStyle w:val="TOC2"/>
            <w:tabs>
              <w:tab w:val="left" w:pos="658"/>
              <w:tab w:val="right" w:leader="dot" w:pos="10456"/>
            </w:tabs>
            <w:rPr>
              <w:del w:id="515" w:author="Jarno Nieminen" w:date="2014-06-19T14:16:00Z"/>
              <w:rFonts w:asciiTheme="minorHAnsi" w:eastAsiaTheme="minorEastAsia" w:hAnsiTheme="minorHAnsi" w:cstheme="minorBidi"/>
              <w:noProof/>
              <w:sz w:val="22"/>
              <w:lang w:eastAsia="sv-SE"/>
            </w:rPr>
          </w:pPr>
          <w:del w:id="516" w:author="Jarno Nieminen" w:date="2014-06-19T14:16:00Z">
            <w:r w:rsidRPr="007E2227" w:rsidDel="007E2227">
              <w:rPr>
                <w:noProof/>
                <w:rPrChange w:id="517"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518" w:author="Jarno Nieminen" w:date="2014-06-19T14:16:00Z">
                  <w:rPr>
                    <w:rStyle w:val="Hyperlink"/>
                    <w:noProof/>
                  </w:rPr>
                </w:rPrChange>
              </w:rPr>
              <w:delText>WEB beskrivning</w:delText>
            </w:r>
            <w:r w:rsidDel="007E2227">
              <w:rPr>
                <w:noProof/>
                <w:webHidden/>
              </w:rPr>
              <w:tab/>
            </w:r>
          </w:del>
          <w:del w:id="519" w:author="Jarno Nieminen" w:date="2014-06-19T10:06:00Z">
            <w:r w:rsidDel="00B424C3">
              <w:rPr>
                <w:noProof/>
                <w:webHidden/>
              </w:rPr>
              <w:delText>10</w:delText>
            </w:r>
          </w:del>
        </w:p>
        <w:p w14:paraId="334B5847" w14:textId="77777777" w:rsidR="00EB3370" w:rsidDel="007E2227" w:rsidRDefault="00EB3370">
          <w:pPr>
            <w:pStyle w:val="TOC1"/>
            <w:tabs>
              <w:tab w:val="left" w:pos="400"/>
              <w:tab w:val="right" w:leader="dot" w:pos="10456"/>
            </w:tabs>
            <w:rPr>
              <w:del w:id="520" w:author="Jarno Nieminen" w:date="2014-06-19T14:16:00Z"/>
              <w:rFonts w:asciiTheme="minorHAnsi" w:eastAsiaTheme="minorEastAsia" w:hAnsiTheme="minorHAnsi" w:cstheme="minorBidi"/>
              <w:noProof/>
              <w:sz w:val="22"/>
              <w:lang w:eastAsia="sv-SE"/>
            </w:rPr>
          </w:pPr>
          <w:del w:id="521" w:author="Jarno Nieminen" w:date="2014-06-19T14:16:00Z">
            <w:r w:rsidRPr="007E2227" w:rsidDel="007E2227">
              <w:rPr>
                <w:noProof/>
                <w:rPrChange w:id="522" w:author="Jarno Nieminen" w:date="2014-06-19T14:16:00Z">
                  <w:rPr>
                    <w:rStyle w:val="Hyperlink"/>
                    <w:noProof/>
                  </w:rPr>
                </w:rPrChange>
              </w:rPr>
              <w:delText>2</w:delText>
            </w:r>
            <w:r w:rsidDel="007E2227">
              <w:rPr>
                <w:rFonts w:asciiTheme="minorHAnsi" w:eastAsiaTheme="minorEastAsia" w:hAnsiTheme="minorHAnsi" w:cstheme="minorBidi"/>
                <w:noProof/>
                <w:sz w:val="22"/>
                <w:lang w:eastAsia="sv-SE"/>
              </w:rPr>
              <w:tab/>
            </w:r>
            <w:r w:rsidRPr="007E2227" w:rsidDel="007E2227">
              <w:rPr>
                <w:noProof/>
                <w:rPrChange w:id="523" w:author="Jarno Nieminen" w:date="2014-06-19T14:16:00Z">
                  <w:rPr>
                    <w:rStyle w:val="Hyperlink"/>
                    <w:noProof/>
                  </w:rPr>
                </w:rPrChange>
              </w:rPr>
              <w:delText>Versionsinformation</w:delText>
            </w:r>
            <w:r w:rsidDel="007E2227">
              <w:rPr>
                <w:noProof/>
                <w:webHidden/>
              </w:rPr>
              <w:tab/>
            </w:r>
          </w:del>
          <w:del w:id="524" w:author="Jarno Nieminen" w:date="2014-06-19T10:06:00Z">
            <w:r w:rsidDel="00B424C3">
              <w:rPr>
                <w:noProof/>
                <w:webHidden/>
              </w:rPr>
              <w:delText>11</w:delText>
            </w:r>
          </w:del>
        </w:p>
        <w:p w14:paraId="6C8673FB" w14:textId="77777777" w:rsidR="00EB3370" w:rsidDel="007E2227" w:rsidRDefault="00EB3370">
          <w:pPr>
            <w:pStyle w:val="TOC2"/>
            <w:tabs>
              <w:tab w:val="left" w:pos="879"/>
              <w:tab w:val="right" w:leader="dot" w:pos="10456"/>
            </w:tabs>
            <w:rPr>
              <w:del w:id="525" w:author="Jarno Nieminen" w:date="2014-06-19T14:16:00Z"/>
              <w:rFonts w:asciiTheme="minorHAnsi" w:eastAsiaTheme="minorEastAsia" w:hAnsiTheme="minorHAnsi" w:cstheme="minorBidi"/>
              <w:noProof/>
              <w:sz w:val="22"/>
              <w:lang w:eastAsia="sv-SE"/>
            </w:rPr>
          </w:pPr>
          <w:del w:id="526" w:author="Jarno Nieminen" w:date="2014-06-19T14:16:00Z">
            <w:r w:rsidRPr="007E2227" w:rsidDel="007E2227">
              <w:rPr>
                <w:noProof/>
                <w:rPrChange w:id="527" w:author="Jarno Nieminen" w:date="2014-06-19T14:16:00Z">
                  <w:rPr>
                    <w:rStyle w:val="Hyperlink"/>
                    <w:noProof/>
                  </w:rPr>
                </w:rPrChange>
              </w:rPr>
              <w:delText>2.1</w:delText>
            </w:r>
            <w:r w:rsidDel="007E2227">
              <w:rPr>
                <w:rFonts w:asciiTheme="minorHAnsi" w:eastAsiaTheme="minorEastAsia" w:hAnsiTheme="minorHAnsi" w:cstheme="minorBidi"/>
                <w:noProof/>
                <w:sz w:val="22"/>
                <w:lang w:eastAsia="sv-SE"/>
              </w:rPr>
              <w:tab/>
            </w:r>
            <w:r w:rsidRPr="007E2227" w:rsidDel="007E2227">
              <w:rPr>
                <w:noProof/>
                <w:rPrChange w:id="528" w:author="Jarno Nieminen" w:date="2014-06-19T14:16:00Z">
                  <w:rPr>
                    <w:rStyle w:val="Hyperlink"/>
                    <w:noProof/>
                  </w:rPr>
                </w:rPrChange>
              </w:rPr>
              <w:delText xml:space="preserve">Version </w:delText>
            </w:r>
            <w:r w:rsidRPr="007E2227" w:rsidDel="007E2227">
              <w:rPr>
                <w:b/>
                <w:noProof/>
                <w:rPrChange w:id="529" w:author="Jarno Nieminen" w:date="2014-06-19T14:16:00Z">
                  <w:rPr>
                    <w:rStyle w:val="Hyperlink"/>
                    <w:b/>
                    <w:noProof/>
                  </w:rPr>
                </w:rPrChange>
              </w:rPr>
              <w:delText>2</w:delText>
            </w:r>
            <w:r w:rsidRPr="007E2227" w:rsidDel="007E2227">
              <w:rPr>
                <w:noProof/>
                <w:rPrChange w:id="530" w:author="Jarno Nieminen" w:date="2014-06-19T14:16:00Z">
                  <w:rPr>
                    <w:rStyle w:val="Hyperlink"/>
                    <w:noProof/>
                  </w:rPr>
                </w:rPrChange>
              </w:rPr>
              <w:delText>.</w:delText>
            </w:r>
            <w:r w:rsidRPr="007E2227" w:rsidDel="007E2227">
              <w:rPr>
                <w:b/>
                <w:noProof/>
                <w:rPrChange w:id="531" w:author="Jarno Nieminen" w:date="2014-06-19T14:16:00Z">
                  <w:rPr>
                    <w:rStyle w:val="Hyperlink"/>
                    <w:b/>
                    <w:noProof/>
                  </w:rPr>
                </w:rPrChange>
              </w:rPr>
              <w:delText>0</w:delText>
            </w:r>
            <w:r w:rsidRPr="007E2227" w:rsidDel="007E2227">
              <w:rPr>
                <w:noProof/>
                <w:rPrChange w:id="532" w:author="Jarno Nieminen" w:date="2014-06-19T14:16:00Z">
                  <w:rPr>
                    <w:rStyle w:val="Hyperlink"/>
                    <w:noProof/>
                  </w:rPr>
                </w:rPrChange>
              </w:rPr>
              <w:delText>.</w:delText>
            </w:r>
            <w:r w:rsidRPr="007E2227" w:rsidDel="007E2227">
              <w:rPr>
                <w:b/>
                <w:noProof/>
                <w:rPrChange w:id="533" w:author="Jarno Nieminen" w:date="2014-06-19T14:16:00Z">
                  <w:rPr>
                    <w:rStyle w:val="Hyperlink"/>
                    <w:b/>
                    <w:noProof/>
                  </w:rPr>
                </w:rPrChange>
              </w:rPr>
              <w:delText>0</w:delText>
            </w:r>
            <w:r w:rsidRPr="007E2227" w:rsidDel="007E2227">
              <w:rPr>
                <w:noProof/>
                <w:rPrChange w:id="534" w:author="Jarno Nieminen" w:date="2014-06-19T14:16:00Z">
                  <w:rPr>
                    <w:rStyle w:val="Hyperlink"/>
                    <w:noProof/>
                  </w:rPr>
                </w:rPrChange>
              </w:rPr>
              <w:delText>.</w:delText>
            </w:r>
            <w:r w:rsidRPr="007E2227" w:rsidDel="007E2227">
              <w:rPr>
                <w:b/>
                <w:noProof/>
                <w:rPrChange w:id="535" w:author="Jarno Nieminen" w:date="2014-06-19T14:16:00Z">
                  <w:rPr>
                    <w:rStyle w:val="Hyperlink"/>
                    <w:b/>
                    <w:noProof/>
                  </w:rPr>
                </w:rPrChange>
              </w:rPr>
              <w:delText>RC_3</w:delText>
            </w:r>
            <w:r w:rsidDel="007E2227">
              <w:rPr>
                <w:noProof/>
                <w:webHidden/>
              </w:rPr>
              <w:tab/>
            </w:r>
          </w:del>
          <w:del w:id="536" w:author="Jarno Nieminen" w:date="2014-06-19T10:06:00Z">
            <w:r w:rsidDel="00B424C3">
              <w:rPr>
                <w:noProof/>
                <w:webHidden/>
              </w:rPr>
              <w:delText>11</w:delText>
            </w:r>
          </w:del>
        </w:p>
        <w:p w14:paraId="7D1C5C5D" w14:textId="77777777" w:rsidR="00EB3370" w:rsidDel="007E2227" w:rsidRDefault="00EB3370">
          <w:pPr>
            <w:pStyle w:val="TOC3"/>
            <w:tabs>
              <w:tab w:val="left" w:pos="1100"/>
              <w:tab w:val="right" w:leader="dot" w:pos="10456"/>
            </w:tabs>
            <w:rPr>
              <w:del w:id="537" w:author="Jarno Nieminen" w:date="2014-06-19T14:16:00Z"/>
              <w:rFonts w:asciiTheme="minorHAnsi" w:eastAsiaTheme="minorEastAsia" w:hAnsiTheme="minorHAnsi" w:cstheme="minorBidi"/>
              <w:noProof/>
              <w:sz w:val="22"/>
              <w:lang w:eastAsia="sv-SE"/>
            </w:rPr>
          </w:pPr>
          <w:del w:id="538" w:author="Jarno Nieminen" w:date="2014-06-19T14:16:00Z">
            <w:r w:rsidRPr="007E2227" w:rsidDel="007E2227">
              <w:rPr>
                <w:noProof/>
                <w:rPrChange w:id="539" w:author="Jarno Nieminen" w:date="2014-06-19T14:16:00Z">
                  <w:rPr>
                    <w:rStyle w:val="Hyperlink"/>
                    <w:noProof/>
                  </w:rPr>
                </w:rPrChange>
              </w:rPr>
              <w:delText>2.1.1</w:delText>
            </w:r>
            <w:r w:rsidDel="007E2227">
              <w:rPr>
                <w:rFonts w:asciiTheme="minorHAnsi" w:eastAsiaTheme="minorEastAsia" w:hAnsiTheme="minorHAnsi" w:cstheme="minorBidi"/>
                <w:noProof/>
                <w:sz w:val="22"/>
                <w:lang w:eastAsia="sv-SE"/>
              </w:rPr>
              <w:tab/>
            </w:r>
            <w:r w:rsidRPr="007E2227" w:rsidDel="007E2227">
              <w:rPr>
                <w:noProof/>
                <w:rPrChange w:id="540" w:author="Jarno Nieminen" w:date="2014-06-19T14:16:00Z">
                  <w:rPr>
                    <w:rStyle w:val="Hyperlink"/>
                    <w:noProof/>
                  </w:rPr>
                </w:rPrChange>
              </w:rPr>
              <w:delText>Oförändrade tjänstekontrakt</w:delText>
            </w:r>
            <w:r w:rsidDel="007E2227">
              <w:rPr>
                <w:noProof/>
                <w:webHidden/>
              </w:rPr>
              <w:tab/>
            </w:r>
          </w:del>
          <w:del w:id="541" w:author="Jarno Nieminen" w:date="2014-06-19T10:06:00Z">
            <w:r w:rsidDel="00B424C3">
              <w:rPr>
                <w:noProof/>
                <w:webHidden/>
              </w:rPr>
              <w:delText>11</w:delText>
            </w:r>
          </w:del>
        </w:p>
        <w:p w14:paraId="4410697A" w14:textId="77777777" w:rsidR="00EB3370" w:rsidDel="007E2227" w:rsidRDefault="00EB3370">
          <w:pPr>
            <w:pStyle w:val="TOC3"/>
            <w:tabs>
              <w:tab w:val="left" w:pos="1100"/>
              <w:tab w:val="right" w:leader="dot" w:pos="10456"/>
            </w:tabs>
            <w:rPr>
              <w:del w:id="542" w:author="Jarno Nieminen" w:date="2014-06-19T14:16:00Z"/>
              <w:rFonts w:asciiTheme="minorHAnsi" w:eastAsiaTheme="minorEastAsia" w:hAnsiTheme="minorHAnsi" w:cstheme="minorBidi"/>
              <w:noProof/>
              <w:sz w:val="22"/>
              <w:lang w:eastAsia="sv-SE"/>
            </w:rPr>
          </w:pPr>
          <w:del w:id="543" w:author="Jarno Nieminen" w:date="2014-06-19T14:16:00Z">
            <w:r w:rsidRPr="007E2227" w:rsidDel="007E2227">
              <w:rPr>
                <w:noProof/>
                <w:rPrChange w:id="544" w:author="Jarno Nieminen" w:date="2014-06-19T14:16:00Z">
                  <w:rPr>
                    <w:rStyle w:val="Hyperlink"/>
                    <w:noProof/>
                  </w:rPr>
                </w:rPrChange>
              </w:rPr>
              <w:delText>2.1.2</w:delText>
            </w:r>
            <w:r w:rsidDel="007E2227">
              <w:rPr>
                <w:rFonts w:asciiTheme="minorHAnsi" w:eastAsiaTheme="minorEastAsia" w:hAnsiTheme="minorHAnsi" w:cstheme="minorBidi"/>
                <w:noProof/>
                <w:sz w:val="22"/>
                <w:lang w:eastAsia="sv-SE"/>
              </w:rPr>
              <w:tab/>
            </w:r>
            <w:r w:rsidRPr="007E2227" w:rsidDel="007E2227">
              <w:rPr>
                <w:noProof/>
                <w:rPrChange w:id="545" w:author="Jarno Nieminen" w:date="2014-06-19T14:16:00Z">
                  <w:rPr>
                    <w:rStyle w:val="Hyperlink"/>
                    <w:noProof/>
                  </w:rPr>
                </w:rPrChange>
              </w:rPr>
              <w:delText>Nya tjänstekontrakt</w:delText>
            </w:r>
            <w:r w:rsidDel="007E2227">
              <w:rPr>
                <w:noProof/>
                <w:webHidden/>
              </w:rPr>
              <w:tab/>
            </w:r>
          </w:del>
          <w:del w:id="546" w:author="Jarno Nieminen" w:date="2014-06-19T10:06:00Z">
            <w:r w:rsidDel="00B424C3">
              <w:rPr>
                <w:noProof/>
                <w:webHidden/>
              </w:rPr>
              <w:delText>11</w:delText>
            </w:r>
          </w:del>
        </w:p>
        <w:p w14:paraId="44AB3361" w14:textId="77777777" w:rsidR="00EB3370" w:rsidDel="007E2227" w:rsidRDefault="00EB3370">
          <w:pPr>
            <w:pStyle w:val="TOC3"/>
            <w:tabs>
              <w:tab w:val="left" w:pos="1100"/>
              <w:tab w:val="right" w:leader="dot" w:pos="10456"/>
            </w:tabs>
            <w:rPr>
              <w:del w:id="547" w:author="Jarno Nieminen" w:date="2014-06-19T14:16:00Z"/>
              <w:rFonts w:asciiTheme="minorHAnsi" w:eastAsiaTheme="minorEastAsia" w:hAnsiTheme="minorHAnsi" w:cstheme="minorBidi"/>
              <w:noProof/>
              <w:sz w:val="22"/>
              <w:lang w:eastAsia="sv-SE"/>
            </w:rPr>
          </w:pPr>
          <w:del w:id="548" w:author="Jarno Nieminen" w:date="2014-06-19T14:16:00Z">
            <w:r w:rsidRPr="007E2227" w:rsidDel="007E2227">
              <w:rPr>
                <w:noProof/>
                <w:rPrChange w:id="549" w:author="Jarno Nieminen" w:date="2014-06-19T14:16:00Z">
                  <w:rPr>
                    <w:rStyle w:val="Hyperlink"/>
                    <w:noProof/>
                  </w:rPr>
                </w:rPrChange>
              </w:rPr>
              <w:delText>2.1.3</w:delText>
            </w:r>
            <w:r w:rsidDel="007E2227">
              <w:rPr>
                <w:rFonts w:asciiTheme="minorHAnsi" w:eastAsiaTheme="minorEastAsia" w:hAnsiTheme="minorHAnsi" w:cstheme="minorBidi"/>
                <w:noProof/>
                <w:sz w:val="22"/>
                <w:lang w:eastAsia="sv-SE"/>
              </w:rPr>
              <w:tab/>
            </w:r>
            <w:r w:rsidRPr="007E2227" w:rsidDel="007E2227">
              <w:rPr>
                <w:noProof/>
                <w:rPrChange w:id="550" w:author="Jarno Nieminen" w:date="2014-06-19T14:16:00Z">
                  <w:rPr>
                    <w:rStyle w:val="Hyperlink"/>
                    <w:noProof/>
                  </w:rPr>
                </w:rPrChange>
              </w:rPr>
              <w:delText>Förändrade tjänstekontrakt</w:delText>
            </w:r>
            <w:r w:rsidDel="007E2227">
              <w:rPr>
                <w:noProof/>
                <w:webHidden/>
              </w:rPr>
              <w:tab/>
            </w:r>
          </w:del>
          <w:del w:id="551" w:author="Jarno Nieminen" w:date="2014-06-19T10:06:00Z">
            <w:r w:rsidDel="00B424C3">
              <w:rPr>
                <w:noProof/>
                <w:webHidden/>
              </w:rPr>
              <w:delText>11</w:delText>
            </w:r>
          </w:del>
        </w:p>
        <w:p w14:paraId="76DEE3B5" w14:textId="77777777" w:rsidR="00EB3370" w:rsidDel="007E2227" w:rsidRDefault="00EB3370">
          <w:pPr>
            <w:pStyle w:val="TOC3"/>
            <w:tabs>
              <w:tab w:val="left" w:pos="1100"/>
              <w:tab w:val="right" w:leader="dot" w:pos="10456"/>
            </w:tabs>
            <w:rPr>
              <w:del w:id="552" w:author="Jarno Nieminen" w:date="2014-06-19T14:16:00Z"/>
              <w:rFonts w:asciiTheme="minorHAnsi" w:eastAsiaTheme="minorEastAsia" w:hAnsiTheme="minorHAnsi" w:cstheme="minorBidi"/>
              <w:noProof/>
              <w:sz w:val="22"/>
              <w:lang w:eastAsia="sv-SE"/>
            </w:rPr>
          </w:pPr>
          <w:del w:id="553" w:author="Jarno Nieminen" w:date="2014-06-19T14:16:00Z">
            <w:r w:rsidRPr="007E2227" w:rsidDel="007E2227">
              <w:rPr>
                <w:noProof/>
                <w:rPrChange w:id="554" w:author="Jarno Nieminen" w:date="2014-06-19T14:16:00Z">
                  <w:rPr>
                    <w:rStyle w:val="Hyperlink"/>
                    <w:noProof/>
                  </w:rPr>
                </w:rPrChange>
              </w:rPr>
              <w:delText>2.1.4</w:delText>
            </w:r>
            <w:r w:rsidDel="007E2227">
              <w:rPr>
                <w:rFonts w:asciiTheme="minorHAnsi" w:eastAsiaTheme="minorEastAsia" w:hAnsiTheme="minorHAnsi" w:cstheme="minorBidi"/>
                <w:noProof/>
                <w:sz w:val="22"/>
                <w:lang w:eastAsia="sv-SE"/>
              </w:rPr>
              <w:tab/>
            </w:r>
            <w:r w:rsidRPr="007E2227" w:rsidDel="007E2227">
              <w:rPr>
                <w:noProof/>
                <w:rPrChange w:id="555" w:author="Jarno Nieminen" w:date="2014-06-19T14:16:00Z">
                  <w:rPr>
                    <w:rStyle w:val="Hyperlink"/>
                    <w:noProof/>
                  </w:rPr>
                </w:rPrChange>
              </w:rPr>
              <w:delText>Utgångna tjänstekontrakt</w:delText>
            </w:r>
            <w:r w:rsidDel="007E2227">
              <w:rPr>
                <w:noProof/>
                <w:webHidden/>
              </w:rPr>
              <w:tab/>
            </w:r>
          </w:del>
          <w:del w:id="556" w:author="Jarno Nieminen" w:date="2014-06-19T10:06:00Z">
            <w:r w:rsidDel="00B424C3">
              <w:rPr>
                <w:noProof/>
                <w:webHidden/>
              </w:rPr>
              <w:delText>11</w:delText>
            </w:r>
          </w:del>
        </w:p>
        <w:p w14:paraId="5FD27DEE" w14:textId="77777777" w:rsidR="00EB3370" w:rsidDel="007E2227" w:rsidRDefault="00EB3370">
          <w:pPr>
            <w:pStyle w:val="TOC1"/>
            <w:tabs>
              <w:tab w:val="left" w:pos="400"/>
              <w:tab w:val="right" w:leader="dot" w:pos="10456"/>
            </w:tabs>
            <w:rPr>
              <w:del w:id="557" w:author="Jarno Nieminen" w:date="2014-06-19T14:16:00Z"/>
              <w:rFonts w:asciiTheme="minorHAnsi" w:eastAsiaTheme="minorEastAsia" w:hAnsiTheme="minorHAnsi" w:cstheme="minorBidi"/>
              <w:noProof/>
              <w:sz w:val="22"/>
              <w:lang w:eastAsia="sv-SE"/>
            </w:rPr>
          </w:pPr>
          <w:del w:id="558" w:author="Jarno Nieminen" w:date="2014-06-19T14:16:00Z">
            <w:r w:rsidRPr="007E2227" w:rsidDel="007E2227">
              <w:rPr>
                <w:noProof/>
                <w:rPrChange w:id="559" w:author="Jarno Nieminen" w:date="2014-06-19T14:16:00Z">
                  <w:rPr>
                    <w:rStyle w:val="Hyperlink"/>
                    <w:noProof/>
                  </w:rPr>
                </w:rPrChange>
              </w:rPr>
              <w:delText>3</w:delText>
            </w:r>
            <w:r w:rsidDel="007E2227">
              <w:rPr>
                <w:rFonts w:asciiTheme="minorHAnsi" w:eastAsiaTheme="minorEastAsia" w:hAnsiTheme="minorHAnsi" w:cstheme="minorBidi"/>
                <w:noProof/>
                <w:sz w:val="22"/>
                <w:lang w:eastAsia="sv-SE"/>
              </w:rPr>
              <w:tab/>
            </w:r>
            <w:r w:rsidRPr="007E2227" w:rsidDel="007E2227">
              <w:rPr>
                <w:noProof/>
                <w:rPrChange w:id="560" w:author="Jarno Nieminen" w:date="2014-06-19T14:16:00Z">
                  <w:rPr>
                    <w:rStyle w:val="Hyperlink"/>
                    <w:noProof/>
                  </w:rPr>
                </w:rPrChange>
              </w:rPr>
              <w:delText>Tjänstedomänens arkitektur</w:delText>
            </w:r>
            <w:r w:rsidDel="007E2227">
              <w:rPr>
                <w:noProof/>
                <w:webHidden/>
              </w:rPr>
              <w:tab/>
            </w:r>
          </w:del>
          <w:del w:id="561" w:author="Jarno Nieminen" w:date="2014-06-19T10:06:00Z">
            <w:r w:rsidDel="00B424C3">
              <w:rPr>
                <w:noProof/>
                <w:webHidden/>
              </w:rPr>
              <w:delText>12</w:delText>
            </w:r>
          </w:del>
        </w:p>
        <w:p w14:paraId="2935F1F2" w14:textId="77777777" w:rsidR="00EB3370" w:rsidDel="007E2227" w:rsidRDefault="00EB3370">
          <w:pPr>
            <w:pStyle w:val="TOC2"/>
            <w:tabs>
              <w:tab w:val="left" w:pos="879"/>
              <w:tab w:val="right" w:leader="dot" w:pos="10456"/>
            </w:tabs>
            <w:rPr>
              <w:del w:id="562" w:author="Jarno Nieminen" w:date="2014-06-19T14:16:00Z"/>
              <w:rFonts w:asciiTheme="minorHAnsi" w:eastAsiaTheme="minorEastAsia" w:hAnsiTheme="minorHAnsi" w:cstheme="minorBidi"/>
              <w:noProof/>
              <w:sz w:val="22"/>
              <w:lang w:eastAsia="sv-SE"/>
            </w:rPr>
          </w:pPr>
          <w:del w:id="563" w:author="Jarno Nieminen" w:date="2014-06-19T14:16:00Z">
            <w:r w:rsidRPr="007E2227" w:rsidDel="007E2227">
              <w:rPr>
                <w:noProof/>
                <w:rPrChange w:id="564" w:author="Jarno Nieminen" w:date="2014-06-19T14:16:00Z">
                  <w:rPr>
                    <w:rStyle w:val="Hyperlink"/>
                    <w:noProof/>
                  </w:rPr>
                </w:rPrChange>
              </w:rPr>
              <w:delText>3.1</w:delText>
            </w:r>
            <w:r w:rsidDel="007E2227">
              <w:rPr>
                <w:rFonts w:asciiTheme="minorHAnsi" w:eastAsiaTheme="minorEastAsia" w:hAnsiTheme="minorHAnsi" w:cstheme="minorBidi"/>
                <w:noProof/>
                <w:sz w:val="22"/>
                <w:lang w:eastAsia="sv-SE"/>
              </w:rPr>
              <w:tab/>
            </w:r>
            <w:r w:rsidRPr="007E2227" w:rsidDel="007E2227">
              <w:rPr>
                <w:noProof/>
                <w:rPrChange w:id="565" w:author="Jarno Nieminen" w:date="2014-06-19T14:16:00Z">
                  <w:rPr>
                    <w:rStyle w:val="Hyperlink"/>
                    <w:noProof/>
                  </w:rPr>
                </w:rPrChange>
              </w:rPr>
              <w:delText>Flöde AF-1 Skapa formulärmall</w:delText>
            </w:r>
            <w:r w:rsidDel="007E2227">
              <w:rPr>
                <w:noProof/>
                <w:webHidden/>
              </w:rPr>
              <w:tab/>
            </w:r>
          </w:del>
          <w:del w:id="566" w:author="Jarno Nieminen" w:date="2014-06-19T10:06:00Z">
            <w:r w:rsidDel="00B424C3">
              <w:rPr>
                <w:noProof/>
                <w:webHidden/>
              </w:rPr>
              <w:delText>12</w:delText>
            </w:r>
          </w:del>
        </w:p>
        <w:p w14:paraId="158FACA1" w14:textId="77777777" w:rsidR="00EB3370" w:rsidDel="007E2227" w:rsidRDefault="00EB3370">
          <w:pPr>
            <w:pStyle w:val="TOC2"/>
            <w:tabs>
              <w:tab w:val="left" w:pos="879"/>
              <w:tab w:val="right" w:leader="dot" w:pos="10456"/>
            </w:tabs>
            <w:rPr>
              <w:del w:id="567" w:author="Jarno Nieminen" w:date="2014-06-19T14:16:00Z"/>
              <w:rFonts w:asciiTheme="minorHAnsi" w:eastAsiaTheme="minorEastAsia" w:hAnsiTheme="minorHAnsi" w:cstheme="minorBidi"/>
              <w:noProof/>
              <w:sz w:val="22"/>
              <w:lang w:eastAsia="sv-SE"/>
            </w:rPr>
          </w:pPr>
          <w:del w:id="568" w:author="Jarno Nieminen" w:date="2014-06-19T14:16:00Z">
            <w:r w:rsidRPr="007E2227" w:rsidDel="007E2227">
              <w:rPr>
                <w:noProof/>
                <w:rPrChange w:id="569" w:author="Jarno Nieminen" w:date="2014-06-19T14:16:00Z">
                  <w:rPr>
                    <w:rStyle w:val="Hyperlink"/>
                    <w:noProof/>
                  </w:rPr>
                </w:rPrChange>
              </w:rPr>
              <w:delText>3.2</w:delText>
            </w:r>
            <w:r w:rsidDel="007E2227">
              <w:rPr>
                <w:rFonts w:asciiTheme="minorHAnsi" w:eastAsiaTheme="minorEastAsia" w:hAnsiTheme="minorHAnsi" w:cstheme="minorBidi"/>
                <w:noProof/>
                <w:sz w:val="22"/>
                <w:lang w:eastAsia="sv-SE"/>
              </w:rPr>
              <w:tab/>
            </w:r>
            <w:r w:rsidRPr="007E2227" w:rsidDel="007E2227">
              <w:rPr>
                <w:noProof/>
                <w:rPrChange w:id="570" w:author="Jarno Nieminen" w:date="2014-06-19T14:16:00Z">
                  <w:rPr>
                    <w:rStyle w:val="Hyperlink"/>
                    <w:noProof/>
                  </w:rPr>
                </w:rPrChange>
              </w:rPr>
              <w:delText>Flöde AF-2 Begär formulärinsamling av patient</w:delText>
            </w:r>
            <w:r w:rsidDel="007E2227">
              <w:rPr>
                <w:noProof/>
                <w:webHidden/>
              </w:rPr>
              <w:tab/>
            </w:r>
          </w:del>
          <w:del w:id="571" w:author="Jarno Nieminen" w:date="2014-06-19T10:06:00Z">
            <w:r w:rsidDel="00B424C3">
              <w:rPr>
                <w:noProof/>
                <w:webHidden/>
              </w:rPr>
              <w:delText>13</w:delText>
            </w:r>
          </w:del>
        </w:p>
        <w:p w14:paraId="43DE5C8D" w14:textId="77777777" w:rsidR="00EB3370" w:rsidDel="007E2227" w:rsidRDefault="00EB3370">
          <w:pPr>
            <w:pStyle w:val="TOC2"/>
            <w:tabs>
              <w:tab w:val="left" w:pos="879"/>
              <w:tab w:val="right" w:leader="dot" w:pos="10456"/>
            </w:tabs>
            <w:rPr>
              <w:del w:id="572" w:author="Jarno Nieminen" w:date="2014-06-19T14:16:00Z"/>
              <w:rFonts w:asciiTheme="minorHAnsi" w:eastAsiaTheme="minorEastAsia" w:hAnsiTheme="minorHAnsi" w:cstheme="minorBidi"/>
              <w:noProof/>
              <w:sz w:val="22"/>
              <w:lang w:eastAsia="sv-SE"/>
            </w:rPr>
          </w:pPr>
          <w:del w:id="573" w:author="Jarno Nieminen" w:date="2014-06-19T14:16:00Z">
            <w:r w:rsidRPr="007E2227" w:rsidDel="007E2227">
              <w:rPr>
                <w:noProof/>
                <w:rPrChange w:id="574" w:author="Jarno Nieminen" w:date="2014-06-19T14:16:00Z">
                  <w:rPr>
                    <w:rStyle w:val="Hyperlink"/>
                    <w:noProof/>
                  </w:rPr>
                </w:rPrChange>
              </w:rPr>
              <w:delText>3.3</w:delText>
            </w:r>
            <w:r w:rsidDel="007E2227">
              <w:rPr>
                <w:rFonts w:asciiTheme="minorHAnsi" w:eastAsiaTheme="minorEastAsia" w:hAnsiTheme="minorHAnsi" w:cstheme="minorBidi"/>
                <w:noProof/>
                <w:sz w:val="22"/>
                <w:lang w:eastAsia="sv-SE"/>
              </w:rPr>
              <w:tab/>
            </w:r>
            <w:r w:rsidRPr="007E2227" w:rsidDel="007E2227">
              <w:rPr>
                <w:noProof/>
                <w:rPrChange w:id="575" w:author="Jarno Nieminen" w:date="2014-06-19T14:16:00Z">
                  <w:rPr>
                    <w:rStyle w:val="Hyperlink"/>
                    <w:noProof/>
                  </w:rPr>
                </w:rPrChange>
              </w:rPr>
              <w:delText>Flöde AF-3A Patient fyller i formulär (redan skapat)</w:delText>
            </w:r>
            <w:r w:rsidDel="007E2227">
              <w:rPr>
                <w:noProof/>
                <w:webHidden/>
              </w:rPr>
              <w:tab/>
            </w:r>
          </w:del>
          <w:del w:id="576" w:author="Jarno Nieminen" w:date="2014-06-19T10:06:00Z">
            <w:r w:rsidDel="00B424C3">
              <w:rPr>
                <w:noProof/>
                <w:webHidden/>
              </w:rPr>
              <w:delText>15</w:delText>
            </w:r>
          </w:del>
        </w:p>
        <w:p w14:paraId="449172AD" w14:textId="77777777" w:rsidR="00EB3370" w:rsidDel="007E2227" w:rsidRDefault="00EB3370">
          <w:pPr>
            <w:pStyle w:val="TOC2"/>
            <w:tabs>
              <w:tab w:val="left" w:pos="879"/>
              <w:tab w:val="right" w:leader="dot" w:pos="10456"/>
            </w:tabs>
            <w:rPr>
              <w:del w:id="577" w:author="Jarno Nieminen" w:date="2014-06-19T14:16:00Z"/>
              <w:rFonts w:asciiTheme="minorHAnsi" w:eastAsiaTheme="minorEastAsia" w:hAnsiTheme="minorHAnsi" w:cstheme="minorBidi"/>
              <w:noProof/>
              <w:sz w:val="22"/>
              <w:lang w:eastAsia="sv-SE"/>
            </w:rPr>
          </w:pPr>
          <w:del w:id="578" w:author="Jarno Nieminen" w:date="2014-06-19T14:16:00Z">
            <w:r w:rsidRPr="007E2227" w:rsidDel="007E2227">
              <w:rPr>
                <w:noProof/>
                <w:rPrChange w:id="579" w:author="Jarno Nieminen" w:date="2014-06-19T14:16:00Z">
                  <w:rPr>
                    <w:rStyle w:val="Hyperlink"/>
                    <w:noProof/>
                  </w:rPr>
                </w:rPrChange>
              </w:rPr>
              <w:delText>3.4</w:delText>
            </w:r>
            <w:r w:rsidDel="007E2227">
              <w:rPr>
                <w:rFonts w:asciiTheme="minorHAnsi" w:eastAsiaTheme="minorEastAsia" w:hAnsiTheme="minorHAnsi" w:cstheme="minorBidi"/>
                <w:noProof/>
                <w:sz w:val="22"/>
                <w:lang w:eastAsia="sv-SE"/>
              </w:rPr>
              <w:tab/>
            </w:r>
            <w:r w:rsidRPr="007E2227" w:rsidDel="007E2227">
              <w:rPr>
                <w:noProof/>
                <w:rPrChange w:id="580" w:author="Jarno Nieminen" w:date="2014-06-19T14:16:00Z">
                  <w:rPr>
                    <w:rStyle w:val="Hyperlink"/>
                    <w:noProof/>
                  </w:rPr>
                </w:rPrChange>
              </w:rPr>
              <w:delText>Flöde AF-3B Patient fyller i formulär</w:delText>
            </w:r>
            <w:r w:rsidDel="007E2227">
              <w:rPr>
                <w:noProof/>
                <w:webHidden/>
              </w:rPr>
              <w:tab/>
            </w:r>
          </w:del>
          <w:del w:id="581" w:author="Jarno Nieminen" w:date="2014-06-19T10:06:00Z">
            <w:r w:rsidDel="00B424C3">
              <w:rPr>
                <w:noProof/>
                <w:webHidden/>
              </w:rPr>
              <w:delText>17</w:delText>
            </w:r>
          </w:del>
        </w:p>
        <w:p w14:paraId="1AE92E71" w14:textId="77777777" w:rsidR="00EB3370" w:rsidDel="007E2227" w:rsidRDefault="00EB3370">
          <w:pPr>
            <w:pStyle w:val="TOC2"/>
            <w:tabs>
              <w:tab w:val="left" w:pos="879"/>
              <w:tab w:val="right" w:leader="dot" w:pos="10456"/>
            </w:tabs>
            <w:rPr>
              <w:del w:id="582" w:author="Jarno Nieminen" w:date="2014-06-19T14:16:00Z"/>
              <w:rFonts w:asciiTheme="minorHAnsi" w:eastAsiaTheme="minorEastAsia" w:hAnsiTheme="minorHAnsi" w:cstheme="minorBidi"/>
              <w:noProof/>
              <w:sz w:val="22"/>
              <w:lang w:eastAsia="sv-SE"/>
            </w:rPr>
          </w:pPr>
          <w:del w:id="583" w:author="Jarno Nieminen" w:date="2014-06-19T14:16:00Z">
            <w:r w:rsidRPr="007E2227" w:rsidDel="007E2227">
              <w:rPr>
                <w:noProof/>
                <w:rPrChange w:id="584" w:author="Jarno Nieminen" w:date="2014-06-19T14:16:00Z">
                  <w:rPr>
                    <w:rStyle w:val="Hyperlink"/>
                    <w:noProof/>
                  </w:rPr>
                </w:rPrChange>
              </w:rPr>
              <w:delText>3.5</w:delText>
            </w:r>
            <w:r w:rsidDel="007E2227">
              <w:rPr>
                <w:rFonts w:asciiTheme="minorHAnsi" w:eastAsiaTheme="minorEastAsia" w:hAnsiTheme="minorHAnsi" w:cstheme="minorBidi"/>
                <w:noProof/>
                <w:sz w:val="22"/>
                <w:lang w:eastAsia="sv-SE"/>
              </w:rPr>
              <w:tab/>
            </w:r>
            <w:r w:rsidRPr="007E2227" w:rsidDel="007E2227">
              <w:rPr>
                <w:noProof/>
                <w:rPrChange w:id="585" w:author="Jarno Nieminen" w:date="2014-06-19T14:16:00Z">
                  <w:rPr>
                    <w:rStyle w:val="Hyperlink"/>
                    <w:noProof/>
                  </w:rPr>
                </w:rPrChange>
              </w:rPr>
              <w:delText>Flöde AF-4 Återuppta formulär.</w:delText>
            </w:r>
            <w:r w:rsidDel="007E2227">
              <w:rPr>
                <w:noProof/>
                <w:webHidden/>
              </w:rPr>
              <w:tab/>
            </w:r>
          </w:del>
          <w:del w:id="586" w:author="Jarno Nieminen" w:date="2014-06-19T10:06:00Z">
            <w:r w:rsidDel="00B424C3">
              <w:rPr>
                <w:noProof/>
                <w:webHidden/>
              </w:rPr>
              <w:delText>19</w:delText>
            </w:r>
          </w:del>
        </w:p>
        <w:p w14:paraId="7EA7657C" w14:textId="77777777" w:rsidR="00EB3370" w:rsidDel="007E2227" w:rsidRDefault="00EB3370">
          <w:pPr>
            <w:pStyle w:val="TOC2"/>
            <w:tabs>
              <w:tab w:val="left" w:pos="879"/>
              <w:tab w:val="right" w:leader="dot" w:pos="10456"/>
            </w:tabs>
            <w:rPr>
              <w:del w:id="587" w:author="Jarno Nieminen" w:date="2014-06-19T14:16:00Z"/>
              <w:rFonts w:asciiTheme="minorHAnsi" w:eastAsiaTheme="minorEastAsia" w:hAnsiTheme="minorHAnsi" w:cstheme="minorBidi"/>
              <w:noProof/>
              <w:sz w:val="22"/>
              <w:lang w:eastAsia="sv-SE"/>
            </w:rPr>
          </w:pPr>
          <w:del w:id="588" w:author="Jarno Nieminen" w:date="2014-06-19T14:16:00Z">
            <w:r w:rsidRPr="007E2227" w:rsidDel="007E2227">
              <w:rPr>
                <w:noProof/>
                <w:rPrChange w:id="589" w:author="Jarno Nieminen" w:date="2014-06-19T14:16:00Z">
                  <w:rPr>
                    <w:rStyle w:val="Hyperlink"/>
                    <w:noProof/>
                  </w:rPr>
                </w:rPrChange>
              </w:rPr>
              <w:delText>3.6</w:delText>
            </w:r>
            <w:r w:rsidDel="007E2227">
              <w:rPr>
                <w:rFonts w:asciiTheme="minorHAnsi" w:eastAsiaTheme="minorEastAsia" w:hAnsiTheme="minorHAnsi" w:cstheme="minorBidi"/>
                <w:noProof/>
                <w:sz w:val="22"/>
                <w:lang w:eastAsia="sv-SE"/>
              </w:rPr>
              <w:tab/>
            </w:r>
            <w:r w:rsidRPr="007E2227" w:rsidDel="007E2227">
              <w:rPr>
                <w:noProof/>
                <w:rPrChange w:id="590" w:author="Jarno Nieminen" w:date="2014-06-19T14:16:00Z">
                  <w:rPr>
                    <w:rStyle w:val="Hyperlink"/>
                    <w:noProof/>
                  </w:rPr>
                </w:rPrChange>
              </w:rPr>
              <w:delText>Flöde AF-5 Notifiera</w:delText>
            </w:r>
            <w:r w:rsidDel="007E2227">
              <w:rPr>
                <w:noProof/>
                <w:webHidden/>
              </w:rPr>
              <w:tab/>
            </w:r>
          </w:del>
          <w:del w:id="591" w:author="Jarno Nieminen" w:date="2014-06-19T10:06:00Z">
            <w:r w:rsidDel="00B424C3">
              <w:rPr>
                <w:noProof/>
                <w:webHidden/>
              </w:rPr>
              <w:delText>20</w:delText>
            </w:r>
          </w:del>
        </w:p>
        <w:p w14:paraId="76ED4E57" w14:textId="77777777" w:rsidR="00EB3370" w:rsidDel="007E2227" w:rsidRDefault="00EB3370">
          <w:pPr>
            <w:pStyle w:val="TOC2"/>
            <w:tabs>
              <w:tab w:val="left" w:pos="879"/>
              <w:tab w:val="right" w:leader="dot" w:pos="10456"/>
            </w:tabs>
            <w:rPr>
              <w:del w:id="592" w:author="Jarno Nieminen" w:date="2014-06-19T14:16:00Z"/>
              <w:rFonts w:asciiTheme="minorHAnsi" w:eastAsiaTheme="minorEastAsia" w:hAnsiTheme="minorHAnsi" w:cstheme="minorBidi"/>
              <w:noProof/>
              <w:sz w:val="22"/>
              <w:lang w:eastAsia="sv-SE"/>
            </w:rPr>
          </w:pPr>
          <w:del w:id="593" w:author="Jarno Nieminen" w:date="2014-06-19T14:16:00Z">
            <w:r w:rsidRPr="007E2227" w:rsidDel="007E2227">
              <w:rPr>
                <w:noProof/>
                <w:rPrChange w:id="594" w:author="Jarno Nieminen" w:date="2014-06-19T14:16:00Z">
                  <w:rPr>
                    <w:rStyle w:val="Hyperlink"/>
                    <w:noProof/>
                  </w:rPr>
                </w:rPrChange>
              </w:rPr>
              <w:delText>3.7</w:delText>
            </w:r>
            <w:r w:rsidDel="007E2227">
              <w:rPr>
                <w:rFonts w:asciiTheme="minorHAnsi" w:eastAsiaTheme="minorEastAsia" w:hAnsiTheme="minorHAnsi" w:cstheme="minorBidi"/>
                <w:noProof/>
                <w:sz w:val="22"/>
                <w:lang w:eastAsia="sv-SE"/>
              </w:rPr>
              <w:tab/>
            </w:r>
            <w:r w:rsidRPr="007E2227" w:rsidDel="007E2227">
              <w:rPr>
                <w:noProof/>
                <w:rPrChange w:id="595" w:author="Jarno Nieminen" w:date="2014-06-19T14:16:00Z">
                  <w:rPr>
                    <w:rStyle w:val="Hyperlink"/>
                    <w:noProof/>
                  </w:rPr>
                </w:rPrChange>
              </w:rPr>
              <w:delText>Flöde AF-6 Vårdsystem hämtar användarens/patientens formulär.</w:delText>
            </w:r>
            <w:r w:rsidDel="007E2227">
              <w:rPr>
                <w:noProof/>
                <w:webHidden/>
              </w:rPr>
              <w:tab/>
            </w:r>
          </w:del>
          <w:del w:id="596" w:author="Jarno Nieminen" w:date="2014-06-19T10:06:00Z">
            <w:r w:rsidDel="00B424C3">
              <w:rPr>
                <w:noProof/>
                <w:webHidden/>
              </w:rPr>
              <w:delText>20</w:delText>
            </w:r>
          </w:del>
        </w:p>
        <w:p w14:paraId="08E34909" w14:textId="77777777" w:rsidR="00EB3370" w:rsidDel="007E2227" w:rsidRDefault="00EB3370">
          <w:pPr>
            <w:pStyle w:val="TOC2"/>
            <w:tabs>
              <w:tab w:val="left" w:pos="879"/>
              <w:tab w:val="right" w:leader="dot" w:pos="10456"/>
            </w:tabs>
            <w:rPr>
              <w:del w:id="597" w:author="Jarno Nieminen" w:date="2014-06-19T14:16:00Z"/>
              <w:rFonts w:asciiTheme="minorHAnsi" w:eastAsiaTheme="minorEastAsia" w:hAnsiTheme="minorHAnsi" w:cstheme="minorBidi"/>
              <w:noProof/>
              <w:sz w:val="22"/>
              <w:lang w:eastAsia="sv-SE"/>
            </w:rPr>
          </w:pPr>
          <w:del w:id="598" w:author="Jarno Nieminen" w:date="2014-06-19T14:16:00Z">
            <w:r w:rsidRPr="007E2227" w:rsidDel="007E2227">
              <w:rPr>
                <w:noProof/>
                <w:lang w:eastAsia="sv-SE"/>
                <w:rPrChange w:id="599" w:author="Jarno Nieminen" w:date="2014-06-19T14:16:00Z">
                  <w:rPr>
                    <w:rStyle w:val="Hyperlink"/>
                    <w:noProof/>
                    <w:lang w:eastAsia="sv-SE"/>
                  </w:rPr>
                </w:rPrChange>
              </w:rPr>
              <w:delText>3.8</w:delText>
            </w:r>
            <w:r w:rsidDel="007E2227">
              <w:rPr>
                <w:rFonts w:asciiTheme="minorHAnsi" w:eastAsiaTheme="minorEastAsia" w:hAnsiTheme="minorHAnsi" w:cstheme="minorBidi"/>
                <w:noProof/>
                <w:sz w:val="22"/>
                <w:lang w:eastAsia="sv-SE"/>
              </w:rPr>
              <w:tab/>
            </w:r>
            <w:r w:rsidRPr="007E2227" w:rsidDel="007E2227">
              <w:rPr>
                <w:noProof/>
                <w:rPrChange w:id="600" w:author="Jarno Nieminen" w:date="2014-06-19T14:16:00Z">
                  <w:rPr>
                    <w:rStyle w:val="Hyperlink"/>
                    <w:noProof/>
                  </w:rPr>
                </w:rPrChange>
              </w:rPr>
              <w:delText xml:space="preserve">Flöde AF7 - </w:delText>
            </w:r>
            <w:r w:rsidRPr="007E2227" w:rsidDel="007E2227">
              <w:rPr>
                <w:noProof/>
                <w:lang w:eastAsia="sv-SE"/>
                <w:rPrChange w:id="601" w:author="Jarno Nieminen" w:date="2014-06-19T14:16:00Z">
                  <w:rPr>
                    <w:rStyle w:val="Hyperlink"/>
                    <w:noProof/>
                    <w:lang w:eastAsia="sv-SE"/>
                  </w:rPr>
                </w:rPrChange>
              </w:rPr>
              <w:delText>Fylla i och avsluta ett formulär</w:delText>
            </w:r>
            <w:r w:rsidDel="007E2227">
              <w:rPr>
                <w:noProof/>
                <w:webHidden/>
              </w:rPr>
              <w:tab/>
            </w:r>
          </w:del>
          <w:del w:id="602" w:author="Jarno Nieminen" w:date="2014-06-19T10:06:00Z">
            <w:r w:rsidDel="00B424C3">
              <w:rPr>
                <w:noProof/>
                <w:webHidden/>
              </w:rPr>
              <w:delText>21</w:delText>
            </w:r>
          </w:del>
        </w:p>
        <w:p w14:paraId="12758144" w14:textId="77777777" w:rsidR="00EB3370" w:rsidDel="007E2227" w:rsidRDefault="00EB3370">
          <w:pPr>
            <w:pStyle w:val="TOC2"/>
            <w:tabs>
              <w:tab w:val="left" w:pos="879"/>
              <w:tab w:val="right" w:leader="dot" w:pos="10456"/>
            </w:tabs>
            <w:rPr>
              <w:del w:id="603" w:author="Jarno Nieminen" w:date="2014-06-19T14:16:00Z"/>
              <w:rFonts w:asciiTheme="minorHAnsi" w:eastAsiaTheme="minorEastAsia" w:hAnsiTheme="minorHAnsi" w:cstheme="minorBidi"/>
              <w:noProof/>
              <w:sz w:val="22"/>
              <w:lang w:eastAsia="sv-SE"/>
            </w:rPr>
          </w:pPr>
          <w:del w:id="604" w:author="Jarno Nieminen" w:date="2014-06-19T14:16:00Z">
            <w:r w:rsidRPr="007E2227" w:rsidDel="007E2227">
              <w:rPr>
                <w:noProof/>
                <w:rPrChange w:id="605" w:author="Jarno Nieminen" w:date="2014-06-19T14:16:00Z">
                  <w:rPr>
                    <w:rStyle w:val="Hyperlink"/>
                    <w:noProof/>
                  </w:rPr>
                </w:rPrChange>
              </w:rPr>
              <w:delText>3.9</w:delText>
            </w:r>
            <w:r w:rsidDel="007E2227">
              <w:rPr>
                <w:rFonts w:asciiTheme="minorHAnsi" w:eastAsiaTheme="minorEastAsia" w:hAnsiTheme="minorHAnsi" w:cstheme="minorBidi"/>
                <w:noProof/>
                <w:sz w:val="22"/>
                <w:lang w:eastAsia="sv-SE"/>
              </w:rPr>
              <w:tab/>
            </w:r>
            <w:r w:rsidRPr="007E2227" w:rsidDel="007E2227">
              <w:rPr>
                <w:noProof/>
                <w:rPrChange w:id="606" w:author="Jarno Nieminen" w:date="2014-06-19T14:16:00Z">
                  <w:rPr>
                    <w:rStyle w:val="Hyperlink"/>
                    <w:noProof/>
                  </w:rPr>
                </w:rPrChange>
              </w:rPr>
              <w:delText xml:space="preserve">Flöde </w:delText>
            </w:r>
            <w:r w:rsidRPr="007E2227" w:rsidDel="007E2227">
              <w:rPr>
                <w:noProof/>
                <w:lang w:eastAsia="sv-SE"/>
                <w:rPrChange w:id="607" w:author="Jarno Nieminen" w:date="2014-06-19T14:16:00Z">
                  <w:rPr>
                    <w:rStyle w:val="Hyperlink"/>
                    <w:noProof/>
                    <w:lang w:eastAsia="sv-SE"/>
                  </w:rPr>
                </w:rPrChange>
              </w:rPr>
              <w:delText>AF-8 Fyll i formulär</w:delText>
            </w:r>
            <w:r w:rsidDel="007E2227">
              <w:rPr>
                <w:noProof/>
                <w:webHidden/>
              </w:rPr>
              <w:tab/>
            </w:r>
          </w:del>
          <w:del w:id="608" w:author="Jarno Nieminen" w:date="2014-06-19T10:06:00Z">
            <w:r w:rsidDel="00B424C3">
              <w:rPr>
                <w:noProof/>
                <w:webHidden/>
              </w:rPr>
              <w:delText>22</w:delText>
            </w:r>
          </w:del>
        </w:p>
        <w:p w14:paraId="40ECBA83" w14:textId="77777777" w:rsidR="00EB3370" w:rsidDel="007E2227" w:rsidRDefault="00EB3370">
          <w:pPr>
            <w:pStyle w:val="TOC2"/>
            <w:tabs>
              <w:tab w:val="left" w:pos="879"/>
              <w:tab w:val="right" w:leader="dot" w:pos="10456"/>
            </w:tabs>
            <w:rPr>
              <w:del w:id="609" w:author="Jarno Nieminen" w:date="2014-06-19T14:16:00Z"/>
              <w:rFonts w:asciiTheme="minorHAnsi" w:eastAsiaTheme="minorEastAsia" w:hAnsiTheme="minorHAnsi" w:cstheme="minorBidi"/>
              <w:noProof/>
              <w:sz w:val="22"/>
              <w:lang w:eastAsia="sv-SE"/>
            </w:rPr>
          </w:pPr>
          <w:del w:id="610" w:author="Jarno Nieminen" w:date="2014-06-19T14:16:00Z">
            <w:r w:rsidRPr="007E2227" w:rsidDel="007E2227">
              <w:rPr>
                <w:noProof/>
                <w:lang w:eastAsia="sv-SE"/>
                <w:rPrChange w:id="611" w:author="Jarno Nieminen" w:date="2014-06-19T14:16:00Z">
                  <w:rPr>
                    <w:rStyle w:val="Hyperlink"/>
                    <w:noProof/>
                    <w:lang w:eastAsia="sv-SE"/>
                  </w:rPr>
                </w:rPrChange>
              </w:rPr>
              <w:delText>3.10</w:delText>
            </w:r>
            <w:r w:rsidDel="007E2227">
              <w:rPr>
                <w:rFonts w:asciiTheme="minorHAnsi" w:eastAsiaTheme="minorEastAsia" w:hAnsiTheme="minorHAnsi" w:cstheme="minorBidi"/>
                <w:noProof/>
                <w:sz w:val="22"/>
                <w:lang w:eastAsia="sv-SE"/>
              </w:rPr>
              <w:tab/>
            </w:r>
            <w:r w:rsidRPr="007E2227" w:rsidDel="007E2227">
              <w:rPr>
                <w:noProof/>
                <w:rPrChange w:id="612" w:author="Jarno Nieminen" w:date="2014-06-19T14:16:00Z">
                  <w:rPr>
                    <w:rStyle w:val="Hyperlink"/>
                    <w:noProof/>
                  </w:rPr>
                </w:rPrChange>
              </w:rPr>
              <w:delText xml:space="preserve">Flöde </w:delText>
            </w:r>
            <w:r w:rsidRPr="007E2227" w:rsidDel="007E2227">
              <w:rPr>
                <w:noProof/>
                <w:lang w:eastAsia="sv-SE"/>
                <w:rPrChange w:id="613" w:author="Jarno Nieminen" w:date="2014-06-19T14:16:00Z">
                  <w:rPr>
                    <w:rStyle w:val="Hyperlink"/>
                    <w:noProof/>
                    <w:lang w:eastAsia="sv-SE"/>
                  </w:rPr>
                </w:rPrChange>
              </w:rPr>
              <w:delText>AF-9 Spara och avsluta formulär</w:delText>
            </w:r>
            <w:r w:rsidDel="007E2227">
              <w:rPr>
                <w:noProof/>
                <w:webHidden/>
              </w:rPr>
              <w:tab/>
            </w:r>
          </w:del>
          <w:del w:id="614" w:author="Jarno Nieminen" w:date="2014-06-19T10:06:00Z">
            <w:r w:rsidDel="00B424C3">
              <w:rPr>
                <w:noProof/>
                <w:webHidden/>
              </w:rPr>
              <w:delText>22</w:delText>
            </w:r>
          </w:del>
        </w:p>
        <w:p w14:paraId="54BBFEE4" w14:textId="77777777" w:rsidR="00EB3370" w:rsidDel="007E2227" w:rsidRDefault="00EB3370">
          <w:pPr>
            <w:pStyle w:val="TOC2"/>
            <w:tabs>
              <w:tab w:val="left" w:pos="879"/>
              <w:tab w:val="right" w:leader="dot" w:pos="10456"/>
            </w:tabs>
            <w:rPr>
              <w:del w:id="615" w:author="Jarno Nieminen" w:date="2014-06-19T14:16:00Z"/>
              <w:rFonts w:asciiTheme="minorHAnsi" w:eastAsiaTheme="minorEastAsia" w:hAnsiTheme="minorHAnsi" w:cstheme="minorBidi"/>
              <w:noProof/>
              <w:sz w:val="22"/>
              <w:lang w:eastAsia="sv-SE"/>
            </w:rPr>
          </w:pPr>
          <w:del w:id="616" w:author="Jarno Nieminen" w:date="2014-06-19T14:16:00Z">
            <w:r w:rsidRPr="007E2227" w:rsidDel="007E2227">
              <w:rPr>
                <w:noProof/>
                <w:lang w:eastAsia="sv-SE"/>
                <w:rPrChange w:id="617" w:author="Jarno Nieminen" w:date="2014-06-19T14:16:00Z">
                  <w:rPr>
                    <w:rStyle w:val="Hyperlink"/>
                    <w:noProof/>
                    <w:lang w:eastAsia="sv-SE"/>
                  </w:rPr>
                </w:rPrChange>
              </w:rPr>
              <w:delText>3.11</w:delText>
            </w:r>
            <w:r w:rsidDel="007E2227">
              <w:rPr>
                <w:rFonts w:asciiTheme="minorHAnsi" w:eastAsiaTheme="minorEastAsia" w:hAnsiTheme="minorHAnsi" w:cstheme="minorBidi"/>
                <w:noProof/>
                <w:sz w:val="22"/>
                <w:lang w:eastAsia="sv-SE"/>
              </w:rPr>
              <w:tab/>
            </w:r>
            <w:r w:rsidRPr="007E2227" w:rsidDel="007E2227">
              <w:rPr>
                <w:noProof/>
                <w:rPrChange w:id="618" w:author="Jarno Nieminen" w:date="2014-06-19T14:16:00Z">
                  <w:rPr>
                    <w:rStyle w:val="Hyperlink"/>
                    <w:noProof/>
                  </w:rPr>
                </w:rPrChange>
              </w:rPr>
              <w:delText xml:space="preserve">Flöde </w:delText>
            </w:r>
            <w:r w:rsidRPr="007E2227" w:rsidDel="007E2227">
              <w:rPr>
                <w:noProof/>
                <w:lang w:eastAsia="sv-SE"/>
                <w:rPrChange w:id="619" w:author="Jarno Nieminen" w:date="2014-06-19T14:16:00Z">
                  <w:rPr>
                    <w:rStyle w:val="Hyperlink"/>
                    <w:noProof/>
                    <w:lang w:eastAsia="sv-SE"/>
                  </w:rPr>
                </w:rPrChange>
              </w:rPr>
              <w:delText>AF-10 Hämta formulär</w:delText>
            </w:r>
            <w:r w:rsidDel="007E2227">
              <w:rPr>
                <w:noProof/>
                <w:webHidden/>
              </w:rPr>
              <w:tab/>
            </w:r>
          </w:del>
          <w:del w:id="620" w:author="Jarno Nieminen" w:date="2014-06-19T10:06:00Z">
            <w:r w:rsidDel="00B424C3">
              <w:rPr>
                <w:noProof/>
                <w:webHidden/>
              </w:rPr>
              <w:delText>22</w:delText>
            </w:r>
          </w:del>
        </w:p>
        <w:p w14:paraId="4B2E5FB9" w14:textId="77777777" w:rsidR="00EB3370" w:rsidDel="007E2227" w:rsidRDefault="00EB3370">
          <w:pPr>
            <w:pStyle w:val="TOC2"/>
            <w:tabs>
              <w:tab w:val="left" w:pos="879"/>
              <w:tab w:val="right" w:leader="dot" w:pos="10456"/>
            </w:tabs>
            <w:rPr>
              <w:del w:id="621" w:author="Jarno Nieminen" w:date="2014-06-19T14:16:00Z"/>
              <w:rFonts w:asciiTheme="minorHAnsi" w:eastAsiaTheme="minorEastAsia" w:hAnsiTheme="minorHAnsi" w:cstheme="minorBidi"/>
              <w:noProof/>
              <w:sz w:val="22"/>
              <w:lang w:eastAsia="sv-SE"/>
            </w:rPr>
          </w:pPr>
          <w:del w:id="622" w:author="Jarno Nieminen" w:date="2014-06-19T14:16:00Z">
            <w:r w:rsidRPr="007E2227" w:rsidDel="007E2227">
              <w:rPr>
                <w:noProof/>
                <w:rPrChange w:id="623" w:author="Jarno Nieminen" w:date="2014-06-19T14:16:00Z">
                  <w:rPr>
                    <w:rStyle w:val="Hyperlink"/>
                    <w:noProof/>
                  </w:rPr>
                </w:rPrChange>
              </w:rPr>
              <w:delText>3.12</w:delText>
            </w:r>
            <w:r w:rsidDel="007E2227">
              <w:rPr>
                <w:rFonts w:asciiTheme="minorHAnsi" w:eastAsiaTheme="minorEastAsia" w:hAnsiTheme="minorHAnsi" w:cstheme="minorBidi"/>
                <w:noProof/>
                <w:sz w:val="22"/>
                <w:lang w:eastAsia="sv-SE"/>
              </w:rPr>
              <w:tab/>
            </w:r>
            <w:r w:rsidRPr="007E2227" w:rsidDel="007E2227">
              <w:rPr>
                <w:noProof/>
                <w:rPrChange w:id="624" w:author="Jarno Nieminen" w:date="2014-06-19T14:16:00Z">
                  <w:rPr>
                    <w:rStyle w:val="Hyperlink"/>
                    <w:noProof/>
                  </w:rPr>
                </w:rPrChange>
              </w:rPr>
              <w:delText>Flöde</w:delText>
            </w:r>
            <w:r w:rsidRPr="007E2227" w:rsidDel="007E2227">
              <w:rPr>
                <w:noProof/>
                <w:lang w:eastAsia="sv-SE"/>
                <w:rPrChange w:id="625" w:author="Jarno Nieminen" w:date="2014-06-19T14:16:00Z">
                  <w:rPr>
                    <w:rStyle w:val="Hyperlink"/>
                    <w:noProof/>
                    <w:lang w:eastAsia="sv-SE"/>
                  </w:rPr>
                </w:rPrChange>
              </w:rPr>
              <w:delText xml:space="preserve"> </w:delText>
            </w:r>
            <w:r w:rsidRPr="007E2227" w:rsidDel="007E2227">
              <w:rPr>
                <w:iCs/>
                <w:noProof/>
                <w:lang w:eastAsia="sv-SE"/>
                <w:rPrChange w:id="626" w:author="Jarno Nieminen" w:date="2014-06-19T14:16:00Z">
                  <w:rPr>
                    <w:rStyle w:val="Hyperlink"/>
                    <w:iCs/>
                    <w:noProof/>
                    <w:lang w:eastAsia="sv-SE"/>
                  </w:rPr>
                </w:rPrChange>
              </w:rPr>
              <w:delText xml:space="preserve">AF-11 </w:delText>
            </w:r>
            <w:r w:rsidRPr="007E2227" w:rsidDel="007E2227">
              <w:rPr>
                <w:noProof/>
                <w:rPrChange w:id="627" w:author="Jarno Nieminen" w:date="2014-06-19T14:16:00Z">
                  <w:rPr>
                    <w:rStyle w:val="Hyperlink"/>
                    <w:noProof/>
                  </w:rPr>
                </w:rPrChange>
              </w:rPr>
              <w:delText>Avbryta formulär</w:delText>
            </w:r>
            <w:r w:rsidDel="007E2227">
              <w:rPr>
                <w:noProof/>
                <w:webHidden/>
              </w:rPr>
              <w:tab/>
            </w:r>
          </w:del>
          <w:del w:id="628" w:author="Jarno Nieminen" w:date="2014-06-19T10:06:00Z">
            <w:r w:rsidDel="00B424C3">
              <w:rPr>
                <w:noProof/>
                <w:webHidden/>
              </w:rPr>
              <w:delText>22</w:delText>
            </w:r>
          </w:del>
        </w:p>
        <w:p w14:paraId="4D1B0F74" w14:textId="77777777" w:rsidR="00EB3370" w:rsidDel="007E2227" w:rsidRDefault="00EB3370">
          <w:pPr>
            <w:pStyle w:val="TOC2"/>
            <w:tabs>
              <w:tab w:val="left" w:pos="879"/>
              <w:tab w:val="right" w:leader="dot" w:pos="10456"/>
            </w:tabs>
            <w:rPr>
              <w:del w:id="629" w:author="Jarno Nieminen" w:date="2014-06-19T14:16:00Z"/>
              <w:rFonts w:asciiTheme="minorHAnsi" w:eastAsiaTheme="minorEastAsia" w:hAnsiTheme="minorHAnsi" w:cstheme="minorBidi"/>
              <w:noProof/>
              <w:sz w:val="22"/>
              <w:lang w:eastAsia="sv-SE"/>
            </w:rPr>
          </w:pPr>
          <w:del w:id="630" w:author="Jarno Nieminen" w:date="2014-06-19T14:16:00Z">
            <w:r w:rsidRPr="007E2227" w:rsidDel="007E2227">
              <w:rPr>
                <w:noProof/>
                <w:lang w:eastAsia="sv-SE"/>
                <w:rPrChange w:id="631" w:author="Jarno Nieminen" w:date="2014-06-19T14:16:00Z">
                  <w:rPr>
                    <w:rStyle w:val="Hyperlink"/>
                    <w:noProof/>
                    <w:lang w:eastAsia="sv-SE"/>
                  </w:rPr>
                </w:rPrChange>
              </w:rPr>
              <w:delText>3.13</w:delText>
            </w:r>
            <w:r w:rsidDel="007E2227">
              <w:rPr>
                <w:rFonts w:asciiTheme="minorHAnsi" w:eastAsiaTheme="minorEastAsia" w:hAnsiTheme="minorHAnsi" w:cstheme="minorBidi"/>
                <w:noProof/>
                <w:sz w:val="22"/>
                <w:lang w:eastAsia="sv-SE"/>
              </w:rPr>
              <w:tab/>
            </w:r>
            <w:r w:rsidRPr="007E2227" w:rsidDel="007E2227">
              <w:rPr>
                <w:noProof/>
                <w:rPrChange w:id="632" w:author="Jarno Nieminen" w:date="2014-06-19T14:16:00Z">
                  <w:rPr>
                    <w:rStyle w:val="Hyperlink"/>
                    <w:noProof/>
                  </w:rPr>
                </w:rPrChange>
              </w:rPr>
              <w:delText xml:space="preserve">Flöde </w:delText>
            </w:r>
            <w:r w:rsidRPr="007E2227" w:rsidDel="007E2227">
              <w:rPr>
                <w:noProof/>
                <w:lang w:eastAsia="sv-SE"/>
                <w:rPrChange w:id="633" w:author="Jarno Nieminen" w:date="2014-06-19T14:16:00Z">
                  <w:rPr>
                    <w:rStyle w:val="Hyperlink"/>
                    <w:noProof/>
                    <w:lang w:eastAsia="sv-SE"/>
                  </w:rPr>
                </w:rPrChange>
              </w:rPr>
              <w:delText>AF-12 Hämta formulärlista</w:delText>
            </w:r>
            <w:r w:rsidDel="007E2227">
              <w:rPr>
                <w:noProof/>
                <w:webHidden/>
              </w:rPr>
              <w:tab/>
            </w:r>
          </w:del>
          <w:del w:id="634" w:author="Jarno Nieminen" w:date="2014-06-19T10:06:00Z">
            <w:r w:rsidDel="00B424C3">
              <w:rPr>
                <w:noProof/>
                <w:webHidden/>
              </w:rPr>
              <w:delText>23</w:delText>
            </w:r>
          </w:del>
        </w:p>
        <w:p w14:paraId="222CA76A" w14:textId="77777777" w:rsidR="00EB3370" w:rsidDel="007E2227" w:rsidRDefault="00EB3370">
          <w:pPr>
            <w:pStyle w:val="TOC2"/>
            <w:tabs>
              <w:tab w:val="left" w:pos="879"/>
              <w:tab w:val="right" w:leader="dot" w:pos="10456"/>
            </w:tabs>
            <w:rPr>
              <w:del w:id="635" w:author="Jarno Nieminen" w:date="2014-06-19T14:16:00Z"/>
              <w:rFonts w:asciiTheme="minorHAnsi" w:eastAsiaTheme="minorEastAsia" w:hAnsiTheme="minorHAnsi" w:cstheme="minorBidi"/>
              <w:noProof/>
              <w:sz w:val="22"/>
              <w:lang w:eastAsia="sv-SE"/>
            </w:rPr>
          </w:pPr>
          <w:del w:id="636" w:author="Jarno Nieminen" w:date="2014-06-19T14:16:00Z">
            <w:r w:rsidRPr="007E2227" w:rsidDel="007E2227">
              <w:rPr>
                <w:noProof/>
                <w:lang w:eastAsia="sv-SE"/>
                <w:rPrChange w:id="637" w:author="Jarno Nieminen" w:date="2014-06-19T14:16:00Z">
                  <w:rPr>
                    <w:rStyle w:val="Hyperlink"/>
                    <w:noProof/>
                    <w:lang w:eastAsia="sv-SE"/>
                  </w:rPr>
                </w:rPrChange>
              </w:rPr>
              <w:delText>3.14</w:delText>
            </w:r>
            <w:r w:rsidDel="007E2227">
              <w:rPr>
                <w:rFonts w:asciiTheme="minorHAnsi" w:eastAsiaTheme="minorEastAsia" w:hAnsiTheme="minorHAnsi" w:cstheme="minorBidi"/>
                <w:noProof/>
                <w:sz w:val="22"/>
                <w:lang w:eastAsia="sv-SE"/>
              </w:rPr>
              <w:tab/>
            </w:r>
            <w:r w:rsidRPr="007E2227" w:rsidDel="007E2227">
              <w:rPr>
                <w:noProof/>
                <w:rPrChange w:id="638" w:author="Jarno Nieminen" w:date="2014-06-19T14:16:00Z">
                  <w:rPr>
                    <w:rStyle w:val="Hyperlink"/>
                    <w:noProof/>
                  </w:rPr>
                </w:rPrChange>
              </w:rPr>
              <w:delText xml:space="preserve">Flöde AF-13 </w:delText>
            </w:r>
            <w:r w:rsidRPr="007E2227" w:rsidDel="007E2227">
              <w:rPr>
                <w:noProof/>
                <w:lang w:eastAsia="sv-SE"/>
                <w:rPrChange w:id="639" w:author="Jarno Nieminen" w:date="2014-06-19T14:16:00Z">
                  <w:rPr>
                    <w:rStyle w:val="Hyperlink"/>
                    <w:noProof/>
                    <w:lang w:eastAsia="sv-SE"/>
                  </w:rPr>
                </w:rPrChange>
              </w:rPr>
              <w:delText>Hämta mallar</w:delText>
            </w:r>
            <w:r w:rsidDel="007E2227">
              <w:rPr>
                <w:noProof/>
                <w:webHidden/>
              </w:rPr>
              <w:tab/>
            </w:r>
          </w:del>
          <w:del w:id="640" w:author="Jarno Nieminen" w:date="2014-06-19T10:06:00Z">
            <w:r w:rsidDel="00B424C3">
              <w:rPr>
                <w:noProof/>
                <w:webHidden/>
              </w:rPr>
              <w:delText>23</w:delText>
            </w:r>
          </w:del>
        </w:p>
        <w:p w14:paraId="261F51EB" w14:textId="77777777" w:rsidR="00EB3370" w:rsidDel="007E2227" w:rsidRDefault="00EB3370">
          <w:pPr>
            <w:pStyle w:val="TOC2"/>
            <w:tabs>
              <w:tab w:val="left" w:pos="879"/>
              <w:tab w:val="right" w:leader="dot" w:pos="10456"/>
            </w:tabs>
            <w:rPr>
              <w:del w:id="641" w:author="Jarno Nieminen" w:date="2014-06-19T14:16:00Z"/>
              <w:rFonts w:asciiTheme="minorHAnsi" w:eastAsiaTheme="minorEastAsia" w:hAnsiTheme="minorHAnsi" w:cstheme="minorBidi"/>
              <w:noProof/>
              <w:sz w:val="22"/>
              <w:lang w:eastAsia="sv-SE"/>
            </w:rPr>
          </w:pPr>
          <w:del w:id="642" w:author="Jarno Nieminen" w:date="2014-06-19T14:16:00Z">
            <w:r w:rsidRPr="007E2227" w:rsidDel="007E2227">
              <w:rPr>
                <w:noProof/>
                <w:rPrChange w:id="643" w:author="Jarno Nieminen" w:date="2014-06-19T14:16:00Z">
                  <w:rPr>
                    <w:rStyle w:val="Hyperlink"/>
                    <w:noProof/>
                  </w:rPr>
                </w:rPrChange>
              </w:rPr>
              <w:delText>3.15</w:delText>
            </w:r>
            <w:r w:rsidDel="007E2227">
              <w:rPr>
                <w:rFonts w:asciiTheme="minorHAnsi" w:eastAsiaTheme="minorEastAsia" w:hAnsiTheme="minorHAnsi" w:cstheme="minorBidi"/>
                <w:noProof/>
                <w:sz w:val="22"/>
                <w:lang w:eastAsia="sv-SE"/>
              </w:rPr>
              <w:tab/>
            </w:r>
            <w:r w:rsidRPr="007E2227" w:rsidDel="007E2227">
              <w:rPr>
                <w:noProof/>
                <w:rPrChange w:id="644" w:author="Jarno Nieminen" w:date="2014-06-19T14:16:00Z">
                  <w:rPr>
                    <w:rStyle w:val="Hyperlink"/>
                    <w:noProof/>
                  </w:rPr>
                </w:rPrChange>
              </w:rPr>
              <w:delText>Obligatoriska kontrakt</w:delText>
            </w:r>
            <w:r w:rsidDel="007E2227">
              <w:rPr>
                <w:noProof/>
                <w:webHidden/>
              </w:rPr>
              <w:tab/>
            </w:r>
          </w:del>
          <w:del w:id="645" w:author="Jarno Nieminen" w:date="2014-06-19T10:06:00Z">
            <w:r w:rsidDel="00B424C3">
              <w:rPr>
                <w:noProof/>
                <w:webHidden/>
              </w:rPr>
              <w:delText>24</w:delText>
            </w:r>
          </w:del>
        </w:p>
        <w:p w14:paraId="1A9677FE" w14:textId="77777777" w:rsidR="00EB3370" w:rsidDel="007E2227" w:rsidRDefault="00EB3370">
          <w:pPr>
            <w:pStyle w:val="TOC2"/>
            <w:tabs>
              <w:tab w:val="left" w:pos="879"/>
              <w:tab w:val="right" w:leader="dot" w:pos="10456"/>
            </w:tabs>
            <w:rPr>
              <w:del w:id="646" w:author="Jarno Nieminen" w:date="2014-06-19T14:16:00Z"/>
              <w:rFonts w:asciiTheme="minorHAnsi" w:eastAsiaTheme="minorEastAsia" w:hAnsiTheme="minorHAnsi" w:cstheme="minorBidi"/>
              <w:noProof/>
              <w:sz w:val="22"/>
              <w:lang w:eastAsia="sv-SE"/>
            </w:rPr>
          </w:pPr>
          <w:del w:id="647" w:author="Jarno Nieminen" w:date="2014-06-19T14:16:00Z">
            <w:r w:rsidRPr="007E2227" w:rsidDel="007E2227">
              <w:rPr>
                <w:noProof/>
                <w:rPrChange w:id="648" w:author="Jarno Nieminen" w:date="2014-06-19T14:16:00Z">
                  <w:rPr>
                    <w:rStyle w:val="Hyperlink"/>
                    <w:noProof/>
                  </w:rPr>
                </w:rPrChange>
              </w:rPr>
              <w:delText>3.16</w:delText>
            </w:r>
            <w:r w:rsidDel="007E2227">
              <w:rPr>
                <w:rFonts w:asciiTheme="minorHAnsi" w:eastAsiaTheme="minorEastAsia" w:hAnsiTheme="minorHAnsi" w:cstheme="minorBidi"/>
                <w:noProof/>
                <w:sz w:val="22"/>
                <w:lang w:eastAsia="sv-SE"/>
              </w:rPr>
              <w:tab/>
            </w:r>
            <w:r w:rsidRPr="007E2227" w:rsidDel="007E2227">
              <w:rPr>
                <w:noProof/>
                <w:rPrChange w:id="649" w:author="Jarno Nieminen" w:date="2014-06-19T14:16:00Z">
                  <w:rPr>
                    <w:rStyle w:val="Hyperlink"/>
                    <w:noProof/>
                  </w:rPr>
                </w:rPrChange>
              </w:rPr>
              <w:delText>Adressering</w:delText>
            </w:r>
            <w:r w:rsidDel="007E2227">
              <w:rPr>
                <w:noProof/>
                <w:webHidden/>
              </w:rPr>
              <w:tab/>
            </w:r>
          </w:del>
          <w:del w:id="650" w:author="Jarno Nieminen" w:date="2014-06-19T10:06:00Z">
            <w:r w:rsidDel="00B424C3">
              <w:rPr>
                <w:noProof/>
                <w:webHidden/>
              </w:rPr>
              <w:delText>25</w:delText>
            </w:r>
          </w:del>
        </w:p>
        <w:p w14:paraId="19861A07" w14:textId="77777777" w:rsidR="00EB3370" w:rsidDel="007E2227" w:rsidRDefault="00EB3370">
          <w:pPr>
            <w:pStyle w:val="TOC2"/>
            <w:tabs>
              <w:tab w:val="left" w:pos="879"/>
              <w:tab w:val="right" w:leader="dot" w:pos="10456"/>
            </w:tabs>
            <w:rPr>
              <w:del w:id="651" w:author="Jarno Nieminen" w:date="2014-06-19T14:16:00Z"/>
              <w:rFonts w:asciiTheme="minorHAnsi" w:eastAsiaTheme="minorEastAsia" w:hAnsiTheme="minorHAnsi" w:cstheme="minorBidi"/>
              <w:noProof/>
              <w:sz w:val="22"/>
              <w:lang w:eastAsia="sv-SE"/>
            </w:rPr>
          </w:pPr>
          <w:del w:id="652" w:author="Jarno Nieminen" w:date="2014-06-19T14:16:00Z">
            <w:r w:rsidRPr="007E2227" w:rsidDel="007E2227">
              <w:rPr>
                <w:noProof/>
                <w:rPrChange w:id="653" w:author="Jarno Nieminen" w:date="2014-06-19T14:16:00Z">
                  <w:rPr>
                    <w:rStyle w:val="Hyperlink"/>
                    <w:noProof/>
                  </w:rPr>
                </w:rPrChange>
              </w:rPr>
              <w:delText>3.17</w:delText>
            </w:r>
            <w:r w:rsidDel="007E2227">
              <w:rPr>
                <w:rFonts w:asciiTheme="minorHAnsi" w:eastAsiaTheme="minorEastAsia" w:hAnsiTheme="minorHAnsi" w:cstheme="minorBidi"/>
                <w:noProof/>
                <w:sz w:val="22"/>
                <w:lang w:eastAsia="sv-SE"/>
              </w:rPr>
              <w:tab/>
            </w:r>
            <w:r w:rsidRPr="007E2227" w:rsidDel="007E2227">
              <w:rPr>
                <w:noProof/>
                <w:rPrChange w:id="654" w:author="Jarno Nieminen" w:date="2014-06-19T14:16:00Z">
                  <w:rPr>
                    <w:rStyle w:val="Hyperlink"/>
                    <w:noProof/>
                  </w:rPr>
                </w:rPrChange>
              </w:rPr>
              <w:delText>Uppdatering av engagemangsindex</w:delText>
            </w:r>
            <w:r w:rsidDel="007E2227">
              <w:rPr>
                <w:noProof/>
                <w:webHidden/>
              </w:rPr>
              <w:tab/>
            </w:r>
          </w:del>
          <w:del w:id="655" w:author="Jarno Nieminen" w:date="2014-06-19T10:06:00Z">
            <w:r w:rsidDel="00B424C3">
              <w:rPr>
                <w:noProof/>
                <w:webHidden/>
              </w:rPr>
              <w:delText>25</w:delText>
            </w:r>
          </w:del>
        </w:p>
        <w:p w14:paraId="48A12E59" w14:textId="77777777" w:rsidR="00EB3370" w:rsidDel="007E2227" w:rsidRDefault="00EB3370">
          <w:pPr>
            <w:pStyle w:val="TOC1"/>
            <w:tabs>
              <w:tab w:val="left" w:pos="400"/>
              <w:tab w:val="right" w:leader="dot" w:pos="10456"/>
            </w:tabs>
            <w:rPr>
              <w:del w:id="656" w:author="Jarno Nieminen" w:date="2014-06-19T14:16:00Z"/>
              <w:rFonts w:asciiTheme="minorHAnsi" w:eastAsiaTheme="minorEastAsia" w:hAnsiTheme="minorHAnsi" w:cstheme="minorBidi"/>
              <w:noProof/>
              <w:sz w:val="22"/>
              <w:lang w:eastAsia="sv-SE"/>
            </w:rPr>
          </w:pPr>
          <w:del w:id="657" w:author="Jarno Nieminen" w:date="2014-06-19T14:16:00Z">
            <w:r w:rsidRPr="007E2227" w:rsidDel="007E2227">
              <w:rPr>
                <w:noProof/>
                <w:rPrChange w:id="658" w:author="Jarno Nieminen" w:date="2014-06-19T14:16:00Z">
                  <w:rPr>
                    <w:rStyle w:val="Hyperlink"/>
                    <w:noProof/>
                  </w:rPr>
                </w:rPrChange>
              </w:rPr>
              <w:delText>4</w:delText>
            </w:r>
            <w:r w:rsidDel="007E2227">
              <w:rPr>
                <w:rFonts w:asciiTheme="minorHAnsi" w:eastAsiaTheme="minorEastAsia" w:hAnsiTheme="minorHAnsi" w:cstheme="minorBidi"/>
                <w:noProof/>
                <w:sz w:val="22"/>
                <w:lang w:eastAsia="sv-SE"/>
              </w:rPr>
              <w:tab/>
            </w:r>
            <w:r w:rsidRPr="007E2227" w:rsidDel="007E2227">
              <w:rPr>
                <w:noProof/>
                <w:rPrChange w:id="659" w:author="Jarno Nieminen" w:date="2014-06-19T14:16:00Z">
                  <w:rPr>
                    <w:rStyle w:val="Hyperlink"/>
                    <w:noProof/>
                  </w:rPr>
                </w:rPrChange>
              </w:rPr>
              <w:delText>Tjänstedomänens krav och regler</w:delText>
            </w:r>
            <w:r w:rsidDel="007E2227">
              <w:rPr>
                <w:noProof/>
                <w:webHidden/>
              </w:rPr>
              <w:tab/>
            </w:r>
          </w:del>
          <w:del w:id="660" w:author="Jarno Nieminen" w:date="2014-06-19T10:06:00Z">
            <w:r w:rsidDel="00B424C3">
              <w:rPr>
                <w:noProof/>
                <w:webHidden/>
              </w:rPr>
              <w:delText>28</w:delText>
            </w:r>
          </w:del>
        </w:p>
        <w:p w14:paraId="6A7BE1D3" w14:textId="77777777" w:rsidR="00EB3370" w:rsidDel="007E2227" w:rsidRDefault="00EB3370">
          <w:pPr>
            <w:pStyle w:val="TOC2"/>
            <w:tabs>
              <w:tab w:val="left" w:pos="879"/>
              <w:tab w:val="right" w:leader="dot" w:pos="10456"/>
            </w:tabs>
            <w:rPr>
              <w:del w:id="661" w:author="Jarno Nieminen" w:date="2014-06-19T14:16:00Z"/>
              <w:rFonts w:asciiTheme="minorHAnsi" w:eastAsiaTheme="minorEastAsia" w:hAnsiTheme="minorHAnsi" w:cstheme="minorBidi"/>
              <w:noProof/>
              <w:sz w:val="22"/>
              <w:lang w:eastAsia="sv-SE"/>
            </w:rPr>
          </w:pPr>
          <w:del w:id="662" w:author="Jarno Nieminen" w:date="2014-06-19T14:16:00Z">
            <w:r w:rsidRPr="007E2227" w:rsidDel="007E2227">
              <w:rPr>
                <w:noProof/>
                <w:rPrChange w:id="663" w:author="Jarno Nieminen" w:date="2014-06-19T14:16:00Z">
                  <w:rPr>
                    <w:rStyle w:val="Hyperlink"/>
                    <w:noProof/>
                  </w:rPr>
                </w:rPrChange>
              </w:rPr>
              <w:delText>4.1</w:delText>
            </w:r>
            <w:r w:rsidDel="007E2227">
              <w:rPr>
                <w:rFonts w:asciiTheme="minorHAnsi" w:eastAsiaTheme="minorEastAsia" w:hAnsiTheme="minorHAnsi" w:cstheme="minorBidi"/>
                <w:noProof/>
                <w:sz w:val="22"/>
                <w:lang w:eastAsia="sv-SE"/>
              </w:rPr>
              <w:tab/>
            </w:r>
            <w:r w:rsidRPr="007E2227" w:rsidDel="007E2227">
              <w:rPr>
                <w:noProof/>
                <w:rPrChange w:id="664" w:author="Jarno Nieminen" w:date="2014-06-19T14:16:00Z">
                  <w:rPr>
                    <w:rStyle w:val="Hyperlink"/>
                    <w:noProof/>
                  </w:rPr>
                </w:rPrChange>
              </w:rPr>
              <w:delText>Presentationsregler för konsument</w:delText>
            </w:r>
            <w:r w:rsidDel="007E2227">
              <w:rPr>
                <w:noProof/>
                <w:webHidden/>
              </w:rPr>
              <w:tab/>
            </w:r>
          </w:del>
          <w:del w:id="665" w:author="Jarno Nieminen" w:date="2014-06-19T10:06:00Z">
            <w:r w:rsidDel="00B424C3">
              <w:rPr>
                <w:noProof/>
                <w:webHidden/>
              </w:rPr>
              <w:delText>28</w:delText>
            </w:r>
          </w:del>
        </w:p>
        <w:p w14:paraId="2D933F29" w14:textId="77777777" w:rsidR="00EB3370" w:rsidDel="007E2227" w:rsidRDefault="00EB3370">
          <w:pPr>
            <w:pStyle w:val="TOC2"/>
            <w:tabs>
              <w:tab w:val="left" w:pos="879"/>
              <w:tab w:val="right" w:leader="dot" w:pos="10456"/>
            </w:tabs>
            <w:rPr>
              <w:del w:id="666" w:author="Jarno Nieminen" w:date="2014-06-19T14:16:00Z"/>
              <w:rFonts w:asciiTheme="minorHAnsi" w:eastAsiaTheme="minorEastAsia" w:hAnsiTheme="minorHAnsi" w:cstheme="minorBidi"/>
              <w:noProof/>
              <w:sz w:val="22"/>
              <w:lang w:eastAsia="sv-SE"/>
            </w:rPr>
          </w:pPr>
          <w:del w:id="667" w:author="Jarno Nieminen" w:date="2014-06-19T14:16:00Z">
            <w:r w:rsidRPr="007E2227" w:rsidDel="007E2227">
              <w:rPr>
                <w:noProof/>
                <w:rPrChange w:id="668" w:author="Jarno Nieminen" w:date="2014-06-19T14:16:00Z">
                  <w:rPr>
                    <w:rStyle w:val="Hyperlink"/>
                    <w:noProof/>
                  </w:rPr>
                </w:rPrChange>
              </w:rPr>
              <w:delText>4.2</w:delText>
            </w:r>
            <w:r w:rsidDel="007E2227">
              <w:rPr>
                <w:rFonts w:asciiTheme="minorHAnsi" w:eastAsiaTheme="minorEastAsia" w:hAnsiTheme="minorHAnsi" w:cstheme="minorBidi"/>
                <w:noProof/>
                <w:sz w:val="22"/>
                <w:lang w:eastAsia="sv-SE"/>
              </w:rPr>
              <w:tab/>
            </w:r>
            <w:r w:rsidRPr="007E2227" w:rsidDel="007E2227">
              <w:rPr>
                <w:noProof/>
                <w:rPrChange w:id="669" w:author="Jarno Nieminen" w:date="2014-06-19T14:16:00Z">
                  <w:rPr>
                    <w:rStyle w:val="Hyperlink"/>
                    <w:noProof/>
                  </w:rPr>
                </w:rPrChange>
              </w:rPr>
              <w:delText>Informationssäkerhet och juridik</w:delText>
            </w:r>
            <w:r w:rsidDel="007E2227">
              <w:rPr>
                <w:noProof/>
                <w:webHidden/>
              </w:rPr>
              <w:tab/>
            </w:r>
          </w:del>
          <w:del w:id="670" w:author="Jarno Nieminen" w:date="2014-06-19T10:06:00Z">
            <w:r w:rsidDel="00B424C3">
              <w:rPr>
                <w:noProof/>
                <w:webHidden/>
              </w:rPr>
              <w:delText>28</w:delText>
            </w:r>
          </w:del>
        </w:p>
        <w:p w14:paraId="04EAC3C4" w14:textId="77777777" w:rsidR="00EB3370" w:rsidDel="007E2227" w:rsidRDefault="00EB3370">
          <w:pPr>
            <w:pStyle w:val="TOC2"/>
            <w:tabs>
              <w:tab w:val="left" w:pos="879"/>
              <w:tab w:val="right" w:leader="dot" w:pos="10456"/>
            </w:tabs>
            <w:rPr>
              <w:del w:id="671" w:author="Jarno Nieminen" w:date="2014-06-19T14:16:00Z"/>
              <w:rFonts w:asciiTheme="minorHAnsi" w:eastAsiaTheme="minorEastAsia" w:hAnsiTheme="minorHAnsi" w:cstheme="minorBidi"/>
              <w:noProof/>
              <w:sz w:val="22"/>
              <w:lang w:eastAsia="sv-SE"/>
            </w:rPr>
          </w:pPr>
          <w:del w:id="672" w:author="Jarno Nieminen" w:date="2014-06-19T14:16:00Z">
            <w:r w:rsidRPr="007E2227" w:rsidDel="007E2227">
              <w:rPr>
                <w:noProof/>
                <w:rPrChange w:id="673" w:author="Jarno Nieminen" w:date="2014-06-19T14:16:00Z">
                  <w:rPr>
                    <w:rStyle w:val="Hyperlink"/>
                    <w:noProof/>
                  </w:rPr>
                </w:rPrChange>
              </w:rPr>
              <w:delText>4.3</w:delText>
            </w:r>
            <w:r w:rsidDel="007E2227">
              <w:rPr>
                <w:rFonts w:asciiTheme="minorHAnsi" w:eastAsiaTheme="minorEastAsia" w:hAnsiTheme="minorHAnsi" w:cstheme="minorBidi"/>
                <w:noProof/>
                <w:sz w:val="22"/>
                <w:lang w:eastAsia="sv-SE"/>
              </w:rPr>
              <w:tab/>
            </w:r>
            <w:r w:rsidRPr="007E2227" w:rsidDel="007E2227">
              <w:rPr>
                <w:noProof/>
                <w:rPrChange w:id="674" w:author="Jarno Nieminen" w:date="2014-06-19T14:16:00Z">
                  <w:rPr>
                    <w:rStyle w:val="Hyperlink"/>
                    <w:noProof/>
                  </w:rPr>
                </w:rPrChange>
              </w:rPr>
              <w:delText>Icke funktionella krav</w:delText>
            </w:r>
            <w:r w:rsidDel="007E2227">
              <w:rPr>
                <w:noProof/>
                <w:webHidden/>
              </w:rPr>
              <w:tab/>
            </w:r>
          </w:del>
          <w:del w:id="675" w:author="Jarno Nieminen" w:date="2014-06-19T10:06:00Z">
            <w:r w:rsidDel="00B424C3">
              <w:rPr>
                <w:noProof/>
                <w:webHidden/>
              </w:rPr>
              <w:delText>34</w:delText>
            </w:r>
          </w:del>
        </w:p>
        <w:p w14:paraId="3D64EEB3" w14:textId="77777777" w:rsidR="00EB3370" w:rsidDel="007E2227" w:rsidRDefault="00EB3370">
          <w:pPr>
            <w:pStyle w:val="TOC3"/>
            <w:tabs>
              <w:tab w:val="left" w:pos="1100"/>
              <w:tab w:val="right" w:leader="dot" w:pos="10456"/>
            </w:tabs>
            <w:rPr>
              <w:del w:id="676" w:author="Jarno Nieminen" w:date="2014-06-19T14:16:00Z"/>
              <w:rFonts w:asciiTheme="minorHAnsi" w:eastAsiaTheme="minorEastAsia" w:hAnsiTheme="minorHAnsi" w:cstheme="minorBidi"/>
              <w:noProof/>
              <w:sz w:val="22"/>
              <w:lang w:eastAsia="sv-SE"/>
            </w:rPr>
          </w:pPr>
          <w:del w:id="677" w:author="Jarno Nieminen" w:date="2014-06-19T14:16:00Z">
            <w:r w:rsidRPr="007E2227" w:rsidDel="007E2227">
              <w:rPr>
                <w:noProof/>
                <w:rPrChange w:id="678" w:author="Jarno Nieminen" w:date="2014-06-19T14:16:00Z">
                  <w:rPr>
                    <w:rStyle w:val="Hyperlink"/>
                    <w:noProof/>
                  </w:rPr>
                </w:rPrChange>
              </w:rPr>
              <w:delText>4.3.1</w:delText>
            </w:r>
            <w:r w:rsidDel="007E2227">
              <w:rPr>
                <w:rFonts w:asciiTheme="minorHAnsi" w:eastAsiaTheme="minorEastAsia" w:hAnsiTheme="minorHAnsi" w:cstheme="minorBidi"/>
                <w:noProof/>
                <w:sz w:val="22"/>
                <w:lang w:eastAsia="sv-SE"/>
              </w:rPr>
              <w:tab/>
            </w:r>
            <w:r w:rsidRPr="007E2227" w:rsidDel="007E2227">
              <w:rPr>
                <w:noProof/>
                <w:rPrChange w:id="679" w:author="Jarno Nieminen" w:date="2014-06-19T14:16:00Z">
                  <w:rPr>
                    <w:rStyle w:val="Hyperlink"/>
                    <w:noProof/>
                  </w:rPr>
                </w:rPrChange>
              </w:rPr>
              <w:delText>SLA krav</w:delText>
            </w:r>
            <w:r w:rsidDel="007E2227">
              <w:rPr>
                <w:noProof/>
                <w:webHidden/>
              </w:rPr>
              <w:tab/>
            </w:r>
          </w:del>
          <w:del w:id="680" w:author="Jarno Nieminen" w:date="2014-06-19T10:06:00Z">
            <w:r w:rsidDel="00B424C3">
              <w:rPr>
                <w:noProof/>
                <w:webHidden/>
              </w:rPr>
              <w:delText>34</w:delText>
            </w:r>
          </w:del>
        </w:p>
        <w:p w14:paraId="64262137" w14:textId="77777777" w:rsidR="00EB3370" w:rsidDel="007E2227" w:rsidRDefault="00EB3370">
          <w:pPr>
            <w:pStyle w:val="TOC3"/>
            <w:tabs>
              <w:tab w:val="left" w:pos="1100"/>
              <w:tab w:val="right" w:leader="dot" w:pos="10456"/>
            </w:tabs>
            <w:rPr>
              <w:del w:id="681" w:author="Jarno Nieminen" w:date="2014-06-19T14:16:00Z"/>
              <w:rFonts w:asciiTheme="minorHAnsi" w:eastAsiaTheme="minorEastAsia" w:hAnsiTheme="minorHAnsi" w:cstheme="minorBidi"/>
              <w:noProof/>
              <w:sz w:val="22"/>
              <w:lang w:eastAsia="sv-SE"/>
            </w:rPr>
          </w:pPr>
          <w:del w:id="682" w:author="Jarno Nieminen" w:date="2014-06-19T14:16:00Z">
            <w:r w:rsidRPr="007E2227" w:rsidDel="007E2227">
              <w:rPr>
                <w:noProof/>
                <w:rPrChange w:id="683" w:author="Jarno Nieminen" w:date="2014-06-19T14:16:00Z">
                  <w:rPr>
                    <w:rStyle w:val="Hyperlink"/>
                    <w:noProof/>
                  </w:rPr>
                </w:rPrChange>
              </w:rPr>
              <w:delText>4.3.2</w:delText>
            </w:r>
            <w:r w:rsidDel="007E2227">
              <w:rPr>
                <w:rFonts w:asciiTheme="minorHAnsi" w:eastAsiaTheme="minorEastAsia" w:hAnsiTheme="minorHAnsi" w:cstheme="minorBidi"/>
                <w:noProof/>
                <w:sz w:val="22"/>
                <w:lang w:eastAsia="sv-SE"/>
              </w:rPr>
              <w:tab/>
            </w:r>
            <w:r w:rsidRPr="007E2227" w:rsidDel="007E2227">
              <w:rPr>
                <w:noProof/>
                <w:rPrChange w:id="684" w:author="Jarno Nieminen" w:date="2014-06-19T14:16:00Z">
                  <w:rPr>
                    <w:rStyle w:val="Hyperlink"/>
                    <w:noProof/>
                  </w:rPr>
                </w:rPrChange>
              </w:rPr>
              <w:delText>Övriga krav</w:delText>
            </w:r>
            <w:r w:rsidDel="007E2227">
              <w:rPr>
                <w:noProof/>
                <w:webHidden/>
              </w:rPr>
              <w:tab/>
            </w:r>
          </w:del>
          <w:del w:id="685" w:author="Jarno Nieminen" w:date="2014-06-19T10:06:00Z">
            <w:r w:rsidDel="00B424C3">
              <w:rPr>
                <w:noProof/>
                <w:webHidden/>
              </w:rPr>
              <w:delText>34</w:delText>
            </w:r>
          </w:del>
        </w:p>
        <w:p w14:paraId="25D5332B" w14:textId="77777777" w:rsidR="00EB3370" w:rsidDel="007E2227" w:rsidRDefault="00EB3370">
          <w:pPr>
            <w:pStyle w:val="TOC2"/>
            <w:tabs>
              <w:tab w:val="left" w:pos="879"/>
              <w:tab w:val="right" w:leader="dot" w:pos="10456"/>
            </w:tabs>
            <w:rPr>
              <w:del w:id="686" w:author="Jarno Nieminen" w:date="2014-06-19T14:16:00Z"/>
              <w:rFonts w:asciiTheme="minorHAnsi" w:eastAsiaTheme="minorEastAsia" w:hAnsiTheme="minorHAnsi" w:cstheme="minorBidi"/>
              <w:noProof/>
              <w:sz w:val="22"/>
              <w:lang w:eastAsia="sv-SE"/>
            </w:rPr>
          </w:pPr>
          <w:del w:id="687" w:author="Jarno Nieminen" w:date="2014-06-19T14:16:00Z">
            <w:r w:rsidRPr="007E2227" w:rsidDel="007E2227">
              <w:rPr>
                <w:noProof/>
                <w:rPrChange w:id="688" w:author="Jarno Nieminen" w:date="2014-06-19T14:16:00Z">
                  <w:rPr>
                    <w:rStyle w:val="Hyperlink"/>
                    <w:noProof/>
                  </w:rPr>
                </w:rPrChange>
              </w:rPr>
              <w:delText>4.4</w:delText>
            </w:r>
            <w:r w:rsidDel="007E2227">
              <w:rPr>
                <w:rFonts w:asciiTheme="minorHAnsi" w:eastAsiaTheme="minorEastAsia" w:hAnsiTheme="minorHAnsi" w:cstheme="minorBidi"/>
                <w:noProof/>
                <w:sz w:val="22"/>
                <w:lang w:eastAsia="sv-SE"/>
              </w:rPr>
              <w:tab/>
            </w:r>
            <w:r w:rsidRPr="007E2227" w:rsidDel="007E2227">
              <w:rPr>
                <w:noProof/>
                <w:rPrChange w:id="689" w:author="Jarno Nieminen" w:date="2014-06-19T14:16:00Z">
                  <w:rPr>
                    <w:rStyle w:val="Hyperlink"/>
                    <w:noProof/>
                  </w:rPr>
                </w:rPrChange>
              </w:rPr>
              <w:delText>Felhantering</w:delText>
            </w:r>
            <w:r w:rsidDel="007E2227">
              <w:rPr>
                <w:noProof/>
                <w:webHidden/>
              </w:rPr>
              <w:tab/>
            </w:r>
          </w:del>
          <w:del w:id="690" w:author="Jarno Nieminen" w:date="2014-06-19T10:06:00Z">
            <w:r w:rsidDel="00B424C3">
              <w:rPr>
                <w:noProof/>
                <w:webHidden/>
              </w:rPr>
              <w:delText>35</w:delText>
            </w:r>
          </w:del>
        </w:p>
        <w:p w14:paraId="7F18B995" w14:textId="77777777" w:rsidR="00EB3370" w:rsidDel="007E2227" w:rsidRDefault="00EB3370">
          <w:pPr>
            <w:pStyle w:val="TOC3"/>
            <w:tabs>
              <w:tab w:val="left" w:pos="1100"/>
              <w:tab w:val="right" w:leader="dot" w:pos="10456"/>
            </w:tabs>
            <w:rPr>
              <w:del w:id="691" w:author="Jarno Nieminen" w:date="2014-06-19T14:16:00Z"/>
              <w:rFonts w:asciiTheme="minorHAnsi" w:eastAsiaTheme="minorEastAsia" w:hAnsiTheme="minorHAnsi" w:cstheme="minorBidi"/>
              <w:noProof/>
              <w:sz w:val="22"/>
              <w:lang w:eastAsia="sv-SE"/>
            </w:rPr>
          </w:pPr>
          <w:del w:id="692" w:author="Jarno Nieminen" w:date="2014-06-19T14:16:00Z">
            <w:r w:rsidRPr="007E2227" w:rsidDel="007E2227">
              <w:rPr>
                <w:noProof/>
                <w:rPrChange w:id="693" w:author="Jarno Nieminen" w:date="2014-06-19T14:16:00Z">
                  <w:rPr>
                    <w:rStyle w:val="Hyperlink"/>
                    <w:noProof/>
                  </w:rPr>
                </w:rPrChange>
              </w:rPr>
              <w:delText>4.4.1</w:delText>
            </w:r>
            <w:r w:rsidDel="007E2227">
              <w:rPr>
                <w:rFonts w:asciiTheme="minorHAnsi" w:eastAsiaTheme="minorEastAsia" w:hAnsiTheme="minorHAnsi" w:cstheme="minorBidi"/>
                <w:noProof/>
                <w:sz w:val="22"/>
                <w:lang w:eastAsia="sv-SE"/>
              </w:rPr>
              <w:tab/>
            </w:r>
            <w:r w:rsidRPr="007E2227" w:rsidDel="007E2227">
              <w:rPr>
                <w:noProof/>
                <w:rPrChange w:id="694" w:author="Jarno Nieminen" w:date="2014-06-19T14:16:00Z">
                  <w:rPr>
                    <w:rStyle w:val="Hyperlink"/>
                    <w:noProof/>
                  </w:rPr>
                </w:rPrChange>
              </w:rPr>
              <w:delText>Krav på en tjänsteproducent</w:delText>
            </w:r>
            <w:r w:rsidDel="007E2227">
              <w:rPr>
                <w:noProof/>
                <w:webHidden/>
              </w:rPr>
              <w:tab/>
            </w:r>
          </w:del>
          <w:del w:id="695" w:author="Jarno Nieminen" w:date="2014-06-19T10:06:00Z">
            <w:r w:rsidDel="00B424C3">
              <w:rPr>
                <w:noProof/>
                <w:webHidden/>
              </w:rPr>
              <w:delText>35</w:delText>
            </w:r>
          </w:del>
        </w:p>
        <w:p w14:paraId="72947579" w14:textId="77777777" w:rsidR="00EB3370" w:rsidDel="007E2227" w:rsidRDefault="00EB3370">
          <w:pPr>
            <w:pStyle w:val="TOC3"/>
            <w:tabs>
              <w:tab w:val="left" w:pos="1100"/>
              <w:tab w:val="right" w:leader="dot" w:pos="10456"/>
            </w:tabs>
            <w:rPr>
              <w:del w:id="696" w:author="Jarno Nieminen" w:date="2014-06-19T14:16:00Z"/>
              <w:rFonts w:asciiTheme="minorHAnsi" w:eastAsiaTheme="minorEastAsia" w:hAnsiTheme="minorHAnsi" w:cstheme="minorBidi"/>
              <w:noProof/>
              <w:sz w:val="22"/>
              <w:lang w:eastAsia="sv-SE"/>
            </w:rPr>
          </w:pPr>
          <w:del w:id="697" w:author="Jarno Nieminen" w:date="2014-06-19T14:16:00Z">
            <w:r w:rsidRPr="007E2227" w:rsidDel="007E2227">
              <w:rPr>
                <w:noProof/>
                <w:rPrChange w:id="698" w:author="Jarno Nieminen" w:date="2014-06-19T14:16:00Z">
                  <w:rPr>
                    <w:rStyle w:val="Hyperlink"/>
                    <w:noProof/>
                  </w:rPr>
                </w:rPrChange>
              </w:rPr>
              <w:delText>4.4.2</w:delText>
            </w:r>
            <w:r w:rsidDel="007E2227">
              <w:rPr>
                <w:rFonts w:asciiTheme="minorHAnsi" w:eastAsiaTheme="minorEastAsia" w:hAnsiTheme="minorHAnsi" w:cstheme="minorBidi"/>
                <w:noProof/>
                <w:sz w:val="22"/>
                <w:lang w:eastAsia="sv-SE"/>
              </w:rPr>
              <w:tab/>
            </w:r>
            <w:r w:rsidRPr="007E2227" w:rsidDel="007E2227">
              <w:rPr>
                <w:noProof/>
                <w:rPrChange w:id="699" w:author="Jarno Nieminen" w:date="2014-06-19T14:16:00Z">
                  <w:rPr>
                    <w:rStyle w:val="Hyperlink"/>
                    <w:noProof/>
                  </w:rPr>
                </w:rPrChange>
              </w:rPr>
              <w:delText>Krav på en tjänstekonsument</w:delText>
            </w:r>
            <w:r w:rsidDel="007E2227">
              <w:rPr>
                <w:noProof/>
                <w:webHidden/>
              </w:rPr>
              <w:tab/>
            </w:r>
          </w:del>
          <w:del w:id="700" w:author="Jarno Nieminen" w:date="2014-06-19T10:06:00Z">
            <w:r w:rsidDel="00B424C3">
              <w:rPr>
                <w:noProof/>
                <w:webHidden/>
              </w:rPr>
              <w:delText>35</w:delText>
            </w:r>
          </w:del>
        </w:p>
        <w:p w14:paraId="446B95F9" w14:textId="77777777" w:rsidR="00EB3370" w:rsidDel="007E2227" w:rsidRDefault="00EB3370">
          <w:pPr>
            <w:pStyle w:val="TOC1"/>
            <w:tabs>
              <w:tab w:val="left" w:pos="400"/>
              <w:tab w:val="right" w:leader="dot" w:pos="10456"/>
            </w:tabs>
            <w:rPr>
              <w:del w:id="701" w:author="Jarno Nieminen" w:date="2014-06-19T14:16:00Z"/>
              <w:rFonts w:asciiTheme="minorHAnsi" w:eastAsiaTheme="minorEastAsia" w:hAnsiTheme="minorHAnsi" w:cstheme="minorBidi"/>
              <w:noProof/>
              <w:sz w:val="22"/>
              <w:lang w:eastAsia="sv-SE"/>
            </w:rPr>
          </w:pPr>
          <w:del w:id="702" w:author="Jarno Nieminen" w:date="2014-06-19T14:16:00Z">
            <w:r w:rsidRPr="007E2227" w:rsidDel="007E2227">
              <w:rPr>
                <w:noProof/>
                <w:rPrChange w:id="703" w:author="Jarno Nieminen" w:date="2014-06-19T14:16:00Z">
                  <w:rPr>
                    <w:rStyle w:val="Hyperlink"/>
                    <w:noProof/>
                  </w:rPr>
                </w:rPrChange>
              </w:rPr>
              <w:delText>5</w:delText>
            </w:r>
            <w:r w:rsidDel="007E2227">
              <w:rPr>
                <w:rFonts w:asciiTheme="minorHAnsi" w:eastAsiaTheme="minorEastAsia" w:hAnsiTheme="minorHAnsi" w:cstheme="minorBidi"/>
                <w:noProof/>
                <w:sz w:val="22"/>
                <w:lang w:eastAsia="sv-SE"/>
              </w:rPr>
              <w:tab/>
            </w:r>
            <w:r w:rsidRPr="007E2227" w:rsidDel="007E2227">
              <w:rPr>
                <w:noProof/>
                <w:rPrChange w:id="704" w:author="Jarno Nieminen" w:date="2014-06-19T14:16:00Z">
                  <w:rPr>
                    <w:rStyle w:val="Hyperlink"/>
                    <w:noProof/>
                  </w:rPr>
                </w:rPrChange>
              </w:rPr>
              <w:delText>Tjänstedomänens meddelandemodeller</w:delText>
            </w:r>
            <w:r w:rsidDel="007E2227">
              <w:rPr>
                <w:noProof/>
                <w:webHidden/>
              </w:rPr>
              <w:tab/>
            </w:r>
          </w:del>
          <w:del w:id="705" w:author="Jarno Nieminen" w:date="2014-06-19T10:06:00Z">
            <w:r w:rsidDel="00B424C3">
              <w:rPr>
                <w:noProof/>
                <w:webHidden/>
              </w:rPr>
              <w:delText>36</w:delText>
            </w:r>
          </w:del>
        </w:p>
        <w:p w14:paraId="6E654466" w14:textId="77777777" w:rsidR="00EB3370" w:rsidDel="007E2227" w:rsidRDefault="00EB3370">
          <w:pPr>
            <w:pStyle w:val="TOC2"/>
            <w:tabs>
              <w:tab w:val="left" w:pos="879"/>
              <w:tab w:val="right" w:leader="dot" w:pos="10456"/>
            </w:tabs>
            <w:rPr>
              <w:del w:id="706" w:author="Jarno Nieminen" w:date="2014-06-19T14:16:00Z"/>
              <w:rFonts w:asciiTheme="minorHAnsi" w:eastAsiaTheme="minorEastAsia" w:hAnsiTheme="minorHAnsi" w:cstheme="minorBidi"/>
              <w:noProof/>
              <w:sz w:val="22"/>
              <w:lang w:eastAsia="sv-SE"/>
            </w:rPr>
          </w:pPr>
          <w:del w:id="707" w:author="Jarno Nieminen" w:date="2014-06-19T14:16:00Z">
            <w:r w:rsidRPr="007E2227" w:rsidDel="007E2227">
              <w:rPr>
                <w:noProof/>
                <w:rPrChange w:id="708" w:author="Jarno Nieminen" w:date="2014-06-19T14:16:00Z">
                  <w:rPr>
                    <w:rStyle w:val="Hyperlink"/>
                    <w:noProof/>
                  </w:rPr>
                </w:rPrChange>
              </w:rPr>
              <w:delText>5.1</w:delText>
            </w:r>
            <w:r w:rsidDel="007E2227">
              <w:rPr>
                <w:rFonts w:asciiTheme="minorHAnsi" w:eastAsiaTheme="minorEastAsia" w:hAnsiTheme="minorHAnsi" w:cstheme="minorBidi"/>
                <w:noProof/>
                <w:sz w:val="22"/>
                <w:lang w:eastAsia="sv-SE"/>
              </w:rPr>
              <w:tab/>
            </w:r>
            <w:r w:rsidRPr="007E2227" w:rsidDel="007E2227">
              <w:rPr>
                <w:noProof/>
                <w:rPrChange w:id="709" w:author="Jarno Nieminen" w:date="2014-06-19T14:16:00Z">
                  <w:rPr>
                    <w:rStyle w:val="Hyperlink"/>
                    <w:noProof/>
                  </w:rPr>
                </w:rPrChange>
              </w:rPr>
              <w:delText>Klasser och attribut V-MIM</w:delText>
            </w:r>
            <w:r w:rsidDel="007E2227">
              <w:rPr>
                <w:noProof/>
                <w:webHidden/>
              </w:rPr>
              <w:tab/>
            </w:r>
          </w:del>
          <w:del w:id="710" w:author="Jarno Nieminen" w:date="2014-06-19T10:06:00Z">
            <w:r w:rsidDel="00B424C3">
              <w:rPr>
                <w:noProof/>
                <w:webHidden/>
              </w:rPr>
              <w:delText>38</w:delText>
            </w:r>
          </w:del>
        </w:p>
        <w:p w14:paraId="3DFE002E" w14:textId="77777777" w:rsidR="00EB3370" w:rsidDel="007E2227" w:rsidRDefault="00EB3370">
          <w:pPr>
            <w:pStyle w:val="TOC3"/>
            <w:tabs>
              <w:tab w:val="left" w:pos="1100"/>
              <w:tab w:val="right" w:leader="dot" w:pos="10456"/>
            </w:tabs>
            <w:rPr>
              <w:del w:id="711" w:author="Jarno Nieminen" w:date="2014-06-19T14:16:00Z"/>
              <w:rFonts w:asciiTheme="minorHAnsi" w:eastAsiaTheme="minorEastAsia" w:hAnsiTheme="minorHAnsi" w:cstheme="minorBidi"/>
              <w:noProof/>
              <w:sz w:val="22"/>
              <w:lang w:eastAsia="sv-SE"/>
            </w:rPr>
          </w:pPr>
          <w:del w:id="712" w:author="Jarno Nieminen" w:date="2014-06-19T14:16:00Z">
            <w:r w:rsidRPr="007E2227" w:rsidDel="007E2227">
              <w:rPr>
                <w:noProof/>
                <w:rPrChange w:id="713" w:author="Jarno Nieminen" w:date="2014-06-19T14:16:00Z">
                  <w:rPr>
                    <w:rStyle w:val="Hyperlink"/>
                    <w:noProof/>
                  </w:rPr>
                </w:rPrChange>
              </w:rPr>
              <w:delText>5.1.1</w:delText>
            </w:r>
            <w:r w:rsidDel="007E2227">
              <w:rPr>
                <w:rFonts w:asciiTheme="minorHAnsi" w:eastAsiaTheme="minorEastAsia" w:hAnsiTheme="minorHAnsi" w:cstheme="minorBidi"/>
                <w:noProof/>
                <w:sz w:val="22"/>
                <w:lang w:eastAsia="sv-SE"/>
              </w:rPr>
              <w:tab/>
            </w:r>
            <w:r w:rsidRPr="007E2227" w:rsidDel="007E2227">
              <w:rPr>
                <w:noProof/>
                <w:rPrChange w:id="714" w:author="Jarno Nieminen" w:date="2014-06-19T14:16:00Z">
                  <w:rPr>
                    <w:rStyle w:val="Hyperlink"/>
                    <w:noProof/>
                  </w:rPr>
                </w:rPrChange>
              </w:rPr>
              <w:delText>Klass Formulär (Form)</w:delText>
            </w:r>
            <w:r w:rsidDel="007E2227">
              <w:rPr>
                <w:noProof/>
                <w:webHidden/>
              </w:rPr>
              <w:tab/>
            </w:r>
          </w:del>
          <w:del w:id="715" w:author="Jarno Nieminen" w:date="2014-06-19T10:06:00Z">
            <w:r w:rsidDel="00B424C3">
              <w:rPr>
                <w:noProof/>
                <w:webHidden/>
              </w:rPr>
              <w:delText>38</w:delText>
            </w:r>
          </w:del>
        </w:p>
        <w:p w14:paraId="5459B9C1" w14:textId="77777777" w:rsidR="00EB3370" w:rsidDel="007E2227" w:rsidRDefault="00EB3370">
          <w:pPr>
            <w:pStyle w:val="TOC3"/>
            <w:tabs>
              <w:tab w:val="left" w:pos="1100"/>
              <w:tab w:val="right" w:leader="dot" w:pos="10456"/>
            </w:tabs>
            <w:rPr>
              <w:del w:id="716" w:author="Jarno Nieminen" w:date="2014-06-19T14:16:00Z"/>
              <w:rFonts w:asciiTheme="minorHAnsi" w:eastAsiaTheme="minorEastAsia" w:hAnsiTheme="minorHAnsi" w:cstheme="minorBidi"/>
              <w:noProof/>
              <w:sz w:val="22"/>
              <w:lang w:eastAsia="sv-SE"/>
            </w:rPr>
          </w:pPr>
          <w:del w:id="717" w:author="Jarno Nieminen" w:date="2014-06-19T14:16:00Z">
            <w:r w:rsidRPr="007E2227" w:rsidDel="007E2227">
              <w:rPr>
                <w:noProof/>
                <w:rPrChange w:id="718" w:author="Jarno Nieminen" w:date="2014-06-19T14:16:00Z">
                  <w:rPr>
                    <w:rStyle w:val="Hyperlink"/>
                    <w:noProof/>
                  </w:rPr>
                </w:rPrChange>
              </w:rPr>
              <w:delText>5.1.2</w:delText>
            </w:r>
            <w:r w:rsidDel="007E2227">
              <w:rPr>
                <w:rFonts w:asciiTheme="minorHAnsi" w:eastAsiaTheme="minorEastAsia" w:hAnsiTheme="minorHAnsi" w:cstheme="minorBidi"/>
                <w:noProof/>
                <w:sz w:val="22"/>
                <w:lang w:eastAsia="sv-SE"/>
              </w:rPr>
              <w:tab/>
            </w:r>
            <w:r w:rsidRPr="007E2227" w:rsidDel="007E2227">
              <w:rPr>
                <w:noProof/>
                <w:rPrChange w:id="719" w:author="Jarno Nieminen" w:date="2014-06-19T14:16:00Z">
                  <w:rPr>
                    <w:rStyle w:val="Hyperlink"/>
                    <w:noProof/>
                  </w:rPr>
                </w:rPrChange>
              </w:rPr>
              <w:delText>Klass Formulärmall (FormTemplateInfo)</w:delText>
            </w:r>
            <w:r w:rsidDel="007E2227">
              <w:rPr>
                <w:noProof/>
                <w:webHidden/>
              </w:rPr>
              <w:tab/>
            </w:r>
          </w:del>
          <w:del w:id="720" w:author="Jarno Nieminen" w:date="2014-06-19T10:06:00Z">
            <w:r w:rsidDel="00B424C3">
              <w:rPr>
                <w:noProof/>
                <w:webHidden/>
              </w:rPr>
              <w:delText>42</w:delText>
            </w:r>
          </w:del>
        </w:p>
        <w:p w14:paraId="1138012D" w14:textId="77777777" w:rsidR="00EB3370" w:rsidDel="007E2227" w:rsidRDefault="00EB3370">
          <w:pPr>
            <w:pStyle w:val="TOC3"/>
            <w:tabs>
              <w:tab w:val="left" w:pos="1100"/>
              <w:tab w:val="right" w:leader="dot" w:pos="10456"/>
            </w:tabs>
            <w:rPr>
              <w:del w:id="721" w:author="Jarno Nieminen" w:date="2014-06-19T14:16:00Z"/>
              <w:rFonts w:asciiTheme="minorHAnsi" w:eastAsiaTheme="minorEastAsia" w:hAnsiTheme="minorHAnsi" w:cstheme="minorBidi"/>
              <w:noProof/>
              <w:sz w:val="22"/>
              <w:lang w:eastAsia="sv-SE"/>
            </w:rPr>
          </w:pPr>
          <w:del w:id="722" w:author="Jarno Nieminen" w:date="2014-06-19T14:16:00Z">
            <w:r w:rsidRPr="007E2227" w:rsidDel="007E2227">
              <w:rPr>
                <w:noProof/>
                <w:rPrChange w:id="723" w:author="Jarno Nieminen" w:date="2014-06-19T14:16:00Z">
                  <w:rPr>
                    <w:rStyle w:val="Hyperlink"/>
                    <w:noProof/>
                  </w:rPr>
                </w:rPrChange>
              </w:rPr>
              <w:delText>5.1.3</w:delText>
            </w:r>
            <w:r w:rsidDel="007E2227">
              <w:rPr>
                <w:rFonts w:asciiTheme="minorHAnsi" w:eastAsiaTheme="minorEastAsia" w:hAnsiTheme="minorHAnsi" w:cstheme="minorBidi"/>
                <w:noProof/>
                <w:sz w:val="22"/>
                <w:lang w:eastAsia="sv-SE"/>
              </w:rPr>
              <w:tab/>
            </w:r>
            <w:r w:rsidRPr="007E2227" w:rsidDel="007E2227">
              <w:rPr>
                <w:noProof/>
                <w:rPrChange w:id="724" w:author="Jarno Nieminen" w:date="2014-06-19T14:16:00Z">
                  <w:rPr>
                    <w:rStyle w:val="Hyperlink"/>
                    <w:noProof/>
                  </w:rPr>
                </w:rPrChange>
              </w:rPr>
              <w:delText>Klass Formulärmall (FormTemplate)</w:delText>
            </w:r>
            <w:r w:rsidDel="007E2227">
              <w:rPr>
                <w:noProof/>
                <w:webHidden/>
              </w:rPr>
              <w:tab/>
            </w:r>
          </w:del>
          <w:del w:id="725" w:author="Jarno Nieminen" w:date="2014-06-19T10:06:00Z">
            <w:r w:rsidDel="00B424C3">
              <w:rPr>
                <w:noProof/>
                <w:webHidden/>
              </w:rPr>
              <w:delText>46</w:delText>
            </w:r>
          </w:del>
        </w:p>
        <w:p w14:paraId="2C91C994" w14:textId="77777777" w:rsidR="00EB3370" w:rsidDel="007E2227" w:rsidRDefault="00EB3370">
          <w:pPr>
            <w:pStyle w:val="TOC3"/>
            <w:tabs>
              <w:tab w:val="left" w:pos="1100"/>
              <w:tab w:val="right" w:leader="dot" w:pos="10456"/>
            </w:tabs>
            <w:rPr>
              <w:del w:id="726" w:author="Jarno Nieminen" w:date="2014-06-19T14:16:00Z"/>
              <w:rFonts w:asciiTheme="minorHAnsi" w:eastAsiaTheme="minorEastAsia" w:hAnsiTheme="minorHAnsi" w:cstheme="minorBidi"/>
              <w:noProof/>
              <w:sz w:val="22"/>
              <w:lang w:eastAsia="sv-SE"/>
            </w:rPr>
          </w:pPr>
          <w:del w:id="727" w:author="Jarno Nieminen" w:date="2014-06-19T14:16:00Z">
            <w:r w:rsidRPr="007E2227" w:rsidDel="007E2227">
              <w:rPr>
                <w:noProof/>
                <w:rPrChange w:id="728" w:author="Jarno Nieminen" w:date="2014-06-19T14:16:00Z">
                  <w:rPr>
                    <w:rStyle w:val="Hyperlink"/>
                    <w:noProof/>
                  </w:rPr>
                </w:rPrChange>
              </w:rPr>
              <w:delText>5.1.4</w:delText>
            </w:r>
            <w:r w:rsidDel="007E2227">
              <w:rPr>
                <w:rFonts w:asciiTheme="minorHAnsi" w:eastAsiaTheme="minorEastAsia" w:hAnsiTheme="minorHAnsi" w:cstheme="minorBidi"/>
                <w:noProof/>
                <w:sz w:val="22"/>
                <w:lang w:eastAsia="sv-SE"/>
              </w:rPr>
              <w:tab/>
            </w:r>
            <w:r w:rsidRPr="007E2227" w:rsidDel="007E2227">
              <w:rPr>
                <w:noProof/>
                <w:rPrChange w:id="729" w:author="Jarno Nieminen" w:date="2014-06-19T14:16:00Z">
                  <w:rPr>
                    <w:rStyle w:val="Hyperlink"/>
                    <w:noProof/>
                  </w:rPr>
                </w:rPrChange>
              </w:rPr>
              <w:delText>Klass Formulärsida (TemplatePage)</w:delText>
            </w:r>
            <w:r w:rsidDel="007E2227">
              <w:rPr>
                <w:noProof/>
                <w:webHidden/>
              </w:rPr>
              <w:tab/>
            </w:r>
          </w:del>
          <w:del w:id="730" w:author="Jarno Nieminen" w:date="2014-06-19T10:06:00Z">
            <w:r w:rsidDel="00B424C3">
              <w:rPr>
                <w:noProof/>
                <w:webHidden/>
              </w:rPr>
              <w:delText>50</w:delText>
            </w:r>
          </w:del>
        </w:p>
        <w:p w14:paraId="6FEF0F60" w14:textId="77777777" w:rsidR="00EB3370" w:rsidDel="007E2227" w:rsidRDefault="00EB3370">
          <w:pPr>
            <w:pStyle w:val="TOC3"/>
            <w:tabs>
              <w:tab w:val="left" w:pos="1100"/>
              <w:tab w:val="right" w:leader="dot" w:pos="10456"/>
            </w:tabs>
            <w:rPr>
              <w:del w:id="731" w:author="Jarno Nieminen" w:date="2014-06-19T14:16:00Z"/>
              <w:rFonts w:asciiTheme="minorHAnsi" w:eastAsiaTheme="minorEastAsia" w:hAnsiTheme="minorHAnsi" w:cstheme="minorBidi"/>
              <w:noProof/>
              <w:sz w:val="22"/>
              <w:lang w:eastAsia="sv-SE"/>
            </w:rPr>
          </w:pPr>
          <w:del w:id="732" w:author="Jarno Nieminen" w:date="2014-06-19T14:16:00Z">
            <w:r w:rsidRPr="007E2227" w:rsidDel="007E2227">
              <w:rPr>
                <w:noProof/>
                <w:rPrChange w:id="733" w:author="Jarno Nieminen" w:date="2014-06-19T14:16:00Z">
                  <w:rPr>
                    <w:rStyle w:val="Hyperlink"/>
                    <w:noProof/>
                  </w:rPr>
                </w:rPrChange>
              </w:rPr>
              <w:delText>5.1.5</w:delText>
            </w:r>
            <w:r w:rsidDel="007E2227">
              <w:rPr>
                <w:rFonts w:asciiTheme="minorHAnsi" w:eastAsiaTheme="minorEastAsia" w:hAnsiTheme="minorHAnsi" w:cstheme="minorBidi"/>
                <w:noProof/>
                <w:sz w:val="22"/>
                <w:lang w:eastAsia="sv-SE"/>
              </w:rPr>
              <w:tab/>
            </w:r>
            <w:r w:rsidRPr="007E2227" w:rsidDel="007E2227">
              <w:rPr>
                <w:noProof/>
                <w:rPrChange w:id="734" w:author="Jarno Nieminen" w:date="2014-06-19T14:16:00Z">
                  <w:rPr>
                    <w:rStyle w:val="Hyperlink"/>
                    <w:noProof/>
                  </w:rPr>
                </w:rPrChange>
              </w:rPr>
              <w:delText>Klass Formulärsida (Page)</w:delText>
            </w:r>
            <w:r w:rsidDel="007E2227">
              <w:rPr>
                <w:noProof/>
                <w:webHidden/>
              </w:rPr>
              <w:tab/>
            </w:r>
          </w:del>
          <w:del w:id="735" w:author="Jarno Nieminen" w:date="2014-06-19T10:06:00Z">
            <w:r w:rsidDel="00B424C3">
              <w:rPr>
                <w:noProof/>
                <w:webHidden/>
              </w:rPr>
              <w:delText>52</w:delText>
            </w:r>
          </w:del>
        </w:p>
        <w:p w14:paraId="412DC332" w14:textId="77777777" w:rsidR="00EB3370" w:rsidDel="007E2227" w:rsidRDefault="00EB3370">
          <w:pPr>
            <w:pStyle w:val="TOC3"/>
            <w:tabs>
              <w:tab w:val="left" w:pos="1100"/>
              <w:tab w:val="right" w:leader="dot" w:pos="10456"/>
            </w:tabs>
            <w:rPr>
              <w:del w:id="736" w:author="Jarno Nieminen" w:date="2014-06-19T14:16:00Z"/>
              <w:rFonts w:asciiTheme="minorHAnsi" w:eastAsiaTheme="minorEastAsia" w:hAnsiTheme="minorHAnsi" w:cstheme="minorBidi"/>
              <w:noProof/>
              <w:sz w:val="22"/>
              <w:lang w:eastAsia="sv-SE"/>
            </w:rPr>
          </w:pPr>
          <w:del w:id="737" w:author="Jarno Nieminen" w:date="2014-06-19T14:16:00Z">
            <w:r w:rsidRPr="007E2227" w:rsidDel="007E2227">
              <w:rPr>
                <w:noProof/>
                <w:rPrChange w:id="738" w:author="Jarno Nieminen" w:date="2014-06-19T14:16:00Z">
                  <w:rPr>
                    <w:rStyle w:val="Hyperlink"/>
                    <w:noProof/>
                  </w:rPr>
                </w:rPrChange>
              </w:rPr>
              <w:delText>5.1.6</w:delText>
            </w:r>
            <w:r w:rsidDel="007E2227">
              <w:rPr>
                <w:rFonts w:asciiTheme="minorHAnsi" w:eastAsiaTheme="minorEastAsia" w:hAnsiTheme="minorHAnsi" w:cstheme="minorBidi"/>
                <w:noProof/>
                <w:sz w:val="22"/>
                <w:lang w:eastAsia="sv-SE"/>
              </w:rPr>
              <w:tab/>
            </w:r>
            <w:r w:rsidRPr="007E2227" w:rsidDel="007E2227">
              <w:rPr>
                <w:noProof/>
                <w:rPrChange w:id="739" w:author="Jarno Nieminen" w:date="2014-06-19T14:16:00Z">
                  <w:rPr>
                    <w:rStyle w:val="Hyperlink"/>
                    <w:noProof/>
                  </w:rPr>
                </w:rPrChange>
              </w:rPr>
              <w:delText>Klass Frågegrupperingsmall (TemplateQuestionBlock)</w:delText>
            </w:r>
            <w:r w:rsidDel="007E2227">
              <w:rPr>
                <w:noProof/>
                <w:webHidden/>
              </w:rPr>
              <w:tab/>
            </w:r>
          </w:del>
          <w:del w:id="740" w:author="Jarno Nieminen" w:date="2014-06-19T10:06:00Z">
            <w:r w:rsidDel="00B424C3">
              <w:rPr>
                <w:noProof/>
                <w:webHidden/>
              </w:rPr>
              <w:delText>53</w:delText>
            </w:r>
          </w:del>
        </w:p>
        <w:p w14:paraId="13A62F9B" w14:textId="77777777" w:rsidR="00EB3370" w:rsidDel="007E2227" w:rsidRDefault="00EB3370">
          <w:pPr>
            <w:pStyle w:val="TOC3"/>
            <w:tabs>
              <w:tab w:val="left" w:pos="1100"/>
              <w:tab w:val="right" w:leader="dot" w:pos="10456"/>
            </w:tabs>
            <w:rPr>
              <w:del w:id="741" w:author="Jarno Nieminen" w:date="2014-06-19T14:16:00Z"/>
              <w:rFonts w:asciiTheme="minorHAnsi" w:eastAsiaTheme="minorEastAsia" w:hAnsiTheme="minorHAnsi" w:cstheme="minorBidi"/>
              <w:noProof/>
              <w:sz w:val="22"/>
              <w:lang w:eastAsia="sv-SE"/>
            </w:rPr>
          </w:pPr>
          <w:del w:id="742" w:author="Jarno Nieminen" w:date="2014-06-19T14:16:00Z">
            <w:r w:rsidRPr="007E2227" w:rsidDel="007E2227">
              <w:rPr>
                <w:noProof/>
                <w:rPrChange w:id="743" w:author="Jarno Nieminen" w:date="2014-06-19T14:16:00Z">
                  <w:rPr>
                    <w:rStyle w:val="Hyperlink"/>
                    <w:noProof/>
                  </w:rPr>
                </w:rPrChange>
              </w:rPr>
              <w:delText>5.1.7</w:delText>
            </w:r>
            <w:r w:rsidDel="007E2227">
              <w:rPr>
                <w:rFonts w:asciiTheme="minorHAnsi" w:eastAsiaTheme="minorEastAsia" w:hAnsiTheme="minorHAnsi" w:cstheme="minorBidi"/>
                <w:noProof/>
                <w:sz w:val="22"/>
                <w:lang w:eastAsia="sv-SE"/>
              </w:rPr>
              <w:tab/>
            </w:r>
            <w:r w:rsidRPr="007E2227" w:rsidDel="007E2227">
              <w:rPr>
                <w:noProof/>
                <w:rPrChange w:id="744" w:author="Jarno Nieminen" w:date="2014-06-19T14:16:00Z">
                  <w:rPr>
                    <w:rStyle w:val="Hyperlink"/>
                    <w:noProof/>
                  </w:rPr>
                </w:rPrChange>
              </w:rPr>
              <w:delText>Klass Frågegruppering (QuestionBlock)</w:delText>
            </w:r>
            <w:r w:rsidDel="007E2227">
              <w:rPr>
                <w:noProof/>
                <w:webHidden/>
              </w:rPr>
              <w:tab/>
            </w:r>
          </w:del>
          <w:del w:id="745" w:author="Jarno Nieminen" w:date="2014-06-19T10:06:00Z">
            <w:r w:rsidDel="00B424C3">
              <w:rPr>
                <w:noProof/>
                <w:webHidden/>
              </w:rPr>
              <w:delText>55</w:delText>
            </w:r>
          </w:del>
        </w:p>
        <w:p w14:paraId="697D0A00" w14:textId="77777777" w:rsidR="00EB3370" w:rsidDel="007E2227" w:rsidRDefault="00EB3370">
          <w:pPr>
            <w:pStyle w:val="TOC3"/>
            <w:tabs>
              <w:tab w:val="left" w:pos="1100"/>
              <w:tab w:val="right" w:leader="dot" w:pos="10456"/>
            </w:tabs>
            <w:rPr>
              <w:del w:id="746" w:author="Jarno Nieminen" w:date="2014-06-19T14:16:00Z"/>
              <w:rFonts w:asciiTheme="minorHAnsi" w:eastAsiaTheme="minorEastAsia" w:hAnsiTheme="minorHAnsi" w:cstheme="minorBidi"/>
              <w:noProof/>
              <w:sz w:val="22"/>
              <w:lang w:eastAsia="sv-SE"/>
            </w:rPr>
          </w:pPr>
          <w:del w:id="747" w:author="Jarno Nieminen" w:date="2014-06-19T14:16:00Z">
            <w:r w:rsidRPr="007E2227" w:rsidDel="007E2227">
              <w:rPr>
                <w:noProof/>
                <w:rPrChange w:id="748" w:author="Jarno Nieminen" w:date="2014-06-19T14:16:00Z">
                  <w:rPr>
                    <w:rStyle w:val="Hyperlink"/>
                    <w:noProof/>
                  </w:rPr>
                </w:rPrChange>
              </w:rPr>
              <w:delText>5.1.8</w:delText>
            </w:r>
            <w:r w:rsidDel="007E2227">
              <w:rPr>
                <w:rFonts w:asciiTheme="minorHAnsi" w:eastAsiaTheme="minorEastAsia" w:hAnsiTheme="minorHAnsi" w:cstheme="minorBidi"/>
                <w:noProof/>
                <w:sz w:val="22"/>
                <w:lang w:eastAsia="sv-SE"/>
              </w:rPr>
              <w:tab/>
            </w:r>
            <w:r w:rsidRPr="007E2227" w:rsidDel="007E2227">
              <w:rPr>
                <w:noProof/>
                <w:rPrChange w:id="749" w:author="Jarno Nieminen" w:date="2014-06-19T14:16:00Z">
                  <w:rPr>
                    <w:rStyle w:val="Hyperlink"/>
                    <w:noProof/>
                  </w:rPr>
                </w:rPrChange>
              </w:rPr>
              <w:delText>Klass Formulärfråga mall (TemplateQuestion)</w:delText>
            </w:r>
            <w:r w:rsidDel="007E2227">
              <w:rPr>
                <w:noProof/>
                <w:webHidden/>
              </w:rPr>
              <w:tab/>
            </w:r>
          </w:del>
          <w:del w:id="750" w:author="Jarno Nieminen" w:date="2014-06-19T10:06:00Z">
            <w:r w:rsidDel="00B424C3">
              <w:rPr>
                <w:noProof/>
                <w:webHidden/>
              </w:rPr>
              <w:delText>57</w:delText>
            </w:r>
          </w:del>
        </w:p>
        <w:p w14:paraId="7CF580C8" w14:textId="77777777" w:rsidR="00EB3370" w:rsidDel="007E2227" w:rsidRDefault="00EB3370">
          <w:pPr>
            <w:pStyle w:val="TOC3"/>
            <w:tabs>
              <w:tab w:val="left" w:pos="1100"/>
              <w:tab w:val="right" w:leader="dot" w:pos="10456"/>
            </w:tabs>
            <w:rPr>
              <w:del w:id="751" w:author="Jarno Nieminen" w:date="2014-06-19T14:16:00Z"/>
              <w:rFonts w:asciiTheme="minorHAnsi" w:eastAsiaTheme="minorEastAsia" w:hAnsiTheme="minorHAnsi" w:cstheme="minorBidi"/>
              <w:noProof/>
              <w:sz w:val="22"/>
              <w:lang w:eastAsia="sv-SE"/>
            </w:rPr>
          </w:pPr>
          <w:del w:id="752" w:author="Jarno Nieminen" w:date="2014-06-19T14:16:00Z">
            <w:r w:rsidRPr="007E2227" w:rsidDel="007E2227">
              <w:rPr>
                <w:noProof/>
                <w:rPrChange w:id="753" w:author="Jarno Nieminen" w:date="2014-06-19T14:16:00Z">
                  <w:rPr>
                    <w:rStyle w:val="Hyperlink"/>
                    <w:noProof/>
                  </w:rPr>
                </w:rPrChange>
              </w:rPr>
              <w:delText>5.1.9</w:delText>
            </w:r>
            <w:r w:rsidDel="007E2227">
              <w:rPr>
                <w:rFonts w:asciiTheme="minorHAnsi" w:eastAsiaTheme="minorEastAsia" w:hAnsiTheme="minorHAnsi" w:cstheme="minorBidi"/>
                <w:noProof/>
                <w:sz w:val="22"/>
                <w:lang w:eastAsia="sv-SE"/>
              </w:rPr>
              <w:tab/>
            </w:r>
            <w:r w:rsidRPr="007E2227" w:rsidDel="007E2227">
              <w:rPr>
                <w:noProof/>
                <w:rPrChange w:id="754" w:author="Jarno Nieminen" w:date="2014-06-19T14:16:00Z">
                  <w:rPr>
                    <w:rStyle w:val="Hyperlink"/>
                    <w:noProof/>
                  </w:rPr>
                </w:rPrChange>
              </w:rPr>
              <w:delText>Klass Formulärfråga (Question)</w:delText>
            </w:r>
            <w:r w:rsidDel="007E2227">
              <w:rPr>
                <w:noProof/>
                <w:webHidden/>
              </w:rPr>
              <w:tab/>
            </w:r>
          </w:del>
          <w:del w:id="755" w:author="Jarno Nieminen" w:date="2014-06-19T10:06:00Z">
            <w:r w:rsidDel="00B424C3">
              <w:rPr>
                <w:noProof/>
                <w:webHidden/>
              </w:rPr>
              <w:delText>61</w:delText>
            </w:r>
          </w:del>
        </w:p>
        <w:p w14:paraId="715A703D" w14:textId="77777777" w:rsidR="00EB3370" w:rsidDel="007E2227" w:rsidRDefault="00EB3370">
          <w:pPr>
            <w:pStyle w:val="TOC3"/>
            <w:tabs>
              <w:tab w:val="left" w:pos="1321"/>
              <w:tab w:val="right" w:leader="dot" w:pos="10456"/>
            </w:tabs>
            <w:rPr>
              <w:del w:id="756" w:author="Jarno Nieminen" w:date="2014-06-19T14:16:00Z"/>
              <w:rFonts w:asciiTheme="minorHAnsi" w:eastAsiaTheme="minorEastAsia" w:hAnsiTheme="minorHAnsi" w:cstheme="minorBidi"/>
              <w:noProof/>
              <w:sz w:val="22"/>
              <w:lang w:eastAsia="sv-SE"/>
            </w:rPr>
          </w:pPr>
          <w:del w:id="757" w:author="Jarno Nieminen" w:date="2014-06-19T14:16:00Z">
            <w:r w:rsidRPr="007E2227" w:rsidDel="007E2227">
              <w:rPr>
                <w:noProof/>
                <w:rPrChange w:id="758" w:author="Jarno Nieminen" w:date="2014-06-19T14:16:00Z">
                  <w:rPr>
                    <w:rStyle w:val="Hyperlink"/>
                    <w:noProof/>
                  </w:rPr>
                </w:rPrChange>
              </w:rPr>
              <w:delText>5.1.10</w:delText>
            </w:r>
            <w:r w:rsidDel="007E2227">
              <w:rPr>
                <w:rFonts w:asciiTheme="minorHAnsi" w:eastAsiaTheme="minorEastAsia" w:hAnsiTheme="minorHAnsi" w:cstheme="minorBidi"/>
                <w:noProof/>
                <w:sz w:val="22"/>
                <w:lang w:eastAsia="sv-SE"/>
              </w:rPr>
              <w:tab/>
            </w:r>
            <w:r w:rsidRPr="007E2227" w:rsidDel="007E2227">
              <w:rPr>
                <w:noProof/>
                <w:rPrChange w:id="759" w:author="Jarno Nieminen" w:date="2014-06-19T14:16:00Z">
                  <w:rPr>
                    <w:rStyle w:val="Hyperlink"/>
                    <w:noProof/>
                  </w:rPr>
                </w:rPrChange>
              </w:rPr>
              <w:delText>Klass Svarsalternativ (AnswerAlternative)</w:delText>
            </w:r>
            <w:r w:rsidDel="007E2227">
              <w:rPr>
                <w:noProof/>
                <w:webHidden/>
              </w:rPr>
              <w:tab/>
            </w:r>
          </w:del>
          <w:del w:id="760" w:author="Jarno Nieminen" w:date="2014-06-19T10:06:00Z">
            <w:r w:rsidDel="00B424C3">
              <w:rPr>
                <w:noProof/>
                <w:webHidden/>
              </w:rPr>
              <w:delText>66</w:delText>
            </w:r>
          </w:del>
        </w:p>
        <w:p w14:paraId="3590D078" w14:textId="77777777" w:rsidR="00EB3370" w:rsidDel="007E2227" w:rsidRDefault="00EB3370">
          <w:pPr>
            <w:pStyle w:val="TOC3"/>
            <w:tabs>
              <w:tab w:val="left" w:pos="1100"/>
              <w:tab w:val="right" w:leader="dot" w:pos="10456"/>
            </w:tabs>
            <w:rPr>
              <w:del w:id="761" w:author="Jarno Nieminen" w:date="2014-06-19T14:16:00Z"/>
              <w:rFonts w:asciiTheme="minorHAnsi" w:eastAsiaTheme="minorEastAsia" w:hAnsiTheme="minorHAnsi" w:cstheme="minorBidi"/>
              <w:noProof/>
              <w:sz w:val="22"/>
              <w:lang w:eastAsia="sv-SE"/>
            </w:rPr>
          </w:pPr>
          <w:del w:id="762" w:author="Jarno Nieminen" w:date="2014-06-19T14:16:00Z">
            <w:r w:rsidRPr="007E2227" w:rsidDel="007E2227">
              <w:rPr>
                <w:noProof/>
                <w:rPrChange w:id="763" w:author="Jarno Nieminen" w:date="2014-06-19T14:16:00Z">
                  <w:rPr>
                    <w:rStyle w:val="Hyperlink"/>
                    <w:noProof/>
                  </w:rPr>
                </w:rPrChange>
              </w:rPr>
              <w:delText>5.1.11</w:delText>
            </w:r>
            <w:r w:rsidDel="007E2227">
              <w:rPr>
                <w:rFonts w:asciiTheme="minorHAnsi" w:eastAsiaTheme="minorEastAsia" w:hAnsiTheme="minorHAnsi" w:cstheme="minorBidi"/>
                <w:noProof/>
                <w:sz w:val="22"/>
                <w:lang w:eastAsia="sv-SE"/>
              </w:rPr>
              <w:tab/>
            </w:r>
            <w:r w:rsidRPr="007E2227" w:rsidDel="007E2227">
              <w:rPr>
                <w:noProof/>
                <w:rPrChange w:id="764" w:author="Jarno Nieminen" w:date="2014-06-19T14:16:00Z">
                  <w:rPr>
                    <w:rStyle w:val="Hyperlink"/>
                    <w:noProof/>
                  </w:rPr>
                </w:rPrChange>
              </w:rPr>
              <w:delText>Klass Svar (Answer)</w:delText>
            </w:r>
            <w:r w:rsidDel="007E2227">
              <w:rPr>
                <w:noProof/>
                <w:webHidden/>
              </w:rPr>
              <w:tab/>
            </w:r>
          </w:del>
          <w:del w:id="765" w:author="Jarno Nieminen" w:date="2014-06-19T10:06:00Z">
            <w:r w:rsidDel="00B424C3">
              <w:rPr>
                <w:noProof/>
                <w:webHidden/>
              </w:rPr>
              <w:delText>68</w:delText>
            </w:r>
          </w:del>
        </w:p>
        <w:p w14:paraId="0F9A4C43" w14:textId="77777777" w:rsidR="00EB3370" w:rsidDel="007E2227" w:rsidRDefault="00EB3370">
          <w:pPr>
            <w:pStyle w:val="TOC3"/>
            <w:tabs>
              <w:tab w:val="left" w:pos="1321"/>
              <w:tab w:val="right" w:leader="dot" w:pos="10456"/>
            </w:tabs>
            <w:rPr>
              <w:del w:id="766" w:author="Jarno Nieminen" w:date="2014-06-19T14:16:00Z"/>
              <w:rFonts w:asciiTheme="minorHAnsi" w:eastAsiaTheme="minorEastAsia" w:hAnsiTheme="minorHAnsi" w:cstheme="minorBidi"/>
              <w:noProof/>
              <w:sz w:val="22"/>
              <w:lang w:eastAsia="sv-SE"/>
            </w:rPr>
          </w:pPr>
          <w:del w:id="767" w:author="Jarno Nieminen" w:date="2014-06-19T14:16:00Z">
            <w:r w:rsidRPr="007E2227" w:rsidDel="007E2227">
              <w:rPr>
                <w:noProof/>
                <w:rPrChange w:id="768" w:author="Jarno Nieminen" w:date="2014-06-19T14:16:00Z">
                  <w:rPr>
                    <w:rStyle w:val="Hyperlink"/>
                    <w:noProof/>
                  </w:rPr>
                </w:rPrChange>
              </w:rPr>
              <w:delText>5.1.12</w:delText>
            </w:r>
            <w:r w:rsidDel="007E2227">
              <w:rPr>
                <w:rFonts w:asciiTheme="minorHAnsi" w:eastAsiaTheme="minorEastAsia" w:hAnsiTheme="minorHAnsi" w:cstheme="minorBidi"/>
                <w:noProof/>
                <w:sz w:val="22"/>
                <w:lang w:eastAsia="sv-SE"/>
              </w:rPr>
              <w:tab/>
            </w:r>
            <w:r w:rsidRPr="007E2227" w:rsidDel="007E2227">
              <w:rPr>
                <w:noProof/>
                <w:rPrChange w:id="769" w:author="Jarno Nieminen" w:date="2014-06-19T14:16:00Z">
                  <w:rPr>
                    <w:rStyle w:val="Hyperlink"/>
                    <w:noProof/>
                  </w:rPr>
                </w:rPrChange>
              </w:rPr>
              <w:delText>Klass anropsbekräftelse (AnswerStatus)</w:delText>
            </w:r>
            <w:r w:rsidDel="007E2227">
              <w:rPr>
                <w:noProof/>
                <w:webHidden/>
              </w:rPr>
              <w:tab/>
            </w:r>
          </w:del>
          <w:del w:id="770" w:author="Jarno Nieminen" w:date="2014-06-19T10:06:00Z">
            <w:r w:rsidDel="00B424C3">
              <w:rPr>
                <w:noProof/>
                <w:webHidden/>
              </w:rPr>
              <w:delText>69</w:delText>
            </w:r>
          </w:del>
        </w:p>
        <w:p w14:paraId="2D6C5073" w14:textId="77777777" w:rsidR="00EB3370" w:rsidDel="007E2227" w:rsidRDefault="00EB3370">
          <w:pPr>
            <w:pStyle w:val="TOC3"/>
            <w:tabs>
              <w:tab w:val="left" w:pos="1321"/>
              <w:tab w:val="right" w:leader="dot" w:pos="10456"/>
            </w:tabs>
            <w:rPr>
              <w:del w:id="771" w:author="Jarno Nieminen" w:date="2014-06-19T14:16:00Z"/>
              <w:rFonts w:asciiTheme="minorHAnsi" w:eastAsiaTheme="minorEastAsia" w:hAnsiTheme="minorHAnsi" w:cstheme="minorBidi"/>
              <w:noProof/>
              <w:sz w:val="22"/>
              <w:lang w:eastAsia="sv-SE"/>
            </w:rPr>
          </w:pPr>
          <w:del w:id="772" w:author="Jarno Nieminen" w:date="2014-06-19T14:16:00Z">
            <w:r w:rsidRPr="007E2227" w:rsidDel="007E2227">
              <w:rPr>
                <w:noProof/>
                <w:rPrChange w:id="773" w:author="Jarno Nieminen" w:date="2014-06-19T14:16:00Z">
                  <w:rPr>
                    <w:rStyle w:val="Hyperlink"/>
                    <w:noProof/>
                  </w:rPr>
                </w:rPrChange>
              </w:rPr>
              <w:delText>5.1.13</w:delText>
            </w:r>
            <w:r w:rsidDel="007E2227">
              <w:rPr>
                <w:rFonts w:asciiTheme="minorHAnsi" w:eastAsiaTheme="minorEastAsia" w:hAnsiTheme="minorHAnsi" w:cstheme="minorBidi"/>
                <w:noProof/>
                <w:sz w:val="22"/>
                <w:lang w:eastAsia="sv-SE"/>
              </w:rPr>
              <w:tab/>
            </w:r>
            <w:r w:rsidRPr="007E2227" w:rsidDel="007E2227">
              <w:rPr>
                <w:noProof/>
                <w:rPrChange w:id="774" w:author="Jarno Nieminen" w:date="2014-06-19T14:16:00Z">
                  <w:rPr>
                    <w:rStyle w:val="Hyperlink"/>
                    <w:noProof/>
                  </w:rPr>
                </w:rPrChange>
              </w:rPr>
              <w:delText>Klass Frågerelation (QuestionSuperior)</w:delText>
            </w:r>
            <w:r w:rsidDel="007E2227">
              <w:rPr>
                <w:noProof/>
                <w:webHidden/>
              </w:rPr>
              <w:tab/>
            </w:r>
          </w:del>
          <w:del w:id="775" w:author="Jarno Nieminen" w:date="2014-06-19T10:06:00Z">
            <w:r w:rsidDel="00B424C3">
              <w:rPr>
                <w:noProof/>
                <w:webHidden/>
              </w:rPr>
              <w:delText>70</w:delText>
            </w:r>
          </w:del>
        </w:p>
        <w:p w14:paraId="2F5728C4" w14:textId="77777777" w:rsidR="00EB3370" w:rsidDel="007E2227" w:rsidRDefault="00EB3370">
          <w:pPr>
            <w:pStyle w:val="TOC3"/>
            <w:tabs>
              <w:tab w:val="left" w:pos="1321"/>
              <w:tab w:val="right" w:leader="dot" w:pos="10456"/>
            </w:tabs>
            <w:rPr>
              <w:del w:id="776" w:author="Jarno Nieminen" w:date="2014-06-19T14:16:00Z"/>
              <w:rFonts w:asciiTheme="minorHAnsi" w:eastAsiaTheme="minorEastAsia" w:hAnsiTheme="minorHAnsi" w:cstheme="minorBidi"/>
              <w:noProof/>
              <w:sz w:val="22"/>
              <w:lang w:eastAsia="sv-SE"/>
            </w:rPr>
          </w:pPr>
          <w:del w:id="777" w:author="Jarno Nieminen" w:date="2014-06-19T14:16:00Z">
            <w:r w:rsidRPr="007E2227" w:rsidDel="007E2227">
              <w:rPr>
                <w:noProof/>
                <w:rPrChange w:id="778" w:author="Jarno Nieminen" w:date="2014-06-19T14:16:00Z">
                  <w:rPr>
                    <w:rStyle w:val="Hyperlink"/>
                    <w:noProof/>
                  </w:rPr>
                </w:rPrChange>
              </w:rPr>
              <w:delText>5.1.14</w:delText>
            </w:r>
            <w:r w:rsidDel="007E2227">
              <w:rPr>
                <w:rFonts w:asciiTheme="minorHAnsi" w:eastAsiaTheme="minorEastAsia" w:hAnsiTheme="minorHAnsi" w:cstheme="minorBidi"/>
                <w:noProof/>
                <w:sz w:val="22"/>
                <w:lang w:eastAsia="sv-SE"/>
              </w:rPr>
              <w:tab/>
            </w:r>
            <w:r w:rsidRPr="007E2227" w:rsidDel="007E2227">
              <w:rPr>
                <w:noProof/>
                <w:rPrChange w:id="779" w:author="Jarno Nieminen" w:date="2014-06-19T14:16:00Z">
                  <w:rPr>
                    <w:rStyle w:val="Hyperlink"/>
                    <w:noProof/>
                  </w:rPr>
                </w:rPrChange>
              </w:rPr>
              <w:delText>Klass kodverk (Code)</w:delText>
            </w:r>
            <w:r w:rsidDel="007E2227">
              <w:rPr>
                <w:noProof/>
                <w:webHidden/>
              </w:rPr>
              <w:tab/>
            </w:r>
          </w:del>
          <w:del w:id="780" w:author="Jarno Nieminen" w:date="2014-06-19T10:06:00Z">
            <w:r w:rsidDel="00B424C3">
              <w:rPr>
                <w:noProof/>
                <w:webHidden/>
              </w:rPr>
              <w:delText>70</w:delText>
            </w:r>
          </w:del>
        </w:p>
        <w:p w14:paraId="3DC3AAA4" w14:textId="77777777" w:rsidR="00EB3370" w:rsidDel="007E2227" w:rsidRDefault="00EB3370">
          <w:pPr>
            <w:pStyle w:val="TOC3"/>
            <w:tabs>
              <w:tab w:val="left" w:pos="1321"/>
              <w:tab w:val="right" w:leader="dot" w:pos="10456"/>
            </w:tabs>
            <w:rPr>
              <w:del w:id="781" w:author="Jarno Nieminen" w:date="2014-06-19T14:16:00Z"/>
              <w:rFonts w:asciiTheme="minorHAnsi" w:eastAsiaTheme="minorEastAsia" w:hAnsiTheme="minorHAnsi" w:cstheme="minorBidi"/>
              <w:noProof/>
              <w:sz w:val="22"/>
              <w:lang w:eastAsia="sv-SE"/>
            </w:rPr>
          </w:pPr>
          <w:del w:id="782" w:author="Jarno Nieminen" w:date="2014-06-19T14:16:00Z">
            <w:r w:rsidRPr="007E2227" w:rsidDel="007E2227">
              <w:rPr>
                <w:noProof/>
                <w:rPrChange w:id="783" w:author="Jarno Nieminen" w:date="2014-06-19T14:16:00Z">
                  <w:rPr>
                    <w:rStyle w:val="Hyperlink"/>
                    <w:noProof/>
                  </w:rPr>
                </w:rPrChange>
              </w:rPr>
              <w:delText>5.1.15</w:delText>
            </w:r>
            <w:r w:rsidDel="007E2227">
              <w:rPr>
                <w:rFonts w:asciiTheme="minorHAnsi" w:eastAsiaTheme="minorEastAsia" w:hAnsiTheme="minorHAnsi" w:cstheme="minorBidi"/>
                <w:noProof/>
                <w:sz w:val="22"/>
                <w:lang w:eastAsia="sv-SE"/>
              </w:rPr>
              <w:tab/>
            </w:r>
            <w:r w:rsidRPr="007E2227" w:rsidDel="007E2227">
              <w:rPr>
                <w:noProof/>
                <w:rPrChange w:id="784" w:author="Jarno Nieminen" w:date="2014-06-19T14:16:00Z">
                  <w:rPr>
                    <w:rStyle w:val="Hyperlink"/>
                    <w:noProof/>
                  </w:rPr>
                </w:rPrChange>
              </w:rPr>
              <w:delText>Klass Malldelning (TemplatePropagate)</w:delText>
            </w:r>
            <w:r w:rsidDel="007E2227">
              <w:rPr>
                <w:noProof/>
                <w:webHidden/>
              </w:rPr>
              <w:tab/>
            </w:r>
          </w:del>
          <w:del w:id="785" w:author="Jarno Nieminen" w:date="2014-06-19T10:06:00Z">
            <w:r w:rsidDel="00B424C3">
              <w:rPr>
                <w:noProof/>
                <w:webHidden/>
              </w:rPr>
              <w:delText>72</w:delText>
            </w:r>
          </w:del>
        </w:p>
        <w:p w14:paraId="16761B57" w14:textId="77777777" w:rsidR="00EB3370" w:rsidDel="007E2227" w:rsidRDefault="00EB3370">
          <w:pPr>
            <w:pStyle w:val="TOC3"/>
            <w:tabs>
              <w:tab w:val="left" w:pos="1321"/>
              <w:tab w:val="right" w:leader="dot" w:pos="10456"/>
            </w:tabs>
            <w:rPr>
              <w:del w:id="786" w:author="Jarno Nieminen" w:date="2014-06-19T14:16:00Z"/>
              <w:rFonts w:asciiTheme="minorHAnsi" w:eastAsiaTheme="minorEastAsia" w:hAnsiTheme="minorHAnsi" w:cstheme="minorBidi"/>
              <w:noProof/>
              <w:sz w:val="22"/>
              <w:lang w:eastAsia="sv-SE"/>
            </w:rPr>
          </w:pPr>
          <w:del w:id="787" w:author="Jarno Nieminen" w:date="2014-06-19T14:16:00Z">
            <w:r w:rsidRPr="007E2227" w:rsidDel="007E2227">
              <w:rPr>
                <w:noProof/>
                <w:rPrChange w:id="788" w:author="Jarno Nieminen" w:date="2014-06-19T14:16:00Z">
                  <w:rPr>
                    <w:rStyle w:val="Hyperlink"/>
                    <w:noProof/>
                  </w:rPr>
                </w:rPrChange>
              </w:rPr>
              <w:delText>5.1.16</w:delText>
            </w:r>
            <w:r w:rsidDel="007E2227">
              <w:rPr>
                <w:rFonts w:asciiTheme="minorHAnsi" w:eastAsiaTheme="minorEastAsia" w:hAnsiTheme="minorHAnsi" w:cstheme="minorBidi"/>
                <w:noProof/>
                <w:sz w:val="22"/>
                <w:lang w:eastAsia="sv-SE"/>
              </w:rPr>
              <w:tab/>
            </w:r>
            <w:r w:rsidRPr="007E2227" w:rsidDel="007E2227">
              <w:rPr>
                <w:noProof/>
                <w:rPrChange w:id="789" w:author="Jarno Nieminen" w:date="2014-06-19T14:16:00Z">
                  <w:rPr>
                    <w:rStyle w:val="Hyperlink"/>
                    <w:noProof/>
                  </w:rPr>
                </w:rPrChange>
              </w:rPr>
              <w:delText>Klass validering (validationEvent)</w:delText>
            </w:r>
            <w:r w:rsidDel="007E2227">
              <w:rPr>
                <w:noProof/>
                <w:webHidden/>
              </w:rPr>
              <w:tab/>
            </w:r>
          </w:del>
          <w:del w:id="790" w:author="Jarno Nieminen" w:date="2014-06-19T10:06:00Z">
            <w:r w:rsidDel="00B424C3">
              <w:rPr>
                <w:noProof/>
                <w:webHidden/>
              </w:rPr>
              <w:delText>74</w:delText>
            </w:r>
          </w:del>
        </w:p>
        <w:p w14:paraId="4C039034" w14:textId="77777777" w:rsidR="00EB3370" w:rsidDel="007E2227" w:rsidRDefault="00EB3370">
          <w:pPr>
            <w:pStyle w:val="TOC2"/>
            <w:tabs>
              <w:tab w:val="left" w:pos="879"/>
              <w:tab w:val="right" w:leader="dot" w:pos="10456"/>
            </w:tabs>
            <w:rPr>
              <w:del w:id="791" w:author="Jarno Nieminen" w:date="2014-06-19T14:16:00Z"/>
              <w:rFonts w:asciiTheme="minorHAnsi" w:eastAsiaTheme="minorEastAsia" w:hAnsiTheme="minorHAnsi" w:cstheme="minorBidi"/>
              <w:noProof/>
              <w:sz w:val="22"/>
              <w:lang w:eastAsia="sv-SE"/>
            </w:rPr>
          </w:pPr>
          <w:del w:id="792" w:author="Jarno Nieminen" w:date="2014-06-19T14:16:00Z">
            <w:r w:rsidRPr="007E2227" w:rsidDel="007E2227">
              <w:rPr>
                <w:noProof/>
                <w:rPrChange w:id="793" w:author="Jarno Nieminen" w:date="2014-06-19T14:16:00Z">
                  <w:rPr>
                    <w:rStyle w:val="Hyperlink"/>
                    <w:noProof/>
                  </w:rPr>
                </w:rPrChange>
              </w:rPr>
              <w:delText>5.2</w:delText>
            </w:r>
            <w:r w:rsidDel="007E2227">
              <w:rPr>
                <w:rFonts w:asciiTheme="minorHAnsi" w:eastAsiaTheme="minorEastAsia" w:hAnsiTheme="minorHAnsi" w:cstheme="minorBidi"/>
                <w:noProof/>
                <w:sz w:val="22"/>
                <w:lang w:eastAsia="sv-SE"/>
              </w:rPr>
              <w:tab/>
            </w:r>
            <w:r w:rsidRPr="007E2227" w:rsidDel="007E2227">
              <w:rPr>
                <w:noProof/>
                <w:rPrChange w:id="794" w:author="Jarno Nieminen" w:date="2014-06-19T14:16:00Z">
                  <w:rPr>
                    <w:rStyle w:val="Hyperlink"/>
                    <w:noProof/>
                  </w:rPr>
                </w:rPrChange>
              </w:rPr>
              <w:delText>Terminologier, kodverk och identifierare (t/k/i)</w:delText>
            </w:r>
            <w:r w:rsidDel="007E2227">
              <w:rPr>
                <w:noProof/>
                <w:webHidden/>
              </w:rPr>
              <w:tab/>
            </w:r>
          </w:del>
          <w:del w:id="795" w:author="Jarno Nieminen" w:date="2014-06-19T10:06:00Z">
            <w:r w:rsidDel="00B424C3">
              <w:rPr>
                <w:noProof/>
                <w:webHidden/>
              </w:rPr>
              <w:delText>76</w:delText>
            </w:r>
          </w:del>
        </w:p>
        <w:p w14:paraId="3FBFEC30" w14:textId="77777777" w:rsidR="00EB3370" w:rsidDel="007E2227" w:rsidRDefault="00EB3370">
          <w:pPr>
            <w:pStyle w:val="TOC2"/>
            <w:tabs>
              <w:tab w:val="left" w:pos="879"/>
              <w:tab w:val="right" w:leader="dot" w:pos="10456"/>
            </w:tabs>
            <w:rPr>
              <w:del w:id="796" w:author="Jarno Nieminen" w:date="2014-06-19T14:16:00Z"/>
              <w:rFonts w:asciiTheme="minorHAnsi" w:eastAsiaTheme="minorEastAsia" w:hAnsiTheme="minorHAnsi" w:cstheme="minorBidi"/>
              <w:noProof/>
              <w:sz w:val="22"/>
              <w:lang w:eastAsia="sv-SE"/>
            </w:rPr>
          </w:pPr>
          <w:del w:id="797" w:author="Jarno Nieminen" w:date="2014-06-19T14:16:00Z">
            <w:r w:rsidRPr="007E2227" w:rsidDel="007E2227">
              <w:rPr>
                <w:noProof/>
                <w:rPrChange w:id="798" w:author="Jarno Nieminen" w:date="2014-06-19T14:16:00Z">
                  <w:rPr>
                    <w:rStyle w:val="Hyperlink"/>
                    <w:noProof/>
                  </w:rPr>
                </w:rPrChange>
              </w:rPr>
              <w:delText>5.3</w:delText>
            </w:r>
            <w:r w:rsidDel="007E2227">
              <w:rPr>
                <w:rFonts w:asciiTheme="minorHAnsi" w:eastAsiaTheme="minorEastAsia" w:hAnsiTheme="minorHAnsi" w:cstheme="minorBidi"/>
                <w:noProof/>
                <w:sz w:val="22"/>
                <w:lang w:eastAsia="sv-SE"/>
              </w:rPr>
              <w:tab/>
            </w:r>
            <w:r w:rsidRPr="007E2227" w:rsidDel="007E2227">
              <w:rPr>
                <w:noProof/>
                <w:rPrChange w:id="799" w:author="Jarno Nieminen" w:date="2014-06-19T14:16:00Z">
                  <w:rPr>
                    <w:rStyle w:val="Hyperlink"/>
                    <w:noProof/>
                  </w:rPr>
                </w:rPrChange>
              </w:rPr>
              <w:delText>Formatregler</w:delText>
            </w:r>
            <w:r w:rsidDel="007E2227">
              <w:rPr>
                <w:noProof/>
                <w:webHidden/>
              </w:rPr>
              <w:tab/>
            </w:r>
          </w:del>
          <w:del w:id="800" w:author="Jarno Nieminen" w:date="2014-06-19T10:06:00Z">
            <w:r w:rsidDel="00B424C3">
              <w:rPr>
                <w:noProof/>
                <w:webHidden/>
              </w:rPr>
              <w:delText>81</w:delText>
            </w:r>
          </w:del>
        </w:p>
        <w:p w14:paraId="40D4CA59" w14:textId="77777777" w:rsidR="00EB3370" w:rsidDel="007E2227" w:rsidRDefault="00EB3370">
          <w:pPr>
            <w:pStyle w:val="TOC3"/>
            <w:tabs>
              <w:tab w:val="left" w:pos="1100"/>
              <w:tab w:val="right" w:leader="dot" w:pos="10456"/>
            </w:tabs>
            <w:rPr>
              <w:del w:id="801" w:author="Jarno Nieminen" w:date="2014-06-19T14:16:00Z"/>
              <w:rFonts w:asciiTheme="minorHAnsi" w:eastAsiaTheme="minorEastAsia" w:hAnsiTheme="minorHAnsi" w:cstheme="minorBidi"/>
              <w:noProof/>
              <w:sz w:val="22"/>
              <w:lang w:eastAsia="sv-SE"/>
            </w:rPr>
          </w:pPr>
          <w:del w:id="802" w:author="Jarno Nieminen" w:date="2014-06-19T14:16:00Z">
            <w:r w:rsidRPr="007E2227" w:rsidDel="007E2227">
              <w:rPr>
                <w:noProof/>
                <w:rPrChange w:id="803" w:author="Jarno Nieminen" w:date="2014-06-19T14:16:00Z">
                  <w:rPr>
                    <w:rStyle w:val="Hyperlink"/>
                    <w:noProof/>
                  </w:rPr>
                </w:rPrChange>
              </w:rPr>
              <w:delText>5.3.1</w:delText>
            </w:r>
            <w:r w:rsidDel="007E2227">
              <w:rPr>
                <w:rFonts w:asciiTheme="minorHAnsi" w:eastAsiaTheme="minorEastAsia" w:hAnsiTheme="minorHAnsi" w:cstheme="minorBidi"/>
                <w:noProof/>
                <w:sz w:val="22"/>
                <w:lang w:eastAsia="sv-SE"/>
              </w:rPr>
              <w:tab/>
            </w:r>
            <w:r w:rsidRPr="007E2227" w:rsidDel="007E2227">
              <w:rPr>
                <w:noProof/>
                <w:rPrChange w:id="804" w:author="Jarno Nieminen" w:date="2014-06-19T14:16:00Z">
                  <w:rPr>
                    <w:rStyle w:val="Hyperlink"/>
                    <w:noProof/>
                  </w:rPr>
                </w:rPrChange>
              </w:rPr>
              <w:delText>Format för datum</w:delText>
            </w:r>
            <w:r w:rsidDel="007E2227">
              <w:rPr>
                <w:noProof/>
                <w:webHidden/>
              </w:rPr>
              <w:tab/>
            </w:r>
          </w:del>
          <w:del w:id="805" w:author="Jarno Nieminen" w:date="2014-06-19T10:06:00Z">
            <w:r w:rsidDel="00B424C3">
              <w:rPr>
                <w:noProof/>
                <w:webHidden/>
              </w:rPr>
              <w:delText>81</w:delText>
            </w:r>
          </w:del>
        </w:p>
        <w:p w14:paraId="3E639B2A" w14:textId="77777777" w:rsidR="00EB3370" w:rsidDel="007E2227" w:rsidRDefault="00EB3370">
          <w:pPr>
            <w:pStyle w:val="TOC3"/>
            <w:tabs>
              <w:tab w:val="left" w:pos="1100"/>
              <w:tab w:val="right" w:leader="dot" w:pos="10456"/>
            </w:tabs>
            <w:rPr>
              <w:del w:id="806" w:author="Jarno Nieminen" w:date="2014-06-19T14:16:00Z"/>
              <w:rFonts w:asciiTheme="minorHAnsi" w:eastAsiaTheme="minorEastAsia" w:hAnsiTheme="minorHAnsi" w:cstheme="minorBidi"/>
              <w:noProof/>
              <w:sz w:val="22"/>
              <w:lang w:eastAsia="sv-SE"/>
            </w:rPr>
          </w:pPr>
          <w:del w:id="807" w:author="Jarno Nieminen" w:date="2014-06-19T14:16:00Z">
            <w:r w:rsidRPr="007E2227" w:rsidDel="007E2227">
              <w:rPr>
                <w:noProof/>
                <w:rPrChange w:id="808" w:author="Jarno Nieminen" w:date="2014-06-19T14:16:00Z">
                  <w:rPr>
                    <w:rStyle w:val="Hyperlink"/>
                    <w:noProof/>
                  </w:rPr>
                </w:rPrChange>
              </w:rPr>
              <w:delText>5.3.2</w:delText>
            </w:r>
            <w:r w:rsidDel="007E2227">
              <w:rPr>
                <w:rFonts w:asciiTheme="minorHAnsi" w:eastAsiaTheme="minorEastAsia" w:hAnsiTheme="minorHAnsi" w:cstheme="minorBidi"/>
                <w:noProof/>
                <w:sz w:val="22"/>
                <w:lang w:eastAsia="sv-SE"/>
              </w:rPr>
              <w:tab/>
            </w:r>
            <w:r w:rsidRPr="007E2227" w:rsidDel="007E2227">
              <w:rPr>
                <w:noProof/>
                <w:rPrChange w:id="809" w:author="Jarno Nieminen" w:date="2014-06-19T14:16:00Z">
                  <w:rPr>
                    <w:rStyle w:val="Hyperlink"/>
                    <w:noProof/>
                  </w:rPr>
                </w:rPrChange>
              </w:rPr>
              <w:delText>Format för tidpunkter</w:delText>
            </w:r>
            <w:r w:rsidDel="007E2227">
              <w:rPr>
                <w:noProof/>
                <w:webHidden/>
              </w:rPr>
              <w:tab/>
            </w:r>
          </w:del>
          <w:del w:id="810" w:author="Jarno Nieminen" w:date="2014-06-19T10:06:00Z">
            <w:r w:rsidDel="00B424C3">
              <w:rPr>
                <w:noProof/>
                <w:webHidden/>
              </w:rPr>
              <w:delText>81</w:delText>
            </w:r>
          </w:del>
        </w:p>
        <w:p w14:paraId="0E446424" w14:textId="77777777" w:rsidR="00EB3370" w:rsidDel="007E2227" w:rsidRDefault="00EB3370">
          <w:pPr>
            <w:pStyle w:val="TOC3"/>
            <w:tabs>
              <w:tab w:val="left" w:pos="1100"/>
              <w:tab w:val="right" w:leader="dot" w:pos="10456"/>
            </w:tabs>
            <w:rPr>
              <w:del w:id="811" w:author="Jarno Nieminen" w:date="2014-06-19T14:16:00Z"/>
              <w:rFonts w:asciiTheme="minorHAnsi" w:eastAsiaTheme="minorEastAsia" w:hAnsiTheme="minorHAnsi" w:cstheme="minorBidi"/>
              <w:noProof/>
              <w:sz w:val="22"/>
              <w:lang w:eastAsia="sv-SE"/>
            </w:rPr>
          </w:pPr>
          <w:del w:id="812" w:author="Jarno Nieminen" w:date="2014-06-19T14:16:00Z">
            <w:r w:rsidRPr="007E2227" w:rsidDel="007E2227">
              <w:rPr>
                <w:noProof/>
                <w:rPrChange w:id="813" w:author="Jarno Nieminen" w:date="2014-06-19T14:16:00Z">
                  <w:rPr>
                    <w:rStyle w:val="Hyperlink"/>
                    <w:noProof/>
                  </w:rPr>
                </w:rPrChange>
              </w:rPr>
              <w:delText>5.3.3</w:delText>
            </w:r>
            <w:r w:rsidDel="007E2227">
              <w:rPr>
                <w:rFonts w:asciiTheme="minorHAnsi" w:eastAsiaTheme="minorEastAsia" w:hAnsiTheme="minorHAnsi" w:cstheme="minorBidi"/>
                <w:noProof/>
                <w:sz w:val="22"/>
                <w:lang w:eastAsia="sv-SE"/>
              </w:rPr>
              <w:tab/>
            </w:r>
            <w:r w:rsidRPr="007E2227" w:rsidDel="007E2227">
              <w:rPr>
                <w:noProof/>
                <w:rPrChange w:id="814" w:author="Jarno Nieminen" w:date="2014-06-19T14:16:00Z">
                  <w:rPr>
                    <w:rStyle w:val="Hyperlink"/>
                    <w:noProof/>
                  </w:rPr>
                </w:rPrChange>
              </w:rPr>
              <w:delText>Tidszon för tidpunkter</w:delText>
            </w:r>
            <w:r w:rsidDel="007E2227">
              <w:rPr>
                <w:noProof/>
                <w:webHidden/>
              </w:rPr>
              <w:tab/>
            </w:r>
          </w:del>
          <w:del w:id="815" w:author="Jarno Nieminen" w:date="2014-06-19T10:06:00Z">
            <w:r w:rsidDel="00B424C3">
              <w:rPr>
                <w:noProof/>
                <w:webHidden/>
              </w:rPr>
              <w:delText>81</w:delText>
            </w:r>
          </w:del>
        </w:p>
        <w:p w14:paraId="70C2704C" w14:textId="77777777" w:rsidR="00EB3370" w:rsidDel="007E2227" w:rsidRDefault="00EB3370">
          <w:pPr>
            <w:pStyle w:val="TOC1"/>
            <w:tabs>
              <w:tab w:val="left" w:pos="400"/>
              <w:tab w:val="right" w:leader="dot" w:pos="10456"/>
            </w:tabs>
            <w:rPr>
              <w:del w:id="816" w:author="Jarno Nieminen" w:date="2014-06-19T14:16:00Z"/>
              <w:rFonts w:asciiTheme="minorHAnsi" w:eastAsiaTheme="minorEastAsia" w:hAnsiTheme="minorHAnsi" w:cstheme="minorBidi"/>
              <w:noProof/>
              <w:sz w:val="22"/>
              <w:lang w:eastAsia="sv-SE"/>
            </w:rPr>
          </w:pPr>
          <w:del w:id="817" w:author="Jarno Nieminen" w:date="2014-06-19T14:16:00Z">
            <w:r w:rsidRPr="007E2227" w:rsidDel="007E2227">
              <w:rPr>
                <w:noProof/>
                <w:rPrChange w:id="818" w:author="Jarno Nieminen" w:date="2014-06-19T14:16:00Z">
                  <w:rPr>
                    <w:rStyle w:val="Hyperlink"/>
                    <w:noProof/>
                  </w:rPr>
                </w:rPrChange>
              </w:rPr>
              <w:delText>6</w:delText>
            </w:r>
            <w:r w:rsidDel="007E2227">
              <w:rPr>
                <w:rFonts w:asciiTheme="minorHAnsi" w:eastAsiaTheme="minorEastAsia" w:hAnsiTheme="minorHAnsi" w:cstheme="minorBidi"/>
                <w:noProof/>
                <w:sz w:val="22"/>
                <w:lang w:eastAsia="sv-SE"/>
              </w:rPr>
              <w:tab/>
            </w:r>
            <w:r w:rsidRPr="007E2227" w:rsidDel="007E2227">
              <w:rPr>
                <w:noProof/>
                <w:rPrChange w:id="819" w:author="Jarno Nieminen" w:date="2014-06-19T14:16:00Z">
                  <w:rPr>
                    <w:rStyle w:val="Hyperlink"/>
                    <w:noProof/>
                  </w:rPr>
                </w:rPrChange>
              </w:rPr>
              <w:delText>Tjänster sammanställning</w:delText>
            </w:r>
            <w:r w:rsidDel="007E2227">
              <w:rPr>
                <w:noProof/>
                <w:webHidden/>
              </w:rPr>
              <w:tab/>
            </w:r>
          </w:del>
          <w:del w:id="820" w:author="Jarno Nieminen" w:date="2014-06-19T10:06:00Z">
            <w:r w:rsidDel="00B424C3">
              <w:rPr>
                <w:noProof/>
                <w:webHidden/>
              </w:rPr>
              <w:delText>82</w:delText>
            </w:r>
          </w:del>
        </w:p>
        <w:p w14:paraId="6E5B0ECA" w14:textId="77777777" w:rsidR="00EB3370" w:rsidDel="007E2227" w:rsidRDefault="00EB3370">
          <w:pPr>
            <w:pStyle w:val="TOC1"/>
            <w:tabs>
              <w:tab w:val="left" w:pos="400"/>
              <w:tab w:val="right" w:leader="dot" w:pos="10456"/>
            </w:tabs>
            <w:rPr>
              <w:del w:id="821" w:author="Jarno Nieminen" w:date="2014-06-19T14:16:00Z"/>
              <w:rFonts w:asciiTheme="minorHAnsi" w:eastAsiaTheme="minorEastAsia" w:hAnsiTheme="minorHAnsi" w:cstheme="minorBidi"/>
              <w:noProof/>
              <w:sz w:val="22"/>
              <w:lang w:eastAsia="sv-SE"/>
            </w:rPr>
          </w:pPr>
          <w:del w:id="822" w:author="Jarno Nieminen" w:date="2014-06-19T14:16:00Z">
            <w:r w:rsidRPr="007E2227" w:rsidDel="007E2227">
              <w:rPr>
                <w:noProof/>
                <w:rPrChange w:id="823" w:author="Jarno Nieminen" w:date="2014-06-19T14:16:00Z">
                  <w:rPr>
                    <w:rStyle w:val="Hyperlink"/>
                    <w:noProof/>
                  </w:rPr>
                </w:rPrChange>
              </w:rPr>
              <w:delText>7</w:delText>
            </w:r>
            <w:r w:rsidDel="007E2227">
              <w:rPr>
                <w:rFonts w:asciiTheme="minorHAnsi" w:eastAsiaTheme="minorEastAsia" w:hAnsiTheme="minorHAnsi" w:cstheme="minorBidi"/>
                <w:noProof/>
                <w:sz w:val="22"/>
                <w:lang w:eastAsia="sv-SE"/>
              </w:rPr>
              <w:tab/>
            </w:r>
            <w:r w:rsidRPr="007E2227" w:rsidDel="007E2227">
              <w:rPr>
                <w:noProof/>
                <w:rPrChange w:id="824" w:author="Jarno Nieminen" w:date="2014-06-19T14:16:00Z">
                  <w:rPr>
                    <w:rStyle w:val="Hyperlink"/>
                    <w:noProof/>
                  </w:rPr>
                </w:rPrChange>
              </w:rPr>
              <w:delText>Tjänstekontrakt GetFormTemplates</w:delText>
            </w:r>
            <w:r w:rsidDel="007E2227">
              <w:rPr>
                <w:noProof/>
                <w:webHidden/>
              </w:rPr>
              <w:tab/>
            </w:r>
          </w:del>
          <w:del w:id="825" w:author="Jarno Nieminen" w:date="2014-06-19T10:06:00Z">
            <w:r w:rsidDel="00B424C3">
              <w:rPr>
                <w:noProof/>
                <w:webHidden/>
              </w:rPr>
              <w:delText>83</w:delText>
            </w:r>
          </w:del>
        </w:p>
        <w:p w14:paraId="36534CE6" w14:textId="77777777" w:rsidR="00EB3370" w:rsidDel="007E2227" w:rsidRDefault="00EB3370">
          <w:pPr>
            <w:pStyle w:val="TOC2"/>
            <w:tabs>
              <w:tab w:val="left" w:pos="879"/>
              <w:tab w:val="right" w:leader="dot" w:pos="10456"/>
            </w:tabs>
            <w:rPr>
              <w:del w:id="826" w:author="Jarno Nieminen" w:date="2014-06-19T14:16:00Z"/>
              <w:rFonts w:asciiTheme="minorHAnsi" w:eastAsiaTheme="minorEastAsia" w:hAnsiTheme="minorHAnsi" w:cstheme="minorBidi"/>
              <w:noProof/>
              <w:sz w:val="22"/>
              <w:lang w:eastAsia="sv-SE"/>
            </w:rPr>
          </w:pPr>
          <w:del w:id="827" w:author="Jarno Nieminen" w:date="2014-06-19T14:16:00Z">
            <w:r w:rsidRPr="007E2227" w:rsidDel="007E2227">
              <w:rPr>
                <w:noProof/>
                <w:rPrChange w:id="828" w:author="Jarno Nieminen" w:date="2014-06-19T14:16:00Z">
                  <w:rPr>
                    <w:rStyle w:val="Hyperlink"/>
                    <w:noProof/>
                  </w:rPr>
                </w:rPrChange>
              </w:rPr>
              <w:delText>7.1</w:delText>
            </w:r>
            <w:r w:rsidDel="007E2227">
              <w:rPr>
                <w:rFonts w:asciiTheme="minorHAnsi" w:eastAsiaTheme="minorEastAsia" w:hAnsiTheme="minorHAnsi" w:cstheme="minorBidi"/>
                <w:noProof/>
                <w:sz w:val="22"/>
                <w:lang w:eastAsia="sv-SE"/>
              </w:rPr>
              <w:tab/>
            </w:r>
            <w:r w:rsidRPr="007E2227" w:rsidDel="007E2227">
              <w:rPr>
                <w:noProof/>
                <w:rPrChange w:id="829" w:author="Jarno Nieminen" w:date="2014-06-19T14:16:00Z">
                  <w:rPr>
                    <w:rStyle w:val="Hyperlink"/>
                    <w:noProof/>
                  </w:rPr>
                </w:rPrChange>
              </w:rPr>
              <w:delText>Frivillighet</w:delText>
            </w:r>
            <w:r w:rsidDel="007E2227">
              <w:rPr>
                <w:noProof/>
                <w:webHidden/>
              </w:rPr>
              <w:tab/>
            </w:r>
          </w:del>
          <w:del w:id="830" w:author="Jarno Nieminen" w:date="2014-06-19T10:06:00Z">
            <w:r w:rsidDel="00B424C3">
              <w:rPr>
                <w:noProof/>
                <w:webHidden/>
              </w:rPr>
              <w:delText>83</w:delText>
            </w:r>
          </w:del>
        </w:p>
        <w:p w14:paraId="34B9F496" w14:textId="77777777" w:rsidR="00EB3370" w:rsidDel="007E2227" w:rsidRDefault="00EB3370">
          <w:pPr>
            <w:pStyle w:val="TOC2"/>
            <w:tabs>
              <w:tab w:val="left" w:pos="879"/>
              <w:tab w:val="right" w:leader="dot" w:pos="10456"/>
            </w:tabs>
            <w:rPr>
              <w:del w:id="831" w:author="Jarno Nieminen" w:date="2014-06-19T14:16:00Z"/>
              <w:rFonts w:asciiTheme="minorHAnsi" w:eastAsiaTheme="minorEastAsia" w:hAnsiTheme="minorHAnsi" w:cstheme="minorBidi"/>
              <w:noProof/>
              <w:sz w:val="22"/>
              <w:lang w:eastAsia="sv-SE"/>
            </w:rPr>
          </w:pPr>
          <w:del w:id="832" w:author="Jarno Nieminen" w:date="2014-06-19T14:16:00Z">
            <w:r w:rsidRPr="007E2227" w:rsidDel="007E2227">
              <w:rPr>
                <w:noProof/>
                <w:rPrChange w:id="833" w:author="Jarno Nieminen" w:date="2014-06-19T14:16:00Z">
                  <w:rPr>
                    <w:rStyle w:val="Hyperlink"/>
                    <w:noProof/>
                  </w:rPr>
                </w:rPrChange>
              </w:rPr>
              <w:delText>7.2</w:delText>
            </w:r>
            <w:r w:rsidDel="007E2227">
              <w:rPr>
                <w:rFonts w:asciiTheme="minorHAnsi" w:eastAsiaTheme="minorEastAsia" w:hAnsiTheme="minorHAnsi" w:cstheme="minorBidi"/>
                <w:noProof/>
                <w:sz w:val="22"/>
                <w:lang w:eastAsia="sv-SE"/>
              </w:rPr>
              <w:tab/>
            </w:r>
            <w:r w:rsidRPr="007E2227" w:rsidDel="007E2227">
              <w:rPr>
                <w:noProof/>
                <w:rPrChange w:id="834" w:author="Jarno Nieminen" w:date="2014-06-19T14:16:00Z">
                  <w:rPr>
                    <w:rStyle w:val="Hyperlink"/>
                    <w:noProof/>
                  </w:rPr>
                </w:rPrChange>
              </w:rPr>
              <w:delText>Version</w:delText>
            </w:r>
            <w:r w:rsidDel="007E2227">
              <w:rPr>
                <w:noProof/>
                <w:webHidden/>
              </w:rPr>
              <w:tab/>
            </w:r>
          </w:del>
          <w:del w:id="835" w:author="Jarno Nieminen" w:date="2014-06-19T10:06:00Z">
            <w:r w:rsidDel="00B424C3">
              <w:rPr>
                <w:noProof/>
                <w:webHidden/>
              </w:rPr>
              <w:delText>83</w:delText>
            </w:r>
          </w:del>
        </w:p>
        <w:p w14:paraId="5CE900F2" w14:textId="77777777" w:rsidR="00EB3370" w:rsidDel="007E2227" w:rsidRDefault="00EB3370">
          <w:pPr>
            <w:pStyle w:val="TOC2"/>
            <w:tabs>
              <w:tab w:val="left" w:pos="879"/>
              <w:tab w:val="right" w:leader="dot" w:pos="10456"/>
            </w:tabs>
            <w:rPr>
              <w:del w:id="836" w:author="Jarno Nieminen" w:date="2014-06-19T14:16:00Z"/>
              <w:rFonts w:asciiTheme="minorHAnsi" w:eastAsiaTheme="minorEastAsia" w:hAnsiTheme="minorHAnsi" w:cstheme="minorBidi"/>
              <w:noProof/>
              <w:sz w:val="22"/>
              <w:lang w:eastAsia="sv-SE"/>
            </w:rPr>
          </w:pPr>
          <w:del w:id="837" w:author="Jarno Nieminen" w:date="2014-06-19T14:16:00Z">
            <w:r w:rsidRPr="007E2227" w:rsidDel="007E2227">
              <w:rPr>
                <w:noProof/>
                <w:rPrChange w:id="838" w:author="Jarno Nieminen" w:date="2014-06-19T14:16:00Z">
                  <w:rPr>
                    <w:rStyle w:val="Hyperlink"/>
                    <w:noProof/>
                  </w:rPr>
                </w:rPrChange>
              </w:rPr>
              <w:delText>7.3</w:delText>
            </w:r>
            <w:r w:rsidDel="007E2227">
              <w:rPr>
                <w:rFonts w:asciiTheme="minorHAnsi" w:eastAsiaTheme="minorEastAsia" w:hAnsiTheme="minorHAnsi" w:cstheme="minorBidi"/>
                <w:noProof/>
                <w:sz w:val="22"/>
                <w:lang w:eastAsia="sv-SE"/>
              </w:rPr>
              <w:tab/>
            </w:r>
            <w:r w:rsidRPr="007E2227" w:rsidDel="007E2227">
              <w:rPr>
                <w:noProof/>
                <w:rPrChange w:id="839" w:author="Jarno Nieminen" w:date="2014-06-19T14:16:00Z">
                  <w:rPr>
                    <w:rStyle w:val="Hyperlink"/>
                    <w:noProof/>
                  </w:rPr>
                </w:rPrChange>
              </w:rPr>
              <w:delText>Tjänstens signatur</w:delText>
            </w:r>
            <w:r w:rsidDel="007E2227">
              <w:rPr>
                <w:noProof/>
                <w:webHidden/>
              </w:rPr>
              <w:tab/>
            </w:r>
          </w:del>
          <w:del w:id="840" w:author="Jarno Nieminen" w:date="2014-06-19T10:06:00Z">
            <w:r w:rsidDel="00B424C3">
              <w:rPr>
                <w:noProof/>
                <w:webHidden/>
              </w:rPr>
              <w:delText>83</w:delText>
            </w:r>
          </w:del>
        </w:p>
        <w:p w14:paraId="71D637AD" w14:textId="77777777" w:rsidR="00EB3370" w:rsidDel="007E2227" w:rsidRDefault="00EB3370">
          <w:pPr>
            <w:pStyle w:val="TOC3"/>
            <w:tabs>
              <w:tab w:val="left" w:pos="1100"/>
              <w:tab w:val="right" w:leader="dot" w:pos="10456"/>
            </w:tabs>
            <w:rPr>
              <w:del w:id="841" w:author="Jarno Nieminen" w:date="2014-06-19T14:16:00Z"/>
              <w:rFonts w:asciiTheme="minorHAnsi" w:eastAsiaTheme="minorEastAsia" w:hAnsiTheme="minorHAnsi" w:cstheme="minorBidi"/>
              <w:noProof/>
              <w:sz w:val="22"/>
              <w:lang w:eastAsia="sv-SE"/>
            </w:rPr>
          </w:pPr>
          <w:del w:id="842" w:author="Jarno Nieminen" w:date="2014-06-19T14:16:00Z">
            <w:r w:rsidRPr="007E2227" w:rsidDel="007E2227">
              <w:rPr>
                <w:noProof/>
                <w:rPrChange w:id="843" w:author="Jarno Nieminen" w:date="2014-06-19T14:16:00Z">
                  <w:rPr>
                    <w:rStyle w:val="Hyperlink"/>
                    <w:noProof/>
                  </w:rPr>
                </w:rPrChange>
              </w:rPr>
              <w:delText>7.3.1</w:delText>
            </w:r>
            <w:r w:rsidDel="007E2227">
              <w:rPr>
                <w:rFonts w:asciiTheme="minorHAnsi" w:eastAsiaTheme="minorEastAsia" w:hAnsiTheme="minorHAnsi" w:cstheme="minorBidi"/>
                <w:noProof/>
                <w:sz w:val="22"/>
                <w:lang w:eastAsia="sv-SE"/>
              </w:rPr>
              <w:tab/>
            </w:r>
            <w:r w:rsidRPr="007E2227" w:rsidDel="007E2227">
              <w:rPr>
                <w:noProof/>
                <w:rPrChange w:id="844" w:author="Jarno Nieminen" w:date="2014-06-19T14:16:00Z">
                  <w:rPr>
                    <w:rStyle w:val="Hyperlink"/>
                    <w:noProof/>
                  </w:rPr>
                </w:rPrChange>
              </w:rPr>
              <w:delText>Begäran (Request) och Svar (Response)</w:delText>
            </w:r>
            <w:r w:rsidDel="007E2227">
              <w:rPr>
                <w:noProof/>
                <w:webHidden/>
              </w:rPr>
              <w:tab/>
            </w:r>
          </w:del>
          <w:del w:id="845" w:author="Jarno Nieminen" w:date="2014-06-19T10:06:00Z">
            <w:r w:rsidDel="00B424C3">
              <w:rPr>
                <w:noProof/>
                <w:webHidden/>
              </w:rPr>
              <w:delText>84</w:delText>
            </w:r>
          </w:del>
        </w:p>
        <w:p w14:paraId="4222DA0A" w14:textId="77777777" w:rsidR="00EB3370" w:rsidDel="007E2227" w:rsidRDefault="00EB3370">
          <w:pPr>
            <w:pStyle w:val="TOC2"/>
            <w:tabs>
              <w:tab w:val="left" w:pos="879"/>
              <w:tab w:val="right" w:leader="dot" w:pos="10456"/>
            </w:tabs>
            <w:rPr>
              <w:del w:id="846" w:author="Jarno Nieminen" w:date="2014-06-19T14:16:00Z"/>
              <w:rFonts w:asciiTheme="minorHAnsi" w:eastAsiaTheme="minorEastAsia" w:hAnsiTheme="minorHAnsi" w:cstheme="minorBidi"/>
              <w:noProof/>
              <w:sz w:val="22"/>
              <w:lang w:eastAsia="sv-SE"/>
            </w:rPr>
          </w:pPr>
          <w:del w:id="847" w:author="Jarno Nieminen" w:date="2014-06-19T14:16:00Z">
            <w:r w:rsidRPr="007E2227" w:rsidDel="007E2227">
              <w:rPr>
                <w:noProof/>
                <w:rPrChange w:id="848" w:author="Jarno Nieminen" w:date="2014-06-19T14:16:00Z">
                  <w:rPr>
                    <w:rStyle w:val="Hyperlink"/>
                    <w:noProof/>
                  </w:rPr>
                </w:rPrChange>
              </w:rPr>
              <w:delText>7.4</w:delText>
            </w:r>
            <w:r w:rsidDel="007E2227">
              <w:rPr>
                <w:rFonts w:asciiTheme="minorHAnsi" w:eastAsiaTheme="minorEastAsia" w:hAnsiTheme="minorHAnsi" w:cstheme="minorBidi"/>
                <w:noProof/>
                <w:sz w:val="22"/>
                <w:lang w:eastAsia="sv-SE"/>
              </w:rPr>
              <w:tab/>
            </w:r>
            <w:r w:rsidRPr="007E2227" w:rsidDel="007E2227">
              <w:rPr>
                <w:noProof/>
                <w:rPrChange w:id="849" w:author="Jarno Nieminen" w:date="2014-06-19T14:16:00Z">
                  <w:rPr>
                    <w:rStyle w:val="Hyperlink"/>
                    <w:noProof/>
                  </w:rPr>
                </w:rPrChange>
              </w:rPr>
              <w:delText>Regler</w:delText>
            </w:r>
            <w:r w:rsidDel="007E2227">
              <w:rPr>
                <w:noProof/>
                <w:webHidden/>
              </w:rPr>
              <w:tab/>
            </w:r>
          </w:del>
          <w:del w:id="850" w:author="Jarno Nieminen" w:date="2014-06-19T10:06:00Z">
            <w:r w:rsidDel="00B424C3">
              <w:rPr>
                <w:noProof/>
                <w:webHidden/>
              </w:rPr>
              <w:delText>84</w:delText>
            </w:r>
          </w:del>
        </w:p>
        <w:p w14:paraId="4E138494" w14:textId="77777777" w:rsidR="00EB3370" w:rsidDel="007E2227" w:rsidRDefault="00EB3370">
          <w:pPr>
            <w:pStyle w:val="TOC3"/>
            <w:tabs>
              <w:tab w:val="left" w:pos="1100"/>
              <w:tab w:val="right" w:leader="dot" w:pos="10456"/>
            </w:tabs>
            <w:rPr>
              <w:del w:id="851" w:author="Jarno Nieminen" w:date="2014-06-19T14:16:00Z"/>
              <w:rFonts w:asciiTheme="minorHAnsi" w:eastAsiaTheme="minorEastAsia" w:hAnsiTheme="minorHAnsi" w:cstheme="minorBidi"/>
              <w:noProof/>
              <w:sz w:val="22"/>
              <w:lang w:eastAsia="sv-SE"/>
            </w:rPr>
          </w:pPr>
          <w:del w:id="852" w:author="Jarno Nieminen" w:date="2014-06-19T14:16:00Z">
            <w:r w:rsidRPr="007E2227" w:rsidDel="007E2227">
              <w:rPr>
                <w:noProof/>
                <w:rPrChange w:id="853" w:author="Jarno Nieminen" w:date="2014-06-19T14:16:00Z">
                  <w:rPr>
                    <w:rStyle w:val="Hyperlink"/>
                    <w:noProof/>
                  </w:rPr>
                </w:rPrChange>
              </w:rPr>
              <w:delText>7.4.1</w:delText>
            </w:r>
            <w:r w:rsidDel="007E2227">
              <w:rPr>
                <w:rFonts w:asciiTheme="minorHAnsi" w:eastAsiaTheme="minorEastAsia" w:hAnsiTheme="minorHAnsi" w:cstheme="minorBidi"/>
                <w:noProof/>
                <w:sz w:val="22"/>
                <w:lang w:eastAsia="sv-SE"/>
              </w:rPr>
              <w:tab/>
            </w:r>
            <w:r w:rsidRPr="007E2227" w:rsidDel="007E2227">
              <w:rPr>
                <w:noProof/>
                <w:rPrChange w:id="854" w:author="Jarno Nieminen" w:date="2014-06-19T14:16:00Z">
                  <w:rPr>
                    <w:rStyle w:val="Hyperlink"/>
                    <w:noProof/>
                  </w:rPr>
                </w:rPrChange>
              </w:rPr>
              <w:delText>Begäran</w:delText>
            </w:r>
            <w:r w:rsidDel="007E2227">
              <w:rPr>
                <w:noProof/>
                <w:webHidden/>
              </w:rPr>
              <w:tab/>
            </w:r>
          </w:del>
          <w:del w:id="855" w:author="Jarno Nieminen" w:date="2014-06-19T10:06:00Z">
            <w:r w:rsidDel="00B424C3">
              <w:rPr>
                <w:noProof/>
                <w:webHidden/>
              </w:rPr>
              <w:delText>84</w:delText>
            </w:r>
          </w:del>
        </w:p>
        <w:p w14:paraId="5DD1FE86" w14:textId="77777777" w:rsidR="00EB3370" w:rsidDel="007E2227" w:rsidRDefault="00EB3370">
          <w:pPr>
            <w:pStyle w:val="TOC3"/>
            <w:tabs>
              <w:tab w:val="left" w:pos="1100"/>
              <w:tab w:val="right" w:leader="dot" w:pos="10456"/>
            </w:tabs>
            <w:rPr>
              <w:del w:id="856" w:author="Jarno Nieminen" w:date="2014-06-19T14:16:00Z"/>
              <w:rFonts w:asciiTheme="minorHAnsi" w:eastAsiaTheme="minorEastAsia" w:hAnsiTheme="minorHAnsi" w:cstheme="minorBidi"/>
              <w:noProof/>
              <w:sz w:val="22"/>
              <w:lang w:eastAsia="sv-SE"/>
            </w:rPr>
          </w:pPr>
          <w:del w:id="857" w:author="Jarno Nieminen" w:date="2014-06-19T14:16:00Z">
            <w:r w:rsidRPr="007E2227" w:rsidDel="007E2227">
              <w:rPr>
                <w:noProof/>
                <w:rPrChange w:id="858" w:author="Jarno Nieminen" w:date="2014-06-19T14:16:00Z">
                  <w:rPr>
                    <w:rStyle w:val="Hyperlink"/>
                    <w:noProof/>
                  </w:rPr>
                </w:rPrChange>
              </w:rPr>
              <w:delText>7.4.2</w:delText>
            </w:r>
            <w:r w:rsidDel="007E2227">
              <w:rPr>
                <w:rFonts w:asciiTheme="minorHAnsi" w:eastAsiaTheme="minorEastAsia" w:hAnsiTheme="minorHAnsi" w:cstheme="minorBidi"/>
                <w:noProof/>
                <w:sz w:val="22"/>
                <w:lang w:eastAsia="sv-SE"/>
              </w:rPr>
              <w:tab/>
            </w:r>
            <w:r w:rsidRPr="007E2227" w:rsidDel="007E2227">
              <w:rPr>
                <w:noProof/>
                <w:rPrChange w:id="859" w:author="Jarno Nieminen" w:date="2014-06-19T14:16:00Z">
                  <w:rPr>
                    <w:rStyle w:val="Hyperlink"/>
                    <w:noProof/>
                  </w:rPr>
                </w:rPrChange>
              </w:rPr>
              <w:delText>Svar</w:delText>
            </w:r>
            <w:r w:rsidDel="007E2227">
              <w:rPr>
                <w:noProof/>
                <w:webHidden/>
              </w:rPr>
              <w:tab/>
            </w:r>
          </w:del>
          <w:del w:id="860" w:author="Jarno Nieminen" w:date="2014-06-19T10:06:00Z">
            <w:r w:rsidDel="00B424C3">
              <w:rPr>
                <w:noProof/>
                <w:webHidden/>
              </w:rPr>
              <w:delText>84</w:delText>
            </w:r>
          </w:del>
        </w:p>
        <w:p w14:paraId="5C1E55EF" w14:textId="77777777" w:rsidR="00EB3370" w:rsidDel="007E2227" w:rsidRDefault="00EB3370">
          <w:pPr>
            <w:pStyle w:val="TOC2"/>
            <w:tabs>
              <w:tab w:val="left" w:pos="879"/>
              <w:tab w:val="right" w:leader="dot" w:pos="10456"/>
            </w:tabs>
            <w:rPr>
              <w:del w:id="861" w:author="Jarno Nieminen" w:date="2014-06-19T14:16:00Z"/>
              <w:rFonts w:asciiTheme="minorHAnsi" w:eastAsiaTheme="minorEastAsia" w:hAnsiTheme="minorHAnsi" w:cstheme="minorBidi"/>
              <w:noProof/>
              <w:sz w:val="22"/>
              <w:lang w:eastAsia="sv-SE"/>
            </w:rPr>
          </w:pPr>
          <w:del w:id="862" w:author="Jarno Nieminen" w:date="2014-06-19T14:16:00Z">
            <w:r w:rsidRPr="007E2227" w:rsidDel="007E2227">
              <w:rPr>
                <w:noProof/>
                <w:rPrChange w:id="863" w:author="Jarno Nieminen" w:date="2014-06-19T14:16:00Z">
                  <w:rPr>
                    <w:rStyle w:val="Hyperlink"/>
                    <w:noProof/>
                  </w:rPr>
                </w:rPrChange>
              </w:rPr>
              <w:delText>7.5</w:delText>
            </w:r>
            <w:r w:rsidDel="007E2227">
              <w:rPr>
                <w:rFonts w:asciiTheme="minorHAnsi" w:eastAsiaTheme="minorEastAsia" w:hAnsiTheme="minorHAnsi" w:cstheme="minorBidi"/>
                <w:noProof/>
                <w:sz w:val="22"/>
                <w:lang w:eastAsia="sv-SE"/>
              </w:rPr>
              <w:tab/>
            </w:r>
            <w:r w:rsidRPr="007E2227" w:rsidDel="007E2227">
              <w:rPr>
                <w:noProof/>
                <w:rPrChange w:id="864" w:author="Jarno Nieminen" w:date="2014-06-19T14:16:00Z">
                  <w:rPr>
                    <w:rStyle w:val="Hyperlink"/>
                    <w:noProof/>
                  </w:rPr>
                </w:rPrChange>
              </w:rPr>
              <w:delText>Tjänsteinteraktion</w:delText>
            </w:r>
            <w:r w:rsidDel="007E2227">
              <w:rPr>
                <w:noProof/>
                <w:webHidden/>
              </w:rPr>
              <w:tab/>
            </w:r>
          </w:del>
          <w:del w:id="865" w:author="Jarno Nieminen" w:date="2014-06-19T10:06:00Z">
            <w:r w:rsidDel="00B424C3">
              <w:rPr>
                <w:noProof/>
                <w:webHidden/>
              </w:rPr>
              <w:delText>84</w:delText>
            </w:r>
          </w:del>
        </w:p>
        <w:p w14:paraId="12D3AA50" w14:textId="77777777" w:rsidR="00EB3370" w:rsidDel="007E2227" w:rsidRDefault="00EB3370">
          <w:pPr>
            <w:pStyle w:val="TOC1"/>
            <w:tabs>
              <w:tab w:val="left" w:pos="400"/>
              <w:tab w:val="right" w:leader="dot" w:pos="10456"/>
            </w:tabs>
            <w:rPr>
              <w:del w:id="866" w:author="Jarno Nieminen" w:date="2014-06-19T14:16:00Z"/>
              <w:rFonts w:asciiTheme="minorHAnsi" w:eastAsiaTheme="minorEastAsia" w:hAnsiTheme="minorHAnsi" w:cstheme="minorBidi"/>
              <w:noProof/>
              <w:sz w:val="22"/>
              <w:lang w:eastAsia="sv-SE"/>
            </w:rPr>
          </w:pPr>
          <w:del w:id="867" w:author="Jarno Nieminen" w:date="2014-06-19T14:16:00Z">
            <w:r w:rsidRPr="007E2227" w:rsidDel="007E2227">
              <w:rPr>
                <w:noProof/>
                <w:rPrChange w:id="868" w:author="Jarno Nieminen" w:date="2014-06-19T14:16:00Z">
                  <w:rPr>
                    <w:rStyle w:val="Hyperlink"/>
                    <w:noProof/>
                  </w:rPr>
                </w:rPrChange>
              </w:rPr>
              <w:delText>8</w:delText>
            </w:r>
            <w:r w:rsidDel="007E2227">
              <w:rPr>
                <w:rFonts w:asciiTheme="minorHAnsi" w:eastAsiaTheme="minorEastAsia" w:hAnsiTheme="minorHAnsi" w:cstheme="minorBidi"/>
                <w:noProof/>
                <w:sz w:val="22"/>
                <w:lang w:eastAsia="sv-SE"/>
              </w:rPr>
              <w:tab/>
            </w:r>
            <w:r w:rsidRPr="007E2227" w:rsidDel="007E2227">
              <w:rPr>
                <w:noProof/>
                <w:rPrChange w:id="869" w:author="Jarno Nieminen" w:date="2014-06-19T14:16:00Z">
                  <w:rPr>
                    <w:rStyle w:val="Hyperlink"/>
                    <w:noProof/>
                  </w:rPr>
                </w:rPrChange>
              </w:rPr>
              <w:delText>Tjänstekontrakt CreateForm</w:delText>
            </w:r>
            <w:r w:rsidDel="007E2227">
              <w:rPr>
                <w:noProof/>
                <w:webHidden/>
              </w:rPr>
              <w:tab/>
            </w:r>
          </w:del>
          <w:del w:id="870" w:author="Jarno Nieminen" w:date="2014-06-19T10:06:00Z">
            <w:r w:rsidDel="00B424C3">
              <w:rPr>
                <w:noProof/>
                <w:webHidden/>
              </w:rPr>
              <w:delText>85</w:delText>
            </w:r>
          </w:del>
        </w:p>
        <w:p w14:paraId="5D397589" w14:textId="77777777" w:rsidR="00EB3370" w:rsidDel="007E2227" w:rsidRDefault="00EB3370">
          <w:pPr>
            <w:pStyle w:val="TOC2"/>
            <w:tabs>
              <w:tab w:val="left" w:pos="879"/>
              <w:tab w:val="right" w:leader="dot" w:pos="10456"/>
            </w:tabs>
            <w:rPr>
              <w:del w:id="871" w:author="Jarno Nieminen" w:date="2014-06-19T14:16:00Z"/>
              <w:rFonts w:asciiTheme="minorHAnsi" w:eastAsiaTheme="minorEastAsia" w:hAnsiTheme="minorHAnsi" w:cstheme="minorBidi"/>
              <w:noProof/>
              <w:sz w:val="22"/>
              <w:lang w:eastAsia="sv-SE"/>
            </w:rPr>
          </w:pPr>
          <w:del w:id="872" w:author="Jarno Nieminen" w:date="2014-06-19T14:16:00Z">
            <w:r w:rsidRPr="007E2227" w:rsidDel="007E2227">
              <w:rPr>
                <w:noProof/>
                <w:rPrChange w:id="873" w:author="Jarno Nieminen" w:date="2014-06-19T14:16:00Z">
                  <w:rPr>
                    <w:rStyle w:val="Hyperlink"/>
                    <w:noProof/>
                  </w:rPr>
                </w:rPrChange>
              </w:rPr>
              <w:delText>8.1</w:delText>
            </w:r>
            <w:r w:rsidDel="007E2227">
              <w:rPr>
                <w:rFonts w:asciiTheme="minorHAnsi" w:eastAsiaTheme="minorEastAsia" w:hAnsiTheme="minorHAnsi" w:cstheme="minorBidi"/>
                <w:noProof/>
                <w:sz w:val="22"/>
                <w:lang w:eastAsia="sv-SE"/>
              </w:rPr>
              <w:tab/>
            </w:r>
            <w:r w:rsidRPr="007E2227" w:rsidDel="007E2227">
              <w:rPr>
                <w:noProof/>
                <w:rPrChange w:id="874" w:author="Jarno Nieminen" w:date="2014-06-19T14:16:00Z">
                  <w:rPr>
                    <w:rStyle w:val="Hyperlink"/>
                    <w:noProof/>
                  </w:rPr>
                </w:rPrChange>
              </w:rPr>
              <w:delText>Frivillighet</w:delText>
            </w:r>
            <w:r w:rsidDel="007E2227">
              <w:rPr>
                <w:noProof/>
                <w:webHidden/>
              </w:rPr>
              <w:tab/>
            </w:r>
          </w:del>
          <w:del w:id="875" w:author="Jarno Nieminen" w:date="2014-06-19T10:06:00Z">
            <w:r w:rsidDel="00B424C3">
              <w:rPr>
                <w:noProof/>
                <w:webHidden/>
              </w:rPr>
              <w:delText>85</w:delText>
            </w:r>
          </w:del>
        </w:p>
        <w:p w14:paraId="005EE4A3" w14:textId="77777777" w:rsidR="00EB3370" w:rsidDel="007E2227" w:rsidRDefault="00EB3370">
          <w:pPr>
            <w:pStyle w:val="TOC2"/>
            <w:tabs>
              <w:tab w:val="left" w:pos="879"/>
              <w:tab w:val="right" w:leader="dot" w:pos="10456"/>
            </w:tabs>
            <w:rPr>
              <w:del w:id="876" w:author="Jarno Nieminen" w:date="2014-06-19T14:16:00Z"/>
              <w:rFonts w:asciiTheme="minorHAnsi" w:eastAsiaTheme="minorEastAsia" w:hAnsiTheme="minorHAnsi" w:cstheme="minorBidi"/>
              <w:noProof/>
              <w:sz w:val="22"/>
              <w:lang w:eastAsia="sv-SE"/>
            </w:rPr>
          </w:pPr>
          <w:del w:id="877" w:author="Jarno Nieminen" w:date="2014-06-19T14:16:00Z">
            <w:r w:rsidRPr="007E2227" w:rsidDel="007E2227">
              <w:rPr>
                <w:noProof/>
                <w:rPrChange w:id="878" w:author="Jarno Nieminen" w:date="2014-06-19T14:16:00Z">
                  <w:rPr>
                    <w:rStyle w:val="Hyperlink"/>
                    <w:noProof/>
                  </w:rPr>
                </w:rPrChange>
              </w:rPr>
              <w:delText>8.2</w:delText>
            </w:r>
            <w:r w:rsidDel="007E2227">
              <w:rPr>
                <w:rFonts w:asciiTheme="minorHAnsi" w:eastAsiaTheme="minorEastAsia" w:hAnsiTheme="minorHAnsi" w:cstheme="minorBidi"/>
                <w:noProof/>
                <w:sz w:val="22"/>
                <w:lang w:eastAsia="sv-SE"/>
              </w:rPr>
              <w:tab/>
            </w:r>
            <w:r w:rsidRPr="007E2227" w:rsidDel="007E2227">
              <w:rPr>
                <w:noProof/>
                <w:rPrChange w:id="879" w:author="Jarno Nieminen" w:date="2014-06-19T14:16:00Z">
                  <w:rPr>
                    <w:rStyle w:val="Hyperlink"/>
                    <w:noProof/>
                  </w:rPr>
                </w:rPrChange>
              </w:rPr>
              <w:delText>Version</w:delText>
            </w:r>
            <w:r w:rsidDel="007E2227">
              <w:rPr>
                <w:noProof/>
                <w:webHidden/>
              </w:rPr>
              <w:tab/>
            </w:r>
          </w:del>
          <w:del w:id="880" w:author="Jarno Nieminen" w:date="2014-06-19T10:06:00Z">
            <w:r w:rsidDel="00B424C3">
              <w:rPr>
                <w:noProof/>
                <w:webHidden/>
              </w:rPr>
              <w:delText>85</w:delText>
            </w:r>
          </w:del>
        </w:p>
        <w:p w14:paraId="5375E8DA" w14:textId="77777777" w:rsidR="00EB3370" w:rsidDel="007E2227" w:rsidRDefault="00EB3370">
          <w:pPr>
            <w:pStyle w:val="TOC2"/>
            <w:tabs>
              <w:tab w:val="left" w:pos="879"/>
              <w:tab w:val="right" w:leader="dot" w:pos="10456"/>
            </w:tabs>
            <w:rPr>
              <w:del w:id="881" w:author="Jarno Nieminen" w:date="2014-06-19T14:16:00Z"/>
              <w:rFonts w:asciiTheme="minorHAnsi" w:eastAsiaTheme="minorEastAsia" w:hAnsiTheme="minorHAnsi" w:cstheme="minorBidi"/>
              <w:noProof/>
              <w:sz w:val="22"/>
              <w:lang w:eastAsia="sv-SE"/>
            </w:rPr>
          </w:pPr>
          <w:del w:id="882" w:author="Jarno Nieminen" w:date="2014-06-19T14:16:00Z">
            <w:r w:rsidRPr="007E2227" w:rsidDel="007E2227">
              <w:rPr>
                <w:noProof/>
                <w:rPrChange w:id="883" w:author="Jarno Nieminen" w:date="2014-06-19T14:16:00Z">
                  <w:rPr>
                    <w:rStyle w:val="Hyperlink"/>
                    <w:noProof/>
                  </w:rPr>
                </w:rPrChange>
              </w:rPr>
              <w:delText>8.3</w:delText>
            </w:r>
            <w:r w:rsidDel="007E2227">
              <w:rPr>
                <w:rFonts w:asciiTheme="minorHAnsi" w:eastAsiaTheme="minorEastAsia" w:hAnsiTheme="minorHAnsi" w:cstheme="minorBidi"/>
                <w:noProof/>
                <w:sz w:val="22"/>
                <w:lang w:eastAsia="sv-SE"/>
              </w:rPr>
              <w:tab/>
            </w:r>
            <w:r w:rsidRPr="007E2227" w:rsidDel="007E2227">
              <w:rPr>
                <w:noProof/>
                <w:rPrChange w:id="884" w:author="Jarno Nieminen" w:date="2014-06-19T14:16:00Z">
                  <w:rPr>
                    <w:rStyle w:val="Hyperlink"/>
                    <w:noProof/>
                  </w:rPr>
                </w:rPrChange>
              </w:rPr>
              <w:delText>Tjänstens signatur</w:delText>
            </w:r>
            <w:r w:rsidDel="007E2227">
              <w:rPr>
                <w:noProof/>
                <w:webHidden/>
              </w:rPr>
              <w:tab/>
            </w:r>
          </w:del>
          <w:del w:id="885" w:author="Jarno Nieminen" w:date="2014-06-19T10:06:00Z">
            <w:r w:rsidDel="00B424C3">
              <w:rPr>
                <w:noProof/>
                <w:webHidden/>
              </w:rPr>
              <w:delText>85</w:delText>
            </w:r>
          </w:del>
        </w:p>
        <w:p w14:paraId="6D72D068" w14:textId="77777777" w:rsidR="00EB3370" w:rsidDel="007E2227" w:rsidRDefault="00EB3370">
          <w:pPr>
            <w:pStyle w:val="TOC3"/>
            <w:tabs>
              <w:tab w:val="left" w:pos="1100"/>
              <w:tab w:val="right" w:leader="dot" w:pos="10456"/>
            </w:tabs>
            <w:rPr>
              <w:del w:id="886" w:author="Jarno Nieminen" w:date="2014-06-19T14:16:00Z"/>
              <w:rFonts w:asciiTheme="minorHAnsi" w:eastAsiaTheme="minorEastAsia" w:hAnsiTheme="minorHAnsi" w:cstheme="minorBidi"/>
              <w:noProof/>
              <w:sz w:val="22"/>
              <w:lang w:eastAsia="sv-SE"/>
            </w:rPr>
          </w:pPr>
          <w:del w:id="887" w:author="Jarno Nieminen" w:date="2014-06-19T14:16:00Z">
            <w:r w:rsidRPr="007E2227" w:rsidDel="007E2227">
              <w:rPr>
                <w:noProof/>
                <w:rPrChange w:id="888" w:author="Jarno Nieminen" w:date="2014-06-19T14:16:00Z">
                  <w:rPr>
                    <w:rStyle w:val="Hyperlink"/>
                    <w:noProof/>
                  </w:rPr>
                </w:rPrChange>
              </w:rPr>
              <w:delText>8.3.1</w:delText>
            </w:r>
            <w:r w:rsidDel="007E2227">
              <w:rPr>
                <w:rFonts w:asciiTheme="minorHAnsi" w:eastAsiaTheme="minorEastAsia" w:hAnsiTheme="minorHAnsi" w:cstheme="minorBidi"/>
                <w:noProof/>
                <w:sz w:val="22"/>
                <w:lang w:eastAsia="sv-SE"/>
              </w:rPr>
              <w:tab/>
            </w:r>
            <w:r w:rsidRPr="007E2227" w:rsidDel="007E2227">
              <w:rPr>
                <w:noProof/>
                <w:rPrChange w:id="889" w:author="Jarno Nieminen" w:date="2014-06-19T14:16:00Z">
                  <w:rPr>
                    <w:rStyle w:val="Hyperlink"/>
                    <w:noProof/>
                  </w:rPr>
                </w:rPrChange>
              </w:rPr>
              <w:delText>Begäran (Request) och Svar (Response)</w:delText>
            </w:r>
            <w:r w:rsidDel="007E2227">
              <w:rPr>
                <w:noProof/>
                <w:webHidden/>
              </w:rPr>
              <w:tab/>
            </w:r>
          </w:del>
          <w:del w:id="890" w:author="Jarno Nieminen" w:date="2014-06-19T10:06:00Z">
            <w:r w:rsidDel="00B424C3">
              <w:rPr>
                <w:noProof/>
                <w:webHidden/>
              </w:rPr>
              <w:delText>85</w:delText>
            </w:r>
          </w:del>
        </w:p>
        <w:p w14:paraId="68B20C81" w14:textId="77777777" w:rsidR="00EB3370" w:rsidDel="007E2227" w:rsidRDefault="00EB3370">
          <w:pPr>
            <w:pStyle w:val="TOC2"/>
            <w:tabs>
              <w:tab w:val="left" w:pos="879"/>
              <w:tab w:val="right" w:leader="dot" w:pos="10456"/>
            </w:tabs>
            <w:rPr>
              <w:del w:id="891" w:author="Jarno Nieminen" w:date="2014-06-19T14:16:00Z"/>
              <w:rFonts w:asciiTheme="minorHAnsi" w:eastAsiaTheme="minorEastAsia" w:hAnsiTheme="minorHAnsi" w:cstheme="minorBidi"/>
              <w:noProof/>
              <w:sz w:val="22"/>
              <w:lang w:eastAsia="sv-SE"/>
            </w:rPr>
          </w:pPr>
          <w:del w:id="892" w:author="Jarno Nieminen" w:date="2014-06-19T14:16:00Z">
            <w:r w:rsidRPr="007E2227" w:rsidDel="007E2227">
              <w:rPr>
                <w:noProof/>
                <w:rPrChange w:id="893" w:author="Jarno Nieminen" w:date="2014-06-19T14:16:00Z">
                  <w:rPr>
                    <w:rStyle w:val="Hyperlink"/>
                    <w:noProof/>
                  </w:rPr>
                </w:rPrChange>
              </w:rPr>
              <w:delText>8.4</w:delText>
            </w:r>
            <w:r w:rsidDel="007E2227">
              <w:rPr>
                <w:rFonts w:asciiTheme="minorHAnsi" w:eastAsiaTheme="minorEastAsia" w:hAnsiTheme="minorHAnsi" w:cstheme="minorBidi"/>
                <w:noProof/>
                <w:sz w:val="22"/>
                <w:lang w:eastAsia="sv-SE"/>
              </w:rPr>
              <w:tab/>
            </w:r>
            <w:r w:rsidRPr="007E2227" w:rsidDel="007E2227">
              <w:rPr>
                <w:noProof/>
                <w:rPrChange w:id="894" w:author="Jarno Nieminen" w:date="2014-06-19T14:16:00Z">
                  <w:rPr>
                    <w:rStyle w:val="Hyperlink"/>
                    <w:noProof/>
                  </w:rPr>
                </w:rPrChange>
              </w:rPr>
              <w:delText>Regler</w:delText>
            </w:r>
            <w:r w:rsidDel="007E2227">
              <w:rPr>
                <w:noProof/>
                <w:webHidden/>
              </w:rPr>
              <w:tab/>
            </w:r>
          </w:del>
          <w:del w:id="895" w:author="Jarno Nieminen" w:date="2014-06-19T10:06:00Z">
            <w:r w:rsidDel="00B424C3">
              <w:rPr>
                <w:noProof/>
                <w:webHidden/>
              </w:rPr>
              <w:delText>86</w:delText>
            </w:r>
          </w:del>
        </w:p>
        <w:p w14:paraId="1196B245" w14:textId="77777777" w:rsidR="00EB3370" w:rsidDel="007E2227" w:rsidRDefault="00EB3370">
          <w:pPr>
            <w:pStyle w:val="TOC3"/>
            <w:tabs>
              <w:tab w:val="left" w:pos="1100"/>
              <w:tab w:val="right" w:leader="dot" w:pos="10456"/>
            </w:tabs>
            <w:rPr>
              <w:del w:id="896" w:author="Jarno Nieminen" w:date="2014-06-19T14:16:00Z"/>
              <w:rFonts w:asciiTheme="minorHAnsi" w:eastAsiaTheme="minorEastAsia" w:hAnsiTheme="minorHAnsi" w:cstheme="minorBidi"/>
              <w:noProof/>
              <w:sz w:val="22"/>
              <w:lang w:eastAsia="sv-SE"/>
            </w:rPr>
          </w:pPr>
          <w:del w:id="897" w:author="Jarno Nieminen" w:date="2014-06-19T14:16:00Z">
            <w:r w:rsidRPr="007E2227" w:rsidDel="007E2227">
              <w:rPr>
                <w:noProof/>
                <w:rPrChange w:id="898" w:author="Jarno Nieminen" w:date="2014-06-19T14:16:00Z">
                  <w:rPr>
                    <w:rStyle w:val="Hyperlink"/>
                    <w:noProof/>
                  </w:rPr>
                </w:rPrChange>
              </w:rPr>
              <w:delText>8.4.1</w:delText>
            </w:r>
            <w:r w:rsidDel="007E2227">
              <w:rPr>
                <w:rFonts w:asciiTheme="minorHAnsi" w:eastAsiaTheme="minorEastAsia" w:hAnsiTheme="minorHAnsi" w:cstheme="minorBidi"/>
                <w:noProof/>
                <w:sz w:val="22"/>
                <w:lang w:eastAsia="sv-SE"/>
              </w:rPr>
              <w:tab/>
            </w:r>
            <w:r w:rsidRPr="007E2227" w:rsidDel="007E2227">
              <w:rPr>
                <w:noProof/>
                <w:rPrChange w:id="899" w:author="Jarno Nieminen" w:date="2014-06-19T14:16:00Z">
                  <w:rPr>
                    <w:rStyle w:val="Hyperlink"/>
                    <w:noProof/>
                  </w:rPr>
                </w:rPrChange>
              </w:rPr>
              <w:delText>Begäran</w:delText>
            </w:r>
            <w:r w:rsidDel="007E2227">
              <w:rPr>
                <w:noProof/>
                <w:webHidden/>
              </w:rPr>
              <w:tab/>
            </w:r>
          </w:del>
          <w:del w:id="900" w:author="Jarno Nieminen" w:date="2014-06-19T10:06:00Z">
            <w:r w:rsidDel="00B424C3">
              <w:rPr>
                <w:noProof/>
                <w:webHidden/>
              </w:rPr>
              <w:delText>86</w:delText>
            </w:r>
          </w:del>
        </w:p>
        <w:p w14:paraId="5D41A8C7" w14:textId="77777777" w:rsidR="00EB3370" w:rsidDel="007E2227" w:rsidRDefault="00EB3370">
          <w:pPr>
            <w:pStyle w:val="TOC3"/>
            <w:tabs>
              <w:tab w:val="left" w:pos="1100"/>
              <w:tab w:val="right" w:leader="dot" w:pos="10456"/>
            </w:tabs>
            <w:rPr>
              <w:del w:id="901" w:author="Jarno Nieminen" w:date="2014-06-19T14:16:00Z"/>
              <w:rFonts w:asciiTheme="minorHAnsi" w:eastAsiaTheme="minorEastAsia" w:hAnsiTheme="minorHAnsi" w:cstheme="minorBidi"/>
              <w:noProof/>
              <w:sz w:val="22"/>
              <w:lang w:eastAsia="sv-SE"/>
            </w:rPr>
          </w:pPr>
          <w:del w:id="902" w:author="Jarno Nieminen" w:date="2014-06-19T14:16:00Z">
            <w:r w:rsidRPr="007E2227" w:rsidDel="007E2227">
              <w:rPr>
                <w:noProof/>
                <w:rPrChange w:id="903" w:author="Jarno Nieminen" w:date="2014-06-19T14:16:00Z">
                  <w:rPr>
                    <w:rStyle w:val="Hyperlink"/>
                    <w:noProof/>
                  </w:rPr>
                </w:rPrChange>
              </w:rPr>
              <w:delText>8.4.2</w:delText>
            </w:r>
            <w:r w:rsidDel="007E2227">
              <w:rPr>
                <w:rFonts w:asciiTheme="minorHAnsi" w:eastAsiaTheme="minorEastAsia" w:hAnsiTheme="minorHAnsi" w:cstheme="minorBidi"/>
                <w:noProof/>
                <w:sz w:val="22"/>
                <w:lang w:eastAsia="sv-SE"/>
              </w:rPr>
              <w:tab/>
            </w:r>
            <w:r w:rsidRPr="007E2227" w:rsidDel="007E2227">
              <w:rPr>
                <w:noProof/>
                <w:rPrChange w:id="904" w:author="Jarno Nieminen" w:date="2014-06-19T14:16:00Z">
                  <w:rPr>
                    <w:rStyle w:val="Hyperlink"/>
                    <w:noProof/>
                  </w:rPr>
                </w:rPrChange>
              </w:rPr>
              <w:delText>Svar</w:delText>
            </w:r>
            <w:r w:rsidDel="007E2227">
              <w:rPr>
                <w:noProof/>
                <w:webHidden/>
              </w:rPr>
              <w:tab/>
            </w:r>
          </w:del>
          <w:del w:id="905" w:author="Jarno Nieminen" w:date="2014-06-19T10:06:00Z">
            <w:r w:rsidDel="00B424C3">
              <w:rPr>
                <w:noProof/>
                <w:webHidden/>
              </w:rPr>
              <w:delText>86</w:delText>
            </w:r>
          </w:del>
        </w:p>
        <w:p w14:paraId="3AF4BE79" w14:textId="77777777" w:rsidR="00EB3370" w:rsidDel="007E2227" w:rsidRDefault="00EB3370">
          <w:pPr>
            <w:pStyle w:val="TOC2"/>
            <w:tabs>
              <w:tab w:val="left" w:pos="879"/>
              <w:tab w:val="right" w:leader="dot" w:pos="10456"/>
            </w:tabs>
            <w:rPr>
              <w:del w:id="906" w:author="Jarno Nieminen" w:date="2014-06-19T14:16:00Z"/>
              <w:rFonts w:asciiTheme="minorHAnsi" w:eastAsiaTheme="minorEastAsia" w:hAnsiTheme="minorHAnsi" w:cstheme="minorBidi"/>
              <w:noProof/>
              <w:sz w:val="22"/>
              <w:lang w:eastAsia="sv-SE"/>
            </w:rPr>
          </w:pPr>
          <w:del w:id="907" w:author="Jarno Nieminen" w:date="2014-06-19T14:16:00Z">
            <w:r w:rsidRPr="007E2227" w:rsidDel="007E2227">
              <w:rPr>
                <w:noProof/>
                <w:rPrChange w:id="908" w:author="Jarno Nieminen" w:date="2014-06-19T14:16:00Z">
                  <w:rPr>
                    <w:rStyle w:val="Hyperlink"/>
                    <w:noProof/>
                  </w:rPr>
                </w:rPrChange>
              </w:rPr>
              <w:delText>8.5</w:delText>
            </w:r>
            <w:r w:rsidDel="007E2227">
              <w:rPr>
                <w:rFonts w:asciiTheme="minorHAnsi" w:eastAsiaTheme="minorEastAsia" w:hAnsiTheme="minorHAnsi" w:cstheme="minorBidi"/>
                <w:noProof/>
                <w:sz w:val="22"/>
                <w:lang w:eastAsia="sv-SE"/>
              </w:rPr>
              <w:tab/>
            </w:r>
            <w:r w:rsidRPr="007E2227" w:rsidDel="007E2227">
              <w:rPr>
                <w:noProof/>
                <w:rPrChange w:id="909" w:author="Jarno Nieminen" w:date="2014-06-19T14:16:00Z">
                  <w:rPr>
                    <w:rStyle w:val="Hyperlink"/>
                    <w:noProof/>
                  </w:rPr>
                </w:rPrChange>
              </w:rPr>
              <w:delText>Tjänsteinteraktion</w:delText>
            </w:r>
            <w:r w:rsidDel="007E2227">
              <w:rPr>
                <w:noProof/>
                <w:webHidden/>
              </w:rPr>
              <w:tab/>
            </w:r>
          </w:del>
          <w:del w:id="910" w:author="Jarno Nieminen" w:date="2014-06-19T10:06:00Z">
            <w:r w:rsidDel="00B424C3">
              <w:rPr>
                <w:noProof/>
                <w:webHidden/>
              </w:rPr>
              <w:delText>86</w:delText>
            </w:r>
          </w:del>
        </w:p>
        <w:p w14:paraId="5A3BFC2D" w14:textId="77777777" w:rsidR="00EB3370" w:rsidDel="007E2227" w:rsidRDefault="00EB3370">
          <w:pPr>
            <w:pStyle w:val="TOC1"/>
            <w:tabs>
              <w:tab w:val="left" w:pos="400"/>
              <w:tab w:val="right" w:leader="dot" w:pos="10456"/>
            </w:tabs>
            <w:rPr>
              <w:del w:id="911" w:author="Jarno Nieminen" w:date="2014-06-19T14:16:00Z"/>
              <w:rFonts w:asciiTheme="minorHAnsi" w:eastAsiaTheme="minorEastAsia" w:hAnsiTheme="minorHAnsi" w:cstheme="minorBidi"/>
              <w:noProof/>
              <w:sz w:val="22"/>
              <w:lang w:eastAsia="sv-SE"/>
            </w:rPr>
          </w:pPr>
          <w:del w:id="912" w:author="Jarno Nieminen" w:date="2014-06-19T14:16:00Z">
            <w:r w:rsidRPr="007E2227" w:rsidDel="007E2227">
              <w:rPr>
                <w:noProof/>
                <w:rPrChange w:id="913" w:author="Jarno Nieminen" w:date="2014-06-19T14:16:00Z">
                  <w:rPr>
                    <w:rStyle w:val="Hyperlink"/>
                    <w:noProof/>
                  </w:rPr>
                </w:rPrChange>
              </w:rPr>
              <w:delText>9</w:delText>
            </w:r>
            <w:r w:rsidDel="007E2227">
              <w:rPr>
                <w:rFonts w:asciiTheme="minorHAnsi" w:eastAsiaTheme="minorEastAsia" w:hAnsiTheme="minorHAnsi" w:cstheme="minorBidi"/>
                <w:noProof/>
                <w:sz w:val="22"/>
                <w:lang w:eastAsia="sv-SE"/>
              </w:rPr>
              <w:tab/>
            </w:r>
            <w:r w:rsidRPr="007E2227" w:rsidDel="007E2227">
              <w:rPr>
                <w:noProof/>
                <w:rPrChange w:id="914" w:author="Jarno Nieminen" w:date="2014-06-19T14:16:00Z">
                  <w:rPr>
                    <w:rStyle w:val="Hyperlink"/>
                    <w:noProof/>
                  </w:rPr>
                </w:rPrChange>
              </w:rPr>
              <w:delText>Tjänstekontrakt GetForms</w:delText>
            </w:r>
            <w:r w:rsidDel="007E2227">
              <w:rPr>
                <w:noProof/>
                <w:webHidden/>
              </w:rPr>
              <w:tab/>
            </w:r>
          </w:del>
          <w:del w:id="915" w:author="Jarno Nieminen" w:date="2014-06-19T10:06:00Z">
            <w:r w:rsidDel="00B424C3">
              <w:rPr>
                <w:noProof/>
                <w:webHidden/>
              </w:rPr>
              <w:delText>87</w:delText>
            </w:r>
          </w:del>
        </w:p>
        <w:p w14:paraId="4A462A7B" w14:textId="77777777" w:rsidR="00EB3370" w:rsidDel="007E2227" w:rsidRDefault="00EB3370">
          <w:pPr>
            <w:pStyle w:val="TOC2"/>
            <w:tabs>
              <w:tab w:val="left" w:pos="879"/>
              <w:tab w:val="right" w:leader="dot" w:pos="10456"/>
            </w:tabs>
            <w:rPr>
              <w:del w:id="916" w:author="Jarno Nieminen" w:date="2014-06-19T14:16:00Z"/>
              <w:rFonts w:asciiTheme="minorHAnsi" w:eastAsiaTheme="minorEastAsia" w:hAnsiTheme="minorHAnsi" w:cstheme="minorBidi"/>
              <w:noProof/>
              <w:sz w:val="22"/>
              <w:lang w:eastAsia="sv-SE"/>
            </w:rPr>
          </w:pPr>
          <w:del w:id="917" w:author="Jarno Nieminen" w:date="2014-06-19T14:16:00Z">
            <w:r w:rsidRPr="007E2227" w:rsidDel="007E2227">
              <w:rPr>
                <w:noProof/>
                <w:rPrChange w:id="918" w:author="Jarno Nieminen" w:date="2014-06-19T14:16:00Z">
                  <w:rPr>
                    <w:rStyle w:val="Hyperlink"/>
                    <w:noProof/>
                  </w:rPr>
                </w:rPrChange>
              </w:rPr>
              <w:delText>9.1</w:delText>
            </w:r>
            <w:r w:rsidDel="007E2227">
              <w:rPr>
                <w:rFonts w:asciiTheme="minorHAnsi" w:eastAsiaTheme="minorEastAsia" w:hAnsiTheme="minorHAnsi" w:cstheme="minorBidi"/>
                <w:noProof/>
                <w:sz w:val="22"/>
                <w:lang w:eastAsia="sv-SE"/>
              </w:rPr>
              <w:tab/>
            </w:r>
            <w:r w:rsidRPr="007E2227" w:rsidDel="007E2227">
              <w:rPr>
                <w:noProof/>
                <w:rPrChange w:id="919" w:author="Jarno Nieminen" w:date="2014-06-19T14:16:00Z">
                  <w:rPr>
                    <w:rStyle w:val="Hyperlink"/>
                    <w:noProof/>
                  </w:rPr>
                </w:rPrChange>
              </w:rPr>
              <w:delText>Frivillighet</w:delText>
            </w:r>
            <w:r w:rsidDel="007E2227">
              <w:rPr>
                <w:noProof/>
                <w:webHidden/>
              </w:rPr>
              <w:tab/>
            </w:r>
          </w:del>
          <w:del w:id="920" w:author="Jarno Nieminen" w:date="2014-06-19T10:06:00Z">
            <w:r w:rsidDel="00B424C3">
              <w:rPr>
                <w:noProof/>
                <w:webHidden/>
              </w:rPr>
              <w:delText>87</w:delText>
            </w:r>
          </w:del>
        </w:p>
        <w:p w14:paraId="00D88C40" w14:textId="77777777" w:rsidR="00EB3370" w:rsidDel="007E2227" w:rsidRDefault="00EB3370">
          <w:pPr>
            <w:pStyle w:val="TOC2"/>
            <w:tabs>
              <w:tab w:val="left" w:pos="879"/>
              <w:tab w:val="right" w:leader="dot" w:pos="10456"/>
            </w:tabs>
            <w:rPr>
              <w:del w:id="921" w:author="Jarno Nieminen" w:date="2014-06-19T14:16:00Z"/>
              <w:rFonts w:asciiTheme="minorHAnsi" w:eastAsiaTheme="minorEastAsia" w:hAnsiTheme="minorHAnsi" w:cstheme="minorBidi"/>
              <w:noProof/>
              <w:sz w:val="22"/>
              <w:lang w:eastAsia="sv-SE"/>
            </w:rPr>
          </w:pPr>
          <w:del w:id="922" w:author="Jarno Nieminen" w:date="2014-06-19T14:16:00Z">
            <w:r w:rsidRPr="007E2227" w:rsidDel="007E2227">
              <w:rPr>
                <w:noProof/>
                <w:rPrChange w:id="923" w:author="Jarno Nieminen" w:date="2014-06-19T14:16:00Z">
                  <w:rPr>
                    <w:rStyle w:val="Hyperlink"/>
                    <w:noProof/>
                  </w:rPr>
                </w:rPrChange>
              </w:rPr>
              <w:delText>9.2</w:delText>
            </w:r>
            <w:r w:rsidDel="007E2227">
              <w:rPr>
                <w:rFonts w:asciiTheme="minorHAnsi" w:eastAsiaTheme="minorEastAsia" w:hAnsiTheme="minorHAnsi" w:cstheme="minorBidi"/>
                <w:noProof/>
                <w:sz w:val="22"/>
                <w:lang w:eastAsia="sv-SE"/>
              </w:rPr>
              <w:tab/>
            </w:r>
            <w:r w:rsidRPr="007E2227" w:rsidDel="007E2227">
              <w:rPr>
                <w:noProof/>
                <w:rPrChange w:id="924" w:author="Jarno Nieminen" w:date="2014-06-19T14:16:00Z">
                  <w:rPr>
                    <w:rStyle w:val="Hyperlink"/>
                    <w:noProof/>
                  </w:rPr>
                </w:rPrChange>
              </w:rPr>
              <w:delText>Version</w:delText>
            </w:r>
            <w:r w:rsidDel="007E2227">
              <w:rPr>
                <w:noProof/>
                <w:webHidden/>
              </w:rPr>
              <w:tab/>
            </w:r>
          </w:del>
          <w:del w:id="925" w:author="Jarno Nieminen" w:date="2014-06-19T10:06:00Z">
            <w:r w:rsidDel="00B424C3">
              <w:rPr>
                <w:noProof/>
                <w:webHidden/>
              </w:rPr>
              <w:delText>87</w:delText>
            </w:r>
          </w:del>
        </w:p>
        <w:p w14:paraId="0E892561" w14:textId="77777777" w:rsidR="00EB3370" w:rsidDel="007E2227" w:rsidRDefault="00EB3370">
          <w:pPr>
            <w:pStyle w:val="TOC2"/>
            <w:tabs>
              <w:tab w:val="left" w:pos="879"/>
              <w:tab w:val="right" w:leader="dot" w:pos="10456"/>
            </w:tabs>
            <w:rPr>
              <w:del w:id="926" w:author="Jarno Nieminen" w:date="2014-06-19T14:16:00Z"/>
              <w:rFonts w:asciiTheme="minorHAnsi" w:eastAsiaTheme="minorEastAsia" w:hAnsiTheme="minorHAnsi" w:cstheme="minorBidi"/>
              <w:noProof/>
              <w:sz w:val="22"/>
              <w:lang w:eastAsia="sv-SE"/>
            </w:rPr>
          </w:pPr>
          <w:del w:id="927" w:author="Jarno Nieminen" w:date="2014-06-19T14:16:00Z">
            <w:r w:rsidRPr="007E2227" w:rsidDel="007E2227">
              <w:rPr>
                <w:noProof/>
                <w:rPrChange w:id="928" w:author="Jarno Nieminen" w:date="2014-06-19T14:16:00Z">
                  <w:rPr>
                    <w:rStyle w:val="Hyperlink"/>
                    <w:noProof/>
                  </w:rPr>
                </w:rPrChange>
              </w:rPr>
              <w:delText>9.3</w:delText>
            </w:r>
            <w:r w:rsidDel="007E2227">
              <w:rPr>
                <w:rFonts w:asciiTheme="minorHAnsi" w:eastAsiaTheme="minorEastAsia" w:hAnsiTheme="minorHAnsi" w:cstheme="minorBidi"/>
                <w:noProof/>
                <w:sz w:val="22"/>
                <w:lang w:eastAsia="sv-SE"/>
              </w:rPr>
              <w:tab/>
            </w:r>
            <w:r w:rsidRPr="007E2227" w:rsidDel="007E2227">
              <w:rPr>
                <w:noProof/>
                <w:rPrChange w:id="929" w:author="Jarno Nieminen" w:date="2014-06-19T14:16:00Z">
                  <w:rPr>
                    <w:rStyle w:val="Hyperlink"/>
                    <w:noProof/>
                  </w:rPr>
                </w:rPrChange>
              </w:rPr>
              <w:delText>Tjänstens signatur</w:delText>
            </w:r>
            <w:r w:rsidDel="007E2227">
              <w:rPr>
                <w:noProof/>
                <w:webHidden/>
              </w:rPr>
              <w:tab/>
            </w:r>
          </w:del>
          <w:del w:id="930" w:author="Jarno Nieminen" w:date="2014-06-19T10:06:00Z">
            <w:r w:rsidDel="00B424C3">
              <w:rPr>
                <w:noProof/>
                <w:webHidden/>
              </w:rPr>
              <w:delText>87</w:delText>
            </w:r>
          </w:del>
        </w:p>
        <w:p w14:paraId="3E6BC192" w14:textId="77777777" w:rsidR="00EB3370" w:rsidDel="007E2227" w:rsidRDefault="00EB3370">
          <w:pPr>
            <w:pStyle w:val="TOC3"/>
            <w:tabs>
              <w:tab w:val="left" w:pos="1100"/>
              <w:tab w:val="right" w:leader="dot" w:pos="10456"/>
            </w:tabs>
            <w:rPr>
              <w:del w:id="931" w:author="Jarno Nieminen" w:date="2014-06-19T14:16:00Z"/>
              <w:rFonts w:asciiTheme="minorHAnsi" w:eastAsiaTheme="minorEastAsia" w:hAnsiTheme="minorHAnsi" w:cstheme="minorBidi"/>
              <w:noProof/>
              <w:sz w:val="22"/>
              <w:lang w:eastAsia="sv-SE"/>
            </w:rPr>
          </w:pPr>
          <w:del w:id="932" w:author="Jarno Nieminen" w:date="2014-06-19T14:16:00Z">
            <w:r w:rsidRPr="007E2227" w:rsidDel="007E2227">
              <w:rPr>
                <w:noProof/>
                <w:rPrChange w:id="933" w:author="Jarno Nieminen" w:date="2014-06-19T14:16:00Z">
                  <w:rPr>
                    <w:rStyle w:val="Hyperlink"/>
                    <w:noProof/>
                  </w:rPr>
                </w:rPrChange>
              </w:rPr>
              <w:delText>9.3.1</w:delText>
            </w:r>
            <w:r w:rsidDel="007E2227">
              <w:rPr>
                <w:rFonts w:asciiTheme="minorHAnsi" w:eastAsiaTheme="minorEastAsia" w:hAnsiTheme="minorHAnsi" w:cstheme="minorBidi"/>
                <w:noProof/>
                <w:sz w:val="22"/>
                <w:lang w:eastAsia="sv-SE"/>
              </w:rPr>
              <w:tab/>
            </w:r>
            <w:r w:rsidRPr="007E2227" w:rsidDel="007E2227">
              <w:rPr>
                <w:noProof/>
                <w:rPrChange w:id="934" w:author="Jarno Nieminen" w:date="2014-06-19T14:16:00Z">
                  <w:rPr>
                    <w:rStyle w:val="Hyperlink"/>
                    <w:noProof/>
                  </w:rPr>
                </w:rPrChange>
              </w:rPr>
              <w:delText>Begäran (Request) och Svar (Response)</w:delText>
            </w:r>
            <w:r w:rsidDel="007E2227">
              <w:rPr>
                <w:noProof/>
                <w:webHidden/>
              </w:rPr>
              <w:tab/>
            </w:r>
          </w:del>
          <w:del w:id="935" w:author="Jarno Nieminen" w:date="2014-06-19T10:06:00Z">
            <w:r w:rsidDel="00B424C3">
              <w:rPr>
                <w:noProof/>
                <w:webHidden/>
              </w:rPr>
              <w:delText>87</w:delText>
            </w:r>
          </w:del>
        </w:p>
        <w:p w14:paraId="46EDE062" w14:textId="77777777" w:rsidR="00EB3370" w:rsidDel="007E2227" w:rsidRDefault="00EB3370">
          <w:pPr>
            <w:pStyle w:val="TOC2"/>
            <w:tabs>
              <w:tab w:val="left" w:pos="879"/>
              <w:tab w:val="right" w:leader="dot" w:pos="10456"/>
            </w:tabs>
            <w:rPr>
              <w:del w:id="936" w:author="Jarno Nieminen" w:date="2014-06-19T14:16:00Z"/>
              <w:rFonts w:asciiTheme="minorHAnsi" w:eastAsiaTheme="minorEastAsia" w:hAnsiTheme="minorHAnsi" w:cstheme="minorBidi"/>
              <w:noProof/>
              <w:sz w:val="22"/>
              <w:lang w:eastAsia="sv-SE"/>
            </w:rPr>
          </w:pPr>
          <w:del w:id="937" w:author="Jarno Nieminen" w:date="2014-06-19T14:16:00Z">
            <w:r w:rsidRPr="007E2227" w:rsidDel="007E2227">
              <w:rPr>
                <w:noProof/>
                <w:rPrChange w:id="938" w:author="Jarno Nieminen" w:date="2014-06-19T14:16:00Z">
                  <w:rPr>
                    <w:rStyle w:val="Hyperlink"/>
                    <w:noProof/>
                  </w:rPr>
                </w:rPrChange>
              </w:rPr>
              <w:delText>9.4</w:delText>
            </w:r>
            <w:r w:rsidDel="007E2227">
              <w:rPr>
                <w:rFonts w:asciiTheme="minorHAnsi" w:eastAsiaTheme="minorEastAsia" w:hAnsiTheme="minorHAnsi" w:cstheme="minorBidi"/>
                <w:noProof/>
                <w:sz w:val="22"/>
                <w:lang w:eastAsia="sv-SE"/>
              </w:rPr>
              <w:tab/>
            </w:r>
            <w:r w:rsidRPr="007E2227" w:rsidDel="007E2227">
              <w:rPr>
                <w:noProof/>
                <w:rPrChange w:id="939" w:author="Jarno Nieminen" w:date="2014-06-19T14:16:00Z">
                  <w:rPr>
                    <w:rStyle w:val="Hyperlink"/>
                    <w:noProof/>
                  </w:rPr>
                </w:rPrChange>
              </w:rPr>
              <w:delText>Regler</w:delText>
            </w:r>
            <w:r w:rsidDel="007E2227">
              <w:rPr>
                <w:noProof/>
                <w:webHidden/>
              </w:rPr>
              <w:tab/>
            </w:r>
          </w:del>
          <w:del w:id="940" w:author="Jarno Nieminen" w:date="2014-06-19T10:06:00Z">
            <w:r w:rsidDel="00B424C3">
              <w:rPr>
                <w:noProof/>
                <w:webHidden/>
              </w:rPr>
              <w:delText>88</w:delText>
            </w:r>
          </w:del>
        </w:p>
        <w:p w14:paraId="2EC5E5C5" w14:textId="77777777" w:rsidR="00EB3370" w:rsidDel="007E2227" w:rsidRDefault="00EB3370">
          <w:pPr>
            <w:pStyle w:val="TOC3"/>
            <w:tabs>
              <w:tab w:val="left" w:pos="1100"/>
              <w:tab w:val="right" w:leader="dot" w:pos="10456"/>
            </w:tabs>
            <w:rPr>
              <w:del w:id="941" w:author="Jarno Nieminen" w:date="2014-06-19T14:16:00Z"/>
              <w:rFonts w:asciiTheme="minorHAnsi" w:eastAsiaTheme="minorEastAsia" w:hAnsiTheme="minorHAnsi" w:cstheme="minorBidi"/>
              <w:noProof/>
              <w:sz w:val="22"/>
              <w:lang w:eastAsia="sv-SE"/>
            </w:rPr>
          </w:pPr>
          <w:del w:id="942" w:author="Jarno Nieminen" w:date="2014-06-19T14:16:00Z">
            <w:r w:rsidRPr="007E2227" w:rsidDel="007E2227">
              <w:rPr>
                <w:noProof/>
                <w:rPrChange w:id="943" w:author="Jarno Nieminen" w:date="2014-06-19T14:16:00Z">
                  <w:rPr>
                    <w:rStyle w:val="Hyperlink"/>
                    <w:noProof/>
                  </w:rPr>
                </w:rPrChange>
              </w:rPr>
              <w:delText>9.4.1</w:delText>
            </w:r>
            <w:r w:rsidDel="007E2227">
              <w:rPr>
                <w:rFonts w:asciiTheme="minorHAnsi" w:eastAsiaTheme="minorEastAsia" w:hAnsiTheme="minorHAnsi" w:cstheme="minorBidi"/>
                <w:noProof/>
                <w:sz w:val="22"/>
                <w:lang w:eastAsia="sv-SE"/>
              </w:rPr>
              <w:tab/>
            </w:r>
            <w:r w:rsidRPr="007E2227" w:rsidDel="007E2227">
              <w:rPr>
                <w:noProof/>
                <w:rPrChange w:id="944" w:author="Jarno Nieminen" w:date="2014-06-19T14:16:00Z">
                  <w:rPr>
                    <w:rStyle w:val="Hyperlink"/>
                    <w:noProof/>
                  </w:rPr>
                </w:rPrChange>
              </w:rPr>
              <w:delText>Begäran</w:delText>
            </w:r>
            <w:r w:rsidDel="007E2227">
              <w:rPr>
                <w:noProof/>
                <w:webHidden/>
              </w:rPr>
              <w:tab/>
            </w:r>
          </w:del>
          <w:del w:id="945" w:author="Jarno Nieminen" w:date="2014-06-19T10:06:00Z">
            <w:r w:rsidDel="00B424C3">
              <w:rPr>
                <w:noProof/>
                <w:webHidden/>
              </w:rPr>
              <w:delText>88</w:delText>
            </w:r>
          </w:del>
        </w:p>
        <w:p w14:paraId="790C8C0E" w14:textId="77777777" w:rsidR="00EB3370" w:rsidDel="007E2227" w:rsidRDefault="00EB3370">
          <w:pPr>
            <w:pStyle w:val="TOC3"/>
            <w:tabs>
              <w:tab w:val="left" w:pos="1100"/>
              <w:tab w:val="right" w:leader="dot" w:pos="10456"/>
            </w:tabs>
            <w:rPr>
              <w:del w:id="946" w:author="Jarno Nieminen" w:date="2014-06-19T14:16:00Z"/>
              <w:rFonts w:asciiTheme="minorHAnsi" w:eastAsiaTheme="minorEastAsia" w:hAnsiTheme="minorHAnsi" w:cstheme="minorBidi"/>
              <w:noProof/>
              <w:sz w:val="22"/>
              <w:lang w:eastAsia="sv-SE"/>
            </w:rPr>
          </w:pPr>
          <w:del w:id="947" w:author="Jarno Nieminen" w:date="2014-06-19T14:16:00Z">
            <w:r w:rsidRPr="007E2227" w:rsidDel="007E2227">
              <w:rPr>
                <w:noProof/>
                <w:rPrChange w:id="948" w:author="Jarno Nieminen" w:date="2014-06-19T14:16:00Z">
                  <w:rPr>
                    <w:rStyle w:val="Hyperlink"/>
                    <w:noProof/>
                  </w:rPr>
                </w:rPrChange>
              </w:rPr>
              <w:delText>9.4.2</w:delText>
            </w:r>
            <w:r w:rsidDel="007E2227">
              <w:rPr>
                <w:rFonts w:asciiTheme="minorHAnsi" w:eastAsiaTheme="minorEastAsia" w:hAnsiTheme="minorHAnsi" w:cstheme="minorBidi"/>
                <w:noProof/>
                <w:sz w:val="22"/>
                <w:lang w:eastAsia="sv-SE"/>
              </w:rPr>
              <w:tab/>
            </w:r>
            <w:r w:rsidRPr="007E2227" w:rsidDel="007E2227">
              <w:rPr>
                <w:noProof/>
                <w:rPrChange w:id="949" w:author="Jarno Nieminen" w:date="2014-06-19T14:16:00Z">
                  <w:rPr>
                    <w:rStyle w:val="Hyperlink"/>
                    <w:noProof/>
                  </w:rPr>
                </w:rPrChange>
              </w:rPr>
              <w:delText>Svar</w:delText>
            </w:r>
            <w:r w:rsidDel="007E2227">
              <w:rPr>
                <w:noProof/>
                <w:webHidden/>
              </w:rPr>
              <w:tab/>
            </w:r>
          </w:del>
          <w:del w:id="950" w:author="Jarno Nieminen" w:date="2014-06-19T10:06:00Z">
            <w:r w:rsidDel="00B424C3">
              <w:rPr>
                <w:noProof/>
                <w:webHidden/>
              </w:rPr>
              <w:delText>88</w:delText>
            </w:r>
          </w:del>
        </w:p>
        <w:p w14:paraId="7165FEF4" w14:textId="77777777" w:rsidR="00EB3370" w:rsidDel="007E2227" w:rsidRDefault="00EB3370">
          <w:pPr>
            <w:pStyle w:val="TOC2"/>
            <w:tabs>
              <w:tab w:val="left" w:pos="879"/>
              <w:tab w:val="right" w:leader="dot" w:pos="10456"/>
            </w:tabs>
            <w:rPr>
              <w:del w:id="951" w:author="Jarno Nieminen" w:date="2014-06-19T14:16:00Z"/>
              <w:rFonts w:asciiTheme="minorHAnsi" w:eastAsiaTheme="minorEastAsia" w:hAnsiTheme="minorHAnsi" w:cstheme="minorBidi"/>
              <w:noProof/>
              <w:sz w:val="22"/>
              <w:lang w:eastAsia="sv-SE"/>
            </w:rPr>
          </w:pPr>
          <w:del w:id="952" w:author="Jarno Nieminen" w:date="2014-06-19T14:16:00Z">
            <w:r w:rsidRPr="007E2227" w:rsidDel="007E2227">
              <w:rPr>
                <w:noProof/>
                <w:rPrChange w:id="953" w:author="Jarno Nieminen" w:date="2014-06-19T14:16:00Z">
                  <w:rPr>
                    <w:rStyle w:val="Hyperlink"/>
                    <w:noProof/>
                  </w:rPr>
                </w:rPrChange>
              </w:rPr>
              <w:delText>9.5</w:delText>
            </w:r>
            <w:r w:rsidDel="007E2227">
              <w:rPr>
                <w:rFonts w:asciiTheme="minorHAnsi" w:eastAsiaTheme="minorEastAsia" w:hAnsiTheme="minorHAnsi" w:cstheme="minorBidi"/>
                <w:noProof/>
                <w:sz w:val="22"/>
                <w:lang w:eastAsia="sv-SE"/>
              </w:rPr>
              <w:tab/>
            </w:r>
            <w:r w:rsidRPr="007E2227" w:rsidDel="007E2227">
              <w:rPr>
                <w:noProof/>
                <w:rPrChange w:id="954" w:author="Jarno Nieminen" w:date="2014-06-19T14:16:00Z">
                  <w:rPr>
                    <w:rStyle w:val="Hyperlink"/>
                    <w:noProof/>
                  </w:rPr>
                </w:rPrChange>
              </w:rPr>
              <w:delText>Tjänsteinteraktion</w:delText>
            </w:r>
            <w:r w:rsidDel="007E2227">
              <w:rPr>
                <w:noProof/>
                <w:webHidden/>
              </w:rPr>
              <w:tab/>
            </w:r>
          </w:del>
          <w:del w:id="955" w:author="Jarno Nieminen" w:date="2014-06-19T10:06:00Z">
            <w:r w:rsidDel="00B424C3">
              <w:rPr>
                <w:noProof/>
                <w:webHidden/>
              </w:rPr>
              <w:delText>88</w:delText>
            </w:r>
          </w:del>
        </w:p>
        <w:p w14:paraId="70F2B8DE" w14:textId="77777777" w:rsidR="00EB3370" w:rsidDel="007E2227" w:rsidRDefault="00EB3370">
          <w:pPr>
            <w:pStyle w:val="TOC1"/>
            <w:tabs>
              <w:tab w:val="left" w:pos="658"/>
              <w:tab w:val="right" w:leader="dot" w:pos="10456"/>
            </w:tabs>
            <w:rPr>
              <w:del w:id="956" w:author="Jarno Nieminen" w:date="2014-06-19T14:16:00Z"/>
              <w:rFonts w:asciiTheme="minorHAnsi" w:eastAsiaTheme="minorEastAsia" w:hAnsiTheme="minorHAnsi" w:cstheme="minorBidi"/>
              <w:noProof/>
              <w:sz w:val="22"/>
              <w:lang w:eastAsia="sv-SE"/>
            </w:rPr>
          </w:pPr>
          <w:del w:id="957" w:author="Jarno Nieminen" w:date="2014-06-19T14:16:00Z">
            <w:r w:rsidRPr="007E2227" w:rsidDel="007E2227">
              <w:rPr>
                <w:noProof/>
                <w:rPrChange w:id="958" w:author="Jarno Nieminen" w:date="2014-06-19T14:16:00Z">
                  <w:rPr>
                    <w:rStyle w:val="Hyperlink"/>
                    <w:noProof/>
                  </w:rPr>
                </w:rPrChange>
              </w:rPr>
              <w:delText>10</w:delText>
            </w:r>
            <w:r w:rsidDel="007E2227">
              <w:rPr>
                <w:rFonts w:asciiTheme="minorHAnsi" w:eastAsiaTheme="minorEastAsia" w:hAnsiTheme="minorHAnsi" w:cstheme="minorBidi"/>
                <w:noProof/>
                <w:sz w:val="22"/>
                <w:lang w:eastAsia="sv-SE"/>
              </w:rPr>
              <w:tab/>
            </w:r>
            <w:r w:rsidRPr="007E2227" w:rsidDel="007E2227">
              <w:rPr>
                <w:noProof/>
                <w:rPrChange w:id="959" w:author="Jarno Nieminen" w:date="2014-06-19T14:16:00Z">
                  <w:rPr>
                    <w:rStyle w:val="Hyperlink"/>
                    <w:noProof/>
                  </w:rPr>
                </w:rPrChange>
              </w:rPr>
              <w:delText>Tjänstekontrakt GetForm</w:delText>
            </w:r>
            <w:r w:rsidDel="007E2227">
              <w:rPr>
                <w:noProof/>
                <w:webHidden/>
              </w:rPr>
              <w:tab/>
            </w:r>
          </w:del>
          <w:del w:id="960" w:author="Jarno Nieminen" w:date="2014-06-19T10:06:00Z">
            <w:r w:rsidDel="00B424C3">
              <w:rPr>
                <w:noProof/>
                <w:webHidden/>
              </w:rPr>
              <w:delText>89</w:delText>
            </w:r>
          </w:del>
        </w:p>
        <w:p w14:paraId="2AAB21F3" w14:textId="77777777" w:rsidR="00EB3370" w:rsidDel="007E2227" w:rsidRDefault="00EB3370">
          <w:pPr>
            <w:pStyle w:val="TOC2"/>
            <w:tabs>
              <w:tab w:val="left" w:pos="879"/>
              <w:tab w:val="right" w:leader="dot" w:pos="10456"/>
            </w:tabs>
            <w:rPr>
              <w:del w:id="961" w:author="Jarno Nieminen" w:date="2014-06-19T14:16:00Z"/>
              <w:rFonts w:asciiTheme="minorHAnsi" w:eastAsiaTheme="minorEastAsia" w:hAnsiTheme="minorHAnsi" w:cstheme="minorBidi"/>
              <w:noProof/>
              <w:sz w:val="22"/>
              <w:lang w:eastAsia="sv-SE"/>
            </w:rPr>
          </w:pPr>
          <w:del w:id="962" w:author="Jarno Nieminen" w:date="2014-06-19T14:16:00Z">
            <w:r w:rsidRPr="007E2227" w:rsidDel="007E2227">
              <w:rPr>
                <w:noProof/>
                <w:rPrChange w:id="963" w:author="Jarno Nieminen" w:date="2014-06-19T14:16:00Z">
                  <w:rPr>
                    <w:rStyle w:val="Hyperlink"/>
                    <w:noProof/>
                  </w:rPr>
                </w:rPrChange>
              </w:rPr>
              <w:delText>10.1</w:delText>
            </w:r>
            <w:r w:rsidDel="007E2227">
              <w:rPr>
                <w:rFonts w:asciiTheme="minorHAnsi" w:eastAsiaTheme="minorEastAsia" w:hAnsiTheme="minorHAnsi" w:cstheme="minorBidi"/>
                <w:noProof/>
                <w:sz w:val="22"/>
                <w:lang w:eastAsia="sv-SE"/>
              </w:rPr>
              <w:tab/>
            </w:r>
            <w:r w:rsidRPr="007E2227" w:rsidDel="007E2227">
              <w:rPr>
                <w:noProof/>
                <w:rPrChange w:id="964" w:author="Jarno Nieminen" w:date="2014-06-19T14:16:00Z">
                  <w:rPr>
                    <w:rStyle w:val="Hyperlink"/>
                    <w:noProof/>
                  </w:rPr>
                </w:rPrChange>
              </w:rPr>
              <w:delText>Frivillighet</w:delText>
            </w:r>
            <w:r w:rsidDel="007E2227">
              <w:rPr>
                <w:noProof/>
                <w:webHidden/>
              </w:rPr>
              <w:tab/>
            </w:r>
          </w:del>
          <w:del w:id="965" w:author="Jarno Nieminen" w:date="2014-06-19T10:06:00Z">
            <w:r w:rsidDel="00B424C3">
              <w:rPr>
                <w:noProof/>
                <w:webHidden/>
              </w:rPr>
              <w:delText>89</w:delText>
            </w:r>
          </w:del>
        </w:p>
        <w:p w14:paraId="02422027" w14:textId="77777777" w:rsidR="00EB3370" w:rsidDel="007E2227" w:rsidRDefault="00EB3370">
          <w:pPr>
            <w:pStyle w:val="TOC2"/>
            <w:tabs>
              <w:tab w:val="left" w:pos="879"/>
              <w:tab w:val="right" w:leader="dot" w:pos="10456"/>
            </w:tabs>
            <w:rPr>
              <w:del w:id="966" w:author="Jarno Nieminen" w:date="2014-06-19T14:16:00Z"/>
              <w:rFonts w:asciiTheme="minorHAnsi" w:eastAsiaTheme="minorEastAsia" w:hAnsiTheme="minorHAnsi" w:cstheme="minorBidi"/>
              <w:noProof/>
              <w:sz w:val="22"/>
              <w:lang w:eastAsia="sv-SE"/>
            </w:rPr>
          </w:pPr>
          <w:del w:id="967" w:author="Jarno Nieminen" w:date="2014-06-19T14:16:00Z">
            <w:r w:rsidRPr="007E2227" w:rsidDel="007E2227">
              <w:rPr>
                <w:noProof/>
                <w:rPrChange w:id="968" w:author="Jarno Nieminen" w:date="2014-06-19T14:16:00Z">
                  <w:rPr>
                    <w:rStyle w:val="Hyperlink"/>
                    <w:noProof/>
                  </w:rPr>
                </w:rPrChange>
              </w:rPr>
              <w:delText>10.2</w:delText>
            </w:r>
            <w:r w:rsidDel="007E2227">
              <w:rPr>
                <w:rFonts w:asciiTheme="minorHAnsi" w:eastAsiaTheme="minorEastAsia" w:hAnsiTheme="minorHAnsi" w:cstheme="minorBidi"/>
                <w:noProof/>
                <w:sz w:val="22"/>
                <w:lang w:eastAsia="sv-SE"/>
              </w:rPr>
              <w:tab/>
            </w:r>
            <w:r w:rsidRPr="007E2227" w:rsidDel="007E2227">
              <w:rPr>
                <w:noProof/>
                <w:rPrChange w:id="969" w:author="Jarno Nieminen" w:date="2014-06-19T14:16:00Z">
                  <w:rPr>
                    <w:rStyle w:val="Hyperlink"/>
                    <w:noProof/>
                  </w:rPr>
                </w:rPrChange>
              </w:rPr>
              <w:delText>Version</w:delText>
            </w:r>
            <w:r w:rsidDel="007E2227">
              <w:rPr>
                <w:noProof/>
                <w:webHidden/>
              </w:rPr>
              <w:tab/>
            </w:r>
          </w:del>
          <w:del w:id="970" w:author="Jarno Nieminen" w:date="2014-06-19T10:06:00Z">
            <w:r w:rsidDel="00B424C3">
              <w:rPr>
                <w:noProof/>
                <w:webHidden/>
              </w:rPr>
              <w:delText>89</w:delText>
            </w:r>
          </w:del>
        </w:p>
        <w:p w14:paraId="3DD82679" w14:textId="77777777" w:rsidR="00EB3370" w:rsidDel="007E2227" w:rsidRDefault="00EB3370">
          <w:pPr>
            <w:pStyle w:val="TOC2"/>
            <w:tabs>
              <w:tab w:val="left" w:pos="879"/>
              <w:tab w:val="right" w:leader="dot" w:pos="10456"/>
            </w:tabs>
            <w:rPr>
              <w:del w:id="971" w:author="Jarno Nieminen" w:date="2014-06-19T14:16:00Z"/>
              <w:rFonts w:asciiTheme="minorHAnsi" w:eastAsiaTheme="minorEastAsia" w:hAnsiTheme="minorHAnsi" w:cstheme="minorBidi"/>
              <w:noProof/>
              <w:sz w:val="22"/>
              <w:lang w:eastAsia="sv-SE"/>
            </w:rPr>
          </w:pPr>
          <w:del w:id="972" w:author="Jarno Nieminen" w:date="2014-06-19T14:16:00Z">
            <w:r w:rsidRPr="007E2227" w:rsidDel="007E2227">
              <w:rPr>
                <w:noProof/>
                <w:rPrChange w:id="973" w:author="Jarno Nieminen" w:date="2014-06-19T14:16:00Z">
                  <w:rPr>
                    <w:rStyle w:val="Hyperlink"/>
                    <w:noProof/>
                  </w:rPr>
                </w:rPrChange>
              </w:rPr>
              <w:delText>10.3</w:delText>
            </w:r>
            <w:r w:rsidDel="007E2227">
              <w:rPr>
                <w:rFonts w:asciiTheme="minorHAnsi" w:eastAsiaTheme="minorEastAsia" w:hAnsiTheme="minorHAnsi" w:cstheme="minorBidi"/>
                <w:noProof/>
                <w:sz w:val="22"/>
                <w:lang w:eastAsia="sv-SE"/>
              </w:rPr>
              <w:tab/>
            </w:r>
            <w:r w:rsidRPr="007E2227" w:rsidDel="007E2227">
              <w:rPr>
                <w:noProof/>
                <w:rPrChange w:id="974" w:author="Jarno Nieminen" w:date="2014-06-19T14:16:00Z">
                  <w:rPr>
                    <w:rStyle w:val="Hyperlink"/>
                    <w:noProof/>
                  </w:rPr>
                </w:rPrChange>
              </w:rPr>
              <w:delText>Tjänstens signatur</w:delText>
            </w:r>
            <w:r w:rsidDel="007E2227">
              <w:rPr>
                <w:noProof/>
                <w:webHidden/>
              </w:rPr>
              <w:tab/>
            </w:r>
          </w:del>
          <w:del w:id="975" w:author="Jarno Nieminen" w:date="2014-06-19T10:06:00Z">
            <w:r w:rsidDel="00B424C3">
              <w:rPr>
                <w:noProof/>
                <w:webHidden/>
              </w:rPr>
              <w:delText>89</w:delText>
            </w:r>
          </w:del>
        </w:p>
        <w:p w14:paraId="2848D38A" w14:textId="77777777" w:rsidR="00EB3370" w:rsidDel="007E2227" w:rsidRDefault="00EB3370">
          <w:pPr>
            <w:pStyle w:val="TOC3"/>
            <w:tabs>
              <w:tab w:val="left" w:pos="1321"/>
              <w:tab w:val="right" w:leader="dot" w:pos="10456"/>
            </w:tabs>
            <w:rPr>
              <w:del w:id="976" w:author="Jarno Nieminen" w:date="2014-06-19T14:16:00Z"/>
              <w:rFonts w:asciiTheme="minorHAnsi" w:eastAsiaTheme="minorEastAsia" w:hAnsiTheme="minorHAnsi" w:cstheme="minorBidi"/>
              <w:noProof/>
              <w:sz w:val="22"/>
              <w:lang w:eastAsia="sv-SE"/>
            </w:rPr>
          </w:pPr>
          <w:del w:id="977" w:author="Jarno Nieminen" w:date="2014-06-19T14:16:00Z">
            <w:r w:rsidRPr="007E2227" w:rsidDel="007E2227">
              <w:rPr>
                <w:noProof/>
                <w:rPrChange w:id="978" w:author="Jarno Nieminen" w:date="2014-06-19T14:16:00Z">
                  <w:rPr>
                    <w:rStyle w:val="Hyperlink"/>
                    <w:noProof/>
                  </w:rPr>
                </w:rPrChange>
              </w:rPr>
              <w:delText>10.3.1</w:delText>
            </w:r>
            <w:r w:rsidDel="007E2227">
              <w:rPr>
                <w:rFonts w:asciiTheme="minorHAnsi" w:eastAsiaTheme="minorEastAsia" w:hAnsiTheme="minorHAnsi" w:cstheme="minorBidi"/>
                <w:noProof/>
                <w:sz w:val="22"/>
                <w:lang w:eastAsia="sv-SE"/>
              </w:rPr>
              <w:tab/>
            </w:r>
            <w:r w:rsidRPr="007E2227" w:rsidDel="007E2227">
              <w:rPr>
                <w:noProof/>
                <w:rPrChange w:id="979" w:author="Jarno Nieminen" w:date="2014-06-19T14:16:00Z">
                  <w:rPr>
                    <w:rStyle w:val="Hyperlink"/>
                    <w:noProof/>
                  </w:rPr>
                </w:rPrChange>
              </w:rPr>
              <w:delText>Begäran (Request) och Svar (Response)</w:delText>
            </w:r>
            <w:r w:rsidDel="007E2227">
              <w:rPr>
                <w:noProof/>
                <w:webHidden/>
              </w:rPr>
              <w:tab/>
            </w:r>
          </w:del>
          <w:del w:id="980" w:author="Jarno Nieminen" w:date="2014-06-19T10:06:00Z">
            <w:r w:rsidDel="00B424C3">
              <w:rPr>
                <w:noProof/>
                <w:webHidden/>
              </w:rPr>
              <w:delText>90</w:delText>
            </w:r>
          </w:del>
        </w:p>
        <w:p w14:paraId="0CE82EFA" w14:textId="77777777" w:rsidR="00EB3370" w:rsidDel="007E2227" w:rsidRDefault="00EB3370">
          <w:pPr>
            <w:pStyle w:val="TOC2"/>
            <w:tabs>
              <w:tab w:val="left" w:pos="879"/>
              <w:tab w:val="right" w:leader="dot" w:pos="10456"/>
            </w:tabs>
            <w:rPr>
              <w:del w:id="981" w:author="Jarno Nieminen" w:date="2014-06-19T14:16:00Z"/>
              <w:rFonts w:asciiTheme="minorHAnsi" w:eastAsiaTheme="minorEastAsia" w:hAnsiTheme="minorHAnsi" w:cstheme="minorBidi"/>
              <w:noProof/>
              <w:sz w:val="22"/>
              <w:lang w:eastAsia="sv-SE"/>
            </w:rPr>
          </w:pPr>
          <w:del w:id="982" w:author="Jarno Nieminen" w:date="2014-06-19T14:16:00Z">
            <w:r w:rsidRPr="007E2227" w:rsidDel="007E2227">
              <w:rPr>
                <w:noProof/>
                <w:rPrChange w:id="983" w:author="Jarno Nieminen" w:date="2014-06-19T14:16:00Z">
                  <w:rPr>
                    <w:rStyle w:val="Hyperlink"/>
                    <w:noProof/>
                  </w:rPr>
                </w:rPrChange>
              </w:rPr>
              <w:delText>10.4</w:delText>
            </w:r>
            <w:r w:rsidDel="007E2227">
              <w:rPr>
                <w:rFonts w:asciiTheme="minorHAnsi" w:eastAsiaTheme="minorEastAsia" w:hAnsiTheme="minorHAnsi" w:cstheme="minorBidi"/>
                <w:noProof/>
                <w:sz w:val="22"/>
                <w:lang w:eastAsia="sv-SE"/>
              </w:rPr>
              <w:tab/>
            </w:r>
            <w:r w:rsidRPr="007E2227" w:rsidDel="007E2227">
              <w:rPr>
                <w:noProof/>
                <w:rPrChange w:id="984" w:author="Jarno Nieminen" w:date="2014-06-19T14:16:00Z">
                  <w:rPr>
                    <w:rStyle w:val="Hyperlink"/>
                    <w:noProof/>
                  </w:rPr>
                </w:rPrChange>
              </w:rPr>
              <w:delText>Regler</w:delText>
            </w:r>
            <w:r w:rsidDel="007E2227">
              <w:rPr>
                <w:noProof/>
                <w:webHidden/>
              </w:rPr>
              <w:tab/>
            </w:r>
          </w:del>
          <w:del w:id="985" w:author="Jarno Nieminen" w:date="2014-06-19T10:06:00Z">
            <w:r w:rsidDel="00B424C3">
              <w:rPr>
                <w:noProof/>
                <w:webHidden/>
              </w:rPr>
              <w:delText>90</w:delText>
            </w:r>
          </w:del>
        </w:p>
        <w:p w14:paraId="425ED821" w14:textId="77777777" w:rsidR="00EB3370" w:rsidDel="007E2227" w:rsidRDefault="00EB3370">
          <w:pPr>
            <w:pStyle w:val="TOC3"/>
            <w:tabs>
              <w:tab w:val="left" w:pos="1321"/>
              <w:tab w:val="right" w:leader="dot" w:pos="10456"/>
            </w:tabs>
            <w:rPr>
              <w:del w:id="986" w:author="Jarno Nieminen" w:date="2014-06-19T14:16:00Z"/>
              <w:rFonts w:asciiTheme="minorHAnsi" w:eastAsiaTheme="minorEastAsia" w:hAnsiTheme="minorHAnsi" w:cstheme="minorBidi"/>
              <w:noProof/>
              <w:sz w:val="22"/>
              <w:lang w:eastAsia="sv-SE"/>
            </w:rPr>
          </w:pPr>
          <w:del w:id="987" w:author="Jarno Nieminen" w:date="2014-06-19T14:16:00Z">
            <w:r w:rsidRPr="007E2227" w:rsidDel="007E2227">
              <w:rPr>
                <w:noProof/>
                <w:rPrChange w:id="988" w:author="Jarno Nieminen" w:date="2014-06-19T14:16:00Z">
                  <w:rPr>
                    <w:rStyle w:val="Hyperlink"/>
                    <w:noProof/>
                  </w:rPr>
                </w:rPrChange>
              </w:rPr>
              <w:delText>10.4.1</w:delText>
            </w:r>
            <w:r w:rsidDel="007E2227">
              <w:rPr>
                <w:rFonts w:asciiTheme="minorHAnsi" w:eastAsiaTheme="minorEastAsia" w:hAnsiTheme="minorHAnsi" w:cstheme="minorBidi"/>
                <w:noProof/>
                <w:sz w:val="22"/>
                <w:lang w:eastAsia="sv-SE"/>
              </w:rPr>
              <w:tab/>
            </w:r>
            <w:r w:rsidRPr="007E2227" w:rsidDel="007E2227">
              <w:rPr>
                <w:noProof/>
                <w:rPrChange w:id="989" w:author="Jarno Nieminen" w:date="2014-06-19T14:16:00Z">
                  <w:rPr>
                    <w:rStyle w:val="Hyperlink"/>
                    <w:noProof/>
                  </w:rPr>
                </w:rPrChange>
              </w:rPr>
              <w:delText>Begäran</w:delText>
            </w:r>
            <w:r w:rsidDel="007E2227">
              <w:rPr>
                <w:noProof/>
                <w:webHidden/>
              </w:rPr>
              <w:tab/>
            </w:r>
          </w:del>
          <w:del w:id="990" w:author="Jarno Nieminen" w:date="2014-06-19T10:06:00Z">
            <w:r w:rsidDel="00B424C3">
              <w:rPr>
                <w:noProof/>
                <w:webHidden/>
              </w:rPr>
              <w:delText>90</w:delText>
            </w:r>
          </w:del>
        </w:p>
        <w:p w14:paraId="4B964361" w14:textId="77777777" w:rsidR="00EB3370" w:rsidDel="007E2227" w:rsidRDefault="00EB3370">
          <w:pPr>
            <w:pStyle w:val="TOC3"/>
            <w:tabs>
              <w:tab w:val="left" w:pos="1321"/>
              <w:tab w:val="right" w:leader="dot" w:pos="10456"/>
            </w:tabs>
            <w:rPr>
              <w:del w:id="991" w:author="Jarno Nieminen" w:date="2014-06-19T14:16:00Z"/>
              <w:rFonts w:asciiTheme="minorHAnsi" w:eastAsiaTheme="minorEastAsia" w:hAnsiTheme="minorHAnsi" w:cstheme="minorBidi"/>
              <w:noProof/>
              <w:sz w:val="22"/>
              <w:lang w:eastAsia="sv-SE"/>
            </w:rPr>
          </w:pPr>
          <w:del w:id="992" w:author="Jarno Nieminen" w:date="2014-06-19T14:16:00Z">
            <w:r w:rsidRPr="007E2227" w:rsidDel="007E2227">
              <w:rPr>
                <w:noProof/>
                <w:rPrChange w:id="993" w:author="Jarno Nieminen" w:date="2014-06-19T14:16:00Z">
                  <w:rPr>
                    <w:rStyle w:val="Hyperlink"/>
                    <w:noProof/>
                  </w:rPr>
                </w:rPrChange>
              </w:rPr>
              <w:delText>10.4.2</w:delText>
            </w:r>
            <w:r w:rsidDel="007E2227">
              <w:rPr>
                <w:rFonts w:asciiTheme="minorHAnsi" w:eastAsiaTheme="minorEastAsia" w:hAnsiTheme="minorHAnsi" w:cstheme="minorBidi"/>
                <w:noProof/>
                <w:sz w:val="22"/>
                <w:lang w:eastAsia="sv-SE"/>
              </w:rPr>
              <w:tab/>
            </w:r>
            <w:r w:rsidRPr="007E2227" w:rsidDel="007E2227">
              <w:rPr>
                <w:noProof/>
                <w:rPrChange w:id="994" w:author="Jarno Nieminen" w:date="2014-06-19T14:16:00Z">
                  <w:rPr>
                    <w:rStyle w:val="Hyperlink"/>
                    <w:noProof/>
                  </w:rPr>
                </w:rPrChange>
              </w:rPr>
              <w:delText>Svar</w:delText>
            </w:r>
            <w:r w:rsidDel="007E2227">
              <w:rPr>
                <w:noProof/>
                <w:webHidden/>
              </w:rPr>
              <w:tab/>
            </w:r>
          </w:del>
          <w:del w:id="995" w:author="Jarno Nieminen" w:date="2014-06-19T10:06:00Z">
            <w:r w:rsidDel="00B424C3">
              <w:rPr>
                <w:noProof/>
                <w:webHidden/>
              </w:rPr>
              <w:delText>90</w:delText>
            </w:r>
          </w:del>
        </w:p>
        <w:p w14:paraId="5EA3AE76" w14:textId="77777777" w:rsidR="00EB3370" w:rsidDel="007E2227" w:rsidRDefault="00EB3370">
          <w:pPr>
            <w:pStyle w:val="TOC2"/>
            <w:tabs>
              <w:tab w:val="left" w:pos="879"/>
              <w:tab w:val="right" w:leader="dot" w:pos="10456"/>
            </w:tabs>
            <w:rPr>
              <w:del w:id="996" w:author="Jarno Nieminen" w:date="2014-06-19T14:16:00Z"/>
              <w:rFonts w:asciiTheme="minorHAnsi" w:eastAsiaTheme="minorEastAsia" w:hAnsiTheme="minorHAnsi" w:cstheme="minorBidi"/>
              <w:noProof/>
              <w:sz w:val="22"/>
              <w:lang w:eastAsia="sv-SE"/>
            </w:rPr>
          </w:pPr>
          <w:del w:id="997" w:author="Jarno Nieminen" w:date="2014-06-19T14:16:00Z">
            <w:r w:rsidRPr="007E2227" w:rsidDel="007E2227">
              <w:rPr>
                <w:noProof/>
                <w:rPrChange w:id="998" w:author="Jarno Nieminen" w:date="2014-06-19T14:16:00Z">
                  <w:rPr>
                    <w:rStyle w:val="Hyperlink"/>
                    <w:noProof/>
                  </w:rPr>
                </w:rPrChange>
              </w:rPr>
              <w:delText>10.5</w:delText>
            </w:r>
            <w:r w:rsidDel="007E2227">
              <w:rPr>
                <w:rFonts w:asciiTheme="minorHAnsi" w:eastAsiaTheme="minorEastAsia" w:hAnsiTheme="minorHAnsi" w:cstheme="minorBidi"/>
                <w:noProof/>
                <w:sz w:val="22"/>
                <w:lang w:eastAsia="sv-SE"/>
              </w:rPr>
              <w:tab/>
            </w:r>
            <w:r w:rsidRPr="007E2227" w:rsidDel="007E2227">
              <w:rPr>
                <w:noProof/>
                <w:rPrChange w:id="999" w:author="Jarno Nieminen" w:date="2014-06-19T14:16:00Z">
                  <w:rPr>
                    <w:rStyle w:val="Hyperlink"/>
                    <w:noProof/>
                  </w:rPr>
                </w:rPrChange>
              </w:rPr>
              <w:delText>Tjänsteinteraktion</w:delText>
            </w:r>
            <w:r w:rsidDel="007E2227">
              <w:rPr>
                <w:noProof/>
                <w:webHidden/>
              </w:rPr>
              <w:tab/>
            </w:r>
          </w:del>
          <w:del w:id="1000" w:author="Jarno Nieminen" w:date="2014-06-19T10:06:00Z">
            <w:r w:rsidDel="00B424C3">
              <w:rPr>
                <w:noProof/>
                <w:webHidden/>
              </w:rPr>
              <w:delText>90</w:delText>
            </w:r>
          </w:del>
        </w:p>
        <w:p w14:paraId="4868D6FC" w14:textId="77777777" w:rsidR="00EB3370" w:rsidDel="007E2227" w:rsidRDefault="00EB3370">
          <w:pPr>
            <w:pStyle w:val="TOC1"/>
            <w:tabs>
              <w:tab w:val="left" w:pos="400"/>
              <w:tab w:val="right" w:leader="dot" w:pos="10456"/>
            </w:tabs>
            <w:rPr>
              <w:del w:id="1001" w:author="Jarno Nieminen" w:date="2014-06-19T14:16:00Z"/>
              <w:rFonts w:asciiTheme="minorHAnsi" w:eastAsiaTheme="minorEastAsia" w:hAnsiTheme="minorHAnsi" w:cstheme="minorBidi"/>
              <w:noProof/>
              <w:sz w:val="22"/>
              <w:lang w:eastAsia="sv-SE"/>
            </w:rPr>
          </w:pPr>
          <w:del w:id="1002" w:author="Jarno Nieminen" w:date="2014-06-19T14:16:00Z">
            <w:r w:rsidRPr="007E2227" w:rsidDel="007E2227">
              <w:rPr>
                <w:noProof/>
                <w:rPrChange w:id="1003"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1004" w:author="Jarno Nieminen" w:date="2014-06-19T14:16:00Z">
                  <w:rPr>
                    <w:rStyle w:val="Hyperlink"/>
                    <w:noProof/>
                  </w:rPr>
                </w:rPrChange>
              </w:rPr>
              <w:delText>Tjänstekontrakt GetFormQuestionPage</w:delText>
            </w:r>
            <w:r w:rsidDel="007E2227">
              <w:rPr>
                <w:noProof/>
                <w:webHidden/>
              </w:rPr>
              <w:tab/>
            </w:r>
          </w:del>
          <w:del w:id="1005" w:author="Jarno Nieminen" w:date="2014-06-19T10:06:00Z">
            <w:r w:rsidDel="00B424C3">
              <w:rPr>
                <w:noProof/>
                <w:webHidden/>
              </w:rPr>
              <w:delText>91</w:delText>
            </w:r>
          </w:del>
        </w:p>
        <w:p w14:paraId="790C4D85" w14:textId="77777777" w:rsidR="00EB3370" w:rsidDel="007E2227" w:rsidRDefault="00EB3370">
          <w:pPr>
            <w:pStyle w:val="TOC2"/>
            <w:tabs>
              <w:tab w:val="left" w:pos="879"/>
              <w:tab w:val="right" w:leader="dot" w:pos="10456"/>
            </w:tabs>
            <w:rPr>
              <w:del w:id="1006" w:author="Jarno Nieminen" w:date="2014-06-19T14:16:00Z"/>
              <w:rFonts w:asciiTheme="minorHAnsi" w:eastAsiaTheme="minorEastAsia" w:hAnsiTheme="minorHAnsi" w:cstheme="minorBidi"/>
              <w:noProof/>
              <w:sz w:val="22"/>
              <w:lang w:eastAsia="sv-SE"/>
            </w:rPr>
          </w:pPr>
          <w:del w:id="1007" w:author="Jarno Nieminen" w:date="2014-06-19T14:16:00Z">
            <w:r w:rsidRPr="007E2227" w:rsidDel="007E2227">
              <w:rPr>
                <w:noProof/>
                <w:rPrChange w:id="1008" w:author="Jarno Nieminen" w:date="2014-06-19T14:16:00Z">
                  <w:rPr>
                    <w:rStyle w:val="Hyperlink"/>
                    <w:noProof/>
                  </w:rPr>
                </w:rPrChange>
              </w:rPr>
              <w:delText>11.1</w:delText>
            </w:r>
            <w:r w:rsidDel="007E2227">
              <w:rPr>
                <w:rFonts w:asciiTheme="minorHAnsi" w:eastAsiaTheme="minorEastAsia" w:hAnsiTheme="minorHAnsi" w:cstheme="minorBidi"/>
                <w:noProof/>
                <w:sz w:val="22"/>
                <w:lang w:eastAsia="sv-SE"/>
              </w:rPr>
              <w:tab/>
            </w:r>
            <w:r w:rsidRPr="007E2227" w:rsidDel="007E2227">
              <w:rPr>
                <w:noProof/>
                <w:rPrChange w:id="1009" w:author="Jarno Nieminen" w:date="2014-06-19T14:16:00Z">
                  <w:rPr>
                    <w:rStyle w:val="Hyperlink"/>
                    <w:noProof/>
                  </w:rPr>
                </w:rPrChange>
              </w:rPr>
              <w:delText>Frivillighet</w:delText>
            </w:r>
            <w:r w:rsidDel="007E2227">
              <w:rPr>
                <w:noProof/>
                <w:webHidden/>
              </w:rPr>
              <w:tab/>
            </w:r>
          </w:del>
          <w:del w:id="1010" w:author="Jarno Nieminen" w:date="2014-06-19T10:06:00Z">
            <w:r w:rsidDel="00B424C3">
              <w:rPr>
                <w:noProof/>
                <w:webHidden/>
              </w:rPr>
              <w:delText>91</w:delText>
            </w:r>
          </w:del>
        </w:p>
        <w:p w14:paraId="6806EE8F" w14:textId="77777777" w:rsidR="00EB3370" w:rsidDel="007E2227" w:rsidRDefault="00EB3370">
          <w:pPr>
            <w:pStyle w:val="TOC2"/>
            <w:tabs>
              <w:tab w:val="left" w:pos="879"/>
              <w:tab w:val="right" w:leader="dot" w:pos="10456"/>
            </w:tabs>
            <w:rPr>
              <w:del w:id="1011" w:author="Jarno Nieminen" w:date="2014-06-19T14:16:00Z"/>
              <w:rFonts w:asciiTheme="minorHAnsi" w:eastAsiaTheme="minorEastAsia" w:hAnsiTheme="minorHAnsi" w:cstheme="minorBidi"/>
              <w:noProof/>
              <w:sz w:val="22"/>
              <w:lang w:eastAsia="sv-SE"/>
            </w:rPr>
          </w:pPr>
          <w:del w:id="1012" w:author="Jarno Nieminen" w:date="2014-06-19T14:16:00Z">
            <w:r w:rsidRPr="007E2227" w:rsidDel="007E2227">
              <w:rPr>
                <w:noProof/>
                <w:rPrChange w:id="1013" w:author="Jarno Nieminen" w:date="2014-06-19T14:16:00Z">
                  <w:rPr>
                    <w:rStyle w:val="Hyperlink"/>
                    <w:noProof/>
                  </w:rPr>
                </w:rPrChange>
              </w:rPr>
              <w:delText>11.2</w:delText>
            </w:r>
            <w:r w:rsidDel="007E2227">
              <w:rPr>
                <w:rFonts w:asciiTheme="minorHAnsi" w:eastAsiaTheme="minorEastAsia" w:hAnsiTheme="minorHAnsi" w:cstheme="minorBidi"/>
                <w:noProof/>
                <w:sz w:val="22"/>
                <w:lang w:eastAsia="sv-SE"/>
              </w:rPr>
              <w:tab/>
            </w:r>
            <w:r w:rsidRPr="007E2227" w:rsidDel="007E2227">
              <w:rPr>
                <w:noProof/>
                <w:rPrChange w:id="1014" w:author="Jarno Nieminen" w:date="2014-06-19T14:16:00Z">
                  <w:rPr>
                    <w:rStyle w:val="Hyperlink"/>
                    <w:noProof/>
                  </w:rPr>
                </w:rPrChange>
              </w:rPr>
              <w:delText>Version</w:delText>
            </w:r>
            <w:r w:rsidDel="007E2227">
              <w:rPr>
                <w:noProof/>
                <w:webHidden/>
              </w:rPr>
              <w:tab/>
            </w:r>
          </w:del>
          <w:del w:id="1015" w:author="Jarno Nieminen" w:date="2014-06-19T10:06:00Z">
            <w:r w:rsidDel="00B424C3">
              <w:rPr>
                <w:noProof/>
                <w:webHidden/>
              </w:rPr>
              <w:delText>91</w:delText>
            </w:r>
          </w:del>
        </w:p>
        <w:p w14:paraId="6CFADEE7" w14:textId="77777777" w:rsidR="00EB3370" w:rsidDel="007E2227" w:rsidRDefault="00EB3370">
          <w:pPr>
            <w:pStyle w:val="TOC2"/>
            <w:tabs>
              <w:tab w:val="left" w:pos="879"/>
              <w:tab w:val="right" w:leader="dot" w:pos="10456"/>
            </w:tabs>
            <w:rPr>
              <w:del w:id="1016" w:author="Jarno Nieminen" w:date="2014-06-19T14:16:00Z"/>
              <w:rFonts w:asciiTheme="minorHAnsi" w:eastAsiaTheme="minorEastAsia" w:hAnsiTheme="minorHAnsi" w:cstheme="minorBidi"/>
              <w:noProof/>
              <w:sz w:val="22"/>
              <w:lang w:eastAsia="sv-SE"/>
            </w:rPr>
          </w:pPr>
          <w:del w:id="1017" w:author="Jarno Nieminen" w:date="2014-06-19T14:16:00Z">
            <w:r w:rsidRPr="007E2227" w:rsidDel="007E2227">
              <w:rPr>
                <w:noProof/>
                <w:rPrChange w:id="1018" w:author="Jarno Nieminen" w:date="2014-06-19T14:16:00Z">
                  <w:rPr>
                    <w:rStyle w:val="Hyperlink"/>
                    <w:noProof/>
                  </w:rPr>
                </w:rPrChange>
              </w:rPr>
              <w:delText>11.3</w:delText>
            </w:r>
            <w:r w:rsidDel="007E2227">
              <w:rPr>
                <w:rFonts w:asciiTheme="minorHAnsi" w:eastAsiaTheme="minorEastAsia" w:hAnsiTheme="minorHAnsi" w:cstheme="minorBidi"/>
                <w:noProof/>
                <w:sz w:val="22"/>
                <w:lang w:eastAsia="sv-SE"/>
              </w:rPr>
              <w:tab/>
            </w:r>
            <w:r w:rsidRPr="007E2227" w:rsidDel="007E2227">
              <w:rPr>
                <w:noProof/>
                <w:rPrChange w:id="1019" w:author="Jarno Nieminen" w:date="2014-06-19T14:16:00Z">
                  <w:rPr>
                    <w:rStyle w:val="Hyperlink"/>
                    <w:noProof/>
                  </w:rPr>
                </w:rPrChange>
              </w:rPr>
              <w:delText>Tjänstens signatur</w:delText>
            </w:r>
            <w:r w:rsidDel="007E2227">
              <w:rPr>
                <w:noProof/>
                <w:webHidden/>
              </w:rPr>
              <w:tab/>
            </w:r>
          </w:del>
          <w:del w:id="1020" w:author="Jarno Nieminen" w:date="2014-06-19T10:06:00Z">
            <w:r w:rsidDel="00B424C3">
              <w:rPr>
                <w:noProof/>
                <w:webHidden/>
              </w:rPr>
              <w:delText>91</w:delText>
            </w:r>
          </w:del>
        </w:p>
        <w:p w14:paraId="6F4646E4" w14:textId="77777777" w:rsidR="00EB3370" w:rsidDel="007E2227" w:rsidRDefault="00EB3370">
          <w:pPr>
            <w:pStyle w:val="TOC3"/>
            <w:tabs>
              <w:tab w:val="left" w:pos="1100"/>
              <w:tab w:val="right" w:leader="dot" w:pos="10456"/>
            </w:tabs>
            <w:rPr>
              <w:del w:id="1021" w:author="Jarno Nieminen" w:date="2014-06-19T14:16:00Z"/>
              <w:rFonts w:asciiTheme="minorHAnsi" w:eastAsiaTheme="minorEastAsia" w:hAnsiTheme="minorHAnsi" w:cstheme="minorBidi"/>
              <w:noProof/>
              <w:sz w:val="22"/>
              <w:lang w:eastAsia="sv-SE"/>
            </w:rPr>
          </w:pPr>
          <w:del w:id="1022" w:author="Jarno Nieminen" w:date="2014-06-19T14:16:00Z">
            <w:r w:rsidRPr="007E2227" w:rsidDel="007E2227">
              <w:rPr>
                <w:noProof/>
                <w:rPrChange w:id="1023" w:author="Jarno Nieminen" w:date="2014-06-19T14:16:00Z">
                  <w:rPr>
                    <w:rStyle w:val="Hyperlink"/>
                    <w:noProof/>
                  </w:rPr>
                </w:rPrChange>
              </w:rPr>
              <w:delText>11.3.1</w:delText>
            </w:r>
            <w:r w:rsidDel="007E2227">
              <w:rPr>
                <w:rFonts w:asciiTheme="minorHAnsi" w:eastAsiaTheme="minorEastAsia" w:hAnsiTheme="minorHAnsi" w:cstheme="minorBidi"/>
                <w:noProof/>
                <w:sz w:val="22"/>
                <w:lang w:eastAsia="sv-SE"/>
              </w:rPr>
              <w:tab/>
            </w:r>
            <w:r w:rsidRPr="007E2227" w:rsidDel="007E2227">
              <w:rPr>
                <w:noProof/>
                <w:rPrChange w:id="1024" w:author="Jarno Nieminen" w:date="2014-06-19T14:16:00Z">
                  <w:rPr>
                    <w:rStyle w:val="Hyperlink"/>
                    <w:noProof/>
                  </w:rPr>
                </w:rPrChange>
              </w:rPr>
              <w:delText>Begäran (Request) och Svar (Response)</w:delText>
            </w:r>
            <w:r w:rsidDel="007E2227">
              <w:rPr>
                <w:noProof/>
                <w:webHidden/>
              </w:rPr>
              <w:tab/>
            </w:r>
          </w:del>
          <w:del w:id="1025" w:author="Jarno Nieminen" w:date="2014-06-19T10:06:00Z">
            <w:r w:rsidDel="00B424C3">
              <w:rPr>
                <w:noProof/>
                <w:webHidden/>
              </w:rPr>
              <w:delText>91</w:delText>
            </w:r>
          </w:del>
        </w:p>
        <w:p w14:paraId="761A8625" w14:textId="77777777" w:rsidR="00EB3370" w:rsidDel="007E2227" w:rsidRDefault="00EB3370">
          <w:pPr>
            <w:pStyle w:val="TOC2"/>
            <w:tabs>
              <w:tab w:val="left" w:pos="879"/>
              <w:tab w:val="right" w:leader="dot" w:pos="10456"/>
            </w:tabs>
            <w:rPr>
              <w:del w:id="1026" w:author="Jarno Nieminen" w:date="2014-06-19T14:16:00Z"/>
              <w:rFonts w:asciiTheme="minorHAnsi" w:eastAsiaTheme="minorEastAsia" w:hAnsiTheme="minorHAnsi" w:cstheme="minorBidi"/>
              <w:noProof/>
              <w:sz w:val="22"/>
              <w:lang w:eastAsia="sv-SE"/>
            </w:rPr>
          </w:pPr>
          <w:del w:id="1027" w:author="Jarno Nieminen" w:date="2014-06-19T14:16:00Z">
            <w:r w:rsidRPr="007E2227" w:rsidDel="007E2227">
              <w:rPr>
                <w:noProof/>
                <w:rPrChange w:id="1028" w:author="Jarno Nieminen" w:date="2014-06-19T14:16:00Z">
                  <w:rPr>
                    <w:rStyle w:val="Hyperlink"/>
                    <w:noProof/>
                  </w:rPr>
                </w:rPrChange>
              </w:rPr>
              <w:delText>11.4</w:delText>
            </w:r>
            <w:r w:rsidDel="007E2227">
              <w:rPr>
                <w:rFonts w:asciiTheme="minorHAnsi" w:eastAsiaTheme="minorEastAsia" w:hAnsiTheme="minorHAnsi" w:cstheme="minorBidi"/>
                <w:noProof/>
                <w:sz w:val="22"/>
                <w:lang w:eastAsia="sv-SE"/>
              </w:rPr>
              <w:tab/>
            </w:r>
            <w:r w:rsidRPr="007E2227" w:rsidDel="007E2227">
              <w:rPr>
                <w:noProof/>
                <w:rPrChange w:id="1029" w:author="Jarno Nieminen" w:date="2014-06-19T14:16:00Z">
                  <w:rPr>
                    <w:rStyle w:val="Hyperlink"/>
                    <w:noProof/>
                  </w:rPr>
                </w:rPrChange>
              </w:rPr>
              <w:delText>Regler</w:delText>
            </w:r>
            <w:r w:rsidDel="007E2227">
              <w:rPr>
                <w:noProof/>
                <w:webHidden/>
              </w:rPr>
              <w:tab/>
            </w:r>
          </w:del>
          <w:del w:id="1030" w:author="Jarno Nieminen" w:date="2014-06-19T10:06:00Z">
            <w:r w:rsidDel="00B424C3">
              <w:rPr>
                <w:noProof/>
                <w:webHidden/>
              </w:rPr>
              <w:delText>91</w:delText>
            </w:r>
          </w:del>
        </w:p>
        <w:p w14:paraId="72993A3E" w14:textId="77777777" w:rsidR="00EB3370" w:rsidDel="007E2227" w:rsidRDefault="00EB3370">
          <w:pPr>
            <w:pStyle w:val="TOC3"/>
            <w:tabs>
              <w:tab w:val="left" w:pos="1100"/>
              <w:tab w:val="right" w:leader="dot" w:pos="10456"/>
            </w:tabs>
            <w:rPr>
              <w:del w:id="1031" w:author="Jarno Nieminen" w:date="2014-06-19T14:16:00Z"/>
              <w:rFonts w:asciiTheme="minorHAnsi" w:eastAsiaTheme="minorEastAsia" w:hAnsiTheme="minorHAnsi" w:cstheme="minorBidi"/>
              <w:noProof/>
              <w:sz w:val="22"/>
              <w:lang w:eastAsia="sv-SE"/>
            </w:rPr>
          </w:pPr>
          <w:del w:id="1032" w:author="Jarno Nieminen" w:date="2014-06-19T14:16:00Z">
            <w:r w:rsidRPr="007E2227" w:rsidDel="007E2227">
              <w:rPr>
                <w:noProof/>
                <w:rPrChange w:id="1033" w:author="Jarno Nieminen" w:date="2014-06-19T14:16:00Z">
                  <w:rPr>
                    <w:rStyle w:val="Hyperlink"/>
                    <w:noProof/>
                  </w:rPr>
                </w:rPrChange>
              </w:rPr>
              <w:delText>11.4.1</w:delText>
            </w:r>
            <w:r w:rsidDel="007E2227">
              <w:rPr>
                <w:rFonts w:asciiTheme="minorHAnsi" w:eastAsiaTheme="minorEastAsia" w:hAnsiTheme="minorHAnsi" w:cstheme="minorBidi"/>
                <w:noProof/>
                <w:sz w:val="22"/>
                <w:lang w:eastAsia="sv-SE"/>
              </w:rPr>
              <w:tab/>
            </w:r>
            <w:r w:rsidRPr="007E2227" w:rsidDel="007E2227">
              <w:rPr>
                <w:noProof/>
                <w:rPrChange w:id="1034" w:author="Jarno Nieminen" w:date="2014-06-19T14:16:00Z">
                  <w:rPr>
                    <w:rStyle w:val="Hyperlink"/>
                    <w:noProof/>
                  </w:rPr>
                </w:rPrChange>
              </w:rPr>
              <w:delText>Begäran</w:delText>
            </w:r>
            <w:r w:rsidDel="007E2227">
              <w:rPr>
                <w:noProof/>
                <w:webHidden/>
              </w:rPr>
              <w:tab/>
            </w:r>
          </w:del>
          <w:del w:id="1035" w:author="Jarno Nieminen" w:date="2014-06-19T10:06:00Z">
            <w:r w:rsidDel="00B424C3">
              <w:rPr>
                <w:noProof/>
                <w:webHidden/>
              </w:rPr>
              <w:delText>91</w:delText>
            </w:r>
          </w:del>
        </w:p>
        <w:p w14:paraId="7B5C3FA6" w14:textId="77777777" w:rsidR="00EB3370" w:rsidDel="007E2227" w:rsidRDefault="00EB3370">
          <w:pPr>
            <w:pStyle w:val="TOC3"/>
            <w:tabs>
              <w:tab w:val="left" w:pos="1321"/>
              <w:tab w:val="right" w:leader="dot" w:pos="10456"/>
            </w:tabs>
            <w:rPr>
              <w:del w:id="1036" w:author="Jarno Nieminen" w:date="2014-06-19T14:16:00Z"/>
              <w:rFonts w:asciiTheme="minorHAnsi" w:eastAsiaTheme="minorEastAsia" w:hAnsiTheme="minorHAnsi" w:cstheme="minorBidi"/>
              <w:noProof/>
              <w:sz w:val="22"/>
              <w:lang w:eastAsia="sv-SE"/>
            </w:rPr>
          </w:pPr>
          <w:del w:id="1037" w:author="Jarno Nieminen" w:date="2014-06-19T14:16:00Z">
            <w:r w:rsidRPr="007E2227" w:rsidDel="007E2227">
              <w:rPr>
                <w:noProof/>
                <w:rPrChange w:id="1038" w:author="Jarno Nieminen" w:date="2014-06-19T14:16:00Z">
                  <w:rPr>
                    <w:rStyle w:val="Hyperlink"/>
                    <w:noProof/>
                  </w:rPr>
                </w:rPrChange>
              </w:rPr>
              <w:delText>11.4.2</w:delText>
            </w:r>
            <w:r w:rsidDel="007E2227">
              <w:rPr>
                <w:rFonts w:asciiTheme="minorHAnsi" w:eastAsiaTheme="minorEastAsia" w:hAnsiTheme="minorHAnsi" w:cstheme="minorBidi"/>
                <w:noProof/>
                <w:sz w:val="22"/>
                <w:lang w:eastAsia="sv-SE"/>
              </w:rPr>
              <w:tab/>
            </w:r>
            <w:r w:rsidRPr="007E2227" w:rsidDel="007E2227">
              <w:rPr>
                <w:noProof/>
                <w:rPrChange w:id="1039" w:author="Jarno Nieminen" w:date="2014-06-19T14:16:00Z">
                  <w:rPr>
                    <w:rStyle w:val="Hyperlink"/>
                    <w:noProof/>
                  </w:rPr>
                </w:rPrChange>
              </w:rPr>
              <w:delText>Svar</w:delText>
            </w:r>
            <w:r w:rsidDel="007E2227">
              <w:rPr>
                <w:noProof/>
                <w:webHidden/>
              </w:rPr>
              <w:tab/>
            </w:r>
          </w:del>
          <w:del w:id="1040" w:author="Jarno Nieminen" w:date="2014-06-19T10:06:00Z">
            <w:r w:rsidDel="00B424C3">
              <w:rPr>
                <w:noProof/>
                <w:webHidden/>
              </w:rPr>
              <w:delText>92</w:delText>
            </w:r>
          </w:del>
        </w:p>
        <w:p w14:paraId="1D02CF7F" w14:textId="77777777" w:rsidR="00EB3370" w:rsidDel="007E2227" w:rsidRDefault="00EB3370">
          <w:pPr>
            <w:pStyle w:val="TOC2"/>
            <w:tabs>
              <w:tab w:val="left" w:pos="879"/>
              <w:tab w:val="right" w:leader="dot" w:pos="10456"/>
            </w:tabs>
            <w:rPr>
              <w:del w:id="1041" w:author="Jarno Nieminen" w:date="2014-06-19T14:16:00Z"/>
              <w:rFonts w:asciiTheme="minorHAnsi" w:eastAsiaTheme="minorEastAsia" w:hAnsiTheme="minorHAnsi" w:cstheme="minorBidi"/>
              <w:noProof/>
              <w:sz w:val="22"/>
              <w:lang w:eastAsia="sv-SE"/>
            </w:rPr>
          </w:pPr>
          <w:del w:id="1042" w:author="Jarno Nieminen" w:date="2014-06-19T14:16:00Z">
            <w:r w:rsidRPr="007E2227" w:rsidDel="007E2227">
              <w:rPr>
                <w:noProof/>
                <w:rPrChange w:id="1043" w:author="Jarno Nieminen" w:date="2014-06-19T14:16:00Z">
                  <w:rPr>
                    <w:rStyle w:val="Hyperlink"/>
                    <w:noProof/>
                  </w:rPr>
                </w:rPrChange>
              </w:rPr>
              <w:delText>11.5</w:delText>
            </w:r>
            <w:r w:rsidDel="007E2227">
              <w:rPr>
                <w:rFonts w:asciiTheme="minorHAnsi" w:eastAsiaTheme="minorEastAsia" w:hAnsiTheme="minorHAnsi" w:cstheme="minorBidi"/>
                <w:noProof/>
                <w:sz w:val="22"/>
                <w:lang w:eastAsia="sv-SE"/>
              </w:rPr>
              <w:tab/>
            </w:r>
            <w:r w:rsidRPr="007E2227" w:rsidDel="007E2227">
              <w:rPr>
                <w:noProof/>
                <w:rPrChange w:id="1044" w:author="Jarno Nieminen" w:date="2014-06-19T14:16:00Z">
                  <w:rPr>
                    <w:rStyle w:val="Hyperlink"/>
                    <w:noProof/>
                  </w:rPr>
                </w:rPrChange>
              </w:rPr>
              <w:delText>Tjänsteinteraktion</w:delText>
            </w:r>
            <w:r w:rsidDel="007E2227">
              <w:rPr>
                <w:noProof/>
                <w:webHidden/>
              </w:rPr>
              <w:tab/>
            </w:r>
          </w:del>
          <w:del w:id="1045" w:author="Jarno Nieminen" w:date="2014-06-19T10:06:00Z">
            <w:r w:rsidDel="00B424C3">
              <w:rPr>
                <w:noProof/>
                <w:webHidden/>
              </w:rPr>
              <w:delText>92</w:delText>
            </w:r>
          </w:del>
        </w:p>
        <w:p w14:paraId="0FDF0F49" w14:textId="77777777" w:rsidR="00EB3370" w:rsidDel="007E2227" w:rsidRDefault="00EB3370">
          <w:pPr>
            <w:pStyle w:val="TOC1"/>
            <w:tabs>
              <w:tab w:val="left" w:pos="658"/>
              <w:tab w:val="right" w:leader="dot" w:pos="10456"/>
            </w:tabs>
            <w:rPr>
              <w:del w:id="1046" w:author="Jarno Nieminen" w:date="2014-06-19T14:16:00Z"/>
              <w:rFonts w:asciiTheme="minorHAnsi" w:eastAsiaTheme="minorEastAsia" w:hAnsiTheme="minorHAnsi" w:cstheme="minorBidi"/>
              <w:noProof/>
              <w:sz w:val="22"/>
              <w:lang w:eastAsia="sv-SE"/>
            </w:rPr>
          </w:pPr>
          <w:del w:id="1047" w:author="Jarno Nieminen" w:date="2014-06-19T14:16:00Z">
            <w:r w:rsidRPr="007E2227" w:rsidDel="007E2227">
              <w:rPr>
                <w:noProof/>
                <w:rPrChange w:id="1048" w:author="Jarno Nieminen" w:date="2014-06-19T14:16:00Z">
                  <w:rPr>
                    <w:rStyle w:val="Hyperlink"/>
                    <w:noProof/>
                  </w:rPr>
                </w:rPrChange>
              </w:rPr>
              <w:delText>12</w:delText>
            </w:r>
            <w:r w:rsidDel="007E2227">
              <w:rPr>
                <w:rFonts w:asciiTheme="minorHAnsi" w:eastAsiaTheme="minorEastAsia" w:hAnsiTheme="minorHAnsi" w:cstheme="minorBidi"/>
                <w:noProof/>
                <w:sz w:val="22"/>
                <w:lang w:eastAsia="sv-SE"/>
              </w:rPr>
              <w:tab/>
            </w:r>
            <w:r w:rsidRPr="007E2227" w:rsidDel="007E2227">
              <w:rPr>
                <w:noProof/>
                <w:rPrChange w:id="1049" w:author="Jarno Nieminen" w:date="2014-06-19T14:16:00Z">
                  <w:rPr>
                    <w:rStyle w:val="Hyperlink"/>
                    <w:noProof/>
                  </w:rPr>
                </w:rPrChange>
              </w:rPr>
              <w:delText>Tjänstekontrakt SaveFormPage</w:delText>
            </w:r>
            <w:r w:rsidDel="007E2227">
              <w:rPr>
                <w:noProof/>
                <w:webHidden/>
              </w:rPr>
              <w:tab/>
            </w:r>
          </w:del>
          <w:del w:id="1050" w:author="Jarno Nieminen" w:date="2014-06-19T10:06:00Z">
            <w:r w:rsidDel="00B424C3">
              <w:rPr>
                <w:noProof/>
                <w:webHidden/>
              </w:rPr>
              <w:delText>93</w:delText>
            </w:r>
          </w:del>
        </w:p>
        <w:p w14:paraId="7B5A1651" w14:textId="77777777" w:rsidR="00EB3370" w:rsidDel="007E2227" w:rsidRDefault="00EB3370">
          <w:pPr>
            <w:pStyle w:val="TOC2"/>
            <w:tabs>
              <w:tab w:val="left" w:pos="879"/>
              <w:tab w:val="right" w:leader="dot" w:pos="10456"/>
            </w:tabs>
            <w:rPr>
              <w:del w:id="1051" w:author="Jarno Nieminen" w:date="2014-06-19T14:16:00Z"/>
              <w:rFonts w:asciiTheme="minorHAnsi" w:eastAsiaTheme="minorEastAsia" w:hAnsiTheme="minorHAnsi" w:cstheme="minorBidi"/>
              <w:noProof/>
              <w:sz w:val="22"/>
              <w:lang w:eastAsia="sv-SE"/>
            </w:rPr>
          </w:pPr>
          <w:del w:id="1052" w:author="Jarno Nieminen" w:date="2014-06-19T14:16:00Z">
            <w:r w:rsidRPr="007E2227" w:rsidDel="007E2227">
              <w:rPr>
                <w:noProof/>
                <w:rPrChange w:id="1053" w:author="Jarno Nieminen" w:date="2014-06-19T14:16:00Z">
                  <w:rPr>
                    <w:rStyle w:val="Hyperlink"/>
                    <w:noProof/>
                  </w:rPr>
                </w:rPrChange>
              </w:rPr>
              <w:delText>12.1</w:delText>
            </w:r>
            <w:r w:rsidDel="007E2227">
              <w:rPr>
                <w:rFonts w:asciiTheme="minorHAnsi" w:eastAsiaTheme="minorEastAsia" w:hAnsiTheme="minorHAnsi" w:cstheme="minorBidi"/>
                <w:noProof/>
                <w:sz w:val="22"/>
                <w:lang w:eastAsia="sv-SE"/>
              </w:rPr>
              <w:tab/>
            </w:r>
            <w:r w:rsidRPr="007E2227" w:rsidDel="007E2227">
              <w:rPr>
                <w:noProof/>
                <w:rPrChange w:id="1054" w:author="Jarno Nieminen" w:date="2014-06-19T14:16:00Z">
                  <w:rPr>
                    <w:rStyle w:val="Hyperlink"/>
                    <w:noProof/>
                  </w:rPr>
                </w:rPrChange>
              </w:rPr>
              <w:delText>Frivillighet</w:delText>
            </w:r>
            <w:r w:rsidDel="007E2227">
              <w:rPr>
                <w:noProof/>
                <w:webHidden/>
              </w:rPr>
              <w:tab/>
            </w:r>
          </w:del>
          <w:del w:id="1055" w:author="Jarno Nieminen" w:date="2014-06-19T10:06:00Z">
            <w:r w:rsidDel="00B424C3">
              <w:rPr>
                <w:noProof/>
                <w:webHidden/>
              </w:rPr>
              <w:delText>93</w:delText>
            </w:r>
          </w:del>
        </w:p>
        <w:p w14:paraId="4A172779" w14:textId="77777777" w:rsidR="00EB3370" w:rsidDel="007E2227" w:rsidRDefault="00EB3370">
          <w:pPr>
            <w:pStyle w:val="TOC2"/>
            <w:tabs>
              <w:tab w:val="left" w:pos="879"/>
              <w:tab w:val="right" w:leader="dot" w:pos="10456"/>
            </w:tabs>
            <w:rPr>
              <w:del w:id="1056" w:author="Jarno Nieminen" w:date="2014-06-19T14:16:00Z"/>
              <w:rFonts w:asciiTheme="minorHAnsi" w:eastAsiaTheme="minorEastAsia" w:hAnsiTheme="minorHAnsi" w:cstheme="minorBidi"/>
              <w:noProof/>
              <w:sz w:val="22"/>
              <w:lang w:eastAsia="sv-SE"/>
            </w:rPr>
          </w:pPr>
          <w:del w:id="1057" w:author="Jarno Nieminen" w:date="2014-06-19T14:16:00Z">
            <w:r w:rsidRPr="007E2227" w:rsidDel="007E2227">
              <w:rPr>
                <w:noProof/>
                <w:rPrChange w:id="1058" w:author="Jarno Nieminen" w:date="2014-06-19T14:16:00Z">
                  <w:rPr>
                    <w:rStyle w:val="Hyperlink"/>
                    <w:noProof/>
                  </w:rPr>
                </w:rPrChange>
              </w:rPr>
              <w:delText>12.2</w:delText>
            </w:r>
            <w:r w:rsidDel="007E2227">
              <w:rPr>
                <w:rFonts w:asciiTheme="minorHAnsi" w:eastAsiaTheme="minorEastAsia" w:hAnsiTheme="minorHAnsi" w:cstheme="minorBidi"/>
                <w:noProof/>
                <w:sz w:val="22"/>
                <w:lang w:eastAsia="sv-SE"/>
              </w:rPr>
              <w:tab/>
            </w:r>
            <w:r w:rsidRPr="007E2227" w:rsidDel="007E2227">
              <w:rPr>
                <w:noProof/>
                <w:rPrChange w:id="1059" w:author="Jarno Nieminen" w:date="2014-06-19T14:16:00Z">
                  <w:rPr>
                    <w:rStyle w:val="Hyperlink"/>
                    <w:noProof/>
                  </w:rPr>
                </w:rPrChange>
              </w:rPr>
              <w:delText>Version</w:delText>
            </w:r>
            <w:r w:rsidDel="007E2227">
              <w:rPr>
                <w:noProof/>
                <w:webHidden/>
              </w:rPr>
              <w:tab/>
            </w:r>
          </w:del>
          <w:del w:id="1060" w:author="Jarno Nieminen" w:date="2014-06-19T10:06:00Z">
            <w:r w:rsidDel="00B424C3">
              <w:rPr>
                <w:noProof/>
                <w:webHidden/>
              </w:rPr>
              <w:delText>93</w:delText>
            </w:r>
          </w:del>
        </w:p>
        <w:p w14:paraId="75522525" w14:textId="77777777" w:rsidR="00EB3370" w:rsidDel="007E2227" w:rsidRDefault="00EB3370">
          <w:pPr>
            <w:pStyle w:val="TOC2"/>
            <w:tabs>
              <w:tab w:val="left" w:pos="879"/>
              <w:tab w:val="right" w:leader="dot" w:pos="10456"/>
            </w:tabs>
            <w:rPr>
              <w:del w:id="1061" w:author="Jarno Nieminen" w:date="2014-06-19T14:16:00Z"/>
              <w:rFonts w:asciiTheme="minorHAnsi" w:eastAsiaTheme="minorEastAsia" w:hAnsiTheme="minorHAnsi" w:cstheme="minorBidi"/>
              <w:noProof/>
              <w:sz w:val="22"/>
              <w:lang w:eastAsia="sv-SE"/>
            </w:rPr>
          </w:pPr>
          <w:del w:id="1062" w:author="Jarno Nieminen" w:date="2014-06-19T14:16:00Z">
            <w:r w:rsidRPr="007E2227" w:rsidDel="007E2227">
              <w:rPr>
                <w:noProof/>
                <w:rPrChange w:id="1063" w:author="Jarno Nieminen" w:date="2014-06-19T14:16:00Z">
                  <w:rPr>
                    <w:rStyle w:val="Hyperlink"/>
                    <w:noProof/>
                  </w:rPr>
                </w:rPrChange>
              </w:rPr>
              <w:delText>12.3</w:delText>
            </w:r>
            <w:r w:rsidDel="007E2227">
              <w:rPr>
                <w:rFonts w:asciiTheme="minorHAnsi" w:eastAsiaTheme="minorEastAsia" w:hAnsiTheme="minorHAnsi" w:cstheme="minorBidi"/>
                <w:noProof/>
                <w:sz w:val="22"/>
                <w:lang w:eastAsia="sv-SE"/>
              </w:rPr>
              <w:tab/>
            </w:r>
            <w:r w:rsidRPr="007E2227" w:rsidDel="007E2227">
              <w:rPr>
                <w:noProof/>
                <w:rPrChange w:id="1064" w:author="Jarno Nieminen" w:date="2014-06-19T14:16:00Z">
                  <w:rPr>
                    <w:rStyle w:val="Hyperlink"/>
                    <w:noProof/>
                  </w:rPr>
                </w:rPrChange>
              </w:rPr>
              <w:delText>Tjänstens signatur</w:delText>
            </w:r>
            <w:r w:rsidDel="007E2227">
              <w:rPr>
                <w:noProof/>
                <w:webHidden/>
              </w:rPr>
              <w:tab/>
            </w:r>
          </w:del>
          <w:del w:id="1065" w:author="Jarno Nieminen" w:date="2014-06-19T10:06:00Z">
            <w:r w:rsidDel="00B424C3">
              <w:rPr>
                <w:noProof/>
                <w:webHidden/>
              </w:rPr>
              <w:delText>93</w:delText>
            </w:r>
          </w:del>
        </w:p>
        <w:p w14:paraId="6B67F4A0" w14:textId="77777777" w:rsidR="00EB3370" w:rsidDel="007E2227" w:rsidRDefault="00EB3370">
          <w:pPr>
            <w:pStyle w:val="TOC3"/>
            <w:tabs>
              <w:tab w:val="left" w:pos="1321"/>
              <w:tab w:val="right" w:leader="dot" w:pos="10456"/>
            </w:tabs>
            <w:rPr>
              <w:del w:id="1066" w:author="Jarno Nieminen" w:date="2014-06-19T14:16:00Z"/>
              <w:rFonts w:asciiTheme="minorHAnsi" w:eastAsiaTheme="minorEastAsia" w:hAnsiTheme="minorHAnsi" w:cstheme="minorBidi"/>
              <w:noProof/>
              <w:sz w:val="22"/>
              <w:lang w:eastAsia="sv-SE"/>
            </w:rPr>
          </w:pPr>
          <w:del w:id="1067" w:author="Jarno Nieminen" w:date="2014-06-19T14:16:00Z">
            <w:r w:rsidRPr="007E2227" w:rsidDel="007E2227">
              <w:rPr>
                <w:noProof/>
                <w:rPrChange w:id="1068" w:author="Jarno Nieminen" w:date="2014-06-19T14:16:00Z">
                  <w:rPr>
                    <w:rStyle w:val="Hyperlink"/>
                    <w:noProof/>
                  </w:rPr>
                </w:rPrChange>
              </w:rPr>
              <w:delText>12.3.1</w:delText>
            </w:r>
            <w:r w:rsidDel="007E2227">
              <w:rPr>
                <w:rFonts w:asciiTheme="minorHAnsi" w:eastAsiaTheme="minorEastAsia" w:hAnsiTheme="minorHAnsi" w:cstheme="minorBidi"/>
                <w:noProof/>
                <w:sz w:val="22"/>
                <w:lang w:eastAsia="sv-SE"/>
              </w:rPr>
              <w:tab/>
            </w:r>
            <w:r w:rsidRPr="007E2227" w:rsidDel="007E2227">
              <w:rPr>
                <w:noProof/>
                <w:rPrChange w:id="1069" w:author="Jarno Nieminen" w:date="2014-06-19T14:16:00Z">
                  <w:rPr>
                    <w:rStyle w:val="Hyperlink"/>
                    <w:noProof/>
                  </w:rPr>
                </w:rPrChange>
              </w:rPr>
              <w:delText>Begäran (Request) och Svar (Response)</w:delText>
            </w:r>
            <w:r w:rsidDel="007E2227">
              <w:rPr>
                <w:noProof/>
                <w:webHidden/>
              </w:rPr>
              <w:tab/>
            </w:r>
          </w:del>
          <w:del w:id="1070" w:author="Jarno Nieminen" w:date="2014-06-19T10:06:00Z">
            <w:r w:rsidDel="00B424C3">
              <w:rPr>
                <w:noProof/>
                <w:webHidden/>
              </w:rPr>
              <w:delText>93</w:delText>
            </w:r>
          </w:del>
        </w:p>
        <w:p w14:paraId="0E208574" w14:textId="77777777" w:rsidR="00EB3370" w:rsidDel="007E2227" w:rsidRDefault="00EB3370">
          <w:pPr>
            <w:pStyle w:val="TOC2"/>
            <w:tabs>
              <w:tab w:val="left" w:pos="879"/>
              <w:tab w:val="right" w:leader="dot" w:pos="10456"/>
            </w:tabs>
            <w:rPr>
              <w:del w:id="1071" w:author="Jarno Nieminen" w:date="2014-06-19T14:16:00Z"/>
              <w:rFonts w:asciiTheme="minorHAnsi" w:eastAsiaTheme="minorEastAsia" w:hAnsiTheme="minorHAnsi" w:cstheme="minorBidi"/>
              <w:noProof/>
              <w:sz w:val="22"/>
              <w:lang w:eastAsia="sv-SE"/>
            </w:rPr>
          </w:pPr>
          <w:del w:id="1072" w:author="Jarno Nieminen" w:date="2014-06-19T14:16:00Z">
            <w:r w:rsidRPr="007E2227" w:rsidDel="007E2227">
              <w:rPr>
                <w:noProof/>
                <w:rPrChange w:id="1073" w:author="Jarno Nieminen" w:date="2014-06-19T14:16:00Z">
                  <w:rPr>
                    <w:rStyle w:val="Hyperlink"/>
                    <w:noProof/>
                  </w:rPr>
                </w:rPrChange>
              </w:rPr>
              <w:delText>12.4</w:delText>
            </w:r>
            <w:r w:rsidDel="007E2227">
              <w:rPr>
                <w:rFonts w:asciiTheme="minorHAnsi" w:eastAsiaTheme="minorEastAsia" w:hAnsiTheme="minorHAnsi" w:cstheme="minorBidi"/>
                <w:noProof/>
                <w:sz w:val="22"/>
                <w:lang w:eastAsia="sv-SE"/>
              </w:rPr>
              <w:tab/>
            </w:r>
            <w:r w:rsidRPr="007E2227" w:rsidDel="007E2227">
              <w:rPr>
                <w:noProof/>
                <w:rPrChange w:id="1074" w:author="Jarno Nieminen" w:date="2014-06-19T14:16:00Z">
                  <w:rPr>
                    <w:rStyle w:val="Hyperlink"/>
                    <w:noProof/>
                  </w:rPr>
                </w:rPrChange>
              </w:rPr>
              <w:delText>Regler</w:delText>
            </w:r>
            <w:r w:rsidDel="007E2227">
              <w:rPr>
                <w:noProof/>
                <w:webHidden/>
              </w:rPr>
              <w:tab/>
            </w:r>
          </w:del>
          <w:del w:id="1075" w:author="Jarno Nieminen" w:date="2014-06-19T10:06:00Z">
            <w:r w:rsidDel="00B424C3">
              <w:rPr>
                <w:noProof/>
                <w:webHidden/>
              </w:rPr>
              <w:delText>94</w:delText>
            </w:r>
          </w:del>
        </w:p>
        <w:p w14:paraId="10AC7934" w14:textId="77777777" w:rsidR="00EB3370" w:rsidDel="007E2227" w:rsidRDefault="00EB3370">
          <w:pPr>
            <w:pStyle w:val="TOC3"/>
            <w:tabs>
              <w:tab w:val="left" w:pos="1321"/>
              <w:tab w:val="right" w:leader="dot" w:pos="10456"/>
            </w:tabs>
            <w:rPr>
              <w:del w:id="1076" w:author="Jarno Nieminen" w:date="2014-06-19T14:16:00Z"/>
              <w:rFonts w:asciiTheme="minorHAnsi" w:eastAsiaTheme="minorEastAsia" w:hAnsiTheme="minorHAnsi" w:cstheme="minorBidi"/>
              <w:noProof/>
              <w:sz w:val="22"/>
              <w:lang w:eastAsia="sv-SE"/>
            </w:rPr>
          </w:pPr>
          <w:del w:id="1077" w:author="Jarno Nieminen" w:date="2014-06-19T14:16:00Z">
            <w:r w:rsidRPr="007E2227" w:rsidDel="007E2227">
              <w:rPr>
                <w:noProof/>
                <w:rPrChange w:id="1078" w:author="Jarno Nieminen" w:date="2014-06-19T14:16:00Z">
                  <w:rPr>
                    <w:rStyle w:val="Hyperlink"/>
                    <w:noProof/>
                  </w:rPr>
                </w:rPrChange>
              </w:rPr>
              <w:delText>12.4.1</w:delText>
            </w:r>
            <w:r w:rsidDel="007E2227">
              <w:rPr>
                <w:rFonts w:asciiTheme="minorHAnsi" w:eastAsiaTheme="minorEastAsia" w:hAnsiTheme="minorHAnsi" w:cstheme="minorBidi"/>
                <w:noProof/>
                <w:sz w:val="22"/>
                <w:lang w:eastAsia="sv-SE"/>
              </w:rPr>
              <w:tab/>
            </w:r>
            <w:r w:rsidRPr="007E2227" w:rsidDel="007E2227">
              <w:rPr>
                <w:noProof/>
                <w:rPrChange w:id="1079" w:author="Jarno Nieminen" w:date="2014-06-19T14:16:00Z">
                  <w:rPr>
                    <w:rStyle w:val="Hyperlink"/>
                    <w:noProof/>
                  </w:rPr>
                </w:rPrChange>
              </w:rPr>
              <w:delText>Begäran</w:delText>
            </w:r>
            <w:r w:rsidDel="007E2227">
              <w:rPr>
                <w:noProof/>
                <w:webHidden/>
              </w:rPr>
              <w:tab/>
            </w:r>
          </w:del>
          <w:del w:id="1080" w:author="Jarno Nieminen" w:date="2014-06-19T10:06:00Z">
            <w:r w:rsidDel="00B424C3">
              <w:rPr>
                <w:noProof/>
                <w:webHidden/>
              </w:rPr>
              <w:delText>94</w:delText>
            </w:r>
          </w:del>
        </w:p>
        <w:p w14:paraId="43B26CFF" w14:textId="77777777" w:rsidR="00EB3370" w:rsidDel="007E2227" w:rsidRDefault="00EB3370">
          <w:pPr>
            <w:pStyle w:val="TOC3"/>
            <w:tabs>
              <w:tab w:val="left" w:pos="1321"/>
              <w:tab w:val="right" w:leader="dot" w:pos="10456"/>
            </w:tabs>
            <w:rPr>
              <w:del w:id="1081" w:author="Jarno Nieminen" w:date="2014-06-19T14:16:00Z"/>
              <w:rFonts w:asciiTheme="minorHAnsi" w:eastAsiaTheme="minorEastAsia" w:hAnsiTheme="minorHAnsi" w:cstheme="minorBidi"/>
              <w:noProof/>
              <w:sz w:val="22"/>
              <w:lang w:eastAsia="sv-SE"/>
            </w:rPr>
          </w:pPr>
          <w:del w:id="1082" w:author="Jarno Nieminen" w:date="2014-06-19T14:16:00Z">
            <w:r w:rsidRPr="007E2227" w:rsidDel="007E2227">
              <w:rPr>
                <w:noProof/>
                <w:rPrChange w:id="1083" w:author="Jarno Nieminen" w:date="2014-06-19T14:16:00Z">
                  <w:rPr>
                    <w:rStyle w:val="Hyperlink"/>
                    <w:noProof/>
                  </w:rPr>
                </w:rPrChange>
              </w:rPr>
              <w:delText>12.4.2</w:delText>
            </w:r>
            <w:r w:rsidDel="007E2227">
              <w:rPr>
                <w:rFonts w:asciiTheme="minorHAnsi" w:eastAsiaTheme="minorEastAsia" w:hAnsiTheme="minorHAnsi" w:cstheme="minorBidi"/>
                <w:noProof/>
                <w:sz w:val="22"/>
                <w:lang w:eastAsia="sv-SE"/>
              </w:rPr>
              <w:tab/>
            </w:r>
            <w:r w:rsidRPr="007E2227" w:rsidDel="007E2227">
              <w:rPr>
                <w:noProof/>
                <w:rPrChange w:id="1084" w:author="Jarno Nieminen" w:date="2014-06-19T14:16:00Z">
                  <w:rPr>
                    <w:rStyle w:val="Hyperlink"/>
                    <w:noProof/>
                  </w:rPr>
                </w:rPrChange>
              </w:rPr>
              <w:delText>Svar</w:delText>
            </w:r>
            <w:r w:rsidDel="007E2227">
              <w:rPr>
                <w:noProof/>
                <w:webHidden/>
              </w:rPr>
              <w:tab/>
            </w:r>
          </w:del>
          <w:del w:id="1085" w:author="Jarno Nieminen" w:date="2014-06-19T10:06:00Z">
            <w:r w:rsidDel="00B424C3">
              <w:rPr>
                <w:noProof/>
                <w:webHidden/>
              </w:rPr>
              <w:delText>94</w:delText>
            </w:r>
          </w:del>
        </w:p>
        <w:p w14:paraId="2F0C59D0" w14:textId="77777777" w:rsidR="00EB3370" w:rsidDel="007E2227" w:rsidRDefault="00EB3370">
          <w:pPr>
            <w:pStyle w:val="TOC2"/>
            <w:tabs>
              <w:tab w:val="left" w:pos="879"/>
              <w:tab w:val="right" w:leader="dot" w:pos="10456"/>
            </w:tabs>
            <w:rPr>
              <w:del w:id="1086" w:author="Jarno Nieminen" w:date="2014-06-19T14:16:00Z"/>
              <w:rFonts w:asciiTheme="minorHAnsi" w:eastAsiaTheme="minorEastAsia" w:hAnsiTheme="minorHAnsi" w:cstheme="minorBidi"/>
              <w:noProof/>
              <w:sz w:val="22"/>
              <w:lang w:eastAsia="sv-SE"/>
            </w:rPr>
          </w:pPr>
          <w:del w:id="1087" w:author="Jarno Nieminen" w:date="2014-06-19T14:16:00Z">
            <w:r w:rsidRPr="007E2227" w:rsidDel="007E2227">
              <w:rPr>
                <w:noProof/>
                <w:rPrChange w:id="1088" w:author="Jarno Nieminen" w:date="2014-06-19T14:16:00Z">
                  <w:rPr>
                    <w:rStyle w:val="Hyperlink"/>
                    <w:noProof/>
                  </w:rPr>
                </w:rPrChange>
              </w:rPr>
              <w:delText>12.5</w:delText>
            </w:r>
            <w:r w:rsidDel="007E2227">
              <w:rPr>
                <w:rFonts w:asciiTheme="minorHAnsi" w:eastAsiaTheme="minorEastAsia" w:hAnsiTheme="minorHAnsi" w:cstheme="minorBidi"/>
                <w:noProof/>
                <w:sz w:val="22"/>
                <w:lang w:eastAsia="sv-SE"/>
              </w:rPr>
              <w:tab/>
            </w:r>
            <w:r w:rsidRPr="007E2227" w:rsidDel="007E2227">
              <w:rPr>
                <w:noProof/>
                <w:rPrChange w:id="1089" w:author="Jarno Nieminen" w:date="2014-06-19T14:16:00Z">
                  <w:rPr>
                    <w:rStyle w:val="Hyperlink"/>
                    <w:noProof/>
                  </w:rPr>
                </w:rPrChange>
              </w:rPr>
              <w:delText>Tjänsteinteraktion</w:delText>
            </w:r>
            <w:r w:rsidDel="007E2227">
              <w:rPr>
                <w:noProof/>
                <w:webHidden/>
              </w:rPr>
              <w:tab/>
            </w:r>
          </w:del>
          <w:del w:id="1090" w:author="Jarno Nieminen" w:date="2014-06-19T10:06:00Z">
            <w:r w:rsidDel="00B424C3">
              <w:rPr>
                <w:noProof/>
                <w:webHidden/>
              </w:rPr>
              <w:delText>94</w:delText>
            </w:r>
          </w:del>
        </w:p>
        <w:p w14:paraId="07DE5EFA" w14:textId="77777777" w:rsidR="00EB3370" w:rsidDel="007E2227" w:rsidRDefault="00EB3370">
          <w:pPr>
            <w:pStyle w:val="TOC1"/>
            <w:tabs>
              <w:tab w:val="left" w:pos="658"/>
              <w:tab w:val="right" w:leader="dot" w:pos="10456"/>
            </w:tabs>
            <w:rPr>
              <w:del w:id="1091" w:author="Jarno Nieminen" w:date="2014-06-19T14:16:00Z"/>
              <w:rFonts w:asciiTheme="minorHAnsi" w:eastAsiaTheme="minorEastAsia" w:hAnsiTheme="minorHAnsi" w:cstheme="minorBidi"/>
              <w:noProof/>
              <w:sz w:val="22"/>
              <w:lang w:eastAsia="sv-SE"/>
            </w:rPr>
          </w:pPr>
          <w:del w:id="1092" w:author="Jarno Nieminen" w:date="2014-06-19T14:16:00Z">
            <w:r w:rsidRPr="007E2227" w:rsidDel="007E2227">
              <w:rPr>
                <w:noProof/>
                <w:rPrChange w:id="1093" w:author="Jarno Nieminen" w:date="2014-06-19T14:16:00Z">
                  <w:rPr>
                    <w:rStyle w:val="Hyperlink"/>
                    <w:noProof/>
                  </w:rPr>
                </w:rPrChange>
              </w:rPr>
              <w:delText>13</w:delText>
            </w:r>
            <w:r w:rsidDel="007E2227">
              <w:rPr>
                <w:rFonts w:asciiTheme="minorHAnsi" w:eastAsiaTheme="minorEastAsia" w:hAnsiTheme="minorHAnsi" w:cstheme="minorBidi"/>
                <w:noProof/>
                <w:sz w:val="22"/>
                <w:lang w:eastAsia="sv-SE"/>
              </w:rPr>
              <w:tab/>
            </w:r>
            <w:r w:rsidRPr="007E2227" w:rsidDel="007E2227">
              <w:rPr>
                <w:noProof/>
                <w:rPrChange w:id="1094" w:author="Jarno Nieminen" w:date="2014-06-19T14:16:00Z">
                  <w:rPr>
                    <w:rStyle w:val="Hyperlink"/>
                    <w:noProof/>
                  </w:rPr>
                </w:rPrChange>
              </w:rPr>
              <w:delText>Tjänstekontrakt SaveForm</w:delText>
            </w:r>
            <w:r w:rsidDel="007E2227">
              <w:rPr>
                <w:noProof/>
                <w:webHidden/>
              </w:rPr>
              <w:tab/>
            </w:r>
          </w:del>
          <w:del w:id="1095" w:author="Jarno Nieminen" w:date="2014-06-19T10:06:00Z">
            <w:r w:rsidDel="00B424C3">
              <w:rPr>
                <w:noProof/>
                <w:webHidden/>
              </w:rPr>
              <w:delText>95</w:delText>
            </w:r>
          </w:del>
        </w:p>
        <w:p w14:paraId="78EE4B33" w14:textId="77777777" w:rsidR="00EB3370" w:rsidDel="007E2227" w:rsidRDefault="00EB3370">
          <w:pPr>
            <w:pStyle w:val="TOC2"/>
            <w:tabs>
              <w:tab w:val="left" w:pos="879"/>
              <w:tab w:val="right" w:leader="dot" w:pos="10456"/>
            </w:tabs>
            <w:rPr>
              <w:del w:id="1096" w:author="Jarno Nieminen" w:date="2014-06-19T14:16:00Z"/>
              <w:rFonts w:asciiTheme="minorHAnsi" w:eastAsiaTheme="minorEastAsia" w:hAnsiTheme="minorHAnsi" w:cstheme="minorBidi"/>
              <w:noProof/>
              <w:sz w:val="22"/>
              <w:lang w:eastAsia="sv-SE"/>
            </w:rPr>
          </w:pPr>
          <w:del w:id="1097" w:author="Jarno Nieminen" w:date="2014-06-19T14:16:00Z">
            <w:r w:rsidRPr="007E2227" w:rsidDel="007E2227">
              <w:rPr>
                <w:noProof/>
                <w:rPrChange w:id="1098" w:author="Jarno Nieminen" w:date="2014-06-19T14:16:00Z">
                  <w:rPr>
                    <w:rStyle w:val="Hyperlink"/>
                    <w:noProof/>
                  </w:rPr>
                </w:rPrChange>
              </w:rPr>
              <w:delText>13.1</w:delText>
            </w:r>
            <w:r w:rsidDel="007E2227">
              <w:rPr>
                <w:rFonts w:asciiTheme="minorHAnsi" w:eastAsiaTheme="minorEastAsia" w:hAnsiTheme="minorHAnsi" w:cstheme="minorBidi"/>
                <w:noProof/>
                <w:sz w:val="22"/>
                <w:lang w:eastAsia="sv-SE"/>
              </w:rPr>
              <w:tab/>
            </w:r>
            <w:r w:rsidRPr="007E2227" w:rsidDel="007E2227">
              <w:rPr>
                <w:noProof/>
                <w:rPrChange w:id="1099" w:author="Jarno Nieminen" w:date="2014-06-19T14:16:00Z">
                  <w:rPr>
                    <w:rStyle w:val="Hyperlink"/>
                    <w:noProof/>
                  </w:rPr>
                </w:rPrChange>
              </w:rPr>
              <w:delText>Frivillighet</w:delText>
            </w:r>
            <w:r w:rsidDel="007E2227">
              <w:rPr>
                <w:noProof/>
                <w:webHidden/>
              </w:rPr>
              <w:tab/>
            </w:r>
          </w:del>
          <w:del w:id="1100" w:author="Jarno Nieminen" w:date="2014-06-19T10:06:00Z">
            <w:r w:rsidDel="00B424C3">
              <w:rPr>
                <w:noProof/>
                <w:webHidden/>
              </w:rPr>
              <w:delText>95</w:delText>
            </w:r>
          </w:del>
        </w:p>
        <w:p w14:paraId="68C7CE13" w14:textId="77777777" w:rsidR="00EB3370" w:rsidDel="007E2227" w:rsidRDefault="00EB3370">
          <w:pPr>
            <w:pStyle w:val="TOC2"/>
            <w:tabs>
              <w:tab w:val="left" w:pos="879"/>
              <w:tab w:val="right" w:leader="dot" w:pos="10456"/>
            </w:tabs>
            <w:rPr>
              <w:del w:id="1101" w:author="Jarno Nieminen" w:date="2014-06-19T14:16:00Z"/>
              <w:rFonts w:asciiTheme="minorHAnsi" w:eastAsiaTheme="minorEastAsia" w:hAnsiTheme="minorHAnsi" w:cstheme="minorBidi"/>
              <w:noProof/>
              <w:sz w:val="22"/>
              <w:lang w:eastAsia="sv-SE"/>
            </w:rPr>
          </w:pPr>
          <w:del w:id="1102" w:author="Jarno Nieminen" w:date="2014-06-19T14:16:00Z">
            <w:r w:rsidRPr="007E2227" w:rsidDel="007E2227">
              <w:rPr>
                <w:noProof/>
                <w:rPrChange w:id="1103" w:author="Jarno Nieminen" w:date="2014-06-19T14:16:00Z">
                  <w:rPr>
                    <w:rStyle w:val="Hyperlink"/>
                    <w:noProof/>
                  </w:rPr>
                </w:rPrChange>
              </w:rPr>
              <w:delText>13.2</w:delText>
            </w:r>
            <w:r w:rsidDel="007E2227">
              <w:rPr>
                <w:rFonts w:asciiTheme="minorHAnsi" w:eastAsiaTheme="minorEastAsia" w:hAnsiTheme="minorHAnsi" w:cstheme="minorBidi"/>
                <w:noProof/>
                <w:sz w:val="22"/>
                <w:lang w:eastAsia="sv-SE"/>
              </w:rPr>
              <w:tab/>
            </w:r>
            <w:r w:rsidRPr="007E2227" w:rsidDel="007E2227">
              <w:rPr>
                <w:noProof/>
                <w:rPrChange w:id="1104" w:author="Jarno Nieminen" w:date="2014-06-19T14:16:00Z">
                  <w:rPr>
                    <w:rStyle w:val="Hyperlink"/>
                    <w:noProof/>
                  </w:rPr>
                </w:rPrChange>
              </w:rPr>
              <w:delText>Version</w:delText>
            </w:r>
            <w:r w:rsidDel="007E2227">
              <w:rPr>
                <w:noProof/>
                <w:webHidden/>
              </w:rPr>
              <w:tab/>
            </w:r>
          </w:del>
          <w:del w:id="1105" w:author="Jarno Nieminen" w:date="2014-06-19T10:06:00Z">
            <w:r w:rsidDel="00B424C3">
              <w:rPr>
                <w:noProof/>
                <w:webHidden/>
              </w:rPr>
              <w:delText>95</w:delText>
            </w:r>
          </w:del>
        </w:p>
        <w:p w14:paraId="54399421" w14:textId="77777777" w:rsidR="00EB3370" w:rsidDel="007E2227" w:rsidRDefault="00EB3370">
          <w:pPr>
            <w:pStyle w:val="TOC2"/>
            <w:tabs>
              <w:tab w:val="left" w:pos="879"/>
              <w:tab w:val="right" w:leader="dot" w:pos="10456"/>
            </w:tabs>
            <w:rPr>
              <w:del w:id="1106" w:author="Jarno Nieminen" w:date="2014-06-19T14:16:00Z"/>
              <w:rFonts w:asciiTheme="minorHAnsi" w:eastAsiaTheme="minorEastAsia" w:hAnsiTheme="minorHAnsi" w:cstheme="minorBidi"/>
              <w:noProof/>
              <w:sz w:val="22"/>
              <w:lang w:eastAsia="sv-SE"/>
            </w:rPr>
          </w:pPr>
          <w:del w:id="1107" w:author="Jarno Nieminen" w:date="2014-06-19T14:16:00Z">
            <w:r w:rsidRPr="007E2227" w:rsidDel="007E2227">
              <w:rPr>
                <w:noProof/>
                <w:rPrChange w:id="1108" w:author="Jarno Nieminen" w:date="2014-06-19T14:16:00Z">
                  <w:rPr>
                    <w:rStyle w:val="Hyperlink"/>
                    <w:noProof/>
                  </w:rPr>
                </w:rPrChange>
              </w:rPr>
              <w:delText>13.3</w:delText>
            </w:r>
            <w:r w:rsidDel="007E2227">
              <w:rPr>
                <w:rFonts w:asciiTheme="minorHAnsi" w:eastAsiaTheme="minorEastAsia" w:hAnsiTheme="minorHAnsi" w:cstheme="minorBidi"/>
                <w:noProof/>
                <w:sz w:val="22"/>
                <w:lang w:eastAsia="sv-SE"/>
              </w:rPr>
              <w:tab/>
            </w:r>
            <w:r w:rsidRPr="007E2227" w:rsidDel="007E2227">
              <w:rPr>
                <w:noProof/>
                <w:rPrChange w:id="1109" w:author="Jarno Nieminen" w:date="2014-06-19T14:16:00Z">
                  <w:rPr>
                    <w:rStyle w:val="Hyperlink"/>
                    <w:noProof/>
                  </w:rPr>
                </w:rPrChange>
              </w:rPr>
              <w:delText>Tjänstens signatur</w:delText>
            </w:r>
            <w:r w:rsidDel="007E2227">
              <w:rPr>
                <w:noProof/>
                <w:webHidden/>
              </w:rPr>
              <w:tab/>
            </w:r>
          </w:del>
          <w:del w:id="1110" w:author="Jarno Nieminen" w:date="2014-06-19T10:06:00Z">
            <w:r w:rsidDel="00B424C3">
              <w:rPr>
                <w:noProof/>
                <w:webHidden/>
              </w:rPr>
              <w:delText>95</w:delText>
            </w:r>
          </w:del>
        </w:p>
        <w:p w14:paraId="3FF49F0A" w14:textId="77777777" w:rsidR="00EB3370" w:rsidDel="007E2227" w:rsidRDefault="00EB3370">
          <w:pPr>
            <w:pStyle w:val="TOC3"/>
            <w:tabs>
              <w:tab w:val="left" w:pos="1321"/>
              <w:tab w:val="right" w:leader="dot" w:pos="10456"/>
            </w:tabs>
            <w:rPr>
              <w:del w:id="1111" w:author="Jarno Nieminen" w:date="2014-06-19T14:16:00Z"/>
              <w:rFonts w:asciiTheme="minorHAnsi" w:eastAsiaTheme="minorEastAsia" w:hAnsiTheme="minorHAnsi" w:cstheme="minorBidi"/>
              <w:noProof/>
              <w:sz w:val="22"/>
              <w:lang w:eastAsia="sv-SE"/>
            </w:rPr>
          </w:pPr>
          <w:del w:id="1112" w:author="Jarno Nieminen" w:date="2014-06-19T14:16:00Z">
            <w:r w:rsidRPr="007E2227" w:rsidDel="007E2227">
              <w:rPr>
                <w:noProof/>
                <w:rPrChange w:id="1113" w:author="Jarno Nieminen" w:date="2014-06-19T14:16:00Z">
                  <w:rPr>
                    <w:rStyle w:val="Hyperlink"/>
                    <w:noProof/>
                  </w:rPr>
                </w:rPrChange>
              </w:rPr>
              <w:delText>13.3.1</w:delText>
            </w:r>
            <w:r w:rsidDel="007E2227">
              <w:rPr>
                <w:rFonts w:asciiTheme="minorHAnsi" w:eastAsiaTheme="minorEastAsia" w:hAnsiTheme="minorHAnsi" w:cstheme="minorBidi"/>
                <w:noProof/>
                <w:sz w:val="22"/>
                <w:lang w:eastAsia="sv-SE"/>
              </w:rPr>
              <w:tab/>
            </w:r>
            <w:r w:rsidRPr="007E2227" w:rsidDel="007E2227">
              <w:rPr>
                <w:noProof/>
                <w:rPrChange w:id="1114" w:author="Jarno Nieminen" w:date="2014-06-19T14:16:00Z">
                  <w:rPr>
                    <w:rStyle w:val="Hyperlink"/>
                    <w:noProof/>
                  </w:rPr>
                </w:rPrChange>
              </w:rPr>
              <w:delText>Begäran (Request) och Svar (Response)</w:delText>
            </w:r>
            <w:r w:rsidDel="007E2227">
              <w:rPr>
                <w:noProof/>
                <w:webHidden/>
              </w:rPr>
              <w:tab/>
            </w:r>
          </w:del>
          <w:del w:id="1115" w:author="Jarno Nieminen" w:date="2014-06-19T10:06:00Z">
            <w:r w:rsidDel="00B424C3">
              <w:rPr>
                <w:noProof/>
                <w:webHidden/>
              </w:rPr>
              <w:delText>95</w:delText>
            </w:r>
          </w:del>
        </w:p>
        <w:p w14:paraId="26860F70" w14:textId="77777777" w:rsidR="00EB3370" w:rsidDel="007E2227" w:rsidRDefault="00EB3370">
          <w:pPr>
            <w:pStyle w:val="TOC2"/>
            <w:tabs>
              <w:tab w:val="left" w:pos="879"/>
              <w:tab w:val="right" w:leader="dot" w:pos="10456"/>
            </w:tabs>
            <w:rPr>
              <w:del w:id="1116" w:author="Jarno Nieminen" w:date="2014-06-19T14:16:00Z"/>
              <w:rFonts w:asciiTheme="minorHAnsi" w:eastAsiaTheme="minorEastAsia" w:hAnsiTheme="minorHAnsi" w:cstheme="minorBidi"/>
              <w:noProof/>
              <w:sz w:val="22"/>
              <w:lang w:eastAsia="sv-SE"/>
            </w:rPr>
          </w:pPr>
          <w:del w:id="1117" w:author="Jarno Nieminen" w:date="2014-06-19T14:16:00Z">
            <w:r w:rsidRPr="007E2227" w:rsidDel="007E2227">
              <w:rPr>
                <w:noProof/>
                <w:rPrChange w:id="1118" w:author="Jarno Nieminen" w:date="2014-06-19T14:16:00Z">
                  <w:rPr>
                    <w:rStyle w:val="Hyperlink"/>
                    <w:noProof/>
                  </w:rPr>
                </w:rPrChange>
              </w:rPr>
              <w:delText>13.4</w:delText>
            </w:r>
            <w:r w:rsidDel="007E2227">
              <w:rPr>
                <w:rFonts w:asciiTheme="minorHAnsi" w:eastAsiaTheme="minorEastAsia" w:hAnsiTheme="minorHAnsi" w:cstheme="minorBidi"/>
                <w:noProof/>
                <w:sz w:val="22"/>
                <w:lang w:eastAsia="sv-SE"/>
              </w:rPr>
              <w:tab/>
            </w:r>
            <w:r w:rsidRPr="007E2227" w:rsidDel="007E2227">
              <w:rPr>
                <w:noProof/>
                <w:rPrChange w:id="1119" w:author="Jarno Nieminen" w:date="2014-06-19T14:16:00Z">
                  <w:rPr>
                    <w:rStyle w:val="Hyperlink"/>
                    <w:noProof/>
                  </w:rPr>
                </w:rPrChange>
              </w:rPr>
              <w:delText>Regler</w:delText>
            </w:r>
            <w:r w:rsidDel="007E2227">
              <w:rPr>
                <w:noProof/>
                <w:webHidden/>
              </w:rPr>
              <w:tab/>
            </w:r>
          </w:del>
          <w:del w:id="1120" w:author="Jarno Nieminen" w:date="2014-06-19T10:06:00Z">
            <w:r w:rsidDel="00B424C3">
              <w:rPr>
                <w:noProof/>
                <w:webHidden/>
              </w:rPr>
              <w:delText>96</w:delText>
            </w:r>
          </w:del>
        </w:p>
        <w:p w14:paraId="000AF623" w14:textId="77777777" w:rsidR="00EB3370" w:rsidDel="007E2227" w:rsidRDefault="00EB3370">
          <w:pPr>
            <w:pStyle w:val="TOC3"/>
            <w:tabs>
              <w:tab w:val="left" w:pos="1321"/>
              <w:tab w:val="right" w:leader="dot" w:pos="10456"/>
            </w:tabs>
            <w:rPr>
              <w:del w:id="1121" w:author="Jarno Nieminen" w:date="2014-06-19T14:16:00Z"/>
              <w:rFonts w:asciiTheme="minorHAnsi" w:eastAsiaTheme="minorEastAsia" w:hAnsiTheme="minorHAnsi" w:cstheme="minorBidi"/>
              <w:noProof/>
              <w:sz w:val="22"/>
              <w:lang w:eastAsia="sv-SE"/>
            </w:rPr>
          </w:pPr>
          <w:del w:id="1122" w:author="Jarno Nieminen" w:date="2014-06-19T14:16:00Z">
            <w:r w:rsidRPr="007E2227" w:rsidDel="007E2227">
              <w:rPr>
                <w:noProof/>
                <w:rPrChange w:id="1123" w:author="Jarno Nieminen" w:date="2014-06-19T14:16:00Z">
                  <w:rPr>
                    <w:rStyle w:val="Hyperlink"/>
                    <w:noProof/>
                  </w:rPr>
                </w:rPrChange>
              </w:rPr>
              <w:delText>13.4.1</w:delText>
            </w:r>
            <w:r w:rsidDel="007E2227">
              <w:rPr>
                <w:rFonts w:asciiTheme="minorHAnsi" w:eastAsiaTheme="minorEastAsia" w:hAnsiTheme="minorHAnsi" w:cstheme="minorBidi"/>
                <w:noProof/>
                <w:sz w:val="22"/>
                <w:lang w:eastAsia="sv-SE"/>
              </w:rPr>
              <w:tab/>
            </w:r>
            <w:r w:rsidRPr="007E2227" w:rsidDel="007E2227">
              <w:rPr>
                <w:noProof/>
                <w:rPrChange w:id="1124" w:author="Jarno Nieminen" w:date="2014-06-19T14:16:00Z">
                  <w:rPr>
                    <w:rStyle w:val="Hyperlink"/>
                    <w:noProof/>
                  </w:rPr>
                </w:rPrChange>
              </w:rPr>
              <w:delText>Begäran</w:delText>
            </w:r>
            <w:r w:rsidDel="007E2227">
              <w:rPr>
                <w:noProof/>
                <w:webHidden/>
              </w:rPr>
              <w:tab/>
            </w:r>
          </w:del>
          <w:del w:id="1125" w:author="Jarno Nieminen" w:date="2014-06-19T10:06:00Z">
            <w:r w:rsidDel="00B424C3">
              <w:rPr>
                <w:noProof/>
                <w:webHidden/>
              </w:rPr>
              <w:delText>96</w:delText>
            </w:r>
          </w:del>
        </w:p>
        <w:p w14:paraId="3F9143E7" w14:textId="77777777" w:rsidR="00EB3370" w:rsidDel="007E2227" w:rsidRDefault="00EB3370">
          <w:pPr>
            <w:pStyle w:val="TOC3"/>
            <w:tabs>
              <w:tab w:val="left" w:pos="1321"/>
              <w:tab w:val="right" w:leader="dot" w:pos="10456"/>
            </w:tabs>
            <w:rPr>
              <w:del w:id="1126" w:author="Jarno Nieminen" w:date="2014-06-19T14:16:00Z"/>
              <w:rFonts w:asciiTheme="minorHAnsi" w:eastAsiaTheme="minorEastAsia" w:hAnsiTheme="minorHAnsi" w:cstheme="minorBidi"/>
              <w:noProof/>
              <w:sz w:val="22"/>
              <w:lang w:eastAsia="sv-SE"/>
            </w:rPr>
          </w:pPr>
          <w:del w:id="1127" w:author="Jarno Nieminen" w:date="2014-06-19T14:16:00Z">
            <w:r w:rsidRPr="007E2227" w:rsidDel="007E2227">
              <w:rPr>
                <w:noProof/>
                <w:rPrChange w:id="1128" w:author="Jarno Nieminen" w:date="2014-06-19T14:16:00Z">
                  <w:rPr>
                    <w:rStyle w:val="Hyperlink"/>
                    <w:noProof/>
                  </w:rPr>
                </w:rPrChange>
              </w:rPr>
              <w:delText>13.4.2</w:delText>
            </w:r>
            <w:r w:rsidDel="007E2227">
              <w:rPr>
                <w:rFonts w:asciiTheme="minorHAnsi" w:eastAsiaTheme="minorEastAsia" w:hAnsiTheme="minorHAnsi" w:cstheme="minorBidi"/>
                <w:noProof/>
                <w:sz w:val="22"/>
                <w:lang w:eastAsia="sv-SE"/>
              </w:rPr>
              <w:tab/>
            </w:r>
            <w:r w:rsidRPr="007E2227" w:rsidDel="007E2227">
              <w:rPr>
                <w:noProof/>
                <w:rPrChange w:id="1129" w:author="Jarno Nieminen" w:date="2014-06-19T14:16:00Z">
                  <w:rPr>
                    <w:rStyle w:val="Hyperlink"/>
                    <w:noProof/>
                  </w:rPr>
                </w:rPrChange>
              </w:rPr>
              <w:delText>Svar</w:delText>
            </w:r>
            <w:r w:rsidDel="007E2227">
              <w:rPr>
                <w:noProof/>
                <w:webHidden/>
              </w:rPr>
              <w:tab/>
            </w:r>
          </w:del>
          <w:del w:id="1130" w:author="Jarno Nieminen" w:date="2014-06-19T10:06:00Z">
            <w:r w:rsidDel="00B424C3">
              <w:rPr>
                <w:noProof/>
                <w:webHidden/>
              </w:rPr>
              <w:delText>96</w:delText>
            </w:r>
          </w:del>
        </w:p>
        <w:p w14:paraId="42E6CEAF" w14:textId="77777777" w:rsidR="00EB3370" w:rsidDel="007E2227" w:rsidRDefault="00EB3370">
          <w:pPr>
            <w:pStyle w:val="TOC2"/>
            <w:tabs>
              <w:tab w:val="left" w:pos="879"/>
              <w:tab w:val="right" w:leader="dot" w:pos="10456"/>
            </w:tabs>
            <w:rPr>
              <w:del w:id="1131" w:author="Jarno Nieminen" w:date="2014-06-19T14:16:00Z"/>
              <w:rFonts w:asciiTheme="minorHAnsi" w:eastAsiaTheme="minorEastAsia" w:hAnsiTheme="minorHAnsi" w:cstheme="minorBidi"/>
              <w:noProof/>
              <w:sz w:val="22"/>
              <w:lang w:eastAsia="sv-SE"/>
            </w:rPr>
          </w:pPr>
          <w:del w:id="1132" w:author="Jarno Nieminen" w:date="2014-06-19T14:16:00Z">
            <w:r w:rsidRPr="007E2227" w:rsidDel="007E2227">
              <w:rPr>
                <w:noProof/>
                <w:rPrChange w:id="1133" w:author="Jarno Nieminen" w:date="2014-06-19T14:16:00Z">
                  <w:rPr>
                    <w:rStyle w:val="Hyperlink"/>
                    <w:noProof/>
                  </w:rPr>
                </w:rPrChange>
              </w:rPr>
              <w:delText>13.5</w:delText>
            </w:r>
            <w:r w:rsidDel="007E2227">
              <w:rPr>
                <w:rFonts w:asciiTheme="minorHAnsi" w:eastAsiaTheme="minorEastAsia" w:hAnsiTheme="minorHAnsi" w:cstheme="minorBidi"/>
                <w:noProof/>
                <w:sz w:val="22"/>
                <w:lang w:eastAsia="sv-SE"/>
              </w:rPr>
              <w:tab/>
            </w:r>
            <w:r w:rsidRPr="007E2227" w:rsidDel="007E2227">
              <w:rPr>
                <w:noProof/>
                <w:rPrChange w:id="1134" w:author="Jarno Nieminen" w:date="2014-06-19T14:16:00Z">
                  <w:rPr>
                    <w:rStyle w:val="Hyperlink"/>
                    <w:noProof/>
                  </w:rPr>
                </w:rPrChange>
              </w:rPr>
              <w:delText>Tjänsteinteraktion</w:delText>
            </w:r>
            <w:r w:rsidDel="007E2227">
              <w:rPr>
                <w:noProof/>
                <w:webHidden/>
              </w:rPr>
              <w:tab/>
            </w:r>
          </w:del>
          <w:del w:id="1135" w:author="Jarno Nieminen" w:date="2014-06-19T10:06:00Z">
            <w:r w:rsidDel="00B424C3">
              <w:rPr>
                <w:noProof/>
                <w:webHidden/>
              </w:rPr>
              <w:delText>96</w:delText>
            </w:r>
          </w:del>
        </w:p>
        <w:p w14:paraId="2B93E7EB" w14:textId="77777777" w:rsidR="00EB3370" w:rsidDel="007E2227" w:rsidRDefault="00EB3370">
          <w:pPr>
            <w:pStyle w:val="TOC1"/>
            <w:tabs>
              <w:tab w:val="left" w:pos="658"/>
              <w:tab w:val="right" w:leader="dot" w:pos="10456"/>
            </w:tabs>
            <w:rPr>
              <w:del w:id="1136" w:author="Jarno Nieminen" w:date="2014-06-19T14:16:00Z"/>
              <w:rFonts w:asciiTheme="minorHAnsi" w:eastAsiaTheme="minorEastAsia" w:hAnsiTheme="minorHAnsi" w:cstheme="minorBidi"/>
              <w:noProof/>
              <w:sz w:val="22"/>
              <w:lang w:eastAsia="sv-SE"/>
            </w:rPr>
          </w:pPr>
          <w:del w:id="1137" w:author="Jarno Nieminen" w:date="2014-06-19T14:16:00Z">
            <w:r w:rsidRPr="007E2227" w:rsidDel="007E2227">
              <w:rPr>
                <w:noProof/>
                <w:rPrChange w:id="1138" w:author="Jarno Nieminen" w:date="2014-06-19T14:16:00Z">
                  <w:rPr>
                    <w:rStyle w:val="Hyperlink"/>
                    <w:noProof/>
                  </w:rPr>
                </w:rPrChange>
              </w:rPr>
              <w:delText>14</w:delText>
            </w:r>
            <w:r w:rsidDel="007E2227">
              <w:rPr>
                <w:rFonts w:asciiTheme="minorHAnsi" w:eastAsiaTheme="minorEastAsia" w:hAnsiTheme="minorHAnsi" w:cstheme="minorBidi"/>
                <w:noProof/>
                <w:sz w:val="22"/>
                <w:lang w:eastAsia="sv-SE"/>
              </w:rPr>
              <w:tab/>
            </w:r>
            <w:r w:rsidRPr="007E2227" w:rsidDel="007E2227">
              <w:rPr>
                <w:noProof/>
                <w:rPrChange w:id="1139" w:author="Jarno Nieminen" w:date="2014-06-19T14:16:00Z">
                  <w:rPr>
                    <w:rStyle w:val="Hyperlink"/>
                    <w:noProof/>
                  </w:rPr>
                </w:rPrChange>
              </w:rPr>
              <w:delText>Tjänstekontrakt CancelForm</w:delText>
            </w:r>
            <w:r w:rsidDel="007E2227">
              <w:rPr>
                <w:noProof/>
                <w:webHidden/>
              </w:rPr>
              <w:tab/>
            </w:r>
          </w:del>
          <w:del w:id="1140" w:author="Jarno Nieminen" w:date="2014-06-19T10:06:00Z">
            <w:r w:rsidDel="00B424C3">
              <w:rPr>
                <w:noProof/>
                <w:webHidden/>
              </w:rPr>
              <w:delText>97</w:delText>
            </w:r>
          </w:del>
        </w:p>
        <w:p w14:paraId="6434DBC4" w14:textId="77777777" w:rsidR="00EB3370" w:rsidDel="007E2227" w:rsidRDefault="00EB3370">
          <w:pPr>
            <w:pStyle w:val="TOC2"/>
            <w:tabs>
              <w:tab w:val="left" w:pos="879"/>
              <w:tab w:val="right" w:leader="dot" w:pos="10456"/>
            </w:tabs>
            <w:rPr>
              <w:del w:id="1141" w:author="Jarno Nieminen" w:date="2014-06-19T14:16:00Z"/>
              <w:rFonts w:asciiTheme="minorHAnsi" w:eastAsiaTheme="minorEastAsia" w:hAnsiTheme="minorHAnsi" w:cstheme="minorBidi"/>
              <w:noProof/>
              <w:sz w:val="22"/>
              <w:lang w:eastAsia="sv-SE"/>
            </w:rPr>
          </w:pPr>
          <w:del w:id="1142" w:author="Jarno Nieminen" w:date="2014-06-19T14:16:00Z">
            <w:r w:rsidRPr="007E2227" w:rsidDel="007E2227">
              <w:rPr>
                <w:noProof/>
                <w:rPrChange w:id="1143" w:author="Jarno Nieminen" w:date="2014-06-19T14:16:00Z">
                  <w:rPr>
                    <w:rStyle w:val="Hyperlink"/>
                    <w:noProof/>
                  </w:rPr>
                </w:rPrChange>
              </w:rPr>
              <w:delText>14.1</w:delText>
            </w:r>
            <w:r w:rsidDel="007E2227">
              <w:rPr>
                <w:rFonts w:asciiTheme="minorHAnsi" w:eastAsiaTheme="minorEastAsia" w:hAnsiTheme="minorHAnsi" w:cstheme="minorBidi"/>
                <w:noProof/>
                <w:sz w:val="22"/>
                <w:lang w:eastAsia="sv-SE"/>
              </w:rPr>
              <w:tab/>
            </w:r>
            <w:r w:rsidRPr="007E2227" w:rsidDel="007E2227">
              <w:rPr>
                <w:noProof/>
                <w:rPrChange w:id="1144" w:author="Jarno Nieminen" w:date="2014-06-19T14:16:00Z">
                  <w:rPr>
                    <w:rStyle w:val="Hyperlink"/>
                    <w:noProof/>
                  </w:rPr>
                </w:rPrChange>
              </w:rPr>
              <w:delText>Frivillighet</w:delText>
            </w:r>
            <w:r w:rsidDel="007E2227">
              <w:rPr>
                <w:noProof/>
                <w:webHidden/>
              </w:rPr>
              <w:tab/>
            </w:r>
          </w:del>
          <w:del w:id="1145" w:author="Jarno Nieminen" w:date="2014-06-19T10:06:00Z">
            <w:r w:rsidDel="00B424C3">
              <w:rPr>
                <w:noProof/>
                <w:webHidden/>
              </w:rPr>
              <w:delText>97</w:delText>
            </w:r>
          </w:del>
        </w:p>
        <w:p w14:paraId="5ADFCD49" w14:textId="77777777" w:rsidR="00EB3370" w:rsidDel="007E2227" w:rsidRDefault="00EB3370">
          <w:pPr>
            <w:pStyle w:val="TOC2"/>
            <w:tabs>
              <w:tab w:val="left" w:pos="879"/>
              <w:tab w:val="right" w:leader="dot" w:pos="10456"/>
            </w:tabs>
            <w:rPr>
              <w:del w:id="1146" w:author="Jarno Nieminen" w:date="2014-06-19T14:16:00Z"/>
              <w:rFonts w:asciiTheme="minorHAnsi" w:eastAsiaTheme="minorEastAsia" w:hAnsiTheme="minorHAnsi" w:cstheme="minorBidi"/>
              <w:noProof/>
              <w:sz w:val="22"/>
              <w:lang w:eastAsia="sv-SE"/>
            </w:rPr>
          </w:pPr>
          <w:del w:id="1147" w:author="Jarno Nieminen" w:date="2014-06-19T14:16:00Z">
            <w:r w:rsidRPr="007E2227" w:rsidDel="007E2227">
              <w:rPr>
                <w:noProof/>
                <w:rPrChange w:id="1148" w:author="Jarno Nieminen" w:date="2014-06-19T14:16:00Z">
                  <w:rPr>
                    <w:rStyle w:val="Hyperlink"/>
                    <w:noProof/>
                  </w:rPr>
                </w:rPrChange>
              </w:rPr>
              <w:delText>14.2</w:delText>
            </w:r>
            <w:r w:rsidDel="007E2227">
              <w:rPr>
                <w:rFonts w:asciiTheme="minorHAnsi" w:eastAsiaTheme="minorEastAsia" w:hAnsiTheme="minorHAnsi" w:cstheme="minorBidi"/>
                <w:noProof/>
                <w:sz w:val="22"/>
                <w:lang w:eastAsia="sv-SE"/>
              </w:rPr>
              <w:tab/>
            </w:r>
            <w:r w:rsidRPr="007E2227" w:rsidDel="007E2227">
              <w:rPr>
                <w:noProof/>
                <w:rPrChange w:id="1149" w:author="Jarno Nieminen" w:date="2014-06-19T14:16:00Z">
                  <w:rPr>
                    <w:rStyle w:val="Hyperlink"/>
                    <w:noProof/>
                  </w:rPr>
                </w:rPrChange>
              </w:rPr>
              <w:delText>Version</w:delText>
            </w:r>
            <w:r w:rsidDel="007E2227">
              <w:rPr>
                <w:noProof/>
                <w:webHidden/>
              </w:rPr>
              <w:tab/>
            </w:r>
          </w:del>
          <w:del w:id="1150" w:author="Jarno Nieminen" w:date="2014-06-19T10:06:00Z">
            <w:r w:rsidDel="00B424C3">
              <w:rPr>
                <w:noProof/>
                <w:webHidden/>
              </w:rPr>
              <w:delText>97</w:delText>
            </w:r>
          </w:del>
        </w:p>
        <w:p w14:paraId="56D3569D" w14:textId="77777777" w:rsidR="00EB3370" w:rsidDel="007E2227" w:rsidRDefault="00EB3370">
          <w:pPr>
            <w:pStyle w:val="TOC2"/>
            <w:tabs>
              <w:tab w:val="left" w:pos="879"/>
              <w:tab w:val="right" w:leader="dot" w:pos="10456"/>
            </w:tabs>
            <w:rPr>
              <w:del w:id="1151" w:author="Jarno Nieminen" w:date="2014-06-19T14:16:00Z"/>
              <w:rFonts w:asciiTheme="minorHAnsi" w:eastAsiaTheme="minorEastAsia" w:hAnsiTheme="minorHAnsi" w:cstheme="minorBidi"/>
              <w:noProof/>
              <w:sz w:val="22"/>
              <w:lang w:eastAsia="sv-SE"/>
            </w:rPr>
          </w:pPr>
          <w:del w:id="1152" w:author="Jarno Nieminen" w:date="2014-06-19T14:16:00Z">
            <w:r w:rsidRPr="007E2227" w:rsidDel="007E2227">
              <w:rPr>
                <w:noProof/>
                <w:rPrChange w:id="1153" w:author="Jarno Nieminen" w:date="2014-06-19T14:16:00Z">
                  <w:rPr>
                    <w:rStyle w:val="Hyperlink"/>
                    <w:noProof/>
                  </w:rPr>
                </w:rPrChange>
              </w:rPr>
              <w:delText>14.3</w:delText>
            </w:r>
            <w:r w:rsidDel="007E2227">
              <w:rPr>
                <w:rFonts w:asciiTheme="minorHAnsi" w:eastAsiaTheme="minorEastAsia" w:hAnsiTheme="minorHAnsi" w:cstheme="minorBidi"/>
                <w:noProof/>
                <w:sz w:val="22"/>
                <w:lang w:eastAsia="sv-SE"/>
              </w:rPr>
              <w:tab/>
            </w:r>
            <w:r w:rsidRPr="007E2227" w:rsidDel="007E2227">
              <w:rPr>
                <w:noProof/>
                <w:rPrChange w:id="1154" w:author="Jarno Nieminen" w:date="2014-06-19T14:16:00Z">
                  <w:rPr>
                    <w:rStyle w:val="Hyperlink"/>
                    <w:noProof/>
                  </w:rPr>
                </w:rPrChange>
              </w:rPr>
              <w:delText>Tjänstens signatur</w:delText>
            </w:r>
            <w:r w:rsidDel="007E2227">
              <w:rPr>
                <w:noProof/>
                <w:webHidden/>
              </w:rPr>
              <w:tab/>
            </w:r>
          </w:del>
          <w:del w:id="1155" w:author="Jarno Nieminen" w:date="2014-06-19T10:06:00Z">
            <w:r w:rsidDel="00B424C3">
              <w:rPr>
                <w:noProof/>
                <w:webHidden/>
              </w:rPr>
              <w:delText>97</w:delText>
            </w:r>
          </w:del>
        </w:p>
        <w:p w14:paraId="04AEB0DC" w14:textId="77777777" w:rsidR="00EB3370" w:rsidDel="007E2227" w:rsidRDefault="00EB3370">
          <w:pPr>
            <w:pStyle w:val="TOC3"/>
            <w:tabs>
              <w:tab w:val="left" w:pos="1321"/>
              <w:tab w:val="right" w:leader="dot" w:pos="10456"/>
            </w:tabs>
            <w:rPr>
              <w:del w:id="1156" w:author="Jarno Nieminen" w:date="2014-06-19T14:16:00Z"/>
              <w:rFonts w:asciiTheme="minorHAnsi" w:eastAsiaTheme="minorEastAsia" w:hAnsiTheme="minorHAnsi" w:cstheme="minorBidi"/>
              <w:noProof/>
              <w:sz w:val="22"/>
              <w:lang w:eastAsia="sv-SE"/>
            </w:rPr>
          </w:pPr>
          <w:del w:id="1157" w:author="Jarno Nieminen" w:date="2014-06-19T14:16:00Z">
            <w:r w:rsidRPr="007E2227" w:rsidDel="007E2227">
              <w:rPr>
                <w:noProof/>
                <w:rPrChange w:id="1158" w:author="Jarno Nieminen" w:date="2014-06-19T14:16:00Z">
                  <w:rPr>
                    <w:rStyle w:val="Hyperlink"/>
                    <w:noProof/>
                  </w:rPr>
                </w:rPrChange>
              </w:rPr>
              <w:delText>14.3.1</w:delText>
            </w:r>
            <w:r w:rsidDel="007E2227">
              <w:rPr>
                <w:rFonts w:asciiTheme="minorHAnsi" w:eastAsiaTheme="minorEastAsia" w:hAnsiTheme="minorHAnsi" w:cstheme="minorBidi"/>
                <w:noProof/>
                <w:sz w:val="22"/>
                <w:lang w:eastAsia="sv-SE"/>
              </w:rPr>
              <w:tab/>
            </w:r>
            <w:r w:rsidRPr="007E2227" w:rsidDel="007E2227">
              <w:rPr>
                <w:noProof/>
                <w:rPrChange w:id="1159" w:author="Jarno Nieminen" w:date="2014-06-19T14:16:00Z">
                  <w:rPr>
                    <w:rStyle w:val="Hyperlink"/>
                    <w:noProof/>
                  </w:rPr>
                </w:rPrChange>
              </w:rPr>
              <w:delText>Begäran (Request) och Svar (Response)</w:delText>
            </w:r>
            <w:r w:rsidDel="007E2227">
              <w:rPr>
                <w:noProof/>
                <w:webHidden/>
              </w:rPr>
              <w:tab/>
            </w:r>
          </w:del>
          <w:del w:id="1160" w:author="Jarno Nieminen" w:date="2014-06-19T10:06:00Z">
            <w:r w:rsidDel="00B424C3">
              <w:rPr>
                <w:noProof/>
                <w:webHidden/>
              </w:rPr>
              <w:delText>97</w:delText>
            </w:r>
          </w:del>
        </w:p>
        <w:p w14:paraId="3CC3AA02" w14:textId="77777777" w:rsidR="00EB3370" w:rsidDel="007E2227" w:rsidRDefault="00EB3370">
          <w:pPr>
            <w:pStyle w:val="TOC2"/>
            <w:tabs>
              <w:tab w:val="left" w:pos="879"/>
              <w:tab w:val="right" w:leader="dot" w:pos="10456"/>
            </w:tabs>
            <w:rPr>
              <w:del w:id="1161" w:author="Jarno Nieminen" w:date="2014-06-19T14:16:00Z"/>
              <w:rFonts w:asciiTheme="minorHAnsi" w:eastAsiaTheme="minorEastAsia" w:hAnsiTheme="minorHAnsi" w:cstheme="minorBidi"/>
              <w:noProof/>
              <w:sz w:val="22"/>
              <w:lang w:eastAsia="sv-SE"/>
            </w:rPr>
          </w:pPr>
          <w:del w:id="1162" w:author="Jarno Nieminen" w:date="2014-06-19T14:16:00Z">
            <w:r w:rsidRPr="007E2227" w:rsidDel="007E2227">
              <w:rPr>
                <w:noProof/>
                <w:rPrChange w:id="1163" w:author="Jarno Nieminen" w:date="2014-06-19T14:16:00Z">
                  <w:rPr>
                    <w:rStyle w:val="Hyperlink"/>
                    <w:noProof/>
                  </w:rPr>
                </w:rPrChange>
              </w:rPr>
              <w:delText>14.4</w:delText>
            </w:r>
            <w:r w:rsidDel="007E2227">
              <w:rPr>
                <w:rFonts w:asciiTheme="minorHAnsi" w:eastAsiaTheme="minorEastAsia" w:hAnsiTheme="minorHAnsi" w:cstheme="minorBidi"/>
                <w:noProof/>
                <w:sz w:val="22"/>
                <w:lang w:eastAsia="sv-SE"/>
              </w:rPr>
              <w:tab/>
            </w:r>
            <w:r w:rsidRPr="007E2227" w:rsidDel="007E2227">
              <w:rPr>
                <w:noProof/>
                <w:rPrChange w:id="1164" w:author="Jarno Nieminen" w:date="2014-06-19T14:16:00Z">
                  <w:rPr>
                    <w:rStyle w:val="Hyperlink"/>
                    <w:noProof/>
                  </w:rPr>
                </w:rPrChange>
              </w:rPr>
              <w:delText>Regler</w:delText>
            </w:r>
            <w:r w:rsidDel="007E2227">
              <w:rPr>
                <w:noProof/>
                <w:webHidden/>
              </w:rPr>
              <w:tab/>
            </w:r>
          </w:del>
          <w:del w:id="1165" w:author="Jarno Nieminen" w:date="2014-06-19T10:06:00Z">
            <w:r w:rsidDel="00B424C3">
              <w:rPr>
                <w:noProof/>
                <w:webHidden/>
              </w:rPr>
              <w:delText>98</w:delText>
            </w:r>
          </w:del>
        </w:p>
        <w:p w14:paraId="395DF082" w14:textId="77777777" w:rsidR="00EB3370" w:rsidDel="007E2227" w:rsidRDefault="00EB3370">
          <w:pPr>
            <w:pStyle w:val="TOC3"/>
            <w:tabs>
              <w:tab w:val="left" w:pos="1321"/>
              <w:tab w:val="right" w:leader="dot" w:pos="10456"/>
            </w:tabs>
            <w:rPr>
              <w:del w:id="1166" w:author="Jarno Nieminen" w:date="2014-06-19T14:16:00Z"/>
              <w:rFonts w:asciiTheme="minorHAnsi" w:eastAsiaTheme="minorEastAsia" w:hAnsiTheme="minorHAnsi" w:cstheme="minorBidi"/>
              <w:noProof/>
              <w:sz w:val="22"/>
              <w:lang w:eastAsia="sv-SE"/>
            </w:rPr>
          </w:pPr>
          <w:del w:id="1167" w:author="Jarno Nieminen" w:date="2014-06-19T14:16:00Z">
            <w:r w:rsidRPr="007E2227" w:rsidDel="007E2227">
              <w:rPr>
                <w:noProof/>
                <w:rPrChange w:id="1168" w:author="Jarno Nieminen" w:date="2014-06-19T14:16:00Z">
                  <w:rPr>
                    <w:rStyle w:val="Hyperlink"/>
                    <w:noProof/>
                  </w:rPr>
                </w:rPrChange>
              </w:rPr>
              <w:delText>14.4.1</w:delText>
            </w:r>
            <w:r w:rsidDel="007E2227">
              <w:rPr>
                <w:rFonts w:asciiTheme="minorHAnsi" w:eastAsiaTheme="minorEastAsia" w:hAnsiTheme="minorHAnsi" w:cstheme="minorBidi"/>
                <w:noProof/>
                <w:sz w:val="22"/>
                <w:lang w:eastAsia="sv-SE"/>
              </w:rPr>
              <w:tab/>
            </w:r>
            <w:r w:rsidRPr="007E2227" w:rsidDel="007E2227">
              <w:rPr>
                <w:noProof/>
                <w:rPrChange w:id="1169" w:author="Jarno Nieminen" w:date="2014-06-19T14:16:00Z">
                  <w:rPr>
                    <w:rStyle w:val="Hyperlink"/>
                    <w:noProof/>
                  </w:rPr>
                </w:rPrChange>
              </w:rPr>
              <w:delText>Begäran</w:delText>
            </w:r>
            <w:r w:rsidDel="007E2227">
              <w:rPr>
                <w:noProof/>
                <w:webHidden/>
              </w:rPr>
              <w:tab/>
            </w:r>
          </w:del>
          <w:del w:id="1170" w:author="Jarno Nieminen" w:date="2014-06-19T10:06:00Z">
            <w:r w:rsidDel="00B424C3">
              <w:rPr>
                <w:noProof/>
                <w:webHidden/>
              </w:rPr>
              <w:delText>98</w:delText>
            </w:r>
          </w:del>
        </w:p>
        <w:p w14:paraId="63E086A3" w14:textId="77777777" w:rsidR="00EB3370" w:rsidDel="007E2227" w:rsidRDefault="00EB3370">
          <w:pPr>
            <w:pStyle w:val="TOC3"/>
            <w:tabs>
              <w:tab w:val="left" w:pos="1321"/>
              <w:tab w:val="right" w:leader="dot" w:pos="10456"/>
            </w:tabs>
            <w:rPr>
              <w:del w:id="1171" w:author="Jarno Nieminen" w:date="2014-06-19T14:16:00Z"/>
              <w:rFonts w:asciiTheme="minorHAnsi" w:eastAsiaTheme="minorEastAsia" w:hAnsiTheme="minorHAnsi" w:cstheme="minorBidi"/>
              <w:noProof/>
              <w:sz w:val="22"/>
              <w:lang w:eastAsia="sv-SE"/>
            </w:rPr>
          </w:pPr>
          <w:del w:id="1172" w:author="Jarno Nieminen" w:date="2014-06-19T14:16:00Z">
            <w:r w:rsidRPr="007E2227" w:rsidDel="007E2227">
              <w:rPr>
                <w:noProof/>
                <w:rPrChange w:id="1173" w:author="Jarno Nieminen" w:date="2014-06-19T14:16:00Z">
                  <w:rPr>
                    <w:rStyle w:val="Hyperlink"/>
                    <w:noProof/>
                  </w:rPr>
                </w:rPrChange>
              </w:rPr>
              <w:delText>14.4.2</w:delText>
            </w:r>
            <w:r w:rsidDel="007E2227">
              <w:rPr>
                <w:rFonts w:asciiTheme="minorHAnsi" w:eastAsiaTheme="minorEastAsia" w:hAnsiTheme="minorHAnsi" w:cstheme="minorBidi"/>
                <w:noProof/>
                <w:sz w:val="22"/>
                <w:lang w:eastAsia="sv-SE"/>
              </w:rPr>
              <w:tab/>
            </w:r>
            <w:r w:rsidRPr="007E2227" w:rsidDel="007E2227">
              <w:rPr>
                <w:noProof/>
                <w:rPrChange w:id="1174" w:author="Jarno Nieminen" w:date="2014-06-19T14:16:00Z">
                  <w:rPr>
                    <w:rStyle w:val="Hyperlink"/>
                    <w:noProof/>
                  </w:rPr>
                </w:rPrChange>
              </w:rPr>
              <w:delText>Svar</w:delText>
            </w:r>
            <w:r w:rsidDel="007E2227">
              <w:rPr>
                <w:noProof/>
                <w:webHidden/>
              </w:rPr>
              <w:tab/>
            </w:r>
          </w:del>
          <w:del w:id="1175" w:author="Jarno Nieminen" w:date="2014-06-19T10:06:00Z">
            <w:r w:rsidDel="00B424C3">
              <w:rPr>
                <w:noProof/>
                <w:webHidden/>
              </w:rPr>
              <w:delText>98</w:delText>
            </w:r>
          </w:del>
        </w:p>
        <w:p w14:paraId="379A0C22" w14:textId="77777777" w:rsidR="00EB3370" w:rsidDel="007E2227" w:rsidRDefault="00EB3370">
          <w:pPr>
            <w:pStyle w:val="TOC2"/>
            <w:tabs>
              <w:tab w:val="left" w:pos="879"/>
              <w:tab w:val="right" w:leader="dot" w:pos="10456"/>
            </w:tabs>
            <w:rPr>
              <w:del w:id="1176" w:author="Jarno Nieminen" w:date="2014-06-19T14:16:00Z"/>
              <w:rFonts w:asciiTheme="minorHAnsi" w:eastAsiaTheme="minorEastAsia" w:hAnsiTheme="minorHAnsi" w:cstheme="minorBidi"/>
              <w:noProof/>
              <w:sz w:val="22"/>
              <w:lang w:eastAsia="sv-SE"/>
            </w:rPr>
          </w:pPr>
          <w:del w:id="1177" w:author="Jarno Nieminen" w:date="2014-06-19T14:16:00Z">
            <w:r w:rsidRPr="007E2227" w:rsidDel="007E2227">
              <w:rPr>
                <w:noProof/>
                <w:rPrChange w:id="1178" w:author="Jarno Nieminen" w:date="2014-06-19T14:16:00Z">
                  <w:rPr>
                    <w:rStyle w:val="Hyperlink"/>
                    <w:noProof/>
                  </w:rPr>
                </w:rPrChange>
              </w:rPr>
              <w:delText>14.5</w:delText>
            </w:r>
            <w:r w:rsidDel="007E2227">
              <w:rPr>
                <w:rFonts w:asciiTheme="minorHAnsi" w:eastAsiaTheme="minorEastAsia" w:hAnsiTheme="minorHAnsi" w:cstheme="minorBidi"/>
                <w:noProof/>
                <w:sz w:val="22"/>
                <w:lang w:eastAsia="sv-SE"/>
              </w:rPr>
              <w:tab/>
            </w:r>
            <w:r w:rsidRPr="007E2227" w:rsidDel="007E2227">
              <w:rPr>
                <w:noProof/>
                <w:rPrChange w:id="1179" w:author="Jarno Nieminen" w:date="2014-06-19T14:16:00Z">
                  <w:rPr>
                    <w:rStyle w:val="Hyperlink"/>
                    <w:noProof/>
                  </w:rPr>
                </w:rPrChange>
              </w:rPr>
              <w:delText>Tjänsteinteraktion</w:delText>
            </w:r>
            <w:r w:rsidDel="007E2227">
              <w:rPr>
                <w:noProof/>
                <w:webHidden/>
              </w:rPr>
              <w:tab/>
            </w:r>
          </w:del>
          <w:del w:id="1180" w:author="Jarno Nieminen" w:date="2014-06-19T10:06:00Z">
            <w:r w:rsidDel="00B424C3">
              <w:rPr>
                <w:noProof/>
                <w:webHidden/>
              </w:rPr>
              <w:delText>98</w:delText>
            </w:r>
          </w:del>
        </w:p>
        <w:p w14:paraId="2BD043ED" w14:textId="77777777" w:rsidR="00EB3370" w:rsidDel="007E2227" w:rsidRDefault="00EB3370">
          <w:pPr>
            <w:pStyle w:val="TOC1"/>
            <w:tabs>
              <w:tab w:val="left" w:pos="658"/>
              <w:tab w:val="right" w:leader="dot" w:pos="10456"/>
            </w:tabs>
            <w:rPr>
              <w:del w:id="1181" w:author="Jarno Nieminen" w:date="2014-06-19T14:16:00Z"/>
              <w:rFonts w:asciiTheme="minorHAnsi" w:eastAsiaTheme="minorEastAsia" w:hAnsiTheme="minorHAnsi" w:cstheme="minorBidi"/>
              <w:noProof/>
              <w:sz w:val="22"/>
              <w:lang w:eastAsia="sv-SE"/>
            </w:rPr>
          </w:pPr>
          <w:del w:id="1182" w:author="Jarno Nieminen" w:date="2014-06-19T14:16:00Z">
            <w:r w:rsidRPr="007E2227" w:rsidDel="007E2227">
              <w:rPr>
                <w:noProof/>
                <w:rPrChange w:id="1183" w:author="Jarno Nieminen" w:date="2014-06-19T14:16:00Z">
                  <w:rPr>
                    <w:rStyle w:val="Hyperlink"/>
                    <w:noProof/>
                  </w:rPr>
                </w:rPrChange>
              </w:rPr>
              <w:delText>15</w:delText>
            </w:r>
            <w:r w:rsidDel="007E2227">
              <w:rPr>
                <w:rFonts w:asciiTheme="minorHAnsi" w:eastAsiaTheme="minorEastAsia" w:hAnsiTheme="minorHAnsi" w:cstheme="minorBidi"/>
                <w:noProof/>
                <w:sz w:val="22"/>
                <w:lang w:eastAsia="sv-SE"/>
              </w:rPr>
              <w:tab/>
            </w:r>
            <w:r w:rsidRPr="007E2227" w:rsidDel="007E2227">
              <w:rPr>
                <w:noProof/>
                <w:rPrChange w:id="1184" w:author="Jarno Nieminen" w:date="2014-06-19T14:16:00Z">
                  <w:rPr>
                    <w:rStyle w:val="Hyperlink"/>
                    <w:noProof/>
                  </w:rPr>
                </w:rPrChange>
              </w:rPr>
              <w:delText>Tjänstekontrakt CreateFormRequest</w:delText>
            </w:r>
            <w:r w:rsidDel="007E2227">
              <w:rPr>
                <w:noProof/>
                <w:webHidden/>
              </w:rPr>
              <w:tab/>
            </w:r>
          </w:del>
          <w:del w:id="1185" w:author="Jarno Nieminen" w:date="2014-06-19T10:06:00Z">
            <w:r w:rsidDel="00B424C3">
              <w:rPr>
                <w:noProof/>
                <w:webHidden/>
              </w:rPr>
              <w:delText>99</w:delText>
            </w:r>
          </w:del>
        </w:p>
        <w:p w14:paraId="6FCAB130" w14:textId="77777777" w:rsidR="00EB3370" w:rsidDel="007E2227" w:rsidRDefault="00EB3370">
          <w:pPr>
            <w:pStyle w:val="TOC2"/>
            <w:tabs>
              <w:tab w:val="left" w:pos="879"/>
              <w:tab w:val="right" w:leader="dot" w:pos="10456"/>
            </w:tabs>
            <w:rPr>
              <w:del w:id="1186" w:author="Jarno Nieminen" w:date="2014-06-19T14:16:00Z"/>
              <w:rFonts w:asciiTheme="minorHAnsi" w:eastAsiaTheme="minorEastAsia" w:hAnsiTheme="minorHAnsi" w:cstheme="minorBidi"/>
              <w:noProof/>
              <w:sz w:val="22"/>
              <w:lang w:eastAsia="sv-SE"/>
            </w:rPr>
          </w:pPr>
          <w:del w:id="1187" w:author="Jarno Nieminen" w:date="2014-06-19T14:16:00Z">
            <w:r w:rsidRPr="007E2227" w:rsidDel="007E2227">
              <w:rPr>
                <w:noProof/>
                <w:rPrChange w:id="1188" w:author="Jarno Nieminen" w:date="2014-06-19T14:16:00Z">
                  <w:rPr>
                    <w:rStyle w:val="Hyperlink"/>
                    <w:noProof/>
                  </w:rPr>
                </w:rPrChange>
              </w:rPr>
              <w:delText>15.1</w:delText>
            </w:r>
            <w:r w:rsidDel="007E2227">
              <w:rPr>
                <w:rFonts w:asciiTheme="minorHAnsi" w:eastAsiaTheme="minorEastAsia" w:hAnsiTheme="minorHAnsi" w:cstheme="minorBidi"/>
                <w:noProof/>
                <w:sz w:val="22"/>
                <w:lang w:eastAsia="sv-SE"/>
              </w:rPr>
              <w:tab/>
            </w:r>
            <w:r w:rsidRPr="007E2227" w:rsidDel="007E2227">
              <w:rPr>
                <w:noProof/>
                <w:rPrChange w:id="1189" w:author="Jarno Nieminen" w:date="2014-06-19T14:16:00Z">
                  <w:rPr>
                    <w:rStyle w:val="Hyperlink"/>
                    <w:noProof/>
                  </w:rPr>
                </w:rPrChange>
              </w:rPr>
              <w:delText>Frivillighet</w:delText>
            </w:r>
            <w:r w:rsidDel="007E2227">
              <w:rPr>
                <w:noProof/>
                <w:webHidden/>
              </w:rPr>
              <w:tab/>
            </w:r>
          </w:del>
          <w:del w:id="1190" w:author="Jarno Nieminen" w:date="2014-06-19T10:06:00Z">
            <w:r w:rsidDel="00B424C3">
              <w:rPr>
                <w:noProof/>
                <w:webHidden/>
              </w:rPr>
              <w:delText>99</w:delText>
            </w:r>
          </w:del>
        </w:p>
        <w:p w14:paraId="4DFC7353" w14:textId="77777777" w:rsidR="00EB3370" w:rsidDel="007E2227" w:rsidRDefault="00EB3370">
          <w:pPr>
            <w:pStyle w:val="TOC2"/>
            <w:tabs>
              <w:tab w:val="left" w:pos="879"/>
              <w:tab w:val="right" w:leader="dot" w:pos="10456"/>
            </w:tabs>
            <w:rPr>
              <w:del w:id="1191" w:author="Jarno Nieminen" w:date="2014-06-19T14:16:00Z"/>
              <w:rFonts w:asciiTheme="minorHAnsi" w:eastAsiaTheme="minorEastAsia" w:hAnsiTheme="minorHAnsi" w:cstheme="minorBidi"/>
              <w:noProof/>
              <w:sz w:val="22"/>
              <w:lang w:eastAsia="sv-SE"/>
            </w:rPr>
          </w:pPr>
          <w:del w:id="1192" w:author="Jarno Nieminen" w:date="2014-06-19T14:16:00Z">
            <w:r w:rsidRPr="007E2227" w:rsidDel="007E2227">
              <w:rPr>
                <w:noProof/>
                <w:rPrChange w:id="1193" w:author="Jarno Nieminen" w:date="2014-06-19T14:16:00Z">
                  <w:rPr>
                    <w:rStyle w:val="Hyperlink"/>
                    <w:noProof/>
                  </w:rPr>
                </w:rPrChange>
              </w:rPr>
              <w:delText>15.2</w:delText>
            </w:r>
            <w:r w:rsidDel="007E2227">
              <w:rPr>
                <w:rFonts w:asciiTheme="minorHAnsi" w:eastAsiaTheme="minorEastAsia" w:hAnsiTheme="minorHAnsi" w:cstheme="minorBidi"/>
                <w:noProof/>
                <w:sz w:val="22"/>
                <w:lang w:eastAsia="sv-SE"/>
              </w:rPr>
              <w:tab/>
            </w:r>
            <w:r w:rsidRPr="007E2227" w:rsidDel="007E2227">
              <w:rPr>
                <w:noProof/>
                <w:rPrChange w:id="1194" w:author="Jarno Nieminen" w:date="2014-06-19T14:16:00Z">
                  <w:rPr>
                    <w:rStyle w:val="Hyperlink"/>
                    <w:noProof/>
                  </w:rPr>
                </w:rPrChange>
              </w:rPr>
              <w:delText>Version</w:delText>
            </w:r>
            <w:r w:rsidDel="007E2227">
              <w:rPr>
                <w:noProof/>
                <w:webHidden/>
              </w:rPr>
              <w:tab/>
            </w:r>
          </w:del>
          <w:del w:id="1195" w:author="Jarno Nieminen" w:date="2014-06-19T10:06:00Z">
            <w:r w:rsidDel="00B424C3">
              <w:rPr>
                <w:noProof/>
                <w:webHidden/>
              </w:rPr>
              <w:delText>99</w:delText>
            </w:r>
          </w:del>
        </w:p>
        <w:p w14:paraId="68E11EC7" w14:textId="77777777" w:rsidR="00EB3370" w:rsidDel="007E2227" w:rsidRDefault="00EB3370">
          <w:pPr>
            <w:pStyle w:val="TOC2"/>
            <w:tabs>
              <w:tab w:val="left" w:pos="879"/>
              <w:tab w:val="right" w:leader="dot" w:pos="10456"/>
            </w:tabs>
            <w:rPr>
              <w:del w:id="1196" w:author="Jarno Nieminen" w:date="2014-06-19T14:16:00Z"/>
              <w:rFonts w:asciiTheme="minorHAnsi" w:eastAsiaTheme="minorEastAsia" w:hAnsiTheme="minorHAnsi" w:cstheme="minorBidi"/>
              <w:noProof/>
              <w:sz w:val="22"/>
              <w:lang w:eastAsia="sv-SE"/>
            </w:rPr>
          </w:pPr>
          <w:del w:id="1197" w:author="Jarno Nieminen" w:date="2014-06-19T14:16:00Z">
            <w:r w:rsidRPr="007E2227" w:rsidDel="007E2227">
              <w:rPr>
                <w:noProof/>
                <w:rPrChange w:id="1198" w:author="Jarno Nieminen" w:date="2014-06-19T14:16:00Z">
                  <w:rPr>
                    <w:rStyle w:val="Hyperlink"/>
                    <w:noProof/>
                  </w:rPr>
                </w:rPrChange>
              </w:rPr>
              <w:delText>15.3</w:delText>
            </w:r>
            <w:r w:rsidDel="007E2227">
              <w:rPr>
                <w:rFonts w:asciiTheme="minorHAnsi" w:eastAsiaTheme="minorEastAsia" w:hAnsiTheme="minorHAnsi" w:cstheme="minorBidi"/>
                <w:noProof/>
                <w:sz w:val="22"/>
                <w:lang w:eastAsia="sv-SE"/>
              </w:rPr>
              <w:tab/>
            </w:r>
            <w:r w:rsidRPr="007E2227" w:rsidDel="007E2227">
              <w:rPr>
                <w:noProof/>
                <w:rPrChange w:id="1199" w:author="Jarno Nieminen" w:date="2014-06-19T14:16:00Z">
                  <w:rPr>
                    <w:rStyle w:val="Hyperlink"/>
                    <w:noProof/>
                  </w:rPr>
                </w:rPrChange>
              </w:rPr>
              <w:delText>Tjänstens signatur</w:delText>
            </w:r>
            <w:r w:rsidDel="007E2227">
              <w:rPr>
                <w:noProof/>
                <w:webHidden/>
              </w:rPr>
              <w:tab/>
            </w:r>
          </w:del>
          <w:del w:id="1200" w:author="Jarno Nieminen" w:date="2014-06-19T10:06:00Z">
            <w:r w:rsidDel="00B424C3">
              <w:rPr>
                <w:noProof/>
                <w:webHidden/>
              </w:rPr>
              <w:delText>99</w:delText>
            </w:r>
          </w:del>
        </w:p>
        <w:p w14:paraId="1F669A27" w14:textId="77777777" w:rsidR="00EB3370" w:rsidDel="007E2227" w:rsidRDefault="00EB3370">
          <w:pPr>
            <w:pStyle w:val="TOC3"/>
            <w:tabs>
              <w:tab w:val="left" w:pos="1321"/>
              <w:tab w:val="right" w:leader="dot" w:pos="10456"/>
            </w:tabs>
            <w:rPr>
              <w:del w:id="1201" w:author="Jarno Nieminen" w:date="2014-06-19T14:16:00Z"/>
              <w:rFonts w:asciiTheme="minorHAnsi" w:eastAsiaTheme="minorEastAsia" w:hAnsiTheme="minorHAnsi" w:cstheme="minorBidi"/>
              <w:noProof/>
              <w:sz w:val="22"/>
              <w:lang w:eastAsia="sv-SE"/>
            </w:rPr>
          </w:pPr>
          <w:del w:id="1202" w:author="Jarno Nieminen" w:date="2014-06-19T14:16:00Z">
            <w:r w:rsidRPr="007E2227" w:rsidDel="007E2227">
              <w:rPr>
                <w:noProof/>
                <w:rPrChange w:id="1203" w:author="Jarno Nieminen" w:date="2014-06-19T14:16:00Z">
                  <w:rPr>
                    <w:rStyle w:val="Hyperlink"/>
                    <w:noProof/>
                  </w:rPr>
                </w:rPrChange>
              </w:rPr>
              <w:delText>15.3.1</w:delText>
            </w:r>
            <w:r w:rsidDel="007E2227">
              <w:rPr>
                <w:rFonts w:asciiTheme="minorHAnsi" w:eastAsiaTheme="minorEastAsia" w:hAnsiTheme="minorHAnsi" w:cstheme="minorBidi"/>
                <w:noProof/>
                <w:sz w:val="22"/>
                <w:lang w:eastAsia="sv-SE"/>
              </w:rPr>
              <w:tab/>
            </w:r>
            <w:r w:rsidRPr="007E2227" w:rsidDel="007E2227">
              <w:rPr>
                <w:noProof/>
                <w:rPrChange w:id="1204" w:author="Jarno Nieminen" w:date="2014-06-19T14:16:00Z">
                  <w:rPr>
                    <w:rStyle w:val="Hyperlink"/>
                    <w:noProof/>
                  </w:rPr>
                </w:rPrChange>
              </w:rPr>
              <w:delText>Begäran (Request) och Svar (Response)</w:delText>
            </w:r>
            <w:r w:rsidDel="007E2227">
              <w:rPr>
                <w:noProof/>
                <w:webHidden/>
              </w:rPr>
              <w:tab/>
            </w:r>
          </w:del>
          <w:del w:id="1205" w:author="Jarno Nieminen" w:date="2014-06-19T10:06:00Z">
            <w:r w:rsidDel="00B424C3">
              <w:rPr>
                <w:noProof/>
                <w:webHidden/>
              </w:rPr>
              <w:delText>99</w:delText>
            </w:r>
          </w:del>
        </w:p>
        <w:p w14:paraId="3E348630" w14:textId="77777777" w:rsidR="00EB3370" w:rsidDel="007E2227" w:rsidRDefault="00EB3370">
          <w:pPr>
            <w:pStyle w:val="TOC2"/>
            <w:tabs>
              <w:tab w:val="left" w:pos="879"/>
              <w:tab w:val="right" w:leader="dot" w:pos="10456"/>
            </w:tabs>
            <w:rPr>
              <w:del w:id="1206" w:author="Jarno Nieminen" w:date="2014-06-19T14:16:00Z"/>
              <w:rFonts w:asciiTheme="minorHAnsi" w:eastAsiaTheme="minorEastAsia" w:hAnsiTheme="minorHAnsi" w:cstheme="minorBidi"/>
              <w:noProof/>
              <w:sz w:val="22"/>
              <w:lang w:eastAsia="sv-SE"/>
            </w:rPr>
          </w:pPr>
          <w:del w:id="1207" w:author="Jarno Nieminen" w:date="2014-06-19T14:16:00Z">
            <w:r w:rsidRPr="007E2227" w:rsidDel="007E2227">
              <w:rPr>
                <w:noProof/>
                <w:rPrChange w:id="1208" w:author="Jarno Nieminen" w:date="2014-06-19T14:16:00Z">
                  <w:rPr>
                    <w:rStyle w:val="Hyperlink"/>
                    <w:noProof/>
                  </w:rPr>
                </w:rPrChange>
              </w:rPr>
              <w:delText>15.4</w:delText>
            </w:r>
            <w:r w:rsidDel="007E2227">
              <w:rPr>
                <w:rFonts w:asciiTheme="minorHAnsi" w:eastAsiaTheme="minorEastAsia" w:hAnsiTheme="minorHAnsi" w:cstheme="minorBidi"/>
                <w:noProof/>
                <w:sz w:val="22"/>
                <w:lang w:eastAsia="sv-SE"/>
              </w:rPr>
              <w:tab/>
            </w:r>
            <w:r w:rsidRPr="007E2227" w:rsidDel="007E2227">
              <w:rPr>
                <w:noProof/>
                <w:rPrChange w:id="1209" w:author="Jarno Nieminen" w:date="2014-06-19T14:16:00Z">
                  <w:rPr>
                    <w:rStyle w:val="Hyperlink"/>
                    <w:noProof/>
                  </w:rPr>
                </w:rPrChange>
              </w:rPr>
              <w:delText>Regler</w:delText>
            </w:r>
            <w:r w:rsidDel="007E2227">
              <w:rPr>
                <w:noProof/>
                <w:webHidden/>
              </w:rPr>
              <w:tab/>
            </w:r>
          </w:del>
          <w:del w:id="1210" w:author="Jarno Nieminen" w:date="2014-06-19T10:06:00Z">
            <w:r w:rsidDel="00B424C3">
              <w:rPr>
                <w:noProof/>
                <w:webHidden/>
              </w:rPr>
              <w:delText>100</w:delText>
            </w:r>
          </w:del>
        </w:p>
        <w:p w14:paraId="000CA5E0" w14:textId="77777777" w:rsidR="00EB3370" w:rsidDel="007E2227" w:rsidRDefault="00EB3370">
          <w:pPr>
            <w:pStyle w:val="TOC3"/>
            <w:tabs>
              <w:tab w:val="left" w:pos="1321"/>
              <w:tab w:val="right" w:leader="dot" w:pos="10456"/>
            </w:tabs>
            <w:rPr>
              <w:del w:id="1211" w:author="Jarno Nieminen" w:date="2014-06-19T14:16:00Z"/>
              <w:rFonts w:asciiTheme="minorHAnsi" w:eastAsiaTheme="minorEastAsia" w:hAnsiTheme="minorHAnsi" w:cstheme="minorBidi"/>
              <w:noProof/>
              <w:sz w:val="22"/>
              <w:lang w:eastAsia="sv-SE"/>
            </w:rPr>
          </w:pPr>
          <w:del w:id="1212" w:author="Jarno Nieminen" w:date="2014-06-19T14:16:00Z">
            <w:r w:rsidRPr="007E2227" w:rsidDel="007E2227">
              <w:rPr>
                <w:noProof/>
                <w:rPrChange w:id="1213" w:author="Jarno Nieminen" w:date="2014-06-19T14:16:00Z">
                  <w:rPr>
                    <w:rStyle w:val="Hyperlink"/>
                    <w:noProof/>
                  </w:rPr>
                </w:rPrChange>
              </w:rPr>
              <w:delText>15.4.1</w:delText>
            </w:r>
            <w:r w:rsidDel="007E2227">
              <w:rPr>
                <w:rFonts w:asciiTheme="minorHAnsi" w:eastAsiaTheme="minorEastAsia" w:hAnsiTheme="minorHAnsi" w:cstheme="minorBidi"/>
                <w:noProof/>
                <w:sz w:val="22"/>
                <w:lang w:eastAsia="sv-SE"/>
              </w:rPr>
              <w:tab/>
            </w:r>
            <w:r w:rsidRPr="007E2227" w:rsidDel="007E2227">
              <w:rPr>
                <w:noProof/>
                <w:rPrChange w:id="1214" w:author="Jarno Nieminen" w:date="2014-06-19T14:16:00Z">
                  <w:rPr>
                    <w:rStyle w:val="Hyperlink"/>
                    <w:noProof/>
                  </w:rPr>
                </w:rPrChange>
              </w:rPr>
              <w:delText>Begäran</w:delText>
            </w:r>
            <w:r w:rsidDel="007E2227">
              <w:rPr>
                <w:noProof/>
                <w:webHidden/>
              </w:rPr>
              <w:tab/>
            </w:r>
          </w:del>
          <w:del w:id="1215" w:author="Jarno Nieminen" w:date="2014-06-19T10:06:00Z">
            <w:r w:rsidDel="00B424C3">
              <w:rPr>
                <w:noProof/>
                <w:webHidden/>
              </w:rPr>
              <w:delText>100</w:delText>
            </w:r>
          </w:del>
        </w:p>
        <w:p w14:paraId="00442BF7" w14:textId="77777777" w:rsidR="00EB3370" w:rsidDel="007E2227" w:rsidRDefault="00EB3370">
          <w:pPr>
            <w:pStyle w:val="TOC3"/>
            <w:tabs>
              <w:tab w:val="left" w:pos="1321"/>
              <w:tab w:val="right" w:leader="dot" w:pos="10456"/>
            </w:tabs>
            <w:rPr>
              <w:del w:id="1216" w:author="Jarno Nieminen" w:date="2014-06-19T14:16:00Z"/>
              <w:rFonts w:asciiTheme="minorHAnsi" w:eastAsiaTheme="minorEastAsia" w:hAnsiTheme="minorHAnsi" w:cstheme="minorBidi"/>
              <w:noProof/>
              <w:sz w:val="22"/>
              <w:lang w:eastAsia="sv-SE"/>
            </w:rPr>
          </w:pPr>
          <w:del w:id="1217" w:author="Jarno Nieminen" w:date="2014-06-19T14:16:00Z">
            <w:r w:rsidRPr="007E2227" w:rsidDel="007E2227">
              <w:rPr>
                <w:noProof/>
                <w:rPrChange w:id="1218" w:author="Jarno Nieminen" w:date="2014-06-19T14:16:00Z">
                  <w:rPr>
                    <w:rStyle w:val="Hyperlink"/>
                    <w:noProof/>
                  </w:rPr>
                </w:rPrChange>
              </w:rPr>
              <w:delText>15.4.2</w:delText>
            </w:r>
            <w:r w:rsidDel="007E2227">
              <w:rPr>
                <w:rFonts w:asciiTheme="minorHAnsi" w:eastAsiaTheme="minorEastAsia" w:hAnsiTheme="minorHAnsi" w:cstheme="minorBidi"/>
                <w:noProof/>
                <w:sz w:val="22"/>
                <w:lang w:eastAsia="sv-SE"/>
              </w:rPr>
              <w:tab/>
            </w:r>
            <w:r w:rsidRPr="007E2227" w:rsidDel="007E2227">
              <w:rPr>
                <w:noProof/>
                <w:rPrChange w:id="1219" w:author="Jarno Nieminen" w:date="2014-06-19T14:16:00Z">
                  <w:rPr>
                    <w:rStyle w:val="Hyperlink"/>
                    <w:noProof/>
                  </w:rPr>
                </w:rPrChange>
              </w:rPr>
              <w:delText>Svar</w:delText>
            </w:r>
            <w:r w:rsidDel="007E2227">
              <w:rPr>
                <w:noProof/>
                <w:webHidden/>
              </w:rPr>
              <w:tab/>
            </w:r>
          </w:del>
          <w:del w:id="1220" w:author="Jarno Nieminen" w:date="2014-06-19T10:06:00Z">
            <w:r w:rsidDel="00B424C3">
              <w:rPr>
                <w:noProof/>
                <w:webHidden/>
              </w:rPr>
              <w:delText>100</w:delText>
            </w:r>
          </w:del>
        </w:p>
        <w:p w14:paraId="52574EF0" w14:textId="77777777" w:rsidR="00EB3370" w:rsidDel="007E2227" w:rsidRDefault="00EB3370">
          <w:pPr>
            <w:pStyle w:val="TOC2"/>
            <w:tabs>
              <w:tab w:val="left" w:pos="879"/>
              <w:tab w:val="right" w:leader="dot" w:pos="10456"/>
            </w:tabs>
            <w:rPr>
              <w:del w:id="1221" w:author="Jarno Nieminen" w:date="2014-06-19T14:16:00Z"/>
              <w:rFonts w:asciiTheme="minorHAnsi" w:eastAsiaTheme="minorEastAsia" w:hAnsiTheme="minorHAnsi" w:cstheme="minorBidi"/>
              <w:noProof/>
              <w:sz w:val="22"/>
              <w:lang w:eastAsia="sv-SE"/>
            </w:rPr>
          </w:pPr>
          <w:del w:id="1222" w:author="Jarno Nieminen" w:date="2014-06-19T14:16:00Z">
            <w:r w:rsidRPr="007E2227" w:rsidDel="007E2227">
              <w:rPr>
                <w:noProof/>
                <w:rPrChange w:id="1223" w:author="Jarno Nieminen" w:date="2014-06-19T14:16:00Z">
                  <w:rPr>
                    <w:rStyle w:val="Hyperlink"/>
                    <w:noProof/>
                  </w:rPr>
                </w:rPrChange>
              </w:rPr>
              <w:delText>15.5</w:delText>
            </w:r>
            <w:r w:rsidDel="007E2227">
              <w:rPr>
                <w:rFonts w:asciiTheme="minorHAnsi" w:eastAsiaTheme="minorEastAsia" w:hAnsiTheme="minorHAnsi" w:cstheme="minorBidi"/>
                <w:noProof/>
                <w:sz w:val="22"/>
                <w:lang w:eastAsia="sv-SE"/>
              </w:rPr>
              <w:tab/>
            </w:r>
            <w:r w:rsidRPr="007E2227" w:rsidDel="007E2227">
              <w:rPr>
                <w:noProof/>
                <w:rPrChange w:id="1224" w:author="Jarno Nieminen" w:date="2014-06-19T14:16:00Z">
                  <w:rPr>
                    <w:rStyle w:val="Hyperlink"/>
                    <w:noProof/>
                  </w:rPr>
                </w:rPrChange>
              </w:rPr>
              <w:delText>Tjänsteinteraktion</w:delText>
            </w:r>
            <w:r w:rsidDel="007E2227">
              <w:rPr>
                <w:noProof/>
                <w:webHidden/>
              </w:rPr>
              <w:tab/>
            </w:r>
          </w:del>
          <w:del w:id="1225" w:author="Jarno Nieminen" w:date="2014-06-19T10:06:00Z">
            <w:r w:rsidDel="00B424C3">
              <w:rPr>
                <w:noProof/>
                <w:webHidden/>
              </w:rPr>
              <w:delText>100</w:delText>
            </w:r>
          </w:del>
        </w:p>
        <w:p w14:paraId="7A7C3B1F" w14:textId="77777777" w:rsidR="00EB3370" w:rsidDel="007E2227" w:rsidRDefault="00EB3370">
          <w:pPr>
            <w:pStyle w:val="TOC1"/>
            <w:tabs>
              <w:tab w:val="left" w:pos="658"/>
              <w:tab w:val="right" w:leader="dot" w:pos="10456"/>
            </w:tabs>
            <w:rPr>
              <w:del w:id="1226" w:author="Jarno Nieminen" w:date="2014-06-19T14:16:00Z"/>
              <w:rFonts w:asciiTheme="minorHAnsi" w:eastAsiaTheme="minorEastAsia" w:hAnsiTheme="minorHAnsi" w:cstheme="minorBidi"/>
              <w:noProof/>
              <w:sz w:val="22"/>
              <w:lang w:eastAsia="sv-SE"/>
            </w:rPr>
          </w:pPr>
          <w:del w:id="1227" w:author="Jarno Nieminen" w:date="2014-06-19T14:16:00Z">
            <w:r w:rsidRPr="007E2227" w:rsidDel="007E2227">
              <w:rPr>
                <w:noProof/>
                <w:rPrChange w:id="1228" w:author="Jarno Nieminen" w:date="2014-06-19T14:16:00Z">
                  <w:rPr>
                    <w:rStyle w:val="Hyperlink"/>
                    <w:noProof/>
                  </w:rPr>
                </w:rPrChange>
              </w:rPr>
              <w:delText>16</w:delText>
            </w:r>
            <w:r w:rsidDel="007E2227">
              <w:rPr>
                <w:rFonts w:asciiTheme="minorHAnsi" w:eastAsiaTheme="minorEastAsia" w:hAnsiTheme="minorHAnsi" w:cstheme="minorBidi"/>
                <w:noProof/>
                <w:sz w:val="22"/>
                <w:lang w:eastAsia="sv-SE"/>
              </w:rPr>
              <w:tab/>
            </w:r>
            <w:r w:rsidRPr="007E2227" w:rsidDel="007E2227">
              <w:rPr>
                <w:noProof/>
                <w:rPrChange w:id="1229" w:author="Jarno Nieminen" w:date="2014-06-19T14:16:00Z">
                  <w:rPr>
                    <w:rStyle w:val="Hyperlink"/>
                    <w:noProof/>
                  </w:rPr>
                </w:rPrChange>
              </w:rPr>
              <w:delText>Tjänstekontrakt GetFormTemplate</w:delText>
            </w:r>
            <w:r w:rsidDel="007E2227">
              <w:rPr>
                <w:noProof/>
                <w:webHidden/>
              </w:rPr>
              <w:tab/>
            </w:r>
          </w:del>
          <w:del w:id="1230" w:author="Jarno Nieminen" w:date="2014-06-19T10:06:00Z">
            <w:r w:rsidDel="00B424C3">
              <w:rPr>
                <w:noProof/>
                <w:webHidden/>
              </w:rPr>
              <w:delText>101</w:delText>
            </w:r>
          </w:del>
        </w:p>
        <w:p w14:paraId="0AF51BA9" w14:textId="77777777" w:rsidR="00EB3370" w:rsidDel="007E2227" w:rsidRDefault="00EB3370">
          <w:pPr>
            <w:pStyle w:val="TOC2"/>
            <w:tabs>
              <w:tab w:val="left" w:pos="879"/>
              <w:tab w:val="right" w:leader="dot" w:pos="10456"/>
            </w:tabs>
            <w:rPr>
              <w:del w:id="1231" w:author="Jarno Nieminen" w:date="2014-06-19T14:16:00Z"/>
              <w:rFonts w:asciiTheme="minorHAnsi" w:eastAsiaTheme="minorEastAsia" w:hAnsiTheme="minorHAnsi" w:cstheme="minorBidi"/>
              <w:noProof/>
              <w:sz w:val="22"/>
              <w:lang w:eastAsia="sv-SE"/>
            </w:rPr>
          </w:pPr>
          <w:del w:id="1232" w:author="Jarno Nieminen" w:date="2014-06-19T14:16:00Z">
            <w:r w:rsidRPr="007E2227" w:rsidDel="007E2227">
              <w:rPr>
                <w:noProof/>
                <w:rPrChange w:id="1233" w:author="Jarno Nieminen" w:date="2014-06-19T14:16:00Z">
                  <w:rPr>
                    <w:rStyle w:val="Hyperlink"/>
                    <w:noProof/>
                  </w:rPr>
                </w:rPrChange>
              </w:rPr>
              <w:delText>16.1</w:delText>
            </w:r>
            <w:r w:rsidDel="007E2227">
              <w:rPr>
                <w:rFonts w:asciiTheme="minorHAnsi" w:eastAsiaTheme="minorEastAsia" w:hAnsiTheme="minorHAnsi" w:cstheme="minorBidi"/>
                <w:noProof/>
                <w:sz w:val="22"/>
                <w:lang w:eastAsia="sv-SE"/>
              </w:rPr>
              <w:tab/>
            </w:r>
            <w:r w:rsidRPr="007E2227" w:rsidDel="007E2227">
              <w:rPr>
                <w:noProof/>
                <w:rPrChange w:id="1234" w:author="Jarno Nieminen" w:date="2014-06-19T14:16:00Z">
                  <w:rPr>
                    <w:rStyle w:val="Hyperlink"/>
                    <w:noProof/>
                  </w:rPr>
                </w:rPrChange>
              </w:rPr>
              <w:delText>Frivillighet</w:delText>
            </w:r>
            <w:r w:rsidDel="007E2227">
              <w:rPr>
                <w:noProof/>
                <w:webHidden/>
              </w:rPr>
              <w:tab/>
            </w:r>
          </w:del>
          <w:del w:id="1235" w:author="Jarno Nieminen" w:date="2014-06-19T10:06:00Z">
            <w:r w:rsidDel="00B424C3">
              <w:rPr>
                <w:noProof/>
                <w:webHidden/>
              </w:rPr>
              <w:delText>101</w:delText>
            </w:r>
          </w:del>
        </w:p>
        <w:p w14:paraId="7832DE8F" w14:textId="77777777" w:rsidR="00EB3370" w:rsidDel="007E2227" w:rsidRDefault="00EB3370">
          <w:pPr>
            <w:pStyle w:val="TOC2"/>
            <w:tabs>
              <w:tab w:val="left" w:pos="879"/>
              <w:tab w:val="right" w:leader="dot" w:pos="10456"/>
            </w:tabs>
            <w:rPr>
              <w:del w:id="1236" w:author="Jarno Nieminen" w:date="2014-06-19T14:16:00Z"/>
              <w:rFonts w:asciiTheme="minorHAnsi" w:eastAsiaTheme="minorEastAsia" w:hAnsiTheme="minorHAnsi" w:cstheme="minorBidi"/>
              <w:noProof/>
              <w:sz w:val="22"/>
              <w:lang w:eastAsia="sv-SE"/>
            </w:rPr>
          </w:pPr>
          <w:del w:id="1237" w:author="Jarno Nieminen" w:date="2014-06-19T14:16:00Z">
            <w:r w:rsidRPr="007E2227" w:rsidDel="007E2227">
              <w:rPr>
                <w:noProof/>
                <w:rPrChange w:id="1238" w:author="Jarno Nieminen" w:date="2014-06-19T14:16:00Z">
                  <w:rPr>
                    <w:rStyle w:val="Hyperlink"/>
                    <w:noProof/>
                  </w:rPr>
                </w:rPrChange>
              </w:rPr>
              <w:delText>16.2</w:delText>
            </w:r>
            <w:r w:rsidDel="007E2227">
              <w:rPr>
                <w:rFonts w:asciiTheme="minorHAnsi" w:eastAsiaTheme="minorEastAsia" w:hAnsiTheme="minorHAnsi" w:cstheme="minorBidi"/>
                <w:noProof/>
                <w:sz w:val="22"/>
                <w:lang w:eastAsia="sv-SE"/>
              </w:rPr>
              <w:tab/>
            </w:r>
            <w:r w:rsidRPr="007E2227" w:rsidDel="007E2227">
              <w:rPr>
                <w:noProof/>
                <w:rPrChange w:id="1239" w:author="Jarno Nieminen" w:date="2014-06-19T14:16:00Z">
                  <w:rPr>
                    <w:rStyle w:val="Hyperlink"/>
                    <w:noProof/>
                  </w:rPr>
                </w:rPrChange>
              </w:rPr>
              <w:delText>Version</w:delText>
            </w:r>
            <w:r w:rsidDel="007E2227">
              <w:rPr>
                <w:noProof/>
                <w:webHidden/>
              </w:rPr>
              <w:tab/>
            </w:r>
          </w:del>
          <w:del w:id="1240" w:author="Jarno Nieminen" w:date="2014-06-19T10:06:00Z">
            <w:r w:rsidDel="00B424C3">
              <w:rPr>
                <w:noProof/>
                <w:webHidden/>
              </w:rPr>
              <w:delText>101</w:delText>
            </w:r>
          </w:del>
        </w:p>
        <w:p w14:paraId="52910EAE" w14:textId="77777777" w:rsidR="00EB3370" w:rsidDel="007E2227" w:rsidRDefault="00EB3370">
          <w:pPr>
            <w:pStyle w:val="TOC2"/>
            <w:tabs>
              <w:tab w:val="left" w:pos="879"/>
              <w:tab w:val="right" w:leader="dot" w:pos="10456"/>
            </w:tabs>
            <w:rPr>
              <w:del w:id="1241" w:author="Jarno Nieminen" w:date="2014-06-19T14:16:00Z"/>
              <w:rFonts w:asciiTheme="minorHAnsi" w:eastAsiaTheme="minorEastAsia" w:hAnsiTheme="minorHAnsi" w:cstheme="minorBidi"/>
              <w:noProof/>
              <w:sz w:val="22"/>
              <w:lang w:eastAsia="sv-SE"/>
            </w:rPr>
          </w:pPr>
          <w:del w:id="1242" w:author="Jarno Nieminen" w:date="2014-06-19T14:16:00Z">
            <w:r w:rsidRPr="007E2227" w:rsidDel="007E2227">
              <w:rPr>
                <w:noProof/>
                <w:rPrChange w:id="1243" w:author="Jarno Nieminen" w:date="2014-06-19T14:16:00Z">
                  <w:rPr>
                    <w:rStyle w:val="Hyperlink"/>
                    <w:noProof/>
                  </w:rPr>
                </w:rPrChange>
              </w:rPr>
              <w:delText>16.3</w:delText>
            </w:r>
            <w:r w:rsidDel="007E2227">
              <w:rPr>
                <w:rFonts w:asciiTheme="minorHAnsi" w:eastAsiaTheme="minorEastAsia" w:hAnsiTheme="minorHAnsi" w:cstheme="minorBidi"/>
                <w:noProof/>
                <w:sz w:val="22"/>
                <w:lang w:eastAsia="sv-SE"/>
              </w:rPr>
              <w:tab/>
            </w:r>
            <w:r w:rsidRPr="007E2227" w:rsidDel="007E2227">
              <w:rPr>
                <w:noProof/>
                <w:rPrChange w:id="1244" w:author="Jarno Nieminen" w:date="2014-06-19T14:16:00Z">
                  <w:rPr>
                    <w:rStyle w:val="Hyperlink"/>
                    <w:noProof/>
                  </w:rPr>
                </w:rPrChange>
              </w:rPr>
              <w:delText>Tjänstens signatur</w:delText>
            </w:r>
            <w:r w:rsidDel="007E2227">
              <w:rPr>
                <w:noProof/>
                <w:webHidden/>
              </w:rPr>
              <w:tab/>
            </w:r>
          </w:del>
          <w:del w:id="1245" w:author="Jarno Nieminen" w:date="2014-06-19T10:06:00Z">
            <w:r w:rsidDel="00B424C3">
              <w:rPr>
                <w:noProof/>
                <w:webHidden/>
              </w:rPr>
              <w:delText>101</w:delText>
            </w:r>
          </w:del>
        </w:p>
        <w:p w14:paraId="21ED176F" w14:textId="77777777" w:rsidR="00EB3370" w:rsidDel="007E2227" w:rsidRDefault="00EB3370">
          <w:pPr>
            <w:pStyle w:val="TOC3"/>
            <w:tabs>
              <w:tab w:val="left" w:pos="1321"/>
              <w:tab w:val="right" w:leader="dot" w:pos="10456"/>
            </w:tabs>
            <w:rPr>
              <w:del w:id="1246" w:author="Jarno Nieminen" w:date="2014-06-19T14:16:00Z"/>
              <w:rFonts w:asciiTheme="minorHAnsi" w:eastAsiaTheme="minorEastAsia" w:hAnsiTheme="minorHAnsi" w:cstheme="minorBidi"/>
              <w:noProof/>
              <w:sz w:val="22"/>
              <w:lang w:eastAsia="sv-SE"/>
            </w:rPr>
          </w:pPr>
          <w:del w:id="1247" w:author="Jarno Nieminen" w:date="2014-06-19T14:16:00Z">
            <w:r w:rsidRPr="007E2227" w:rsidDel="007E2227">
              <w:rPr>
                <w:noProof/>
                <w:rPrChange w:id="1248" w:author="Jarno Nieminen" w:date="2014-06-19T14:16:00Z">
                  <w:rPr>
                    <w:rStyle w:val="Hyperlink"/>
                    <w:noProof/>
                  </w:rPr>
                </w:rPrChange>
              </w:rPr>
              <w:delText>16.3.1</w:delText>
            </w:r>
            <w:r w:rsidDel="007E2227">
              <w:rPr>
                <w:rFonts w:asciiTheme="minorHAnsi" w:eastAsiaTheme="minorEastAsia" w:hAnsiTheme="minorHAnsi" w:cstheme="minorBidi"/>
                <w:noProof/>
                <w:sz w:val="22"/>
                <w:lang w:eastAsia="sv-SE"/>
              </w:rPr>
              <w:tab/>
            </w:r>
            <w:r w:rsidRPr="007E2227" w:rsidDel="007E2227">
              <w:rPr>
                <w:noProof/>
                <w:rPrChange w:id="1249" w:author="Jarno Nieminen" w:date="2014-06-19T14:16:00Z">
                  <w:rPr>
                    <w:rStyle w:val="Hyperlink"/>
                    <w:noProof/>
                  </w:rPr>
                </w:rPrChange>
              </w:rPr>
              <w:delText>Begäran (Request) och Svar (Response)</w:delText>
            </w:r>
            <w:r w:rsidDel="007E2227">
              <w:rPr>
                <w:noProof/>
                <w:webHidden/>
              </w:rPr>
              <w:tab/>
            </w:r>
          </w:del>
          <w:del w:id="1250" w:author="Jarno Nieminen" w:date="2014-06-19T10:06:00Z">
            <w:r w:rsidDel="00B424C3">
              <w:rPr>
                <w:noProof/>
                <w:webHidden/>
              </w:rPr>
              <w:delText>101</w:delText>
            </w:r>
          </w:del>
        </w:p>
        <w:p w14:paraId="1FA8B838" w14:textId="77777777" w:rsidR="00EB3370" w:rsidDel="007E2227" w:rsidRDefault="00EB3370">
          <w:pPr>
            <w:pStyle w:val="TOC2"/>
            <w:tabs>
              <w:tab w:val="left" w:pos="879"/>
              <w:tab w:val="right" w:leader="dot" w:pos="10456"/>
            </w:tabs>
            <w:rPr>
              <w:del w:id="1251" w:author="Jarno Nieminen" w:date="2014-06-19T14:16:00Z"/>
              <w:rFonts w:asciiTheme="minorHAnsi" w:eastAsiaTheme="minorEastAsia" w:hAnsiTheme="minorHAnsi" w:cstheme="minorBidi"/>
              <w:noProof/>
              <w:sz w:val="22"/>
              <w:lang w:eastAsia="sv-SE"/>
            </w:rPr>
          </w:pPr>
          <w:del w:id="1252" w:author="Jarno Nieminen" w:date="2014-06-19T14:16:00Z">
            <w:r w:rsidRPr="007E2227" w:rsidDel="007E2227">
              <w:rPr>
                <w:noProof/>
                <w:rPrChange w:id="1253" w:author="Jarno Nieminen" w:date="2014-06-19T14:16:00Z">
                  <w:rPr>
                    <w:rStyle w:val="Hyperlink"/>
                    <w:noProof/>
                  </w:rPr>
                </w:rPrChange>
              </w:rPr>
              <w:delText>16.4</w:delText>
            </w:r>
            <w:r w:rsidDel="007E2227">
              <w:rPr>
                <w:rFonts w:asciiTheme="minorHAnsi" w:eastAsiaTheme="minorEastAsia" w:hAnsiTheme="minorHAnsi" w:cstheme="minorBidi"/>
                <w:noProof/>
                <w:sz w:val="22"/>
                <w:lang w:eastAsia="sv-SE"/>
              </w:rPr>
              <w:tab/>
            </w:r>
            <w:r w:rsidRPr="007E2227" w:rsidDel="007E2227">
              <w:rPr>
                <w:noProof/>
                <w:rPrChange w:id="1254" w:author="Jarno Nieminen" w:date="2014-06-19T14:16:00Z">
                  <w:rPr>
                    <w:rStyle w:val="Hyperlink"/>
                    <w:noProof/>
                  </w:rPr>
                </w:rPrChange>
              </w:rPr>
              <w:delText>Regler</w:delText>
            </w:r>
            <w:r w:rsidDel="007E2227">
              <w:rPr>
                <w:noProof/>
                <w:webHidden/>
              </w:rPr>
              <w:tab/>
            </w:r>
          </w:del>
          <w:del w:id="1255" w:author="Jarno Nieminen" w:date="2014-06-19T10:06:00Z">
            <w:r w:rsidDel="00B424C3">
              <w:rPr>
                <w:noProof/>
                <w:webHidden/>
              </w:rPr>
              <w:delText>102</w:delText>
            </w:r>
          </w:del>
        </w:p>
        <w:p w14:paraId="26B00D58" w14:textId="77777777" w:rsidR="00EB3370" w:rsidDel="007E2227" w:rsidRDefault="00EB3370">
          <w:pPr>
            <w:pStyle w:val="TOC3"/>
            <w:tabs>
              <w:tab w:val="left" w:pos="1321"/>
              <w:tab w:val="right" w:leader="dot" w:pos="10456"/>
            </w:tabs>
            <w:rPr>
              <w:del w:id="1256" w:author="Jarno Nieminen" w:date="2014-06-19T14:16:00Z"/>
              <w:rFonts w:asciiTheme="minorHAnsi" w:eastAsiaTheme="minorEastAsia" w:hAnsiTheme="minorHAnsi" w:cstheme="minorBidi"/>
              <w:noProof/>
              <w:sz w:val="22"/>
              <w:lang w:eastAsia="sv-SE"/>
            </w:rPr>
          </w:pPr>
          <w:del w:id="1257" w:author="Jarno Nieminen" w:date="2014-06-19T14:16:00Z">
            <w:r w:rsidRPr="007E2227" w:rsidDel="007E2227">
              <w:rPr>
                <w:noProof/>
                <w:rPrChange w:id="1258" w:author="Jarno Nieminen" w:date="2014-06-19T14:16:00Z">
                  <w:rPr>
                    <w:rStyle w:val="Hyperlink"/>
                    <w:noProof/>
                  </w:rPr>
                </w:rPrChange>
              </w:rPr>
              <w:delText>16.4.1</w:delText>
            </w:r>
            <w:r w:rsidDel="007E2227">
              <w:rPr>
                <w:rFonts w:asciiTheme="minorHAnsi" w:eastAsiaTheme="minorEastAsia" w:hAnsiTheme="minorHAnsi" w:cstheme="minorBidi"/>
                <w:noProof/>
                <w:sz w:val="22"/>
                <w:lang w:eastAsia="sv-SE"/>
              </w:rPr>
              <w:tab/>
            </w:r>
            <w:r w:rsidRPr="007E2227" w:rsidDel="007E2227">
              <w:rPr>
                <w:noProof/>
                <w:rPrChange w:id="1259" w:author="Jarno Nieminen" w:date="2014-06-19T14:16:00Z">
                  <w:rPr>
                    <w:rStyle w:val="Hyperlink"/>
                    <w:noProof/>
                  </w:rPr>
                </w:rPrChange>
              </w:rPr>
              <w:delText>Begäran</w:delText>
            </w:r>
            <w:r w:rsidDel="007E2227">
              <w:rPr>
                <w:noProof/>
                <w:webHidden/>
              </w:rPr>
              <w:tab/>
            </w:r>
          </w:del>
          <w:del w:id="1260" w:author="Jarno Nieminen" w:date="2014-06-19T10:06:00Z">
            <w:r w:rsidDel="00B424C3">
              <w:rPr>
                <w:noProof/>
                <w:webHidden/>
              </w:rPr>
              <w:delText>102</w:delText>
            </w:r>
          </w:del>
        </w:p>
        <w:p w14:paraId="4AFCAA02" w14:textId="77777777" w:rsidR="00EB3370" w:rsidDel="007E2227" w:rsidRDefault="00EB3370">
          <w:pPr>
            <w:pStyle w:val="TOC3"/>
            <w:tabs>
              <w:tab w:val="left" w:pos="1321"/>
              <w:tab w:val="right" w:leader="dot" w:pos="10456"/>
            </w:tabs>
            <w:rPr>
              <w:del w:id="1261" w:author="Jarno Nieminen" w:date="2014-06-19T14:16:00Z"/>
              <w:rFonts w:asciiTheme="minorHAnsi" w:eastAsiaTheme="minorEastAsia" w:hAnsiTheme="minorHAnsi" w:cstheme="minorBidi"/>
              <w:noProof/>
              <w:sz w:val="22"/>
              <w:lang w:eastAsia="sv-SE"/>
            </w:rPr>
          </w:pPr>
          <w:del w:id="1262" w:author="Jarno Nieminen" w:date="2014-06-19T14:16:00Z">
            <w:r w:rsidRPr="007E2227" w:rsidDel="007E2227">
              <w:rPr>
                <w:noProof/>
                <w:rPrChange w:id="1263" w:author="Jarno Nieminen" w:date="2014-06-19T14:16:00Z">
                  <w:rPr>
                    <w:rStyle w:val="Hyperlink"/>
                    <w:noProof/>
                  </w:rPr>
                </w:rPrChange>
              </w:rPr>
              <w:delText>16.4.2</w:delText>
            </w:r>
            <w:r w:rsidDel="007E2227">
              <w:rPr>
                <w:rFonts w:asciiTheme="minorHAnsi" w:eastAsiaTheme="minorEastAsia" w:hAnsiTheme="minorHAnsi" w:cstheme="minorBidi"/>
                <w:noProof/>
                <w:sz w:val="22"/>
                <w:lang w:eastAsia="sv-SE"/>
              </w:rPr>
              <w:tab/>
            </w:r>
            <w:r w:rsidRPr="007E2227" w:rsidDel="007E2227">
              <w:rPr>
                <w:noProof/>
                <w:rPrChange w:id="1264" w:author="Jarno Nieminen" w:date="2014-06-19T14:16:00Z">
                  <w:rPr>
                    <w:rStyle w:val="Hyperlink"/>
                    <w:noProof/>
                  </w:rPr>
                </w:rPrChange>
              </w:rPr>
              <w:delText>Svar</w:delText>
            </w:r>
            <w:r w:rsidDel="007E2227">
              <w:rPr>
                <w:noProof/>
                <w:webHidden/>
              </w:rPr>
              <w:tab/>
            </w:r>
          </w:del>
          <w:del w:id="1265" w:author="Jarno Nieminen" w:date="2014-06-19T10:06:00Z">
            <w:r w:rsidDel="00B424C3">
              <w:rPr>
                <w:noProof/>
                <w:webHidden/>
              </w:rPr>
              <w:delText>102</w:delText>
            </w:r>
          </w:del>
        </w:p>
        <w:p w14:paraId="5A12DBAD" w14:textId="77777777" w:rsidR="00EB3370" w:rsidDel="007E2227" w:rsidRDefault="00EB3370">
          <w:pPr>
            <w:pStyle w:val="TOC2"/>
            <w:tabs>
              <w:tab w:val="left" w:pos="879"/>
              <w:tab w:val="right" w:leader="dot" w:pos="10456"/>
            </w:tabs>
            <w:rPr>
              <w:del w:id="1266" w:author="Jarno Nieminen" w:date="2014-06-19T14:16:00Z"/>
              <w:rFonts w:asciiTheme="minorHAnsi" w:eastAsiaTheme="minorEastAsia" w:hAnsiTheme="minorHAnsi" w:cstheme="minorBidi"/>
              <w:noProof/>
              <w:sz w:val="22"/>
              <w:lang w:eastAsia="sv-SE"/>
            </w:rPr>
          </w:pPr>
          <w:del w:id="1267" w:author="Jarno Nieminen" w:date="2014-06-19T14:16:00Z">
            <w:r w:rsidRPr="007E2227" w:rsidDel="007E2227">
              <w:rPr>
                <w:noProof/>
                <w:rPrChange w:id="1268" w:author="Jarno Nieminen" w:date="2014-06-19T14:16:00Z">
                  <w:rPr>
                    <w:rStyle w:val="Hyperlink"/>
                    <w:noProof/>
                  </w:rPr>
                </w:rPrChange>
              </w:rPr>
              <w:delText>16.5</w:delText>
            </w:r>
            <w:r w:rsidDel="007E2227">
              <w:rPr>
                <w:rFonts w:asciiTheme="minorHAnsi" w:eastAsiaTheme="minorEastAsia" w:hAnsiTheme="minorHAnsi" w:cstheme="minorBidi"/>
                <w:noProof/>
                <w:sz w:val="22"/>
                <w:lang w:eastAsia="sv-SE"/>
              </w:rPr>
              <w:tab/>
            </w:r>
            <w:r w:rsidRPr="007E2227" w:rsidDel="007E2227">
              <w:rPr>
                <w:noProof/>
                <w:rPrChange w:id="1269" w:author="Jarno Nieminen" w:date="2014-06-19T14:16:00Z">
                  <w:rPr>
                    <w:rStyle w:val="Hyperlink"/>
                    <w:noProof/>
                  </w:rPr>
                </w:rPrChange>
              </w:rPr>
              <w:delText>Tjänsteinteraktion</w:delText>
            </w:r>
            <w:r w:rsidDel="007E2227">
              <w:rPr>
                <w:noProof/>
                <w:webHidden/>
              </w:rPr>
              <w:tab/>
            </w:r>
          </w:del>
          <w:del w:id="1270" w:author="Jarno Nieminen" w:date="2014-06-19T10:06:00Z">
            <w:r w:rsidDel="00B424C3">
              <w:rPr>
                <w:noProof/>
                <w:webHidden/>
              </w:rPr>
              <w:delText>102</w:delText>
            </w:r>
          </w:del>
        </w:p>
        <w:p w14:paraId="20826A98" w14:textId="77777777" w:rsidR="00EB3370" w:rsidDel="007E2227" w:rsidRDefault="00EB3370">
          <w:pPr>
            <w:pStyle w:val="TOC1"/>
            <w:tabs>
              <w:tab w:val="left" w:pos="658"/>
              <w:tab w:val="right" w:leader="dot" w:pos="10456"/>
            </w:tabs>
            <w:rPr>
              <w:del w:id="1271" w:author="Jarno Nieminen" w:date="2014-06-19T14:16:00Z"/>
              <w:rFonts w:asciiTheme="minorHAnsi" w:eastAsiaTheme="minorEastAsia" w:hAnsiTheme="minorHAnsi" w:cstheme="minorBidi"/>
              <w:noProof/>
              <w:sz w:val="22"/>
              <w:lang w:eastAsia="sv-SE"/>
            </w:rPr>
          </w:pPr>
          <w:del w:id="1272" w:author="Jarno Nieminen" w:date="2014-06-19T14:16:00Z">
            <w:r w:rsidRPr="007E2227" w:rsidDel="007E2227">
              <w:rPr>
                <w:noProof/>
                <w:rPrChange w:id="1273" w:author="Jarno Nieminen" w:date="2014-06-19T14:16:00Z">
                  <w:rPr>
                    <w:rStyle w:val="Hyperlink"/>
                    <w:noProof/>
                  </w:rPr>
                </w:rPrChange>
              </w:rPr>
              <w:delText>17</w:delText>
            </w:r>
            <w:r w:rsidDel="007E2227">
              <w:rPr>
                <w:rFonts w:asciiTheme="minorHAnsi" w:eastAsiaTheme="minorEastAsia" w:hAnsiTheme="minorHAnsi" w:cstheme="minorBidi"/>
                <w:noProof/>
                <w:sz w:val="22"/>
                <w:lang w:eastAsia="sv-SE"/>
              </w:rPr>
              <w:tab/>
            </w:r>
            <w:r w:rsidRPr="007E2227" w:rsidDel="007E2227">
              <w:rPr>
                <w:noProof/>
                <w:rPrChange w:id="1274" w:author="Jarno Nieminen" w:date="2014-06-19T14:16:00Z">
                  <w:rPr>
                    <w:rStyle w:val="Hyperlink"/>
                    <w:noProof/>
                  </w:rPr>
                </w:rPrChange>
              </w:rPr>
              <w:delText>Tjänstekontrakt SaveFormTemplate</w:delText>
            </w:r>
            <w:r w:rsidDel="007E2227">
              <w:rPr>
                <w:noProof/>
                <w:webHidden/>
              </w:rPr>
              <w:tab/>
            </w:r>
          </w:del>
          <w:del w:id="1275" w:author="Jarno Nieminen" w:date="2014-06-19T10:06:00Z">
            <w:r w:rsidDel="00B424C3">
              <w:rPr>
                <w:noProof/>
                <w:webHidden/>
              </w:rPr>
              <w:delText>103</w:delText>
            </w:r>
          </w:del>
        </w:p>
        <w:p w14:paraId="46400E87" w14:textId="77777777" w:rsidR="00EB3370" w:rsidDel="007E2227" w:rsidRDefault="00EB3370">
          <w:pPr>
            <w:pStyle w:val="TOC2"/>
            <w:tabs>
              <w:tab w:val="left" w:pos="879"/>
              <w:tab w:val="right" w:leader="dot" w:pos="10456"/>
            </w:tabs>
            <w:rPr>
              <w:del w:id="1276" w:author="Jarno Nieminen" w:date="2014-06-19T14:16:00Z"/>
              <w:rFonts w:asciiTheme="minorHAnsi" w:eastAsiaTheme="minorEastAsia" w:hAnsiTheme="minorHAnsi" w:cstheme="minorBidi"/>
              <w:noProof/>
              <w:sz w:val="22"/>
              <w:lang w:eastAsia="sv-SE"/>
            </w:rPr>
          </w:pPr>
          <w:del w:id="1277" w:author="Jarno Nieminen" w:date="2014-06-19T14:16:00Z">
            <w:r w:rsidRPr="007E2227" w:rsidDel="007E2227">
              <w:rPr>
                <w:noProof/>
                <w:rPrChange w:id="1278" w:author="Jarno Nieminen" w:date="2014-06-19T14:16:00Z">
                  <w:rPr>
                    <w:rStyle w:val="Hyperlink"/>
                    <w:noProof/>
                  </w:rPr>
                </w:rPrChange>
              </w:rPr>
              <w:delText>17.1</w:delText>
            </w:r>
            <w:r w:rsidDel="007E2227">
              <w:rPr>
                <w:rFonts w:asciiTheme="minorHAnsi" w:eastAsiaTheme="minorEastAsia" w:hAnsiTheme="minorHAnsi" w:cstheme="minorBidi"/>
                <w:noProof/>
                <w:sz w:val="22"/>
                <w:lang w:eastAsia="sv-SE"/>
              </w:rPr>
              <w:tab/>
            </w:r>
            <w:r w:rsidRPr="007E2227" w:rsidDel="007E2227">
              <w:rPr>
                <w:noProof/>
                <w:rPrChange w:id="1279" w:author="Jarno Nieminen" w:date="2014-06-19T14:16:00Z">
                  <w:rPr>
                    <w:rStyle w:val="Hyperlink"/>
                    <w:noProof/>
                  </w:rPr>
                </w:rPrChange>
              </w:rPr>
              <w:delText>Frivillighet</w:delText>
            </w:r>
            <w:r w:rsidDel="007E2227">
              <w:rPr>
                <w:noProof/>
                <w:webHidden/>
              </w:rPr>
              <w:tab/>
            </w:r>
          </w:del>
          <w:del w:id="1280" w:author="Jarno Nieminen" w:date="2014-06-19T10:06:00Z">
            <w:r w:rsidDel="00B424C3">
              <w:rPr>
                <w:noProof/>
                <w:webHidden/>
              </w:rPr>
              <w:delText>103</w:delText>
            </w:r>
          </w:del>
        </w:p>
        <w:p w14:paraId="227A2B8F" w14:textId="77777777" w:rsidR="00EB3370" w:rsidDel="007E2227" w:rsidRDefault="00EB3370">
          <w:pPr>
            <w:pStyle w:val="TOC2"/>
            <w:tabs>
              <w:tab w:val="left" w:pos="879"/>
              <w:tab w:val="right" w:leader="dot" w:pos="10456"/>
            </w:tabs>
            <w:rPr>
              <w:del w:id="1281" w:author="Jarno Nieminen" w:date="2014-06-19T14:16:00Z"/>
              <w:rFonts w:asciiTheme="minorHAnsi" w:eastAsiaTheme="minorEastAsia" w:hAnsiTheme="minorHAnsi" w:cstheme="minorBidi"/>
              <w:noProof/>
              <w:sz w:val="22"/>
              <w:lang w:eastAsia="sv-SE"/>
            </w:rPr>
          </w:pPr>
          <w:del w:id="1282" w:author="Jarno Nieminen" w:date="2014-06-19T14:16:00Z">
            <w:r w:rsidRPr="007E2227" w:rsidDel="007E2227">
              <w:rPr>
                <w:noProof/>
                <w:rPrChange w:id="1283" w:author="Jarno Nieminen" w:date="2014-06-19T14:16:00Z">
                  <w:rPr>
                    <w:rStyle w:val="Hyperlink"/>
                    <w:noProof/>
                  </w:rPr>
                </w:rPrChange>
              </w:rPr>
              <w:delText>17.2</w:delText>
            </w:r>
            <w:r w:rsidDel="007E2227">
              <w:rPr>
                <w:rFonts w:asciiTheme="minorHAnsi" w:eastAsiaTheme="minorEastAsia" w:hAnsiTheme="minorHAnsi" w:cstheme="minorBidi"/>
                <w:noProof/>
                <w:sz w:val="22"/>
                <w:lang w:eastAsia="sv-SE"/>
              </w:rPr>
              <w:tab/>
            </w:r>
            <w:r w:rsidRPr="007E2227" w:rsidDel="007E2227">
              <w:rPr>
                <w:noProof/>
                <w:rPrChange w:id="1284" w:author="Jarno Nieminen" w:date="2014-06-19T14:16:00Z">
                  <w:rPr>
                    <w:rStyle w:val="Hyperlink"/>
                    <w:noProof/>
                  </w:rPr>
                </w:rPrChange>
              </w:rPr>
              <w:delText>Version</w:delText>
            </w:r>
            <w:r w:rsidDel="007E2227">
              <w:rPr>
                <w:noProof/>
                <w:webHidden/>
              </w:rPr>
              <w:tab/>
            </w:r>
          </w:del>
          <w:del w:id="1285" w:author="Jarno Nieminen" w:date="2014-06-19T10:06:00Z">
            <w:r w:rsidDel="00B424C3">
              <w:rPr>
                <w:noProof/>
                <w:webHidden/>
              </w:rPr>
              <w:delText>103</w:delText>
            </w:r>
          </w:del>
        </w:p>
        <w:p w14:paraId="43E5D09C" w14:textId="77777777" w:rsidR="00EB3370" w:rsidDel="007E2227" w:rsidRDefault="00EB3370">
          <w:pPr>
            <w:pStyle w:val="TOC2"/>
            <w:tabs>
              <w:tab w:val="left" w:pos="879"/>
              <w:tab w:val="right" w:leader="dot" w:pos="10456"/>
            </w:tabs>
            <w:rPr>
              <w:del w:id="1286" w:author="Jarno Nieminen" w:date="2014-06-19T14:16:00Z"/>
              <w:rFonts w:asciiTheme="minorHAnsi" w:eastAsiaTheme="minorEastAsia" w:hAnsiTheme="minorHAnsi" w:cstheme="minorBidi"/>
              <w:noProof/>
              <w:sz w:val="22"/>
              <w:lang w:eastAsia="sv-SE"/>
            </w:rPr>
          </w:pPr>
          <w:del w:id="1287" w:author="Jarno Nieminen" w:date="2014-06-19T14:16:00Z">
            <w:r w:rsidRPr="007E2227" w:rsidDel="007E2227">
              <w:rPr>
                <w:noProof/>
                <w:rPrChange w:id="1288" w:author="Jarno Nieminen" w:date="2014-06-19T14:16:00Z">
                  <w:rPr>
                    <w:rStyle w:val="Hyperlink"/>
                    <w:noProof/>
                  </w:rPr>
                </w:rPrChange>
              </w:rPr>
              <w:delText>17.3</w:delText>
            </w:r>
            <w:r w:rsidDel="007E2227">
              <w:rPr>
                <w:rFonts w:asciiTheme="minorHAnsi" w:eastAsiaTheme="minorEastAsia" w:hAnsiTheme="minorHAnsi" w:cstheme="minorBidi"/>
                <w:noProof/>
                <w:sz w:val="22"/>
                <w:lang w:eastAsia="sv-SE"/>
              </w:rPr>
              <w:tab/>
            </w:r>
            <w:r w:rsidRPr="007E2227" w:rsidDel="007E2227">
              <w:rPr>
                <w:noProof/>
                <w:rPrChange w:id="1289" w:author="Jarno Nieminen" w:date="2014-06-19T14:16:00Z">
                  <w:rPr>
                    <w:rStyle w:val="Hyperlink"/>
                    <w:noProof/>
                  </w:rPr>
                </w:rPrChange>
              </w:rPr>
              <w:delText>Tjänstens signatur</w:delText>
            </w:r>
            <w:r w:rsidDel="007E2227">
              <w:rPr>
                <w:noProof/>
                <w:webHidden/>
              </w:rPr>
              <w:tab/>
            </w:r>
          </w:del>
          <w:del w:id="1290" w:author="Jarno Nieminen" w:date="2014-06-19T10:06:00Z">
            <w:r w:rsidDel="00B424C3">
              <w:rPr>
                <w:noProof/>
                <w:webHidden/>
              </w:rPr>
              <w:delText>103</w:delText>
            </w:r>
          </w:del>
        </w:p>
        <w:p w14:paraId="6280CB55" w14:textId="77777777" w:rsidR="00EB3370" w:rsidDel="007E2227" w:rsidRDefault="00EB3370">
          <w:pPr>
            <w:pStyle w:val="TOC3"/>
            <w:tabs>
              <w:tab w:val="left" w:pos="1321"/>
              <w:tab w:val="right" w:leader="dot" w:pos="10456"/>
            </w:tabs>
            <w:rPr>
              <w:del w:id="1291" w:author="Jarno Nieminen" w:date="2014-06-19T14:16:00Z"/>
              <w:rFonts w:asciiTheme="minorHAnsi" w:eastAsiaTheme="minorEastAsia" w:hAnsiTheme="minorHAnsi" w:cstheme="minorBidi"/>
              <w:noProof/>
              <w:sz w:val="22"/>
              <w:lang w:eastAsia="sv-SE"/>
            </w:rPr>
          </w:pPr>
          <w:del w:id="1292" w:author="Jarno Nieminen" w:date="2014-06-19T14:16:00Z">
            <w:r w:rsidRPr="007E2227" w:rsidDel="007E2227">
              <w:rPr>
                <w:noProof/>
                <w:rPrChange w:id="1293" w:author="Jarno Nieminen" w:date="2014-06-19T14:16:00Z">
                  <w:rPr>
                    <w:rStyle w:val="Hyperlink"/>
                    <w:noProof/>
                  </w:rPr>
                </w:rPrChange>
              </w:rPr>
              <w:delText>17.3.1</w:delText>
            </w:r>
            <w:r w:rsidDel="007E2227">
              <w:rPr>
                <w:rFonts w:asciiTheme="minorHAnsi" w:eastAsiaTheme="minorEastAsia" w:hAnsiTheme="minorHAnsi" w:cstheme="minorBidi"/>
                <w:noProof/>
                <w:sz w:val="22"/>
                <w:lang w:eastAsia="sv-SE"/>
              </w:rPr>
              <w:tab/>
            </w:r>
            <w:r w:rsidRPr="007E2227" w:rsidDel="007E2227">
              <w:rPr>
                <w:noProof/>
                <w:rPrChange w:id="1294" w:author="Jarno Nieminen" w:date="2014-06-19T14:16:00Z">
                  <w:rPr>
                    <w:rStyle w:val="Hyperlink"/>
                    <w:noProof/>
                  </w:rPr>
                </w:rPrChange>
              </w:rPr>
              <w:delText>Begäran (Request) och Svar (Response)</w:delText>
            </w:r>
            <w:r w:rsidDel="007E2227">
              <w:rPr>
                <w:noProof/>
                <w:webHidden/>
              </w:rPr>
              <w:tab/>
            </w:r>
          </w:del>
          <w:del w:id="1295" w:author="Jarno Nieminen" w:date="2014-06-19T10:06:00Z">
            <w:r w:rsidDel="00B424C3">
              <w:rPr>
                <w:noProof/>
                <w:webHidden/>
              </w:rPr>
              <w:delText>103</w:delText>
            </w:r>
          </w:del>
        </w:p>
        <w:p w14:paraId="020573D8" w14:textId="77777777" w:rsidR="00EB3370" w:rsidDel="007E2227" w:rsidRDefault="00EB3370">
          <w:pPr>
            <w:pStyle w:val="TOC2"/>
            <w:tabs>
              <w:tab w:val="left" w:pos="879"/>
              <w:tab w:val="right" w:leader="dot" w:pos="10456"/>
            </w:tabs>
            <w:rPr>
              <w:del w:id="1296" w:author="Jarno Nieminen" w:date="2014-06-19T14:16:00Z"/>
              <w:rFonts w:asciiTheme="minorHAnsi" w:eastAsiaTheme="minorEastAsia" w:hAnsiTheme="minorHAnsi" w:cstheme="minorBidi"/>
              <w:noProof/>
              <w:sz w:val="22"/>
              <w:lang w:eastAsia="sv-SE"/>
            </w:rPr>
          </w:pPr>
          <w:del w:id="1297" w:author="Jarno Nieminen" w:date="2014-06-19T14:16:00Z">
            <w:r w:rsidRPr="007E2227" w:rsidDel="007E2227">
              <w:rPr>
                <w:noProof/>
                <w:rPrChange w:id="1298" w:author="Jarno Nieminen" w:date="2014-06-19T14:16:00Z">
                  <w:rPr>
                    <w:rStyle w:val="Hyperlink"/>
                    <w:noProof/>
                  </w:rPr>
                </w:rPrChange>
              </w:rPr>
              <w:delText>17.4</w:delText>
            </w:r>
            <w:r w:rsidDel="007E2227">
              <w:rPr>
                <w:rFonts w:asciiTheme="minorHAnsi" w:eastAsiaTheme="minorEastAsia" w:hAnsiTheme="minorHAnsi" w:cstheme="minorBidi"/>
                <w:noProof/>
                <w:sz w:val="22"/>
                <w:lang w:eastAsia="sv-SE"/>
              </w:rPr>
              <w:tab/>
            </w:r>
            <w:r w:rsidRPr="007E2227" w:rsidDel="007E2227">
              <w:rPr>
                <w:noProof/>
                <w:rPrChange w:id="1299" w:author="Jarno Nieminen" w:date="2014-06-19T14:16:00Z">
                  <w:rPr>
                    <w:rStyle w:val="Hyperlink"/>
                    <w:noProof/>
                  </w:rPr>
                </w:rPrChange>
              </w:rPr>
              <w:delText>Regler</w:delText>
            </w:r>
            <w:r w:rsidDel="007E2227">
              <w:rPr>
                <w:noProof/>
                <w:webHidden/>
              </w:rPr>
              <w:tab/>
            </w:r>
          </w:del>
          <w:del w:id="1300" w:author="Jarno Nieminen" w:date="2014-06-19T10:06:00Z">
            <w:r w:rsidDel="00B424C3">
              <w:rPr>
                <w:noProof/>
                <w:webHidden/>
              </w:rPr>
              <w:delText>103</w:delText>
            </w:r>
          </w:del>
        </w:p>
        <w:p w14:paraId="2639D187" w14:textId="77777777" w:rsidR="00EB3370" w:rsidDel="007E2227" w:rsidRDefault="00EB3370">
          <w:pPr>
            <w:pStyle w:val="TOC3"/>
            <w:tabs>
              <w:tab w:val="left" w:pos="1321"/>
              <w:tab w:val="right" w:leader="dot" w:pos="10456"/>
            </w:tabs>
            <w:rPr>
              <w:del w:id="1301" w:author="Jarno Nieminen" w:date="2014-06-19T14:16:00Z"/>
              <w:rFonts w:asciiTheme="minorHAnsi" w:eastAsiaTheme="minorEastAsia" w:hAnsiTheme="minorHAnsi" w:cstheme="minorBidi"/>
              <w:noProof/>
              <w:sz w:val="22"/>
              <w:lang w:eastAsia="sv-SE"/>
            </w:rPr>
          </w:pPr>
          <w:del w:id="1302" w:author="Jarno Nieminen" w:date="2014-06-19T14:16:00Z">
            <w:r w:rsidRPr="007E2227" w:rsidDel="007E2227">
              <w:rPr>
                <w:noProof/>
                <w:rPrChange w:id="1303" w:author="Jarno Nieminen" w:date="2014-06-19T14:16:00Z">
                  <w:rPr>
                    <w:rStyle w:val="Hyperlink"/>
                    <w:noProof/>
                  </w:rPr>
                </w:rPrChange>
              </w:rPr>
              <w:delText>17.4.1</w:delText>
            </w:r>
            <w:r w:rsidDel="007E2227">
              <w:rPr>
                <w:rFonts w:asciiTheme="minorHAnsi" w:eastAsiaTheme="minorEastAsia" w:hAnsiTheme="minorHAnsi" w:cstheme="minorBidi"/>
                <w:noProof/>
                <w:sz w:val="22"/>
                <w:lang w:eastAsia="sv-SE"/>
              </w:rPr>
              <w:tab/>
            </w:r>
            <w:r w:rsidRPr="007E2227" w:rsidDel="007E2227">
              <w:rPr>
                <w:noProof/>
                <w:rPrChange w:id="1304" w:author="Jarno Nieminen" w:date="2014-06-19T14:16:00Z">
                  <w:rPr>
                    <w:rStyle w:val="Hyperlink"/>
                    <w:noProof/>
                  </w:rPr>
                </w:rPrChange>
              </w:rPr>
              <w:delText>Begäran</w:delText>
            </w:r>
            <w:r w:rsidDel="007E2227">
              <w:rPr>
                <w:noProof/>
                <w:webHidden/>
              </w:rPr>
              <w:tab/>
            </w:r>
          </w:del>
          <w:del w:id="1305" w:author="Jarno Nieminen" w:date="2014-06-19T10:06:00Z">
            <w:r w:rsidDel="00B424C3">
              <w:rPr>
                <w:noProof/>
                <w:webHidden/>
              </w:rPr>
              <w:delText>103</w:delText>
            </w:r>
          </w:del>
        </w:p>
        <w:p w14:paraId="1327FA65" w14:textId="77777777" w:rsidR="00EB3370" w:rsidDel="007E2227" w:rsidRDefault="00EB3370">
          <w:pPr>
            <w:pStyle w:val="TOC3"/>
            <w:tabs>
              <w:tab w:val="left" w:pos="1321"/>
              <w:tab w:val="right" w:leader="dot" w:pos="10456"/>
            </w:tabs>
            <w:rPr>
              <w:del w:id="1306" w:author="Jarno Nieminen" w:date="2014-06-19T14:16:00Z"/>
              <w:rFonts w:asciiTheme="minorHAnsi" w:eastAsiaTheme="minorEastAsia" w:hAnsiTheme="minorHAnsi" w:cstheme="minorBidi"/>
              <w:noProof/>
              <w:sz w:val="22"/>
              <w:lang w:eastAsia="sv-SE"/>
            </w:rPr>
          </w:pPr>
          <w:del w:id="1307" w:author="Jarno Nieminen" w:date="2014-06-19T14:16:00Z">
            <w:r w:rsidRPr="007E2227" w:rsidDel="007E2227">
              <w:rPr>
                <w:noProof/>
                <w:rPrChange w:id="1308" w:author="Jarno Nieminen" w:date="2014-06-19T14:16:00Z">
                  <w:rPr>
                    <w:rStyle w:val="Hyperlink"/>
                    <w:noProof/>
                  </w:rPr>
                </w:rPrChange>
              </w:rPr>
              <w:delText>17.4.2</w:delText>
            </w:r>
            <w:r w:rsidDel="007E2227">
              <w:rPr>
                <w:rFonts w:asciiTheme="minorHAnsi" w:eastAsiaTheme="minorEastAsia" w:hAnsiTheme="minorHAnsi" w:cstheme="minorBidi"/>
                <w:noProof/>
                <w:sz w:val="22"/>
                <w:lang w:eastAsia="sv-SE"/>
              </w:rPr>
              <w:tab/>
            </w:r>
            <w:r w:rsidRPr="007E2227" w:rsidDel="007E2227">
              <w:rPr>
                <w:noProof/>
                <w:rPrChange w:id="1309" w:author="Jarno Nieminen" w:date="2014-06-19T14:16:00Z">
                  <w:rPr>
                    <w:rStyle w:val="Hyperlink"/>
                    <w:noProof/>
                  </w:rPr>
                </w:rPrChange>
              </w:rPr>
              <w:delText>Svar</w:delText>
            </w:r>
            <w:r w:rsidDel="007E2227">
              <w:rPr>
                <w:noProof/>
                <w:webHidden/>
              </w:rPr>
              <w:tab/>
            </w:r>
          </w:del>
          <w:del w:id="1310" w:author="Jarno Nieminen" w:date="2014-06-19T10:06:00Z">
            <w:r w:rsidDel="00B424C3">
              <w:rPr>
                <w:noProof/>
                <w:webHidden/>
              </w:rPr>
              <w:delText>103</w:delText>
            </w:r>
          </w:del>
        </w:p>
        <w:p w14:paraId="7FBDB0B5" w14:textId="77777777" w:rsidR="00EB3370" w:rsidDel="007E2227" w:rsidRDefault="00EB3370">
          <w:pPr>
            <w:pStyle w:val="TOC2"/>
            <w:tabs>
              <w:tab w:val="left" w:pos="879"/>
              <w:tab w:val="right" w:leader="dot" w:pos="10456"/>
            </w:tabs>
            <w:rPr>
              <w:del w:id="1311" w:author="Jarno Nieminen" w:date="2014-06-19T14:16:00Z"/>
              <w:rFonts w:asciiTheme="minorHAnsi" w:eastAsiaTheme="minorEastAsia" w:hAnsiTheme="minorHAnsi" w:cstheme="minorBidi"/>
              <w:noProof/>
              <w:sz w:val="22"/>
              <w:lang w:eastAsia="sv-SE"/>
            </w:rPr>
          </w:pPr>
          <w:del w:id="1312" w:author="Jarno Nieminen" w:date="2014-06-19T14:16:00Z">
            <w:r w:rsidRPr="007E2227" w:rsidDel="007E2227">
              <w:rPr>
                <w:noProof/>
                <w:rPrChange w:id="1313" w:author="Jarno Nieminen" w:date="2014-06-19T14:16:00Z">
                  <w:rPr>
                    <w:rStyle w:val="Hyperlink"/>
                    <w:noProof/>
                  </w:rPr>
                </w:rPrChange>
              </w:rPr>
              <w:delText>17.5</w:delText>
            </w:r>
            <w:r w:rsidDel="007E2227">
              <w:rPr>
                <w:rFonts w:asciiTheme="minorHAnsi" w:eastAsiaTheme="minorEastAsia" w:hAnsiTheme="minorHAnsi" w:cstheme="minorBidi"/>
                <w:noProof/>
                <w:sz w:val="22"/>
                <w:lang w:eastAsia="sv-SE"/>
              </w:rPr>
              <w:tab/>
            </w:r>
            <w:r w:rsidRPr="007E2227" w:rsidDel="007E2227">
              <w:rPr>
                <w:noProof/>
                <w:rPrChange w:id="1314" w:author="Jarno Nieminen" w:date="2014-06-19T14:16:00Z">
                  <w:rPr>
                    <w:rStyle w:val="Hyperlink"/>
                    <w:noProof/>
                  </w:rPr>
                </w:rPrChange>
              </w:rPr>
              <w:delText>Tjänsteinteraktion</w:delText>
            </w:r>
            <w:r w:rsidDel="007E2227">
              <w:rPr>
                <w:noProof/>
                <w:webHidden/>
              </w:rPr>
              <w:tab/>
            </w:r>
          </w:del>
          <w:del w:id="1315" w:author="Jarno Nieminen" w:date="2014-06-19T10:06:00Z">
            <w:r w:rsidDel="00B424C3">
              <w:rPr>
                <w:noProof/>
                <w:webHidden/>
              </w:rPr>
              <w:delText>103</w:delText>
            </w:r>
          </w:del>
        </w:p>
        <w:p w14:paraId="1CBE9463" w14:textId="77777777" w:rsidR="00793064" w:rsidRDefault="00793064">
          <w:r>
            <w:fldChar w:fldCharType="end"/>
          </w:r>
        </w:p>
      </w:sdtContent>
    </w:sdt>
    <w:p w14:paraId="564F56CC" w14:textId="77777777" w:rsidR="00793064" w:rsidRPr="009C52F6" w:rsidRDefault="00793064">
      <w:pPr>
        <w:spacing w:line="240" w:lineRule="auto"/>
        <w:rPr>
          <w:sz w:val="30"/>
        </w:rPr>
      </w:pPr>
      <w:bookmarkStart w:id="1316" w:name="_Toc163963305"/>
      <w:bookmarkStart w:id="1317" w:name="_Toc199311100"/>
      <w:bookmarkStart w:id="1318" w:name="_Toc199552311"/>
      <w:bookmarkStart w:id="1319" w:name="_Toc199552341"/>
      <w:bookmarkStart w:id="1320" w:name="_Toc199552434"/>
      <w:bookmarkStart w:id="1321" w:name="_Toc224960917"/>
      <w:r w:rsidRPr="009C52F6">
        <w:br w:type="page"/>
      </w:r>
    </w:p>
    <w:p w14:paraId="5EFE46B8" w14:textId="77777777" w:rsidR="0039481C" w:rsidRPr="00601C65" w:rsidRDefault="0039481C" w:rsidP="0039481C">
      <w:pPr>
        <w:rPr>
          <w:rStyle w:val="BodyTextChar"/>
          <w:rFonts w:eastAsia="Calibri"/>
        </w:rPr>
      </w:pPr>
      <w:bookmarkStart w:id="1322" w:name="Radera3"/>
      <w:bookmarkEnd w:id="0"/>
      <w:bookmarkEnd w:id="1322"/>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601C65" w:rsidRPr="000C2908" w14:paraId="12F27002" w14:textId="77777777" w:rsidTr="000C2908">
        <w:tc>
          <w:tcPr>
            <w:tcW w:w="1304" w:type="dxa"/>
            <w:shd w:val="clear" w:color="auto" w:fill="DDD9C3" w:themeFill="background2" w:themeFillShade="E6"/>
          </w:tcPr>
          <w:p w14:paraId="074482CB" w14:textId="77777777" w:rsidR="0039481C" w:rsidRPr="009C52F6" w:rsidRDefault="0039481C" w:rsidP="0039481C">
            <w:pPr>
              <w:pStyle w:val="TableText"/>
              <w:rPr>
                <w:rFonts w:ascii="Georgia" w:hAnsi="Georgia"/>
              </w:rPr>
            </w:pPr>
            <w:r w:rsidRPr="009C52F6">
              <w:rPr>
                <w:rFonts w:ascii="Georgia" w:hAnsi="Georgia"/>
              </w:rPr>
              <w:t>Version</w:t>
            </w:r>
          </w:p>
        </w:tc>
        <w:tc>
          <w:tcPr>
            <w:tcW w:w="992" w:type="dxa"/>
            <w:shd w:val="clear" w:color="auto" w:fill="DDD9C3" w:themeFill="background2" w:themeFillShade="E6"/>
          </w:tcPr>
          <w:p w14:paraId="6A5A69DB" w14:textId="77777777" w:rsidR="0039481C" w:rsidRPr="009C52F6" w:rsidRDefault="0039481C" w:rsidP="0039481C">
            <w:pPr>
              <w:pStyle w:val="TableText"/>
              <w:rPr>
                <w:rFonts w:ascii="Georgia" w:hAnsi="Georgia"/>
              </w:rPr>
            </w:pPr>
            <w:r w:rsidRPr="009C52F6">
              <w:rPr>
                <w:rFonts w:ascii="Georgia" w:hAnsi="Georgia"/>
              </w:rPr>
              <w:t>Revision Nr</w:t>
            </w:r>
          </w:p>
        </w:tc>
        <w:tc>
          <w:tcPr>
            <w:tcW w:w="1560" w:type="dxa"/>
            <w:shd w:val="clear" w:color="auto" w:fill="DDD9C3" w:themeFill="background2" w:themeFillShade="E6"/>
          </w:tcPr>
          <w:p w14:paraId="299BD4AC" w14:textId="77777777" w:rsidR="0039481C" w:rsidRPr="009C52F6" w:rsidRDefault="0039481C" w:rsidP="0039481C">
            <w:pPr>
              <w:pStyle w:val="TableText"/>
              <w:rPr>
                <w:rFonts w:ascii="Georgia" w:hAnsi="Georgia"/>
              </w:rPr>
            </w:pPr>
            <w:r w:rsidRPr="009C52F6">
              <w:rPr>
                <w:rFonts w:ascii="Georgia" w:hAnsi="Georgia"/>
              </w:rPr>
              <w:t>Revision Datum</w:t>
            </w:r>
          </w:p>
        </w:tc>
        <w:tc>
          <w:tcPr>
            <w:tcW w:w="3260" w:type="dxa"/>
            <w:shd w:val="clear" w:color="auto" w:fill="DDD9C3" w:themeFill="background2" w:themeFillShade="E6"/>
          </w:tcPr>
          <w:p w14:paraId="5A3A835B" w14:textId="77777777" w:rsidR="0039481C" w:rsidRPr="009C52F6" w:rsidRDefault="0039481C" w:rsidP="0039481C">
            <w:pPr>
              <w:pStyle w:val="TableText"/>
              <w:rPr>
                <w:rFonts w:ascii="Georgia" w:hAnsi="Georgia"/>
              </w:rPr>
            </w:pPr>
            <w:r w:rsidRPr="009C52F6">
              <w:rPr>
                <w:rFonts w:ascii="Georgia" w:hAnsi="Georgia"/>
              </w:rPr>
              <w:t>Beskrivning av ändringar</w:t>
            </w:r>
          </w:p>
        </w:tc>
        <w:tc>
          <w:tcPr>
            <w:tcW w:w="1559" w:type="dxa"/>
            <w:shd w:val="clear" w:color="auto" w:fill="DDD9C3" w:themeFill="background2" w:themeFillShade="E6"/>
          </w:tcPr>
          <w:p w14:paraId="11CE0EBB" w14:textId="77777777" w:rsidR="0039481C" w:rsidRPr="009C52F6" w:rsidRDefault="0039481C" w:rsidP="0039481C">
            <w:pPr>
              <w:pStyle w:val="TableText"/>
              <w:rPr>
                <w:rFonts w:ascii="Georgia" w:hAnsi="Georgia"/>
              </w:rPr>
            </w:pPr>
            <w:r w:rsidRPr="009C52F6">
              <w:rPr>
                <w:rFonts w:ascii="Georgia" w:hAnsi="Georgia"/>
              </w:rPr>
              <w:t>Ändringar gjorda av</w:t>
            </w:r>
          </w:p>
        </w:tc>
        <w:tc>
          <w:tcPr>
            <w:tcW w:w="1418" w:type="dxa"/>
            <w:shd w:val="clear" w:color="auto" w:fill="DDD9C3" w:themeFill="background2" w:themeFillShade="E6"/>
          </w:tcPr>
          <w:p w14:paraId="2917D927" w14:textId="77777777" w:rsidR="0039481C" w:rsidRPr="009C52F6" w:rsidRDefault="0039481C" w:rsidP="0039481C">
            <w:pPr>
              <w:pStyle w:val="TableText"/>
              <w:rPr>
                <w:rFonts w:ascii="Georgia" w:hAnsi="Georgia"/>
              </w:rPr>
            </w:pPr>
            <w:r w:rsidRPr="009C52F6">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pPr>
              <w:pStyle w:val="TableText"/>
              <w:tabs>
                <w:tab w:val="right" w:pos="3176"/>
              </w:tabs>
              <w:jc w:val="left"/>
              <w:rPr>
                <w:rFonts w:ascii="Georgia" w:hAnsi="Georgia"/>
              </w:rPr>
              <w:pPrChange w:id="1323" w:author="Jarno Nieminen" w:date="2014-06-19T14:14:00Z">
                <w:pPr>
                  <w:pStyle w:val="TableText"/>
                  <w:tabs>
                    <w:tab w:val="right" w:pos="3176"/>
                  </w:tabs>
                </w:pPr>
              </w:pPrChange>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pPr>
              <w:pStyle w:val="TableText"/>
              <w:tabs>
                <w:tab w:val="right" w:pos="3176"/>
              </w:tabs>
              <w:jc w:val="left"/>
              <w:rPr>
                <w:rFonts w:ascii="Georgia" w:hAnsi="Georgia"/>
              </w:rPr>
              <w:pPrChange w:id="1324" w:author="Jarno Nieminen" w:date="2014-06-19T14:14:00Z">
                <w:pPr>
                  <w:pStyle w:val="TableText"/>
                  <w:tabs>
                    <w:tab w:val="right" w:pos="3176"/>
                  </w:tabs>
                </w:pPr>
              </w:pPrChange>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551447" w:rsidRPr="0026766E" w14:paraId="31B3C409" w14:textId="77777777" w:rsidTr="009C52F6">
        <w:tc>
          <w:tcPr>
            <w:tcW w:w="1304" w:type="dxa"/>
          </w:tcPr>
          <w:p w14:paraId="1779AAC4" w14:textId="5E1DC5F3"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3198EFF4" w14:textId="7912ACBE" w:rsidR="00551447" w:rsidRPr="009C52F6" w:rsidRDefault="00551447" w:rsidP="00551447">
            <w:pPr>
              <w:pStyle w:val="TableText"/>
              <w:rPr>
                <w:rFonts w:ascii="Georgia" w:hAnsi="Georgia"/>
              </w:rPr>
            </w:pPr>
            <w:r w:rsidRPr="009C52F6">
              <w:t>PA1</w:t>
            </w:r>
          </w:p>
        </w:tc>
        <w:tc>
          <w:tcPr>
            <w:tcW w:w="1560" w:type="dxa"/>
          </w:tcPr>
          <w:p w14:paraId="533A39CF" w14:textId="5C79EC02" w:rsidR="00551447" w:rsidRPr="009C52F6" w:rsidRDefault="00551447" w:rsidP="00551447">
            <w:pPr>
              <w:pStyle w:val="TableText"/>
              <w:rPr>
                <w:rFonts w:ascii="Georgia" w:hAnsi="Georgia"/>
              </w:rPr>
            </w:pPr>
            <w:r w:rsidRPr="009C52F6">
              <w:t>2014-03-26</w:t>
            </w:r>
          </w:p>
        </w:tc>
        <w:tc>
          <w:tcPr>
            <w:tcW w:w="3260" w:type="dxa"/>
          </w:tcPr>
          <w:p w14:paraId="7BC88FB0" w14:textId="4C5FF3A6" w:rsidR="00551447" w:rsidRPr="009C52F6" w:rsidRDefault="00551447">
            <w:pPr>
              <w:pStyle w:val="TableText"/>
              <w:tabs>
                <w:tab w:val="right" w:pos="3176"/>
              </w:tabs>
              <w:jc w:val="left"/>
              <w:rPr>
                <w:rFonts w:ascii="Georgia" w:hAnsi="Georgia"/>
              </w:rPr>
              <w:pPrChange w:id="1325" w:author="Jarno Nieminen" w:date="2014-06-19T14:14:00Z">
                <w:pPr>
                  <w:pStyle w:val="TableText"/>
                  <w:tabs>
                    <w:tab w:val="right" w:pos="3176"/>
                  </w:tabs>
                </w:pPr>
              </w:pPrChange>
            </w:pPr>
            <w:r w:rsidRPr="009C52F6">
              <w:t>Första version</w:t>
            </w:r>
          </w:p>
        </w:tc>
        <w:tc>
          <w:tcPr>
            <w:tcW w:w="1559" w:type="dxa"/>
          </w:tcPr>
          <w:p w14:paraId="583D5CCE" w14:textId="181308DD" w:rsidR="00551447" w:rsidRPr="009C52F6" w:rsidRDefault="00551447" w:rsidP="00551447">
            <w:pPr>
              <w:pStyle w:val="TableText"/>
              <w:rPr>
                <w:rFonts w:ascii="Georgia" w:hAnsi="Georgia"/>
              </w:rPr>
            </w:pPr>
            <w:r w:rsidRPr="009C52F6">
              <w:t>Marco de Luca, HSF invånartjänster</w:t>
            </w:r>
          </w:p>
        </w:tc>
        <w:tc>
          <w:tcPr>
            <w:tcW w:w="1418" w:type="dxa"/>
          </w:tcPr>
          <w:p w14:paraId="451E2D11" w14:textId="77777777" w:rsidR="00551447" w:rsidRPr="009C52F6" w:rsidRDefault="00551447" w:rsidP="00551447">
            <w:pPr>
              <w:pStyle w:val="TableText"/>
              <w:rPr>
                <w:rFonts w:ascii="Georgia" w:hAnsi="Georgia"/>
              </w:rPr>
            </w:pPr>
          </w:p>
        </w:tc>
      </w:tr>
      <w:tr w:rsidR="00551447" w:rsidRPr="0026766E" w14:paraId="0F1CD5E2" w14:textId="77777777" w:rsidTr="009C52F6">
        <w:tc>
          <w:tcPr>
            <w:tcW w:w="1304" w:type="dxa"/>
          </w:tcPr>
          <w:p w14:paraId="2CDEBC21" w14:textId="373FECCB"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77E3FF9F" w14:textId="2D47CCCB" w:rsidR="00551447" w:rsidRPr="009C52F6" w:rsidRDefault="00551447" w:rsidP="00551447">
            <w:pPr>
              <w:pStyle w:val="TableText"/>
              <w:rPr>
                <w:rFonts w:ascii="Georgia" w:hAnsi="Georgia"/>
              </w:rPr>
            </w:pPr>
            <w:r w:rsidRPr="009C52F6">
              <w:t>PA2</w:t>
            </w:r>
          </w:p>
        </w:tc>
        <w:tc>
          <w:tcPr>
            <w:tcW w:w="1560" w:type="dxa"/>
          </w:tcPr>
          <w:p w14:paraId="00D27B77" w14:textId="36885EAA" w:rsidR="00551447" w:rsidRPr="009C52F6" w:rsidRDefault="00551447" w:rsidP="00551447">
            <w:pPr>
              <w:pStyle w:val="TableText"/>
              <w:rPr>
                <w:rFonts w:ascii="Georgia" w:hAnsi="Georgia"/>
              </w:rPr>
            </w:pPr>
            <w:r w:rsidRPr="009C52F6">
              <w:t>2014-04-28</w:t>
            </w:r>
          </w:p>
        </w:tc>
        <w:tc>
          <w:tcPr>
            <w:tcW w:w="3260" w:type="dxa"/>
          </w:tcPr>
          <w:p w14:paraId="25D72BB8" w14:textId="71978609" w:rsidR="00551447" w:rsidRPr="009C52F6" w:rsidRDefault="00551447">
            <w:pPr>
              <w:pStyle w:val="TableText"/>
              <w:tabs>
                <w:tab w:val="right" w:pos="3176"/>
              </w:tabs>
              <w:jc w:val="left"/>
              <w:rPr>
                <w:rFonts w:ascii="Georgia" w:hAnsi="Georgia"/>
              </w:rPr>
              <w:pPrChange w:id="1326" w:author="Jarno Nieminen" w:date="2014-06-19T14:14:00Z">
                <w:pPr>
                  <w:pStyle w:val="TableText"/>
                  <w:tabs>
                    <w:tab w:val="right" w:pos="3176"/>
                  </w:tabs>
                </w:pPr>
              </w:pPrChange>
            </w:pPr>
            <w:r w:rsidRPr="009C52F6">
              <w:t>Smärre textkorriger</w:t>
            </w:r>
            <w:r w:rsidR="0026766E" w:rsidRPr="009C52F6">
              <w:t xml:space="preserve">ingar och några frågetecken (se </w:t>
            </w:r>
            <w:r w:rsidRPr="009C52F6">
              <w:t>kommentarer i dokumentet)</w:t>
            </w:r>
          </w:p>
        </w:tc>
        <w:tc>
          <w:tcPr>
            <w:tcW w:w="1559" w:type="dxa"/>
          </w:tcPr>
          <w:p w14:paraId="4AB5011E" w14:textId="176FCBB3" w:rsidR="00551447" w:rsidRPr="009C52F6" w:rsidRDefault="00551447" w:rsidP="00551447">
            <w:pPr>
              <w:pStyle w:val="TableText"/>
              <w:rPr>
                <w:rFonts w:ascii="Georgia" w:hAnsi="Georgia"/>
              </w:rPr>
            </w:pPr>
            <w:r w:rsidRPr="009C52F6">
              <w:t>Jarno Nieminen</w:t>
            </w:r>
          </w:p>
        </w:tc>
        <w:tc>
          <w:tcPr>
            <w:tcW w:w="1418" w:type="dxa"/>
          </w:tcPr>
          <w:p w14:paraId="1CF8C7FC" w14:textId="77777777" w:rsidR="00551447" w:rsidRPr="009C52F6" w:rsidRDefault="00551447" w:rsidP="00551447">
            <w:pPr>
              <w:pStyle w:val="TableText"/>
              <w:rPr>
                <w:rFonts w:ascii="Georgia" w:hAnsi="Georgia"/>
              </w:rPr>
            </w:pPr>
          </w:p>
        </w:tc>
      </w:tr>
      <w:tr w:rsidR="00551447" w:rsidRPr="000C2908" w14:paraId="129EB5D9" w14:textId="77777777" w:rsidTr="000C2908">
        <w:tc>
          <w:tcPr>
            <w:tcW w:w="1304" w:type="dxa"/>
          </w:tcPr>
          <w:p w14:paraId="01924E91" w14:textId="77777777" w:rsidR="00551447" w:rsidRPr="0026766E" w:rsidRDefault="00551447" w:rsidP="00551447">
            <w:pPr>
              <w:pStyle w:val="TableText"/>
              <w:rPr>
                <w:rFonts w:ascii="Georgia" w:hAnsi="Georgia"/>
                <w:color w:val="008000"/>
              </w:rPr>
            </w:pPr>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p>
        </w:tc>
        <w:tc>
          <w:tcPr>
            <w:tcW w:w="992" w:type="dxa"/>
          </w:tcPr>
          <w:p w14:paraId="64DCBB02" w14:textId="77777777" w:rsidR="00551447" w:rsidRPr="0026766E" w:rsidRDefault="00551447" w:rsidP="00551447">
            <w:pPr>
              <w:pStyle w:val="TableText"/>
              <w:rPr>
                <w:rFonts w:ascii="Georgia" w:hAnsi="Georgia"/>
              </w:rPr>
            </w:pPr>
            <w:r w:rsidRPr="0026766E">
              <w:rPr>
                <w:rFonts w:ascii="Georgia" w:hAnsi="Georgia"/>
              </w:rPr>
              <w:t>PA1</w:t>
            </w:r>
          </w:p>
        </w:tc>
        <w:tc>
          <w:tcPr>
            <w:tcW w:w="1560" w:type="dxa"/>
          </w:tcPr>
          <w:p w14:paraId="02FF2D9F" w14:textId="669CC21E" w:rsidR="00551447" w:rsidRPr="0026766E" w:rsidRDefault="00551447" w:rsidP="00551447">
            <w:pPr>
              <w:pStyle w:val="TableText"/>
              <w:rPr>
                <w:rFonts w:ascii="Georgia" w:hAnsi="Georgia"/>
              </w:rPr>
            </w:pPr>
            <w:r w:rsidRPr="0026766E">
              <w:rPr>
                <w:rFonts w:ascii="Georgia" w:hAnsi="Georgia"/>
              </w:rPr>
              <w:t>2014-06-11</w:t>
            </w:r>
          </w:p>
        </w:tc>
        <w:tc>
          <w:tcPr>
            <w:tcW w:w="3260" w:type="dxa"/>
          </w:tcPr>
          <w:p w14:paraId="1285EF4D" w14:textId="707B3042" w:rsidR="00551447" w:rsidRPr="0026766E" w:rsidRDefault="00551447">
            <w:pPr>
              <w:pStyle w:val="TableText"/>
              <w:tabs>
                <w:tab w:val="right" w:pos="3176"/>
              </w:tabs>
              <w:jc w:val="left"/>
              <w:rPr>
                <w:rFonts w:ascii="Georgia" w:hAnsi="Georgia"/>
              </w:rPr>
              <w:pPrChange w:id="1327" w:author="Jarno Nieminen" w:date="2014-06-19T14:14:00Z">
                <w:pPr>
                  <w:pStyle w:val="TableText"/>
                  <w:tabs>
                    <w:tab w:val="right" w:pos="3176"/>
                  </w:tabs>
                </w:pPr>
              </w:pPrChange>
            </w:pPr>
            <w:r w:rsidRPr="0026766E">
              <w:rPr>
                <w:rFonts w:ascii="Georgia" w:hAnsi="Georgia"/>
              </w:rPr>
              <w:t>Ny dokumentmall samt ändringar baserat på kommentarer från arkitekturledningens granskning</w:t>
            </w:r>
          </w:p>
        </w:tc>
        <w:tc>
          <w:tcPr>
            <w:tcW w:w="1559" w:type="dxa"/>
          </w:tcPr>
          <w:p w14:paraId="373A1BD7" w14:textId="7A09DE5F" w:rsidR="00551447" w:rsidRPr="0026766E" w:rsidRDefault="00551447" w:rsidP="00551447">
            <w:pPr>
              <w:pStyle w:val="TableText"/>
              <w:rPr>
                <w:rFonts w:ascii="Georgia" w:hAnsi="Georgia"/>
              </w:rPr>
            </w:pPr>
            <w:r w:rsidRPr="0026766E">
              <w:rPr>
                <w:rFonts w:ascii="Georgia" w:hAnsi="Georgia"/>
              </w:rPr>
              <w:t>Jarno Nieminen</w:t>
            </w:r>
            <w:ins w:id="1328" w:author="Jarno Nieminen" w:date="2014-06-19T14:14:00Z">
              <w:r w:rsidR="00702FA1">
                <w:rPr>
                  <w:rFonts w:ascii="Georgia" w:hAnsi="Georgia"/>
                </w:rPr>
                <w:t>,</w:t>
              </w:r>
            </w:ins>
            <w:r w:rsidRPr="0026766E">
              <w:rPr>
                <w:rFonts w:ascii="Georgia" w:hAnsi="Georgia"/>
              </w:rPr>
              <w:t xml:space="preserve"> </w:t>
            </w:r>
            <w:ins w:id="1329" w:author="Jarno Nieminen" w:date="2014-06-18T14:37:00Z">
              <w:r w:rsidR="000D539E">
                <w:rPr>
                  <w:rFonts w:ascii="Georgia" w:hAnsi="Georgia"/>
                </w:rPr>
                <w:t xml:space="preserve">HSf </w:t>
              </w:r>
            </w:ins>
            <w:ins w:id="1330" w:author="Jarno Nieminen" w:date="2014-06-18T14:38:00Z">
              <w:r w:rsidR="000D539E">
                <w:rPr>
                  <w:rFonts w:ascii="Georgia" w:hAnsi="Georgia"/>
                </w:rPr>
                <w:t>i</w:t>
              </w:r>
            </w:ins>
            <w:del w:id="1331" w:author="Jarno Nieminen" w:date="2014-06-18T14:38:00Z">
              <w:r w:rsidRPr="0026766E" w:rsidDel="000D539E">
                <w:rPr>
                  <w:rFonts w:ascii="Georgia" w:hAnsi="Georgia"/>
                </w:rPr>
                <w:delText>I</w:delText>
              </w:r>
            </w:del>
            <w:r w:rsidRPr="0026766E">
              <w:rPr>
                <w:rFonts w:ascii="Georgia" w:hAnsi="Georgia"/>
              </w:rPr>
              <w:t>nvånartjänster</w:t>
            </w:r>
          </w:p>
        </w:tc>
        <w:tc>
          <w:tcPr>
            <w:tcW w:w="1418" w:type="dxa"/>
          </w:tcPr>
          <w:p w14:paraId="4B4AE0CB" w14:textId="77777777" w:rsidR="00551447" w:rsidRPr="000C2908" w:rsidRDefault="00551447" w:rsidP="00551447">
            <w:pPr>
              <w:pStyle w:val="TableText"/>
              <w:rPr>
                <w:rFonts w:ascii="Georgia" w:hAnsi="Georgia"/>
              </w:rPr>
            </w:pPr>
          </w:p>
        </w:tc>
      </w:tr>
      <w:tr w:rsidR="000D539E" w:rsidRPr="000C2908" w14:paraId="2F833681" w14:textId="77777777" w:rsidTr="000C2908">
        <w:trPr>
          <w:ins w:id="1332" w:author="Jarno Nieminen" w:date="2014-06-18T14:37:00Z"/>
        </w:trPr>
        <w:tc>
          <w:tcPr>
            <w:tcW w:w="1304" w:type="dxa"/>
          </w:tcPr>
          <w:p w14:paraId="5ACA23AB" w14:textId="57CEB420" w:rsidR="000D539E" w:rsidRPr="0026766E" w:rsidRDefault="000D539E" w:rsidP="00551447">
            <w:pPr>
              <w:pStyle w:val="TableText"/>
              <w:rPr>
                <w:ins w:id="1333" w:author="Jarno Nieminen" w:date="2014-06-18T14:37:00Z"/>
                <w:rFonts w:ascii="Georgia" w:hAnsi="Georgia"/>
                <w:color w:val="008000"/>
              </w:rPr>
            </w:pPr>
            <w:ins w:id="1334" w:author="Jarno Nieminen" w:date="2014-06-18T14:37:00Z">
              <w:r>
                <w:rPr>
                  <w:rFonts w:ascii="Georgia" w:hAnsi="Georgia"/>
                  <w:color w:val="008000"/>
                </w:rPr>
                <w:t>2.0.0RC_4</w:t>
              </w:r>
            </w:ins>
          </w:p>
        </w:tc>
        <w:tc>
          <w:tcPr>
            <w:tcW w:w="992" w:type="dxa"/>
          </w:tcPr>
          <w:p w14:paraId="17C732C3" w14:textId="2FE1117C" w:rsidR="000D539E" w:rsidRPr="0026766E" w:rsidRDefault="000D539E" w:rsidP="00551447">
            <w:pPr>
              <w:pStyle w:val="TableText"/>
              <w:rPr>
                <w:ins w:id="1335" w:author="Jarno Nieminen" w:date="2014-06-18T14:37:00Z"/>
                <w:rFonts w:ascii="Georgia" w:hAnsi="Georgia"/>
              </w:rPr>
            </w:pPr>
            <w:ins w:id="1336" w:author="Jarno Nieminen" w:date="2014-06-18T14:37:00Z">
              <w:r>
                <w:rPr>
                  <w:rFonts w:ascii="Georgia" w:hAnsi="Georgia"/>
                </w:rPr>
                <w:t>PA1</w:t>
              </w:r>
            </w:ins>
          </w:p>
        </w:tc>
        <w:tc>
          <w:tcPr>
            <w:tcW w:w="1560" w:type="dxa"/>
          </w:tcPr>
          <w:p w14:paraId="4FF31BEF" w14:textId="56F1E89F" w:rsidR="000D539E" w:rsidRPr="0026766E" w:rsidRDefault="000D539E" w:rsidP="00551447">
            <w:pPr>
              <w:pStyle w:val="TableText"/>
              <w:rPr>
                <w:ins w:id="1337" w:author="Jarno Nieminen" w:date="2014-06-18T14:37:00Z"/>
                <w:rFonts w:ascii="Georgia" w:hAnsi="Georgia"/>
              </w:rPr>
            </w:pPr>
            <w:ins w:id="1338" w:author="Jarno Nieminen" w:date="2014-06-18T14:37:00Z">
              <w:r>
                <w:rPr>
                  <w:rFonts w:ascii="Georgia" w:hAnsi="Georgia"/>
                </w:rPr>
                <w:t>2014-06-18</w:t>
              </w:r>
            </w:ins>
          </w:p>
        </w:tc>
        <w:tc>
          <w:tcPr>
            <w:tcW w:w="3260" w:type="dxa"/>
          </w:tcPr>
          <w:p w14:paraId="56899B74" w14:textId="607E1920" w:rsidR="00FB0BE9" w:rsidRDefault="00FB0BE9">
            <w:pPr>
              <w:pStyle w:val="TableText"/>
              <w:tabs>
                <w:tab w:val="right" w:pos="3176"/>
              </w:tabs>
              <w:jc w:val="left"/>
              <w:rPr>
                <w:ins w:id="1339" w:author="Jarno Nieminen" w:date="2014-06-19T14:12:00Z"/>
                <w:rFonts w:ascii="Georgia" w:hAnsi="Georgia"/>
              </w:rPr>
              <w:pPrChange w:id="1340" w:author="Jarno Nieminen" w:date="2014-06-19T14:14:00Z">
                <w:pPr>
                  <w:pStyle w:val="TableText"/>
                  <w:tabs>
                    <w:tab w:val="right" w:pos="3176"/>
                  </w:tabs>
                </w:pPr>
              </w:pPrChange>
            </w:pPr>
            <w:ins w:id="1341" w:author="Jarno Nieminen" w:date="2014-06-18T14:38:00Z">
              <w:r>
                <w:rPr>
                  <w:rFonts w:ascii="Georgia" w:hAnsi="Georgia"/>
                </w:rPr>
                <w:t>Uppdaterat</w:t>
              </w:r>
            </w:ins>
            <w:ins w:id="1342" w:author="Jarno Nieminen" w:date="2014-06-19T14:13:00Z">
              <w:r>
                <w:rPr>
                  <w:rFonts w:ascii="Georgia" w:hAnsi="Georgia"/>
                </w:rPr>
                <w:t xml:space="preserve"> enligt</w:t>
              </w:r>
            </w:ins>
            <w:ins w:id="1343" w:author="Jarno Nieminen" w:date="2014-06-18T14:38:00Z">
              <w:r w:rsidR="000D539E">
                <w:rPr>
                  <w:rFonts w:ascii="Georgia" w:hAnsi="Georgia"/>
                </w:rPr>
                <w:t xml:space="preserve"> </w:t>
              </w:r>
            </w:ins>
            <w:ins w:id="1344" w:author="Jarno Nieminen" w:date="2014-06-19T14:13:00Z">
              <w:r>
                <w:rPr>
                  <w:rFonts w:ascii="Georgia" w:hAnsi="Georgia"/>
                </w:rPr>
                <w:t>kommentarer</w:t>
              </w:r>
            </w:ins>
            <w:ins w:id="1345" w:author="Jarno Nieminen" w:date="2014-06-18T14:38:00Z">
              <w:r w:rsidR="000D539E">
                <w:rPr>
                  <w:rFonts w:ascii="Georgia" w:hAnsi="Georgia"/>
                </w:rPr>
                <w:t xml:space="preserve"> från </w:t>
              </w:r>
              <w:r w:rsidR="000D539E">
                <w:rPr>
                  <w:rFonts w:ascii="Georgia" w:hAnsi="Georgia"/>
                </w:rPr>
                <w:fldChar w:fldCharType="begin"/>
              </w:r>
              <w:r w:rsidR="000D539E">
                <w:rPr>
                  <w:rFonts w:ascii="Georgia" w:hAnsi="Georgia"/>
                </w:rPr>
                <w:instrText xml:space="preserve"> HYPERLINK "mailto:arkitektur@inera.se" </w:instrText>
              </w:r>
              <w:r w:rsidR="000D539E">
                <w:rPr>
                  <w:rFonts w:ascii="Georgia" w:hAnsi="Georgia"/>
                </w:rPr>
                <w:fldChar w:fldCharType="separate"/>
              </w:r>
              <w:r w:rsidR="000D539E" w:rsidRPr="002B628D">
                <w:rPr>
                  <w:rStyle w:val="Hyperlink"/>
                  <w:rFonts w:ascii="Georgia" w:hAnsi="Georgia"/>
                </w:rPr>
                <w:t>arkitektur@inera.se</w:t>
              </w:r>
              <w:r w:rsidR="000D539E">
                <w:rPr>
                  <w:rFonts w:ascii="Georgia" w:hAnsi="Georgia"/>
                </w:rPr>
                <w:fldChar w:fldCharType="end"/>
              </w:r>
            </w:ins>
            <w:ins w:id="1346" w:author="Jarno Nieminen" w:date="2014-06-19T14:08:00Z">
              <w:r w:rsidR="00740D89">
                <w:rPr>
                  <w:rFonts w:ascii="Georgia" w:hAnsi="Georgia"/>
                </w:rPr>
                <w:t xml:space="preserve">. </w:t>
              </w:r>
            </w:ins>
          </w:p>
          <w:p w14:paraId="3C838966" w14:textId="5588C837" w:rsidR="00FB0BE9" w:rsidRPr="0026766E" w:rsidRDefault="00FB0BE9">
            <w:pPr>
              <w:pStyle w:val="TableText"/>
              <w:tabs>
                <w:tab w:val="right" w:pos="3176"/>
              </w:tabs>
              <w:jc w:val="left"/>
              <w:rPr>
                <w:ins w:id="1347" w:author="Jarno Nieminen" w:date="2014-06-18T14:37:00Z"/>
                <w:rFonts w:ascii="Georgia" w:hAnsi="Georgia"/>
              </w:rPr>
              <w:pPrChange w:id="1348" w:author="Jarno Nieminen" w:date="2014-06-19T14:14:00Z">
                <w:pPr>
                  <w:pStyle w:val="TableText"/>
                  <w:tabs>
                    <w:tab w:val="right" w:pos="3176"/>
                  </w:tabs>
                </w:pPr>
              </w:pPrChange>
            </w:pPr>
            <w:ins w:id="1349" w:author="Jarno Nieminen" w:date="2014-06-19T14:12:00Z">
              <w:r>
                <w:rPr>
                  <w:rFonts w:ascii="Georgia" w:hAnsi="Georgia"/>
                </w:rPr>
                <w:t xml:space="preserve">Tydligare </w:t>
              </w:r>
            </w:ins>
            <w:ins w:id="1350" w:author="Jarno Nieminen" w:date="2014-06-19T14:13:00Z">
              <w:r w:rsidR="001C3ECF">
                <w:rPr>
                  <w:rFonts w:ascii="Georgia" w:hAnsi="Georgia"/>
                </w:rPr>
                <w:t>informations</w:t>
              </w:r>
              <w:r>
                <w:rPr>
                  <w:rFonts w:ascii="Georgia" w:hAnsi="Georgia"/>
                </w:rPr>
                <w:t>m</w:t>
              </w:r>
            </w:ins>
            <w:ins w:id="1351" w:author="Jarno Nieminen" w:date="2014-06-19T14:08:00Z">
              <w:r w:rsidR="00740D89">
                <w:rPr>
                  <w:rFonts w:ascii="Georgia" w:hAnsi="Georgia"/>
                </w:rPr>
                <w:t>appning mot V</w:t>
              </w:r>
              <w:r w:rsidR="00740D89">
                <w:rPr>
                  <w:rFonts w:ascii="Georgia" w:hAnsi="Georgia"/>
                </w:rPr>
                <w:noBreakHyphen/>
                <w:t xml:space="preserve">TIM </w:t>
              </w:r>
            </w:ins>
          </w:p>
        </w:tc>
        <w:tc>
          <w:tcPr>
            <w:tcW w:w="1559" w:type="dxa"/>
          </w:tcPr>
          <w:p w14:paraId="1D3AE546" w14:textId="652B29AC" w:rsidR="000D539E" w:rsidRPr="0026766E" w:rsidRDefault="000D539E" w:rsidP="00551447">
            <w:pPr>
              <w:pStyle w:val="TableText"/>
              <w:rPr>
                <w:ins w:id="1352" w:author="Jarno Nieminen" w:date="2014-06-18T14:37:00Z"/>
                <w:rFonts w:ascii="Georgia" w:hAnsi="Georgia"/>
              </w:rPr>
            </w:pPr>
            <w:ins w:id="1353" w:author="Jarno Nieminen" w:date="2014-06-18T14:38:00Z">
              <w:r w:rsidRPr="000D539E">
                <w:rPr>
                  <w:rFonts w:ascii="Georgia" w:hAnsi="Georgia"/>
                </w:rPr>
                <w:t>Jarno Nieminen</w:t>
              </w:r>
              <w:r>
                <w:rPr>
                  <w:rFonts w:ascii="Georgia" w:hAnsi="Georgia"/>
                </w:rPr>
                <w:t>, HSf invånartjänster</w:t>
              </w:r>
            </w:ins>
          </w:p>
        </w:tc>
        <w:tc>
          <w:tcPr>
            <w:tcW w:w="1418" w:type="dxa"/>
          </w:tcPr>
          <w:p w14:paraId="777A7263" w14:textId="77777777" w:rsidR="000D539E" w:rsidRPr="000C2908" w:rsidRDefault="000D539E" w:rsidP="00551447">
            <w:pPr>
              <w:pStyle w:val="TableText"/>
              <w:rPr>
                <w:ins w:id="1354" w:author="Jarno Nieminen" w:date="2014-06-18T14:37: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9C52F6">
        <w:tc>
          <w:tcPr>
            <w:tcW w:w="964" w:type="dxa"/>
            <w:shd w:val="clear" w:color="auto" w:fill="DDD9C3" w:themeFill="background2" w:themeFillShade="E6"/>
          </w:tcPr>
          <w:p w14:paraId="7904F37F" w14:textId="77777777" w:rsidR="0039481C" w:rsidRPr="009C52F6" w:rsidRDefault="0039481C" w:rsidP="0039481C">
            <w:pPr>
              <w:pStyle w:val="TableText"/>
              <w:rPr>
                <w:rFonts w:ascii="Georgia" w:hAnsi="Georgia"/>
              </w:rPr>
            </w:pPr>
            <w:r w:rsidRPr="009C52F6">
              <w:rPr>
                <w:rFonts w:ascii="Georgia" w:hAnsi="Georgia"/>
              </w:rPr>
              <w:t>Namn</w:t>
            </w:r>
          </w:p>
        </w:tc>
        <w:tc>
          <w:tcPr>
            <w:tcW w:w="2183" w:type="dxa"/>
            <w:shd w:val="clear" w:color="auto" w:fill="DDD9C3" w:themeFill="background2" w:themeFillShade="E6"/>
          </w:tcPr>
          <w:p w14:paraId="4DFE558F" w14:textId="77777777" w:rsidR="0039481C" w:rsidRPr="009C52F6" w:rsidRDefault="0039481C" w:rsidP="0039481C">
            <w:pPr>
              <w:pStyle w:val="TableText"/>
              <w:rPr>
                <w:rFonts w:ascii="Georgia" w:hAnsi="Georgia"/>
              </w:rPr>
            </w:pPr>
            <w:r w:rsidRPr="009C52F6">
              <w:rPr>
                <w:rFonts w:ascii="Georgia" w:hAnsi="Georgia"/>
              </w:rPr>
              <w:t>Dokument</w:t>
            </w:r>
          </w:p>
        </w:tc>
        <w:tc>
          <w:tcPr>
            <w:tcW w:w="3181" w:type="dxa"/>
            <w:shd w:val="clear" w:color="auto" w:fill="DDD9C3" w:themeFill="background2" w:themeFillShade="E6"/>
          </w:tcPr>
          <w:p w14:paraId="312523B2" w14:textId="77777777" w:rsidR="0039481C" w:rsidRPr="009C52F6" w:rsidRDefault="0039481C" w:rsidP="0039481C">
            <w:pPr>
              <w:pStyle w:val="TableText"/>
              <w:rPr>
                <w:rFonts w:ascii="Georgia" w:hAnsi="Georgia"/>
              </w:rPr>
            </w:pPr>
            <w:r w:rsidRPr="009C52F6">
              <w:rPr>
                <w:rFonts w:ascii="Georgia" w:hAnsi="Georgia"/>
              </w:rPr>
              <w:t>Kommentar</w:t>
            </w:r>
          </w:p>
        </w:tc>
        <w:tc>
          <w:tcPr>
            <w:tcW w:w="3765" w:type="dxa"/>
            <w:shd w:val="clear" w:color="auto" w:fill="DDD9C3" w:themeFill="background2" w:themeFillShade="E6"/>
          </w:tcPr>
          <w:p w14:paraId="78D727D8" w14:textId="77777777" w:rsidR="0039481C" w:rsidRPr="009C52F6" w:rsidRDefault="0039481C" w:rsidP="0039481C">
            <w:pPr>
              <w:pStyle w:val="TableText"/>
              <w:rPr>
                <w:rFonts w:ascii="Georgia" w:hAnsi="Georgia"/>
              </w:rPr>
            </w:pPr>
            <w:r w:rsidRPr="009C52F6">
              <w:rPr>
                <w:rFonts w:ascii="Georgia" w:hAnsi="Georgia"/>
              </w:rPr>
              <w:t>Länk</w:t>
            </w:r>
          </w:p>
        </w:tc>
      </w:tr>
      <w:tr w:rsidR="0039481C" w:rsidRPr="000C2908" w14:paraId="325614C7" w14:textId="77777777" w:rsidTr="009C52F6">
        <w:tc>
          <w:tcPr>
            <w:tcW w:w="964" w:type="dxa"/>
          </w:tcPr>
          <w:p w14:paraId="09FD89D6" w14:textId="77777777" w:rsidR="0039481C" w:rsidRPr="009C52F6" w:rsidRDefault="0039481C" w:rsidP="0039481C">
            <w:pPr>
              <w:pStyle w:val="TableText"/>
              <w:rPr>
                <w:rFonts w:ascii="Georgia" w:hAnsi="Georgia"/>
              </w:rPr>
            </w:pPr>
            <w:r w:rsidRPr="009C52F6">
              <w:rPr>
                <w:rFonts w:ascii="Georgia" w:hAnsi="Georgia"/>
              </w:rPr>
              <w:t>R1</w:t>
            </w:r>
          </w:p>
        </w:tc>
        <w:tc>
          <w:tcPr>
            <w:tcW w:w="2183" w:type="dxa"/>
          </w:tcPr>
          <w:p w14:paraId="5E9D8C77" w14:textId="2A6C08B4" w:rsidR="0039481C" w:rsidRPr="009C52F6" w:rsidRDefault="0039481C" w:rsidP="0039481C">
            <w:pPr>
              <w:pStyle w:val="TableText"/>
              <w:rPr>
                <w:rFonts w:ascii="Georgia" w:hAnsi="Georgia"/>
              </w:rPr>
            </w:pPr>
            <w:r w:rsidRPr="009C52F6">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1355" w:author="Jarno Nieminen" w:date="2014-06-18T14:38:00Z">
              <w:r w:rsidR="000D539E" w:rsidRPr="000D539E">
                <w:rPr>
                  <w:rFonts w:ascii="Georgia" w:hAnsi="Georgia"/>
                  <w:color w:val="9BBB59" w:themeColor="accent3"/>
                  <w:rPrChange w:id="1356" w:author="Jarno Nieminen" w:date="2014-06-18T14:38:00Z">
                    <w:rPr>
                      <w:rFonts w:ascii="Georgia" w:hAnsi="Georgia"/>
                    </w:rPr>
                  </w:rPrChange>
                </w:rPr>
                <w:t>infrastructure</w:t>
              </w:r>
              <w:r w:rsidR="000D539E">
                <w:rPr>
                  <w:rFonts w:ascii="Georgia" w:hAnsi="Georgia"/>
                </w:rPr>
                <w:t>:eservicesupply:forminteraction</w:t>
              </w:r>
            </w:ins>
            <w:del w:id="1357" w:author="Jarno Nieminen" w:date="2014-06-18T14:38:00Z">
              <w:r w:rsidR="00802B32" w:rsidRPr="00802B32" w:rsidDel="000D539E">
                <w:rPr>
                  <w:rFonts w:ascii="Georgia" w:hAnsi="Georgia"/>
                  <w:color w:val="9BBB59" w:themeColor="accent3"/>
                </w:rPr>
                <w:delText>infrastructure</w:delText>
              </w:r>
              <w:r w:rsidR="00802B32" w:rsidDel="000D539E">
                <w:rPr>
                  <w:rFonts w:ascii="Georgia" w:hAnsi="Georgia"/>
                </w:rPr>
                <w:delText>:supportservices:forminteraction</w:delText>
              </w:r>
            </w:del>
            <w:r w:rsidR="003975B7" w:rsidRPr="000C2908">
              <w:rPr>
                <w:rFonts w:ascii="Georgia" w:hAnsi="Georgia"/>
                <w:color w:val="9BBB59" w:themeColor="accent3"/>
              </w:rPr>
              <w:fldChar w:fldCharType="end"/>
            </w:r>
          </w:p>
        </w:tc>
        <w:tc>
          <w:tcPr>
            <w:tcW w:w="3181" w:type="dxa"/>
          </w:tcPr>
          <w:p w14:paraId="5D229422" w14:textId="77777777" w:rsidR="0039481C" w:rsidRPr="009C52F6" w:rsidRDefault="0039481C" w:rsidP="0039481C">
            <w:pPr>
              <w:pStyle w:val="TableText"/>
              <w:rPr>
                <w:rFonts w:ascii="Georgia" w:hAnsi="Georgia"/>
              </w:rPr>
            </w:pPr>
            <w:r w:rsidRPr="009C52F6">
              <w:rPr>
                <w:rFonts w:ascii="Georgia" w:hAnsi="Georgia"/>
              </w:rPr>
              <w:t>Obligatoriskt</w:t>
            </w:r>
          </w:p>
        </w:tc>
        <w:tc>
          <w:tcPr>
            <w:tcW w:w="3765" w:type="dxa"/>
          </w:tcPr>
          <w:p w14:paraId="1299D391" w14:textId="2CD053FB" w:rsidR="0039481C" w:rsidRPr="009C52F6" w:rsidRDefault="0039481C" w:rsidP="0039481C">
            <w:pPr>
              <w:pStyle w:val="TableText"/>
              <w:rPr>
                <w:rFonts w:ascii="Georgia" w:hAnsi="Georgia"/>
              </w:rPr>
            </w:pPr>
            <w:del w:id="1358" w:author="Jarno Nieminen" w:date="2014-06-19T14:17:00Z">
              <w:r w:rsidRPr="009C52F6" w:rsidDel="007E2227">
                <w:rPr>
                  <w:rFonts w:ascii="Georgia" w:hAnsi="Georgia"/>
                  <w:highlight w:val="yellow"/>
                </w:rPr>
                <w:delText>Plats där dokumentet finns</w:delText>
              </w:r>
            </w:del>
          </w:p>
        </w:tc>
      </w:tr>
      <w:tr w:rsidR="0039481C" w:rsidRPr="000C2908" w14:paraId="0C18DF95" w14:textId="77777777" w:rsidTr="009C52F6">
        <w:tc>
          <w:tcPr>
            <w:tcW w:w="964" w:type="dxa"/>
          </w:tcPr>
          <w:p w14:paraId="2B67EB7D" w14:textId="77777777" w:rsidR="0039481C" w:rsidRPr="009C52F6" w:rsidRDefault="0039481C" w:rsidP="0039481C">
            <w:pPr>
              <w:pStyle w:val="TableText"/>
              <w:rPr>
                <w:rFonts w:ascii="Georgia" w:hAnsi="Georgia"/>
              </w:rPr>
            </w:pPr>
            <w:r w:rsidRPr="009C52F6">
              <w:rPr>
                <w:rFonts w:ascii="Georgia" w:hAnsi="Georgia"/>
              </w:rPr>
              <w:t>R2</w:t>
            </w:r>
          </w:p>
        </w:tc>
        <w:tc>
          <w:tcPr>
            <w:tcW w:w="2183" w:type="dxa"/>
          </w:tcPr>
          <w:p w14:paraId="4CC1E20B" w14:textId="77777777" w:rsidR="0039481C" w:rsidRPr="009C52F6" w:rsidRDefault="0039481C" w:rsidP="0039481C">
            <w:pPr>
              <w:pStyle w:val="TableText"/>
              <w:rPr>
                <w:rFonts w:ascii="Georgia" w:hAnsi="Georgia"/>
              </w:rPr>
            </w:pPr>
            <w:r w:rsidRPr="009C52F6">
              <w:rPr>
                <w:rFonts w:ascii="Georgia" w:hAnsi="Georgia"/>
              </w:rPr>
              <w:t>RIVTA flera dokument</w:t>
            </w:r>
          </w:p>
        </w:tc>
        <w:tc>
          <w:tcPr>
            <w:tcW w:w="3181" w:type="dxa"/>
          </w:tcPr>
          <w:p w14:paraId="45098C59" w14:textId="77777777" w:rsidR="0039481C" w:rsidRPr="009C52F6" w:rsidRDefault="0039481C" w:rsidP="0039481C">
            <w:pPr>
              <w:pStyle w:val="TableText"/>
              <w:rPr>
                <w:rFonts w:ascii="Georgia" w:hAnsi="Georgia"/>
              </w:rPr>
            </w:pPr>
            <w:r w:rsidRPr="009C52F6">
              <w:rPr>
                <w:rFonts w:ascii="Georgia" w:hAnsi="Georgia"/>
              </w:rPr>
              <w:t>Finns på Webben</w:t>
            </w:r>
          </w:p>
        </w:tc>
        <w:tc>
          <w:tcPr>
            <w:tcW w:w="3765" w:type="dxa"/>
          </w:tcPr>
          <w:p w14:paraId="1A5A0FB2" w14:textId="77777777" w:rsidR="0039481C" w:rsidRPr="009C52F6" w:rsidRDefault="00D60833" w:rsidP="0039481C">
            <w:pPr>
              <w:pStyle w:val="TableText"/>
              <w:rPr>
                <w:rFonts w:ascii="Georgia" w:hAnsi="Georgia"/>
              </w:rPr>
            </w:pPr>
            <w:hyperlink r:id="rId8" w:history="1">
              <w:r w:rsidR="0039481C" w:rsidRPr="009C52F6">
                <w:rPr>
                  <w:rStyle w:val="Hyperlink"/>
                  <w:rFonts w:ascii="Georgia" w:hAnsi="Georgia"/>
                </w:rPr>
                <w:t>http://rivta.se/</w:t>
              </w:r>
            </w:hyperlink>
            <w:r w:rsidR="0039481C" w:rsidRPr="009C52F6">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9C52F6">
        <w:tc>
          <w:tcPr>
            <w:tcW w:w="1588" w:type="dxa"/>
            <w:shd w:val="clear" w:color="auto" w:fill="DDD9C3" w:themeFill="background2" w:themeFillShade="E6"/>
          </w:tcPr>
          <w:p w14:paraId="2057D258" w14:textId="77777777" w:rsidR="0039481C" w:rsidRPr="009C52F6" w:rsidRDefault="0039481C" w:rsidP="0039481C">
            <w:pPr>
              <w:pStyle w:val="TableText"/>
              <w:rPr>
                <w:rFonts w:ascii="Georgia" w:hAnsi="Georgia"/>
              </w:rPr>
            </w:pPr>
            <w:r w:rsidRPr="009C52F6">
              <w:rPr>
                <w:rFonts w:ascii="Georgia" w:hAnsi="Georgia"/>
              </w:rPr>
              <w:t>Förkortning</w:t>
            </w:r>
          </w:p>
        </w:tc>
        <w:tc>
          <w:tcPr>
            <w:tcW w:w="3827" w:type="dxa"/>
            <w:shd w:val="clear" w:color="auto" w:fill="DDD9C3" w:themeFill="background2" w:themeFillShade="E6"/>
          </w:tcPr>
          <w:p w14:paraId="642D3FCD" w14:textId="77777777" w:rsidR="0039481C" w:rsidRPr="009C52F6" w:rsidRDefault="0039481C" w:rsidP="0039481C">
            <w:pPr>
              <w:pStyle w:val="TableText"/>
              <w:rPr>
                <w:rFonts w:ascii="Georgia" w:hAnsi="Georgia"/>
              </w:rPr>
            </w:pPr>
            <w:r w:rsidRPr="009C52F6">
              <w:rPr>
                <w:rFonts w:ascii="Georgia" w:hAnsi="Georgia"/>
              </w:rPr>
              <w:t>Betydelse</w:t>
            </w:r>
          </w:p>
        </w:tc>
        <w:tc>
          <w:tcPr>
            <w:tcW w:w="4678" w:type="dxa"/>
            <w:shd w:val="clear" w:color="auto" w:fill="DDD9C3" w:themeFill="background2" w:themeFillShade="E6"/>
          </w:tcPr>
          <w:p w14:paraId="36F58067" w14:textId="77777777" w:rsidR="0039481C" w:rsidRPr="009C52F6" w:rsidRDefault="0039481C" w:rsidP="0039481C">
            <w:pPr>
              <w:pStyle w:val="TableText"/>
              <w:rPr>
                <w:rFonts w:ascii="Georgia" w:hAnsi="Georgia"/>
              </w:rPr>
            </w:pPr>
            <w:r w:rsidRPr="009C52F6">
              <w:rPr>
                <w:rFonts w:ascii="Georgia" w:hAnsi="Georgia"/>
              </w:rPr>
              <w:t>Kommentar</w:t>
            </w:r>
          </w:p>
        </w:tc>
      </w:tr>
      <w:tr w:rsidR="0039481C" w:rsidRPr="000C2908" w14:paraId="6BB11A88" w14:textId="77777777" w:rsidTr="009C52F6">
        <w:tc>
          <w:tcPr>
            <w:tcW w:w="1588" w:type="dxa"/>
          </w:tcPr>
          <w:p w14:paraId="0B8EF082" w14:textId="77777777" w:rsidR="0039481C" w:rsidRPr="009C52F6" w:rsidRDefault="0039481C" w:rsidP="0039481C">
            <w:pPr>
              <w:pStyle w:val="TableText"/>
              <w:rPr>
                <w:rFonts w:ascii="Georgia" w:hAnsi="Georgia"/>
              </w:rPr>
            </w:pPr>
          </w:p>
        </w:tc>
        <w:tc>
          <w:tcPr>
            <w:tcW w:w="3827" w:type="dxa"/>
          </w:tcPr>
          <w:p w14:paraId="05AD642E" w14:textId="77777777" w:rsidR="0039481C" w:rsidRPr="009C52F6" w:rsidRDefault="0039481C" w:rsidP="0039481C">
            <w:pPr>
              <w:pStyle w:val="TableText"/>
              <w:rPr>
                <w:rFonts w:ascii="Georgia" w:hAnsi="Georgia"/>
              </w:rPr>
            </w:pPr>
          </w:p>
        </w:tc>
        <w:tc>
          <w:tcPr>
            <w:tcW w:w="4678" w:type="dxa"/>
          </w:tcPr>
          <w:p w14:paraId="67E8DE9D" w14:textId="77777777" w:rsidR="0039481C" w:rsidRPr="009C52F6"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3B67BAEE" w14:textId="77777777" w:rsidR="0039481C" w:rsidRDefault="0039481C" w:rsidP="0039481C">
      <w:pPr>
        <w:pStyle w:val="Heading1"/>
      </w:pPr>
      <w:bookmarkStart w:id="1359" w:name="_Toc357754843"/>
      <w:bookmarkStart w:id="1360" w:name="_Toc243452541"/>
      <w:bookmarkStart w:id="1361" w:name="_Toc386458047"/>
      <w:bookmarkStart w:id="1362" w:name="_Toc390951632"/>
      <w:r>
        <w:lastRenderedPageBreak/>
        <w:t>Inledning</w:t>
      </w:r>
      <w:bookmarkEnd w:id="1316"/>
      <w:bookmarkEnd w:id="1317"/>
      <w:bookmarkEnd w:id="1318"/>
      <w:bookmarkEnd w:id="1319"/>
      <w:bookmarkEnd w:id="1320"/>
      <w:bookmarkEnd w:id="1321"/>
      <w:bookmarkEnd w:id="1359"/>
      <w:bookmarkEnd w:id="1360"/>
      <w:bookmarkEnd w:id="1361"/>
      <w:bookmarkEnd w:id="1362"/>
    </w:p>
    <w:p w14:paraId="157B1015" w14:textId="0790C876"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ins w:id="1363" w:author="Jarno Nieminen" w:date="2014-06-18T14:39:00Z">
        <w:r w:rsidR="000D539E" w:rsidRPr="000D539E">
          <w:rPr>
            <w:b/>
            <w:color w:val="76923C" w:themeColor="accent3" w:themeShade="BF"/>
            <w:rPrChange w:id="1364" w:author="Jarno Nieminen" w:date="2014-06-18T14:39:00Z">
              <w:rPr>
                <w:color w:val="76923C" w:themeColor="accent3" w:themeShade="BF"/>
              </w:rPr>
            </w:rPrChange>
          </w:rPr>
          <w:t>eservicesupply</w:t>
        </w:r>
      </w:ins>
      <w:del w:id="1365" w:author="Jarno Nieminen" w:date="2014-06-18T14:39:00Z">
        <w:r w:rsidR="00F711C6" w:rsidRPr="00F711C6" w:rsidDel="000D539E">
          <w:rPr>
            <w:b/>
            <w:color w:val="76923C" w:themeColor="accent3" w:themeShade="BF"/>
          </w:rPr>
          <w:delText>supportservices</w:delText>
        </w:r>
      </w:del>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p>
    <w:p w14:paraId="768E9367" w14:textId="2CA86B73" w:rsidR="0039481C" w:rsidRDefault="0039481C" w:rsidP="0039481C">
      <w:r>
        <w:t>Den svenska benämningen är ”</w:t>
      </w:r>
      <w:ins w:id="1366" w:author="Jarno Nieminen" w:date="2014-06-18T14:39:00Z">
        <w:r w:rsidR="000D539E" w:rsidRPr="000D539E">
          <w:t>inf</w:t>
        </w:r>
        <w:r w:rsidR="000D539E">
          <w:t>r</w:t>
        </w:r>
        <w:r w:rsidR="000D539E" w:rsidRPr="000D539E">
          <w:t>astruktur:etjänsteförsörjning:formulärhantering</w:t>
        </w:r>
      </w:ins>
      <w:del w:id="1367" w:author="Jarno Nieminen" w:date="2014-06-18T14:39:00Z">
        <w:r w:rsidR="00C03AC8" w:rsidDel="000D539E">
          <w:rPr>
            <w:color w:val="76923C" w:themeColor="accent3" w:themeShade="BF"/>
          </w:rPr>
          <w:delText>Formulärhantering</w:delText>
        </w:r>
      </w:del>
      <w:r>
        <w:t xml:space="preserve">”. </w:t>
      </w:r>
    </w:p>
    <w:p w14:paraId="31C4AB03" w14:textId="7DF06B4C" w:rsidR="00C03AC8" w:rsidRPr="009C52F6" w:rsidRDefault="0039481C" w:rsidP="00C03AC8">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rsidP="009C52F6">
      <w:pPr>
        <w:numPr>
          <w:ilvl w:val="0"/>
          <w:numId w:val="3"/>
        </w:numPr>
      </w:pPr>
      <w:r w:rsidRPr="00551447">
        <w:t>Hälsodeklaration</w:t>
      </w:r>
    </w:p>
    <w:p w14:paraId="67C982F2" w14:textId="77777777" w:rsidR="00551447" w:rsidRPr="00551447" w:rsidRDefault="00551447" w:rsidP="009C52F6">
      <w:pPr>
        <w:numPr>
          <w:ilvl w:val="0"/>
          <w:numId w:val="3"/>
        </w:numPr>
      </w:pPr>
      <w:r w:rsidRPr="00551447">
        <w:t xml:space="preserve">Enkäter </w:t>
      </w:r>
    </w:p>
    <w:p w14:paraId="38B1653E" w14:textId="0B514177" w:rsidR="00551447" w:rsidRPr="00551447" w:rsidRDefault="00551447" w:rsidP="009C52F6">
      <w:pPr>
        <w:numPr>
          <w:ilvl w:val="0"/>
          <w:numId w:val="3"/>
        </w:numPr>
      </w:pPr>
      <w:r w:rsidRPr="00551447">
        <w:t xml:space="preserve">Blanketter (Registrering, anmälan </w:t>
      </w:r>
      <w:r w:rsidR="002C3D46" w:rsidRPr="00551447">
        <w:t>etc.</w:t>
      </w:r>
      <w:r w:rsidRPr="00551447">
        <w:t>)</w:t>
      </w:r>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rsidP="009C52F6">
      <w:pPr>
        <w:numPr>
          <w:ilvl w:val="0"/>
          <w:numId w:val="3"/>
        </w:numPr>
      </w:pPr>
      <w:r w:rsidRPr="00551447">
        <w:t>En vårdaktivitet kräver en hälsodeklaration.</w:t>
      </w:r>
    </w:p>
    <w:p w14:paraId="3A4D85E5" w14:textId="77777777" w:rsidR="00551447" w:rsidRPr="00551447" w:rsidRDefault="00551447" w:rsidP="009C52F6">
      <w:pPr>
        <w:numPr>
          <w:ilvl w:val="0"/>
          <w:numId w:val="3"/>
        </w:numPr>
      </w:pPr>
      <w:r w:rsidRPr="00551447">
        <w:t>Ett vårdbesök föranleder en registreringsblankett</w:t>
      </w:r>
    </w:p>
    <w:p w14:paraId="4B168565" w14:textId="77777777" w:rsidR="00551447" w:rsidRPr="00551447" w:rsidRDefault="00551447" w:rsidP="009C52F6">
      <w:pPr>
        <w:numPr>
          <w:ilvl w:val="0"/>
          <w:numId w:val="3"/>
        </w:numPr>
      </w:pPr>
      <w:r w:rsidRPr="00551447">
        <w:t xml:space="preserve">En behandling kräver uppföljning </w:t>
      </w:r>
    </w:p>
    <w:p w14:paraId="3A08606A" w14:textId="77777777" w:rsidR="00551447" w:rsidRPr="00551447" w:rsidRDefault="00551447" w:rsidP="009C52F6">
      <w:pPr>
        <w:numPr>
          <w:ilvl w:val="1"/>
          <w:numId w:val="3"/>
        </w:numPr>
      </w:pPr>
      <w:r w:rsidRPr="00551447">
        <w:t>Biverkningsregistrering</w:t>
      </w:r>
    </w:p>
    <w:p w14:paraId="6E678B7C" w14:textId="77777777" w:rsidR="00551447" w:rsidRPr="00551447" w:rsidRDefault="00551447" w:rsidP="009C52F6">
      <w:pPr>
        <w:numPr>
          <w:ilvl w:val="1"/>
          <w:numId w:val="3"/>
        </w:numPr>
      </w:pPr>
      <w:r w:rsidRPr="00551447">
        <w:t>Effektmätning av behandling</w:t>
      </w:r>
    </w:p>
    <w:p w14:paraId="155F111B" w14:textId="77777777" w:rsidR="00551447" w:rsidRPr="00551447" w:rsidRDefault="00551447" w:rsidP="009C52F6">
      <w:pPr>
        <w:numPr>
          <w:ilvl w:val="0"/>
          <w:numId w:val="3"/>
        </w:numPr>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rsidP="009C52F6">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D60833" w:rsidRPr="004255A2" w:rsidRDefault="00D60833" w:rsidP="00551447">
                            <w:r w:rsidRPr="004255A2">
                              <w:t>I arbetet har följande personer deltagit:</w:t>
                            </w:r>
                          </w:p>
                          <w:p w14:paraId="7AA20C58" w14:textId="77777777" w:rsidR="00D60833" w:rsidRDefault="00D60833" w:rsidP="00551447"/>
                          <w:p w14:paraId="35C08A39" w14:textId="77777777" w:rsidR="00D60833" w:rsidRPr="00FE3AAD" w:rsidRDefault="00D60833" w:rsidP="00551447">
                            <w:r w:rsidRPr="004255A2">
                              <w:rPr>
                                <w:szCs w:val="20"/>
                              </w:rPr>
                              <w:t>Tjänstedomänansvarig</w:t>
                            </w:r>
                            <w:r w:rsidRPr="00FE3AAD">
                              <w:t>:</w:t>
                            </w:r>
                          </w:p>
                          <w:p w14:paraId="36838918" w14:textId="77777777" w:rsidR="00D60833" w:rsidRDefault="00D60833" w:rsidP="00551447">
                            <w:pPr>
                              <w:rPr>
                                <w:i/>
                              </w:rPr>
                            </w:pPr>
                            <w:r>
                              <w:rPr>
                                <w:highlight w:val="yellow"/>
                              </w:rPr>
                              <w:t>Maria Berglund</w:t>
                            </w:r>
                          </w:p>
                          <w:p w14:paraId="6F2F3622" w14:textId="77777777" w:rsidR="00D60833" w:rsidRPr="00FE3AAD" w:rsidRDefault="00D60833" w:rsidP="00551447">
                            <w:pPr>
                              <w:rPr>
                                <w:i/>
                              </w:rPr>
                            </w:pPr>
                          </w:p>
                          <w:p w14:paraId="013C9D15" w14:textId="69A53F82" w:rsidR="00D60833" w:rsidRDefault="00D60833" w:rsidP="00551447">
                            <w:r w:rsidRPr="009B4414">
                              <w:t>Projektgrupp</w:t>
                            </w:r>
                            <w:r>
                              <w:t xml:space="preserve">: </w:t>
                            </w:r>
                          </w:p>
                          <w:p w14:paraId="0D62E34F" w14:textId="77777777" w:rsidR="00D60833" w:rsidRDefault="00D60833" w:rsidP="00551447"/>
                          <w:p w14:paraId="25B6F56A" w14:textId="77777777" w:rsidR="00D60833" w:rsidRDefault="00D60833" w:rsidP="00551447">
                            <w:r>
                              <w:t>Version 1.0</w:t>
                            </w:r>
                          </w:p>
                          <w:p w14:paraId="76F1ACD2" w14:textId="77777777" w:rsidR="00D60833" w:rsidRDefault="00D60833" w:rsidP="00551447">
                            <w:r>
                              <w:t>Marco de Luca, Mina Hälsotjänster</w:t>
                            </w:r>
                          </w:p>
                          <w:p w14:paraId="307FFD86" w14:textId="77777777" w:rsidR="00D60833" w:rsidRDefault="00D60833" w:rsidP="00551447">
                            <w:r>
                              <w:t>Anders Björk, Softronic</w:t>
                            </w:r>
                          </w:p>
                          <w:p w14:paraId="392DB7E6" w14:textId="77777777" w:rsidR="00D60833" w:rsidRDefault="00D60833" w:rsidP="00551447">
                            <w:r>
                              <w:t>Roger Lundberg, Siemens</w:t>
                            </w:r>
                          </w:p>
                          <w:p w14:paraId="29F4D191" w14:textId="77777777" w:rsidR="00D60833" w:rsidRPr="009C52F6" w:rsidRDefault="00D60833" w:rsidP="00551447">
                            <w:r w:rsidRPr="009C52F6">
                              <w:t>Fredrik Henriques, Chorus</w:t>
                            </w:r>
                          </w:p>
                          <w:p w14:paraId="30186771" w14:textId="77777777" w:rsidR="00D60833" w:rsidRPr="00704D45" w:rsidRDefault="00D60833" w:rsidP="00551447">
                            <w:pPr>
                              <w:rPr>
                                <w:lang w:val="en-US"/>
                              </w:rPr>
                            </w:pPr>
                            <w:r w:rsidRPr="00704D45">
                              <w:rPr>
                                <w:lang w:val="en-US"/>
                              </w:rPr>
                              <w:t>Albert Örwall, Callista Enterprise</w:t>
                            </w:r>
                          </w:p>
                          <w:p w14:paraId="334523A2" w14:textId="77777777" w:rsidR="00D60833" w:rsidRPr="00704D45" w:rsidRDefault="00D60833" w:rsidP="00551447">
                            <w:pPr>
                              <w:rPr>
                                <w:lang w:val="en-US"/>
                              </w:rPr>
                            </w:pPr>
                          </w:p>
                          <w:p w14:paraId="7E74BF8F" w14:textId="77777777" w:rsidR="00D60833" w:rsidRPr="009C52F6" w:rsidRDefault="00D60833" w:rsidP="00551447">
                            <w:pPr>
                              <w:rPr>
                                <w:lang w:val="en-US"/>
                              </w:rPr>
                            </w:pPr>
                            <w:r w:rsidRPr="009C52F6">
                              <w:rPr>
                                <w:lang w:val="en-US"/>
                              </w:rPr>
                              <w:t>Version 2.0</w:t>
                            </w:r>
                          </w:p>
                          <w:p w14:paraId="5FE5DC9D" w14:textId="77777777" w:rsidR="00D60833" w:rsidRDefault="00D60833" w:rsidP="00551447">
                            <w:r>
                              <w:t>Marco de Luca, HSF invånartjänster</w:t>
                            </w:r>
                          </w:p>
                          <w:p w14:paraId="104D630E" w14:textId="77777777" w:rsidR="00D60833" w:rsidRDefault="00D60833" w:rsidP="00551447">
                            <w:r>
                              <w:t>Fredrik Henriques, Chorus</w:t>
                            </w:r>
                          </w:p>
                          <w:p w14:paraId="03DDD8C5" w14:textId="77777777" w:rsidR="00D60833" w:rsidRDefault="00D60833" w:rsidP="00551447">
                            <w:r>
                              <w:t>Björn Hedman</w:t>
                            </w:r>
                          </w:p>
                          <w:p w14:paraId="70D1B862" w14:textId="77777777" w:rsidR="00D60833" w:rsidRDefault="00D60833" w:rsidP="00551447"/>
                          <w:p w14:paraId="389B77FF" w14:textId="77777777" w:rsidR="00D60833" w:rsidRDefault="00D60833" w:rsidP="00551447"/>
                          <w:p w14:paraId="3F5736CC" w14:textId="77777777" w:rsidR="00D60833" w:rsidRDefault="00D60833" w:rsidP="00551447"/>
                          <w:p w14:paraId="0FDDFCB0" w14:textId="77777777" w:rsidR="00D60833" w:rsidRDefault="00D60833" w:rsidP="00551447">
                            <w:r>
                              <w:t>Teknisk arkitekt:</w:t>
                            </w:r>
                          </w:p>
                          <w:p w14:paraId="5233B7D7" w14:textId="77777777" w:rsidR="00D60833" w:rsidRDefault="00D60833" w:rsidP="00551447">
                            <w:r>
                              <w:t>Marco de Luca, Mina Hälsotjänster</w:t>
                            </w:r>
                          </w:p>
                          <w:p w14:paraId="25208D05" w14:textId="77777777" w:rsidR="00D60833" w:rsidRPr="009B4414" w:rsidRDefault="00D60833" w:rsidP="00551447"/>
                          <w:p w14:paraId="6CCED174" w14:textId="77777777" w:rsidR="00D60833" w:rsidRPr="009B4414" w:rsidRDefault="00D60833" w:rsidP="00551447">
                            <w:r w:rsidRPr="005F7BD9">
                              <w:rPr>
                                <w:highlight w:val="yellow"/>
                              </w:rPr>
                              <w:t>Namn, organisation, roll</w:t>
                            </w:r>
                          </w:p>
                          <w:p w14:paraId="55464AC5" w14:textId="77777777" w:rsidR="00D60833" w:rsidRPr="00861A25" w:rsidRDefault="00D60833"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D60833" w:rsidRPr="004255A2" w:rsidRDefault="00D60833" w:rsidP="00551447">
                      <w:r w:rsidRPr="004255A2">
                        <w:t>I arbetet har följande personer deltagit:</w:t>
                      </w:r>
                    </w:p>
                    <w:p w14:paraId="7AA20C58" w14:textId="77777777" w:rsidR="00D60833" w:rsidRDefault="00D60833" w:rsidP="00551447"/>
                    <w:p w14:paraId="35C08A39" w14:textId="77777777" w:rsidR="00D60833" w:rsidRPr="00FE3AAD" w:rsidRDefault="00D60833" w:rsidP="00551447">
                      <w:r w:rsidRPr="004255A2">
                        <w:rPr>
                          <w:szCs w:val="20"/>
                        </w:rPr>
                        <w:t>Tjänstedomänansvarig</w:t>
                      </w:r>
                      <w:r w:rsidRPr="00FE3AAD">
                        <w:t>:</w:t>
                      </w:r>
                    </w:p>
                    <w:p w14:paraId="36838918" w14:textId="77777777" w:rsidR="00D60833" w:rsidRDefault="00D60833" w:rsidP="00551447">
                      <w:pPr>
                        <w:rPr>
                          <w:i/>
                        </w:rPr>
                      </w:pPr>
                      <w:r>
                        <w:rPr>
                          <w:highlight w:val="yellow"/>
                        </w:rPr>
                        <w:t>Maria Berglund</w:t>
                      </w:r>
                    </w:p>
                    <w:p w14:paraId="6F2F3622" w14:textId="77777777" w:rsidR="00D60833" w:rsidRPr="00FE3AAD" w:rsidRDefault="00D60833" w:rsidP="00551447">
                      <w:pPr>
                        <w:rPr>
                          <w:i/>
                        </w:rPr>
                      </w:pPr>
                    </w:p>
                    <w:p w14:paraId="013C9D15" w14:textId="69A53F82" w:rsidR="00D60833" w:rsidRDefault="00D60833" w:rsidP="00551447">
                      <w:r w:rsidRPr="009B4414">
                        <w:t>Projektgrupp</w:t>
                      </w:r>
                      <w:r>
                        <w:t xml:space="preserve">: </w:t>
                      </w:r>
                    </w:p>
                    <w:p w14:paraId="0D62E34F" w14:textId="77777777" w:rsidR="00D60833" w:rsidRDefault="00D60833" w:rsidP="00551447"/>
                    <w:p w14:paraId="25B6F56A" w14:textId="77777777" w:rsidR="00D60833" w:rsidRDefault="00D60833" w:rsidP="00551447">
                      <w:r>
                        <w:t>Version 1.0</w:t>
                      </w:r>
                    </w:p>
                    <w:p w14:paraId="76F1ACD2" w14:textId="77777777" w:rsidR="00D60833" w:rsidRDefault="00D60833" w:rsidP="00551447">
                      <w:r>
                        <w:t>Marco de Luca, Mina Hälsotjänster</w:t>
                      </w:r>
                    </w:p>
                    <w:p w14:paraId="307FFD86" w14:textId="77777777" w:rsidR="00D60833" w:rsidRDefault="00D60833" w:rsidP="00551447">
                      <w:r>
                        <w:t>Anders Björk, Softronic</w:t>
                      </w:r>
                    </w:p>
                    <w:p w14:paraId="392DB7E6" w14:textId="77777777" w:rsidR="00D60833" w:rsidRDefault="00D60833" w:rsidP="00551447">
                      <w:r>
                        <w:t>Roger Lundberg, Siemens</w:t>
                      </w:r>
                    </w:p>
                    <w:p w14:paraId="29F4D191" w14:textId="77777777" w:rsidR="00D60833" w:rsidRPr="009C52F6" w:rsidRDefault="00D60833" w:rsidP="00551447">
                      <w:r w:rsidRPr="009C52F6">
                        <w:t>Fredrik Henriques, Chorus</w:t>
                      </w:r>
                    </w:p>
                    <w:p w14:paraId="30186771" w14:textId="77777777" w:rsidR="00D60833" w:rsidRPr="00704D45" w:rsidRDefault="00D60833" w:rsidP="00551447">
                      <w:pPr>
                        <w:rPr>
                          <w:lang w:val="en-US"/>
                        </w:rPr>
                      </w:pPr>
                      <w:r w:rsidRPr="00704D45">
                        <w:rPr>
                          <w:lang w:val="en-US"/>
                        </w:rPr>
                        <w:t>Albert Örwall, Callista Enterprise</w:t>
                      </w:r>
                    </w:p>
                    <w:p w14:paraId="334523A2" w14:textId="77777777" w:rsidR="00D60833" w:rsidRPr="00704D45" w:rsidRDefault="00D60833" w:rsidP="00551447">
                      <w:pPr>
                        <w:rPr>
                          <w:lang w:val="en-US"/>
                        </w:rPr>
                      </w:pPr>
                    </w:p>
                    <w:p w14:paraId="7E74BF8F" w14:textId="77777777" w:rsidR="00D60833" w:rsidRPr="009C52F6" w:rsidRDefault="00D60833" w:rsidP="00551447">
                      <w:pPr>
                        <w:rPr>
                          <w:lang w:val="en-US"/>
                        </w:rPr>
                      </w:pPr>
                      <w:r w:rsidRPr="009C52F6">
                        <w:rPr>
                          <w:lang w:val="en-US"/>
                        </w:rPr>
                        <w:t>Version 2.0</w:t>
                      </w:r>
                    </w:p>
                    <w:p w14:paraId="5FE5DC9D" w14:textId="77777777" w:rsidR="00D60833" w:rsidRDefault="00D60833" w:rsidP="00551447">
                      <w:r>
                        <w:t>Marco de Luca, HSF invånartjänster</w:t>
                      </w:r>
                    </w:p>
                    <w:p w14:paraId="104D630E" w14:textId="77777777" w:rsidR="00D60833" w:rsidRDefault="00D60833" w:rsidP="00551447">
                      <w:r>
                        <w:t>Fredrik Henriques, Chorus</w:t>
                      </w:r>
                    </w:p>
                    <w:p w14:paraId="03DDD8C5" w14:textId="77777777" w:rsidR="00D60833" w:rsidRDefault="00D60833" w:rsidP="00551447">
                      <w:r>
                        <w:t>Björn Hedman</w:t>
                      </w:r>
                    </w:p>
                    <w:p w14:paraId="70D1B862" w14:textId="77777777" w:rsidR="00D60833" w:rsidRDefault="00D60833" w:rsidP="00551447"/>
                    <w:p w14:paraId="389B77FF" w14:textId="77777777" w:rsidR="00D60833" w:rsidRDefault="00D60833" w:rsidP="00551447"/>
                    <w:p w14:paraId="3F5736CC" w14:textId="77777777" w:rsidR="00D60833" w:rsidRDefault="00D60833" w:rsidP="00551447"/>
                    <w:p w14:paraId="0FDDFCB0" w14:textId="77777777" w:rsidR="00D60833" w:rsidRDefault="00D60833" w:rsidP="00551447">
                      <w:r>
                        <w:t>Teknisk arkitekt:</w:t>
                      </w:r>
                    </w:p>
                    <w:p w14:paraId="5233B7D7" w14:textId="77777777" w:rsidR="00D60833" w:rsidRDefault="00D60833" w:rsidP="00551447">
                      <w:r>
                        <w:t>Marco de Luca, Mina Hälsotjänster</w:t>
                      </w:r>
                    </w:p>
                    <w:p w14:paraId="25208D05" w14:textId="77777777" w:rsidR="00D60833" w:rsidRPr="009B4414" w:rsidRDefault="00D60833" w:rsidP="00551447"/>
                    <w:p w14:paraId="6CCED174" w14:textId="77777777" w:rsidR="00D60833" w:rsidRPr="009B4414" w:rsidRDefault="00D60833" w:rsidP="00551447">
                      <w:r w:rsidRPr="005F7BD9">
                        <w:rPr>
                          <w:highlight w:val="yellow"/>
                        </w:rPr>
                        <w:t>Namn, organisation, roll</w:t>
                      </w:r>
                    </w:p>
                    <w:p w14:paraId="55464AC5" w14:textId="77777777" w:rsidR="00D60833" w:rsidRPr="00861A25" w:rsidRDefault="00D60833" w:rsidP="00551447">
                      <w:pPr>
                        <w:rPr>
                          <w:i/>
                        </w:rPr>
                      </w:pPr>
                      <w:r>
                        <w:rPr>
                          <w:i/>
                        </w:rPr>
                        <w:t>…</w:t>
                      </w:r>
                    </w:p>
                  </w:txbxContent>
                </v:textbox>
                <w10:anchorlock/>
              </v:shape>
            </w:pict>
          </mc:Fallback>
        </mc:AlternateContent>
      </w:r>
      <w:r w:rsidRPr="00551447">
        <w:tab/>
      </w:r>
    </w:p>
    <w:p w14:paraId="11497A3B" w14:textId="77777777" w:rsidR="00551447" w:rsidRDefault="00551447" w:rsidP="0039481C"/>
    <w:p w14:paraId="7C214347" w14:textId="77777777" w:rsidR="005F7E0A" w:rsidRDefault="005F7E0A" w:rsidP="0039481C"/>
    <w:p w14:paraId="773972D3" w14:textId="1E709DB1" w:rsidR="005F7E0A" w:rsidRDefault="005F7E0A" w:rsidP="005F7E0A">
      <w:pPr>
        <w:pStyle w:val="Heading2"/>
      </w:pPr>
      <w:bookmarkStart w:id="1368" w:name="_Toc390951633"/>
      <w:r>
        <w:t>WEB beskrivning</w:t>
      </w:r>
      <w:bookmarkEnd w:id="1368"/>
    </w:p>
    <w:p w14:paraId="6AB66E44" w14:textId="6E5DDA59" w:rsidR="002C7718" w:rsidRDefault="002C7718" w:rsidP="002C7718">
      <w:r w:rsidRPr="00551447">
        <w:t>Formulärtjänsten möjliggör hantering av formulärinformation mellan olika aktörer. Tjänstekontraktet möjliggör insamling av olika typer av formulärinformation.</w:t>
      </w:r>
    </w:p>
    <w:p w14:paraId="262917C7" w14:textId="77777777" w:rsidR="002C7718" w:rsidRDefault="002C7718" w:rsidP="002C7718"/>
    <w:p w14:paraId="4E71FB87" w14:textId="77777777" w:rsidR="002C7718" w:rsidRPr="00551447" w:rsidRDefault="002C7718" w:rsidP="002C7718">
      <w:r w:rsidRPr="00551447">
        <w:t>Tjänstekonsument och tjänsteproducent kan använda tjänstekontraktet på olika sätt och i olika steg i sina processer.</w:t>
      </w:r>
    </w:p>
    <w:p w14:paraId="64CF460D" w14:textId="77777777" w:rsidR="002C7718" w:rsidRPr="00551447" w:rsidRDefault="002C7718" w:rsidP="002C7718">
      <w:r w:rsidRPr="00551447">
        <w:t>Exempel:</w:t>
      </w:r>
    </w:p>
    <w:p w14:paraId="7EBF59A7" w14:textId="77777777" w:rsidR="002C7718" w:rsidRPr="00551447" w:rsidRDefault="002C7718" w:rsidP="004F0033">
      <w:pPr>
        <w:numPr>
          <w:ilvl w:val="0"/>
          <w:numId w:val="3"/>
        </w:numPr>
      </w:pPr>
      <w:r w:rsidRPr="00551447">
        <w:t>En vårdaktivitet kräver en hälsodeklaration.</w:t>
      </w:r>
    </w:p>
    <w:p w14:paraId="0DDF6251" w14:textId="77777777" w:rsidR="002C7718" w:rsidRPr="00551447" w:rsidRDefault="002C7718" w:rsidP="004F0033">
      <w:pPr>
        <w:numPr>
          <w:ilvl w:val="0"/>
          <w:numId w:val="3"/>
        </w:numPr>
      </w:pPr>
      <w:r w:rsidRPr="00551447">
        <w:t>Ett vårdbesök föranleder en registreringsblankett</w:t>
      </w:r>
    </w:p>
    <w:p w14:paraId="4DCB80A3" w14:textId="77777777" w:rsidR="002C7718" w:rsidRPr="00551447" w:rsidRDefault="002C7718" w:rsidP="004F0033">
      <w:pPr>
        <w:numPr>
          <w:ilvl w:val="0"/>
          <w:numId w:val="3"/>
        </w:numPr>
      </w:pPr>
      <w:r w:rsidRPr="00551447">
        <w:t xml:space="preserve">En behandling kräver uppföljning </w:t>
      </w:r>
    </w:p>
    <w:p w14:paraId="1312C46F" w14:textId="77777777" w:rsidR="002C7718" w:rsidRPr="00551447" w:rsidRDefault="002C7718" w:rsidP="004F0033">
      <w:pPr>
        <w:numPr>
          <w:ilvl w:val="1"/>
          <w:numId w:val="3"/>
        </w:numPr>
      </w:pPr>
      <w:r w:rsidRPr="00551447">
        <w:lastRenderedPageBreak/>
        <w:t>Biverkningsregistrering</w:t>
      </w:r>
    </w:p>
    <w:p w14:paraId="52069A49" w14:textId="77777777" w:rsidR="002C7718" w:rsidRPr="00551447" w:rsidRDefault="002C7718" w:rsidP="004F0033">
      <w:pPr>
        <w:numPr>
          <w:ilvl w:val="1"/>
          <w:numId w:val="3"/>
        </w:numPr>
      </w:pPr>
      <w:r w:rsidRPr="00551447">
        <w:t>Effektmätning av behandling</w:t>
      </w:r>
    </w:p>
    <w:p w14:paraId="6259B2B1" w14:textId="77777777" w:rsidR="002C7718" w:rsidRPr="00551447" w:rsidRDefault="002C7718" w:rsidP="004F0033">
      <w:pPr>
        <w:numPr>
          <w:ilvl w:val="0"/>
          <w:numId w:val="3"/>
        </w:numPr>
      </w:pPr>
      <w:r w:rsidRPr="00551447">
        <w:t>Informationsinsamling under begäran och bedömning av vårdbegäran</w:t>
      </w:r>
    </w:p>
    <w:p w14:paraId="62DCDF5E" w14:textId="77777777" w:rsidR="002C7718" w:rsidRDefault="002C7718" w:rsidP="002C7718"/>
    <w:p w14:paraId="6A4B8311" w14:textId="77777777" w:rsidR="0039481C" w:rsidRDefault="0039481C" w:rsidP="0039481C">
      <w:pPr>
        <w:pStyle w:val="Heading1"/>
      </w:pPr>
      <w:bookmarkStart w:id="1369" w:name="_Toc198086678"/>
      <w:bookmarkStart w:id="1370" w:name="_Toc224960918"/>
      <w:bookmarkStart w:id="1371" w:name="_Toc357754844"/>
      <w:bookmarkStart w:id="1372" w:name="_Toc243452542"/>
      <w:bookmarkStart w:id="1373" w:name="_Toc386458048"/>
      <w:bookmarkStart w:id="1374" w:name="_Toc163300578"/>
      <w:bookmarkStart w:id="1375" w:name="_Toc163300880"/>
      <w:bookmarkStart w:id="1376" w:name="_Toc198366954"/>
      <w:bookmarkStart w:id="1377" w:name="_Toc390951634"/>
      <w:r>
        <w:t>Versionsinformation</w:t>
      </w:r>
      <w:bookmarkEnd w:id="1369"/>
      <w:bookmarkEnd w:id="1370"/>
      <w:bookmarkEnd w:id="1371"/>
      <w:bookmarkEnd w:id="1372"/>
      <w:bookmarkEnd w:id="1373"/>
      <w:bookmarkEnd w:id="1377"/>
    </w:p>
    <w:p w14:paraId="2F36E12C" w14:textId="061E4E8F"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F711C6" w:rsidRPr="00F711C6">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del w:id="1378" w:author="Jarno Nieminen" w:date="2014-06-18T14:39:00Z">
        <w:r w:rsidR="00F711C6" w:rsidRPr="00F711C6" w:rsidDel="008856F8">
          <w:rPr>
            <w:b/>
            <w:color w:val="76923C" w:themeColor="accent3" w:themeShade="BF"/>
          </w:rPr>
          <w:delText>supportservices</w:delText>
        </w:r>
      </w:del>
      <w:ins w:id="1379" w:author="Jarno Nieminen" w:date="2014-06-18T14:39:00Z">
        <w:r w:rsidR="008856F8">
          <w:rPr>
            <w:b/>
            <w:color w:val="76923C" w:themeColor="accent3" w:themeShade="BF"/>
          </w:rPr>
          <w:t>eservicesupply</w:t>
        </w:r>
      </w:ins>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F711C6" w:rsidRPr="00F711C6">
        <w:rPr>
          <w:b/>
          <w:color w:val="76923C" w:themeColor="accent3" w:themeShade="BF"/>
        </w:rPr>
        <w:t>forminteraction</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040D8ED4" w:rsidR="0039481C" w:rsidRPr="009C52F6" w:rsidRDefault="0039481C" w:rsidP="0039481C">
      <w:pPr>
        <w:pStyle w:val="Heading2"/>
        <w:rPr>
          <w:color w:val="76923C" w:themeColor="accent3" w:themeShade="BF"/>
        </w:rPr>
      </w:pPr>
      <w:bookmarkStart w:id="1380" w:name="_Toc386458049"/>
      <w:bookmarkStart w:id="1381" w:name="_Toc357754845"/>
      <w:bookmarkStart w:id="1382" w:name="_Toc243452543"/>
      <w:bookmarkStart w:id="1383" w:name="_Toc163300882"/>
      <w:bookmarkStart w:id="1384" w:name="_Toc390951635"/>
      <w:r>
        <w:t xml:space="preserve">Version </w:t>
      </w:r>
      <w:bookmarkEnd w:id="1380"/>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1381"/>
      <w:bookmarkEnd w:id="1382"/>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1385" w:author="Jarno Nieminen" w:date="2014-06-18T14:40:00Z">
        <w:r w:rsidR="008856F8" w:rsidRPr="008856F8">
          <w:rPr>
            <w:b/>
            <w:color w:val="76923C" w:themeColor="accent3" w:themeShade="BF"/>
            <w:rPrChange w:id="1386" w:author="Jarno Nieminen" w:date="2014-06-18T14:40:00Z">
              <w:rPr>
                <w:color w:val="76923C" w:themeColor="accent3" w:themeShade="BF"/>
              </w:rPr>
            </w:rPrChange>
          </w:rPr>
          <w:t>RC_4</w:t>
        </w:r>
      </w:ins>
      <w:bookmarkEnd w:id="1384"/>
      <w:del w:id="1387" w:author="Jarno Nieminen" w:date="2014-06-18T14:40:00Z">
        <w:r w:rsidR="00F711C6" w:rsidRPr="00F711C6" w:rsidDel="008856F8">
          <w:rPr>
            <w:b/>
            <w:color w:val="76923C" w:themeColor="accent3" w:themeShade="BF"/>
          </w:rPr>
          <w:delText>RC_3</w:delText>
        </w:r>
      </w:del>
      <w:r w:rsidRPr="00862A31">
        <w:rPr>
          <w:color w:val="76923C" w:themeColor="accent3" w:themeShade="BF"/>
        </w:rPr>
        <w:fldChar w:fldCharType="end"/>
      </w:r>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1388" w:name="_Toc243452544"/>
      <w:bookmarkStart w:id="1389" w:name="_Toc386458050"/>
      <w:bookmarkStart w:id="1390" w:name="_Toc390951636"/>
      <w:r>
        <w:t>Oförändrade tjänstekontrakt</w:t>
      </w:r>
      <w:bookmarkEnd w:id="1388"/>
      <w:bookmarkEnd w:id="1389"/>
      <w:bookmarkEnd w:id="1390"/>
    </w:p>
    <w:p w14:paraId="19D44E70" w14:textId="172D1F5A" w:rsidR="0039481C" w:rsidRDefault="00F711C6" w:rsidP="009C52F6">
      <w:pPr>
        <w:numPr>
          <w:ilvl w:val="0"/>
          <w:numId w:val="2"/>
        </w:numPr>
      </w:pPr>
      <w:r>
        <w:t>CancelForm</w:t>
      </w:r>
    </w:p>
    <w:p w14:paraId="1A0F5D4B" w14:textId="77777777" w:rsidR="00F711C6" w:rsidRDefault="00F711C6" w:rsidP="00F711C6"/>
    <w:p w14:paraId="00D1F070" w14:textId="77777777" w:rsidR="0039481C" w:rsidRDefault="0039481C" w:rsidP="0039481C">
      <w:pPr>
        <w:pStyle w:val="Heading3"/>
      </w:pPr>
      <w:bookmarkStart w:id="1391" w:name="_Toc243452545"/>
      <w:bookmarkStart w:id="1392" w:name="_Toc386458051"/>
      <w:bookmarkStart w:id="1393" w:name="_Toc390951637"/>
      <w:r>
        <w:t>Nya tjänstekontrakt</w:t>
      </w:r>
      <w:bookmarkEnd w:id="1391"/>
      <w:bookmarkEnd w:id="1392"/>
      <w:bookmarkEnd w:id="1393"/>
    </w:p>
    <w:p w14:paraId="1101B2AF" w14:textId="77777777" w:rsidR="0039481C" w:rsidRDefault="0039481C" w:rsidP="0039481C">
      <w:r>
        <w:t>Följande nya tjänstekontrakt finns från och med denna version:</w:t>
      </w:r>
    </w:p>
    <w:p w14:paraId="1D02EF60" w14:textId="77777777" w:rsidR="00F711C6" w:rsidRDefault="00F711C6" w:rsidP="009C52F6">
      <w:pPr>
        <w:numPr>
          <w:ilvl w:val="0"/>
          <w:numId w:val="2"/>
        </w:numPr>
      </w:pPr>
      <w:r>
        <w:t>SaveFormTemplate</w:t>
      </w:r>
    </w:p>
    <w:p w14:paraId="14A5F02C" w14:textId="77777777" w:rsidR="00F711C6" w:rsidRDefault="00F711C6" w:rsidP="009C52F6">
      <w:pPr>
        <w:numPr>
          <w:ilvl w:val="0"/>
          <w:numId w:val="2"/>
        </w:numPr>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1394" w:name="_Toc243452546"/>
      <w:bookmarkStart w:id="1395" w:name="_Toc386458052"/>
      <w:bookmarkStart w:id="1396" w:name="_Toc390951638"/>
      <w:r>
        <w:t>Förändrade tjänstekontrakt</w:t>
      </w:r>
      <w:bookmarkEnd w:id="1394"/>
      <w:bookmarkEnd w:id="1395"/>
      <w:bookmarkEnd w:id="1396"/>
    </w:p>
    <w:p w14:paraId="2499CFE9" w14:textId="77777777" w:rsidR="00F711C6" w:rsidRPr="00D82A73" w:rsidRDefault="00F711C6" w:rsidP="009C52F6">
      <w:pPr>
        <w:numPr>
          <w:ilvl w:val="0"/>
          <w:numId w:val="2"/>
        </w:numPr>
      </w:pPr>
      <w:r w:rsidRPr="00D82A73">
        <w:t>CreateForm</w:t>
      </w:r>
    </w:p>
    <w:p w14:paraId="3BC9F1A4" w14:textId="77777777" w:rsidR="00F711C6" w:rsidRPr="00D82A73" w:rsidRDefault="00F711C6" w:rsidP="009C52F6">
      <w:pPr>
        <w:numPr>
          <w:ilvl w:val="0"/>
          <w:numId w:val="2"/>
        </w:numPr>
      </w:pPr>
      <w:r w:rsidRPr="00D82A73">
        <w:t>CreateFormRequest</w:t>
      </w:r>
    </w:p>
    <w:p w14:paraId="4D47EBCE" w14:textId="77777777" w:rsidR="00F711C6" w:rsidRPr="00D82A73" w:rsidRDefault="00F711C6" w:rsidP="009C52F6">
      <w:pPr>
        <w:numPr>
          <w:ilvl w:val="0"/>
          <w:numId w:val="2"/>
        </w:numPr>
      </w:pPr>
      <w:r w:rsidRPr="00D82A73">
        <w:t>GetForm</w:t>
      </w:r>
    </w:p>
    <w:p w14:paraId="5B2E25C3" w14:textId="77777777" w:rsidR="00F711C6" w:rsidRPr="00D82A73" w:rsidRDefault="00F711C6" w:rsidP="009C52F6">
      <w:pPr>
        <w:numPr>
          <w:ilvl w:val="0"/>
          <w:numId w:val="2"/>
        </w:numPr>
      </w:pPr>
      <w:r w:rsidRPr="00D82A73">
        <w:t>GetFormQuestionPage</w:t>
      </w:r>
    </w:p>
    <w:p w14:paraId="146B8136" w14:textId="77777777" w:rsidR="00F711C6" w:rsidRPr="00D82A73" w:rsidRDefault="00F711C6" w:rsidP="009C52F6">
      <w:pPr>
        <w:numPr>
          <w:ilvl w:val="0"/>
          <w:numId w:val="2"/>
        </w:numPr>
      </w:pPr>
      <w:r w:rsidRPr="00D82A73">
        <w:t>GetForms</w:t>
      </w:r>
    </w:p>
    <w:p w14:paraId="7B48A026" w14:textId="77777777" w:rsidR="00F711C6" w:rsidRPr="00D82A73" w:rsidRDefault="00F711C6" w:rsidP="009C52F6">
      <w:pPr>
        <w:numPr>
          <w:ilvl w:val="0"/>
          <w:numId w:val="2"/>
        </w:numPr>
      </w:pPr>
      <w:r w:rsidRPr="00D82A73">
        <w:t>GetFormTemplates</w:t>
      </w:r>
    </w:p>
    <w:p w14:paraId="2C34C01A" w14:textId="77777777" w:rsidR="00F711C6" w:rsidRPr="00D82A73" w:rsidRDefault="00F711C6" w:rsidP="009C52F6">
      <w:pPr>
        <w:numPr>
          <w:ilvl w:val="0"/>
          <w:numId w:val="2"/>
        </w:numPr>
      </w:pPr>
      <w:r w:rsidRPr="00D82A73">
        <w:t>SaveForm</w:t>
      </w:r>
    </w:p>
    <w:p w14:paraId="628802CD" w14:textId="1625AA57" w:rsidR="00F711C6" w:rsidRPr="00F711C6" w:rsidRDefault="00F711C6" w:rsidP="009C52F6">
      <w:pPr>
        <w:numPr>
          <w:ilvl w:val="0"/>
          <w:numId w:val="2"/>
        </w:numPr>
      </w:pPr>
      <w:r w:rsidRPr="00D82A73">
        <w:t>SaveFormPage</w:t>
      </w:r>
    </w:p>
    <w:p w14:paraId="1918724F"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1397" w:name="_Toc243452547"/>
      <w:bookmarkStart w:id="1398" w:name="_Toc386458053"/>
      <w:bookmarkStart w:id="1399" w:name="_Toc390951639"/>
      <w:r>
        <w:t>Utgångna tjänstekontrakt</w:t>
      </w:r>
      <w:bookmarkEnd w:id="1397"/>
      <w:bookmarkEnd w:id="1398"/>
      <w:bookmarkEnd w:id="1399"/>
    </w:p>
    <w:p w14:paraId="6577B3A2" w14:textId="77777777" w:rsidR="0039481C" w:rsidRDefault="0039481C" w:rsidP="0039481C">
      <w:r w:rsidRPr="00F711C6">
        <w:t>Inga tjänstekontrakt har utgått.</w:t>
      </w:r>
    </w:p>
    <w:p w14:paraId="3C332A77" w14:textId="77777777" w:rsidR="0039481C" w:rsidRPr="00C80D82" w:rsidRDefault="0039481C" w:rsidP="0039481C"/>
    <w:p w14:paraId="36EF0DDB" w14:textId="77777777" w:rsidR="0039481C" w:rsidRDefault="0039481C" w:rsidP="0039481C">
      <w:pPr>
        <w:pStyle w:val="Heading1"/>
      </w:pPr>
      <w:bookmarkStart w:id="1400" w:name="_Toc357754847"/>
      <w:bookmarkStart w:id="1401" w:name="_Toc243452549"/>
      <w:bookmarkStart w:id="1402" w:name="_Toc386458054"/>
      <w:bookmarkStart w:id="1403" w:name="_Toc390951640"/>
      <w:bookmarkEnd w:id="1383"/>
      <w:r>
        <w:lastRenderedPageBreak/>
        <w:t>Tjänstedomänens arkitektur</w:t>
      </w:r>
      <w:bookmarkEnd w:id="1400"/>
      <w:bookmarkEnd w:id="1401"/>
      <w:bookmarkEnd w:id="1402"/>
      <w:bookmarkEnd w:id="1403"/>
    </w:p>
    <w:p w14:paraId="0BF35B69" w14:textId="43755F3E" w:rsidR="0039481C" w:rsidRDefault="0039481C" w:rsidP="0039481C">
      <w:pPr>
        <w:rPr>
          <w:color w:val="4F81BD" w:themeColor="accent1"/>
        </w:rPr>
      </w:pPr>
    </w:p>
    <w:p w14:paraId="2D973552" w14:textId="77777777" w:rsidR="00F711C6" w:rsidRPr="00D82A73" w:rsidRDefault="00F711C6" w:rsidP="00F711C6">
      <w:pPr>
        <w:rPr>
          <w:color w:val="4F81BD" w:themeColor="accent1"/>
        </w:rPr>
      </w:pPr>
      <w:r w:rsidRPr="009C52F6">
        <w:rPr>
          <w:noProof/>
          <w:color w:val="4F81BD" w:themeColor="accent1"/>
          <w:lang w:eastAsia="sv-SE"/>
        </w:rPr>
        <w:drawing>
          <wp:inline distT="0" distB="0" distL="0" distR="0" wp14:anchorId="1CE55E90" wp14:editId="266970A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6449" cy="3128308"/>
                    </a:xfrm>
                    <a:prstGeom prst="rect">
                      <a:avLst/>
                    </a:prstGeom>
                    <a:noFill/>
                    <a:ln>
                      <a:noFill/>
                    </a:ln>
                  </pic:spPr>
                </pic:pic>
              </a:graphicData>
            </a:graphic>
          </wp:inline>
        </w:drawing>
      </w:r>
    </w:p>
    <w:p w14:paraId="4D4D96F9" w14:textId="77777777" w:rsidR="00F711C6" w:rsidRPr="009C52F6" w:rsidRDefault="00F711C6" w:rsidP="0039481C">
      <w:pPr>
        <w:rPr>
          <w:color w:val="4F81BD" w:themeColor="accent1"/>
        </w:rPr>
      </w:pPr>
    </w:p>
    <w:p w14:paraId="2E9C3460" w14:textId="77777777" w:rsidR="00F711C6" w:rsidRPr="00D82A73" w:rsidRDefault="00F711C6" w:rsidP="00F711C6">
      <w:pPr>
        <w:pStyle w:val="Heading2"/>
      </w:pPr>
      <w:bookmarkStart w:id="1404" w:name="_Toc220986009"/>
      <w:bookmarkStart w:id="1405" w:name="_Toc257462038"/>
      <w:bookmarkStart w:id="1406" w:name="_Toc386458055"/>
      <w:bookmarkStart w:id="1407" w:name="_Toc390951641"/>
      <w:r w:rsidRPr="00D82A73">
        <w:t>Flöde AF-1 Skapa formulärmall</w:t>
      </w:r>
      <w:bookmarkEnd w:id="1404"/>
      <w:bookmarkEnd w:id="1405"/>
      <w:bookmarkEnd w:id="1406"/>
      <w:bookmarkEnd w:id="1407"/>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r w:rsidRPr="00D82A73">
        <w:t>[Definieras av kommande formulärmotorer.]</w:t>
      </w:r>
    </w:p>
    <w:p w14:paraId="410B5DA2" w14:textId="77777777" w:rsidR="00F711C6" w:rsidRPr="009C52F6" w:rsidRDefault="00F711C6" w:rsidP="009C52F6">
      <w:pPr>
        <w:tabs>
          <w:tab w:val="left" w:pos="3912"/>
        </w:tabs>
        <w:rPr>
          <w:color w:val="4F81BD" w:themeColor="accent1"/>
        </w:rPr>
      </w:pPr>
    </w:p>
    <w:p w14:paraId="5B376DD1" w14:textId="77777777" w:rsidR="00D924FF" w:rsidRPr="009C52F6" w:rsidRDefault="00D924FF" w:rsidP="009C52F6">
      <w:pPr>
        <w:spacing w:line="240" w:lineRule="auto"/>
        <w:rPr>
          <w:sz w:val="24"/>
        </w:rPr>
      </w:pPr>
      <w:bookmarkStart w:id="1408" w:name="_Toc220986010"/>
      <w:bookmarkStart w:id="1409" w:name="_Toc257462039"/>
      <w:bookmarkStart w:id="1410" w:name="_Toc386458056"/>
      <w:r>
        <w:br w:type="page"/>
      </w:r>
    </w:p>
    <w:p w14:paraId="3F2BBBC7" w14:textId="3A795179" w:rsidR="00F711C6" w:rsidRPr="00D82A73" w:rsidRDefault="00F711C6" w:rsidP="00F711C6">
      <w:pPr>
        <w:pStyle w:val="Heading2"/>
      </w:pPr>
      <w:bookmarkStart w:id="1411" w:name="_Toc390951642"/>
      <w:r w:rsidRPr="00D82A73">
        <w:lastRenderedPageBreak/>
        <w:t>Flöde AF-2 Begär formulärinsamling av patient</w:t>
      </w:r>
      <w:bookmarkEnd w:id="1408"/>
      <w:bookmarkEnd w:id="1409"/>
      <w:bookmarkEnd w:id="1410"/>
      <w:bookmarkEnd w:id="1411"/>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1412"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1</w:t>
      </w:r>
      <w:r w:rsidRPr="00D82A73">
        <w:rPr>
          <w:noProof/>
          <w:lang w:val="sv-SE"/>
        </w:rPr>
        <w:fldChar w:fldCharType="end"/>
      </w:r>
      <w:r w:rsidRPr="00D82A73">
        <w:rPr>
          <w:lang w:val="sv-SE"/>
        </w:rPr>
        <w:t>: Flöde AF-2</w:t>
      </w:r>
      <w:bookmarkEnd w:id="1412"/>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1413" w:name="_Toc220986011"/>
      <w:bookmarkStart w:id="1414" w:name="_Toc257462040"/>
      <w:bookmarkStart w:id="1415" w:name="_Toc386458057"/>
      <w:bookmarkStart w:id="1416" w:name="_Toc390951643"/>
      <w:r w:rsidRPr="00D82A73">
        <w:lastRenderedPageBreak/>
        <w:t>Flöde AF-3A Patient fyller i formulär (redan skapat)</w:t>
      </w:r>
      <w:bookmarkEnd w:id="1413"/>
      <w:bookmarkEnd w:id="1414"/>
      <w:bookmarkEnd w:id="1415"/>
      <w:bookmarkEnd w:id="1416"/>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1417"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2</w:t>
      </w:r>
      <w:r w:rsidRPr="00D82A73">
        <w:rPr>
          <w:noProof/>
          <w:lang w:val="sv-SE"/>
        </w:rPr>
        <w:fldChar w:fldCharType="end"/>
      </w:r>
      <w:r w:rsidRPr="00D82A73">
        <w:rPr>
          <w:lang w:val="sv-SE"/>
        </w:rPr>
        <w:t>: Flöde AF-3A</w:t>
      </w:r>
      <w:bookmarkEnd w:id="1417"/>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1418" w:name="_Toc220986012"/>
      <w:bookmarkStart w:id="1419" w:name="_Toc257462041"/>
      <w:bookmarkStart w:id="1420" w:name="_Toc386458058"/>
      <w:bookmarkStart w:id="1421" w:name="_Toc390951644"/>
      <w:r w:rsidRPr="00D82A73">
        <w:lastRenderedPageBreak/>
        <w:t>Flöde AF-3B Patient fyller i formulär</w:t>
      </w:r>
      <w:bookmarkEnd w:id="1418"/>
      <w:bookmarkEnd w:id="1419"/>
      <w:bookmarkEnd w:id="1420"/>
      <w:bookmarkEnd w:id="1421"/>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422"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3</w:t>
      </w:r>
      <w:r w:rsidRPr="00D82A73">
        <w:rPr>
          <w:noProof/>
          <w:lang w:val="sv-SE"/>
        </w:rPr>
        <w:fldChar w:fldCharType="end"/>
      </w:r>
      <w:r w:rsidRPr="00D82A73">
        <w:rPr>
          <w:lang w:val="sv-SE"/>
        </w:rPr>
        <w:t>: Flöde AF-3B</w:t>
      </w:r>
      <w:bookmarkEnd w:id="1422"/>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423" w:name="_Toc220986013"/>
      <w:bookmarkStart w:id="1424" w:name="_Toc257462042"/>
      <w:bookmarkStart w:id="1425" w:name="_Toc386458059"/>
      <w:bookmarkStart w:id="1426" w:name="_Toc390951645"/>
      <w:r w:rsidRPr="00D82A73">
        <w:lastRenderedPageBreak/>
        <w:t>Flöde AF-4 Återuppta formulär.</w:t>
      </w:r>
      <w:bookmarkEnd w:id="1423"/>
      <w:bookmarkEnd w:id="1424"/>
      <w:bookmarkEnd w:id="1425"/>
      <w:bookmarkEnd w:id="1426"/>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427"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4</w:t>
      </w:r>
      <w:r w:rsidRPr="00D82A73">
        <w:rPr>
          <w:noProof/>
          <w:lang w:val="sv-SE"/>
        </w:rPr>
        <w:fldChar w:fldCharType="end"/>
      </w:r>
      <w:r w:rsidRPr="00D82A73">
        <w:rPr>
          <w:lang w:val="sv-SE"/>
        </w:rPr>
        <w:t>: Flöde AF-4</w:t>
      </w:r>
      <w:bookmarkEnd w:id="1427"/>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428" w:name="_Toc220986014"/>
      <w:bookmarkStart w:id="1429" w:name="_Toc257462043"/>
      <w:bookmarkStart w:id="1430" w:name="_Toc386458060"/>
      <w:bookmarkStart w:id="1431" w:name="_Toc390951646"/>
      <w:r w:rsidRPr="00D82A73">
        <w:t>Flöde AF-5 Notifiera</w:t>
      </w:r>
      <w:bookmarkEnd w:id="1428"/>
      <w:bookmarkEnd w:id="1429"/>
      <w:bookmarkEnd w:id="1430"/>
      <w:bookmarkEnd w:id="1431"/>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9C52F6" w:rsidRDefault="00F711C6" w:rsidP="00F711C6">
      <w:pPr>
        <w:rPr>
          <w:rFonts w:ascii="Arial" w:hAnsi="Arial"/>
        </w:rPr>
      </w:pPr>
    </w:p>
    <w:p w14:paraId="4EFC47B1" w14:textId="77777777" w:rsidR="00F711C6" w:rsidRPr="00D82A73" w:rsidRDefault="00F711C6" w:rsidP="00F711C6">
      <w:pPr>
        <w:pStyle w:val="Heading2"/>
      </w:pPr>
      <w:bookmarkStart w:id="1432" w:name="_Toc220986015"/>
      <w:bookmarkStart w:id="1433" w:name="_Toc257462044"/>
      <w:bookmarkStart w:id="1434" w:name="_Toc386458061"/>
      <w:bookmarkStart w:id="1435" w:name="_Toc390951647"/>
      <w:r w:rsidRPr="00D82A73">
        <w:t>Flöde AF-6 Vårdsystem hämtar användarens/patientens formulär.</w:t>
      </w:r>
      <w:bookmarkEnd w:id="1432"/>
      <w:bookmarkEnd w:id="1433"/>
      <w:bookmarkEnd w:id="1434"/>
      <w:bookmarkEnd w:id="1435"/>
    </w:p>
    <w:p w14:paraId="3F57376E" w14:textId="77777777" w:rsidR="00F711C6" w:rsidRPr="00D82A73" w:rsidRDefault="00F711C6" w:rsidP="00F711C6">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p>
    <w:p w14:paraId="0FF6408B" w14:textId="77777777" w:rsidR="00F711C6" w:rsidRPr="00D82A73" w:rsidRDefault="00F711C6" w:rsidP="00F711C6">
      <w:pPr>
        <w:pStyle w:val="Caption"/>
        <w:rPr>
          <w:lang w:val="sv-SE"/>
        </w:rPr>
      </w:pPr>
      <w:bookmarkStart w:id="1436"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5</w:t>
      </w:r>
      <w:r w:rsidRPr="00D82A73">
        <w:rPr>
          <w:noProof/>
          <w:lang w:val="sv-SE"/>
        </w:rPr>
        <w:fldChar w:fldCharType="end"/>
      </w:r>
      <w:r w:rsidRPr="00D82A73">
        <w:rPr>
          <w:lang w:val="sv-SE"/>
        </w:rPr>
        <w:t>: Flöde AF-6</w:t>
      </w:r>
      <w:bookmarkEnd w:id="1436"/>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5F0F1FAA" w:rsidR="00F711C6" w:rsidRPr="00D82A73" w:rsidRDefault="00F711C6" w:rsidP="004F0033">
      <w:pPr>
        <w:pStyle w:val="ListParagraph"/>
        <w:numPr>
          <w:ilvl w:val="2"/>
          <w:numId w:val="10"/>
        </w:numPr>
      </w:pPr>
      <w:r w:rsidRPr="00D82A73">
        <w:t xml:space="preserve">Notifiering innehåller </w:t>
      </w:r>
      <w:r w:rsidR="0064695C" w:rsidRPr="00D82A73">
        <w:t>bl.a.</w:t>
      </w:r>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437" w:name="_Toc181237300"/>
    </w:p>
    <w:p w14:paraId="45236310" w14:textId="77777777" w:rsidR="00F711C6" w:rsidRPr="00D82A73" w:rsidRDefault="00F711C6" w:rsidP="00F711C6">
      <w:pPr>
        <w:pStyle w:val="Heading2"/>
        <w:rPr>
          <w:lang w:eastAsia="sv-SE"/>
        </w:rPr>
      </w:pPr>
      <w:bookmarkStart w:id="1438" w:name="_Toc257462046"/>
      <w:bookmarkStart w:id="1439" w:name="_Toc386458062"/>
      <w:bookmarkStart w:id="1440" w:name="_Toc390951648"/>
      <w:r w:rsidRPr="00D82A73">
        <w:lastRenderedPageBreak/>
        <w:t xml:space="preserve">Flöde AF7 - </w:t>
      </w:r>
      <w:r w:rsidRPr="00D82A73">
        <w:rPr>
          <w:lang w:eastAsia="sv-SE"/>
        </w:rPr>
        <w:t>Fylla i och avsluta ett formulär</w:t>
      </w:r>
      <w:bookmarkEnd w:id="1438"/>
      <w:bookmarkEnd w:id="1439"/>
      <w:bookmarkEnd w:id="1440"/>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441" w:name="_Toc257462047"/>
      <w:bookmarkStart w:id="1442" w:name="_Toc386458063"/>
      <w:bookmarkStart w:id="1443" w:name="_Toc390951649"/>
      <w:r w:rsidRPr="00D82A73">
        <w:lastRenderedPageBreak/>
        <w:t xml:space="preserve">Flöde </w:t>
      </w:r>
      <w:r w:rsidRPr="00D82A73">
        <w:rPr>
          <w:lang w:eastAsia="sv-SE"/>
        </w:rPr>
        <w:t>AF-8 Fyll i formulär</w:t>
      </w:r>
      <w:bookmarkEnd w:id="1441"/>
      <w:bookmarkEnd w:id="1442"/>
      <w:bookmarkEnd w:id="1443"/>
    </w:p>
    <w:bookmarkEnd w:id="1437"/>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444" w:name="_Toc257462048"/>
      <w:bookmarkStart w:id="1445" w:name="_Toc386458064"/>
      <w:bookmarkStart w:id="1446" w:name="_Toc390951650"/>
      <w:r w:rsidRPr="00D82A73">
        <w:t xml:space="preserve">Flöde </w:t>
      </w:r>
      <w:r w:rsidRPr="00D82A73">
        <w:rPr>
          <w:lang w:eastAsia="sv-SE"/>
        </w:rPr>
        <w:t>AF-9 Spara och avsluta formulär</w:t>
      </w:r>
      <w:bookmarkEnd w:id="1444"/>
      <w:bookmarkEnd w:id="1445"/>
      <w:bookmarkEnd w:id="1446"/>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447" w:name="_Toc257462049"/>
      <w:bookmarkStart w:id="1448" w:name="_Toc386458065"/>
      <w:bookmarkStart w:id="1449" w:name="_Toc390951651"/>
      <w:r w:rsidRPr="00D82A73">
        <w:t xml:space="preserve">Flöde </w:t>
      </w:r>
      <w:r w:rsidRPr="00D82A73">
        <w:rPr>
          <w:lang w:eastAsia="sv-SE"/>
        </w:rPr>
        <w:t>AF-10 Hämta formulär</w:t>
      </w:r>
      <w:bookmarkEnd w:id="1447"/>
      <w:bookmarkEnd w:id="1448"/>
      <w:bookmarkEnd w:id="1449"/>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450" w:name="_Toc257462050"/>
      <w:bookmarkStart w:id="1451" w:name="_Toc386458066"/>
      <w:bookmarkStart w:id="1452" w:name="_Toc390951652"/>
      <w:r w:rsidRPr="00D82A73">
        <w:t>Flöde</w:t>
      </w:r>
      <w:r w:rsidRPr="00D82A73">
        <w:rPr>
          <w:lang w:eastAsia="sv-SE"/>
        </w:rPr>
        <w:t xml:space="preserve"> </w:t>
      </w:r>
      <w:r w:rsidRPr="009C52F6">
        <w:t xml:space="preserve">AF-11 </w:t>
      </w:r>
      <w:r w:rsidRPr="00D82A73">
        <w:t>Avbryta formulär</w:t>
      </w:r>
      <w:bookmarkEnd w:id="1450"/>
      <w:bookmarkEnd w:id="1451"/>
      <w:bookmarkEnd w:id="1452"/>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A28B916" w14:textId="77777777" w:rsidR="00F711C6" w:rsidRPr="00D82A73" w:rsidRDefault="00F711C6" w:rsidP="00F711C6">
      <w:pPr>
        <w:pStyle w:val="Heading2"/>
        <w:rPr>
          <w:lang w:eastAsia="sv-SE"/>
        </w:rPr>
      </w:pPr>
      <w:bookmarkStart w:id="1453" w:name="_Toc257462051"/>
      <w:bookmarkStart w:id="1454" w:name="_Toc386458067"/>
      <w:bookmarkStart w:id="1455" w:name="_Toc390951653"/>
      <w:r w:rsidRPr="00D82A73">
        <w:lastRenderedPageBreak/>
        <w:t xml:space="preserve">Flöde </w:t>
      </w:r>
      <w:r w:rsidRPr="00D82A73">
        <w:rPr>
          <w:lang w:eastAsia="sv-SE"/>
        </w:rPr>
        <w:t>AF-12 Hämta formulärlista</w:t>
      </w:r>
      <w:bookmarkEnd w:id="1453"/>
      <w:bookmarkEnd w:id="1454"/>
      <w:bookmarkEnd w:id="1455"/>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456" w:name="_Toc257462052"/>
      <w:bookmarkStart w:id="1457" w:name="_Toc386458068"/>
      <w:bookmarkStart w:id="1458" w:name="_Toc390951654"/>
      <w:r w:rsidRPr="00D82A73">
        <w:t xml:space="preserve">Flöde AF-13 </w:t>
      </w:r>
      <w:r w:rsidRPr="00D82A73">
        <w:rPr>
          <w:lang w:eastAsia="sv-SE"/>
        </w:rPr>
        <w:t>Hämta mallar</w:t>
      </w:r>
      <w:bookmarkEnd w:id="1456"/>
      <w:bookmarkEnd w:id="1457"/>
      <w:bookmarkEnd w:id="1458"/>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rFonts w:eastAsia="Times New Roman"/>
          <w:bCs/>
          <w:sz w:val="24"/>
          <w:szCs w:val="26"/>
        </w:rPr>
      </w:pPr>
      <w:bookmarkStart w:id="1459" w:name="_Toc386458069"/>
      <w:r>
        <w:br w:type="page"/>
      </w:r>
    </w:p>
    <w:p w14:paraId="0222FAA2" w14:textId="3FACBEA4" w:rsidR="00F711C6" w:rsidRPr="00D82A73" w:rsidRDefault="00F711C6" w:rsidP="00F711C6">
      <w:pPr>
        <w:pStyle w:val="Heading2"/>
      </w:pPr>
      <w:bookmarkStart w:id="1460" w:name="_Toc390951655"/>
      <w:r w:rsidRPr="00D82A73">
        <w:lastRenderedPageBreak/>
        <w:t>Obligatoriska kontrakt</w:t>
      </w:r>
      <w:bookmarkEnd w:id="1459"/>
      <w:bookmarkEnd w:id="1460"/>
    </w:p>
    <w:p w14:paraId="12F5D313" w14:textId="3A7F597E" w:rsidR="00F711C6" w:rsidDel="00D60833" w:rsidRDefault="00F711C6" w:rsidP="00D60833">
      <w:pPr>
        <w:rPr>
          <w:del w:id="1461" w:author="Jarno Nieminen" w:date="2014-06-19T14:24:00Z"/>
        </w:rPr>
        <w:pPrChange w:id="1462" w:author="Jarno Nieminen" w:date="2014-06-19T14:23:00Z">
          <w:pPr/>
        </w:pPrChange>
      </w:pPr>
      <w:r w:rsidRPr="00D82A73">
        <w:t>Följande tabell specificerar vilka kontrakt som är obligatoriska att realisera för respektive flöde.</w:t>
      </w:r>
    </w:p>
    <w:p w14:paraId="7B31F25A" w14:textId="77777777" w:rsidR="00D60833" w:rsidRPr="00D82A73" w:rsidRDefault="00D60833" w:rsidP="00F711C6">
      <w:pPr>
        <w:rPr>
          <w:ins w:id="1463" w:author="Jarno Nieminen" w:date="2014-06-19T14:26:00Z"/>
        </w:rPr>
      </w:pPr>
    </w:p>
    <w:p w14:paraId="28C4DDB0" w14:textId="23796B8D" w:rsidR="00F711C6" w:rsidRPr="00D60833" w:rsidRDefault="00F711C6" w:rsidP="00D60833">
      <w:pPr>
        <w:rPr>
          <w:rPrChange w:id="1464" w:author="Jarno Nieminen" w:date="2014-06-19T14:23:00Z">
            <w:rPr/>
          </w:rPrChange>
        </w:rPr>
        <w:pPrChange w:id="1465" w:author="Jarno Nieminen" w:date="2014-06-19T14:23:00Z">
          <w:pPr/>
        </w:pPrChange>
      </w:pPr>
      <w:del w:id="1466" w:author="Jarno Nieminen" w:date="2014-06-19T14:19:00Z">
        <w:r w:rsidRPr="00D82A73" w:rsidDel="00D60833">
          <w:delText xml:space="preserve"> </w:delText>
        </w:r>
      </w:del>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467" w:author="Jarno Nieminen" w:date="2014-06-19T14:22:00Z">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468">
          <w:tblGrid>
            <w:gridCol w:w="3104"/>
            <w:gridCol w:w="871"/>
            <w:gridCol w:w="876"/>
            <w:gridCol w:w="877"/>
            <w:gridCol w:w="720"/>
            <w:gridCol w:w="708"/>
            <w:gridCol w:w="708"/>
            <w:gridCol w:w="610"/>
          </w:tblGrid>
        </w:tblGridChange>
      </w:tblGrid>
      <w:tr w:rsidR="00601C65" w:rsidRPr="00D82A73" w:rsidDel="00D60833" w14:paraId="047406C8" w14:textId="400F4336" w:rsidTr="00D60833">
        <w:trPr>
          <w:trHeight w:val="416"/>
          <w:del w:id="1469" w:author="Jarno Nieminen" w:date="2014-06-19T14:23:00Z"/>
        </w:trPr>
        <w:tc>
          <w:tcPr>
            <w:tcW w:w="3104" w:type="dxa"/>
            <w:shd w:val="clear" w:color="auto" w:fill="DDD9C3" w:themeFill="background2" w:themeFillShade="E6"/>
            <w:tcMar>
              <w:top w:w="0" w:type="dxa"/>
              <w:left w:w="108" w:type="dxa"/>
              <w:bottom w:w="0" w:type="dxa"/>
              <w:right w:w="108" w:type="dxa"/>
            </w:tcMar>
            <w:hideMark/>
            <w:tcPrChange w:id="1470" w:author="Jarno Nieminen" w:date="2014-06-19T14:22:00Z">
              <w:tcPr>
                <w:tcW w:w="2524" w:type="dxa"/>
                <w:shd w:val="clear" w:color="auto" w:fill="DDD9C3" w:themeFill="background2" w:themeFillShade="E6"/>
                <w:tcMar>
                  <w:top w:w="0" w:type="dxa"/>
                  <w:left w:w="108" w:type="dxa"/>
                  <w:bottom w:w="0" w:type="dxa"/>
                  <w:right w:w="108" w:type="dxa"/>
                </w:tcMar>
                <w:hideMark/>
              </w:tcPr>
            </w:tcPrChange>
          </w:tcPr>
          <w:p w14:paraId="060F8479" w14:textId="409E9C41" w:rsidR="00D70633" w:rsidRPr="00D82A73" w:rsidDel="00D60833" w:rsidRDefault="00D70633" w:rsidP="009C52F6">
            <w:pPr>
              <w:rPr>
                <w:del w:id="1471" w:author="Jarno Nieminen" w:date="2014-06-19T14:23:00Z"/>
              </w:rPr>
            </w:pPr>
            <w:del w:id="1472"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Change w:id="1473" w:author="Jarno Nieminen" w:date="2014-06-19T14:22:00Z">
              <w:tcPr>
                <w:tcW w:w="947" w:type="dxa"/>
                <w:shd w:val="clear" w:color="auto" w:fill="DDD9C3" w:themeFill="background2" w:themeFillShade="E6"/>
                <w:tcMar>
                  <w:top w:w="0" w:type="dxa"/>
                  <w:left w:w="108" w:type="dxa"/>
                  <w:bottom w:w="0" w:type="dxa"/>
                  <w:right w:w="108" w:type="dxa"/>
                </w:tcMar>
                <w:hideMark/>
              </w:tcPr>
            </w:tcPrChange>
          </w:tcPr>
          <w:p w14:paraId="1C59D918" w14:textId="086E53ED" w:rsidR="00D70633" w:rsidRPr="00D82A73" w:rsidDel="00D60833" w:rsidRDefault="00D70633" w:rsidP="009C52F6">
            <w:pPr>
              <w:rPr>
                <w:del w:id="1474" w:author="Jarno Nieminen" w:date="2014-06-19T14:23:00Z"/>
              </w:rPr>
            </w:pPr>
            <w:del w:id="1475" w:author="Jarno Nieminen" w:date="2014-06-19T14:23:00Z">
              <w:r w:rsidRPr="00D82A73" w:rsidDel="00D60833">
                <w:delText>Flöde AF1</w:delText>
              </w:r>
            </w:del>
          </w:p>
        </w:tc>
        <w:tc>
          <w:tcPr>
            <w:tcW w:w="876" w:type="dxa"/>
            <w:shd w:val="clear" w:color="auto" w:fill="DDD9C3" w:themeFill="background2" w:themeFillShade="E6"/>
            <w:tcMar>
              <w:top w:w="0" w:type="dxa"/>
              <w:left w:w="108" w:type="dxa"/>
              <w:bottom w:w="0" w:type="dxa"/>
              <w:right w:w="108" w:type="dxa"/>
            </w:tcMar>
            <w:hideMark/>
            <w:tcPrChange w:id="1476" w:author="Jarno Nieminen" w:date="2014-06-19T14:22:00Z">
              <w:tcPr>
                <w:tcW w:w="955" w:type="dxa"/>
                <w:shd w:val="clear" w:color="auto" w:fill="DDD9C3" w:themeFill="background2" w:themeFillShade="E6"/>
                <w:tcMar>
                  <w:top w:w="0" w:type="dxa"/>
                  <w:left w:w="108" w:type="dxa"/>
                  <w:bottom w:w="0" w:type="dxa"/>
                  <w:right w:w="108" w:type="dxa"/>
                </w:tcMar>
                <w:hideMark/>
              </w:tcPr>
            </w:tcPrChange>
          </w:tcPr>
          <w:p w14:paraId="3DEA3DF8" w14:textId="2291A0C2" w:rsidR="00D70633" w:rsidRPr="00D82A73" w:rsidDel="00D60833" w:rsidRDefault="00D70633" w:rsidP="009C52F6">
            <w:pPr>
              <w:rPr>
                <w:del w:id="1477" w:author="Jarno Nieminen" w:date="2014-06-19T14:23:00Z"/>
              </w:rPr>
            </w:pPr>
            <w:del w:id="1478" w:author="Jarno Nieminen" w:date="2014-06-19T14:23:00Z">
              <w:r w:rsidRPr="00D82A73" w:rsidDel="00D60833">
                <w:delText>Flöde AF2</w:delText>
              </w:r>
            </w:del>
          </w:p>
        </w:tc>
        <w:tc>
          <w:tcPr>
            <w:tcW w:w="877" w:type="dxa"/>
            <w:shd w:val="clear" w:color="auto" w:fill="DDD9C3" w:themeFill="background2" w:themeFillShade="E6"/>
            <w:tcMar>
              <w:top w:w="0" w:type="dxa"/>
              <w:left w:w="108" w:type="dxa"/>
              <w:bottom w:w="0" w:type="dxa"/>
              <w:right w:w="108" w:type="dxa"/>
            </w:tcMar>
            <w:hideMark/>
            <w:tcPrChange w:id="1479" w:author="Jarno Nieminen" w:date="2014-06-19T14:22:00Z">
              <w:tcPr>
                <w:tcW w:w="955" w:type="dxa"/>
                <w:shd w:val="clear" w:color="auto" w:fill="DDD9C3" w:themeFill="background2" w:themeFillShade="E6"/>
                <w:tcMar>
                  <w:top w:w="0" w:type="dxa"/>
                  <w:left w:w="108" w:type="dxa"/>
                  <w:bottom w:w="0" w:type="dxa"/>
                  <w:right w:w="108" w:type="dxa"/>
                </w:tcMar>
                <w:hideMark/>
              </w:tcPr>
            </w:tcPrChange>
          </w:tcPr>
          <w:p w14:paraId="5E581B2C" w14:textId="3648D9D6" w:rsidR="00D70633" w:rsidRPr="00D82A73" w:rsidDel="00D60833" w:rsidRDefault="00D70633" w:rsidP="009C52F6">
            <w:pPr>
              <w:rPr>
                <w:del w:id="1480" w:author="Jarno Nieminen" w:date="2014-06-19T14:23:00Z"/>
              </w:rPr>
            </w:pPr>
            <w:del w:id="1481" w:author="Jarno Nieminen" w:date="2014-06-19T14:23:00Z">
              <w:r w:rsidRPr="00D82A73" w:rsidDel="00D60833">
                <w:delText xml:space="preserve">Flöde </w:delText>
              </w:r>
            </w:del>
          </w:p>
          <w:p w14:paraId="75175D25" w14:textId="72BE114F" w:rsidR="00D70633" w:rsidRPr="00D82A73" w:rsidDel="00D60833" w:rsidRDefault="00D70633" w:rsidP="009C52F6">
            <w:pPr>
              <w:rPr>
                <w:del w:id="1482" w:author="Jarno Nieminen" w:date="2014-06-19T14:23:00Z"/>
              </w:rPr>
            </w:pPr>
            <w:del w:id="1483" w:author="Jarno Nieminen" w:date="2014-06-19T14:23:00Z">
              <w:r w:rsidRPr="00D82A73" w:rsidDel="00D60833">
                <w:delText>AF3A</w:delText>
              </w:r>
            </w:del>
          </w:p>
        </w:tc>
        <w:tc>
          <w:tcPr>
            <w:tcW w:w="720" w:type="dxa"/>
            <w:shd w:val="clear" w:color="auto" w:fill="DDD9C3" w:themeFill="background2" w:themeFillShade="E6"/>
            <w:tcPrChange w:id="1484" w:author="Jarno Nieminen" w:date="2014-06-19T14:22:00Z">
              <w:tcPr>
                <w:tcW w:w="823" w:type="dxa"/>
                <w:shd w:val="clear" w:color="auto" w:fill="DDD9C3" w:themeFill="background2" w:themeFillShade="E6"/>
              </w:tcPr>
            </w:tcPrChange>
          </w:tcPr>
          <w:p w14:paraId="1C5D3F71" w14:textId="39298477" w:rsidR="00D70633" w:rsidRPr="00D82A73" w:rsidDel="00D60833" w:rsidRDefault="00D70633" w:rsidP="009C52F6">
            <w:pPr>
              <w:rPr>
                <w:del w:id="1485" w:author="Jarno Nieminen" w:date="2014-06-19T14:23:00Z"/>
              </w:rPr>
            </w:pPr>
            <w:del w:id="1486" w:author="Jarno Nieminen" w:date="2014-06-19T14:23:00Z">
              <w:r w:rsidRPr="00D82A73" w:rsidDel="00D60833">
                <w:delText>Flöde</w:delText>
              </w:r>
            </w:del>
          </w:p>
          <w:p w14:paraId="40579436" w14:textId="061973BE" w:rsidR="00D70633" w:rsidRPr="00D82A73" w:rsidDel="00D60833" w:rsidRDefault="00D70633" w:rsidP="009C52F6">
            <w:pPr>
              <w:rPr>
                <w:del w:id="1487" w:author="Jarno Nieminen" w:date="2014-06-19T14:23:00Z"/>
              </w:rPr>
            </w:pPr>
            <w:del w:id="1488" w:author="Jarno Nieminen" w:date="2014-06-19T14:23:00Z">
              <w:r w:rsidRPr="00D82A73" w:rsidDel="00D60833">
                <w:delText>AF3B</w:delText>
              </w:r>
            </w:del>
          </w:p>
        </w:tc>
        <w:tc>
          <w:tcPr>
            <w:tcW w:w="708" w:type="dxa"/>
            <w:shd w:val="clear" w:color="auto" w:fill="DDD9C3" w:themeFill="background2" w:themeFillShade="E6"/>
            <w:tcPrChange w:id="1489" w:author="Jarno Nieminen" w:date="2014-06-19T14:22:00Z">
              <w:tcPr>
                <w:tcW w:w="805" w:type="dxa"/>
                <w:shd w:val="clear" w:color="auto" w:fill="DDD9C3" w:themeFill="background2" w:themeFillShade="E6"/>
              </w:tcPr>
            </w:tcPrChange>
          </w:tcPr>
          <w:p w14:paraId="7ADDC45D" w14:textId="745D1FBE" w:rsidR="00D70633" w:rsidRPr="00D82A73" w:rsidDel="00D60833" w:rsidRDefault="00D70633" w:rsidP="009C52F6">
            <w:pPr>
              <w:rPr>
                <w:del w:id="1490" w:author="Jarno Nieminen" w:date="2014-06-19T14:23:00Z"/>
              </w:rPr>
            </w:pPr>
            <w:del w:id="1491" w:author="Jarno Nieminen" w:date="2014-06-19T14:23:00Z">
              <w:r w:rsidRPr="00D82A73" w:rsidDel="00D60833">
                <w:delText>Flöde</w:delText>
              </w:r>
            </w:del>
          </w:p>
          <w:p w14:paraId="28C32171" w14:textId="5BA776A6" w:rsidR="00D70633" w:rsidRPr="00D82A73" w:rsidDel="00D60833" w:rsidRDefault="00D70633" w:rsidP="009C52F6">
            <w:pPr>
              <w:rPr>
                <w:del w:id="1492" w:author="Jarno Nieminen" w:date="2014-06-19T14:23:00Z"/>
              </w:rPr>
            </w:pPr>
            <w:del w:id="1493" w:author="Jarno Nieminen" w:date="2014-06-19T14:23:00Z">
              <w:r w:rsidRPr="00D82A73" w:rsidDel="00D60833">
                <w:delText>AF4</w:delText>
              </w:r>
            </w:del>
          </w:p>
        </w:tc>
        <w:tc>
          <w:tcPr>
            <w:tcW w:w="708" w:type="dxa"/>
            <w:shd w:val="clear" w:color="auto" w:fill="DDD9C3" w:themeFill="background2" w:themeFillShade="E6"/>
            <w:tcPrChange w:id="1494" w:author="Jarno Nieminen" w:date="2014-06-19T14:22:00Z">
              <w:tcPr>
                <w:tcW w:w="805" w:type="dxa"/>
                <w:shd w:val="clear" w:color="auto" w:fill="DDD9C3" w:themeFill="background2" w:themeFillShade="E6"/>
              </w:tcPr>
            </w:tcPrChange>
          </w:tcPr>
          <w:p w14:paraId="60E6B70D" w14:textId="3575242C" w:rsidR="00D70633" w:rsidRPr="00D82A73" w:rsidDel="00D60833" w:rsidRDefault="00D70633" w:rsidP="009C52F6">
            <w:pPr>
              <w:rPr>
                <w:del w:id="1495" w:author="Jarno Nieminen" w:date="2014-06-19T14:23:00Z"/>
              </w:rPr>
            </w:pPr>
            <w:del w:id="1496" w:author="Jarno Nieminen" w:date="2014-06-19T14:23:00Z">
              <w:r w:rsidRPr="00D82A73" w:rsidDel="00D60833">
                <w:delText>Flöde</w:delText>
              </w:r>
            </w:del>
          </w:p>
          <w:p w14:paraId="0E09671C" w14:textId="241426E3" w:rsidR="00D70633" w:rsidRPr="00D82A73" w:rsidDel="00D60833" w:rsidRDefault="00D70633" w:rsidP="009C52F6">
            <w:pPr>
              <w:rPr>
                <w:del w:id="1497" w:author="Jarno Nieminen" w:date="2014-06-19T14:23:00Z"/>
              </w:rPr>
            </w:pPr>
            <w:del w:id="1498" w:author="Jarno Nieminen" w:date="2014-06-19T14:23:00Z">
              <w:r w:rsidRPr="00D82A73" w:rsidDel="00D60833">
                <w:delText>AF5</w:delText>
              </w:r>
            </w:del>
          </w:p>
        </w:tc>
        <w:tc>
          <w:tcPr>
            <w:tcW w:w="610" w:type="dxa"/>
            <w:shd w:val="clear" w:color="auto" w:fill="DDD9C3" w:themeFill="background2" w:themeFillShade="E6"/>
            <w:tcPrChange w:id="1499" w:author="Jarno Nieminen" w:date="2014-06-19T14:22:00Z">
              <w:tcPr>
                <w:tcW w:w="660" w:type="dxa"/>
                <w:shd w:val="clear" w:color="auto" w:fill="DDD9C3" w:themeFill="background2" w:themeFillShade="E6"/>
              </w:tcPr>
            </w:tcPrChange>
          </w:tcPr>
          <w:p w14:paraId="19C55A8A" w14:textId="7BB13800" w:rsidR="00D70633" w:rsidRPr="00D82A73" w:rsidDel="00D60833" w:rsidRDefault="00D70633" w:rsidP="009C52F6">
            <w:pPr>
              <w:rPr>
                <w:del w:id="1500" w:author="Jarno Nieminen" w:date="2014-06-19T14:23:00Z"/>
              </w:rPr>
            </w:pPr>
            <w:del w:id="1501" w:author="Jarno Nieminen" w:date="2014-06-19T14:23:00Z">
              <w:r w:rsidRPr="00D82A73" w:rsidDel="00D60833">
                <w:delText>Flöde</w:delText>
              </w:r>
            </w:del>
          </w:p>
          <w:p w14:paraId="432F30E8" w14:textId="16E0905F" w:rsidR="00D70633" w:rsidRPr="00D82A73" w:rsidDel="00D60833" w:rsidRDefault="00D70633" w:rsidP="009C52F6">
            <w:pPr>
              <w:rPr>
                <w:del w:id="1502" w:author="Jarno Nieminen" w:date="2014-06-19T14:23:00Z"/>
              </w:rPr>
            </w:pPr>
            <w:del w:id="1503" w:author="Jarno Nieminen" w:date="2014-06-19T14:23:00Z">
              <w:r w:rsidRPr="00D82A73" w:rsidDel="00D60833">
                <w:delText>AF6</w:delText>
              </w:r>
            </w:del>
          </w:p>
        </w:tc>
      </w:tr>
      <w:tr w:rsidR="00601C65" w:rsidRPr="00D82A73" w:rsidDel="00D60833" w14:paraId="6CB835A6" w14:textId="311D4658" w:rsidTr="00D60833">
        <w:trPr>
          <w:del w:id="1504" w:author="Jarno Nieminen" w:date="2014-06-19T14:23:00Z"/>
        </w:trPr>
        <w:tc>
          <w:tcPr>
            <w:tcW w:w="3104" w:type="dxa"/>
            <w:tcMar>
              <w:top w:w="0" w:type="dxa"/>
              <w:left w:w="108" w:type="dxa"/>
              <w:bottom w:w="0" w:type="dxa"/>
              <w:right w:w="108" w:type="dxa"/>
            </w:tcMar>
          </w:tcPr>
          <w:p w14:paraId="7234D99B" w14:textId="18A25CD2" w:rsidR="00D70633" w:rsidRPr="00D82A73" w:rsidDel="00D60833" w:rsidRDefault="00D70633" w:rsidP="009C52F6">
            <w:pPr>
              <w:rPr>
                <w:del w:id="1505" w:author="Jarno Nieminen" w:date="2014-06-19T14:23:00Z"/>
              </w:rPr>
            </w:pPr>
            <w:del w:id="1506"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708CFCED" w14:textId="62AA841D" w:rsidR="00D70633" w:rsidRPr="00D82A73" w:rsidDel="00D60833" w:rsidRDefault="00D70633" w:rsidP="009C52F6">
            <w:pPr>
              <w:rPr>
                <w:del w:id="1507" w:author="Jarno Nieminen" w:date="2014-06-19T14:23:00Z"/>
              </w:rPr>
            </w:pPr>
            <w:del w:id="1508"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BD00668" w14:textId="429B3B34" w:rsidR="00D70633" w:rsidRPr="00D82A73" w:rsidDel="00D60833" w:rsidRDefault="00D70633" w:rsidP="009C52F6">
            <w:pPr>
              <w:rPr>
                <w:del w:id="1509" w:author="Jarno Nieminen" w:date="2014-06-19T14:23:00Z"/>
              </w:rPr>
            </w:pPr>
          </w:p>
        </w:tc>
        <w:tc>
          <w:tcPr>
            <w:tcW w:w="877" w:type="dxa"/>
            <w:shd w:val="clear" w:color="auto" w:fill="FFFFFF"/>
            <w:tcMar>
              <w:top w:w="0" w:type="dxa"/>
              <w:left w:w="108" w:type="dxa"/>
              <w:bottom w:w="0" w:type="dxa"/>
              <w:right w:w="108" w:type="dxa"/>
            </w:tcMar>
          </w:tcPr>
          <w:p w14:paraId="2692BCCB" w14:textId="583B1E98" w:rsidR="00D70633" w:rsidRPr="00D82A73" w:rsidDel="00D60833" w:rsidRDefault="00D70633" w:rsidP="009C52F6">
            <w:pPr>
              <w:rPr>
                <w:del w:id="1510" w:author="Jarno Nieminen" w:date="2014-06-19T14:23:00Z"/>
              </w:rPr>
            </w:pPr>
          </w:p>
        </w:tc>
        <w:tc>
          <w:tcPr>
            <w:tcW w:w="720" w:type="dxa"/>
            <w:shd w:val="clear" w:color="auto" w:fill="FFFFFF"/>
          </w:tcPr>
          <w:p w14:paraId="666178B5" w14:textId="6F118BDA" w:rsidR="00D70633" w:rsidRPr="00D82A73" w:rsidDel="00D60833" w:rsidRDefault="00D70633" w:rsidP="009C52F6">
            <w:pPr>
              <w:rPr>
                <w:del w:id="1511" w:author="Jarno Nieminen" w:date="2014-06-19T14:23:00Z"/>
              </w:rPr>
            </w:pPr>
          </w:p>
        </w:tc>
        <w:tc>
          <w:tcPr>
            <w:tcW w:w="708" w:type="dxa"/>
            <w:shd w:val="clear" w:color="auto" w:fill="FFFFFF"/>
          </w:tcPr>
          <w:p w14:paraId="4460A41A" w14:textId="0F2F13D9" w:rsidR="00D70633" w:rsidRPr="00D82A73" w:rsidDel="00D60833" w:rsidRDefault="00D70633" w:rsidP="009C52F6">
            <w:pPr>
              <w:rPr>
                <w:del w:id="1512" w:author="Jarno Nieminen" w:date="2014-06-19T14:23:00Z"/>
              </w:rPr>
            </w:pPr>
          </w:p>
        </w:tc>
        <w:tc>
          <w:tcPr>
            <w:tcW w:w="708" w:type="dxa"/>
            <w:shd w:val="clear" w:color="auto" w:fill="FFFFFF"/>
          </w:tcPr>
          <w:p w14:paraId="4A8445F2" w14:textId="1C1923CE" w:rsidR="00D70633" w:rsidRPr="00D82A73" w:rsidDel="00D60833" w:rsidRDefault="00D70633" w:rsidP="009C52F6">
            <w:pPr>
              <w:rPr>
                <w:del w:id="1513" w:author="Jarno Nieminen" w:date="2014-06-19T14:23:00Z"/>
              </w:rPr>
            </w:pPr>
          </w:p>
        </w:tc>
        <w:tc>
          <w:tcPr>
            <w:tcW w:w="610" w:type="dxa"/>
            <w:shd w:val="clear" w:color="auto" w:fill="FFFFFF"/>
          </w:tcPr>
          <w:p w14:paraId="4F7C4036" w14:textId="0B7F639D" w:rsidR="00D70633" w:rsidRPr="00D82A73" w:rsidDel="00D60833" w:rsidRDefault="00D70633" w:rsidP="009C52F6">
            <w:pPr>
              <w:rPr>
                <w:del w:id="1514" w:author="Jarno Nieminen" w:date="2014-06-19T14:23:00Z"/>
              </w:rPr>
            </w:pPr>
          </w:p>
        </w:tc>
      </w:tr>
      <w:tr w:rsidR="00601C65" w:rsidRPr="00D82A73" w:rsidDel="00D60833" w14:paraId="17E20A56" w14:textId="6E97B2A1" w:rsidTr="00D60833">
        <w:trPr>
          <w:del w:id="1515" w:author="Jarno Nieminen" w:date="2014-06-19T14:23:00Z"/>
        </w:trPr>
        <w:tc>
          <w:tcPr>
            <w:tcW w:w="3104" w:type="dxa"/>
            <w:tcMar>
              <w:top w:w="0" w:type="dxa"/>
              <w:left w:w="108" w:type="dxa"/>
              <w:bottom w:w="0" w:type="dxa"/>
              <w:right w:w="108" w:type="dxa"/>
            </w:tcMar>
          </w:tcPr>
          <w:p w14:paraId="71EF1FEE" w14:textId="33822156" w:rsidR="00D70633" w:rsidRPr="00D82A73" w:rsidDel="00D60833" w:rsidRDefault="00D70633" w:rsidP="009C52F6">
            <w:pPr>
              <w:rPr>
                <w:del w:id="1516" w:author="Jarno Nieminen" w:date="2014-06-19T14:23:00Z"/>
              </w:rPr>
            </w:pPr>
            <w:del w:id="1517"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7DA8ECC3" w14:textId="649F503A" w:rsidR="00D70633" w:rsidRPr="00D82A73" w:rsidDel="00D60833" w:rsidRDefault="00D70633" w:rsidP="009C52F6">
            <w:pPr>
              <w:rPr>
                <w:del w:id="1518" w:author="Jarno Nieminen" w:date="2014-06-19T14:23:00Z"/>
              </w:rPr>
            </w:pPr>
            <w:del w:id="1519"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48FE60E" w14:textId="4ED5A746" w:rsidR="00D70633" w:rsidRPr="00D82A73" w:rsidDel="00D60833" w:rsidRDefault="00D70633" w:rsidP="009C52F6">
            <w:pPr>
              <w:rPr>
                <w:del w:id="1520" w:author="Jarno Nieminen" w:date="2014-06-19T14:23:00Z"/>
              </w:rPr>
            </w:pPr>
          </w:p>
        </w:tc>
        <w:tc>
          <w:tcPr>
            <w:tcW w:w="877" w:type="dxa"/>
            <w:shd w:val="clear" w:color="auto" w:fill="FFFFFF"/>
            <w:tcMar>
              <w:top w:w="0" w:type="dxa"/>
              <w:left w:w="108" w:type="dxa"/>
              <w:bottom w:w="0" w:type="dxa"/>
              <w:right w:w="108" w:type="dxa"/>
            </w:tcMar>
          </w:tcPr>
          <w:p w14:paraId="2F79929C" w14:textId="757EF8FA" w:rsidR="00D70633" w:rsidRPr="00D82A73" w:rsidDel="00D60833" w:rsidRDefault="00D70633" w:rsidP="009C52F6">
            <w:pPr>
              <w:rPr>
                <w:del w:id="1521" w:author="Jarno Nieminen" w:date="2014-06-19T14:23:00Z"/>
              </w:rPr>
            </w:pPr>
          </w:p>
        </w:tc>
        <w:tc>
          <w:tcPr>
            <w:tcW w:w="720" w:type="dxa"/>
            <w:shd w:val="clear" w:color="auto" w:fill="FFFFFF"/>
          </w:tcPr>
          <w:p w14:paraId="65FA373F" w14:textId="232272C7" w:rsidR="00D70633" w:rsidRPr="00D82A73" w:rsidDel="00D60833" w:rsidRDefault="00D70633" w:rsidP="009C52F6">
            <w:pPr>
              <w:rPr>
                <w:del w:id="1522" w:author="Jarno Nieminen" w:date="2014-06-19T14:23:00Z"/>
              </w:rPr>
            </w:pPr>
          </w:p>
        </w:tc>
        <w:tc>
          <w:tcPr>
            <w:tcW w:w="708" w:type="dxa"/>
            <w:shd w:val="clear" w:color="auto" w:fill="FFFFFF"/>
          </w:tcPr>
          <w:p w14:paraId="4B265E27" w14:textId="7B99FBC1" w:rsidR="00D70633" w:rsidRPr="00D82A73" w:rsidDel="00D60833" w:rsidRDefault="00D70633" w:rsidP="009C52F6">
            <w:pPr>
              <w:rPr>
                <w:del w:id="1523" w:author="Jarno Nieminen" w:date="2014-06-19T14:23:00Z"/>
              </w:rPr>
            </w:pPr>
          </w:p>
        </w:tc>
        <w:tc>
          <w:tcPr>
            <w:tcW w:w="708" w:type="dxa"/>
            <w:shd w:val="clear" w:color="auto" w:fill="FFFFFF"/>
          </w:tcPr>
          <w:p w14:paraId="19F6D816" w14:textId="5D5C158B" w:rsidR="00D70633" w:rsidRPr="00D82A73" w:rsidDel="00D60833" w:rsidRDefault="00D70633" w:rsidP="009C52F6">
            <w:pPr>
              <w:rPr>
                <w:del w:id="1524" w:author="Jarno Nieminen" w:date="2014-06-19T14:23:00Z"/>
              </w:rPr>
            </w:pPr>
          </w:p>
        </w:tc>
        <w:tc>
          <w:tcPr>
            <w:tcW w:w="610" w:type="dxa"/>
            <w:shd w:val="clear" w:color="auto" w:fill="FFFFFF"/>
          </w:tcPr>
          <w:p w14:paraId="2DCC7645" w14:textId="30B36E35" w:rsidR="00D70633" w:rsidRPr="00D82A73" w:rsidDel="00D60833" w:rsidRDefault="00D70633" w:rsidP="009C52F6">
            <w:pPr>
              <w:rPr>
                <w:del w:id="1525" w:author="Jarno Nieminen" w:date="2014-06-19T14:23:00Z"/>
              </w:rPr>
            </w:pPr>
          </w:p>
        </w:tc>
      </w:tr>
      <w:tr w:rsidR="00601C65" w:rsidRPr="00D82A73" w:rsidDel="00D60833" w14:paraId="7EF482D3" w14:textId="401B69B6" w:rsidTr="00D60833">
        <w:trPr>
          <w:del w:id="1526" w:author="Jarno Nieminen" w:date="2014-06-19T14:23:00Z"/>
        </w:trPr>
        <w:tc>
          <w:tcPr>
            <w:tcW w:w="3104" w:type="dxa"/>
            <w:tcMar>
              <w:top w:w="0" w:type="dxa"/>
              <w:left w:w="108" w:type="dxa"/>
              <w:bottom w:w="0" w:type="dxa"/>
              <w:right w:w="108" w:type="dxa"/>
            </w:tcMar>
          </w:tcPr>
          <w:p w14:paraId="55B353D7" w14:textId="1A5C0BE6" w:rsidR="00D70633" w:rsidRPr="00D82A73" w:rsidDel="00D60833" w:rsidRDefault="00D70633" w:rsidP="009C52F6">
            <w:pPr>
              <w:rPr>
                <w:del w:id="1527" w:author="Jarno Nieminen" w:date="2014-06-19T14:23:00Z"/>
              </w:rPr>
            </w:pPr>
            <w:del w:id="1528"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5BA44DB3" w14:textId="584129CE" w:rsidR="00D70633" w:rsidRPr="00D82A73" w:rsidDel="00D60833" w:rsidRDefault="00D70633" w:rsidP="009C52F6">
            <w:pPr>
              <w:rPr>
                <w:del w:id="1529" w:author="Jarno Nieminen" w:date="2014-06-19T14:23:00Z"/>
              </w:rPr>
            </w:pPr>
          </w:p>
        </w:tc>
        <w:tc>
          <w:tcPr>
            <w:tcW w:w="876" w:type="dxa"/>
            <w:shd w:val="clear" w:color="auto" w:fill="FFFFFF"/>
            <w:tcMar>
              <w:top w:w="0" w:type="dxa"/>
              <w:left w:w="108" w:type="dxa"/>
              <w:bottom w:w="0" w:type="dxa"/>
              <w:right w:w="108" w:type="dxa"/>
            </w:tcMar>
          </w:tcPr>
          <w:p w14:paraId="4945A9C3" w14:textId="56EDA6F7" w:rsidR="00D70633" w:rsidRPr="00D82A73" w:rsidDel="00D60833" w:rsidRDefault="00D70633" w:rsidP="009C52F6">
            <w:pPr>
              <w:rPr>
                <w:del w:id="1530" w:author="Jarno Nieminen" w:date="2014-06-19T14:23:00Z"/>
              </w:rPr>
            </w:pPr>
          </w:p>
        </w:tc>
        <w:tc>
          <w:tcPr>
            <w:tcW w:w="877" w:type="dxa"/>
            <w:shd w:val="clear" w:color="auto" w:fill="FFFFFF"/>
            <w:tcMar>
              <w:top w:w="0" w:type="dxa"/>
              <w:left w:w="108" w:type="dxa"/>
              <w:bottom w:w="0" w:type="dxa"/>
              <w:right w:w="108" w:type="dxa"/>
            </w:tcMar>
          </w:tcPr>
          <w:p w14:paraId="108E8099" w14:textId="762B377B" w:rsidR="00D70633" w:rsidRPr="00D82A73" w:rsidDel="00D60833" w:rsidRDefault="00D70633" w:rsidP="009C52F6">
            <w:pPr>
              <w:rPr>
                <w:del w:id="1531" w:author="Jarno Nieminen" w:date="2014-06-19T14:23:00Z"/>
              </w:rPr>
            </w:pPr>
          </w:p>
        </w:tc>
        <w:tc>
          <w:tcPr>
            <w:tcW w:w="720" w:type="dxa"/>
            <w:shd w:val="clear" w:color="auto" w:fill="FFFFFF"/>
          </w:tcPr>
          <w:p w14:paraId="45E8307E" w14:textId="568E5132" w:rsidR="00D70633" w:rsidRPr="00D82A73" w:rsidDel="00D60833" w:rsidRDefault="00D70633" w:rsidP="009C52F6">
            <w:pPr>
              <w:rPr>
                <w:del w:id="1532" w:author="Jarno Nieminen" w:date="2014-06-19T14:23:00Z"/>
              </w:rPr>
            </w:pPr>
            <w:del w:id="1533" w:author="Jarno Nieminen" w:date="2014-06-19T14:23:00Z">
              <w:r w:rsidRPr="00D82A73" w:rsidDel="00D60833">
                <w:delText>X</w:delText>
              </w:r>
            </w:del>
          </w:p>
        </w:tc>
        <w:tc>
          <w:tcPr>
            <w:tcW w:w="708" w:type="dxa"/>
            <w:shd w:val="clear" w:color="auto" w:fill="FFFFFF"/>
          </w:tcPr>
          <w:p w14:paraId="7799337A" w14:textId="2CCDD5A3" w:rsidR="00D70633" w:rsidRPr="00D82A73" w:rsidDel="00D60833" w:rsidRDefault="00D70633" w:rsidP="009C52F6">
            <w:pPr>
              <w:rPr>
                <w:del w:id="1534" w:author="Jarno Nieminen" w:date="2014-06-19T14:23:00Z"/>
              </w:rPr>
            </w:pPr>
          </w:p>
        </w:tc>
        <w:tc>
          <w:tcPr>
            <w:tcW w:w="708" w:type="dxa"/>
            <w:shd w:val="clear" w:color="auto" w:fill="FFFFFF"/>
          </w:tcPr>
          <w:p w14:paraId="4B58CA21" w14:textId="6F89AC52" w:rsidR="00D70633" w:rsidRPr="00D82A73" w:rsidDel="00D60833" w:rsidRDefault="00D70633" w:rsidP="009C52F6">
            <w:pPr>
              <w:rPr>
                <w:del w:id="1535" w:author="Jarno Nieminen" w:date="2014-06-19T14:23:00Z"/>
              </w:rPr>
            </w:pPr>
          </w:p>
        </w:tc>
        <w:tc>
          <w:tcPr>
            <w:tcW w:w="610" w:type="dxa"/>
            <w:shd w:val="clear" w:color="auto" w:fill="FFFFFF"/>
          </w:tcPr>
          <w:p w14:paraId="284F22BD" w14:textId="0FA4CB64" w:rsidR="00D70633" w:rsidRPr="00D82A73" w:rsidDel="00D60833" w:rsidRDefault="00D70633" w:rsidP="009C52F6">
            <w:pPr>
              <w:rPr>
                <w:del w:id="1536" w:author="Jarno Nieminen" w:date="2014-06-19T14:23:00Z"/>
              </w:rPr>
            </w:pPr>
          </w:p>
        </w:tc>
      </w:tr>
      <w:tr w:rsidR="00601C65" w:rsidRPr="00D82A73" w:rsidDel="00D60833" w14:paraId="70DD8ACD" w14:textId="227C8D80" w:rsidTr="00D60833">
        <w:trPr>
          <w:del w:id="1537" w:author="Jarno Nieminen" w:date="2014-06-19T14:23:00Z"/>
        </w:trPr>
        <w:tc>
          <w:tcPr>
            <w:tcW w:w="3104" w:type="dxa"/>
            <w:tcMar>
              <w:top w:w="0" w:type="dxa"/>
              <w:left w:w="108" w:type="dxa"/>
              <w:bottom w:w="0" w:type="dxa"/>
              <w:right w:w="108" w:type="dxa"/>
            </w:tcMar>
          </w:tcPr>
          <w:p w14:paraId="054BD483" w14:textId="532A820D" w:rsidR="00D70633" w:rsidRPr="00D82A73" w:rsidDel="00D60833" w:rsidRDefault="00D70633" w:rsidP="009C52F6">
            <w:pPr>
              <w:rPr>
                <w:del w:id="1538" w:author="Jarno Nieminen" w:date="2014-06-19T14:23:00Z"/>
              </w:rPr>
            </w:pPr>
            <w:del w:id="1539"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92462CE" w14:textId="20CC07EA" w:rsidR="00D70633" w:rsidRPr="00D82A73" w:rsidDel="00D60833" w:rsidRDefault="00D70633" w:rsidP="009C52F6">
            <w:pPr>
              <w:rPr>
                <w:del w:id="1540" w:author="Jarno Nieminen" w:date="2014-06-19T14:23:00Z"/>
              </w:rPr>
            </w:pPr>
          </w:p>
        </w:tc>
        <w:tc>
          <w:tcPr>
            <w:tcW w:w="876" w:type="dxa"/>
            <w:shd w:val="clear" w:color="auto" w:fill="FFFFFF"/>
            <w:tcMar>
              <w:top w:w="0" w:type="dxa"/>
              <w:left w:w="108" w:type="dxa"/>
              <w:bottom w:w="0" w:type="dxa"/>
              <w:right w:w="108" w:type="dxa"/>
            </w:tcMar>
          </w:tcPr>
          <w:p w14:paraId="13EF620A" w14:textId="2D4175F8" w:rsidR="00D70633" w:rsidRPr="00D82A73" w:rsidDel="00D60833" w:rsidRDefault="00D70633" w:rsidP="009C52F6">
            <w:pPr>
              <w:rPr>
                <w:del w:id="1541" w:author="Jarno Nieminen" w:date="2014-06-19T14:23:00Z"/>
              </w:rPr>
            </w:pPr>
            <w:del w:id="1542"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6190CE02" w14:textId="43578010" w:rsidR="00D70633" w:rsidRPr="00D82A73" w:rsidDel="00D60833" w:rsidRDefault="00D70633" w:rsidP="009C52F6">
            <w:pPr>
              <w:rPr>
                <w:del w:id="1543" w:author="Jarno Nieminen" w:date="2014-06-19T14:23:00Z"/>
              </w:rPr>
            </w:pPr>
          </w:p>
        </w:tc>
        <w:tc>
          <w:tcPr>
            <w:tcW w:w="720" w:type="dxa"/>
            <w:shd w:val="clear" w:color="auto" w:fill="FFFFFF"/>
          </w:tcPr>
          <w:p w14:paraId="0B3BFB4C" w14:textId="0ED8BEE8" w:rsidR="00D70633" w:rsidRPr="00D82A73" w:rsidDel="00D60833" w:rsidRDefault="00D70633" w:rsidP="009C52F6">
            <w:pPr>
              <w:rPr>
                <w:del w:id="1544" w:author="Jarno Nieminen" w:date="2014-06-19T14:23:00Z"/>
              </w:rPr>
            </w:pPr>
          </w:p>
        </w:tc>
        <w:tc>
          <w:tcPr>
            <w:tcW w:w="708" w:type="dxa"/>
            <w:shd w:val="clear" w:color="auto" w:fill="FFFFFF"/>
          </w:tcPr>
          <w:p w14:paraId="17243A8D" w14:textId="2C207CA2" w:rsidR="00D70633" w:rsidRPr="00D82A73" w:rsidDel="00D60833" w:rsidRDefault="00D70633" w:rsidP="009C52F6">
            <w:pPr>
              <w:rPr>
                <w:del w:id="1545" w:author="Jarno Nieminen" w:date="2014-06-19T14:23:00Z"/>
              </w:rPr>
            </w:pPr>
          </w:p>
        </w:tc>
        <w:tc>
          <w:tcPr>
            <w:tcW w:w="708" w:type="dxa"/>
            <w:shd w:val="clear" w:color="auto" w:fill="FFFFFF"/>
          </w:tcPr>
          <w:p w14:paraId="63E6DF94" w14:textId="755A2F16" w:rsidR="00D70633" w:rsidRPr="00D82A73" w:rsidDel="00D60833" w:rsidRDefault="00D70633" w:rsidP="009C52F6">
            <w:pPr>
              <w:rPr>
                <w:del w:id="1546" w:author="Jarno Nieminen" w:date="2014-06-19T14:23:00Z"/>
              </w:rPr>
            </w:pPr>
          </w:p>
        </w:tc>
        <w:tc>
          <w:tcPr>
            <w:tcW w:w="610" w:type="dxa"/>
            <w:shd w:val="clear" w:color="auto" w:fill="FFFFFF"/>
          </w:tcPr>
          <w:p w14:paraId="2B1C1EFD" w14:textId="1FCD4FD6" w:rsidR="00D70633" w:rsidRPr="00D82A73" w:rsidDel="00D60833" w:rsidRDefault="00D70633" w:rsidP="009C52F6">
            <w:pPr>
              <w:rPr>
                <w:del w:id="1547" w:author="Jarno Nieminen" w:date="2014-06-19T14:23:00Z"/>
              </w:rPr>
            </w:pPr>
          </w:p>
        </w:tc>
      </w:tr>
      <w:tr w:rsidR="00601C65" w:rsidRPr="00D82A73" w:rsidDel="00D60833" w14:paraId="2EF2A408" w14:textId="5C8015BA" w:rsidTr="00D60833">
        <w:trPr>
          <w:del w:id="1548" w:author="Jarno Nieminen" w:date="2014-06-19T14:23:00Z"/>
        </w:trPr>
        <w:tc>
          <w:tcPr>
            <w:tcW w:w="3104" w:type="dxa"/>
            <w:tcMar>
              <w:top w:w="0" w:type="dxa"/>
              <w:left w:w="108" w:type="dxa"/>
              <w:bottom w:w="0" w:type="dxa"/>
              <w:right w:w="108" w:type="dxa"/>
            </w:tcMar>
          </w:tcPr>
          <w:p w14:paraId="7E22D1D4" w14:textId="6E35C1CA" w:rsidR="00D70633" w:rsidRPr="00D82A73" w:rsidDel="00D60833" w:rsidRDefault="00D70633" w:rsidP="009C52F6">
            <w:pPr>
              <w:rPr>
                <w:del w:id="1549" w:author="Jarno Nieminen" w:date="2014-06-19T14:23:00Z"/>
              </w:rPr>
            </w:pPr>
            <w:del w:id="1550"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18D8BFDC" w14:textId="1F584E48" w:rsidR="00D70633" w:rsidRPr="00D82A73" w:rsidDel="00D60833" w:rsidRDefault="00D70633" w:rsidP="009C52F6">
            <w:pPr>
              <w:rPr>
                <w:del w:id="1551" w:author="Jarno Nieminen" w:date="2014-06-19T14:23:00Z"/>
              </w:rPr>
            </w:pPr>
          </w:p>
        </w:tc>
        <w:tc>
          <w:tcPr>
            <w:tcW w:w="876" w:type="dxa"/>
            <w:shd w:val="clear" w:color="auto" w:fill="FFFFFF"/>
            <w:tcMar>
              <w:top w:w="0" w:type="dxa"/>
              <w:left w:w="108" w:type="dxa"/>
              <w:bottom w:w="0" w:type="dxa"/>
              <w:right w:w="108" w:type="dxa"/>
            </w:tcMar>
          </w:tcPr>
          <w:p w14:paraId="4E45088D" w14:textId="19BFE937" w:rsidR="00D70633" w:rsidRPr="00D82A73" w:rsidDel="00D60833" w:rsidRDefault="00D70633" w:rsidP="009C52F6">
            <w:pPr>
              <w:rPr>
                <w:del w:id="1552" w:author="Jarno Nieminen" w:date="2014-06-19T14:23:00Z"/>
              </w:rPr>
            </w:pPr>
          </w:p>
        </w:tc>
        <w:tc>
          <w:tcPr>
            <w:tcW w:w="877" w:type="dxa"/>
            <w:shd w:val="clear" w:color="auto" w:fill="FFFFFF"/>
            <w:tcMar>
              <w:top w:w="0" w:type="dxa"/>
              <w:left w:w="108" w:type="dxa"/>
              <w:bottom w:w="0" w:type="dxa"/>
              <w:right w:w="108" w:type="dxa"/>
            </w:tcMar>
          </w:tcPr>
          <w:p w14:paraId="4965FAD0" w14:textId="72629A46" w:rsidR="00D70633" w:rsidRPr="00D82A73" w:rsidDel="00D60833" w:rsidRDefault="00D70633" w:rsidP="009C52F6">
            <w:pPr>
              <w:rPr>
                <w:del w:id="1553" w:author="Jarno Nieminen" w:date="2014-06-19T14:23:00Z"/>
              </w:rPr>
            </w:pPr>
          </w:p>
        </w:tc>
        <w:tc>
          <w:tcPr>
            <w:tcW w:w="720" w:type="dxa"/>
            <w:shd w:val="clear" w:color="auto" w:fill="FFFFFF"/>
          </w:tcPr>
          <w:p w14:paraId="6853E57C" w14:textId="4BC57194" w:rsidR="00D70633" w:rsidRPr="00D82A73" w:rsidDel="00D60833" w:rsidRDefault="00D70633" w:rsidP="009C52F6">
            <w:pPr>
              <w:rPr>
                <w:del w:id="1554" w:author="Jarno Nieminen" w:date="2014-06-19T14:23:00Z"/>
              </w:rPr>
            </w:pPr>
          </w:p>
        </w:tc>
        <w:tc>
          <w:tcPr>
            <w:tcW w:w="708" w:type="dxa"/>
            <w:shd w:val="clear" w:color="auto" w:fill="FFFFFF"/>
          </w:tcPr>
          <w:p w14:paraId="7597C3C6" w14:textId="3E4B6E19" w:rsidR="00D70633" w:rsidRPr="00D82A73" w:rsidDel="00D60833" w:rsidRDefault="00D70633" w:rsidP="009C52F6">
            <w:pPr>
              <w:rPr>
                <w:del w:id="1555" w:author="Jarno Nieminen" w:date="2014-06-19T14:23:00Z"/>
              </w:rPr>
            </w:pPr>
            <w:del w:id="1556" w:author="Jarno Nieminen" w:date="2014-06-19T14:23:00Z">
              <w:r w:rsidRPr="00D82A73" w:rsidDel="00D60833">
                <w:delText>X</w:delText>
              </w:r>
            </w:del>
          </w:p>
        </w:tc>
        <w:tc>
          <w:tcPr>
            <w:tcW w:w="708" w:type="dxa"/>
            <w:shd w:val="clear" w:color="auto" w:fill="FFFFFF"/>
          </w:tcPr>
          <w:p w14:paraId="5A3E7B30" w14:textId="6ECB88ED" w:rsidR="00D70633" w:rsidRPr="00D82A73" w:rsidDel="00D60833" w:rsidRDefault="00D70633" w:rsidP="009C52F6">
            <w:pPr>
              <w:rPr>
                <w:del w:id="1557" w:author="Jarno Nieminen" w:date="2014-06-19T14:23:00Z"/>
              </w:rPr>
            </w:pPr>
          </w:p>
        </w:tc>
        <w:tc>
          <w:tcPr>
            <w:tcW w:w="610" w:type="dxa"/>
            <w:shd w:val="clear" w:color="auto" w:fill="FFFFFF"/>
          </w:tcPr>
          <w:p w14:paraId="2A08CECF" w14:textId="643EE911" w:rsidR="00D70633" w:rsidRPr="00D82A73" w:rsidDel="00D60833" w:rsidRDefault="00D70633" w:rsidP="009C52F6">
            <w:pPr>
              <w:rPr>
                <w:del w:id="1558" w:author="Jarno Nieminen" w:date="2014-06-19T14:23:00Z"/>
              </w:rPr>
            </w:pPr>
            <w:del w:id="1559" w:author="Jarno Nieminen" w:date="2014-06-19T14:23:00Z">
              <w:r w:rsidRPr="00D82A73" w:rsidDel="00D60833">
                <w:delText>X</w:delText>
              </w:r>
            </w:del>
          </w:p>
        </w:tc>
      </w:tr>
      <w:tr w:rsidR="00601C65" w:rsidRPr="00D82A73" w:rsidDel="00D60833" w14:paraId="0FB32E6D" w14:textId="23AB535C" w:rsidTr="00D60833">
        <w:trPr>
          <w:del w:id="1560" w:author="Jarno Nieminen" w:date="2014-06-19T14:23:00Z"/>
        </w:trPr>
        <w:tc>
          <w:tcPr>
            <w:tcW w:w="3104" w:type="dxa"/>
            <w:tcMar>
              <w:top w:w="0" w:type="dxa"/>
              <w:left w:w="108" w:type="dxa"/>
              <w:bottom w:w="0" w:type="dxa"/>
              <w:right w:w="108" w:type="dxa"/>
            </w:tcMar>
          </w:tcPr>
          <w:p w14:paraId="2D8B8FAA" w14:textId="63D04D61" w:rsidR="00D70633" w:rsidRPr="00D82A73" w:rsidDel="00D60833" w:rsidRDefault="00D70633" w:rsidP="009C52F6">
            <w:pPr>
              <w:rPr>
                <w:del w:id="1561" w:author="Jarno Nieminen" w:date="2014-06-19T14:23:00Z"/>
              </w:rPr>
            </w:pPr>
            <w:del w:id="1562"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5E132E8B" w14:textId="49355FAC" w:rsidR="00D70633" w:rsidRPr="00D82A73" w:rsidDel="00D60833" w:rsidRDefault="00D70633" w:rsidP="009C52F6">
            <w:pPr>
              <w:rPr>
                <w:del w:id="1563" w:author="Jarno Nieminen" w:date="2014-06-19T14:23:00Z"/>
              </w:rPr>
            </w:pPr>
          </w:p>
        </w:tc>
        <w:tc>
          <w:tcPr>
            <w:tcW w:w="876" w:type="dxa"/>
            <w:shd w:val="clear" w:color="auto" w:fill="FFFFFF"/>
            <w:tcMar>
              <w:top w:w="0" w:type="dxa"/>
              <w:left w:w="108" w:type="dxa"/>
              <w:bottom w:w="0" w:type="dxa"/>
              <w:right w:w="108" w:type="dxa"/>
            </w:tcMar>
          </w:tcPr>
          <w:p w14:paraId="20ED76C5" w14:textId="1FA436BB" w:rsidR="00D70633" w:rsidRPr="00D82A73" w:rsidDel="00D60833" w:rsidRDefault="00D70633" w:rsidP="009C52F6">
            <w:pPr>
              <w:rPr>
                <w:del w:id="1564" w:author="Jarno Nieminen" w:date="2014-06-19T14:23:00Z"/>
              </w:rPr>
            </w:pPr>
          </w:p>
        </w:tc>
        <w:tc>
          <w:tcPr>
            <w:tcW w:w="877" w:type="dxa"/>
            <w:shd w:val="clear" w:color="auto" w:fill="FFFFFF"/>
            <w:tcMar>
              <w:top w:w="0" w:type="dxa"/>
              <w:left w:w="108" w:type="dxa"/>
              <w:bottom w:w="0" w:type="dxa"/>
              <w:right w:w="108" w:type="dxa"/>
            </w:tcMar>
          </w:tcPr>
          <w:p w14:paraId="50F22919" w14:textId="79D47753" w:rsidR="00D70633" w:rsidRPr="00D82A73" w:rsidDel="00D60833" w:rsidRDefault="00D70633" w:rsidP="009C52F6">
            <w:pPr>
              <w:rPr>
                <w:del w:id="1565" w:author="Jarno Nieminen" w:date="2014-06-19T14:23:00Z"/>
              </w:rPr>
            </w:pPr>
          </w:p>
        </w:tc>
        <w:tc>
          <w:tcPr>
            <w:tcW w:w="720" w:type="dxa"/>
            <w:shd w:val="clear" w:color="auto" w:fill="FFFFFF"/>
          </w:tcPr>
          <w:p w14:paraId="751F937F" w14:textId="66F2B1B9" w:rsidR="00D70633" w:rsidRPr="00D82A73" w:rsidDel="00D60833" w:rsidRDefault="00D70633" w:rsidP="009C52F6">
            <w:pPr>
              <w:rPr>
                <w:del w:id="1566" w:author="Jarno Nieminen" w:date="2014-06-19T14:23:00Z"/>
              </w:rPr>
            </w:pPr>
          </w:p>
        </w:tc>
        <w:tc>
          <w:tcPr>
            <w:tcW w:w="708" w:type="dxa"/>
            <w:shd w:val="clear" w:color="auto" w:fill="FFFFFF"/>
          </w:tcPr>
          <w:p w14:paraId="576A7329" w14:textId="0798E8BE" w:rsidR="00D70633" w:rsidRPr="00D82A73" w:rsidDel="00D60833" w:rsidRDefault="00D70633" w:rsidP="009C52F6">
            <w:pPr>
              <w:rPr>
                <w:del w:id="1567" w:author="Jarno Nieminen" w:date="2014-06-19T14:23:00Z"/>
              </w:rPr>
            </w:pPr>
          </w:p>
        </w:tc>
        <w:tc>
          <w:tcPr>
            <w:tcW w:w="708" w:type="dxa"/>
            <w:shd w:val="clear" w:color="auto" w:fill="FFFFFF"/>
          </w:tcPr>
          <w:p w14:paraId="29D0C7D5" w14:textId="10256F08" w:rsidR="00D70633" w:rsidRPr="00D82A73" w:rsidDel="00D60833" w:rsidRDefault="00D70633" w:rsidP="009C52F6">
            <w:pPr>
              <w:rPr>
                <w:del w:id="1568" w:author="Jarno Nieminen" w:date="2014-06-19T14:23:00Z"/>
              </w:rPr>
            </w:pPr>
          </w:p>
        </w:tc>
        <w:tc>
          <w:tcPr>
            <w:tcW w:w="610" w:type="dxa"/>
            <w:shd w:val="clear" w:color="auto" w:fill="FFFFFF"/>
          </w:tcPr>
          <w:p w14:paraId="498F0B59" w14:textId="07214D9E" w:rsidR="00D70633" w:rsidRPr="00D82A73" w:rsidDel="00D60833" w:rsidRDefault="00D70633" w:rsidP="009C52F6">
            <w:pPr>
              <w:rPr>
                <w:del w:id="1569" w:author="Jarno Nieminen" w:date="2014-06-19T14:23:00Z"/>
              </w:rPr>
            </w:pPr>
          </w:p>
        </w:tc>
      </w:tr>
      <w:tr w:rsidR="00601C65" w:rsidRPr="00D82A73" w:rsidDel="00D60833" w14:paraId="108D57C7" w14:textId="04134071" w:rsidTr="00D60833">
        <w:trPr>
          <w:del w:id="1570" w:author="Jarno Nieminen" w:date="2014-06-19T14:23:00Z"/>
        </w:trPr>
        <w:tc>
          <w:tcPr>
            <w:tcW w:w="3104" w:type="dxa"/>
            <w:tcMar>
              <w:top w:w="0" w:type="dxa"/>
              <w:left w:w="108" w:type="dxa"/>
              <w:bottom w:w="0" w:type="dxa"/>
              <w:right w:w="108" w:type="dxa"/>
            </w:tcMar>
          </w:tcPr>
          <w:p w14:paraId="6808BDF3" w14:textId="4CEA8143" w:rsidR="00D70633" w:rsidRPr="00D82A73" w:rsidDel="00D60833" w:rsidRDefault="00D70633" w:rsidP="009C52F6">
            <w:pPr>
              <w:rPr>
                <w:del w:id="1571" w:author="Jarno Nieminen" w:date="2014-06-19T14:23:00Z"/>
              </w:rPr>
            </w:pPr>
            <w:del w:id="1572"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26BEF84" w14:textId="5B6DBB7C" w:rsidR="00D70633" w:rsidRPr="00D82A73" w:rsidDel="00D60833" w:rsidRDefault="00D70633" w:rsidP="009C52F6">
            <w:pPr>
              <w:rPr>
                <w:del w:id="1573" w:author="Jarno Nieminen" w:date="2014-06-19T14:23:00Z"/>
              </w:rPr>
            </w:pPr>
          </w:p>
        </w:tc>
        <w:tc>
          <w:tcPr>
            <w:tcW w:w="876" w:type="dxa"/>
            <w:shd w:val="clear" w:color="auto" w:fill="FFFFFF"/>
            <w:tcMar>
              <w:top w:w="0" w:type="dxa"/>
              <w:left w:w="108" w:type="dxa"/>
              <w:bottom w:w="0" w:type="dxa"/>
              <w:right w:w="108" w:type="dxa"/>
            </w:tcMar>
          </w:tcPr>
          <w:p w14:paraId="71D0656E" w14:textId="1BBE5D37" w:rsidR="00D70633" w:rsidRPr="00D82A73" w:rsidDel="00D60833" w:rsidRDefault="00D70633" w:rsidP="009C52F6">
            <w:pPr>
              <w:rPr>
                <w:del w:id="1574" w:author="Jarno Nieminen" w:date="2014-06-19T14:23:00Z"/>
              </w:rPr>
            </w:pPr>
          </w:p>
        </w:tc>
        <w:tc>
          <w:tcPr>
            <w:tcW w:w="877" w:type="dxa"/>
            <w:shd w:val="clear" w:color="auto" w:fill="FFFFFF"/>
            <w:tcMar>
              <w:top w:w="0" w:type="dxa"/>
              <w:left w:w="108" w:type="dxa"/>
              <w:bottom w:w="0" w:type="dxa"/>
              <w:right w:w="108" w:type="dxa"/>
            </w:tcMar>
          </w:tcPr>
          <w:p w14:paraId="62D01BEE" w14:textId="44802217" w:rsidR="00D70633" w:rsidRPr="00D82A73" w:rsidDel="00D60833" w:rsidRDefault="00D70633" w:rsidP="009C52F6">
            <w:pPr>
              <w:rPr>
                <w:del w:id="1575" w:author="Jarno Nieminen" w:date="2014-06-19T14:23:00Z"/>
              </w:rPr>
            </w:pPr>
            <w:del w:id="1576" w:author="Jarno Nieminen" w:date="2014-06-19T14:23:00Z">
              <w:r w:rsidRPr="00D82A73" w:rsidDel="00D60833">
                <w:delText>X</w:delText>
              </w:r>
            </w:del>
          </w:p>
        </w:tc>
        <w:tc>
          <w:tcPr>
            <w:tcW w:w="720" w:type="dxa"/>
            <w:shd w:val="clear" w:color="auto" w:fill="FFFFFF"/>
          </w:tcPr>
          <w:p w14:paraId="64CC53BF" w14:textId="02A89737" w:rsidR="00D70633" w:rsidRPr="00D82A73" w:rsidDel="00D60833" w:rsidRDefault="00D70633" w:rsidP="009C52F6">
            <w:pPr>
              <w:rPr>
                <w:del w:id="1577" w:author="Jarno Nieminen" w:date="2014-06-19T14:23:00Z"/>
              </w:rPr>
            </w:pPr>
          </w:p>
        </w:tc>
        <w:tc>
          <w:tcPr>
            <w:tcW w:w="708" w:type="dxa"/>
            <w:shd w:val="clear" w:color="auto" w:fill="FFFFFF"/>
          </w:tcPr>
          <w:p w14:paraId="0DB5C1DF" w14:textId="413D3A00" w:rsidR="00D70633" w:rsidRPr="00D82A73" w:rsidDel="00D60833" w:rsidRDefault="00D70633" w:rsidP="009C52F6">
            <w:pPr>
              <w:rPr>
                <w:del w:id="1578" w:author="Jarno Nieminen" w:date="2014-06-19T14:23:00Z"/>
              </w:rPr>
            </w:pPr>
            <w:del w:id="1579" w:author="Jarno Nieminen" w:date="2014-06-19T14:23:00Z">
              <w:r w:rsidRPr="00D82A73" w:rsidDel="00D60833">
                <w:delText>X</w:delText>
              </w:r>
            </w:del>
          </w:p>
        </w:tc>
        <w:tc>
          <w:tcPr>
            <w:tcW w:w="708" w:type="dxa"/>
            <w:shd w:val="clear" w:color="auto" w:fill="FFFFFF"/>
          </w:tcPr>
          <w:p w14:paraId="10DB48AE" w14:textId="64E6F906" w:rsidR="00D70633" w:rsidRPr="00D82A73" w:rsidDel="00D60833" w:rsidRDefault="00D70633" w:rsidP="009C52F6">
            <w:pPr>
              <w:rPr>
                <w:del w:id="1580" w:author="Jarno Nieminen" w:date="2014-06-19T14:23:00Z"/>
              </w:rPr>
            </w:pPr>
          </w:p>
        </w:tc>
        <w:tc>
          <w:tcPr>
            <w:tcW w:w="610" w:type="dxa"/>
            <w:shd w:val="clear" w:color="auto" w:fill="FFFFFF"/>
          </w:tcPr>
          <w:p w14:paraId="477FE552" w14:textId="0BEC5205" w:rsidR="00D70633" w:rsidRPr="00D82A73" w:rsidDel="00D60833" w:rsidRDefault="00D70633" w:rsidP="009C52F6">
            <w:pPr>
              <w:rPr>
                <w:del w:id="1581" w:author="Jarno Nieminen" w:date="2014-06-19T14:23:00Z"/>
              </w:rPr>
            </w:pPr>
          </w:p>
        </w:tc>
      </w:tr>
      <w:tr w:rsidR="00601C65" w:rsidRPr="00D82A73" w:rsidDel="00D60833" w14:paraId="041ACB43" w14:textId="24D74D51" w:rsidTr="00D60833">
        <w:trPr>
          <w:del w:id="1582" w:author="Jarno Nieminen" w:date="2014-06-19T14:23:00Z"/>
        </w:trPr>
        <w:tc>
          <w:tcPr>
            <w:tcW w:w="3104" w:type="dxa"/>
            <w:tcMar>
              <w:top w:w="0" w:type="dxa"/>
              <w:left w:w="108" w:type="dxa"/>
              <w:bottom w:w="0" w:type="dxa"/>
              <w:right w:w="108" w:type="dxa"/>
            </w:tcMar>
          </w:tcPr>
          <w:p w14:paraId="196D30BB" w14:textId="06B26B2C" w:rsidR="00D70633" w:rsidRPr="00D82A73" w:rsidDel="00D60833" w:rsidRDefault="00D70633" w:rsidP="009C52F6">
            <w:pPr>
              <w:rPr>
                <w:del w:id="1583" w:author="Jarno Nieminen" w:date="2014-06-19T14:23:00Z"/>
              </w:rPr>
            </w:pPr>
            <w:del w:id="1584"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0CF33BB2" w14:textId="05C62EA9" w:rsidR="00D70633" w:rsidRPr="00D82A73" w:rsidDel="00D60833" w:rsidRDefault="00D70633" w:rsidP="009C52F6">
            <w:pPr>
              <w:rPr>
                <w:del w:id="1585" w:author="Jarno Nieminen" w:date="2014-06-19T14:23:00Z"/>
              </w:rPr>
            </w:pPr>
          </w:p>
        </w:tc>
        <w:tc>
          <w:tcPr>
            <w:tcW w:w="876" w:type="dxa"/>
            <w:shd w:val="clear" w:color="auto" w:fill="FFFFFF"/>
            <w:tcMar>
              <w:top w:w="0" w:type="dxa"/>
              <w:left w:w="108" w:type="dxa"/>
              <w:bottom w:w="0" w:type="dxa"/>
              <w:right w:w="108" w:type="dxa"/>
            </w:tcMar>
          </w:tcPr>
          <w:p w14:paraId="6A45D342" w14:textId="1EF8BB4D" w:rsidR="00D70633" w:rsidRPr="00D82A73" w:rsidDel="00D60833" w:rsidRDefault="00D70633" w:rsidP="009C52F6">
            <w:pPr>
              <w:rPr>
                <w:del w:id="1586" w:author="Jarno Nieminen" w:date="2014-06-19T14:23:00Z"/>
              </w:rPr>
            </w:pPr>
          </w:p>
        </w:tc>
        <w:tc>
          <w:tcPr>
            <w:tcW w:w="877" w:type="dxa"/>
            <w:shd w:val="clear" w:color="auto" w:fill="FFFFFF"/>
            <w:tcMar>
              <w:top w:w="0" w:type="dxa"/>
              <w:left w:w="108" w:type="dxa"/>
              <w:bottom w:w="0" w:type="dxa"/>
              <w:right w:w="108" w:type="dxa"/>
            </w:tcMar>
          </w:tcPr>
          <w:p w14:paraId="13C682A4" w14:textId="47362B66" w:rsidR="00D70633" w:rsidRPr="00D82A73" w:rsidDel="00D60833" w:rsidRDefault="00D70633" w:rsidP="009C52F6">
            <w:pPr>
              <w:rPr>
                <w:del w:id="1587" w:author="Jarno Nieminen" w:date="2014-06-19T14:23:00Z"/>
              </w:rPr>
            </w:pPr>
          </w:p>
        </w:tc>
        <w:tc>
          <w:tcPr>
            <w:tcW w:w="720" w:type="dxa"/>
            <w:shd w:val="clear" w:color="auto" w:fill="FFFFFF"/>
          </w:tcPr>
          <w:p w14:paraId="418E8420" w14:textId="1F218FB3" w:rsidR="00D70633" w:rsidRPr="00D82A73" w:rsidDel="00D60833" w:rsidRDefault="00D70633" w:rsidP="009C52F6">
            <w:pPr>
              <w:rPr>
                <w:del w:id="1588" w:author="Jarno Nieminen" w:date="2014-06-19T14:23:00Z"/>
              </w:rPr>
            </w:pPr>
            <w:del w:id="1589" w:author="Jarno Nieminen" w:date="2014-06-19T14:23:00Z">
              <w:r w:rsidRPr="00D82A73" w:rsidDel="00D60833">
                <w:delText>X</w:delText>
              </w:r>
            </w:del>
          </w:p>
        </w:tc>
        <w:tc>
          <w:tcPr>
            <w:tcW w:w="708" w:type="dxa"/>
            <w:shd w:val="clear" w:color="auto" w:fill="FFFFFF"/>
          </w:tcPr>
          <w:p w14:paraId="136FA275" w14:textId="65928F01" w:rsidR="00D70633" w:rsidRPr="00D82A73" w:rsidDel="00D60833" w:rsidRDefault="00D70633" w:rsidP="009C52F6">
            <w:pPr>
              <w:rPr>
                <w:del w:id="1590" w:author="Jarno Nieminen" w:date="2014-06-19T14:23:00Z"/>
              </w:rPr>
            </w:pPr>
          </w:p>
        </w:tc>
        <w:tc>
          <w:tcPr>
            <w:tcW w:w="708" w:type="dxa"/>
            <w:shd w:val="clear" w:color="auto" w:fill="FFFFFF"/>
          </w:tcPr>
          <w:p w14:paraId="3CB82C62" w14:textId="4285166B" w:rsidR="00D70633" w:rsidRPr="00D82A73" w:rsidDel="00D60833" w:rsidRDefault="00D70633" w:rsidP="009C52F6">
            <w:pPr>
              <w:rPr>
                <w:del w:id="1591" w:author="Jarno Nieminen" w:date="2014-06-19T14:23:00Z"/>
              </w:rPr>
            </w:pPr>
          </w:p>
        </w:tc>
        <w:tc>
          <w:tcPr>
            <w:tcW w:w="610" w:type="dxa"/>
            <w:shd w:val="clear" w:color="auto" w:fill="FFFFFF"/>
          </w:tcPr>
          <w:p w14:paraId="008B8931" w14:textId="06B9E6C8" w:rsidR="00D70633" w:rsidRPr="00D82A73" w:rsidDel="00D60833" w:rsidRDefault="00D70633" w:rsidP="009C52F6">
            <w:pPr>
              <w:rPr>
                <w:del w:id="1592" w:author="Jarno Nieminen" w:date="2014-06-19T14:23:00Z"/>
              </w:rPr>
            </w:pPr>
          </w:p>
        </w:tc>
      </w:tr>
      <w:tr w:rsidR="00601C65" w:rsidRPr="00D82A73" w:rsidDel="00D60833" w14:paraId="2A8EFC58" w14:textId="539AE46B" w:rsidTr="00D60833">
        <w:trPr>
          <w:del w:id="1593" w:author="Jarno Nieminen" w:date="2014-06-19T14:23:00Z"/>
        </w:trPr>
        <w:tc>
          <w:tcPr>
            <w:tcW w:w="3104" w:type="dxa"/>
            <w:tcMar>
              <w:top w:w="0" w:type="dxa"/>
              <w:left w:w="108" w:type="dxa"/>
              <w:bottom w:w="0" w:type="dxa"/>
              <w:right w:w="108" w:type="dxa"/>
            </w:tcMar>
          </w:tcPr>
          <w:p w14:paraId="12F46E22" w14:textId="78842F93" w:rsidR="00D70633" w:rsidRPr="00D82A73" w:rsidDel="00D60833" w:rsidRDefault="00D70633" w:rsidP="009C52F6">
            <w:pPr>
              <w:rPr>
                <w:del w:id="1594" w:author="Jarno Nieminen" w:date="2014-06-19T14:23:00Z"/>
              </w:rPr>
            </w:pPr>
            <w:del w:id="1595"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4631D471" w14:textId="02222240" w:rsidR="00D70633" w:rsidRPr="00D82A73" w:rsidDel="00D60833" w:rsidRDefault="00D70633" w:rsidP="009C52F6">
            <w:pPr>
              <w:rPr>
                <w:del w:id="1596" w:author="Jarno Nieminen" w:date="2014-06-19T14:23:00Z"/>
              </w:rPr>
            </w:pPr>
          </w:p>
        </w:tc>
        <w:tc>
          <w:tcPr>
            <w:tcW w:w="876" w:type="dxa"/>
            <w:shd w:val="clear" w:color="auto" w:fill="FFFFFF"/>
            <w:tcMar>
              <w:top w:w="0" w:type="dxa"/>
              <w:left w:w="108" w:type="dxa"/>
              <w:bottom w:w="0" w:type="dxa"/>
              <w:right w:w="108" w:type="dxa"/>
            </w:tcMar>
          </w:tcPr>
          <w:p w14:paraId="00AFD591" w14:textId="7288B0DD" w:rsidR="00D70633" w:rsidRPr="00D82A73" w:rsidDel="00D60833" w:rsidRDefault="00D70633" w:rsidP="009C52F6">
            <w:pPr>
              <w:rPr>
                <w:del w:id="1597" w:author="Jarno Nieminen" w:date="2014-06-19T14:23:00Z"/>
              </w:rPr>
            </w:pPr>
          </w:p>
        </w:tc>
        <w:tc>
          <w:tcPr>
            <w:tcW w:w="877" w:type="dxa"/>
            <w:shd w:val="clear" w:color="auto" w:fill="FFFFFF"/>
            <w:tcMar>
              <w:top w:w="0" w:type="dxa"/>
              <w:left w:w="108" w:type="dxa"/>
              <w:bottom w:w="0" w:type="dxa"/>
              <w:right w:w="108" w:type="dxa"/>
            </w:tcMar>
          </w:tcPr>
          <w:p w14:paraId="74A0D18C" w14:textId="76104E46" w:rsidR="00D70633" w:rsidRPr="00D82A73" w:rsidDel="00D60833" w:rsidRDefault="00D70633" w:rsidP="009C52F6">
            <w:pPr>
              <w:rPr>
                <w:del w:id="1598" w:author="Jarno Nieminen" w:date="2014-06-19T14:23:00Z"/>
              </w:rPr>
            </w:pPr>
            <w:del w:id="1599" w:author="Jarno Nieminen" w:date="2014-06-19T14:23:00Z">
              <w:r w:rsidRPr="00D82A73" w:rsidDel="00D60833">
                <w:delText>X</w:delText>
              </w:r>
            </w:del>
          </w:p>
        </w:tc>
        <w:tc>
          <w:tcPr>
            <w:tcW w:w="720" w:type="dxa"/>
            <w:shd w:val="clear" w:color="auto" w:fill="FFFFFF"/>
          </w:tcPr>
          <w:p w14:paraId="5893D8B4" w14:textId="5EE95C30" w:rsidR="00D70633" w:rsidRPr="00D82A73" w:rsidDel="00D60833" w:rsidRDefault="00D70633" w:rsidP="009C52F6">
            <w:pPr>
              <w:rPr>
                <w:del w:id="1600" w:author="Jarno Nieminen" w:date="2014-06-19T14:23:00Z"/>
              </w:rPr>
            </w:pPr>
            <w:del w:id="1601" w:author="Jarno Nieminen" w:date="2014-06-19T14:23:00Z">
              <w:r w:rsidRPr="00D82A73" w:rsidDel="00D60833">
                <w:delText>X</w:delText>
              </w:r>
            </w:del>
          </w:p>
        </w:tc>
        <w:tc>
          <w:tcPr>
            <w:tcW w:w="708" w:type="dxa"/>
            <w:shd w:val="clear" w:color="auto" w:fill="FFFFFF"/>
          </w:tcPr>
          <w:p w14:paraId="3AED4589" w14:textId="60A4A83E" w:rsidR="00D70633" w:rsidRPr="00D82A73" w:rsidDel="00D60833" w:rsidRDefault="00D70633" w:rsidP="009C52F6">
            <w:pPr>
              <w:rPr>
                <w:del w:id="1602" w:author="Jarno Nieminen" w:date="2014-06-19T14:23:00Z"/>
              </w:rPr>
            </w:pPr>
            <w:del w:id="1603" w:author="Jarno Nieminen" w:date="2014-06-19T14:23:00Z">
              <w:r w:rsidRPr="00D82A73" w:rsidDel="00D60833">
                <w:delText>X</w:delText>
              </w:r>
            </w:del>
          </w:p>
        </w:tc>
        <w:tc>
          <w:tcPr>
            <w:tcW w:w="708" w:type="dxa"/>
            <w:shd w:val="clear" w:color="auto" w:fill="FFFFFF"/>
          </w:tcPr>
          <w:p w14:paraId="3B9171EF" w14:textId="27D7429E" w:rsidR="00D70633" w:rsidRPr="00D82A73" w:rsidDel="00D60833" w:rsidRDefault="00D70633" w:rsidP="009C52F6">
            <w:pPr>
              <w:rPr>
                <w:del w:id="1604" w:author="Jarno Nieminen" w:date="2014-06-19T14:23:00Z"/>
              </w:rPr>
            </w:pPr>
          </w:p>
        </w:tc>
        <w:tc>
          <w:tcPr>
            <w:tcW w:w="610" w:type="dxa"/>
            <w:shd w:val="clear" w:color="auto" w:fill="FFFFFF"/>
          </w:tcPr>
          <w:p w14:paraId="55CCBD82" w14:textId="0823770D" w:rsidR="00D70633" w:rsidRPr="00D82A73" w:rsidDel="00D60833" w:rsidRDefault="00D70633" w:rsidP="009C52F6">
            <w:pPr>
              <w:rPr>
                <w:del w:id="1605" w:author="Jarno Nieminen" w:date="2014-06-19T14:23:00Z"/>
              </w:rPr>
            </w:pPr>
          </w:p>
        </w:tc>
      </w:tr>
      <w:tr w:rsidR="00601C65" w:rsidRPr="00D82A73" w:rsidDel="00D60833" w14:paraId="6488FBFC" w14:textId="7CEDB522" w:rsidTr="00D60833">
        <w:trPr>
          <w:del w:id="1606" w:author="Jarno Nieminen" w:date="2014-06-19T14:23:00Z"/>
        </w:trPr>
        <w:tc>
          <w:tcPr>
            <w:tcW w:w="3104" w:type="dxa"/>
            <w:tcMar>
              <w:top w:w="0" w:type="dxa"/>
              <w:left w:w="108" w:type="dxa"/>
              <w:bottom w:w="0" w:type="dxa"/>
              <w:right w:w="108" w:type="dxa"/>
            </w:tcMar>
          </w:tcPr>
          <w:p w14:paraId="4A7386D2" w14:textId="5C92CE37" w:rsidR="00D70633" w:rsidRPr="00D82A73" w:rsidDel="00D60833" w:rsidRDefault="00D70633" w:rsidP="009C52F6">
            <w:pPr>
              <w:rPr>
                <w:del w:id="1607" w:author="Jarno Nieminen" w:date="2014-06-19T14:23:00Z"/>
              </w:rPr>
            </w:pPr>
            <w:del w:id="1608"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4D0811BC" w14:textId="06FDF252" w:rsidR="00D70633" w:rsidRPr="00D82A73" w:rsidDel="00D60833" w:rsidRDefault="00D70633" w:rsidP="009C52F6">
            <w:pPr>
              <w:rPr>
                <w:del w:id="1609" w:author="Jarno Nieminen" w:date="2014-06-19T14:23:00Z"/>
              </w:rPr>
            </w:pPr>
          </w:p>
        </w:tc>
        <w:tc>
          <w:tcPr>
            <w:tcW w:w="876" w:type="dxa"/>
            <w:shd w:val="clear" w:color="auto" w:fill="FFFFFF"/>
            <w:tcMar>
              <w:top w:w="0" w:type="dxa"/>
              <w:left w:w="108" w:type="dxa"/>
              <w:bottom w:w="0" w:type="dxa"/>
              <w:right w:w="108" w:type="dxa"/>
            </w:tcMar>
          </w:tcPr>
          <w:p w14:paraId="499D4545" w14:textId="5745DB33" w:rsidR="00D70633" w:rsidRPr="00D82A73" w:rsidDel="00D60833" w:rsidRDefault="00D70633" w:rsidP="009C52F6">
            <w:pPr>
              <w:rPr>
                <w:del w:id="1610" w:author="Jarno Nieminen" w:date="2014-06-19T14:23:00Z"/>
              </w:rPr>
            </w:pPr>
          </w:p>
        </w:tc>
        <w:tc>
          <w:tcPr>
            <w:tcW w:w="877" w:type="dxa"/>
            <w:shd w:val="clear" w:color="auto" w:fill="FFFFFF"/>
            <w:tcMar>
              <w:top w:w="0" w:type="dxa"/>
              <w:left w:w="108" w:type="dxa"/>
              <w:bottom w:w="0" w:type="dxa"/>
              <w:right w:w="108" w:type="dxa"/>
            </w:tcMar>
          </w:tcPr>
          <w:p w14:paraId="31773817" w14:textId="7CE7BCDD" w:rsidR="00D70633" w:rsidRPr="00D82A73" w:rsidDel="00D60833" w:rsidRDefault="00D70633" w:rsidP="009C52F6">
            <w:pPr>
              <w:rPr>
                <w:del w:id="1611" w:author="Jarno Nieminen" w:date="2014-06-19T14:23:00Z"/>
              </w:rPr>
            </w:pPr>
            <w:del w:id="1612" w:author="Jarno Nieminen" w:date="2014-06-19T14:23:00Z">
              <w:r w:rsidRPr="00D82A73" w:rsidDel="00D60833">
                <w:delText>X</w:delText>
              </w:r>
            </w:del>
          </w:p>
        </w:tc>
        <w:tc>
          <w:tcPr>
            <w:tcW w:w="720" w:type="dxa"/>
            <w:shd w:val="clear" w:color="auto" w:fill="FFFFFF"/>
          </w:tcPr>
          <w:p w14:paraId="45AFA3E5" w14:textId="3FCB06E1" w:rsidR="00D70633" w:rsidRPr="00D82A73" w:rsidDel="00D60833" w:rsidRDefault="00D70633" w:rsidP="009C52F6">
            <w:pPr>
              <w:rPr>
                <w:del w:id="1613" w:author="Jarno Nieminen" w:date="2014-06-19T14:23:00Z"/>
              </w:rPr>
            </w:pPr>
            <w:del w:id="1614" w:author="Jarno Nieminen" w:date="2014-06-19T14:23:00Z">
              <w:r w:rsidRPr="00D82A73" w:rsidDel="00D60833">
                <w:delText>X</w:delText>
              </w:r>
            </w:del>
          </w:p>
        </w:tc>
        <w:tc>
          <w:tcPr>
            <w:tcW w:w="708" w:type="dxa"/>
            <w:shd w:val="clear" w:color="auto" w:fill="FFFFFF"/>
          </w:tcPr>
          <w:p w14:paraId="7E2F645A" w14:textId="5A1B6EE8" w:rsidR="00D70633" w:rsidRPr="00D82A73" w:rsidDel="00D60833" w:rsidRDefault="00D70633" w:rsidP="009C52F6">
            <w:pPr>
              <w:rPr>
                <w:del w:id="1615" w:author="Jarno Nieminen" w:date="2014-06-19T14:23:00Z"/>
              </w:rPr>
            </w:pPr>
            <w:del w:id="1616" w:author="Jarno Nieminen" w:date="2014-06-19T14:23:00Z">
              <w:r w:rsidRPr="00D82A73" w:rsidDel="00D60833">
                <w:delText>X</w:delText>
              </w:r>
            </w:del>
          </w:p>
        </w:tc>
        <w:tc>
          <w:tcPr>
            <w:tcW w:w="708" w:type="dxa"/>
            <w:shd w:val="clear" w:color="auto" w:fill="FFFFFF"/>
          </w:tcPr>
          <w:p w14:paraId="7B29BA91" w14:textId="697AB1A4" w:rsidR="00D70633" w:rsidRPr="00D82A73" w:rsidDel="00D60833" w:rsidRDefault="00D70633" w:rsidP="009C52F6">
            <w:pPr>
              <w:rPr>
                <w:del w:id="1617" w:author="Jarno Nieminen" w:date="2014-06-19T14:23:00Z"/>
              </w:rPr>
            </w:pPr>
          </w:p>
        </w:tc>
        <w:tc>
          <w:tcPr>
            <w:tcW w:w="610" w:type="dxa"/>
            <w:shd w:val="clear" w:color="auto" w:fill="FFFFFF"/>
          </w:tcPr>
          <w:p w14:paraId="0AE73FD8" w14:textId="22FDC7FB" w:rsidR="00D70633" w:rsidRPr="00D82A73" w:rsidDel="00D60833" w:rsidRDefault="00D70633" w:rsidP="009C52F6">
            <w:pPr>
              <w:rPr>
                <w:del w:id="1618" w:author="Jarno Nieminen" w:date="2014-06-19T14:23:00Z"/>
              </w:rPr>
            </w:pPr>
          </w:p>
        </w:tc>
      </w:tr>
      <w:tr w:rsidR="00601C65" w:rsidRPr="00D82A73" w:rsidDel="00D60833" w14:paraId="5A1D73AF" w14:textId="108959F5" w:rsidTr="00D60833">
        <w:trPr>
          <w:del w:id="1619" w:author="Jarno Nieminen" w:date="2014-06-19T14:23:00Z"/>
        </w:trPr>
        <w:tc>
          <w:tcPr>
            <w:tcW w:w="3104" w:type="dxa"/>
            <w:tcMar>
              <w:top w:w="0" w:type="dxa"/>
              <w:left w:w="108" w:type="dxa"/>
              <w:bottom w:w="0" w:type="dxa"/>
              <w:right w:w="108" w:type="dxa"/>
            </w:tcMar>
          </w:tcPr>
          <w:p w14:paraId="7637ED6D" w14:textId="3DEB2C8A" w:rsidR="00D70633" w:rsidRPr="00D82A73" w:rsidDel="00D60833" w:rsidRDefault="00D70633" w:rsidP="009C52F6">
            <w:pPr>
              <w:rPr>
                <w:del w:id="1620" w:author="Jarno Nieminen" w:date="2014-06-19T14:23:00Z"/>
              </w:rPr>
            </w:pPr>
            <w:del w:id="1621"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5A9C6A9A" w14:textId="02189296" w:rsidR="00D70633" w:rsidRPr="00D82A73" w:rsidDel="00D60833" w:rsidRDefault="00D70633" w:rsidP="009C52F6">
            <w:pPr>
              <w:rPr>
                <w:del w:id="1622" w:author="Jarno Nieminen" w:date="2014-06-19T14:23:00Z"/>
              </w:rPr>
            </w:pPr>
          </w:p>
        </w:tc>
        <w:tc>
          <w:tcPr>
            <w:tcW w:w="876" w:type="dxa"/>
            <w:shd w:val="clear" w:color="auto" w:fill="FFFFFF"/>
            <w:tcMar>
              <w:top w:w="0" w:type="dxa"/>
              <w:left w:w="108" w:type="dxa"/>
              <w:bottom w:w="0" w:type="dxa"/>
              <w:right w:w="108" w:type="dxa"/>
            </w:tcMar>
          </w:tcPr>
          <w:p w14:paraId="3DB28776" w14:textId="03BC3FEA" w:rsidR="00D70633" w:rsidRPr="00D82A73" w:rsidDel="00D60833" w:rsidRDefault="00D70633" w:rsidP="009C52F6">
            <w:pPr>
              <w:rPr>
                <w:del w:id="1623" w:author="Jarno Nieminen" w:date="2014-06-19T14:23:00Z"/>
              </w:rPr>
            </w:pPr>
          </w:p>
        </w:tc>
        <w:tc>
          <w:tcPr>
            <w:tcW w:w="877" w:type="dxa"/>
            <w:shd w:val="clear" w:color="auto" w:fill="FFFFFF"/>
            <w:tcMar>
              <w:top w:w="0" w:type="dxa"/>
              <w:left w:w="108" w:type="dxa"/>
              <w:bottom w:w="0" w:type="dxa"/>
              <w:right w:w="108" w:type="dxa"/>
            </w:tcMar>
          </w:tcPr>
          <w:p w14:paraId="05039AD4" w14:textId="7D1E85FE" w:rsidR="00D70633" w:rsidRPr="00D82A73" w:rsidDel="00D60833" w:rsidRDefault="00D70633" w:rsidP="009C52F6">
            <w:pPr>
              <w:rPr>
                <w:del w:id="1624" w:author="Jarno Nieminen" w:date="2014-06-19T14:23:00Z"/>
              </w:rPr>
            </w:pPr>
            <w:del w:id="1625" w:author="Jarno Nieminen" w:date="2014-06-19T14:23:00Z">
              <w:r w:rsidRPr="00D82A73" w:rsidDel="00D60833">
                <w:delText>(X)</w:delText>
              </w:r>
            </w:del>
          </w:p>
        </w:tc>
        <w:tc>
          <w:tcPr>
            <w:tcW w:w="720" w:type="dxa"/>
            <w:shd w:val="clear" w:color="auto" w:fill="FFFFFF"/>
          </w:tcPr>
          <w:p w14:paraId="76576C23" w14:textId="1707653A" w:rsidR="00D70633" w:rsidRPr="00D82A73" w:rsidDel="00D60833" w:rsidRDefault="00D70633" w:rsidP="009C52F6">
            <w:pPr>
              <w:rPr>
                <w:del w:id="1626" w:author="Jarno Nieminen" w:date="2014-06-19T14:23:00Z"/>
              </w:rPr>
            </w:pPr>
          </w:p>
        </w:tc>
        <w:tc>
          <w:tcPr>
            <w:tcW w:w="708" w:type="dxa"/>
            <w:shd w:val="clear" w:color="auto" w:fill="FFFFFF"/>
          </w:tcPr>
          <w:p w14:paraId="12DC729A" w14:textId="11C3109B" w:rsidR="00D70633" w:rsidRPr="00D82A73" w:rsidDel="00D60833" w:rsidRDefault="00D70633" w:rsidP="009C52F6">
            <w:pPr>
              <w:rPr>
                <w:del w:id="1627" w:author="Jarno Nieminen" w:date="2014-06-19T14:23:00Z"/>
              </w:rPr>
            </w:pPr>
          </w:p>
        </w:tc>
        <w:tc>
          <w:tcPr>
            <w:tcW w:w="708" w:type="dxa"/>
            <w:shd w:val="clear" w:color="auto" w:fill="FFFFFF"/>
          </w:tcPr>
          <w:p w14:paraId="2E254966" w14:textId="0360B612" w:rsidR="00D70633" w:rsidRPr="00D82A73" w:rsidDel="00D60833" w:rsidRDefault="00D70633" w:rsidP="009C52F6">
            <w:pPr>
              <w:rPr>
                <w:del w:id="1628" w:author="Jarno Nieminen" w:date="2014-06-19T14:23:00Z"/>
              </w:rPr>
            </w:pPr>
          </w:p>
        </w:tc>
        <w:tc>
          <w:tcPr>
            <w:tcW w:w="610" w:type="dxa"/>
            <w:shd w:val="clear" w:color="auto" w:fill="FFFFFF"/>
          </w:tcPr>
          <w:p w14:paraId="677DA485" w14:textId="30358703" w:rsidR="00D70633" w:rsidRPr="00D82A73" w:rsidDel="00D60833" w:rsidRDefault="00D70633" w:rsidP="009C52F6">
            <w:pPr>
              <w:rPr>
                <w:del w:id="1629" w:author="Jarno Nieminen" w:date="2014-06-19T14:23:00Z"/>
              </w:rPr>
            </w:pPr>
          </w:p>
        </w:tc>
      </w:tr>
      <w:tr w:rsidR="00601C65" w:rsidRPr="00D82A73" w:rsidDel="00D60833" w14:paraId="02C34B61" w14:textId="102DCF3F" w:rsidTr="00D60833">
        <w:trPr>
          <w:del w:id="1630" w:author="Jarno Nieminen" w:date="2014-06-19T14:23:00Z"/>
        </w:trPr>
        <w:tc>
          <w:tcPr>
            <w:tcW w:w="3104" w:type="dxa"/>
            <w:tcMar>
              <w:top w:w="0" w:type="dxa"/>
              <w:left w:w="108" w:type="dxa"/>
              <w:bottom w:w="0" w:type="dxa"/>
              <w:right w:w="108" w:type="dxa"/>
            </w:tcMar>
          </w:tcPr>
          <w:p w14:paraId="36EBD398" w14:textId="004CB3A5" w:rsidR="00D70633" w:rsidRPr="00D82A73" w:rsidDel="00D60833" w:rsidRDefault="00D70633" w:rsidP="009C52F6">
            <w:pPr>
              <w:rPr>
                <w:del w:id="1631" w:author="Jarno Nieminen" w:date="2014-06-19T14:23:00Z"/>
              </w:rPr>
            </w:pPr>
          </w:p>
        </w:tc>
        <w:tc>
          <w:tcPr>
            <w:tcW w:w="871" w:type="dxa"/>
            <w:shd w:val="clear" w:color="auto" w:fill="FFFFFF"/>
            <w:tcMar>
              <w:top w:w="0" w:type="dxa"/>
              <w:left w:w="108" w:type="dxa"/>
              <w:bottom w:w="0" w:type="dxa"/>
              <w:right w:w="108" w:type="dxa"/>
            </w:tcMar>
          </w:tcPr>
          <w:p w14:paraId="102151F4" w14:textId="199477CB" w:rsidR="00D70633" w:rsidRPr="00D82A73" w:rsidDel="00D60833" w:rsidRDefault="00D70633" w:rsidP="009C52F6">
            <w:pPr>
              <w:rPr>
                <w:del w:id="1632" w:author="Jarno Nieminen" w:date="2014-06-19T14:23:00Z"/>
              </w:rPr>
            </w:pPr>
          </w:p>
        </w:tc>
        <w:tc>
          <w:tcPr>
            <w:tcW w:w="876" w:type="dxa"/>
            <w:shd w:val="clear" w:color="auto" w:fill="FFFFFF"/>
            <w:tcMar>
              <w:top w:w="0" w:type="dxa"/>
              <w:left w:w="108" w:type="dxa"/>
              <w:bottom w:w="0" w:type="dxa"/>
              <w:right w:w="108" w:type="dxa"/>
            </w:tcMar>
          </w:tcPr>
          <w:p w14:paraId="6951A80C" w14:textId="6FC458B9" w:rsidR="00D70633" w:rsidRPr="00D82A73" w:rsidDel="00D60833" w:rsidRDefault="00D70633" w:rsidP="009C52F6">
            <w:pPr>
              <w:rPr>
                <w:del w:id="1633" w:author="Jarno Nieminen" w:date="2014-06-19T14:23:00Z"/>
              </w:rPr>
            </w:pPr>
          </w:p>
        </w:tc>
        <w:tc>
          <w:tcPr>
            <w:tcW w:w="877" w:type="dxa"/>
            <w:shd w:val="clear" w:color="auto" w:fill="FFFFFF"/>
            <w:tcMar>
              <w:top w:w="0" w:type="dxa"/>
              <w:left w:w="108" w:type="dxa"/>
              <w:bottom w:w="0" w:type="dxa"/>
              <w:right w:w="108" w:type="dxa"/>
            </w:tcMar>
          </w:tcPr>
          <w:p w14:paraId="7CA8CD37" w14:textId="5A8C9F55" w:rsidR="00D70633" w:rsidRPr="00D82A73" w:rsidDel="00D60833" w:rsidRDefault="00D70633" w:rsidP="009C52F6">
            <w:pPr>
              <w:rPr>
                <w:del w:id="1634" w:author="Jarno Nieminen" w:date="2014-06-19T14:23:00Z"/>
              </w:rPr>
            </w:pPr>
          </w:p>
        </w:tc>
        <w:tc>
          <w:tcPr>
            <w:tcW w:w="720" w:type="dxa"/>
            <w:shd w:val="clear" w:color="auto" w:fill="FFFFFF"/>
          </w:tcPr>
          <w:p w14:paraId="72D5B6A8" w14:textId="5FC9621C" w:rsidR="00D70633" w:rsidRPr="00D82A73" w:rsidDel="00D60833" w:rsidRDefault="00D70633" w:rsidP="009C52F6">
            <w:pPr>
              <w:rPr>
                <w:del w:id="1635" w:author="Jarno Nieminen" w:date="2014-06-19T14:23:00Z"/>
              </w:rPr>
            </w:pPr>
          </w:p>
        </w:tc>
        <w:tc>
          <w:tcPr>
            <w:tcW w:w="708" w:type="dxa"/>
            <w:shd w:val="clear" w:color="auto" w:fill="FFFFFF"/>
          </w:tcPr>
          <w:p w14:paraId="0BCD38A8" w14:textId="4BC5AB08" w:rsidR="00D70633" w:rsidRPr="00D82A73" w:rsidDel="00D60833" w:rsidRDefault="00D70633" w:rsidP="009C52F6">
            <w:pPr>
              <w:rPr>
                <w:del w:id="1636" w:author="Jarno Nieminen" w:date="2014-06-19T14:23:00Z"/>
              </w:rPr>
            </w:pPr>
          </w:p>
        </w:tc>
        <w:tc>
          <w:tcPr>
            <w:tcW w:w="708" w:type="dxa"/>
            <w:shd w:val="clear" w:color="auto" w:fill="FFFFFF"/>
          </w:tcPr>
          <w:p w14:paraId="5B032E9D" w14:textId="793F2A18" w:rsidR="00D70633" w:rsidRPr="00D82A73" w:rsidDel="00D60833" w:rsidRDefault="00D70633" w:rsidP="009C52F6">
            <w:pPr>
              <w:rPr>
                <w:del w:id="1637" w:author="Jarno Nieminen" w:date="2014-06-19T14:23:00Z"/>
              </w:rPr>
            </w:pPr>
          </w:p>
        </w:tc>
        <w:tc>
          <w:tcPr>
            <w:tcW w:w="610" w:type="dxa"/>
            <w:shd w:val="clear" w:color="auto" w:fill="FFFFFF"/>
          </w:tcPr>
          <w:p w14:paraId="242035F9" w14:textId="073ED2E8" w:rsidR="00D70633" w:rsidRPr="00D82A73" w:rsidDel="00D60833" w:rsidRDefault="00D70633" w:rsidP="009C52F6">
            <w:pPr>
              <w:rPr>
                <w:del w:id="1638" w:author="Jarno Nieminen" w:date="2014-06-19T14:23:00Z"/>
              </w:rPr>
            </w:pPr>
          </w:p>
        </w:tc>
      </w:tr>
      <w:tr w:rsidR="00601C65" w:rsidRPr="00D82A73" w:rsidDel="00D60833" w14:paraId="5B2FD975" w14:textId="458CC418" w:rsidTr="00D60833">
        <w:trPr>
          <w:del w:id="1639" w:author="Jarno Nieminen" w:date="2014-06-19T14:23:00Z"/>
        </w:trPr>
        <w:tc>
          <w:tcPr>
            <w:tcW w:w="3104" w:type="dxa"/>
            <w:tcMar>
              <w:top w:w="0" w:type="dxa"/>
              <w:left w:w="108" w:type="dxa"/>
              <w:bottom w:w="0" w:type="dxa"/>
              <w:right w:w="108" w:type="dxa"/>
            </w:tcMar>
          </w:tcPr>
          <w:p w14:paraId="192F8B60" w14:textId="4DC5D8C4" w:rsidR="00D70633" w:rsidRPr="00D82A73" w:rsidDel="00D60833" w:rsidRDefault="00D70633" w:rsidP="00B424C3">
            <w:pPr>
              <w:rPr>
                <w:del w:id="1640" w:author="Jarno Nieminen" w:date="2014-06-19T14:23:00Z"/>
              </w:rPr>
            </w:pPr>
            <w:del w:id="1641" w:author="Jarno Nieminen" w:date="2014-06-19T14:23:00Z">
              <w:r w:rsidRPr="00D82A73" w:rsidDel="00D60833">
                <w:delText>Update</w:delText>
              </w:r>
            </w:del>
          </w:p>
        </w:tc>
        <w:tc>
          <w:tcPr>
            <w:tcW w:w="871" w:type="dxa"/>
            <w:shd w:val="clear" w:color="auto" w:fill="FFFFFF"/>
            <w:tcMar>
              <w:top w:w="0" w:type="dxa"/>
              <w:left w:w="108" w:type="dxa"/>
              <w:bottom w:w="0" w:type="dxa"/>
              <w:right w:w="108" w:type="dxa"/>
            </w:tcMar>
          </w:tcPr>
          <w:p w14:paraId="5002B220" w14:textId="3A19C6FF" w:rsidR="00D70633" w:rsidRPr="00D82A73" w:rsidDel="00D60833" w:rsidRDefault="00D70633" w:rsidP="009C52F6">
            <w:pPr>
              <w:rPr>
                <w:del w:id="1642" w:author="Jarno Nieminen" w:date="2014-06-19T14:23:00Z"/>
              </w:rPr>
            </w:pPr>
          </w:p>
        </w:tc>
        <w:tc>
          <w:tcPr>
            <w:tcW w:w="876" w:type="dxa"/>
            <w:shd w:val="clear" w:color="auto" w:fill="FFFFFF"/>
            <w:tcMar>
              <w:top w:w="0" w:type="dxa"/>
              <w:left w:w="108" w:type="dxa"/>
              <w:bottom w:w="0" w:type="dxa"/>
              <w:right w:w="108" w:type="dxa"/>
            </w:tcMar>
          </w:tcPr>
          <w:p w14:paraId="127854B6" w14:textId="7081DF79" w:rsidR="00D70633" w:rsidRPr="00D82A73" w:rsidDel="00D60833" w:rsidRDefault="00D70633" w:rsidP="009C52F6">
            <w:pPr>
              <w:rPr>
                <w:del w:id="1643" w:author="Jarno Nieminen" w:date="2014-06-19T14:23:00Z"/>
              </w:rPr>
            </w:pPr>
            <w:del w:id="1644"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2D5690DA" w14:textId="2A7FC4DF" w:rsidR="00D70633" w:rsidRPr="00D82A73" w:rsidDel="00D60833" w:rsidRDefault="00D70633" w:rsidP="009C52F6">
            <w:pPr>
              <w:rPr>
                <w:del w:id="1645" w:author="Jarno Nieminen" w:date="2014-06-19T14:23:00Z"/>
              </w:rPr>
            </w:pPr>
            <w:del w:id="1646" w:author="Jarno Nieminen" w:date="2014-06-19T14:23:00Z">
              <w:r w:rsidRPr="00D82A73" w:rsidDel="00D60833">
                <w:delText>X</w:delText>
              </w:r>
            </w:del>
          </w:p>
        </w:tc>
        <w:tc>
          <w:tcPr>
            <w:tcW w:w="720" w:type="dxa"/>
            <w:shd w:val="clear" w:color="auto" w:fill="FFFFFF"/>
          </w:tcPr>
          <w:p w14:paraId="6CFFC0A7" w14:textId="43EB9977" w:rsidR="00D70633" w:rsidRPr="00D82A73" w:rsidDel="00D60833" w:rsidRDefault="00D70633" w:rsidP="009C52F6">
            <w:pPr>
              <w:rPr>
                <w:del w:id="1647" w:author="Jarno Nieminen" w:date="2014-06-19T14:23:00Z"/>
              </w:rPr>
            </w:pPr>
            <w:del w:id="1648" w:author="Jarno Nieminen" w:date="2014-06-19T14:23:00Z">
              <w:r w:rsidRPr="00D82A73" w:rsidDel="00D60833">
                <w:delText>X</w:delText>
              </w:r>
            </w:del>
          </w:p>
        </w:tc>
        <w:tc>
          <w:tcPr>
            <w:tcW w:w="708" w:type="dxa"/>
            <w:shd w:val="clear" w:color="auto" w:fill="FFFFFF"/>
          </w:tcPr>
          <w:p w14:paraId="2A8EAF1F" w14:textId="705B557A" w:rsidR="00D70633" w:rsidRPr="00D82A73" w:rsidDel="00D60833" w:rsidRDefault="00D70633" w:rsidP="009C52F6">
            <w:pPr>
              <w:rPr>
                <w:del w:id="1649" w:author="Jarno Nieminen" w:date="2014-06-19T14:23:00Z"/>
              </w:rPr>
            </w:pPr>
            <w:del w:id="1650" w:author="Jarno Nieminen" w:date="2014-06-19T14:23:00Z">
              <w:r w:rsidRPr="00D82A73" w:rsidDel="00D60833">
                <w:delText>X</w:delText>
              </w:r>
            </w:del>
          </w:p>
        </w:tc>
        <w:tc>
          <w:tcPr>
            <w:tcW w:w="708" w:type="dxa"/>
            <w:shd w:val="clear" w:color="auto" w:fill="FFFFFF"/>
          </w:tcPr>
          <w:p w14:paraId="3EE0F3D5" w14:textId="270CF4D0" w:rsidR="00D70633" w:rsidRPr="00D82A73" w:rsidDel="00D60833" w:rsidRDefault="00D70633" w:rsidP="009C52F6">
            <w:pPr>
              <w:rPr>
                <w:del w:id="1651" w:author="Jarno Nieminen" w:date="2014-06-19T14:23:00Z"/>
              </w:rPr>
            </w:pPr>
            <w:del w:id="1652" w:author="Jarno Nieminen" w:date="2014-06-19T14:23:00Z">
              <w:r w:rsidRPr="00D82A73" w:rsidDel="00D60833">
                <w:delText>X</w:delText>
              </w:r>
            </w:del>
          </w:p>
        </w:tc>
        <w:tc>
          <w:tcPr>
            <w:tcW w:w="610" w:type="dxa"/>
            <w:shd w:val="clear" w:color="auto" w:fill="FFFFFF"/>
          </w:tcPr>
          <w:p w14:paraId="56F6F55D" w14:textId="37189805" w:rsidR="00D70633" w:rsidRPr="00D82A73" w:rsidDel="00D60833" w:rsidRDefault="00D70633" w:rsidP="009C52F6">
            <w:pPr>
              <w:rPr>
                <w:del w:id="1653" w:author="Jarno Nieminen" w:date="2014-06-19T14:23:00Z"/>
              </w:rPr>
            </w:pPr>
          </w:p>
        </w:tc>
      </w:tr>
      <w:tr w:rsidR="00601C65" w:rsidRPr="00D82A73" w:rsidDel="00D60833" w14:paraId="1227992F" w14:textId="3326D78D" w:rsidTr="00D60833">
        <w:trPr>
          <w:del w:id="1654" w:author="Jarno Nieminen" w:date="2014-06-19T14:23:00Z"/>
        </w:trPr>
        <w:tc>
          <w:tcPr>
            <w:tcW w:w="3104" w:type="dxa"/>
            <w:tcMar>
              <w:top w:w="0" w:type="dxa"/>
              <w:left w:w="108" w:type="dxa"/>
              <w:bottom w:w="0" w:type="dxa"/>
              <w:right w:w="108" w:type="dxa"/>
            </w:tcMar>
          </w:tcPr>
          <w:p w14:paraId="55B65430" w14:textId="22941F79" w:rsidR="00D70633" w:rsidRPr="00D82A73" w:rsidDel="00D60833" w:rsidRDefault="00D70633" w:rsidP="009C52F6">
            <w:pPr>
              <w:rPr>
                <w:del w:id="1655" w:author="Jarno Nieminen" w:date="2014-06-19T14:23:00Z"/>
              </w:rPr>
            </w:pPr>
            <w:del w:id="1656"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4EC8AAD9" w14:textId="278825B2" w:rsidR="00D70633" w:rsidRPr="00D82A73" w:rsidDel="00D60833" w:rsidRDefault="00D70633" w:rsidP="009C52F6">
            <w:pPr>
              <w:rPr>
                <w:del w:id="1657" w:author="Jarno Nieminen" w:date="2014-06-19T14:23:00Z"/>
              </w:rPr>
            </w:pPr>
          </w:p>
        </w:tc>
        <w:tc>
          <w:tcPr>
            <w:tcW w:w="876" w:type="dxa"/>
            <w:shd w:val="clear" w:color="auto" w:fill="FFFFFF"/>
            <w:tcMar>
              <w:top w:w="0" w:type="dxa"/>
              <w:left w:w="108" w:type="dxa"/>
              <w:bottom w:w="0" w:type="dxa"/>
              <w:right w:w="108" w:type="dxa"/>
            </w:tcMar>
          </w:tcPr>
          <w:p w14:paraId="034F38E0" w14:textId="7E39E5AC" w:rsidR="00D70633" w:rsidRPr="00D82A73" w:rsidDel="00D60833" w:rsidRDefault="00D70633" w:rsidP="009C52F6">
            <w:pPr>
              <w:rPr>
                <w:del w:id="1658" w:author="Jarno Nieminen" w:date="2014-06-19T14:23:00Z"/>
              </w:rPr>
            </w:pPr>
            <w:del w:id="1659"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1145AE63" w14:textId="0E2CE1A9" w:rsidR="00D70633" w:rsidRPr="00D82A73" w:rsidDel="00D60833" w:rsidRDefault="00D70633" w:rsidP="009C52F6">
            <w:pPr>
              <w:rPr>
                <w:del w:id="1660" w:author="Jarno Nieminen" w:date="2014-06-19T14:23:00Z"/>
              </w:rPr>
            </w:pPr>
          </w:p>
        </w:tc>
        <w:tc>
          <w:tcPr>
            <w:tcW w:w="720" w:type="dxa"/>
            <w:shd w:val="clear" w:color="auto" w:fill="FFFFFF"/>
          </w:tcPr>
          <w:p w14:paraId="393FCA9C" w14:textId="6AD9D2B4" w:rsidR="00D70633" w:rsidRPr="00D82A73" w:rsidDel="00D60833" w:rsidRDefault="00D70633" w:rsidP="009C52F6">
            <w:pPr>
              <w:rPr>
                <w:del w:id="1661" w:author="Jarno Nieminen" w:date="2014-06-19T14:23:00Z"/>
              </w:rPr>
            </w:pPr>
          </w:p>
        </w:tc>
        <w:tc>
          <w:tcPr>
            <w:tcW w:w="708" w:type="dxa"/>
            <w:shd w:val="clear" w:color="auto" w:fill="FFFFFF"/>
          </w:tcPr>
          <w:p w14:paraId="5F4C8774" w14:textId="41753A14" w:rsidR="00D70633" w:rsidRPr="00D82A73" w:rsidDel="00D60833" w:rsidRDefault="00D70633" w:rsidP="009C52F6">
            <w:pPr>
              <w:rPr>
                <w:del w:id="1662" w:author="Jarno Nieminen" w:date="2014-06-19T14:23:00Z"/>
              </w:rPr>
            </w:pPr>
          </w:p>
        </w:tc>
        <w:tc>
          <w:tcPr>
            <w:tcW w:w="708" w:type="dxa"/>
            <w:shd w:val="clear" w:color="auto" w:fill="FFFFFF"/>
          </w:tcPr>
          <w:p w14:paraId="15F5639B" w14:textId="7F474F1A" w:rsidR="00D70633" w:rsidRPr="00D82A73" w:rsidDel="00D60833" w:rsidRDefault="00D70633" w:rsidP="009C52F6">
            <w:pPr>
              <w:rPr>
                <w:del w:id="1663" w:author="Jarno Nieminen" w:date="2014-06-19T14:23:00Z"/>
              </w:rPr>
            </w:pPr>
            <w:del w:id="1664" w:author="Jarno Nieminen" w:date="2014-06-19T14:23:00Z">
              <w:r w:rsidRPr="00D82A73" w:rsidDel="00D60833">
                <w:delText>X</w:delText>
              </w:r>
            </w:del>
          </w:p>
        </w:tc>
        <w:tc>
          <w:tcPr>
            <w:tcW w:w="610" w:type="dxa"/>
            <w:shd w:val="clear" w:color="auto" w:fill="FFFFFF"/>
          </w:tcPr>
          <w:p w14:paraId="01FAEB75" w14:textId="7477CE00" w:rsidR="00D70633" w:rsidRPr="00D82A73" w:rsidDel="00D60833" w:rsidRDefault="00D70633" w:rsidP="009C52F6">
            <w:pPr>
              <w:rPr>
                <w:del w:id="1665" w:author="Jarno Nieminen" w:date="2014-06-19T14:23:00Z"/>
              </w:rPr>
            </w:pPr>
            <w:del w:id="1666" w:author="Jarno Nieminen" w:date="2014-06-19T14:23:00Z">
              <w:r w:rsidRPr="00D82A73" w:rsidDel="00D60833">
                <w:delText>X</w:delText>
              </w:r>
            </w:del>
          </w:p>
        </w:tc>
      </w:tr>
      <w:tr w:rsidR="00D70633" w:rsidRPr="00D82A73" w:rsidDel="00D60833" w14:paraId="0603B494" w14:textId="4139719B" w:rsidTr="00D70633">
        <w:trPr>
          <w:del w:id="1667" w:author="Jarno Nieminen" w:date="2014-06-19T14:23:00Z"/>
        </w:trPr>
        <w:tc>
          <w:tcPr>
            <w:tcW w:w="8474" w:type="dxa"/>
            <w:gridSpan w:val="8"/>
            <w:tcMar>
              <w:top w:w="0" w:type="dxa"/>
              <w:left w:w="108" w:type="dxa"/>
              <w:bottom w:w="0" w:type="dxa"/>
              <w:right w:w="108" w:type="dxa"/>
            </w:tcMar>
          </w:tcPr>
          <w:p w14:paraId="142C63F7" w14:textId="7428184F" w:rsidR="00D70633" w:rsidRPr="00D82A73" w:rsidDel="00D60833" w:rsidRDefault="00D70633" w:rsidP="00D70633">
            <w:pPr>
              <w:rPr>
                <w:del w:id="1668" w:author="Jarno Nieminen" w:date="2014-06-19T14:23:00Z"/>
              </w:rPr>
            </w:pPr>
          </w:p>
        </w:tc>
      </w:tr>
      <w:tr w:rsidR="00601C65" w:rsidRPr="00D82A73" w:rsidDel="00D60833" w14:paraId="18A4EDB8" w14:textId="2327CD55" w:rsidTr="00D60833">
        <w:trPr>
          <w:del w:id="1669"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57334DEF" w14:textId="3E538FFF" w:rsidR="00D70633" w:rsidRPr="00D82A73" w:rsidDel="00D60833" w:rsidRDefault="00D70633" w:rsidP="009C52F6">
            <w:pPr>
              <w:rPr>
                <w:del w:id="1670" w:author="Jarno Nieminen" w:date="2014-06-19T14:23:00Z"/>
              </w:rPr>
            </w:pPr>
            <w:del w:id="1671"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
          <w:p w14:paraId="66419E31" w14:textId="6187F902" w:rsidR="00D70633" w:rsidRPr="00D82A73" w:rsidDel="00D60833" w:rsidRDefault="00D70633" w:rsidP="009C52F6">
            <w:pPr>
              <w:rPr>
                <w:del w:id="1672" w:author="Jarno Nieminen" w:date="2014-06-19T14:23:00Z"/>
              </w:rPr>
            </w:pPr>
            <w:del w:id="1673" w:author="Jarno Nieminen" w:date="2014-06-19T14:23:00Z">
              <w:r w:rsidDel="00D60833">
                <w:delText>Flöde AF7</w:delText>
              </w:r>
            </w:del>
          </w:p>
        </w:tc>
        <w:tc>
          <w:tcPr>
            <w:tcW w:w="876" w:type="dxa"/>
            <w:shd w:val="clear" w:color="auto" w:fill="DDD9C3" w:themeFill="background2" w:themeFillShade="E6"/>
            <w:tcMar>
              <w:top w:w="0" w:type="dxa"/>
              <w:left w:w="108" w:type="dxa"/>
              <w:bottom w:w="0" w:type="dxa"/>
              <w:right w:w="108" w:type="dxa"/>
            </w:tcMar>
            <w:hideMark/>
          </w:tcPr>
          <w:p w14:paraId="7E5EABDE" w14:textId="4451126C" w:rsidR="00D70633" w:rsidRPr="00D82A73" w:rsidDel="00D60833" w:rsidRDefault="00D70633" w:rsidP="009C52F6">
            <w:pPr>
              <w:rPr>
                <w:del w:id="1674" w:author="Jarno Nieminen" w:date="2014-06-19T14:23:00Z"/>
              </w:rPr>
            </w:pPr>
            <w:del w:id="1675" w:author="Jarno Nieminen" w:date="2014-06-19T14:23:00Z">
              <w:r w:rsidRPr="00D82A73" w:rsidDel="00D60833">
                <w:delText>Flöde AF</w:delText>
              </w:r>
              <w:r w:rsidDel="00D60833">
                <w:delText>8</w:delText>
              </w:r>
            </w:del>
          </w:p>
        </w:tc>
        <w:tc>
          <w:tcPr>
            <w:tcW w:w="877" w:type="dxa"/>
            <w:shd w:val="clear" w:color="auto" w:fill="DDD9C3" w:themeFill="background2" w:themeFillShade="E6"/>
            <w:tcMar>
              <w:top w:w="0" w:type="dxa"/>
              <w:left w:w="108" w:type="dxa"/>
              <w:bottom w:w="0" w:type="dxa"/>
              <w:right w:w="108" w:type="dxa"/>
            </w:tcMar>
            <w:hideMark/>
          </w:tcPr>
          <w:p w14:paraId="10F45D56" w14:textId="2F89F596" w:rsidR="00D70633" w:rsidRPr="00D82A73" w:rsidDel="00D60833" w:rsidRDefault="00D70633" w:rsidP="009C52F6">
            <w:pPr>
              <w:rPr>
                <w:del w:id="1676" w:author="Jarno Nieminen" w:date="2014-06-19T14:23:00Z"/>
              </w:rPr>
            </w:pPr>
            <w:del w:id="1677" w:author="Jarno Nieminen" w:date="2014-06-19T14:23:00Z">
              <w:r w:rsidRPr="00D82A73" w:rsidDel="00D60833">
                <w:delText xml:space="preserve">Flöde </w:delText>
              </w:r>
            </w:del>
          </w:p>
          <w:p w14:paraId="09AD5F1F" w14:textId="0AA15BAA" w:rsidR="00D70633" w:rsidRPr="00D82A73" w:rsidDel="00D60833" w:rsidRDefault="00D70633" w:rsidP="009C52F6">
            <w:pPr>
              <w:rPr>
                <w:del w:id="1678" w:author="Jarno Nieminen" w:date="2014-06-19T14:23:00Z"/>
              </w:rPr>
            </w:pPr>
            <w:del w:id="1679" w:author="Jarno Nieminen" w:date="2014-06-19T14:23:00Z">
              <w:r w:rsidRPr="00D82A73" w:rsidDel="00D60833">
                <w:delText>AF</w:delText>
              </w:r>
              <w:r w:rsidDel="00D60833">
                <w:delText>9</w:delText>
              </w:r>
            </w:del>
          </w:p>
        </w:tc>
        <w:tc>
          <w:tcPr>
            <w:tcW w:w="720" w:type="dxa"/>
            <w:shd w:val="clear" w:color="auto" w:fill="DDD9C3" w:themeFill="background2" w:themeFillShade="E6"/>
          </w:tcPr>
          <w:p w14:paraId="5B26E88D" w14:textId="023967B0" w:rsidR="00D70633" w:rsidRPr="00D82A73" w:rsidDel="00D60833" w:rsidRDefault="00D70633" w:rsidP="009C52F6">
            <w:pPr>
              <w:rPr>
                <w:del w:id="1680" w:author="Jarno Nieminen" w:date="2014-06-19T14:23:00Z"/>
              </w:rPr>
            </w:pPr>
            <w:del w:id="1681" w:author="Jarno Nieminen" w:date="2014-06-19T14:23:00Z">
              <w:r w:rsidRPr="00D82A73" w:rsidDel="00D60833">
                <w:delText>Flöde</w:delText>
              </w:r>
            </w:del>
          </w:p>
          <w:p w14:paraId="7EB43D37" w14:textId="20CED81C" w:rsidR="00D70633" w:rsidRPr="00D82A73" w:rsidDel="00D60833" w:rsidRDefault="00D70633" w:rsidP="009C52F6">
            <w:pPr>
              <w:rPr>
                <w:del w:id="1682" w:author="Jarno Nieminen" w:date="2014-06-19T14:23:00Z"/>
              </w:rPr>
            </w:pPr>
            <w:del w:id="1683" w:author="Jarno Nieminen" w:date="2014-06-19T14:23:00Z">
              <w:r w:rsidRPr="00D82A73" w:rsidDel="00D60833">
                <w:delText>AF</w:delText>
              </w:r>
              <w:r w:rsidDel="00D60833">
                <w:delText>10</w:delText>
              </w:r>
            </w:del>
          </w:p>
        </w:tc>
        <w:tc>
          <w:tcPr>
            <w:tcW w:w="708" w:type="dxa"/>
            <w:shd w:val="clear" w:color="auto" w:fill="DDD9C3" w:themeFill="background2" w:themeFillShade="E6"/>
          </w:tcPr>
          <w:p w14:paraId="639D5892" w14:textId="148ABF6F" w:rsidR="00D70633" w:rsidRPr="00D82A73" w:rsidDel="00D60833" w:rsidRDefault="00D70633" w:rsidP="009C52F6">
            <w:pPr>
              <w:rPr>
                <w:del w:id="1684" w:author="Jarno Nieminen" w:date="2014-06-19T14:23:00Z"/>
              </w:rPr>
            </w:pPr>
            <w:del w:id="1685" w:author="Jarno Nieminen" w:date="2014-06-19T14:23:00Z">
              <w:r w:rsidRPr="00D82A73" w:rsidDel="00D60833">
                <w:delText>Flöde</w:delText>
              </w:r>
            </w:del>
          </w:p>
          <w:p w14:paraId="265BC0F7" w14:textId="61027B08" w:rsidR="00D70633" w:rsidRPr="00D82A73" w:rsidDel="00D60833" w:rsidRDefault="00D70633" w:rsidP="009C52F6">
            <w:pPr>
              <w:rPr>
                <w:del w:id="1686" w:author="Jarno Nieminen" w:date="2014-06-19T14:23:00Z"/>
              </w:rPr>
            </w:pPr>
            <w:del w:id="1687" w:author="Jarno Nieminen" w:date="2014-06-19T14:23:00Z">
              <w:r w:rsidDel="00D60833">
                <w:delText>AF11</w:delText>
              </w:r>
            </w:del>
          </w:p>
        </w:tc>
        <w:tc>
          <w:tcPr>
            <w:tcW w:w="708" w:type="dxa"/>
            <w:shd w:val="clear" w:color="auto" w:fill="DDD9C3" w:themeFill="background2" w:themeFillShade="E6"/>
          </w:tcPr>
          <w:p w14:paraId="29069B19" w14:textId="4A433AC2" w:rsidR="00D70633" w:rsidRPr="00D82A73" w:rsidDel="00D60833" w:rsidRDefault="00D70633" w:rsidP="009C52F6">
            <w:pPr>
              <w:rPr>
                <w:del w:id="1688" w:author="Jarno Nieminen" w:date="2014-06-19T14:23:00Z"/>
              </w:rPr>
            </w:pPr>
            <w:del w:id="1689" w:author="Jarno Nieminen" w:date="2014-06-19T14:23:00Z">
              <w:r w:rsidRPr="00D82A73" w:rsidDel="00D60833">
                <w:delText>Flöde</w:delText>
              </w:r>
            </w:del>
          </w:p>
          <w:p w14:paraId="7D78DFFA" w14:textId="6691F6A4" w:rsidR="00D70633" w:rsidRPr="00D82A73" w:rsidDel="00D60833" w:rsidRDefault="00D70633" w:rsidP="009C52F6">
            <w:pPr>
              <w:rPr>
                <w:del w:id="1690" w:author="Jarno Nieminen" w:date="2014-06-19T14:23:00Z"/>
              </w:rPr>
            </w:pPr>
            <w:del w:id="1691" w:author="Jarno Nieminen" w:date="2014-06-19T14:23:00Z">
              <w:r w:rsidDel="00D60833">
                <w:delText>AF12</w:delText>
              </w:r>
            </w:del>
          </w:p>
        </w:tc>
        <w:tc>
          <w:tcPr>
            <w:tcW w:w="610" w:type="dxa"/>
            <w:shd w:val="clear" w:color="auto" w:fill="DDD9C3" w:themeFill="background2" w:themeFillShade="E6"/>
          </w:tcPr>
          <w:p w14:paraId="2135681E" w14:textId="601ABFFE" w:rsidR="00D70633" w:rsidRPr="00D82A73" w:rsidDel="00D60833" w:rsidRDefault="00D70633" w:rsidP="009C52F6">
            <w:pPr>
              <w:rPr>
                <w:del w:id="1692" w:author="Jarno Nieminen" w:date="2014-06-19T14:23:00Z"/>
              </w:rPr>
            </w:pPr>
            <w:del w:id="1693" w:author="Jarno Nieminen" w:date="2014-06-19T14:23:00Z">
              <w:r w:rsidRPr="00D82A73" w:rsidDel="00D60833">
                <w:delText>Flöde</w:delText>
              </w:r>
            </w:del>
          </w:p>
          <w:p w14:paraId="18E808C3" w14:textId="416036EC" w:rsidR="00D70633" w:rsidRPr="00D82A73" w:rsidDel="00D60833" w:rsidRDefault="00D70633" w:rsidP="009C52F6">
            <w:pPr>
              <w:rPr>
                <w:del w:id="1694" w:author="Jarno Nieminen" w:date="2014-06-19T14:23:00Z"/>
              </w:rPr>
            </w:pPr>
            <w:del w:id="1695" w:author="Jarno Nieminen" w:date="2014-06-19T14:23:00Z">
              <w:r w:rsidDel="00D60833">
                <w:delText>AF13</w:delText>
              </w:r>
            </w:del>
          </w:p>
        </w:tc>
      </w:tr>
      <w:tr w:rsidR="00601C65" w:rsidRPr="00D82A73" w:rsidDel="00D60833" w14:paraId="75F4DD63" w14:textId="23EC2E75" w:rsidTr="00D60833">
        <w:trPr>
          <w:del w:id="1696" w:author="Jarno Nieminen" w:date="2014-06-19T14:23:00Z"/>
        </w:trPr>
        <w:tc>
          <w:tcPr>
            <w:tcW w:w="3104" w:type="dxa"/>
            <w:tcMar>
              <w:top w:w="0" w:type="dxa"/>
              <w:left w:w="108" w:type="dxa"/>
              <w:bottom w:w="0" w:type="dxa"/>
              <w:right w:w="108" w:type="dxa"/>
            </w:tcMar>
          </w:tcPr>
          <w:p w14:paraId="0A406D42" w14:textId="2E344452" w:rsidR="00D70633" w:rsidRPr="00D82A73" w:rsidDel="00D60833" w:rsidRDefault="00D70633" w:rsidP="009C52F6">
            <w:pPr>
              <w:rPr>
                <w:del w:id="1697" w:author="Jarno Nieminen" w:date="2014-06-19T14:23:00Z"/>
              </w:rPr>
            </w:pPr>
            <w:del w:id="1698"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64AC4668" w14:textId="262DC92B" w:rsidR="00D70633" w:rsidRPr="00D82A73" w:rsidDel="00D60833" w:rsidRDefault="00D70633" w:rsidP="009C52F6">
            <w:pPr>
              <w:rPr>
                <w:del w:id="1699" w:author="Jarno Nieminen" w:date="2014-06-19T14:23:00Z"/>
              </w:rPr>
            </w:pPr>
          </w:p>
        </w:tc>
        <w:tc>
          <w:tcPr>
            <w:tcW w:w="876" w:type="dxa"/>
            <w:shd w:val="clear" w:color="auto" w:fill="FFFFFF"/>
            <w:tcMar>
              <w:top w:w="0" w:type="dxa"/>
              <w:left w:w="108" w:type="dxa"/>
              <w:bottom w:w="0" w:type="dxa"/>
              <w:right w:w="108" w:type="dxa"/>
            </w:tcMar>
          </w:tcPr>
          <w:p w14:paraId="4015DDEC" w14:textId="458B461F" w:rsidR="00D70633" w:rsidRPr="00D82A73" w:rsidDel="00D60833" w:rsidRDefault="00D70633" w:rsidP="009C52F6">
            <w:pPr>
              <w:rPr>
                <w:del w:id="1700" w:author="Jarno Nieminen" w:date="2014-06-19T14:23:00Z"/>
              </w:rPr>
            </w:pPr>
          </w:p>
        </w:tc>
        <w:tc>
          <w:tcPr>
            <w:tcW w:w="877" w:type="dxa"/>
            <w:shd w:val="clear" w:color="auto" w:fill="FFFFFF"/>
            <w:tcMar>
              <w:top w:w="0" w:type="dxa"/>
              <w:left w:w="108" w:type="dxa"/>
              <w:bottom w:w="0" w:type="dxa"/>
              <w:right w:w="108" w:type="dxa"/>
            </w:tcMar>
          </w:tcPr>
          <w:p w14:paraId="21EF6DEB" w14:textId="0B0DE264" w:rsidR="00D70633" w:rsidRPr="00D82A73" w:rsidDel="00D60833" w:rsidRDefault="00D70633" w:rsidP="009C52F6">
            <w:pPr>
              <w:rPr>
                <w:del w:id="1701" w:author="Jarno Nieminen" w:date="2014-06-19T14:23:00Z"/>
              </w:rPr>
            </w:pPr>
          </w:p>
        </w:tc>
        <w:tc>
          <w:tcPr>
            <w:tcW w:w="720" w:type="dxa"/>
            <w:shd w:val="clear" w:color="auto" w:fill="FFFFFF"/>
          </w:tcPr>
          <w:p w14:paraId="79589946" w14:textId="2EB2C29D" w:rsidR="00D70633" w:rsidRPr="00D82A73" w:rsidDel="00D60833" w:rsidRDefault="00D70633" w:rsidP="009C52F6">
            <w:pPr>
              <w:rPr>
                <w:del w:id="1702" w:author="Jarno Nieminen" w:date="2014-06-19T14:23:00Z"/>
              </w:rPr>
            </w:pPr>
          </w:p>
        </w:tc>
        <w:tc>
          <w:tcPr>
            <w:tcW w:w="708" w:type="dxa"/>
            <w:shd w:val="clear" w:color="auto" w:fill="FFFFFF"/>
          </w:tcPr>
          <w:p w14:paraId="56FD0884" w14:textId="1AE0C1ED" w:rsidR="00D70633" w:rsidRPr="00D82A73" w:rsidDel="00D60833" w:rsidRDefault="00D70633" w:rsidP="009C52F6">
            <w:pPr>
              <w:rPr>
                <w:del w:id="1703" w:author="Jarno Nieminen" w:date="2014-06-19T14:23:00Z"/>
              </w:rPr>
            </w:pPr>
          </w:p>
        </w:tc>
        <w:tc>
          <w:tcPr>
            <w:tcW w:w="708" w:type="dxa"/>
            <w:shd w:val="clear" w:color="auto" w:fill="FFFFFF"/>
          </w:tcPr>
          <w:p w14:paraId="443C93FC" w14:textId="3B7C601D" w:rsidR="00D70633" w:rsidRPr="00D82A73" w:rsidDel="00D60833" w:rsidRDefault="00D70633" w:rsidP="009C52F6">
            <w:pPr>
              <w:rPr>
                <w:del w:id="1704" w:author="Jarno Nieminen" w:date="2014-06-19T14:23:00Z"/>
              </w:rPr>
            </w:pPr>
          </w:p>
        </w:tc>
        <w:tc>
          <w:tcPr>
            <w:tcW w:w="610" w:type="dxa"/>
            <w:shd w:val="clear" w:color="auto" w:fill="FFFFFF"/>
          </w:tcPr>
          <w:p w14:paraId="6305F0D4" w14:textId="2D800929" w:rsidR="00D70633" w:rsidRPr="00D82A73" w:rsidDel="00D60833" w:rsidRDefault="00D70633" w:rsidP="009C52F6">
            <w:pPr>
              <w:rPr>
                <w:del w:id="1705" w:author="Jarno Nieminen" w:date="2014-06-19T14:23:00Z"/>
              </w:rPr>
            </w:pPr>
          </w:p>
        </w:tc>
      </w:tr>
      <w:tr w:rsidR="00601C65" w:rsidRPr="00D82A73" w:rsidDel="00D60833" w14:paraId="18B351EB" w14:textId="7B7FC933" w:rsidTr="00D60833">
        <w:trPr>
          <w:del w:id="1706" w:author="Jarno Nieminen" w:date="2014-06-19T14:23:00Z"/>
        </w:trPr>
        <w:tc>
          <w:tcPr>
            <w:tcW w:w="3104" w:type="dxa"/>
            <w:tcMar>
              <w:top w:w="0" w:type="dxa"/>
              <w:left w:w="108" w:type="dxa"/>
              <w:bottom w:w="0" w:type="dxa"/>
              <w:right w:w="108" w:type="dxa"/>
            </w:tcMar>
          </w:tcPr>
          <w:p w14:paraId="4DDE2024" w14:textId="577E0E89" w:rsidR="00D70633" w:rsidRPr="00D82A73" w:rsidDel="00D60833" w:rsidRDefault="00D70633" w:rsidP="009C52F6">
            <w:pPr>
              <w:rPr>
                <w:del w:id="1707" w:author="Jarno Nieminen" w:date="2014-06-19T14:23:00Z"/>
              </w:rPr>
            </w:pPr>
            <w:del w:id="1708"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5D83E49C" w14:textId="1A0074B0" w:rsidR="00D70633" w:rsidRPr="00D82A73" w:rsidDel="00D60833" w:rsidRDefault="00D70633" w:rsidP="009C52F6">
            <w:pPr>
              <w:rPr>
                <w:del w:id="1709" w:author="Jarno Nieminen" w:date="2014-06-19T14:23:00Z"/>
              </w:rPr>
            </w:pPr>
          </w:p>
        </w:tc>
        <w:tc>
          <w:tcPr>
            <w:tcW w:w="876" w:type="dxa"/>
            <w:shd w:val="clear" w:color="auto" w:fill="FFFFFF"/>
            <w:tcMar>
              <w:top w:w="0" w:type="dxa"/>
              <w:left w:w="108" w:type="dxa"/>
              <w:bottom w:w="0" w:type="dxa"/>
              <w:right w:w="108" w:type="dxa"/>
            </w:tcMar>
          </w:tcPr>
          <w:p w14:paraId="27E62537" w14:textId="1E895264" w:rsidR="00D70633" w:rsidRPr="00D82A73" w:rsidDel="00D60833" w:rsidRDefault="00D70633" w:rsidP="009C52F6">
            <w:pPr>
              <w:rPr>
                <w:del w:id="1710" w:author="Jarno Nieminen" w:date="2014-06-19T14:23:00Z"/>
              </w:rPr>
            </w:pPr>
          </w:p>
        </w:tc>
        <w:tc>
          <w:tcPr>
            <w:tcW w:w="877" w:type="dxa"/>
            <w:shd w:val="clear" w:color="auto" w:fill="FFFFFF"/>
            <w:tcMar>
              <w:top w:w="0" w:type="dxa"/>
              <w:left w:w="108" w:type="dxa"/>
              <w:bottom w:w="0" w:type="dxa"/>
              <w:right w:w="108" w:type="dxa"/>
            </w:tcMar>
          </w:tcPr>
          <w:p w14:paraId="432E8213" w14:textId="152A80A0" w:rsidR="00D70633" w:rsidRPr="00D82A73" w:rsidDel="00D60833" w:rsidRDefault="00D70633" w:rsidP="009C52F6">
            <w:pPr>
              <w:rPr>
                <w:del w:id="1711" w:author="Jarno Nieminen" w:date="2014-06-19T14:23:00Z"/>
              </w:rPr>
            </w:pPr>
          </w:p>
        </w:tc>
        <w:tc>
          <w:tcPr>
            <w:tcW w:w="720" w:type="dxa"/>
            <w:shd w:val="clear" w:color="auto" w:fill="FFFFFF"/>
          </w:tcPr>
          <w:p w14:paraId="6A40FD99" w14:textId="1A9539BE" w:rsidR="00D70633" w:rsidRPr="00D82A73" w:rsidDel="00D60833" w:rsidRDefault="00D70633" w:rsidP="009C52F6">
            <w:pPr>
              <w:rPr>
                <w:del w:id="1712" w:author="Jarno Nieminen" w:date="2014-06-19T14:23:00Z"/>
              </w:rPr>
            </w:pPr>
          </w:p>
        </w:tc>
        <w:tc>
          <w:tcPr>
            <w:tcW w:w="708" w:type="dxa"/>
            <w:shd w:val="clear" w:color="auto" w:fill="FFFFFF"/>
          </w:tcPr>
          <w:p w14:paraId="5A4DC998" w14:textId="69D4E9AA" w:rsidR="00D70633" w:rsidRPr="00D82A73" w:rsidDel="00D60833" w:rsidRDefault="00D70633" w:rsidP="009C52F6">
            <w:pPr>
              <w:rPr>
                <w:del w:id="1713" w:author="Jarno Nieminen" w:date="2014-06-19T14:23:00Z"/>
              </w:rPr>
            </w:pPr>
          </w:p>
        </w:tc>
        <w:tc>
          <w:tcPr>
            <w:tcW w:w="708" w:type="dxa"/>
            <w:shd w:val="clear" w:color="auto" w:fill="FFFFFF"/>
          </w:tcPr>
          <w:p w14:paraId="753BC573" w14:textId="28150F14" w:rsidR="00D70633" w:rsidRPr="00D82A73" w:rsidDel="00D60833" w:rsidRDefault="00D70633" w:rsidP="009C52F6">
            <w:pPr>
              <w:rPr>
                <w:del w:id="1714" w:author="Jarno Nieminen" w:date="2014-06-19T14:23:00Z"/>
              </w:rPr>
            </w:pPr>
          </w:p>
        </w:tc>
        <w:tc>
          <w:tcPr>
            <w:tcW w:w="610" w:type="dxa"/>
            <w:shd w:val="clear" w:color="auto" w:fill="FFFFFF"/>
          </w:tcPr>
          <w:p w14:paraId="1112C8F0" w14:textId="4AF03075" w:rsidR="00D70633" w:rsidRPr="00D82A73" w:rsidDel="00D60833" w:rsidRDefault="00D70633" w:rsidP="009C52F6">
            <w:pPr>
              <w:rPr>
                <w:del w:id="1715" w:author="Jarno Nieminen" w:date="2014-06-19T14:23:00Z"/>
              </w:rPr>
            </w:pPr>
          </w:p>
        </w:tc>
      </w:tr>
      <w:tr w:rsidR="00601C65" w:rsidRPr="00D82A73" w:rsidDel="00D60833" w14:paraId="25410ED2" w14:textId="370D93F5" w:rsidTr="00D60833">
        <w:trPr>
          <w:del w:id="1716" w:author="Jarno Nieminen" w:date="2014-06-19T14:23:00Z"/>
        </w:trPr>
        <w:tc>
          <w:tcPr>
            <w:tcW w:w="3104" w:type="dxa"/>
            <w:tcMar>
              <w:top w:w="0" w:type="dxa"/>
              <w:left w:w="108" w:type="dxa"/>
              <w:bottom w:w="0" w:type="dxa"/>
              <w:right w:w="108" w:type="dxa"/>
            </w:tcMar>
          </w:tcPr>
          <w:p w14:paraId="325A56B9" w14:textId="4595354F" w:rsidR="00D70633" w:rsidRPr="00D82A73" w:rsidDel="00D60833" w:rsidRDefault="00D70633" w:rsidP="009C52F6">
            <w:pPr>
              <w:rPr>
                <w:del w:id="1717" w:author="Jarno Nieminen" w:date="2014-06-19T14:23:00Z"/>
              </w:rPr>
            </w:pPr>
            <w:del w:id="1718"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4EBDD371" w14:textId="6FACAD64" w:rsidR="00D70633" w:rsidRPr="00D82A73" w:rsidDel="00D60833" w:rsidRDefault="00D70633" w:rsidP="009C52F6">
            <w:pPr>
              <w:rPr>
                <w:del w:id="1719" w:author="Jarno Nieminen" w:date="2014-06-19T14:23:00Z"/>
              </w:rPr>
            </w:pPr>
            <w:del w:id="1720"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36586E4" w14:textId="4E84D7C7" w:rsidR="00D70633" w:rsidRPr="00D82A73" w:rsidDel="00D60833" w:rsidRDefault="00D70633" w:rsidP="009C52F6">
            <w:pPr>
              <w:rPr>
                <w:del w:id="1721" w:author="Jarno Nieminen" w:date="2014-06-19T14:23:00Z"/>
              </w:rPr>
            </w:pPr>
          </w:p>
        </w:tc>
        <w:tc>
          <w:tcPr>
            <w:tcW w:w="877" w:type="dxa"/>
            <w:shd w:val="clear" w:color="auto" w:fill="FFFFFF"/>
            <w:tcMar>
              <w:top w:w="0" w:type="dxa"/>
              <w:left w:w="108" w:type="dxa"/>
              <w:bottom w:w="0" w:type="dxa"/>
              <w:right w:w="108" w:type="dxa"/>
            </w:tcMar>
          </w:tcPr>
          <w:p w14:paraId="48F4C7CC" w14:textId="5956D046" w:rsidR="00D70633" w:rsidRPr="00D82A73" w:rsidDel="00D60833" w:rsidRDefault="00D70633" w:rsidP="009C52F6">
            <w:pPr>
              <w:rPr>
                <w:del w:id="1722" w:author="Jarno Nieminen" w:date="2014-06-19T14:23:00Z"/>
              </w:rPr>
            </w:pPr>
          </w:p>
        </w:tc>
        <w:tc>
          <w:tcPr>
            <w:tcW w:w="720" w:type="dxa"/>
            <w:shd w:val="clear" w:color="auto" w:fill="FFFFFF"/>
          </w:tcPr>
          <w:p w14:paraId="71A1B752" w14:textId="7280E53E" w:rsidR="00D70633" w:rsidRPr="00D82A73" w:rsidDel="00D60833" w:rsidRDefault="00D70633" w:rsidP="009C52F6">
            <w:pPr>
              <w:rPr>
                <w:del w:id="1723" w:author="Jarno Nieminen" w:date="2014-06-19T14:23:00Z"/>
              </w:rPr>
            </w:pPr>
          </w:p>
        </w:tc>
        <w:tc>
          <w:tcPr>
            <w:tcW w:w="708" w:type="dxa"/>
            <w:shd w:val="clear" w:color="auto" w:fill="FFFFFF"/>
          </w:tcPr>
          <w:p w14:paraId="6402B94D" w14:textId="55E7773B" w:rsidR="00D70633" w:rsidRPr="00D82A73" w:rsidDel="00D60833" w:rsidRDefault="00D70633" w:rsidP="009C52F6">
            <w:pPr>
              <w:rPr>
                <w:del w:id="1724" w:author="Jarno Nieminen" w:date="2014-06-19T14:23:00Z"/>
              </w:rPr>
            </w:pPr>
          </w:p>
        </w:tc>
        <w:tc>
          <w:tcPr>
            <w:tcW w:w="708" w:type="dxa"/>
            <w:shd w:val="clear" w:color="auto" w:fill="FFFFFF"/>
          </w:tcPr>
          <w:p w14:paraId="578BAA32" w14:textId="2BD5E814" w:rsidR="00D70633" w:rsidRPr="00D82A73" w:rsidDel="00D60833" w:rsidRDefault="00D70633" w:rsidP="009C52F6">
            <w:pPr>
              <w:rPr>
                <w:del w:id="1725" w:author="Jarno Nieminen" w:date="2014-06-19T14:23:00Z"/>
              </w:rPr>
            </w:pPr>
          </w:p>
        </w:tc>
        <w:tc>
          <w:tcPr>
            <w:tcW w:w="610" w:type="dxa"/>
            <w:shd w:val="clear" w:color="auto" w:fill="FFFFFF"/>
          </w:tcPr>
          <w:p w14:paraId="240D173C" w14:textId="48351258" w:rsidR="00D70633" w:rsidRPr="00D82A73" w:rsidDel="00D60833" w:rsidRDefault="00D70633" w:rsidP="009C52F6">
            <w:pPr>
              <w:rPr>
                <w:del w:id="1726" w:author="Jarno Nieminen" w:date="2014-06-19T14:23:00Z"/>
              </w:rPr>
            </w:pPr>
          </w:p>
        </w:tc>
      </w:tr>
      <w:tr w:rsidR="00601C65" w:rsidRPr="00D82A73" w:rsidDel="00D60833" w14:paraId="12DE0B06" w14:textId="5ED119C0" w:rsidTr="00D60833">
        <w:trPr>
          <w:del w:id="1727" w:author="Jarno Nieminen" w:date="2014-06-19T14:23:00Z"/>
        </w:trPr>
        <w:tc>
          <w:tcPr>
            <w:tcW w:w="3104" w:type="dxa"/>
            <w:tcMar>
              <w:top w:w="0" w:type="dxa"/>
              <w:left w:w="108" w:type="dxa"/>
              <w:bottom w:w="0" w:type="dxa"/>
              <w:right w:w="108" w:type="dxa"/>
            </w:tcMar>
          </w:tcPr>
          <w:p w14:paraId="4BE266B4" w14:textId="449B412F" w:rsidR="00D70633" w:rsidRPr="00D82A73" w:rsidDel="00D60833" w:rsidRDefault="00D70633" w:rsidP="009C52F6">
            <w:pPr>
              <w:rPr>
                <w:del w:id="1728" w:author="Jarno Nieminen" w:date="2014-06-19T14:23:00Z"/>
              </w:rPr>
            </w:pPr>
            <w:del w:id="1729"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78AEE1E" w14:textId="1320770D" w:rsidR="00D70633" w:rsidRPr="00D82A73" w:rsidDel="00D60833" w:rsidRDefault="00D70633" w:rsidP="009C52F6">
            <w:pPr>
              <w:rPr>
                <w:del w:id="1730" w:author="Jarno Nieminen" w:date="2014-06-19T14:23:00Z"/>
              </w:rPr>
            </w:pPr>
          </w:p>
        </w:tc>
        <w:tc>
          <w:tcPr>
            <w:tcW w:w="876" w:type="dxa"/>
            <w:shd w:val="clear" w:color="auto" w:fill="FFFFFF"/>
            <w:tcMar>
              <w:top w:w="0" w:type="dxa"/>
              <w:left w:w="108" w:type="dxa"/>
              <w:bottom w:w="0" w:type="dxa"/>
              <w:right w:w="108" w:type="dxa"/>
            </w:tcMar>
          </w:tcPr>
          <w:p w14:paraId="37DDCFDD" w14:textId="5F83F26E" w:rsidR="00D70633" w:rsidRPr="00D82A73" w:rsidDel="00D60833" w:rsidRDefault="00D70633" w:rsidP="009C52F6">
            <w:pPr>
              <w:rPr>
                <w:del w:id="1731" w:author="Jarno Nieminen" w:date="2014-06-19T14:23:00Z"/>
              </w:rPr>
            </w:pPr>
          </w:p>
        </w:tc>
        <w:tc>
          <w:tcPr>
            <w:tcW w:w="877" w:type="dxa"/>
            <w:shd w:val="clear" w:color="auto" w:fill="FFFFFF"/>
            <w:tcMar>
              <w:top w:w="0" w:type="dxa"/>
              <w:left w:w="108" w:type="dxa"/>
              <w:bottom w:w="0" w:type="dxa"/>
              <w:right w:w="108" w:type="dxa"/>
            </w:tcMar>
          </w:tcPr>
          <w:p w14:paraId="537C1864" w14:textId="63F85574" w:rsidR="00D70633" w:rsidRPr="00D82A73" w:rsidDel="00D60833" w:rsidRDefault="00D70633" w:rsidP="009C52F6">
            <w:pPr>
              <w:rPr>
                <w:del w:id="1732" w:author="Jarno Nieminen" w:date="2014-06-19T14:23:00Z"/>
              </w:rPr>
            </w:pPr>
          </w:p>
        </w:tc>
        <w:tc>
          <w:tcPr>
            <w:tcW w:w="720" w:type="dxa"/>
            <w:shd w:val="clear" w:color="auto" w:fill="FFFFFF"/>
          </w:tcPr>
          <w:p w14:paraId="5AC09CA1" w14:textId="48F327C5" w:rsidR="00D70633" w:rsidRPr="00D82A73" w:rsidDel="00D60833" w:rsidRDefault="00D70633" w:rsidP="009C52F6">
            <w:pPr>
              <w:rPr>
                <w:del w:id="1733" w:author="Jarno Nieminen" w:date="2014-06-19T14:23:00Z"/>
              </w:rPr>
            </w:pPr>
          </w:p>
        </w:tc>
        <w:tc>
          <w:tcPr>
            <w:tcW w:w="708" w:type="dxa"/>
            <w:shd w:val="clear" w:color="auto" w:fill="FFFFFF"/>
          </w:tcPr>
          <w:p w14:paraId="2A45A056" w14:textId="3349883C" w:rsidR="00D70633" w:rsidRPr="00D82A73" w:rsidDel="00D60833" w:rsidRDefault="00D70633" w:rsidP="009C52F6">
            <w:pPr>
              <w:rPr>
                <w:del w:id="1734" w:author="Jarno Nieminen" w:date="2014-06-19T14:23:00Z"/>
              </w:rPr>
            </w:pPr>
          </w:p>
        </w:tc>
        <w:tc>
          <w:tcPr>
            <w:tcW w:w="708" w:type="dxa"/>
            <w:shd w:val="clear" w:color="auto" w:fill="FFFFFF"/>
          </w:tcPr>
          <w:p w14:paraId="4C24C088" w14:textId="26FC2D35" w:rsidR="00D70633" w:rsidRPr="00D82A73" w:rsidDel="00D60833" w:rsidRDefault="00D70633" w:rsidP="009C52F6">
            <w:pPr>
              <w:rPr>
                <w:del w:id="1735" w:author="Jarno Nieminen" w:date="2014-06-19T14:23:00Z"/>
              </w:rPr>
            </w:pPr>
          </w:p>
        </w:tc>
        <w:tc>
          <w:tcPr>
            <w:tcW w:w="610" w:type="dxa"/>
            <w:shd w:val="clear" w:color="auto" w:fill="FFFFFF"/>
          </w:tcPr>
          <w:p w14:paraId="38FB1193" w14:textId="335F01B4" w:rsidR="00D70633" w:rsidRPr="00D82A73" w:rsidDel="00D60833" w:rsidRDefault="00D70633" w:rsidP="009C52F6">
            <w:pPr>
              <w:rPr>
                <w:del w:id="1736" w:author="Jarno Nieminen" w:date="2014-06-19T14:23:00Z"/>
              </w:rPr>
            </w:pPr>
          </w:p>
        </w:tc>
      </w:tr>
      <w:tr w:rsidR="00601C65" w:rsidRPr="00D82A73" w:rsidDel="00D60833" w14:paraId="49B49118" w14:textId="5EACF170" w:rsidTr="00D60833">
        <w:trPr>
          <w:del w:id="1737" w:author="Jarno Nieminen" w:date="2014-06-19T14:23:00Z"/>
        </w:trPr>
        <w:tc>
          <w:tcPr>
            <w:tcW w:w="3104" w:type="dxa"/>
            <w:tcMar>
              <w:top w:w="0" w:type="dxa"/>
              <w:left w:w="108" w:type="dxa"/>
              <w:bottom w:w="0" w:type="dxa"/>
              <w:right w:w="108" w:type="dxa"/>
            </w:tcMar>
          </w:tcPr>
          <w:p w14:paraId="6B5997C1" w14:textId="212FE300" w:rsidR="00D70633" w:rsidRPr="00D82A73" w:rsidDel="00D60833" w:rsidRDefault="00D70633" w:rsidP="009C52F6">
            <w:pPr>
              <w:rPr>
                <w:del w:id="1738" w:author="Jarno Nieminen" w:date="2014-06-19T14:23:00Z"/>
              </w:rPr>
            </w:pPr>
            <w:del w:id="1739"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671FB841" w14:textId="452447EC" w:rsidR="00D70633" w:rsidRPr="00D82A73" w:rsidDel="00D60833" w:rsidRDefault="00D70633" w:rsidP="009C52F6">
            <w:pPr>
              <w:rPr>
                <w:del w:id="1740" w:author="Jarno Nieminen" w:date="2014-06-19T14:23:00Z"/>
              </w:rPr>
            </w:pPr>
          </w:p>
        </w:tc>
        <w:tc>
          <w:tcPr>
            <w:tcW w:w="876" w:type="dxa"/>
            <w:shd w:val="clear" w:color="auto" w:fill="FFFFFF"/>
            <w:tcMar>
              <w:top w:w="0" w:type="dxa"/>
              <w:left w:w="108" w:type="dxa"/>
              <w:bottom w:w="0" w:type="dxa"/>
              <w:right w:w="108" w:type="dxa"/>
            </w:tcMar>
          </w:tcPr>
          <w:p w14:paraId="46EC7A3E" w14:textId="1BE8092B" w:rsidR="00D70633" w:rsidRPr="00D82A73" w:rsidDel="00D60833" w:rsidRDefault="00D70633" w:rsidP="009C52F6">
            <w:pPr>
              <w:rPr>
                <w:del w:id="1741" w:author="Jarno Nieminen" w:date="2014-06-19T14:23:00Z"/>
              </w:rPr>
            </w:pPr>
          </w:p>
        </w:tc>
        <w:tc>
          <w:tcPr>
            <w:tcW w:w="877" w:type="dxa"/>
            <w:shd w:val="clear" w:color="auto" w:fill="FFFFFF"/>
            <w:tcMar>
              <w:top w:w="0" w:type="dxa"/>
              <w:left w:w="108" w:type="dxa"/>
              <w:bottom w:w="0" w:type="dxa"/>
              <w:right w:w="108" w:type="dxa"/>
            </w:tcMar>
          </w:tcPr>
          <w:p w14:paraId="791A7430" w14:textId="2FB487B2" w:rsidR="00D70633" w:rsidRPr="00D82A73" w:rsidDel="00D60833" w:rsidRDefault="00D70633" w:rsidP="009C52F6">
            <w:pPr>
              <w:rPr>
                <w:del w:id="1742" w:author="Jarno Nieminen" w:date="2014-06-19T14:23:00Z"/>
              </w:rPr>
            </w:pPr>
          </w:p>
        </w:tc>
        <w:tc>
          <w:tcPr>
            <w:tcW w:w="720" w:type="dxa"/>
            <w:shd w:val="clear" w:color="auto" w:fill="FFFFFF"/>
          </w:tcPr>
          <w:p w14:paraId="06E84336" w14:textId="491CB250" w:rsidR="00D70633" w:rsidRPr="00D82A73" w:rsidDel="00D60833" w:rsidRDefault="00D70633" w:rsidP="009C52F6">
            <w:pPr>
              <w:rPr>
                <w:del w:id="1743" w:author="Jarno Nieminen" w:date="2014-06-19T14:23:00Z"/>
              </w:rPr>
            </w:pPr>
            <w:del w:id="1744" w:author="Jarno Nieminen" w:date="2014-06-19T14:23:00Z">
              <w:r w:rsidRPr="00D82A73" w:rsidDel="00D60833">
                <w:delText>X</w:delText>
              </w:r>
            </w:del>
          </w:p>
        </w:tc>
        <w:tc>
          <w:tcPr>
            <w:tcW w:w="708" w:type="dxa"/>
            <w:shd w:val="clear" w:color="auto" w:fill="FFFFFF"/>
          </w:tcPr>
          <w:p w14:paraId="17672624" w14:textId="6CF1962E" w:rsidR="00D70633" w:rsidRPr="00D82A73" w:rsidDel="00D60833" w:rsidRDefault="00D70633" w:rsidP="009C52F6">
            <w:pPr>
              <w:rPr>
                <w:del w:id="1745" w:author="Jarno Nieminen" w:date="2014-06-19T14:23:00Z"/>
              </w:rPr>
            </w:pPr>
          </w:p>
        </w:tc>
        <w:tc>
          <w:tcPr>
            <w:tcW w:w="708" w:type="dxa"/>
            <w:shd w:val="clear" w:color="auto" w:fill="FFFFFF"/>
          </w:tcPr>
          <w:p w14:paraId="6B2EFD68" w14:textId="0B1B4ADD" w:rsidR="00D70633" w:rsidRPr="00D82A73" w:rsidDel="00D60833" w:rsidRDefault="00D70633" w:rsidP="009C52F6">
            <w:pPr>
              <w:rPr>
                <w:del w:id="1746" w:author="Jarno Nieminen" w:date="2014-06-19T14:23:00Z"/>
              </w:rPr>
            </w:pPr>
          </w:p>
        </w:tc>
        <w:tc>
          <w:tcPr>
            <w:tcW w:w="610" w:type="dxa"/>
            <w:shd w:val="clear" w:color="auto" w:fill="FFFFFF"/>
          </w:tcPr>
          <w:p w14:paraId="04BC5FD1" w14:textId="3113C658" w:rsidR="00D70633" w:rsidRPr="00D82A73" w:rsidDel="00D60833" w:rsidRDefault="00D70633" w:rsidP="009C52F6">
            <w:pPr>
              <w:rPr>
                <w:del w:id="1747" w:author="Jarno Nieminen" w:date="2014-06-19T14:23:00Z"/>
              </w:rPr>
            </w:pPr>
          </w:p>
        </w:tc>
      </w:tr>
      <w:tr w:rsidR="00601C65" w:rsidRPr="00D82A73" w:rsidDel="00D60833" w14:paraId="3487BE1E" w14:textId="78A9DE37" w:rsidTr="00D60833">
        <w:trPr>
          <w:del w:id="1748" w:author="Jarno Nieminen" w:date="2014-06-19T14:23:00Z"/>
        </w:trPr>
        <w:tc>
          <w:tcPr>
            <w:tcW w:w="3104" w:type="dxa"/>
            <w:tcMar>
              <w:top w:w="0" w:type="dxa"/>
              <w:left w:w="108" w:type="dxa"/>
              <w:bottom w:w="0" w:type="dxa"/>
              <w:right w:w="108" w:type="dxa"/>
            </w:tcMar>
          </w:tcPr>
          <w:p w14:paraId="2F2F1A17" w14:textId="2FA6C8B2" w:rsidR="00D70633" w:rsidRPr="00D82A73" w:rsidDel="00D60833" w:rsidRDefault="00D70633" w:rsidP="009C52F6">
            <w:pPr>
              <w:rPr>
                <w:del w:id="1749" w:author="Jarno Nieminen" w:date="2014-06-19T14:23:00Z"/>
              </w:rPr>
            </w:pPr>
            <w:del w:id="1750"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3D08AC10" w14:textId="2C6E2969" w:rsidR="00D70633" w:rsidRPr="00D82A73" w:rsidDel="00D60833" w:rsidRDefault="00D70633" w:rsidP="009C52F6">
            <w:pPr>
              <w:rPr>
                <w:del w:id="1751" w:author="Jarno Nieminen" w:date="2014-06-19T14:23:00Z"/>
              </w:rPr>
            </w:pPr>
          </w:p>
        </w:tc>
        <w:tc>
          <w:tcPr>
            <w:tcW w:w="876" w:type="dxa"/>
            <w:shd w:val="clear" w:color="auto" w:fill="FFFFFF"/>
            <w:tcMar>
              <w:top w:w="0" w:type="dxa"/>
              <w:left w:w="108" w:type="dxa"/>
              <w:bottom w:w="0" w:type="dxa"/>
              <w:right w:w="108" w:type="dxa"/>
            </w:tcMar>
          </w:tcPr>
          <w:p w14:paraId="10BDB523" w14:textId="19376555" w:rsidR="00D70633" w:rsidRPr="00D82A73" w:rsidDel="00D60833" w:rsidRDefault="00D70633" w:rsidP="009C52F6">
            <w:pPr>
              <w:rPr>
                <w:del w:id="1752" w:author="Jarno Nieminen" w:date="2014-06-19T14:23:00Z"/>
              </w:rPr>
            </w:pPr>
          </w:p>
        </w:tc>
        <w:tc>
          <w:tcPr>
            <w:tcW w:w="877" w:type="dxa"/>
            <w:shd w:val="clear" w:color="auto" w:fill="FFFFFF"/>
            <w:tcMar>
              <w:top w:w="0" w:type="dxa"/>
              <w:left w:w="108" w:type="dxa"/>
              <w:bottom w:w="0" w:type="dxa"/>
              <w:right w:w="108" w:type="dxa"/>
            </w:tcMar>
          </w:tcPr>
          <w:p w14:paraId="58DAB297" w14:textId="7D372C97" w:rsidR="00D70633" w:rsidRPr="00D82A73" w:rsidDel="00D60833" w:rsidRDefault="00D70633" w:rsidP="009C52F6">
            <w:pPr>
              <w:rPr>
                <w:del w:id="1753" w:author="Jarno Nieminen" w:date="2014-06-19T14:23:00Z"/>
              </w:rPr>
            </w:pPr>
          </w:p>
        </w:tc>
        <w:tc>
          <w:tcPr>
            <w:tcW w:w="720" w:type="dxa"/>
            <w:shd w:val="clear" w:color="auto" w:fill="FFFFFF"/>
          </w:tcPr>
          <w:p w14:paraId="59023182" w14:textId="48B69E55" w:rsidR="00D70633" w:rsidRPr="00D82A73" w:rsidDel="00D60833" w:rsidRDefault="00D70633" w:rsidP="009C52F6">
            <w:pPr>
              <w:rPr>
                <w:del w:id="1754" w:author="Jarno Nieminen" w:date="2014-06-19T14:23:00Z"/>
              </w:rPr>
            </w:pPr>
          </w:p>
        </w:tc>
        <w:tc>
          <w:tcPr>
            <w:tcW w:w="708" w:type="dxa"/>
            <w:shd w:val="clear" w:color="auto" w:fill="FFFFFF"/>
          </w:tcPr>
          <w:p w14:paraId="44321C39" w14:textId="20E4F7ED" w:rsidR="00D70633" w:rsidRPr="00D82A73" w:rsidDel="00D60833" w:rsidRDefault="00D70633" w:rsidP="009C52F6">
            <w:pPr>
              <w:rPr>
                <w:del w:id="1755" w:author="Jarno Nieminen" w:date="2014-06-19T14:23:00Z"/>
              </w:rPr>
            </w:pPr>
          </w:p>
        </w:tc>
        <w:tc>
          <w:tcPr>
            <w:tcW w:w="708" w:type="dxa"/>
            <w:shd w:val="clear" w:color="auto" w:fill="FFFFFF"/>
          </w:tcPr>
          <w:p w14:paraId="517181EF" w14:textId="0B07F8CC" w:rsidR="00D70633" w:rsidRPr="00D82A73" w:rsidDel="00D60833" w:rsidRDefault="00D70633" w:rsidP="009C52F6">
            <w:pPr>
              <w:rPr>
                <w:del w:id="1756" w:author="Jarno Nieminen" w:date="2014-06-19T14:23:00Z"/>
              </w:rPr>
            </w:pPr>
          </w:p>
        </w:tc>
        <w:tc>
          <w:tcPr>
            <w:tcW w:w="610" w:type="dxa"/>
            <w:shd w:val="clear" w:color="auto" w:fill="FFFFFF"/>
          </w:tcPr>
          <w:p w14:paraId="0A9295C1" w14:textId="4BE05857" w:rsidR="00D70633" w:rsidRPr="00D82A73" w:rsidDel="00D60833" w:rsidRDefault="00D70633" w:rsidP="009C52F6">
            <w:pPr>
              <w:rPr>
                <w:del w:id="1757" w:author="Jarno Nieminen" w:date="2014-06-19T14:23:00Z"/>
              </w:rPr>
            </w:pPr>
          </w:p>
        </w:tc>
      </w:tr>
      <w:tr w:rsidR="00601C65" w:rsidRPr="00D82A73" w:rsidDel="00D60833" w14:paraId="2628AAB8" w14:textId="2214459F" w:rsidTr="00D60833">
        <w:trPr>
          <w:del w:id="1758" w:author="Jarno Nieminen" w:date="2014-06-19T14:23:00Z"/>
        </w:trPr>
        <w:tc>
          <w:tcPr>
            <w:tcW w:w="3104" w:type="dxa"/>
            <w:tcMar>
              <w:top w:w="0" w:type="dxa"/>
              <w:left w:w="108" w:type="dxa"/>
              <w:bottom w:w="0" w:type="dxa"/>
              <w:right w:w="108" w:type="dxa"/>
            </w:tcMar>
          </w:tcPr>
          <w:p w14:paraId="569556CB" w14:textId="5E705169" w:rsidR="00D70633" w:rsidRPr="00D82A73" w:rsidDel="00D60833" w:rsidRDefault="00D70633" w:rsidP="009C52F6">
            <w:pPr>
              <w:rPr>
                <w:del w:id="1759" w:author="Jarno Nieminen" w:date="2014-06-19T14:23:00Z"/>
              </w:rPr>
            </w:pPr>
            <w:del w:id="1760"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A2F980B" w14:textId="15F00C34" w:rsidR="00D70633" w:rsidRPr="00D82A73" w:rsidDel="00D60833" w:rsidRDefault="00D70633" w:rsidP="009C52F6">
            <w:pPr>
              <w:rPr>
                <w:del w:id="1761" w:author="Jarno Nieminen" w:date="2014-06-19T14:23:00Z"/>
              </w:rPr>
            </w:pPr>
          </w:p>
        </w:tc>
        <w:tc>
          <w:tcPr>
            <w:tcW w:w="876" w:type="dxa"/>
            <w:shd w:val="clear" w:color="auto" w:fill="FFFFFF"/>
            <w:tcMar>
              <w:top w:w="0" w:type="dxa"/>
              <w:left w:w="108" w:type="dxa"/>
              <w:bottom w:w="0" w:type="dxa"/>
              <w:right w:w="108" w:type="dxa"/>
            </w:tcMar>
          </w:tcPr>
          <w:p w14:paraId="4EE89FDC" w14:textId="3510DF50" w:rsidR="00D70633" w:rsidRPr="00D82A73" w:rsidDel="00D60833" w:rsidRDefault="00D70633" w:rsidP="009C52F6">
            <w:pPr>
              <w:rPr>
                <w:del w:id="1762" w:author="Jarno Nieminen" w:date="2014-06-19T14:23:00Z"/>
              </w:rPr>
            </w:pPr>
          </w:p>
        </w:tc>
        <w:tc>
          <w:tcPr>
            <w:tcW w:w="877" w:type="dxa"/>
            <w:shd w:val="clear" w:color="auto" w:fill="FFFFFF"/>
            <w:tcMar>
              <w:top w:w="0" w:type="dxa"/>
              <w:left w:w="108" w:type="dxa"/>
              <w:bottom w:w="0" w:type="dxa"/>
              <w:right w:w="108" w:type="dxa"/>
            </w:tcMar>
          </w:tcPr>
          <w:p w14:paraId="4D4987CC" w14:textId="6353D148" w:rsidR="00D70633" w:rsidRPr="00D82A73" w:rsidDel="00D60833" w:rsidRDefault="00D70633" w:rsidP="009C52F6">
            <w:pPr>
              <w:rPr>
                <w:del w:id="1763" w:author="Jarno Nieminen" w:date="2014-06-19T14:23:00Z"/>
              </w:rPr>
            </w:pPr>
          </w:p>
        </w:tc>
        <w:tc>
          <w:tcPr>
            <w:tcW w:w="720" w:type="dxa"/>
            <w:shd w:val="clear" w:color="auto" w:fill="FFFFFF"/>
          </w:tcPr>
          <w:p w14:paraId="18EB84E3" w14:textId="2190B377" w:rsidR="00D70633" w:rsidRPr="00D82A73" w:rsidDel="00D60833" w:rsidRDefault="00D70633" w:rsidP="009C52F6">
            <w:pPr>
              <w:rPr>
                <w:del w:id="1764" w:author="Jarno Nieminen" w:date="2014-06-19T14:23:00Z"/>
              </w:rPr>
            </w:pPr>
          </w:p>
        </w:tc>
        <w:tc>
          <w:tcPr>
            <w:tcW w:w="708" w:type="dxa"/>
            <w:shd w:val="clear" w:color="auto" w:fill="FFFFFF"/>
          </w:tcPr>
          <w:p w14:paraId="1E55C1E6" w14:textId="47419CD2" w:rsidR="00D70633" w:rsidRPr="00D82A73" w:rsidDel="00D60833" w:rsidRDefault="00D70633" w:rsidP="009C52F6">
            <w:pPr>
              <w:rPr>
                <w:del w:id="1765" w:author="Jarno Nieminen" w:date="2014-06-19T14:23:00Z"/>
              </w:rPr>
            </w:pPr>
          </w:p>
        </w:tc>
        <w:tc>
          <w:tcPr>
            <w:tcW w:w="708" w:type="dxa"/>
            <w:shd w:val="clear" w:color="auto" w:fill="FFFFFF"/>
          </w:tcPr>
          <w:p w14:paraId="5AFC4854" w14:textId="3B29EDCB" w:rsidR="00D70633" w:rsidRPr="00D82A73" w:rsidDel="00D60833" w:rsidRDefault="00D70633" w:rsidP="009C52F6">
            <w:pPr>
              <w:rPr>
                <w:del w:id="1766" w:author="Jarno Nieminen" w:date="2014-06-19T14:23:00Z"/>
              </w:rPr>
            </w:pPr>
          </w:p>
        </w:tc>
        <w:tc>
          <w:tcPr>
            <w:tcW w:w="610" w:type="dxa"/>
            <w:shd w:val="clear" w:color="auto" w:fill="FFFFFF"/>
          </w:tcPr>
          <w:p w14:paraId="1B6FAC10" w14:textId="529465DA" w:rsidR="00D70633" w:rsidRPr="00D82A73" w:rsidDel="00D60833" w:rsidRDefault="00D70633" w:rsidP="009C52F6">
            <w:pPr>
              <w:rPr>
                <w:del w:id="1767" w:author="Jarno Nieminen" w:date="2014-06-19T14:23:00Z"/>
              </w:rPr>
            </w:pPr>
          </w:p>
        </w:tc>
      </w:tr>
      <w:tr w:rsidR="00601C65" w:rsidRPr="00D82A73" w:rsidDel="00D60833" w14:paraId="262F4534" w14:textId="5DADB571" w:rsidTr="00D60833">
        <w:trPr>
          <w:del w:id="1768" w:author="Jarno Nieminen" w:date="2014-06-19T14:23:00Z"/>
        </w:trPr>
        <w:tc>
          <w:tcPr>
            <w:tcW w:w="3104" w:type="dxa"/>
            <w:tcMar>
              <w:top w:w="0" w:type="dxa"/>
              <w:left w:w="108" w:type="dxa"/>
              <w:bottom w:w="0" w:type="dxa"/>
              <w:right w:w="108" w:type="dxa"/>
            </w:tcMar>
          </w:tcPr>
          <w:p w14:paraId="012A2492" w14:textId="1A84A833" w:rsidR="00D70633" w:rsidRPr="00D82A73" w:rsidDel="00D60833" w:rsidRDefault="00D70633" w:rsidP="009C52F6">
            <w:pPr>
              <w:rPr>
                <w:del w:id="1769" w:author="Jarno Nieminen" w:date="2014-06-19T14:23:00Z"/>
              </w:rPr>
            </w:pPr>
            <w:del w:id="1770"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48C9B2B4" w14:textId="6E357C06" w:rsidR="00D70633" w:rsidRPr="00D82A73" w:rsidDel="00D60833" w:rsidRDefault="00D70633" w:rsidP="009C52F6">
            <w:pPr>
              <w:rPr>
                <w:del w:id="1771" w:author="Jarno Nieminen" w:date="2014-06-19T14:23:00Z"/>
              </w:rPr>
            </w:pPr>
          </w:p>
        </w:tc>
        <w:tc>
          <w:tcPr>
            <w:tcW w:w="876" w:type="dxa"/>
            <w:shd w:val="clear" w:color="auto" w:fill="FFFFFF"/>
            <w:tcMar>
              <w:top w:w="0" w:type="dxa"/>
              <w:left w:w="108" w:type="dxa"/>
              <w:bottom w:w="0" w:type="dxa"/>
              <w:right w:w="108" w:type="dxa"/>
            </w:tcMar>
          </w:tcPr>
          <w:p w14:paraId="7CD99009" w14:textId="14E3E7AC" w:rsidR="00D70633" w:rsidRPr="00D82A73" w:rsidDel="00D60833" w:rsidRDefault="00D70633" w:rsidP="009C52F6">
            <w:pPr>
              <w:rPr>
                <w:del w:id="1772" w:author="Jarno Nieminen" w:date="2014-06-19T14:23:00Z"/>
              </w:rPr>
            </w:pPr>
          </w:p>
        </w:tc>
        <w:tc>
          <w:tcPr>
            <w:tcW w:w="877" w:type="dxa"/>
            <w:shd w:val="clear" w:color="auto" w:fill="FFFFFF"/>
            <w:tcMar>
              <w:top w:w="0" w:type="dxa"/>
              <w:left w:w="108" w:type="dxa"/>
              <w:bottom w:w="0" w:type="dxa"/>
              <w:right w:w="108" w:type="dxa"/>
            </w:tcMar>
          </w:tcPr>
          <w:p w14:paraId="41779D1C" w14:textId="063B5DC5" w:rsidR="00D70633" w:rsidRPr="00D82A73" w:rsidDel="00D60833" w:rsidRDefault="00D70633" w:rsidP="009C52F6">
            <w:pPr>
              <w:rPr>
                <w:del w:id="1773" w:author="Jarno Nieminen" w:date="2014-06-19T14:23:00Z"/>
              </w:rPr>
            </w:pPr>
          </w:p>
        </w:tc>
        <w:tc>
          <w:tcPr>
            <w:tcW w:w="720" w:type="dxa"/>
            <w:shd w:val="clear" w:color="auto" w:fill="FFFFFF"/>
          </w:tcPr>
          <w:p w14:paraId="24D30E1F" w14:textId="2E890F75" w:rsidR="00D70633" w:rsidRPr="00D82A73" w:rsidDel="00D60833" w:rsidRDefault="00D70633" w:rsidP="009C52F6">
            <w:pPr>
              <w:rPr>
                <w:del w:id="1774" w:author="Jarno Nieminen" w:date="2014-06-19T14:23:00Z"/>
              </w:rPr>
            </w:pPr>
          </w:p>
        </w:tc>
        <w:tc>
          <w:tcPr>
            <w:tcW w:w="708" w:type="dxa"/>
            <w:shd w:val="clear" w:color="auto" w:fill="FFFFFF"/>
          </w:tcPr>
          <w:p w14:paraId="4FD171A9" w14:textId="5B22BA84" w:rsidR="00D70633" w:rsidRPr="00D82A73" w:rsidDel="00D60833" w:rsidRDefault="00D70633" w:rsidP="009C52F6">
            <w:pPr>
              <w:rPr>
                <w:del w:id="1775" w:author="Jarno Nieminen" w:date="2014-06-19T14:23:00Z"/>
              </w:rPr>
            </w:pPr>
          </w:p>
        </w:tc>
        <w:tc>
          <w:tcPr>
            <w:tcW w:w="708" w:type="dxa"/>
            <w:shd w:val="clear" w:color="auto" w:fill="FFFFFF"/>
          </w:tcPr>
          <w:p w14:paraId="3102354A" w14:textId="5E5A50F0" w:rsidR="00D70633" w:rsidRPr="00D82A73" w:rsidDel="00D60833" w:rsidRDefault="00D70633" w:rsidP="009C52F6">
            <w:pPr>
              <w:rPr>
                <w:del w:id="1776" w:author="Jarno Nieminen" w:date="2014-06-19T14:23:00Z"/>
              </w:rPr>
            </w:pPr>
          </w:p>
        </w:tc>
        <w:tc>
          <w:tcPr>
            <w:tcW w:w="610" w:type="dxa"/>
            <w:shd w:val="clear" w:color="auto" w:fill="FFFFFF"/>
          </w:tcPr>
          <w:p w14:paraId="3CC32A01" w14:textId="2F57FDBB" w:rsidR="00D70633" w:rsidRPr="00D82A73" w:rsidDel="00D60833" w:rsidRDefault="00D70633" w:rsidP="009C52F6">
            <w:pPr>
              <w:rPr>
                <w:del w:id="1777" w:author="Jarno Nieminen" w:date="2014-06-19T14:23:00Z"/>
              </w:rPr>
            </w:pPr>
            <w:del w:id="1778" w:author="Jarno Nieminen" w:date="2014-06-19T14:23:00Z">
              <w:r w:rsidRPr="00D82A73" w:rsidDel="00D60833">
                <w:delText>X</w:delText>
              </w:r>
            </w:del>
          </w:p>
        </w:tc>
      </w:tr>
      <w:tr w:rsidR="00601C65" w:rsidRPr="00D82A73" w:rsidDel="00D60833" w14:paraId="0B293B3E" w14:textId="0743804D" w:rsidTr="00D60833">
        <w:trPr>
          <w:del w:id="1779" w:author="Jarno Nieminen" w:date="2014-06-19T14:23:00Z"/>
        </w:trPr>
        <w:tc>
          <w:tcPr>
            <w:tcW w:w="3104" w:type="dxa"/>
            <w:tcMar>
              <w:top w:w="0" w:type="dxa"/>
              <w:left w:w="108" w:type="dxa"/>
              <w:bottom w:w="0" w:type="dxa"/>
              <w:right w:w="108" w:type="dxa"/>
            </w:tcMar>
          </w:tcPr>
          <w:p w14:paraId="7E7E9163" w14:textId="3744A68B" w:rsidR="00D70633" w:rsidRPr="00D82A73" w:rsidDel="00D60833" w:rsidRDefault="00D70633" w:rsidP="009C52F6">
            <w:pPr>
              <w:rPr>
                <w:del w:id="1780" w:author="Jarno Nieminen" w:date="2014-06-19T14:23:00Z"/>
              </w:rPr>
            </w:pPr>
            <w:del w:id="1781"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589C7754" w14:textId="64A6B504" w:rsidR="00D70633" w:rsidRPr="00D82A73" w:rsidDel="00D60833" w:rsidRDefault="00D70633" w:rsidP="009C52F6">
            <w:pPr>
              <w:rPr>
                <w:del w:id="1782" w:author="Jarno Nieminen" w:date="2014-06-19T14:23:00Z"/>
              </w:rPr>
            </w:pPr>
            <w:del w:id="1783"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059AAECE" w14:textId="6A7B3856" w:rsidR="00D70633" w:rsidRPr="00D82A73" w:rsidDel="00D60833" w:rsidRDefault="00D70633" w:rsidP="009C52F6">
            <w:pPr>
              <w:rPr>
                <w:del w:id="1784" w:author="Jarno Nieminen" w:date="2014-06-19T14:23:00Z"/>
              </w:rPr>
            </w:pPr>
          </w:p>
        </w:tc>
        <w:tc>
          <w:tcPr>
            <w:tcW w:w="877" w:type="dxa"/>
            <w:shd w:val="clear" w:color="auto" w:fill="FFFFFF"/>
            <w:tcMar>
              <w:top w:w="0" w:type="dxa"/>
              <w:left w:w="108" w:type="dxa"/>
              <w:bottom w:w="0" w:type="dxa"/>
              <w:right w:w="108" w:type="dxa"/>
            </w:tcMar>
          </w:tcPr>
          <w:p w14:paraId="1A30CDC9" w14:textId="23FB50DC" w:rsidR="00D70633" w:rsidRPr="00D82A73" w:rsidDel="00D60833" w:rsidRDefault="00D70633" w:rsidP="009C52F6">
            <w:pPr>
              <w:rPr>
                <w:del w:id="1785" w:author="Jarno Nieminen" w:date="2014-06-19T14:23:00Z"/>
              </w:rPr>
            </w:pPr>
            <w:del w:id="1786" w:author="Jarno Nieminen" w:date="2014-06-19T14:23:00Z">
              <w:r w:rsidRPr="00D82A73" w:rsidDel="00D60833">
                <w:delText>X</w:delText>
              </w:r>
            </w:del>
          </w:p>
        </w:tc>
        <w:tc>
          <w:tcPr>
            <w:tcW w:w="720" w:type="dxa"/>
            <w:shd w:val="clear" w:color="auto" w:fill="FFFFFF"/>
          </w:tcPr>
          <w:p w14:paraId="5D534D4B" w14:textId="7B59C403" w:rsidR="00D70633" w:rsidRPr="00D82A73" w:rsidDel="00D60833" w:rsidRDefault="00D70633" w:rsidP="009C52F6">
            <w:pPr>
              <w:rPr>
                <w:del w:id="1787" w:author="Jarno Nieminen" w:date="2014-06-19T14:23:00Z"/>
              </w:rPr>
            </w:pPr>
          </w:p>
        </w:tc>
        <w:tc>
          <w:tcPr>
            <w:tcW w:w="708" w:type="dxa"/>
            <w:shd w:val="clear" w:color="auto" w:fill="FFFFFF"/>
          </w:tcPr>
          <w:p w14:paraId="5FC915B4" w14:textId="3DC19ADB" w:rsidR="00D70633" w:rsidRPr="00D82A73" w:rsidDel="00D60833" w:rsidRDefault="00D70633" w:rsidP="009C52F6">
            <w:pPr>
              <w:rPr>
                <w:del w:id="1788" w:author="Jarno Nieminen" w:date="2014-06-19T14:23:00Z"/>
              </w:rPr>
            </w:pPr>
          </w:p>
        </w:tc>
        <w:tc>
          <w:tcPr>
            <w:tcW w:w="708" w:type="dxa"/>
            <w:shd w:val="clear" w:color="auto" w:fill="FFFFFF"/>
          </w:tcPr>
          <w:p w14:paraId="405283F7" w14:textId="475E8F76" w:rsidR="00D70633" w:rsidRPr="00D82A73" w:rsidDel="00D60833" w:rsidRDefault="00D70633" w:rsidP="009C52F6">
            <w:pPr>
              <w:rPr>
                <w:del w:id="1789" w:author="Jarno Nieminen" w:date="2014-06-19T14:23:00Z"/>
              </w:rPr>
            </w:pPr>
          </w:p>
        </w:tc>
        <w:tc>
          <w:tcPr>
            <w:tcW w:w="610" w:type="dxa"/>
            <w:shd w:val="clear" w:color="auto" w:fill="FFFFFF"/>
          </w:tcPr>
          <w:p w14:paraId="389D71F3" w14:textId="11B27BC9" w:rsidR="00D70633" w:rsidRPr="00D82A73" w:rsidDel="00D60833" w:rsidRDefault="00D70633" w:rsidP="009C52F6">
            <w:pPr>
              <w:rPr>
                <w:del w:id="1790" w:author="Jarno Nieminen" w:date="2014-06-19T14:23:00Z"/>
              </w:rPr>
            </w:pPr>
          </w:p>
        </w:tc>
      </w:tr>
      <w:tr w:rsidR="00601C65" w:rsidRPr="00D82A73" w:rsidDel="00D60833" w14:paraId="43898581" w14:textId="09A9ED9F" w:rsidTr="00D60833">
        <w:trPr>
          <w:del w:id="1791" w:author="Jarno Nieminen" w:date="2014-06-19T14:23:00Z"/>
        </w:trPr>
        <w:tc>
          <w:tcPr>
            <w:tcW w:w="3104" w:type="dxa"/>
            <w:tcMar>
              <w:top w:w="0" w:type="dxa"/>
              <w:left w:w="108" w:type="dxa"/>
              <w:bottom w:w="0" w:type="dxa"/>
              <w:right w:w="108" w:type="dxa"/>
            </w:tcMar>
          </w:tcPr>
          <w:p w14:paraId="47D26355" w14:textId="14CA5E57" w:rsidR="00D70633" w:rsidRPr="00D82A73" w:rsidDel="00D60833" w:rsidRDefault="00D70633" w:rsidP="009C52F6">
            <w:pPr>
              <w:rPr>
                <w:del w:id="1792" w:author="Jarno Nieminen" w:date="2014-06-19T14:23:00Z"/>
              </w:rPr>
            </w:pPr>
            <w:del w:id="1793"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6D399B5A" w14:textId="24DDAA7B" w:rsidR="00D70633" w:rsidRPr="00D82A73" w:rsidDel="00D60833" w:rsidRDefault="00D70633" w:rsidP="009C52F6">
            <w:pPr>
              <w:rPr>
                <w:del w:id="1794" w:author="Jarno Nieminen" w:date="2014-06-19T14:23:00Z"/>
              </w:rPr>
            </w:pPr>
            <w:del w:id="1795"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609C5FA" w14:textId="0450DB2E" w:rsidR="00D70633" w:rsidRPr="00D82A73" w:rsidDel="00D60833" w:rsidRDefault="00D70633" w:rsidP="009C52F6">
            <w:pPr>
              <w:rPr>
                <w:del w:id="1796" w:author="Jarno Nieminen" w:date="2014-06-19T14:23:00Z"/>
              </w:rPr>
            </w:pPr>
            <w:del w:id="1797"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4FFCF271" w14:textId="2CF52F0E" w:rsidR="00D70633" w:rsidRPr="00D82A73" w:rsidDel="00D60833" w:rsidRDefault="00D70633" w:rsidP="009C52F6">
            <w:pPr>
              <w:rPr>
                <w:del w:id="1798" w:author="Jarno Nieminen" w:date="2014-06-19T14:23:00Z"/>
              </w:rPr>
            </w:pPr>
          </w:p>
        </w:tc>
        <w:tc>
          <w:tcPr>
            <w:tcW w:w="720" w:type="dxa"/>
            <w:shd w:val="clear" w:color="auto" w:fill="FFFFFF"/>
          </w:tcPr>
          <w:p w14:paraId="35EDC519" w14:textId="551B0087" w:rsidR="00D70633" w:rsidRPr="00D82A73" w:rsidDel="00D60833" w:rsidRDefault="00D70633" w:rsidP="009C52F6">
            <w:pPr>
              <w:rPr>
                <w:del w:id="1799" w:author="Jarno Nieminen" w:date="2014-06-19T14:23:00Z"/>
              </w:rPr>
            </w:pPr>
          </w:p>
        </w:tc>
        <w:tc>
          <w:tcPr>
            <w:tcW w:w="708" w:type="dxa"/>
            <w:shd w:val="clear" w:color="auto" w:fill="FFFFFF"/>
          </w:tcPr>
          <w:p w14:paraId="7DAF2712" w14:textId="07F03016" w:rsidR="00D70633" w:rsidRPr="00D82A73" w:rsidDel="00D60833" w:rsidRDefault="00D70633" w:rsidP="009C52F6">
            <w:pPr>
              <w:rPr>
                <w:del w:id="1800" w:author="Jarno Nieminen" w:date="2014-06-19T14:23:00Z"/>
              </w:rPr>
            </w:pPr>
          </w:p>
        </w:tc>
        <w:tc>
          <w:tcPr>
            <w:tcW w:w="708" w:type="dxa"/>
            <w:shd w:val="clear" w:color="auto" w:fill="FFFFFF"/>
          </w:tcPr>
          <w:p w14:paraId="437AD952" w14:textId="247164D5" w:rsidR="00D70633" w:rsidRPr="00D82A73" w:rsidDel="00D60833" w:rsidRDefault="00D70633" w:rsidP="009C52F6">
            <w:pPr>
              <w:rPr>
                <w:del w:id="1801" w:author="Jarno Nieminen" w:date="2014-06-19T14:23:00Z"/>
              </w:rPr>
            </w:pPr>
          </w:p>
        </w:tc>
        <w:tc>
          <w:tcPr>
            <w:tcW w:w="610" w:type="dxa"/>
            <w:shd w:val="clear" w:color="auto" w:fill="FFFFFF"/>
          </w:tcPr>
          <w:p w14:paraId="5AEFFB53" w14:textId="2D35F2A2" w:rsidR="00D70633" w:rsidRPr="00D82A73" w:rsidDel="00D60833" w:rsidRDefault="00D70633" w:rsidP="009C52F6">
            <w:pPr>
              <w:rPr>
                <w:del w:id="1802" w:author="Jarno Nieminen" w:date="2014-06-19T14:23:00Z"/>
              </w:rPr>
            </w:pPr>
          </w:p>
        </w:tc>
      </w:tr>
      <w:tr w:rsidR="00601C65" w:rsidRPr="00D82A73" w:rsidDel="00D60833" w14:paraId="2BE19C3F" w14:textId="1384F324" w:rsidTr="00D60833">
        <w:trPr>
          <w:del w:id="1803" w:author="Jarno Nieminen" w:date="2014-06-19T14:23:00Z"/>
        </w:trPr>
        <w:tc>
          <w:tcPr>
            <w:tcW w:w="3104" w:type="dxa"/>
            <w:tcMar>
              <w:top w:w="0" w:type="dxa"/>
              <w:left w:w="108" w:type="dxa"/>
              <w:bottom w:w="0" w:type="dxa"/>
              <w:right w:w="108" w:type="dxa"/>
            </w:tcMar>
          </w:tcPr>
          <w:p w14:paraId="0DD3845A" w14:textId="42922145" w:rsidR="00D70633" w:rsidRPr="00D82A73" w:rsidDel="00D60833" w:rsidRDefault="00D70633" w:rsidP="009C52F6">
            <w:pPr>
              <w:rPr>
                <w:del w:id="1804" w:author="Jarno Nieminen" w:date="2014-06-19T14:23:00Z"/>
              </w:rPr>
            </w:pPr>
            <w:del w:id="1805"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0689260C" w14:textId="7B132A61" w:rsidR="00D70633" w:rsidRPr="00D82A73" w:rsidDel="00D60833" w:rsidRDefault="00D70633" w:rsidP="009C52F6">
            <w:pPr>
              <w:rPr>
                <w:del w:id="1806" w:author="Jarno Nieminen" w:date="2014-06-19T14:23:00Z"/>
              </w:rPr>
            </w:pPr>
          </w:p>
        </w:tc>
        <w:tc>
          <w:tcPr>
            <w:tcW w:w="876" w:type="dxa"/>
            <w:shd w:val="clear" w:color="auto" w:fill="FFFFFF"/>
            <w:tcMar>
              <w:top w:w="0" w:type="dxa"/>
              <w:left w:w="108" w:type="dxa"/>
              <w:bottom w:w="0" w:type="dxa"/>
              <w:right w:w="108" w:type="dxa"/>
            </w:tcMar>
          </w:tcPr>
          <w:p w14:paraId="56855A6C" w14:textId="294DD508" w:rsidR="00D70633" w:rsidRPr="00D82A73" w:rsidDel="00D60833" w:rsidRDefault="00D70633" w:rsidP="009C52F6">
            <w:pPr>
              <w:rPr>
                <w:del w:id="1807" w:author="Jarno Nieminen" w:date="2014-06-19T14:23:00Z"/>
              </w:rPr>
            </w:pPr>
          </w:p>
        </w:tc>
        <w:tc>
          <w:tcPr>
            <w:tcW w:w="877" w:type="dxa"/>
            <w:shd w:val="clear" w:color="auto" w:fill="FFFFFF"/>
            <w:tcMar>
              <w:top w:w="0" w:type="dxa"/>
              <w:left w:w="108" w:type="dxa"/>
              <w:bottom w:w="0" w:type="dxa"/>
              <w:right w:w="108" w:type="dxa"/>
            </w:tcMar>
          </w:tcPr>
          <w:p w14:paraId="54EAC6B0" w14:textId="29F26F3F" w:rsidR="00D70633" w:rsidRPr="00D82A73" w:rsidDel="00D60833" w:rsidRDefault="00D70633" w:rsidP="009C52F6">
            <w:pPr>
              <w:rPr>
                <w:del w:id="1808" w:author="Jarno Nieminen" w:date="2014-06-19T14:23:00Z"/>
              </w:rPr>
            </w:pPr>
          </w:p>
        </w:tc>
        <w:tc>
          <w:tcPr>
            <w:tcW w:w="720" w:type="dxa"/>
            <w:shd w:val="clear" w:color="auto" w:fill="FFFFFF"/>
          </w:tcPr>
          <w:p w14:paraId="4DD52587" w14:textId="54A28779" w:rsidR="00D70633" w:rsidRPr="00D82A73" w:rsidDel="00D60833" w:rsidRDefault="00D70633" w:rsidP="009C52F6">
            <w:pPr>
              <w:rPr>
                <w:del w:id="1809" w:author="Jarno Nieminen" w:date="2014-06-19T14:23:00Z"/>
              </w:rPr>
            </w:pPr>
          </w:p>
        </w:tc>
        <w:tc>
          <w:tcPr>
            <w:tcW w:w="708" w:type="dxa"/>
            <w:shd w:val="clear" w:color="auto" w:fill="FFFFFF"/>
          </w:tcPr>
          <w:p w14:paraId="050D92D9" w14:textId="3809DC63" w:rsidR="00D70633" w:rsidRPr="00D82A73" w:rsidDel="00D60833" w:rsidRDefault="00D70633" w:rsidP="009C52F6">
            <w:pPr>
              <w:rPr>
                <w:del w:id="1810" w:author="Jarno Nieminen" w:date="2014-06-19T14:23:00Z"/>
              </w:rPr>
            </w:pPr>
            <w:del w:id="1811" w:author="Jarno Nieminen" w:date="2014-06-19T14:23:00Z">
              <w:r w:rsidRPr="00D82A73" w:rsidDel="00D60833">
                <w:delText>X</w:delText>
              </w:r>
            </w:del>
          </w:p>
        </w:tc>
        <w:tc>
          <w:tcPr>
            <w:tcW w:w="708" w:type="dxa"/>
            <w:shd w:val="clear" w:color="auto" w:fill="FFFFFF"/>
          </w:tcPr>
          <w:p w14:paraId="74C74A66" w14:textId="6D589402" w:rsidR="00D70633" w:rsidRPr="00D82A73" w:rsidDel="00D60833" w:rsidRDefault="00D70633" w:rsidP="009C52F6">
            <w:pPr>
              <w:rPr>
                <w:del w:id="1812" w:author="Jarno Nieminen" w:date="2014-06-19T14:23:00Z"/>
              </w:rPr>
            </w:pPr>
          </w:p>
        </w:tc>
        <w:tc>
          <w:tcPr>
            <w:tcW w:w="610" w:type="dxa"/>
            <w:shd w:val="clear" w:color="auto" w:fill="FFFFFF"/>
          </w:tcPr>
          <w:p w14:paraId="1C7E1468" w14:textId="7A330CF4" w:rsidR="00D70633" w:rsidRPr="00D82A73" w:rsidDel="00D60833" w:rsidRDefault="00D70633" w:rsidP="009C52F6">
            <w:pPr>
              <w:rPr>
                <w:del w:id="1813" w:author="Jarno Nieminen" w:date="2014-06-19T14:23:00Z"/>
              </w:rPr>
            </w:pPr>
          </w:p>
        </w:tc>
      </w:tr>
      <w:tr w:rsidR="00601C65" w:rsidRPr="00D82A73" w:rsidDel="00D60833" w14:paraId="1555FFCB" w14:textId="089B2FF3" w:rsidTr="00D60833">
        <w:trPr>
          <w:del w:id="1814" w:author="Jarno Nieminen" w:date="2014-06-19T14:23:00Z"/>
        </w:trPr>
        <w:tc>
          <w:tcPr>
            <w:tcW w:w="3104" w:type="dxa"/>
            <w:tcMar>
              <w:top w:w="0" w:type="dxa"/>
              <w:left w:w="108" w:type="dxa"/>
              <w:bottom w:w="0" w:type="dxa"/>
              <w:right w:w="108" w:type="dxa"/>
            </w:tcMar>
          </w:tcPr>
          <w:p w14:paraId="0933D4C9" w14:textId="0D40932D" w:rsidR="00D70633" w:rsidRPr="00D82A73" w:rsidDel="00D60833" w:rsidRDefault="00D70633" w:rsidP="009C52F6">
            <w:pPr>
              <w:rPr>
                <w:del w:id="1815" w:author="Jarno Nieminen" w:date="2014-06-19T14:23:00Z"/>
              </w:rPr>
            </w:pPr>
            <w:del w:id="1816"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2476E9D4" w14:textId="015AE291" w:rsidR="00D70633" w:rsidRPr="00D82A73" w:rsidDel="00D60833" w:rsidRDefault="00D70633" w:rsidP="009C52F6">
            <w:pPr>
              <w:rPr>
                <w:del w:id="1817" w:author="Jarno Nieminen" w:date="2014-06-19T14:23:00Z"/>
              </w:rPr>
            </w:pPr>
          </w:p>
        </w:tc>
        <w:tc>
          <w:tcPr>
            <w:tcW w:w="876" w:type="dxa"/>
            <w:shd w:val="clear" w:color="auto" w:fill="FFFFFF"/>
            <w:tcMar>
              <w:top w:w="0" w:type="dxa"/>
              <w:left w:w="108" w:type="dxa"/>
              <w:bottom w:w="0" w:type="dxa"/>
              <w:right w:w="108" w:type="dxa"/>
            </w:tcMar>
          </w:tcPr>
          <w:p w14:paraId="00F53672" w14:textId="5C6B5754" w:rsidR="00D70633" w:rsidRPr="00D82A73" w:rsidDel="00D60833" w:rsidRDefault="00D70633" w:rsidP="009C52F6">
            <w:pPr>
              <w:rPr>
                <w:del w:id="1818" w:author="Jarno Nieminen" w:date="2014-06-19T14:23:00Z"/>
              </w:rPr>
            </w:pPr>
            <w:del w:id="1819"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5A367161" w14:textId="1D021596" w:rsidR="00D70633" w:rsidRPr="00D82A73" w:rsidDel="00D60833" w:rsidRDefault="00D70633" w:rsidP="009C52F6">
            <w:pPr>
              <w:rPr>
                <w:del w:id="1820" w:author="Jarno Nieminen" w:date="2014-06-19T14:23:00Z"/>
              </w:rPr>
            </w:pPr>
          </w:p>
        </w:tc>
        <w:tc>
          <w:tcPr>
            <w:tcW w:w="720" w:type="dxa"/>
            <w:shd w:val="clear" w:color="auto" w:fill="FFFFFF"/>
          </w:tcPr>
          <w:p w14:paraId="75A87864" w14:textId="7402D20A" w:rsidR="00D70633" w:rsidRPr="00D82A73" w:rsidDel="00D60833" w:rsidRDefault="00D70633" w:rsidP="009C52F6">
            <w:pPr>
              <w:rPr>
                <w:del w:id="1821" w:author="Jarno Nieminen" w:date="2014-06-19T14:23:00Z"/>
              </w:rPr>
            </w:pPr>
          </w:p>
        </w:tc>
        <w:tc>
          <w:tcPr>
            <w:tcW w:w="708" w:type="dxa"/>
            <w:shd w:val="clear" w:color="auto" w:fill="FFFFFF"/>
          </w:tcPr>
          <w:p w14:paraId="5B1F9E0C" w14:textId="2B40AC77" w:rsidR="00D70633" w:rsidRPr="00D82A73" w:rsidDel="00D60833" w:rsidRDefault="00D70633" w:rsidP="009C52F6">
            <w:pPr>
              <w:rPr>
                <w:del w:id="1822" w:author="Jarno Nieminen" w:date="2014-06-19T14:23:00Z"/>
              </w:rPr>
            </w:pPr>
          </w:p>
        </w:tc>
        <w:tc>
          <w:tcPr>
            <w:tcW w:w="708" w:type="dxa"/>
            <w:shd w:val="clear" w:color="auto" w:fill="FFFFFF"/>
          </w:tcPr>
          <w:p w14:paraId="66FF06CD" w14:textId="0990BEA2" w:rsidR="00D70633" w:rsidRPr="00D82A73" w:rsidDel="00D60833" w:rsidRDefault="00D70633" w:rsidP="009C52F6">
            <w:pPr>
              <w:rPr>
                <w:del w:id="1823" w:author="Jarno Nieminen" w:date="2014-06-19T14:23:00Z"/>
              </w:rPr>
            </w:pPr>
            <w:del w:id="1824" w:author="Jarno Nieminen" w:date="2014-06-19T14:23:00Z">
              <w:r w:rsidRPr="00D82A73" w:rsidDel="00D60833">
                <w:delText>X</w:delText>
              </w:r>
            </w:del>
          </w:p>
        </w:tc>
        <w:tc>
          <w:tcPr>
            <w:tcW w:w="610" w:type="dxa"/>
            <w:shd w:val="clear" w:color="auto" w:fill="FFFFFF"/>
          </w:tcPr>
          <w:p w14:paraId="60B4DB82" w14:textId="143677B6" w:rsidR="00D70633" w:rsidRPr="00D82A73" w:rsidDel="00D60833" w:rsidRDefault="00D70633" w:rsidP="009C52F6">
            <w:pPr>
              <w:rPr>
                <w:del w:id="1825" w:author="Jarno Nieminen" w:date="2014-06-19T14:23:00Z"/>
              </w:rPr>
            </w:pPr>
            <w:del w:id="1826" w:author="Jarno Nieminen" w:date="2014-06-19T14:23:00Z">
              <w:r w:rsidRPr="00D82A73" w:rsidDel="00D60833">
                <w:delText>X</w:delText>
              </w:r>
            </w:del>
          </w:p>
        </w:tc>
      </w:tr>
    </w:tbl>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827" w:author="Jarno Nieminen" w:date="2014-06-19T14:25:00Z">
          <w:tblPr>
            <w:tblpPr w:leftFromText="142" w:rightFromText="142" w:vertAnchor="page" w:horzAnchor="margin" w:tblpXSpec="center" w:tblpY="2847"/>
            <w:tblOverlap w:val="neve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828">
          <w:tblGrid>
            <w:gridCol w:w="3104"/>
            <w:gridCol w:w="871"/>
            <w:gridCol w:w="876"/>
            <w:gridCol w:w="877"/>
            <w:gridCol w:w="720"/>
            <w:gridCol w:w="708"/>
            <w:gridCol w:w="708"/>
            <w:gridCol w:w="610"/>
          </w:tblGrid>
        </w:tblGridChange>
      </w:tblGrid>
      <w:tr w:rsidR="00D60833" w:rsidRPr="00D82A73" w14:paraId="7D1CE75E" w14:textId="77777777" w:rsidTr="00D60833">
        <w:trPr>
          <w:trHeight w:val="416"/>
          <w:jc w:val="center"/>
          <w:ins w:id="1829" w:author="Jarno Nieminen" w:date="2014-06-19T14:23:00Z"/>
          <w:trPrChange w:id="1830" w:author="Jarno Nieminen" w:date="2014-06-19T14:25:00Z">
            <w:trPr>
              <w:trHeight w:val="416"/>
            </w:trPr>
          </w:trPrChange>
        </w:trPr>
        <w:tc>
          <w:tcPr>
            <w:tcW w:w="3104" w:type="dxa"/>
            <w:shd w:val="clear" w:color="auto" w:fill="DDD9C3" w:themeFill="background2" w:themeFillShade="E6"/>
            <w:tcMar>
              <w:top w:w="0" w:type="dxa"/>
              <w:left w:w="108" w:type="dxa"/>
              <w:bottom w:w="0" w:type="dxa"/>
              <w:right w:w="108" w:type="dxa"/>
            </w:tcMar>
            <w:hideMark/>
            <w:tcPrChange w:id="1831" w:author="Jarno Nieminen" w:date="2014-06-19T14:25:00Z">
              <w:tcPr>
                <w:tcW w:w="3104" w:type="dxa"/>
                <w:shd w:val="clear" w:color="auto" w:fill="DDD9C3" w:themeFill="background2" w:themeFillShade="E6"/>
                <w:tcMar>
                  <w:top w:w="0" w:type="dxa"/>
                  <w:left w:w="108" w:type="dxa"/>
                  <w:bottom w:w="0" w:type="dxa"/>
                  <w:right w:w="108" w:type="dxa"/>
                </w:tcMar>
                <w:hideMark/>
              </w:tcPr>
            </w:tcPrChange>
          </w:tcPr>
          <w:p w14:paraId="448B44E9" w14:textId="77777777" w:rsidR="00D60833" w:rsidRPr="00D82A73" w:rsidRDefault="00D60833" w:rsidP="00D60833">
            <w:pPr>
              <w:rPr>
                <w:ins w:id="1832" w:author="Jarno Nieminen" w:date="2014-06-19T14:23:00Z"/>
              </w:rPr>
            </w:pPr>
            <w:ins w:id="1833"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Change w:id="1834" w:author="Jarno Nieminen" w:date="2014-06-19T14:25:00Z">
              <w:tcPr>
                <w:tcW w:w="871" w:type="dxa"/>
                <w:shd w:val="clear" w:color="auto" w:fill="DDD9C3" w:themeFill="background2" w:themeFillShade="E6"/>
                <w:tcMar>
                  <w:top w:w="0" w:type="dxa"/>
                  <w:left w:w="108" w:type="dxa"/>
                  <w:bottom w:w="0" w:type="dxa"/>
                  <w:right w:w="108" w:type="dxa"/>
                </w:tcMar>
                <w:hideMark/>
              </w:tcPr>
            </w:tcPrChange>
          </w:tcPr>
          <w:p w14:paraId="2DDF6AFF" w14:textId="77777777" w:rsidR="00D60833" w:rsidRPr="00D82A73" w:rsidRDefault="00D60833" w:rsidP="00D60833">
            <w:pPr>
              <w:rPr>
                <w:ins w:id="1835" w:author="Jarno Nieminen" w:date="2014-06-19T14:23:00Z"/>
              </w:rPr>
            </w:pPr>
            <w:ins w:id="1836" w:author="Jarno Nieminen" w:date="2014-06-19T14:23:00Z">
              <w:r w:rsidRPr="00D82A73">
                <w:t>Flöde AF1</w:t>
              </w:r>
            </w:ins>
          </w:p>
        </w:tc>
        <w:tc>
          <w:tcPr>
            <w:tcW w:w="876" w:type="dxa"/>
            <w:shd w:val="clear" w:color="auto" w:fill="DDD9C3" w:themeFill="background2" w:themeFillShade="E6"/>
            <w:tcMar>
              <w:top w:w="0" w:type="dxa"/>
              <w:left w:w="108" w:type="dxa"/>
              <w:bottom w:w="0" w:type="dxa"/>
              <w:right w:w="108" w:type="dxa"/>
            </w:tcMar>
            <w:hideMark/>
            <w:tcPrChange w:id="1837" w:author="Jarno Nieminen" w:date="2014-06-19T14:25:00Z">
              <w:tcPr>
                <w:tcW w:w="876" w:type="dxa"/>
                <w:shd w:val="clear" w:color="auto" w:fill="DDD9C3" w:themeFill="background2" w:themeFillShade="E6"/>
                <w:tcMar>
                  <w:top w:w="0" w:type="dxa"/>
                  <w:left w:w="108" w:type="dxa"/>
                  <w:bottom w:w="0" w:type="dxa"/>
                  <w:right w:w="108" w:type="dxa"/>
                </w:tcMar>
                <w:hideMark/>
              </w:tcPr>
            </w:tcPrChange>
          </w:tcPr>
          <w:p w14:paraId="6F1895FF" w14:textId="77777777" w:rsidR="00D60833" w:rsidRPr="00D82A73" w:rsidRDefault="00D60833" w:rsidP="00D60833">
            <w:pPr>
              <w:rPr>
                <w:ins w:id="1838" w:author="Jarno Nieminen" w:date="2014-06-19T14:23:00Z"/>
              </w:rPr>
            </w:pPr>
            <w:ins w:id="1839" w:author="Jarno Nieminen" w:date="2014-06-19T14:23:00Z">
              <w:r w:rsidRPr="00D82A73">
                <w:t>Flöde AF2</w:t>
              </w:r>
            </w:ins>
          </w:p>
        </w:tc>
        <w:tc>
          <w:tcPr>
            <w:tcW w:w="877" w:type="dxa"/>
            <w:shd w:val="clear" w:color="auto" w:fill="DDD9C3" w:themeFill="background2" w:themeFillShade="E6"/>
            <w:tcMar>
              <w:top w:w="0" w:type="dxa"/>
              <w:left w:w="108" w:type="dxa"/>
              <w:bottom w:w="0" w:type="dxa"/>
              <w:right w:w="108" w:type="dxa"/>
            </w:tcMar>
            <w:hideMark/>
            <w:tcPrChange w:id="1840" w:author="Jarno Nieminen" w:date="2014-06-19T14:25:00Z">
              <w:tcPr>
                <w:tcW w:w="877" w:type="dxa"/>
                <w:shd w:val="clear" w:color="auto" w:fill="DDD9C3" w:themeFill="background2" w:themeFillShade="E6"/>
                <w:tcMar>
                  <w:top w:w="0" w:type="dxa"/>
                  <w:left w:w="108" w:type="dxa"/>
                  <w:bottom w:w="0" w:type="dxa"/>
                  <w:right w:w="108" w:type="dxa"/>
                </w:tcMar>
                <w:hideMark/>
              </w:tcPr>
            </w:tcPrChange>
          </w:tcPr>
          <w:p w14:paraId="1D3F3DEB" w14:textId="77777777" w:rsidR="00D60833" w:rsidRPr="00D82A73" w:rsidRDefault="00D60833" w:rsidP="00D60833">
            <w:pPr>
              <w:rPr>
                <w:ins w:id="1841" w:author="Jarno Nieminen" w:date="2014-06-19T14:23:00Z"/>
              </w:rPr>
            </w:pPr>
            <w:ins w:id="1842" w:author="Jarno Nieminen" w:date="2014-06-19T14:23:00Z">
              <w:r w:rsidRPr="00D82A73">
                <w:t xml:space="preserve">Flöde </w:t>
              </w:r>
            </w:ins>
          </w:p>
          <w:p w14:paraId="1E37119A" w14:textId="77777777" w:rsidR="00D60833" w:rsidRPr="00D82A73" w:rsidRDefault="00D60833" w:rsidP="00D60833">
            <w:pPr>
              <w:rPr>
                <w:ins w:id="1843" w:author="Jarno Nieminen" w:date="2014-06-19T14:23:00Z"/>
              </w:rPr>
            </w:pPr>
            <w:ins w:id="1844" w:author="Jarno Nieminen" w:date="2014-06-19T14:23:00Z">
              <w:r w:rsidRPr="00D82A73">
                <w:t>AF3A</w:t>
              </w:r>
            </w:ins>
          </w:p>
        </w:tc>
        <w:tc>
          <w:tcPr>
            <w:tcW w:w="720" w:type="dxa"/>
            <w:shd w:val="clear" w:color="auto" w:fill="DDD9C3" w:themeFill="background2" w:themeFillShade="E6"/>
            <w:tcPrChange w:id="1845" w:author="Jarno Nieminen" w:date="2014-06-19T14:25:00Z">
              <w:tcPr>
                <w:tcW w:w="720" w:type="dxa"/>
                <w:shd w:val="clear" w:color="auto" w:fill="DDD9C3" w:themeFill="background2" w:themeFillShade="E6"/>
              </w:tcPr>
            </w:tcPrChange>
          </w:tcPr>
          <w:p w14:paraId="41AB0162" w14:textId="77777777" w:rsidR="00D60833" w:rsidRPr="00D82A73" w:rsidRDefault="00D60833" w:rsidP="00D60833">
            <w:pPr>
              <w:rPr>
                <w:ins w:id="1846" w:author="Jarno Nieminen" w:date="2014-06-19T14:23:00Z"/>
              </w:rPr>
            </w:pPr>
            <w:ins w:id="1847" w:author="Jarno Nieminen" w:date="2014-06-19T14:23:00Z">
              <w:r w:rsidRPr="00D82A73">
                <w:t>Flöde</w:t>
              </w:r>
            </w:ins>
          </w:p>
          <w:p w14:paraId="5860EE88" w14:textId="77777777" w:rsidR="00D60833" w:rsidRPr="00D82A73" w:rsidRDefault="00D60833" w:rsidP="00D60833">
            <w:pPr>
              <w:rPr>
                <w:ins w:id="1848" w:author="Jarno Nieminen" w:date="2014-06-19T14:23:00Z"/>
              </w:rPr>
            </w:pPr>
            <w:ins w:id="1849" w:author="Jarno Nieminen" w:date="2014-06-19T14:23:00Z">
              <w:r w:rsidRPr="00D82A73">
                <w:t>AF3B</w:t>
              </w:r>
            </w:ins>
          </w:p>
        </w:tc>
        <w:tc>
          <w:tcPr>
            <w:tcW w:w="708" w:type="dxa"/>
            <w:shd w:val="clear" w:color="auto" w:fill="DDD9C3" w:themeFill="background2" w:themeFillShade="E6"/>
            <w:tcPrChange w:id="1850" w:author="Jarno Nieminen" w:date="2014-06-19T14:25:00Z">
              <w:tcPr>
                <w:tcW w:w="708" w:type="dxa"/>
                <w:shd w:val="clear" w:color="auto" w:fill="DDD9C3" w:themeFill="background2" w:themeFillShade="E6"/>
              </w:tcPr>
            </w:tcPrChange>
          </w:tcPr>
          <w:p w14:paraId="19ABC0C2" w14:textId="77777777" w:rsidR="00D60833" w:rsidRPr="00D82A73" w:rsidRDefault="00D60833" w:rsidP="00D60833">
            <w:pPr>
              <w:rPr>
                <w:ins w:id="1851" w:author="Jarno Nieminen" w:date="2014-06-19T14:23:00Z"/>
              </w:rPr>
            </w:pPr>
            <w:ins w:id="1852" w:author="Jarno Nieminen" w:date="2014-06-19T14:23:00Z">
              <w:r w:rsidRPr="00D82A73">
                <w:t>Flöde</w:t>
              </w:r>
            </w:ins>
          </w:p>
          <w:p w14:paraId="6D0E94C9" w14:textId="77777777" w:rsidR="00D60833" w:rsidRPr="00D82A73" w:rsidRDefault="00D60833" w:rsidP="00D60833">
            <w:pPr>
              <w:rPr>
                <w:ins w:id="1853" w:author="Jarno Nieminen" w:date="2014-06-19T14:23:00Z"/>
              </w:rPr>
            </w:pPr>
            <w:ins w:id="1854" w:author="Jarno Nieminen" w:date="2014-06-19T14:23:00Z">
              <w:r w:rsidRPr="00D82A73">
                <w:t>AF4</w:t>
              </w:r>
            </w:ins>
          </w:p>
        </w:tc>
        <w:tc>
          <w:tcPr>
            <w:tcW w:w="708" w:type="dxa"/>
            <w:shd w:val="clear" w:color="auto" w:fill="DDD9C3" w:themeFill="background2" w:themeFillShade="E6"/>
            <w:tcPrChange w:id="1855" w:author="Jarno Nieminen" w:date="2014-06-19T14:25:00Z">
              <w:tcPr>
                <w:tcW w:w="708" w:type="dxa"/>
                <w:shd w:val="clear" w:color="auto" w:fill="DDD9C3" w:themeFill="background2" w:themeFillShade="E6"/>
              </w:tcPr>
            </w:tcPrChange>
          </w:tcPr>
          <w:p w14:paraId="636ED9B4" w14:textId="77777777" w:rsidR="00D60833" w:rsidRPr="00D82A73" w:rsidRDefault="00D60833" w:rsidP="00D60833">
            <w:pPr>
              <w:rPr>
                <w:ins w:id="1856" w:author="Jarno Nieminen" w:date="2014-06-19T14:23:00Z"/>
              </w:rPr>
            </w:pPr>
            <w:ins w:id="1857" w:author="Jarno Nieminen" w:date="2014-06-19T14:23:00Z">
              <w:r w:rsidRPr="00D82A73">
                <w:t>Flöde</w:t>
              </w:r>
            </w:ins>
          </w:p>
          <w:p w14:paraId="2EA2C3CE" w14:textId="77777777" w:rsidR="00D60833" w:rsidRPr="00D82A73" w:rsidRDefault="00D60833" w:rsidP="00D60833">
            <w:pPr>
              <w:rPr>
                <w:ins w:id="1858" w:author="Jarno Nieminen" w:date="2014-06-19T14:23:00Z"/>
              </w:rPr>
            </w:pPr>
            <w:ins w:id="1859" w:author="Jarno Nieminen" w:date="2014-06-19T14:23:00Z">
              <w:r w:rsidRPr="00D82A73">
                <w:t>AF5</w:t>
              </w:r>
            </w:ins>
          </w:p>
        </w:tc>
        <w:tc>
          <w:tcPr>
            <w:tcW w:w="610" w:type="dxa"/>
            <w:shd w:val="clear" w:color="auto" w:fill="DDD9C3" w:themeFill="background2" w:themeFillShade="E6"/>
            <w:tcPrChange w:id="1860" w:author="Jarno Nieminen" w:date="2014-06-19T14:25:00Z">
              <w:tcPr>
                <w:tcW w:w="610" w:type="dxa"/>
                <w:shd w:val="clear" w:color="auto" w:fill="DDD9C3" w:themeFill="background2" w:themeFillShade="E6"/>
              </w:tcPr>
            </w:tcPrChange>
          </w:tcPr>
          <w:p w14:paraId="353E8184" w14:textId="77777777" w:rsidR="00D60833" w:rsidRPr="00D82A73" w:rsidRDefault="00D60833" w:rsidP="00D60833">
            <w:pPr>
              <w:rPr>
                <w:ins w:id="1861" w:author="Jarno Nieminen" w:date="2014-06-19T14:23:00Z"/>
              </w:rPr>
            </w:pPr>
            <w:ins w:id="1862" w:author="Jarno Nieminen" w:date="2014-06-19T14:23:00Z">
              <w:r w:rsidRPr="00D82A73">
                <w:t>Flöde</w:t>
              </w:r>
            </w:ins>
          </w:p>
          <w:p w14:paraId="39FB69F6" w14:textId="77777777" w:rsidR="00D60833" w:rsidRPr="00D82A73" w:rsidRDefault="00D60833" w:rsidP="00D60833">
            <w:pPr>
              <w:rPr>
                <w:ins w:id="1863" w:author="Jarno Nieminen" w:date="2014-06-19T14:23:00Z"/>
              </w:rPr>
            </w:pPr>
            <w:ins w:id="1864" w:author="Jarno Nieminen" w:date="2014-06-19T14:23:00Z">
              <w:r w:rsidRPr="00D82A73">
                <w:t>AF6</w:t>
              </w:r>
            </w:ins>
          </w:p>
        </w:tc>
      </w:tr>
      <w:tr w:rsidR="00D60833" w:rsidRPr="00D82A73" w14:paraId="7CFA0250" w14:textId="77777777" w:rsidTr="00D60833">
        <w:trPr>
          <w:jc w:val="center"/>
          <w:ins w:id="1865" w:author="Jarno Nieminen" w:date="2014-06-19T14:23:00Z"/>
        </w:trPr>
        <w:tc>
          <w:tcPr>
            <w:tcW w:w="3104" w:type="dxa"/>
            <w:tcMar>
              <w:top w:w="0" w:type="dxa"/>
              <w:left w:w="108" w:type="dxa"/>
              <w:bottom w:w="0" w:type="dxa"/>
              <w:right w:w="108" w:type="dxa"/>
            </w:tcMar>
          </w:tcPr>
          <w:p w14:paraId="58E4FBA8" w14:textId="77777777" w:rsidR="00D60833" w:rsidRPr="00D82A73" w:rsidRDefault="00D60833" w:rsidP="00D60833">
            <w:pPr>
              <w:rPr>
                <w:ins w:id="1866" w:author="Jarno Nieminen" w:date="2014-06-19T14:23:00Z"/>
              </w:rPr>
            </w:pPr>
            <w:ins w:id="1867"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63973545" w14:textId="77777777" w:rsidR="00D60833" w:rsidRPr="00D82A73" w:rsidRDefault="00D60833" w:rsidP="00D60833">
            <w:pPr>
              <w:rPr>
                <w:ins w:id="1868" w:author="Jarno Nieminen" w:date="2014-06-19T14:23:00Z"/>
              </w:rPr>
            </w:pPr>
            <w:ins w:id="1869" w:author="Jarno Nieminen" w:date="2014-06-19T14:23:00Z">
              <w:r w:rsidRPr="00D82A73">
                <w:t>X</w:t>
              </w:r>
            </w:ins>
          </w:p>
        </w:tc>
        <w:tc>
          <w:tcPr>
            <w:tcW w:w="876" w:type="dxa"/>
            <w:shd w:val="clear" w:color="auto" w:fill="FFFFFF"/>
            <w:tcMar>
              <w:top w:w="0" w:type="dxa"/>
              <w:left w:w="108" w:type="dxa"/>
              <w:bottom w:w="0" w:type="dxa"/>
              <w:right w:w="108" w:type="dxa"/>
            </w:tcMar>
          </w:tcPr>
          <w:p w14:paraId="3AE37EB8" w14:textId="77777777" w:rsidR="00D60833" w:rsidRPr="00D82A73" w:rsidRDefault="00D60833" w:rsidP="00D60833">
            <w:pPr>
              <w:rPr>
                <w:ins w:id="1870" w:author="Jarno Nieminen" w:date="2014-06-19T14:23:00Z"/>
              </w:rPr>
            </w:pPr>
          </w:p>
        </w:tc>
        <w:tc>
          <w:tcPr>
            <w:tcW w:w="877" w:type="dxa"/>
            <w:shd w:val="clear" w:color="auto" w:fill="FFFFFF"/>
            <w:tcMar>
              <w:top w:w="0" w:type="dxa"/>
              <w:left w:w="108" w:type="dxa"/>
              <w:bottom w:w="0" w:type="dxa"/>
              <w:right w:w="108" w:type="dxa"/>
            </w:tcMar>
          </w:tcPr>
          <w:p w14:paraId="44812CD7" w14:textId="77777777" w:rsidR="00D60833" w:rsidRPr="00D82A73" w:rsidRDefault="00D60833" w:rsidP="00D60833">
            <w:pPr>
              <w:rPr>
                <w:ins w:id="1871" w:author="Jarno Nieminen" w:date="2014-06-19T14:23:00Z"/>
              </w:rPr>
            </w:pPr>
          </w:p>
        </w:tc>
        <w:tc>
          <w:tcPr>
            <w:tcW w:w="720" w:type="dxa"/>
            <w:shd w:val="clear" w:color="auto" w:fill="FFFFFF"/>
          </w:tcPr>
          <w:p w14:paraId="2AA1FF56" w14:textId="77777777" w:rsidR="00D60833" w:rsidRPr="00D82A73" w:rsidRDefault="00D60833" w:rsidP="00D60833">
            <w:pPr>
              <w:rPr>
                <w:ins w:id="1872" w:author="Jarno Nieminen" w:date="2014-06-19T14:23:00Z"/>
              </w:rPr>
            </w:pPr>
          </w:p>
        </w:tc>
        <w:tc>
          <w:tcPr>
            <w:tcW w:w="708" w:type="dxa"/>
            <w:shd w:val="clear" w:color="auto" w:fill="FFFFFF"/>
          </w:tcPr>
          <w:p w14:paraId="23CD47CE" w14:textId="77777777" w:rsidR="00D60833" w:rsidRPr="00D82A73" w:rsidRDefault="00D60833" w:rsidP="00D60833">
            <w:pPr>
              <w:rPr>
                <w:ins w:id="1873" w:author="Jarno Nieminen" w:date="2014-06-19T14:23:00Z"/>
              </w:rPr>
            </w:pPr>
          </w:p>
        </w:tc>
        <w:tc>
          <w:tcPr>
            <w:tcW w:w="708" w:type="dxa"/>
            <w:shd w:val="clear" w:color="auto" w:fill="FFFFFF"/>
          </w:tcPr>
          <w:p w14:paraId="15488135" w14:textId="77777777" w:rsidR="00D60833" w:rsidRPr="00D82A73" w:rsidRDefault="00D60833" w:rsidP="00D60833">
            <w:pPr>
              <w:rPr>
                <w:ins w:id="1874" w:author="Jarno Nieminen" w:date="2014-06-19T14:23:00Z"/>
              </w:rPr>
            </w:pPr>
          </w:p>
        </w:tc>
        <w:tc>
          <w:tcPr>
            <w:tcW w:w="610" w:type="dxa"/>
            <w:shd w:val="clear" w:color="auto" w:fill="FFFFFF"/>
          </w:tcPr>
          <w:p w14:paraId="199179CA" w14:textId="77777777" w:rsidR="00D60833" w:rsidRPr="00D82A73" w:rsidRDefault="00D60833" w:rsidP="00D60833">
            <w:pPr>
              <w:rPr>
                <w:ins w:id="1875" w:author="Jarno Nieminen" w:date="2014-06-19T14:23:00Z"/>
              </w:rPr>
            </w:pPr>
          </w:p>
        </w:tc>
      </w:tr>
      <w:tr w:rsidR="00D60833" w:rsidRPr="00D82A73" w14:paraId="701A3ED0" w14:textId="77777777" w:rsidTr="00D60833">
        <w:trPr>
          <w:jc w:val="center"/>
          <w:ins w:id="1876" w:author="Jarno Nieminen" w:date="2014-06-19T14:23:00Z"/>
        </w:trPr>
        <w:tc>
          <w:tcPr>
            <w:tcW w:w="3104" w:type="dxa"/>
            <w:tcMar>
              <w:top w:w="0" w:type="dxa"/>
              <w:left w:w="108" w:type="dxa"/>
              <w:bottom w:w="0" w:type="dxa"/>
              <w:right w:w="108" w:type="dxa"/>
            </w:tcMar>
          </w:tcPr>
          <w:p w14:paraId="1E379F4A" w14:textId="77777777" w:rsidR="00D60833" w:rsidRPr="00D82A73" w:rsidRDefault="00D60833" w:rsidP="00D60833">
            <w:pPr>
              <w:rPr>
                <w:ins w:id="1877" w:author="Jarno Nieminen" w:date="2014-06-19T14:23:00Z"/>
              </w:rPr>
            </w:pPr>
            <w:ins w:id="1878"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56E6A6D5" w14:textId="77777777" w:rsidR="00D60833" w:rsidRPr="00D82A73" w:rsidRDefault="00D60833" w:rsidP="00D60833">
            <w:pPr>
              <w:rPr>
                <w:ins w:id="1879" w:author="Jarno Nieminen" w:date="2014-06-19T14:23:00Z"/>
              </w:rPr>
            </w:pPr>
            <w:ins w:id="1880" w:author="Jarno Nieminen" w:date="2014-06-19T14:23:00Z">
              <w:r w:rsidRPr="00D82A73">
                <w:t>X</w:t>
              </w:r>
            </w:ins>
          </w:p>
        </w:tc>
        <w:tc>
          <w:tcPr>
            <w:tcW w:w="876" w:type="dxa"/>
            <w:shd w:val="clear" w:color="auto" w:fill="FFFFFF"/>
            <w:tcMar>
              <w:top w:w="0" w:type="dxa"/>
              <w:left w:w="108" w:type="dxa"/>
              <w:bottom w:w="0" w:type="dxa"/>
              <w:right w:w="108" w:type="dxa"/>
            </w:tcMar>
          </w:tcPr>
          <w:p w14:paraId="699B281F" w14:textId="77777777" w:rsidR="00D60833" w:rsidRPr="00D82A73" w:rsidRDefault="00D60833" w:rsidP="00D60833">
            <w:pPr>
              <w:rPr>
                <w:ins w:id="1881" w:author="Jarno Nieminen" w:date="2014-06-19T14:23:00Z"/>
              </w:rPr>
            </w:pPr>
          </w:p>
        </w:tc>
        <w:tc>
          <w:tcPr>
            <w:tcW w:w="877" w:type="dxa"/>
            <w:shd w:val="clear" w:color="auto" w:fill="FFFFFF"/>
            <w:tcMar>
              <w:top w:w="0" w:type="dxa"/>
              <w:left w:w="108" w:type="dxa"/>
              <w:bottom w:w="0" w:type="dxa"/>
              <w:right w:w="108" w:type="dxa"/>
            </w:tcMar>
          </w:tcPr>
          <w:p w14:paraId="005F18F0" w14:textId="77777777" w:rsidR="00D60833" w:rsidRPr="00D82A73" w:rsidRDefault="00D60833" w:rsidP="00D60833">
            <w:pPr>
              <w:rPr>
                <w:ins w:id="1882" w:author="Jarno Nieminen" w:date="2014-06-19T14:23:00Z"/>
              </w:rPr>
            </w:pPr>
          </w:p>
        </w:tc>
        <w:tc>
          <w:tcPr>
            <w:tcW w:w="720" w:type="dxa"/>
            <w:shd w:val="clear" w:color="auto" w:fill="FFFFFF"/>
          </w:tcPr>
          <w:p w14:paraId="5B4C6356" w14:textId="77777777" w:rsidR="00D60833" w:rsidRPr="00D82A73" w:rsidRDefault="00D60833" w:rsidP="00D60833">
            <w:pPr>
              <w:rPr>
                <w:ins w:id="1883" w:author="Jarno Nieminen" w:date="2014-06-19T14:23:00Z"/>
              </w:rPr>
            </w:pPr>
          </w:p>
        </w:tc>
        <w:tc>
          <w:tcPr>
            <w:tcW w:w="708" w:type="dxa"/>
            <w:shd w:val="clear" w:color="auto" w:fill="FFFFFF"/>
          </w:tcPr>
          <w:p w14:paraId="1C8BC445" w14:textId="77777777" w:rsidR="00D60833" w:rsidRPr="00D82A73" w:rsidRDefault="00D60833" w:rsidP="00D60833">
            <w:pPr>
              <w:rPr>
                <w:ins w:id="1884" w:author="Jarno Nieminen" w:date="2014-06-19T14:23:00Z"/>
              </w:rPr>
            </w:pPr>
          </w:p>
        </w:tc>
        <w:tc>
          <w:tcPr>
            <w:tcW w:w="708" w:type="dxa"/>
            <w:shd w:val="clear" w:color="auto" w:fill="FFFFFF"/>
          </w:tcPr>
          <w:p w14:paraId="38F54DC1" w14:textId="77777777" w:rsidR="00D60833" w:rsidRPr="00D82A73" w:rsidRDefault="00D60833" w:rsidP="00D60833">
            <w:pPr>
              <w:rPr>
                <w:ins w:id="1885" w:author="Jarno Nieminen" w:date="2014-06-19T14:23:00Z"/>
              </w:rPr>
            </w:pPr>
          </w:p>
        </w:tc>
        <w:tc>
          <w:tcPr>
            <w:tcW w:w="610" w:type="dxa"/>
            <w:shd w:val="clear" w:color="auto" w:fill="FFFFFF"/>
          </w:tcPr>
          <w:p w14:paraId="35B4B1EA" w14:textId="77777777" w:rsidR="00D60833" w:rsidRPr="00D82A73" w:rsidRDefault="00D60833" w:rsidP="00D60833">
            <w:pPr>
              <w:rPr>
                <w:ins w:id="1886" w:author="Jarno Nieminen" w:date="2014-06-19T14:23:00Z"/>
              </w:rPr>
            </w:pPr>
          </w:p>
        </w:tc>
      </w:tr>
      <w:tr w:rsidR="00D60833" w:rsidRPr="00D82A73" w14:paraId="681066C4" w14:textId="77777777" w:rsidTr="00D60833">
        <w:trPr>
          <w:jc w:val="center"/>
          <w:ins w:id="1887" w:author="Jarno Nieminen" w:date="2014-06-19T14:23:00Z"/>
        </w:trPr>
        <w:tc>
          <w:tcPr>
            <w:tcW w:w="3104" w:type="dxa"/>
            <w:tcMar>
              <w:top w:w="0" w:type="dxa"/>
              <w:left w:w="108" w:type="dxa"/>
              <w:bottom w:w="0" w:type="dxa"/>
              <w:right w:w="108" w:type="dxa"/>
            </w:tcMar>
          </w:tcPr>
          <w:p w14:paraId="39E8A57A" w14:textId="77777777" w:rsidR="00D60833" w:rsidRPr="00D82A73" w:rsidRDefault="00D60833" w:rsidP="00D60833">
            <w:pPr>
              <w:rPr>
                <w:ins w:id="1888" w:author="Jarno Nieminen" w:date="2014-06-19T14:23:00Z"/>
              </w:rPr>
            </w:pPr>
            <w:ins w:id="1889" w:author="Jarno Nieminen" w:date="2014-06-19T14:23:00Z">
              <w:r w:rsidRPr="00D82A73">
                <w:t>CreateForm</w:t>
              </w:r>
            </w:ins>
          </w:p>
        </w:tc>
        <w:tc>
          <w:tcPr>
            <w:tcW w:w="871" w:type="dxa"/>
            <w:shd w:val="clear" w:color="auto" w:fill="FFFFFF"/>
            <w:tcMar>
              <w:top w:w="0" w:type="dxa"/>
              <w:left w:w="108" w:type="dxa"/>
              <w:bottom w:w="0" w:type="dxa"/>
              <w:right w:w="108" w:type="dxa"/>
            </w:tcMar>
          </w:tcPr>
          <w:p w14:paraId="2D211329" w14:textId="77777777" w:rsidR="00D60833" w:rsidRPr="00D82A73" w:rsidRDefault="00D60833" w:rsidP="00D60833">
            <w:pPr>
              <w:rPr>
                <w:ins w:id="1890" w:author="Jarno Nieminen" w:date="2014-06-19T14:23:00Z"/>
              </w:rPr>
            </w:pPr>
          </w:p>
        </w:tc>
        <w:tc>
          <w:tcPr>
            <w:tcW w:w="876" w:type="dxa"/>
            <w:shd w:val="clear" w:color="auto" w:fill="FFFFFF"/>
            <w:tcMar>
              <w:top w:w="0" w:type="dxa"/>
              <w:left w:w="108" w:type="dxa"/>
              <w:bottom w:w="0" w:type="dxa"/>
              <w:right w:w="108" w:type="dxa"/>
            </w:tcMar>
          </w:tcPr>
          <w:p w14:paraId="68E8DD90" w14:textId="77777777" w:rsidR="00D60833" w:rsidRPr="00D82A73" w:rsidRDefault="00D60833" w:rsidP="00D60833">
            <w:pPr>
              <w:rPr>
                <w:ins w:id="1891" w:author="Jarno Nieminen" w:date="2014-06-19T14:23:00Z"/>
              </w:rPr>
            </w:pPr>
          </w:p>
        </w:tc>
        <w:tc>
          <w:tcPr>
            <w:tcW w:w="877" w:type="dxa"/>
            <w:shd w:val="clear" w:color="auto" w:fill="FFFFFF"/>
            <w:tcMar>
              <w:top w:w="0" w:type="dxa"/>
              <w:left w:w="108" w:type="dxa"/>
              <w:bottom w:w="0" w:type="dxa"/>
              <w:right w:w="108" w:type="dxa"/>
            </w:tcMar>
          </w:tcPr>
          <w:p w14:paraId="4888DD11" w14:textId="77777777" w:rsidR="00D60833" w:rsidRPr="00D82A73" w:rsidRDefault="00D60833" w:rsidP="00D60833">
            <w:pPr>
              <w:rPr>
                <w:ins w:id="1892" w:author="Jarno Nieminen" w:date="2014-06-19T14:23:00Z"/>
              </w:rPr>
            </w:pPr>
          </w:p>
        </w:tc>
        <w:tc>
          <w:tcPr>
            <w:tcW w:w="720" w:type="dxa"/>
            <w:shd w:val="clear" w:color="auto" w:fill="FFFFFF"/>
          </w:tcPr>
          <w:p w14:paraId="4595A367" w14:textId="77777777" w:rsidR="00D60833" w:rsidRPr="00D82A73" w:rsidRDefault="00D60833" w:rsidP="00D60833">
            <w:pPr>
              <w:rPr>
                <w:ins w:id="1893" w:author="Jarno Nieminen" w:date="2014-06-19T14:23:00Z"/>
              </w:rPr>
            </w:pPr>
            <w:ins w:id="1894" w:author="Jarno Nieminen" w:date="2014-06-19T14:23:00Z">
              <w:r w:rsidRPr="00D82A73">
                <w:t>X</w:t>
              </w:r>
            </w:ins>
          </w:p>
        </w:tc>
        <w:tc>
          <w:tcPr>
            <w:tcW w:w="708" w:type="dxa"/>
            <w:shd w:val="clear" w:color="auto" w:fill="FFFFFF"/>
          </w:tcPr>
          <w:p w14:paraId="18AA722C" w14:textId="77777777" w:rsidR="00D60833" w:rsidRPr="00D82A73" w:rsidRDefault="00D60833" w:rsidP="00D60833">
            <w:pPr>
              <w:rPr>
                <w:ins w:id="1895" w:author="Jarno Nieminen" w:date="2014-06-19T14:23:00Z"/>
              </w:rPr>
            </w:pPr>
          </w:p>
        </w:tc>
        <w:tc>
          <w:tcPr>
            <w:tcW w:w="708" w:type="dxa"/>
            <w:shd w:val="clear" w:color="auto" w:fill="FFFFFF"/>
          </w:tcPr>
          <w:p w14:paraId="5DEACDF6" w14:textId="77777777" w:rsidR="00D60833" w:rsidRPr="00D82A73" w:rsidRDefault="00D60833" w:rsidP="00D60833">
            <w:pPr>
              <w:rPr>
                <w:ins w:id="1896" w:author="Jarno Nieminen" w:date="2014-06-19T14:23:00Z"/>
              </w:rPr>
            </w:pPr>
          </w:p>
        </w:tc>
        <w:tc>
          <w:tcPr>
            <w:tcW w:w="610" w:type="dxa"/>
            <w:shd w:val="clear" w:color="auto" w:fill="FFFFFF"/>
          </w:tcPr>
          <w:p w14:paraId="13EC3741" w14:textId="77777777" w:rsidR="00D60833" w:rsidRPr="00D82A73" w:rsidRDefault="00D60833" w:rsidP="00D60833">
            <w:pPr>
              <w:rPr>
                <w:ins w:id="1897" w:author="Jarno Nieminen" w:date="2014-06-19T14:23:00Z"/>
              </w:rPr>
            </w:pPr>
          </w:p>
        </w:tc>
      </w:tr>
      <w:tr w:rsidR="00D60833" w:rsidRPr="00D82A73" w14:paraId="7E24E1EE" w14:textId="77777777" w:rsidTr="00D60833">
        <w:trPr>
          <w:jc w:val="center"/>
          <w:ins w:id="1898" w:author="Jarno Nieminen" w:date="2014-06-19T14:23:00Z"/>
        </w:trPr>
        <w:tc>
          <w:tcPr>
            <w:tcW w:w="3104" w:type="dxa"/>
            <w:tcMar>
              <w:top w:w="0" w:type="dxa"/>
              <w:left w:w="108" w:type="dxa"/>
              <w:bottom w:w="0" w:type="dxa"/>
              <w:right w:w="108" w:type="dxa"/>
            </w:tcMar>
          </w:tcPr>
          <w:p w14:paraId="58436935" w14:textId="77777777" w:rsidR="00D60833" w:rsidRPr="00D82A73" w:rsidRDefault="00D60833" w:rsidP="00D60833">
            <w:pPr>
              <w:rPr>
                <w:ins w:id="1899" w:author="Jarno Nieminen" w:date="2014-06-19T14:23:00Z"/>
              </w:rPr>
            </w:pPr>
            <w:ins w:id="1900"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2D2807B2" w14:textId="77777777" w:rsidR="00D60833" w:rsidRPr="00D82A73" w:rsidRDefault="00D60833" w:rsidP="00D60833">
            <w:pPr>
              <w:rPr>
                <w:ins w:id="1901" w:author="Jarno Nieminen" w:date="2014-06-19T14:23:00Z"/>
              </w:rPr>
            </w:pPr>
          </w:p>
        </w:tc>
        <w:tc>
          <w:tcPr>
            <w:tcW w:w="876" w:type="dxa"/>
            <w:shd w:val="clear" w:color="auto" w:fill="FFFFFF"/>
            <w:tcMar>
              <w:top w:w="0" w:type="dxa"/>
              <w:left w:w="108" w:type="dxa"/>
              <w:bottom w:w="0" w:type="dxa"/>
              <w:right w:w="108" w:type="dxa"/>
            </w:tcMar>
          </w:tcPr>
          <w:p w14:paraId="73BC11A6" w14:textId="77777777" w:rsidR="00D60833" w:rsidRPr="00D82A73" w:rsidRDefault="00D60833" w:rsidP="00D60833">
            <w:pPr>
              <w:rPr>
                <w:ins w:id="1902" w:author="Jarno Nieminen" w:date="2014-06-19T14:23:00Z"/>
              </w:rPr>
            </w:pPr>
            <w:ins w:id="1903" w:author="Jarno Nieminen" w:date="2014-06-19T14:23:00Z">
              <w:r w:rsidRPr="00D82A73">
                <w:t>X</w:t>
              </w:r>
            </w:ins>
          </w:p>
        </w:tc>
        <w:tc>
          <w:tcPr>
            <w:tcW w:w="877" w:type="dxa"/>
            <w:shd w:val="clear" w:color="auto" w:fill="FFFFFF"/>
            <w:tcMar>
              <w:top w:w="0" w:type="dxa"/>
              <w:left w:w="108" w:type="dxa"/>
              <w:bottom w:w="0" w:type="dxa"/>
              <w:right w:w="108" w:type="dxa"/>
            </w:tcMar>
          </w:tcPr>
          <w:p w14:paraId="10FE1348" w14:textId="77777777" w:rsidR="00D60833" w:rsidRPr="00D82A73" w:rsidRDefault="00D60833" w:rsidP="00D60833">
            <w:pPr>
              <w:rPr>
                <w:ins w:id="1904" w:author="Jarno Nieminen" w:date="2014-06-19T14:23:00Z"/>
              </w:rPr>
            </w:pPr>
          </w:p>
        </w:tc>
        <w:tc>
          <w:tcPr>
            <w:tcW w:w="720" w:type="dxa"/>
            <w:shd w:val="clear" w:color="auto" w:fill="FFFFFF"/>
          </w:tcPr>
          <w:p w14:paraId="7E365BF0" w14:textId="77777777" w:rsidR="00D60833" w:rsidRPr="00D82A73" w:rsidRDefault="00D60833" w:rsidP="00D60833">
            <w:pPr>
              <w:rPr>
                <w:ins w:id="1905" w:author="Jarno Nieminen" w:date="2014-06-19T14:23:00Z"/>
              </w:rPr>
            </w:pPr>
          </w:p>
        </w:tc>
        <w:tc>
          <w:tcPr>
            <w:tcW w:w="708" w:type="dxa"/>
            <w:shd w:val="clear" w:color="auto" w:fill="FFFFFF"/>
          </w:tcPr>
          <w:p w14:paraId="0671FB87" w14:textId="77777777" w:rsidR="00D60833" w:rsidRPr="00D82A73" w:rsidRDefault="00D60833" w:rsidP="00D60833">
            <w:pPr>
              <w:rPr>
                <w:ins w:id="1906" w:author="Jarno Nieminen" w:date="2014-06-19T14:23:00Z"/>
              </w:rPr>
            </w:pPr>
          </w:p>
        </w:tc>
        <w:tc>
          <w:tcPr>
            <w:tcW w:w="708" w:type="dxa"/>
            <w:shd w:val="clear" w:color="auto" w:fill="FFFFFF"/>
          </w:tcPr>
          <w:p w14:paraId="5DCB2EE7" w14:textId="77777777" w:rsidR="00D60833" w:rsidRPr="00D82A73" w:rsidRDefault="00D60833" w:rsidP="00D60833">
            <w:pPr>
              <w:rPr>
                <w:ins w:id="1907" w:author="Jarno Nieminen" w:date="2014-06-19T14:23:00Z"/>
              </w:rPr>
            </w:pPr>
          </w:p>
        </w:tc>
        <w:tc>
          <w:tcPr>
            <w:tcW w:w="610" w:type="dxa"/>
            <w:shd w:val="clear" w:color="auto" w:fill="FFFFFF"/>
          </w:tcPr>
          <w:p w14:paraId="56D32AFC" w14:textId="77777777" w:rsidR="00D60833" w:rsidRPr="00D82A73" w:rsidRDefault="00D60833" w:rsidP="00D60833">
            <w:pPr>
              <w:rPr>
                <w:ins w:id="1908" w:author="Jarno Nieminen" w:date="2014-06-19T14:23:00Z"/>
              </w:rPr>
            </w:pPr>
          </w:p>
        </w:tc>
      </w:tr>
      <w:tr w:rsidR="00D60833" w:rsidRPr="00D82A73" w14:paraId="1C74582F" w14:textId="77777777" w:rsidTr="00D60833">
        <w:trPr>
          <w:jc w:val="center"/>
          <w:ins w:id="1909" w:author="Jarno Nieminen" w:date="2014-06-19T14:23:00Z"/>
        </w:trPr>
        <w:tc>
          <w:tcPr>
            <w:tcW w:w="3104" w:type="dxa"/>
            <w:tcMar>
              <w:top w:w="0" w:type="dxa"/>
              <w:left w:w="108" w:type="dxa"/>
              <w:bottom w:w="0" w:type="dxa"/>
              <w:right w:w="108" w:type="dxa"/>
            </w:tcMar>
          </w:tcPr>
          <w:p w14:paraId="67FC663D" w14:textId="77777777" w:rsidR="00D60833" w:rsidRPr="00D82A73" w:rsidRDefault="00D60833" w:rsidP="00D60833">
            <w:pPr>
              <w:rPr>
                <w:ins w:id="1910" w:author="Jarno Nieminen" w:date="2014-06-19T14:23:00Z"/>
              </w:rPr>
            </w:pPr>
            <w:ins w:id="1911" w:author="Jarno Nieminen" w:date="2014-06-19T14:23:00Z">
              <w:r w:rsidRPr="00D82A73">
                <w:t>GetForm</w:t>
              </w:r>
            </w:ins>
          </w:p>
        </w:tc>
        <w:tc>
          <w:tcPr>
            <w:tcW w:w="871" w:type="dxa"/>
            <w:shd w:val="clear" w:color="auto" w:fill="FFFFFF"/>
            <w:tcMar>
              <w:top w:w="0" w:type="dxa"/>
              <w:left w:w="108" w:type="dxa"/>
              <w:bottom w:w="0" w:type="dxa"/>
              <w:right w:w="108" w:type="dxa"/>
            </w:tcMar>
          </w:tcPr>
          <w:p w14:paraId="58EB18E3" w14:textId="77777777" w:rsidR="00D60833" w:rsidRPr="00D82A73" w:rsidRDefault="00D60833" w:rsidP="00D60833">
            <w:pPr>
              <w:rPr>
                <w:ins w:id="1912" w:author="Jarno Nieminen" w:date="2014-06-19T14:23:00Z"/>
              </w:rPr>
            </w:pPr>
          </w:p>
        </w:tc>
        <w:tc>
          <w:tcPr>
            <w:tcW w:w="876" w:type="dxa"/>
            <w:shd w:val="clear" w:color="auto" w:fill="FFFFFF"/>
            <w:tcMar>
              <w:top w:w="0" w:type="dxa"/>
              <w:left w:w="108" w:type="dxa"/>
              <w:bottom w:w="0" w:type="dxa"/>
              <w:right w:w="108" w:type="dxa"/>
            </w:tcMar>
          </w:tcPr>
          <w:p w14:paraId="4E26976D" w14:textId="77777777" w:rsidR="00D60833" w:rsidRPr="00D82A73" w:rsidRDefault="00D60833" w:rsidP="00D60833">
            <w:pPr>
              <w:rPr>
                <w:ins w:id="1913" w:author="Jarno Nieminen" w:date="2014-06-19T14:23:00Z"/>
              </w:rPr>
            </w:pPr>
          </w:p>
        </w:tc>
        <w:tc>
          <w:tcPr>
            <w:tcW w:w="877" w:type="dxa"/>
            <w:shd w:val="clear" w:color="auto" w:fill="FFFFFF"/>
            <w:tcMar>
              <w:top w:w="0" w:type="dxa"/>
              <w:left w:w="108" w:type="dxa"/>
              <w:bottom w:w="0" w:type="dxa"/>
              <w:right w:w="108" w:type="dxa"/>
            </w:tcMar>
          </w:tcPr>
          <w:p w14:paraId="398C1E12" w14:textId="77777777" w:rsidR="00D60833" w:rsidRPr="00D82A73" w:rsidRDefault="00D60833" w:rsidP="00D60833">
            <w:pPr>
              <w:rPr>
                <w:ins w:id="1914" w:author="Jarno Nieminen" w:date="2014-06-19T14:23:00Z"/>
              </w:rPr>
            </w:pPr>
          </w:p>
        </w:tc>
        <w:tc>
          <w:tcPr>
            <w:tcW w:w="720" w:type="dxa"/>
            <w:shd w:val="clear" w:color="auto" w:fill="FFFFFF"/>
          </w:tcPr>
          <w:p w14:paraId="4F6A5A7A" w14:textId="77777777" w:rsidR="00D60833" w:rsidRPr="00D82A73" w:rsidRDefault="00D60833" w:rsidP="00D60833">
            <w:pPr>
              <w:rPr>
                <w:ins w:id="1915" w:author="Jarno Nieminen" w:date="2014-06-19T14:23:00Z"/>
              </w:rPr>
            </w:pPr>
          </w:p>
        </w:tc>
        <w:tc>
          <w:tcPr>
            <w:tcW w:w="708" w:type="dxa"/>
            <w:shd w:val="clear" w:color="auto" w:fill="FFFFFF"/>
          </w:tcPr>
          <w:p w14:paraId="3E1DCE2A" w14:textId="77777777" w:rsidR="00D60833" w:rsidRPr="00D82A73" w:rsidRDefault="00D60833" w:rsidP="00D60833">
            <w:pPr>
              <w:rPr>
                <w:ins w:id="1916" w:author="Jarno Nieminen" w:date="2014-06-19T14:23:00Z"/>
              </w:rPr>
            </w:pPr>
            <w:ins w:id="1917" w:author="Jarno Nieminen" w:date="2014-06-19T14:23:00Z">
              <w:r w:rsidRPr="00D82A73">
                <w:t>X</w:t>
              </w:r>
            </w:ins>
          </w:p>
        </w:tc>
        <w:tc>
          <w:tcPr>
            <w:tcW w:w="708" w:type="dxa"/>
            <w:shd w:val="clear" w:color="auto" w:fill="FFFFFF"/>
          </w:tcPr>
          <w:p w14:paraId="187B04EA" w14:textId="77777777" w:rsidR="00D60833" w:rsidRPr="00D82A73" w:rsidRDefault="00D60833" w:rsidP="00D60833">
            <w:pPr>
              <w:rPr>
                <w:ins w:id="1918" w:author="Jarno Nieminen" w:date="2014-06-19T14:23:00Z"/>
              </w:rPr>
            </w:pPr>
          </w:p>
        </w:tc>
        <w:tc>
          <w:tcPr>
            <w:tcW w:w="610" w:type="dxa"/>
            <w:shd w:val="clear" w:color="auto" w:fill="FFFFFF"/>
          </w:tcPr>
          <w:p w14:paraId="42784ED0" w14:textId="77777777" w:rsidR="00D60833" w:rsidRPr="00D82A73" w:rsidRDefault="00D60833" w:rsidP="00D60833">
            <w:pPr>
              <w:rPr>
                <w:ins w:id="1919" w:author="Jarno Nieminen" w:date="2014-06-19T14:23:00Z"/>
              </w:rPr>
            </w:pPr>
            <w:ins w:id="1920" w:author="Jarno Nieminen" w:date="2014-06-19T14:23:00Z">
              <w:r w:rsidRPr="00D82A73">
                <w:t>X</w:t>
              </w:r>
            </w:ins>
          </w:p>
        </w:tc>
      </w:tr>
      <w:tr w:rsidR="00D60833" w:rsidRPr="00D82A73" w14:paraId="0CF5C588" w14:textId="77777777" w:rsidTr="00D60833">
        <w:trPr>
          <w:jc w:val="center"/>
          <w:ins w:id="1921" w:author="Jarno Nieminen" w:date="2014-06-19T14:23:00Z"/>
        </w:trPr>
        <w:tc>
          <w:tcPr>
            <w:tcW w:w="3104" w:type="dxa"/>
            <w:tcMar>
              <w:top w:w="0" w:type="dxa"/>
              <w:left w:w="108" w:type="dxa"/>
              <w:bottom w:w="0" w:type="dxa"/>
              <w:right w:w="108" w:type="dxa"/>
            </w:tcMar>
          </w:tcPr>
          <w:p w14:paraId="3667B5A7" w14:textId="77777777" w:rsidR="00D60833" w:rsidRPr="00D82A73" w:rsidRDefault="00D60833" w:rsidP="00D60833">
            <w:pPr>
              <w:rPr>
                <w:ins w:id="1922" w:author="Jarno Nieminen" w:date="2014-06-19T14:23:00Z"/>
              </w:rPr>
            </w:pPr>
            <w:ins w:id="1923"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3B09272" w14:textId="77777777" w:rsidR="00D60833" w:rsidRPr="00D82A73" w:rsidRDefault="00D60833" w:rsidP="00D60833">
            <w:pPr>
              <w:rPr>
                <w:ins w:id="1924" w:author="Jarno Nieminen" w:date="2014-06-19T14:23:00Z"/>
              </w:rPr>
            </w:pPr>
          </w:p>
        </w:tc>
        <w:tc>
          <w:tcPr>
            <w:tcW w:w="876" w:type="dxa"/>
            <w:shd w:val="clear" w:color="auto" w:fill="FFFFFF"/>
            <w:tcMar>
              <w:top w:w="0" w:type="dxa"/>
              <w:left w:w="108" w:type="dxa"/>
              <w:bottom w:w="0" w:type="dxa"/>
              <w:right w:w="108" w:type="dxa"/>
            </w:tcMar>
          </w:tcPr>
          <w:p w14:paraId="67EF03E4" w14:textId="77777777" w:rsidR="00D60833" w:rsidRPr="00D82A73" w:rsidRDefault="00D60833" w:rsidP="00D60833">
            <w:pPr>
              <w:rPr>
                <w:ins w:id="1925" w:author="Jarno Nieminen" w:date="2014-06-19T14:23:00Z"/>
              </w:rPr>
            </w:pPr>
          </w:p>
        </w:tc>
        <w:tc>
          <w:tcPr>
            <w:tcW w:w="877" w:type="dxa"/>
            <w:shd w:val="clear" w:color="auto" w:fill="FFFFFF"/>
            <w:tcMar>
              <w:top w:w="0" w:type="dxa"/>
              <w:left w:w="108" w:type="dxa"/>
              <w:bottom w:w="0" w:type="dxa"/>
              <w:right w:w="108" w:type="dxa"/>
            </w:tcMar>
          </w:tcPr>
          <w:p w14:paraId="577531EB" w14:textId="77777777" w:rsidR="00D60833" w:rsidRPr="00D82A73" w:rsidRDefault="00D60833" w:rsidP="00D60833">
            <w:pPr>
              <w:rPr>
                <w:ins w:id="1926" w:author="Jarno Nieminen" w:date="2014-06-19T14:23:00Z"/>
              </w:rPr>
            </w:pPr>
          </w:p>
        </w:tc>
        <w:tc>
          <w:tcPr>
            <w:tcW w:w="720" w:type="dxa"/>
            <w:shd w:val="clear" w:color="auto" w:fill="FFFFFF"/>
          </w:tcPr>
          <w:p w14:paraId="4608FA62" w14:textId="77777777" w:rsidR="00D60833" w:rsidRPr="00D82A73" w:rsidRDefault="00D60833" w:rsidP="00D60833">
            <w:pPr>
              <w:rPr>
                <w:ins w:id="1927" w:author="Jarno Nieminen" w:date="2014-06-19T14:23:00Z"/>
              </w:rPr>
            </w:pPr>
          </w:p>
        </w:tc>
        <w:tc>
          <w:tcPr>
            <w:tcW w:w="708" w:type="dxa"/>
            <w:shd w:val="clear" w:color="auto" w:fill="FFFFFF"/>
          </w:tcPr>
          <w:p w14:paraId="617A5EA9" w14:textId="77777777" w:rsidR="00D60833" w:rsidRPr="00D82A73" w:rsidRDefault="00D60833" w:rsidP="00D60833">
            <w:pPr>
              <w:rPr>
                <w:ins w:id="1928" w:author="Jarno Nieminen" w:date="2014-06-19T14:23:00Z"/>
              </w:rPr>
            </w:pPr>
          </w:p>
        </w:tc>
        <w:tc>
          <w:tcPr>
            <w:tcW w:w="708" w:type="dxa"/>
            <w:shd w:val="clear" w:color="auto" w:fill="FFFFFF"/>
          </w:tcPr>
          <w:p w14:paraId="2E8E6A2A" w14:textId="77777777" w:rsidR="00D60833" w:rsidRPr="00D82A73" w:rsidRDefault="00D60833" w:rsidP="00D60833">
            <w:pPr>
              <w:rPr>
                <w:ins w:id="1929" w:author="Jarno Nieminen" w:date="2014-06-19T14:23:00Z"/>
              </w:rPr>
            </w:pPr>
          </w:p>
        </w:tc>
        <w:tc>
          <w:tcPr>
            <w:tcW w:w="610" w:type="dxa"/>
            <w:shd w:val="clear" w:color="auto" w:fill="FFFFFF"/>
          </w:tcPr>
          <w:p w14:paraId="288B8EE6" w14:textId="77777777" w:rsidR="00D60833" w:rsidRPr="00D82A73" w:rsidRDefault="00D60833" w:rsidP="00D60833">
            <w:pPr>
              <w:rPr>
                <w:ins w:id="1930" w:author="Jarno Nieminen" w:date="2014-06-19T14:23:00Z"/>
              </w:rPr>
            </w:pPr>
          </w:p>
        </w:tc>
      </w:tr>
      <w:tr w:rsidR="00D60833" w:rsidRPr="00D82A73" w14:paraId="2D96421C" w14:textId="77777777" w:rsidTr="00D60833">
        <w:trPr>
          <w:jc w:val="center"/>
          <w:ins w:id="1931" w:author="Jarno Nieminen" w:date="2014-06-19T14:23:00Z"/>
        </w:trPr>
        <w:tc>
          <w:tcPr>
            <w:tcW w:w="3104" w:type="dxa"/>
            <w:tcMar>
              <w:top w:w="0" w:type="dxa"/>
              <w:left w:w="108" w:type="dxa"/>
              <w:bottom w:w="0" w:type="dxa"/>
              <w:right w:w="108" w:type="dxa"/>
            </w:tcMar>
          </w:tcPr>
          <w:p w14:paraId="4BA799D1" w14:textId="77777777" w:rsidR="00D60833" w:rsidRPr="00D82A73" w:rsidRDefault="00D60833" w:rsidP="00D60833">
            <w:pPr>
              <w:rPr>
                <w:ins w:id="1932" w:author="Jarno Nieminen" w:date="2014-06-19T14:23:00Z"/>
              </w:rPr>
            </w:pPr>
            <w:ins w:id="1933" w:author="Jarno Nieminen" w:date="2014-06-19T14:23:00Z">
              <w:r w:rsidRPr="00D82A73">
                <w:t>GetForms</w:t>
              </w:r>
            </w:ins>
          </w:p>
        </w:tc>
        <w:tc>
          <w:tcPr>
            <w:tcW w:w="871" w:type="dxa"/>
            <w:shd w:val="clear" w:color="auto" w:fill="FFFFFF"/>
            <w:tcMar>
              <w:top w:w="0" w:type="dxa"/>
              <w:left w:w="108" w:type="dxa"/>
              <w:bottom w:w="0" w:type="dxa"/>
              <w:right w:w="108" w:type="dxa"/>
            </w:tcMar>
          </w:tcPr>
          <w:p w14:paraId="77C4D597" w14:textId="77777777" w:rsidR="00D60833" w:rsidRPr="00D82A73" w:rsidRDefault="00D60833" w:rsidP="00D60833">
            <w:pPr>
              <w:rPr>
                <w:ins w:id="1934" w:author="Jarno Nieminen" w:date="2014-06-19T14:23:00Z"/>
              </w:rPr>
            </w:pPr>
          </w:p>
        </w:tc>
        <w:tc>
          <w:tcPr>
            <w:tcW w:w="876" w:type="dxa"/>
            <w:shd w:val="clear" w:color="auto" w:fill="FFFFFF"/>
            <w:tcMar>
              <w:top w:w="0" w:type="dxa"/>
              <w:left w:w="108" w:type="dxa"/>
              <w:bottom w:w="0" w:type="dxa"/>
              <w:right w:w="108" w:type="dxa"/>
            </w:tcMar>
          </w:tcPr>
          <w:p w14:paraId="55430CEC" w14:textId="77777777" w:rsidR="00D60833" w:rsidRPr="00D82A73" w:rsidRDefault="00D60833" w:rsidP="00D60833">
            <w:pPr>
              <w:rPr>
                <w:ins w:id="1935" w:author="Jarno Nieminen" w:date="2014-06-19T14:23:00Z"/>
              </w:rPr>
            </w:pPr>
          </w:p>
        </w:tc>
        <w:tc>
          <w:tcPr>
            <w:tcW w:w="877" w:type="dxa"/>
            <w:shd w:val="clear" w:color="auto" w:fill="FFFFFF"/>
            <w:tcMar>
              <w:top w:w="0" w:type="dxa"/>
              <w:left w:w="108" w:type="dxa"/>
              <w:bottom w:w="0" w:type="dxa"/>
              <w:right w:w="108" w:type="dxa"/>
            </w:tcMar>
          </w:tcPr>
          <w:p w14:paraId="0853985F" w14:textId="77777777" w:rsidR="00D60833" w:rsidRPr="00D82A73" w:rsidRDefault="00D60833" w:rsidP="00D60833">
            <w:pPr>
              <w:rPr>
                <w:ins w:id="1936" w:author="Jarno Nieminen" w:date="2014-06-19T14:23:00Z"/>
              </w:rPr>
            </w:pPr>
            <w:ins w:id="1937" w:author="Jarno Nieminen" w:date="2014-06-19T14:23:00Z">
              <w:r w:rsidRPr="00D82A73">
                <w:t>X</w:t>
              </w:r>
            </w:ins>
          </w:p>
        </w:tc>
        <w:tc>
          <w:tcPr>
            <w:tcW w:w="720" w:type="dxa"/>
            <w:shd w:val="clear" w:color="auto" w:fill="FFFFFF"/>
          </w:tcPr>
          <w:p w14:paraId="0A0937CD" w14:textId="77777777" w:rsidR="00D60833" w:rsidRPr="00D82A73" w:rsidRDefault="00D60833" w:rsidP="00D60833">
            <w:pPr>
              <w:rPr>
                <w:ins w:id="1938" w:author="Jarno Nieminen" w:date="2014-06-19T14:23:00Z"/>
              </w:rPr>
            </w:pPr>
          </w:p>
        </w:tc>
        <w:tc>
          <w:tcPr>
            <w:tcW w:w="708" w:type="dxa"/>
            <w:shd w:val="clear" w:color="auto" w:fill="FFFFFF"/>
          </w:tcPr>
          <w:p w14:paraId="1EAE6B4C" w14:textId="77777777" w:rsidR="00D60833" w:rsidRPr="00D82A73" w:rsidRDefault="00D60833" w:rsidP="00D60833">
            <w:pPr>
              <w:rPr>
                <w:ins w:id="1939" w:author="Jarno Nieminen" w:date="2014-06-19T14:23:00Z"/>
              </w:rPr>
            </w:pPr>
            <w:ins w:id="1940" w:author="Jarno Nieminen" w:date="2014-06-19T14:23:00Z">
              <w:r w:rsidRPr="00D82A73">
                <w:t>X</w:t>
              </w:r>
            </w:ins>
          </w:p>
        </w:tc>
        <w:tc>
          <w:tcPr>
            <w:tcW w:w="708" w:type="dxa"/>
            <w:shd w:val="clear" w:color="auto" w:fill="FFFFFF"/>
          </w:tcPr>
          <w:p w14:paraId="24570273" w14:textId="77777777" w:rsidR="00D60833" w:rsidRPr="00D82A73" w:rsidRDefault="00D60833" w:rsidP="00D60833">
            <w:pPr>
              <w:rPr>
                <w:ins w:id="1941" w:author="Jarno Nieminen" w:date="2014-06-19T14:23:00Z"/>
              </w:rPr>
            </w:pPr>
          </w:p>
        </w:tc>
        <w:tc>
          <w:tcPr>
            <w:tcW w:w="610" w:type="dxa"/>
            <w:shd w:val="clear" w:color="auto" w:fill="FFFFFF"/>
          </w:tcPr>
          <w:p w14:paraId="3905C653" w14:textId="77777777" w:rsidR="00D60833" w:rsidRPr="00D82A73" w:rsidRDefault="00D60833" w:rsidP="00D60833">
            <w:pPr>
              <w:rPr>
                <w:ins w:id="1942" w:author="Jarno Nieminen" w:date="2014-06-19T14:23:00Z"/>
              </w:rPr>
            </w:pPr>
          </w:p>
        </w:tc>
      </w:tr>
      <w:tr w:rsidR="00D60833" w:rsidRPr="00D82A73" w14:paraId="476FA9CA" w14:textId="77777777" w:rsidTr="00D60833">
        <w:trPr>
          <w:jc w:val="center"/>
          <w:ins w:id="1943" w:author="Jarno Nieminen" w:date="2014-06-19T14:23:00Z"/>
        </w:trPr>
        <w:tc>
          <w:tcPr>
            <w:tcW w:w="3104" w:type="dxa"/>
            <w:tcMar>
              <w:top w:w="0" w:type="dxa"/>
              <w:left w:w="108" w:type="dxa"/>
              <w:bottom w:w="0" w:type="dxa"/>
              <w:right w:w="108" w:type="dxa"/>
            </w:tcMar>
          </w:tcPr>
          <w:p w14:paraId="7872EB7C" w14:textId="77777777" w:rsidR="00D60833" w:rsidRPr="00D82A73" w:rsidRDefault="00D60833" w:rsidP="00D60833">
            <w:pPr>
              <w:rPr>
                <w:ins w:id="1944" w:author="Jarno Nieminen" w:date="2014-06-19T14:23:00Z"/>
              </w:rPr>
            </w:pPr>
            <w:ins w:id="1945"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6BC0E08A" w14:textId="77777777" w:rsidR="00D60833" w:rsidRPr="00D82A73" w:rsidRDefault="00D60833" w:rsidP="00D60833">
            <w:pPr>
              <w:rPr>
                <w:ins w:id="1946" w:author="Jarno Nieminen" w:date="2014-06-19T14:23:00Z"/>
              </w:rPr>
            </w:pPr>
          </w:p>
        </w:tc>
        <w:tc>
          <w:tcPr>
            <w:tcW w:w="876" w:type="dxa"/>
            <w:shd w:val="clear" w:color="auto" w:fill="FFFFFF"/>
            <w:tcMar>
              <w:top w:w="0" w:type="dxa"/>
              <w:left w:w="108" w:type="dxa"/>
              <w:bottom w:w="0" w:type="dxa"/>
              <w:right w:w="108" w:type="dxa"/>
            </w:tcMar>
          </w:tcPr>
          <w:p w14:paraId="61730EEF" w14:textId="77777777" w:rsidR="00D60833" w:rsidRPr="00D82A73" w:rsidRDefault="00D60833" w:rsidP="00D60833">
            <w:pPr>
              <w:rPr>
                <w:ins w:id="1947" w:author="Jarno Nieminen" w:date="2014-06-19T14:23:00Z"/>
              </w:rPr>
            </w:pPr>
          </w:p>
        </w:tc>
        <w:tc>
          <w:tcPr>
            <w:tcW w:w="877" w:type="dxa"/>
            <w:shd w:val="clear" w:color="auto" w:fill="FFFFFF"/>
            <w:tcMar>
              <w:top w:w="0" w:type="dxa"/>
              <w:left w:w="108" w:type="dxa"/>
              <w:bottom w:w="0" w:type="dxa"/>
              <w:right w:w="108" w:type="dxa"/>
            </w:tcMar>
          </w:tcPr>
          <w:p w14:paraId="1610C9F5" w14:textId="77777777" w:rsidR="00D60833" w:rsidRPr="00D82A73" w:rsidRDefault="00D60833" w:rsidP="00D60833">
            <w:pPr>
              <w:rPr>
                <w:ins w:id="1948" w:author="Jarno Nieminen" w:date="2014-06-19T14:23:00Z"/>
              </w:rPr>
            </w:pPr>
          </w:p>
        </w:tc>
        <w:tc>
          <w:tcPr>
            <w:tcW w:w="720" w:type="dxa"/>
            <w:shd w:val="clear" w:color="auto" w:fill="FFFFFF"/>
          </w:tcPr>
          <w:p w14:paraId="1D207B65" w14:textId="77777777" w:rsidR="00D60833" w:rsidRPr="00D82A73" w:rsidRDefault="00D60833" w:rsidP="00D60833">
            <w:pPr>
              <w:rPr>
                <w:ins w:id="1949" w:author="Jarno Nieminen" w:date="2014-06-19T14:23:00Z"/>
              </w:rPr>
            </w:pPr>
            <w:ins w:id="1950" w:author="Jarno Nieminen" w:date="2014-06-19T14:23:00Z">
              <w:r w:rsidRPr="00D82A73">
                <w:t>X</w:t>
              </w:r>
            </w:ins>
          </w:p>
        </w:tc>
        <w:tc>
          <w:tcPr>
            <w:tcW w:w="708" w:type="dxa"/>
            <w:shd w:val="clear" w:color="auto" w:fill="FFFFFF"/>
          </w:tcPr>
          <w:p w14:paraId="022A9ECC" w14:textId="77777777" w:rsidR="00D60833" w:rsidRPr="00D82A73" w:rsidRDefault="00D60833" w:rsidP="00D60833">
            <w:pPr>
              <w:rPr>
                <w:ins w:id="1951" w:author="Jarno Nieminen" w:date="2014-06-19T14:23:00Z"/>
              </w:rPr>
            </w:pPr>
          </w:p>
        </w:tc>
        <w:tc>
          <w:tcPr>
            <w:tcW w:w="708" w:type="dxa"/>
            <w:shd w:val="clear" w:color="auto" w:fill="FFFFFF"/>
          </w:tcPr>
          <w:p w14:paraId="381AA810" w14:textId="77777777" w:rsidR="00D60833" w:rsidRPr="00D82A73" w:rsidRDefault="00D60833" w:rsidP="00D60833">
            <w:pPr>
              <w:rPr>
                <w:ins w:id="1952" w:author="Jarno Nieminen" w:date="2014-06-19T14:23:00Z"/>
              </w:rPr>
            </w:pPr>
          </w:p>
        </w:tc>
        <w:tc>
          <w:tcPr>
            <w:tcW w:w="610" w:type="dxa"/>
            <w:shd w:val="clear" w:color="auto" w:fill="FFFFFF"/>
          </w:tcPr>
          <w:p w14:paraId="71AE513E" w14:textId="77777777" w:rsidR="00D60833" w:rsidRPr="00D82A73" w:rsidRDefault="00D60833" w:rsidP="00D60833">
            <w:pPr>
              <w:rPr>
                <w:ins w:id="1953" w:author="Jarno Nieminen" w:date="2014-06-19T14:23:00Z"/>
              </w:rPr>
            </w:pPr>
          </w:p>
        </w:tc>
      </w:tr>
      <w:tr w:rsidR="00D60833" w:rsidRPr="00D82A73" w14:paraId="525012C6" w14:textId="77777777" w:rsidTr="00D60833">
        <w:trPr>
          <w:jc w:val="center"/>
          <w:ins w:id="1954" w:author="Jarno Nieminen" w:date="2014-06-19T14:23:00Z"/>
        </w:trPr>
        <w:tc>
          <w:tcPr>
            <w:tcW w:w="3104" w:type="dxa"/>
            <w:tcMar>
              <w:top w:w="0" w:type="dxa"/>
              <w:left w:w="108" w:type="dxa"/>
              <w:bottom w:w="0" w:type="dxa"/>
              <w:right w:w="108" w:type="dxa"/>
            </w:tcMar>
          </w:tcPr>
          <w:p w14:paraId="21D18460" w14:textId="77777777" w:rsidR="00D60833" w:rsidRPr="00D82A73" w:rsidRDefault="00D60833" w:rsidP="00D60833">
            <w:pPr>
              <w:rPr>
                <w:ins w:id="1955" w:author="Jarno Nieminen" w:date="2014-06-19T14:23:00Z"/>
              </w:rPr>
            </w:pPr>
            <w:ins w:id="1956" w:author="Jarno Nieminen" w:date="2014-06-19T14:23:00Z">
              <w:r w:rsidRPr="00D82A73">
                <w:t>SaveForm</w:t>
              </w:r>
            </w:ins>
          </w:p>
        </w:tc>
        <w:tc>
          <w:tcPr>
            <w:tcW w:w="871" w:type="dxa"/>
            <w:shd w:val="clear" w:color="auto" w:fill="FFFFFF"/>
            <w:tcMar>
              <w:top w:w="0" w:type="dxa"/>
              <w:left w:w="108" w:type="dxa"/>
              <w:bottom w:w="0" w:type="dxa"/>
              <w:right w:w="108" w:type="dxa"/>
            </w:tcMar>
          </w:tcPr>
          <w:p w14:paraId="7DD0101E" w14:textId="77777777" w:rsidR="00D60833" w:rsidRPr="00D82A73" w:rsidRDefault="00D60833" w:rsidP="00D60833">
            <w:pPr>
              <w:rPr>
                <w:ins w:id="1957" w:author="Jarno Nieminen" w:date="2014-06-19T14:23:00Z"/>
              </w:rPr>
            </w:pPr>
          </w:p>
        </w:tc>
        <w:tc>
          <w:tcPr>
            <w:tcW w:w="876" w:type="dxa"/>
            <w:shd w:val="clear" w:color="auto" w:fill="FFFFFF"/>
            <w:tcMar>
              <w:top w:w="0" w:type="dxa"/>
              <w:left w:w="108" w:type="dxa"/>
              <w:bottom w:w="0" w:type="dxa"/>
              <w:right w:w="108" w:type="dxa"/>
            </w:tcMar>
          </w:tcPr>
          <w:p w14:paraId="32074669" w14:textId="77777777" w:rsidR="00D60833" w:rsidRPr="00D82A73" w:rsidRDefault="00D60833" w:rsidP="00D60833">
            <w:pPr>
              <w:rPr>
                <w:ins w:id="1958" w:author="Jarno Nieminen" w:date="2014-06-19T14:23:00Z"/>
              </w:rPr>
            </w:pPr>
          </w:p>
        </w:tc>
        <w:tc>
          <w:tcPr>
            <w:tcW w:w="877" w:type="dxa"/>
            <w:shd w:val="clear" w:color="auto" w:fill="FFFFFF"/>
            <w:tcMar>
              <w:top w:w="0" w:type="dxa"/>
              <w:left w:w="108" w:type="dxa"/>
              <w:bottom w:w="0" w:type="dxa"/>
              <w:right w:w="108" w:type="dxa"/>
            </w:tcMar>
          </w:tcPr>
          <w:p w14:paraId="5C24F931" w14:textId="77777777" w:rsidR="00D60833" w:rsidRPr="00D82A73" w:rsidRDefault="00D60833" w:rsidP="00D60833">
            <w:pPr>
              <w:rPr>
                <w:ins w:id="1959" w:author="Jarno Nieminen" w:date="2014-06-19T14:23:00Z"/>
              </w:rPr>
            </w:pPr>
            <w:ins w:id="1960" w:author="Jarno Nieminen" w:date="2014-06-19T14:23:00Z">
              <w:r w:rsidRPr="00D82A73">
                <w:t>X</w:t>
              </w:r>
            </w:ins>
          </w:p>
        </w:tc>
        <w:tc>
          <w:tcPr>
            <w:tcW w:w="720" w:type="dxa"/>
            <w:shd w:val="clear" w:color="auto" w:fill="FFFFFF"/>
          </w:tcPr>
          <w:p w14:paraId="1178BED8" w14:textId="77777777" w:rsidR="00D60833" w:rsidRPr="00D82A73" w:rsidRDefault="00D60833" w:rsidP="00D60833">
            <w:pPr>
              <w:rPr>
                <w:ins w:id="1961" w:author="Jarno Nieminen" w:date="2014-06-19T14:23:00Z"/>
              </w:rPr>
            </w:pPr>
            <w:ins w:id="1962" w:author="Jarno Nieminen" w:date="2014-06-19T14:23:00Z">
              <w:r w:rsidRPr="00D82A73">
                <w:t>X</w:t>
              </w:r>
            </w:ins>
          </w:p>
        </w:tc>
        <w:tc>
          <w:tcPr>
            <w:tcW w:w="708" w:type="dxa"/>
            <w:shd w:val="clear" w:color="auto" w:fill="FFFFFF"/>
          </w:tcPr>
          <w:p w14:paraId="603E297A" w14:textId="77777777" w:rsidR="00D60833" w:rsidRPr="00D82A73" w:rsidRDefault="00D60833" w:rsidP="00D60833">
            <w:pPr>
              <w:rPr>
                <w:ins w:id="1963" w:author="Jarno Nieminen" w:date="2014-06-19T14:23:00Z"/>
              </w:rPr>
            </w:pPr>
            <w:ins w:id="1964" w:author="Jarno Nieminen" w:date="2014-06-19T14:23:00Z">
              <w:r w:rsidRPr="00D82A73">
                <w:t>X</w:t>
              </w:r>
            </w:ins>
          </w:p>
        </w:tc>
        <w:tc>
          <w:tcPr>
            <w:tcW w:w="708" w:type="dxa"/>
            <w:shd w:val="clear" w:color="auto" w:fill="FFFFFF"/>
          </w:tcPr>
          <w:p w14:paraId="4BCA1253" w14:textId="77777777" w:rsidR="00D60833" w:rsidRPr="00D82A73" w:rsidRDefault="00D60833" w:rsidP="00D60833">
            <w:pPr>
              <w:rPr>
                <w:ins w:id="1965" w:author="Jarno Nieminen" w:date="2014-06-19T14:23:00Z"/>
              </w:rPr>
            </w:pPr>
          </w:p>
        </w:tc>
        <w:tc>
          <w:tcPr>
            <w:tcW w:w="610" w:type="dxa"/>
            <w:shd w:val="clear" w:color="auto" w:fill="FFFFFF"/>
          </w:tcPr>
          <w:p w14:paraId="222DCE4D" w14:textId="77777777" w:rsidR="00D60833" w:rsidRPr="00D82A73" w:rsidRDefault="00D60833" w:rsidP="00D60833">
            <w:pPr>
              <w:rPr>
                <w:ins w:id="1966" w:author="Jarno Nieminen" w:date="2014-06-19T14:23:00Z"/>
              </w:rPr>
            </w:pPr>
          </w:p>
        </w:tc>
      </w:tr>
      <w:tr w:rsidR="00D60833" w:rsidRPr="00D82A73" w14:paraId="77A12E74" w14:textId="77777777" w:rsidTr="00D60833">
        <w:trPr>
          <w:jc w:val="center"/>
          <w:ins w:id="1967" w:author="Jarno Nieminen" w:date="2014-06-19T14:23:00Z"/>
        </w:trPr>
        <w:tc>
          <w:tcPr>
            <w:tcW w:w="3104" w:type="dxa"/>
            <w:tcMar>
              <w:top w:w="0" w:type="dxa"/>
              <w:left w:w="108" w:type="dxa"/>
              <w:bottom w:w="0" w:type="dxa"/>
              <w:right w:w="108" w:type="dxa"/>
            </w:tcMar>
          </w:tcPr>
          <w:p w14:paraId="64ED159C" w14:textId="77777777" w:rsidR="00D60833" w:rsidRPr="00D82A73" w:rsidRDefault="00D60833" w:rsidP="00D60833">
            <w:pPr>
              <w:rPr>
                <w:ins w:id="1968" w:author="Jarno Nieminen" w:date="2014-06-19T14:23:00Z"/>
              </w:rPr>
            </w:pPr>
            <w:ins w:id="1969" w:author="Jarno Nieminen" w:date="2014-06-19T14:23:00Z">
              <w:r w:rsidRPr="00D82A73">
                <w:t>SaveFormPage</w:t>
              </w:r>
            </w:ins>
          </w:p>
        </w:tc>
        <w:tc>
          <w:tcPr>
            <w:tcW w:w="871" w:type="dxa"/>
            <w:shd w:val="clear" w:color="auto" w:fill="FFFFFF"/>
            <w:tcMar>
              <w:top w:w="0" w:type="dxa"/>
              <w:left w:w="108" w:type="dxa"/>
              <w:bottom w:w="0" w:type="dxa"/>
              <w:right w:w="108" w:type="dxa"/>
            </w:tcMar>
          </w:tcPr>
          <w:p w14:paraId="76630026" w14:textId="77777777" w:rsidR="00D60833" w:rsidRPr="00D82A73" w:rsidRDefault="00D60833" w:rsidP="00D60833">
            <w:pPr>
              <w:rPr>
                <w:ins w:id="1970" w:author="Jarno Nieminen" w:date="2014-06-19T14:23:00Z"/>
              </w:rPr>
            </w:pPr>
          </w:p>
        </w:tc>
        <w:tc>
          <w:tcPr>
            <w:tcW w:w="876" w:type="dxa"/>
            <w:shd w:val="clear" w:color="auto" w:fill="FFFFFF"/>
            <w:tcMar>
              <w:top w:w="0" w:type="dxa"/>
              <w:left w:w="108" w:type="dxa"/>
              <w:bottom w:w="0" w:type="dxa"/>
              <w:right w:w="108" w:type="dxa"/>
            </w:tcMar>
          </w:tcPr>
          <w:p w14:paraId="4F09A305" w14:textId="77777777" w:rsidR="00D60833" w:rsidRPr="00D82A73" w:rsidRDefault="00D60833" w:rsidP="00D60833">
            <w:pPr>
              <w:rPr>
                <w:ins w:id="1971" w:author="Jarno Nieminen" w:date="2014-06-19T14:23:00Z"/>
              </w:rPr>
            </w:pPr>
          </w:p>
        </w:tc>
        <w:tc>
          <w:tcPr>
            <w:tcW w:w="877" w:type="dxa"/>
            <w:shd w:val="clear" w:color="auto" w:fill="FFFFFF"/>
            <w:tcMar>
              <w:top w:w="0" w:type="dxa"/>
              <w:left w:w="108" w:type="dxa"/>
              <w:bottom w:w="0" w:type="dxa"/>
              <w:right w:w="108" w:type="dxa"/>
            </w:tcMar>
          </w:tcPr>
          <w:p w14:paraId="3FBFE257" w14:textId="77777777" w:rsidR="00D60833" w:rsidRPr="00D82A73" w:rsidRDefault="00D60833" w:rsidP="00D60833">
            <w:pPr>
              <w:rPr>
                <w:ins w:id="1972" w:author="Jarno Nieminen" w:date="2014-06-19T14:23:00Z"/>
              </w:rPr>
            </w:pPr>
            <w:ins w:id="1973" w:author="Jarno Nieminen" w:date="2014-06-19T14:23:00Z">
              <w:r w:rsidRPr="00D82A73">
                <w:t>X</w:t>
              </w:r>
            </w:ins>
          </w:p>
        </w:tc>
        <w:tc>
          <w:tcPr>
            <w:tcW w:w="720" w:type="dxa"/>
            <w:shd w:val="clear" w:color="auto" w:fill="FFFFFF"/>
          </w:tcPr>
          <w:p w14:paraId="3F5AF02F" w14:textId="77777777" w:rsidR="00D60833" w:rsidRPr="00D82A73" w:rsidRDefault="00D60833" w:rsidP="00D60833">
            <w:pPr>
              <w:rPr>
                <w:ins w:id="1974" w:author="Jarno Nieminen" w:date="2014-06-19T14:23:00Z"/>
              </w:rPr>
            </w:pPr>
            <w:ins w:id="1975" w:author="Jarno Nieminen" w:date="2014-06-19T14:23:00Z">
              <w:r w:rsidRPr="00D82A73">
                <w:t>X</w:t>
              </w:r>
            </w:ins>
          </w:p>
        </w:tc>
        <w:tc>
          <w:tcPr>
            <w:tcW w:w="708" w:type="dxa"/>
            <w:shd w:val="clear" w:color="auto" w:fill="FFFFFF"/>
          </w:tcPr>
          <w:p w14:paraId="1EBD06FB" w14:textId="77777777" w:rsidR="00D60833" w:rsidRPr="00D82A73" w:rsidRDefault="00D60833" w:rsidP="00D60833">
            <w:pPr>
              <w:rPr>
                <w:ins w:id="1976" w:author="Jarno Nieminen" w:date="2014-06-19T14:23:00Z"/>
              </w:rPr>
            </w:pPr>
            <w:ins w:id="1977" w:author="Jarno Nieminen" w:date="2014-06-19T14:23:00Z">
              <w:r w:rsidRPr="00D82A73">
                <w:t>X</w:t>
              </w:r>
            </w:ins>
          </w:p>
        </w:tc>
        <w:tc>
          <w:tcPr>
            <w:tcW w:w="708" w:type="dxa"/>
            <w:shd w:val="clear" w:color="auto" w:fill="FFFFFF"/>
          </w:tcPr>
          <w:p w14:paraId="54C17EBC" w14:textId="77777777" w:rsidR="00D60833" w:rsidRPr="00D82A73" w:rsidRDefault="00D60833" w:rsidP="00D60833">
            <w:pPr>
              <w:rPr>
                <w:ins w:id="1978" w:author="Jarno Nieminen" w:date="2014-06-19T14:23:00Z"/>
              </w:rPr>
            </w:pPr>
          </w:p>
        </w:tc>
        <w:tc>
          <w:tcPr>
            <w:tcW w:w="610" w:type="dxa"/>
            <w:shd w:val="clear" w:color="auto" w:fill="FFFFFF"/>
          </w:tcPr>
          <w:p w14:paraId="1E27CAF0" w14:textId="77777777" w:rsidR="00D60833" w:rsidRPr="00D82A73" w:rsidRDefault="00D60833" w:rsidP="00D60833">
            <w:pPr>
              <w:rPr>
                <w:ins w:id="1979" w:author="Jarno Nieminen" w:date="2014-06-19T14:23:00Z"/>
              </w:rPr>
            </w:pPr>
          </w:p>
        </w:tc>
      </w:tr>
      <w:tr w:rsidR="00D60833" w:rsidRPr="00D82A73" w14:paraId="0E721B2D" w14:textId="77777777" w:rsidTr="00D60833">
        <w:trPr>
          <w:jc w:val="center"/>
          <w:ins w:id="1980" w:author="Jarno Nieminen" w:date="2014-06-19T14:23:00Z"/>
        </w:trPr>
        <w:tc>
          <w:tcPr>
            <w:tcW w:w="3104" w:type="dxa"/>
            <w:tcMar>
              <w:top w:w="0" w:type="dxa"/>
              <w:left w:w="108" w:type="dxa"/>
              <w:bottom w:w="0" w:type="dxa"/>
              <w:right w:w="108" w:type="dxa"/>
            </w:tcMar>
          </w:tcPr>
          <w:p w14:paraId="7D800D1A" w14:textId="77777777" w:rsidR="00D60833" w:rsidRPr="00D82A73" w:rsidRDefault="00D60833" w:rsidP="00D60833">
            <w:pPr>
              <w:rPr>
                <w:ins w:id="1981" w:author="Jarno Nieminen" w:date="2014-06-19T14:23:00Z"/>
              </w:rPr>
            </w:pPr>
            <w:ins w:id="1982" w:author="Jarno Nieminen" w:date="2014-06-19T14:23:00Z">
              <w:r w:rsidRPr="00D82A73">
                <w:t>CancelForm</w:t>
              </w:r>
            </w:ins>
          </w:p>
        </w:tc>
        <w:tc>
          <w:tcPr>
            <w:tcW w:w="871" w:type="dxa"/>
            <w:shd w:val="clear" w:color="auto" w:fill="FFFFFF"/>
            <w:tcMar>
              <w:top w:w="0" w:type="dxa"/>
              <w:left w:w="108" w:type="dxa"/>
              <w:bottom w:w="0" w:type="dxa"/>
              <w:right w:w="108" w:type="dxa"/>
            </w:tcMar>
          </w:tcPr>
          <w:p w14:paraId="34838D1E" w14:textId="77777777" w:rsidR="00D60833" w:rsidRPr="00D82A73" w:rsidRDefault="00D60833" w:rsidP="00D60833">
            <w:pPr>
              <w:rPr>
                <w:ins w:id="1983" w:author="Jarno Nieminen" w:date="2014-06-19T14:23:00Z"/>
              </w:rPr>
            </w:pPr>
          </w:p>
        </w:tc>
        <w:tc>
          <w:tcPr>
            <w:tcW w:w="876" w:type="dxa"/>
            <w:shd w:val="clear" w:color="auto" w:fill="FFFFFF"/>
            <w:tcMar>
              <w:top w:w="0" w:type="dxa"/>
              <w:left w:w="108" w:type="dxa"/>
              <w:bottom w:w="0" w:type="dxa"/>
              <w:right w:w="108" w:type="dxa"/>
            </w:tcMar>
          </w:tcPr>
          <w:p w14:paraId="35C97651" w14:textId="77777777" w:rsidR="00D60833" w:rsidRPr="00D82A73" w:rsidRDefault="00D60833" w:rsidP="00D60833">
            <w:pPr>
              <w:rPr>
                <w:ins w:id="1984" w:author="Jarno Nieminen" w:date="2014-06-19T14:23:00Z"/>
              </w:rPr>
            </w:pPr>
          </w:p>
        </w:tc>
        <w:tc>
          <w:tcPr>
            <w:tcW w:w="877" w:type="dxa"/>
            <w:shd w:val="clear" w:color="auto" w:fill="FFFFFF"/>
            <w:tcMar>
              <w:top w:w="0" w:type="dxa"/>
              <w:left w:w="108" w:type="dxa"/>
              <w:bottom w:w="0" w:type="dxa"/>
              <w:right w:w="108" w:type="dxa"/>
            </w:tcMar>
          </w:tcPr>
          <w:p w14:paraId="0CCCC0AB" w14:textId="77777777" w:rsidR="00D60833" w:rsidRPr="00D82A73" w:rsidRDefault="00D60833" w:rsidP="00D60833">
            <w:pPr>
              <w:rPr>
                <w:ins w:id="1985" w:author="Jarno Nieminen" w:date="2014-06-19T14:23:00Z"/>
              </w:rPr>
            </w:pPr>
            <w:ins w:id="1986" w:author="Jarno Nieminen" w:date="2014-06-19T14:23:00Z">
              <w:r w:rsidRPr="00D82A73">
                <w:t>(X)</w:t>
              </w:r>
            </w:ins>
          </w:p>
        </w:tc>
        <w:tc>
          <w:tcPr>
            <w:tcW w:w="720" w:type="dxa"/>
            <w:shd w:val="clear" w:color="auto" w:fill="FFFFFF"/>
          </w:tcPr>
          <w:p w14:paraId="26081F4A" w14:textId="77777777" w:rsidR="00D60833" w:rsidRPr="00D82A73" w:rsidRDefault="00D60833" w:rsidP="00D60833">
            <w:pPr>
              <w:rPr>
                <w:ins w:id="1987" w:author="Jarno Nieminen" w:date="2014-06-19T14:23:00Z"/>
              </w:rPr>
            </w:pPr>
          </w:p>
        </w:tc>
        <w:tc>
          <w:tcPr>
            <w:tcW w:w="708" w:type="dxa"/>
            <w:shd w:val="clear" w:color="auto" w:fill="FFFFFF"/>
          </w:tcPr>
          <w:p w14:paraId="20A51215" w14:textId="77777777" w:rsidR="00D60833" w:rsidRPr="00D82A73" w:rsidRDefault="00D60833" w:rsidP="00D60833">
            <w:pPr>
              <w:rPr>
                <w:ins w:id="1988" w:author="Jarno Nieminen" w:date="2014-06-19T14:23:00Z"/>
              </w:rPr>
            </w:pPr>
          </w:p>
        </w:tc>
        <w:tc>
          <w:tcPr>
            <w:tcW w:w="708" w:type="dxa"/>
            <w:shd w:val="clear" w:color="auto" w:fill="FFFFFF"/>
          </w:tcPr>
          <w:p w14:paraId="77B36BF1" w14:textId="77777777" w:rsidR="00D60833" w:rsidRPr="00D82A73" w:rsidRDefault="00D60833" w:rsidP="00D60833">
            <w:pPr>
              <w:rPr>
                <w:ins w:id="1989" w:author="Jarno Nieminen" w:date="2014-06-19T14:23:00Z"/>
              </w:rPr>
            </w:pPr>
          </w:p>
        </w:tc>
        <w:tc>
          <w:tcPr>
            <w:tcW w:w="610" w:type="dxa"/>
            <w:shd w:val="clear" w:color="auto" w:fill="FFFFFF"/>
          </w:tcPr>
          <w:p w14:paraId="39410539" w14:textId="77777777" w:rsidR="00D60833" w:rsidRPr="00D82A73" w:rsidRDefault="00D60833" w:rsidP="00D60833">
            <w:pPr>
              <w:rPr>
                <w:ins w:id="1990" w:author="Jarno Nieminen" w:date="2014-06-19T14:23:00Z"/>
              </w:rPr>
            </w:pPr>
          </w:p>
        </w:tc>
      </w:tr>
      <w:tr w:rsidR="00D60833" w:rsidRPr="00D82A73" w14:paraId="55B5AF1E" w14:textId="77777777" w:rsidTr="009B3E2F">
        <w:tblPrEx>
          <w:tblPrExChange w:id="1991" w:author="Jarno Nieminen" w:date="2014-06-19T14:27:00Z">
            <w:tblPrEx>
              <w:jc w:val="center"/>
            </w:tblPrEx>
          </w:tblPrExChange>
        </w:tblPrEx>
        <w:trPr>
          <w:trHeight w:hRule="exact" w:val="113"/>
          <w:jc w:val="center"/>
          <w:ins w:id="1992" w:author="Jarno Nieminen" w:date="2014-06-19T14:23:00Z"/>
          <w:trPrChange w:id="1993" w:author="Jarno Nieminen" w:date="2014-06-19T14:27:00Z">
            <w:trPr>
              <w:jc w:val="center"/>
            </w:trPr>
          </w:trPrChange>
        </w:trPr>
        <w:tc>
          <w:tcPr>
            <w:tcW w:w="3104" w:type="dxa"/>
            <w:tcMar>
              <w:top w:w="0" w:type="dxa"/>
              <w:left w:w="108" w:type="dxa"/>
              <w:bottom w:w="0" w:type="dxa"/>
              <w:right w:w="108" w:type="dxa"/>
            </w:tcMar>
            <w:tcPrChange w:id="1994" w:author="Jarno Nieminen" w:date="2014-06-19T14:27:00Z">
              <w:tcPr>
                <w:tcW w:w="3104" w:type="dxa"/>
                <w:tcMar>
                  <w:top w:w="0" w:type="dxa"/>
                  <w:left w:w="108" w:type="dxa"/>
                  <w:bottom w:w="0" w:type="dxa"/>
                  <w:right w:w="108" w:type="dxa"/>
                </w:tcMar>
              </w:tcPr>
            </w:tcPrChange>
          </w:tcPr>
          <w:p w14:paraId="4A893B0E" w14:textId="77777777" w:rsidR="00D60833" w:rsidRPr="00D82A73" w:rsidRDefault="00D60833" w:rsidP="00D60833">
            <w:pPr>
              <w:rPr>
                <w:ins w:id="1995" w:author="Jarno Nieminen" w:date="2014-06-19T14:23:00Z"/>
              </w:rPr>
            </w:pPr>
          </w:p>
        </w:tc>
        <w:tc>
          <w:tcPr>
            <w:tcW w:w="871" w:type="dxa"/>
            <w:shd w:val="clear" w:color="auto" w:fill="FFFFFF"/>
            <w:tcMar>
              <w:top w:w="0" w:type="dxa"/>
              <w:left w:w="108" w:type="dxa"/>
              <w:bottom w:w="0" w:type="dxa"/>
              <w:right w:w="108" w:type="dxa"/>
            </w:tcMar>
            <w:tcPrChange w:id="1996" w:author="Jarno Nieminen" w:date="2014-06-19T14:27:00Z">
              <w:tcPr>
                <w:tcW w:w="871" w:type="dxa"/>
                <w:shd w:val="clear" w:color="auto" w:fill="FFFFFF"/>
                <w:tcMar>
                  <w:top w:w="0" w:type="dxa"/>
                  <w:left w:w="108" w:type="dxa"/>
                  <w:bottom w:w="0" w:type="dxa"/>
                  <w:right w:w="108" w:type="dxa"/>
                </w:tcMar>
              </w:tcPr>
            </w:tcPrChange>
          </w:tcPr>
          <w:p w14:paraId="0DAB5A49" w14:textId="77777777" w:rsidR="00D60833" w:rsidRPr="00D82A73" w:rsidRDefault="00D60833" w:rsidP="00D60833">
            <w:pPr>
              <w:rPr>
                <w:ins w:id="1997" w:author="Jarno Nieminen" w:date="2014-06-19T14:23:00Z"/>
              </w:rPr>
            </w:pPr>
          </w:p>
        </w:tc>
        <w:tc>
          <w:tcPr>
            <w:tcW w:w="876" w:type="dxa"/>
            <w:shd w:val="clear" w:color="auto" w:fill="FFFFFF"/>
            <w:tcMar>
              <w:top w:w="0" w:type="dxa"/>
              <w:left w:w="108" w:type="dxa"/>
              <w:bottom w:w="0" w:type="dxa"/>
              <w:right w:w="108" w:type="dxa"/>
            </w:tcMar>
            <w:tcPrChange w:id="1998" w:author="Jarno Nieminen" w:date="2014-06-19T14:27:00Z">
              <w:tcPr>
                <w:tcW w:w="876" w:type="dxa"/>
                <w:shd w:val="clear" w:color="auto" w:fill="FFFFFF"/>
                <w:tcMar>
                  <w:top w:w="0" w:type="dxa"/>
                  <w:left w:w="108" w:type="dxa"/>
                  <w:bottom w:w="0" w:type="dxa"/>
                  <w:right w:w="108" w:type="dxa"/>
                </w:tcMar>
              </w:tcPr>
            </w:tcPrChange>
          </w:tcPr>
          <w:p w14:paraId="01B35FF7" w14:textId="77777777" w:rsidR="00D60833" w:rsidRPr="00D82A73" w:rsidRDefault="00D60833" w:rsidP="00D60833">
            <w:pPr>
              <w:rPr>
                <w:ins w:id="1999" w:author="Jarno Nieminen" w:date="2014-06-19T14:23:00Z"/>
              </w:rPr>
            </w:pPr>
          </w:p>
        </w:tc>
        <w:tc>
          <w:tcPr>
            <w:tcW w:w="877" w:type="dxa"/>
            <w:shd w:val="clear" w:color="auto" w:fill="FFFFFF"/>
            <w:tcMar>
              <w:top w:w="0" w:type="dxa"/>
              <w:left w:w="108" w:type="dxa"/>
              <w:bottom w:w="0" w:type="dxa"/>
              <w:right w:w="108" w:type="dxa"/>
            </w:tcMar>
            <w:tcPrChange w:id="2000" w:author="Jarno Nieminen" w:date="2014-06-19T14:27:00Z">
              <w:tcPr>
                <w:tcW w:w="877" w:type="dxa"/>
                <w:shd w:val="clear" w:color="auto" w:fill="FFFFFF"/>
                <w:tcMar>
                  <w:top w:w="0" w:type="dxa"/>
                  <w:left w:w="108" w:type="dxa"/>
                  <w:bottom w:w="0" w:type="dxa"/>
                  <w:right w:w="108" w:type="dxa"/>
                </w:tcMar>
              </w:tcPr>
            </w:tcPrChange>
          </w:tcPr>
          <w:p w14:paraId="5975381B" w14:textId="77777777" w:rsidR="00D60833" w:rsidRPr="00D82A73" w:rsidRDefault="00D60833" w:rsidP="00D60833">
            <w:pPr>
              <w:rPr>
                <w:ins w:id="2001" w:author="Jarno Nieminen" w:date="2014-06-19T14:23:00Z"/>
              </w:rPr>
            </w:pPr>
          </w:p>
        </w:tc>
        <w:tc>
          <w:tcPr>
            <w:tcW w:w="720" w:type="dxa"/>
            <w:shd w:val="clear" w:color="auto" w:fill="FFFFFF"/>
            <w:tcPrChange w:id="2002" w:author="Jarno Nieminen" w:date="2014-06-19T14:27:00Z">
              <w:tcPr>
                <w:tcW w:w="720" w:type="dxa"/>
                <w:shd w:val="clear" w:color="auto" w:fill="FFFFFF"/>
              </w:tcPr>
            </w:tcPrChange>
          </w:tcPr>
          <w:p w14:paraId="00F6588E" w14:textId="77777777" w:rsidR="00D60833" w:rsidRPr="00D82A73" w:rsidRDefault="00D60833" w:rsidP="00D60833">
            <w:pPr>
              <w:rPr>
                <w:ins w:id="2003" w:author="Jarno Nieminen" w:date="2014-06-19T14:23:00Z"/>
              </w:rPr>
            </w:pPr>
          </w:p>
        </w:tc>
        <w:tc>
          <w:tcPr>
            <w:tcW w:w="708" w:type="dxa"/>
            <w:shd w:val="clear" w:color="auto" w:fill="FFFFFF"/>
            <w:tcPrChange w:id="2004" w:author="Jarno Nieminen" w:date="2014-06-19T14:27:00Z">
              <w:tcPr>
                <w:tcW w:w="708" w:type="dxa"/>
                <w:shd w:val="clear" w:color="auto" w:fill="FFFFFF"/>
              </w:tcPr>
            </w:tcPrChange>
          </w:tcPr>
          <w:p w14:paraId="05AFE38E" w14:textId="77777777" w:rsidR="00D60833" w:rsidRPr="00D82A73" w:rsidRDefault="00D60833" w:rsidP="00D60833">
            <w:pPr>
              <w:rPr>
                <w:ins w:id="2005" w:author="Jarno Nieminen" w:date="2014-06-19T14:23:00Z"/>
              </w:rPr>
            </w:pPr>
          </w:p>
        </w:tc>
        <w:tc>
          <w:tcPr>
            <w:tcW w:w="708" w:type="dxa"/>
            <w:shd w:val="clear" w:color="auto" w:fill="FFFFFF"/>
            <w:tcPrChange w:id="2006" w:author="Jarno Nieminen" w:date="2014-06-19T14:27:00Z">
              <w:tcPr>
                <w:tcW w:w="708" w:type="dxa"/>
                <w:shd w:val="clear" w:color="auto" w:fill="FFFFFF"/>
              </w:tcPr>
            </w:tcPrChange>
          </w:tcPr>
          <w:p w14:paraId="47B97941" w14:textId="77777777" w:rsidR="00D60833" w:rsidRPr="00D82A73" w:rsidRDefault="00D60833" w:rsidP="00D60833">
            <w:pPr>
              <w:rPr>
                <w:ins w:id="2007" w:author="Jarno Nieminen" w:date="2014-06-19T14:23:00Z"/>
              </w:rPr>
            </w:pPr>
          </w:p>
        </w:tc>
        <w:tc>
          <w:tcPr>
            <w:tcW w:w="610" w:type="dxa"/>
            <w:shd w:val="clear" w:color="auto" w:fill="FFFFFF"/>
            <w:tcPrChange w:id="2008" w:author="Jarno Nieminen" w:date="2014-06-19T14:27:00Z">
              <w:tcPr>
                <w:tcW w:w="610" w:type="dxa"/>
                <w:shd w:val="clear" w:color="auto" w:fill="FFFFFF"/>
              </w:tcPr>
            </w:tcPrChange>
          </w:tcPr>
          <w:p w14:paraId="316DA091" w14:textId="77777777" w:rsidR="00D60833" w:rsidRPr="00D82A73" w:rsidRDefault="00D60833" w:rsidP="00D60833">
            <w:pPr>
              <w:rPr>
                <w:ins w:id="2009" w:author="Jarno Nieminen" w:date="2014-06-19T14:23:00Z"/>
              </w:rPr>
            </w:pPr>
          </w:p>
        </w:tc>
      </w:tr>
      <w:tr w:rsidR="00D60833" w:rsidRPr="00D82A73" w14:paraId="04228655" w14:textId="77777777" w:rsidTr="00D60833">
        <w:trPr>
          <w:jc w:val="center"/>
          <w:ins w:id="2010" w:author="Jarno Nieminen" w:date="2014-06-19T14:23:00Z"/>
        </w:trPr>
        <w:tc>
          <w:tcPr>
            <w:tcW w:w="3104" w:type="dxa"/>
            <w:tcMar>
              <w:top w:w="0" w:type="dxa"/>
              <w:left w:w="108" w:type="dxa"/>
              <w:bottom w:w="0" w:type="dxa"/>
              <w:right w:w="108" w:type="dxa"/>
            </w:tcMar>
          </w:tcPr>
          <w:p w14:paraId="360C06F0" w14:textId="77777777" w:rsidR="00D60833" w:rsidRPr="00D82A73" w:rsidRDefault="00D60833" w:rsidP="00D60833">
            <w:pPr>
              <w:rPr>
                <w:ins w:id="2011" w:author="Jarno Nieminen" w:date="2014-06-19T14:23:00Z"/>
              </w:rPr>
            </w:pPr>
            <w:ins w:id="2012" w:author="Jarno Nieminen" w:date="2014-06-19T14:23:00Z">
              <w:r w:rsidRPr="00D82A73">
                <w:t>Update</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0672F464" w14:textId="77777777" w:rsidR="00D60833" w:rsidRPr="00D82A73" w:rsidRDefault="00D60833" w:rsidP="00D60833">
            <w:pPr>
              <w:rPr>
                <w:ins w:id="2013" w:author="Jarno Nieminen" w:date="2014-06-19T14:23:00Z"/>
              </w:rPr>
            </w:pPr>
          </w:p>
        </w:tc>
        <w:tc>
          <w:tcPr>
            <w:tcW w:w="876" w:type="dxa"/>
            <w:shd w:val="clear" w:color="auto" w:fill="FFFFFF"/>
            <w:tcMar>
              <w:top w:w="0" w:type="dxa"/>
              <w:left w:w="108" w:type="dxa"/>
              <w:bottom w:w="0" w:type="dxa"/>
              <w:right w:w="108" w:type="dxa"/>
            </w:tcMar>
          </w:tcPr>
          <w:p w14:paraId="03165395" w14:textId="77777777" w:rsidR="00D60833" w:rsidRPr="00D82A73" w:rsidRDefault="00D60833" w:rsidP="00D60833">
            <w:pPr>
              <w:rPr>
                <w:ins w:id="2014" w:author="Jarno Nieminen" w:date="2014-06-19T14:23:00Z"/>
              </w:rPr>
            </w:pPr>
            <w:ins w:id="2015" w:author="Jarno Nieminen" w:date="2014-06-19T14:23:00Z">
              <w:r w:rsidRPr="00D82A73">
                <w:t>X</w:t>
              </w:r>
            </w:ins>
          </w:p>
        </w:tc>
        <w:tc>
          <w:tcPr>
            <w:tcW w:w="877" w:type="dxa"/>
            <w:shd w:val="clear" w:color="auto" w:fill="FFFFFF"/>
            <w:tcMar>
              <w:top w:w="0" w:type="dxa"/>
              <w:left w:w="108" w:type="dxa"/>
              <w:bottom w:w="0" w:type="dxa"/>
              <w:right w:w="108" w:type="dxa"/>
            </w:tcMar>
          </w:tcPr>
          <w:p w14:paraId="0A9137E6" w14:textId="77777777" w:rsidR="00D60833" w:rsidRPr="00D82A73" w:rsidRDefault="00D60833" w:rsidP="00D60833">
            <w:pPr>
              <w:rPr>
                <w:ins w:id="2016" w:author="Jarno Nieminen" w:date="2014-06-19T14:23:00Z"/>
              </w:rPr>
            </w:pPr>
            <w:ins w:id="2017" w:author="Jarno Nieminen" w:date="2014-06-19T14:23:00Z">
              <w:r w:rsidRPr="00D82A73">
                <w:t>X</w:t>
              </w:r>
            </w:ins>
          </w:p>
        </w:tc>
        <w:tc>
          <w:tcPr>
            <w:tcW w:w="720" w:type="dxa"/>
            <w:shd w:val="clear" w:color="auto" w:fill="FFFFFF"/>
          </w:tcPr>
          <w:p w14:paraId="001A31F3" w14:textId="77777777" w:rsidR="00D60833" w:rsidRPr="00D82A73" w:rsidRDefault="00D60833" w:rsidP="00D60833">
            <w:pPr>
              <w:rPr>
                <w:ins w:id="2018" w:author="Jarno Nieminen" w:date="2014-06-19T14:23:00Z"/>
              </w:rPr>
            </w:pPr>
            <w:ins w:id="2019" w:author="Jarno Nieminen" w:date="2014-06-19T14:23:00Z">
              <w:r w:rsidRPr="00D82A73">
                <w:t>X</w:t>
              </w:r>
            </w:ins>
          </w:p>
        </w:tc>
        <w:tc>
          <w:tcPr>
            <w:tcW w:w="708" w:type="dxa"/>
            <w:shd w:val="clear" w:color="auto" w:fill="FFFFFF"/>
          </w:tcPr>
          <w:p w14:paraId="07FAF503" w14:textId="77777777" w:rsidR="00D60833" w:rsidRPr="00D82A73" w:rsidRDefault="00D60833" w:rsidP="00D60833">
            <w:pPr>
              <w:rPr>
                <w:ins w:id="2020" w:author="Jarno Nieminen" w:date="2014-06-19T14:23:00Z"/>
              </w:rPr>
            </w:pPr>
            <w:ins w:id="2021" w:author="Jarno Nieminen" w:date="2014-06-19T14:23:00Z">
              <w:r w:rsidRPr="00D82A73">
                <w:t>X</w:t>
              </w:r>
            </w:ins>
          </w:p>
        </w:tc>
        <w:tc>
          <w:tcPr>
            <w:tcW w:w="708" w:type="dxa"/>
            <w:shd w:val="clear" w:color="auto" w:fill="FFFFFF"/>
          </w:tcPr>
          <w:p w14:paraId="41963216" w14:textId="77777777" w:rsidR="00D60833" w:rsidRPr="00D82A73" w:rsidRDefault="00D60833" w:rsidP="00D60833">
            <w:pPr>
              <w:rPr>
                <w:ins w:id="2022" w:author="Jarno Nieminen" w:date="2014-06-19T14:23:00Z"/>
              </w:rPr>
            </w:pPr>
            <w:ins w:id="2023" w:author="Jarno Nieminen" w:date="2014-06-19T14:23:00Z">
              <w:r w:rsidRPr="00D82A73">
                <w:t>X</w:t>
              </w:r>
            </w:ins>
          </w:p>
        </w:tc>
        <w:tc>
          <w:tcPr>
            <w:tcW w:w="610" w:type="dxa"/>
            <w:shd w:val="clear" w:color="auto" w:fill="FFFFFF"/>
          </w:tcPr>
          <w:p w14:paraId="3A0C4792" w14:textId="77777777" w:rsidR="00D60833" w:rsidRPr="00D82A73" w:rsidRDefault="00D60833" w:rsidP="00D60833">
            <w:pPr>
              <w:rPr>
                <w:ins w:id="2024" w:author="Jarno Nieminen" w:date="2014-06-19T14:23:00Z"/>
              </w:rPr>
            </w:pPr>
          </w:p>
        </w:tc>
      </w:tr>
      <w:tr w:rsidR="00D60833" w:rsidRPr="00D82A73" w14:paraId="5CD59C34" w14:textId="77777777" w:rsidTr="00D60833">
        <w:trPr>
          <w:jc w:val="center"/>
          <w:ins w:id="2025" w:author="Jarno Nieminen" w:date="2014-06-19T14:23:00Z"/>
        </w:trPr>
        <w:tc>
          <w:tcPr>
            <w:tcW w:w="3104" w:type="dxa"/>
            <w:tcMar>
              <w:top w:w="0" w:type="dxa"/>
              <w:left w:w="108" w:type="dxa"/>
              <w:bottom w:w="0" w:type="dxa"/>
              <w:right w:w="108" w:type="dxa"/>
            </w:tcMar>
          </w:tcPr>
          <w:p w14:paraId="3B8819A2" w14:textId="77777777" w:rsidR="00D60833" w:rsidRPr="00D82A73" w:rsidRDefault="00D60833" w:rsidP="00D60833">
            <w:pPr>
              <w:rPr>
                <w:ins w:id="2026" w:author="Jarno Nieminen" w:date="2014-06-19T14:23:00Z"/>
              </w:rPr>
            </w:pPr>
            <w:ins w:id="2027"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6F4C42E0" w14:textId="77777777" w:rsidR="00D60833" w:rsidRPr="00D82A73" w:rsidRDefault="00D60833" w:rsidP="00D60833">
            <w:pPr>
              <w:rPr>
                <w:ins w:id="2028" w:author="Jarno Nieminen" w:date="2014-06-19T14:23:00Z"/>
              </w:rPr>
            </w:pPr>
          </w:p>
        </w:tc>
        <w:tc>
          <w:tcPr>
            <w:tcW w:w="876" w:type="dxa"/>
            <w:shd w:val="clear" w:color="auto" w:fill="FFFFFF"/>
            <w:tcMar>
              <w:top w:w="0" w:type="dxa"/>
              <w:left w:w="108" w:type="dxa"/>
              <w:bottom w:w="0" w:type="dxa"/>
              <w:right w:w="108" w:type="dxa"/>
            </w:tcMar>
          </w:tcPr>
          <w:p w14:paraId="5BAE8236" w14:textId="77777777" w:rsidR="00D60833" w:rsidRPr="00D82A73" w:rsidRDefault="00D60833" w:rsidP="00D60833">
            <w:pPr>
              <w:rPr>
                <w:ins w:id="2029" w:author="Jarno Nieminen" w:date="2014-06-19T14:23:00Z"/>
              </w:rPr>
            </w:pPr>
            <w:ins w:id="2030" w:author="Jarno Nieminen" w:date="2014-06-19T14:23:00Z">
              <w:r w:rsidRPr="00D82A73">
                <w:t>X</w:t>
              </w:r>
            </w:ins>
          </w:p>
        </w:tc>
        <w:tc>
          <w:tcPr>
            <w:tcW w:w="877" w:type="dxa"/>
            <w:shd w:val="clear" w:color="auto" w:fill="FFFFFF"/>
            <w:tcMar>
              <w:top w:w="0" w:type="dxa"/>
              <w:left w:w="108" w:type="dxa"/>
              <w:bottom w:w="0" w:type="dxa"/>
              <w:right w:w="108" w:type="dxa"/>
            </w:tcMar>
          </w:tcPr>
          <w:p w14:paraId="50C62EC1" w14:textId="77777777" w:rsidR="00D60833" w:rsidRPr="00D82A73" w:rsidRDefault="00D60833" w:rsidP="00D60833">
            <w:pPr>
              <w:rPr>
                <w:ins w:id="2031" w:author="Jarno Nieminen" w:date="2014-06-19T14:23:00Z"/>
              </w:rPr>
            </w:pPr>
          </w:p>
        </w:tc>
        <w:tc>
          <w:tcPr>
            <w:tcW w:w="720" w:type="dxa"/>
            <w:shd w:val="clear" w:color="auto" w:fill="FFFFFF"/>
          </w:tcPr>
          <w:p w14:paraId="5DFC737C" w14:textId="77777777" w:rsidR="00D60833" w:rsidRPr="00D82A73" w:rsidRDefault="00D60833" w:rsidP="00D60833">
            <w:pPr>
              <w:rPr>
                <w:ins w:id="2032" w:author="Jarno Nieminen" w:date="2014-06-19T14:23:00Z"/>
              </w:rPr>
            </w:pPr>
          </w:p>
        </w:tc>
        <w:tc>
          <w:tcPr>
            <w:tcW w:w="708" w:type="dxa"/>
            <w:shd w:val="clear" w:color="auto" w:fill="FFFFFF"/>
          </w:tcPr>
          <w:p w14:paraId="38E73FED" w14:textId="77777777" w:rsidR="00D60833" w:rsidRPr="00D82A73" w:rsidRDefault="00D60833" w:rsidP="00D60833">
            <w:pPr>
              <w:rPr>
                <w:ins w:id="2033" w:author="Jarno Nieminen" w:date="2014-06-19T14:23:00Z"/>
              </w:rPr>
            </w:pPr>
          </w:p>
        </w:tc>
        <w:tc>
          <w:tcPr>
            <w:tcW w:w="708" w:type="dxa"/>
            <w:shd w:val="clear" w:color="auto" w:fill="FFFFFF"/>
          </w:tcPr>
          <w:p w14:paraId="1A8C45CF" w14:textId="77777777" w:rsidR="00D60833" w:rsidRPr="00D82A73" w:rsidRDefault="00D60833" w:rsidP="00D60833">
            <w:pPr>
              <w:rPr>
                <w:ins w:id="2034" w:author="Jarno Nieminen" w:date="2014-06-19T14:23:00Z"/>
              </w:rPr>
            </w:pPr>
            <w:ins w:id="2035" w:author="Jarno Nieminen" w:date="2014-06-19T14:23:00Z">
              <w:r w:rsidRPr="00D82A73">
                <w:t>X</w:t>
              </w:r>
            </w:ins>
          </w:p>
        </w:tc>
        <w:tc>
          <w:tcPr>
            <w:tcW w:w="610" w:type="dxa"/>
            <w:shd w:val="clear" w:color="auto" w:fill="FFFFFF"/>
          </w:tcPr>
          <w:p w14:paraId="125EE075" w14:textId="77777777" w:rsidR="00D60833" w:rsidRPr="00D82A73" w:rsidRDefault="00D60833" w:rsidP="00D60833">
            <w:pPr>
              <w:rPr>
                <w:ins w:id="2036" w:author="Jarno Nieminen" w:date="2014-06-19T14:23:00Z"/>
              </w:rPr>
            </w:pPr>
            <w:ins w:id="2037" w:author="Jarno Nieminen" w:date="2014-06-19T14:23:00Z">
              <w:r w:rsidRPr="00D82A73">
                <w:t>X</w:t>
              </w:r>
            </w:ins>
          </w:p>
        </w:tc>
      </w:tr>
      <w:tr w:rsidR="00D60833" w:rsidRPr="00D82A73" w14:paraId="7FCC919E" w14:textId="77777777" w:rsidTr="009B3E2F">
        <w:trPr>
          <w:trHeight w:hRule="exact" w:val="113"/>
          <w:jc w:val="center"/>
          <w:ins w:id="2038" w:author="Jarno Nieminen" w:date="2014-06-19T14:23:00Z"/>
        </w:trPr>
        <w:tc>
          <w:tcPr>
            <w:tcW w:w="8474" w:type="dxa"/>
            <w:gridSpan w:val="8"/>
            <w:tcMar>
              <w:top w:w="0" w:type="dxa"/>
              <w:left w:w="108" w:type="dxa"/>
              <w:bottom w:w="0" w:type="dxa"/>
              <w:right w:w="108" w:type="dxa"/>
            </w:tcMar>
            <w:tcPrChange w:id="2039" w:author="Jarno Nieminen" w:date="2014-06-19T14:27:00Z">
              <w:tcPr>
                <w:tcW w:w="8474" w:type="dxa"/>
                <w:gridSpan w:val="8"/>
                <w:tcMar>
                  <w:top w:w="0" w:type="dxa"/>
                  <w:left w:w="108" w:type="dxa"/>
                  <w:bottom w:w="0" w:type="dxa"/>
                  <w:right w:w="108" w:type="dxa"/>
                </w:tcMar>
              </w:tcPr>
            </w:tcPrChange>
          </w:tcPr>
          <w:p w14:paraId="09D65D79" w14:textId="77777777" w:rsidR="00D60833" w:rsidRPr="00D82A73" w:rsidRDefault="00D60833" w:rsidP="00D60833">
            <w:pPr>
              <w:rPr>
                <w:ins w:id="2040" w:author="Jarno Nieminen" w:date="2014-06-19T14:23:00Z"/>
              </w:rPr>
            </w:pPr>
          </w:p>
        </w:tc>
      </w:tr>
      <w:tr w:rsidR="00D60833" w:rsidRPr="00D82A73" w14:paraId="1FFE7B5B" w14:textId="77777777" w:rsidTr="00D60833">
        <w:trPr>
          <w:jc w:val="center"/>
          <w:ins w:id="2041"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65FB501C" w14:textId="77777777" w:rsidR="00D60833" w:rsidRPr="00D82A73" w:rsidRDefault="00D60833" w:rsidP="00D60833">
            <w:pPr>
              <w:rPr>
                <w:ins w:id="2042" w:author="Jarno Nieminen" w:date="2014-06-19T14:23:00Z"/>
              </w:rPr>
            </w:pPr>
            <w:ins w:id="2043"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
          <w:p w14:paraId="753D29CB" w14:textId="77777777" w:rsidR="00D60833" w:rsidRPr="00D82A73" w:rsidRDefault="00D60833" w:rsidP="00D60833">
            <w:pPr>
              <w:rPr>
                <w:ins w:id="2044" w:author="Jarno Nieminen" w:date="2014-06-19T14:23:00Z"/>
              </w:rPr>
            </w:pPr>
            <w:ins w:id="2045" w:author="Jarno Nieminen" w:date="2014-06-19T14:23:00Z">
              <w:r>
                <w:t>Flöde AF7</w:t>
              </w:r>
            </w:ins>
          </w:p>
        </w:tc>
        <w:tc>
          <w:tcPr>
            <w:tcW w:w="876" w:type="dxa"/>
            <w:shd w:val="clear" w:color="auto" w:fill="DDD9C3" w:themeFill="background2" w:themeFillShade="E6"/>
            <w:tcMar>
              <w:top w:w="0" w:type="dxa"/>
              <w:left w:w="108" w:type="dxa"/>
              <w:bottom w:w="0" w:type="dxa"/>
              <w:right w:w="108" w:type="dxa"/>
            </w:tcMar>
            <w:hideMark/>
          </w:tcPr>
          <w:p w14:paraId="467958F7" w14:textId="77777777" w:rsidR="00D60833" w:rsidRPr="00D82A73" w:rsidRDefault="00D60833" w:rsidP="00D60833">
            <w:pPr>
              <w:rPr>
                <w:ins w:id="2046" w:author="Jarno Nieminen" w:date="2014-06-19T14:23:00Z"/>
              </w:rPr>
            </w:pPr>
            <w:ins w:id="2047" w:author="Jarno Nieminen" w:date="2014-06-19T14:23:00Z">
              <w:r w:rsidRPr="00D82A73">
                <w:t>Flöde AF</w:t>
              </w:r>
              <w:r>
                <w:t>8</w:t>
              </w:r>
            </w:ins>
          </w:p>
        </w:tc>
        <w:tc>
          <w:tcPr>
            <w:tcW w:w="877" w:type="dxa"/>
            <w:shd w:val="clear" w:color="auto" w:fill="DDD9C3" w:themeFill="background2" w:themeFillShade="E6"/>
            <w:tcMar>
              <w:top w:w="0" w:type="dxa"/>
              <w:left w:w="108" w:type="dxa"/>
              <w:bottom w:w="0" w:type="dxa"/>
              <w:right w:w="108" w:type="dxa"/>
            </w:tcMar>
            <w:hideMark/>
          </w:tcPr>
          <w:p w14:paraId="3856DE43" w14:textId="77777777" w:rsidR="00D60833" w:rsidRPr="00D82A73" w:rsidRDefault="00D60833" w:rsidP="00D60833">
            <w:pPr>
              <w:rPr>
                <w:ins w:id="2048" w:author="Jarno Nieminen" w:date="2014-06-19T14:23:00Z"/>
              </w:rPr>
            </w:pPr>
            <w:ins w:id="2049" w:author="Jarno Nieminen" w:date="2014-06-19T14:23:00Z">
              <w:r w:rsidRPr="00D82A73">
                <w:t xml:space="preserve">Flöde </w:t>
              </w:r>
            </w:ins>
          </w:p>
          <w:p w14:paraId="779984B5" w14:textId="77777777" w:rsidR="00D60833" w:rsidRPr="00D82A73" w:rsidRDefault="00D60833" w:rsidP="00D60833">
            <w:pPr>
              <w:rPr>
                <w:ins w:id="2050" w:author="Jarno Nieminen" w:date="2014-06-19T14:23:00Z"/>
              </w:rPr>
            </w:pPr>
            <w:ins w:id="2051" w:author="Jarno Nieminen" w:date="2014-06-19T14:23:00Z">
              <w:r w:rsidRPr="00D82A73">
                <w:t>AF</w:t>
              </w:r>
              <w:r>
                <w:t>9</w:t>
              </w:r>
            </w:ins>
          </w:p>
        </w:tc>
        <w:tc>
          <w:tcPr>
            <w:tcW w:w="720" w:type="dxa"/>
            <w:shd w:val="clear" w:color="auto" w:fill="DDD9C3" w:themeFill="background2" w:themeFillShade="E6"/>
          </w:tcPr>
          <w:p w14:paraId="578501D3" w14:textId="77777777" w:rsidR="00D60833" w:rsidRPr="00D82A73" w:rsidRDefault="00D60833" w:rsidP="00D60833">
            <w:pPr>
              <w:rPr>
                <w:ins w:id="2052" w:author="Jarno Nieminen" w:date="2014-06-19T14:23:00Z"/>
              </w:rPr>
            </w:pPr>
            <w:ins w:id="2053" w:author="Jarno Nieminen" w:date="2014-06-19T14:23:00Z">
              <w:r w:rsidRPr="00D82A73">
                <w:t>Flöde</w:t>
              </w:r>
            </w:ins>
          </w:p>
          <w:p w14:paraId="24A3CF0D" w14:textId="77777777" w:rsidR="00D60833" w:rsidRPr="00D82A73" w:rsidRDefault="00D60833" w:rsidP="00D60833">
            <w:pPr>
              <w:rPr>
                <w:ins w:id="2054" w:author="Jarno Nieminen" w:date="2014-06-19T14:23:00Z"/>
              </w:rPr>
            </w:pPr>
            <w:ins w:id="2055" w:author="Jarno Nieminen" w:date="2014-06-19T14:23:00Z">
              <w:r w:rsidRPr="00D82A73">
                <w:t>AF</w:t>
              </w:r>
              <w:r>
                <w:t>10</w:t>
              </w:r>
            </w:ins>
          </w:p>
        </w:tc>
        <w:tc>
          <w:tcPr>
            <w:tcW w:w="708" w:type="dxa"/>
            <w:shd w:val="clear" w:color="auto" w:fill="DDD9C3" w:themeFill="background2" w:themeFillShade="E6"/>
          </w:tcPr>
          <w:p w14:paraId="3B4ADF91" w14:textId="77777777" w:rsidR="00D60833" w:rsidRPr="00D82A73" w:rsidRDefault="00D60833" w:rsidP="00D60833">
            <w:pPr>
              <w:rPr>
                <w:ins w:id="2056" w:author="Jarno Nieminen" w:date="2014-06-19T14:23:00Z"/>
              </w:rPr>
            </w:pPr>
            <w:ins w:id="2057" w:author="Jarno Nieminen" w:date="2014-06-19T14:23:00Z">
              <w:r w:rsidRPr="00D82A73">
                <w:t>Flöde</w:t>
              </w:r>
            </w:ins>
          </w:p>
          <w:p w14:paraId="426FA035" w14:textId="77777777" w:rsidR="00D60833" w:rsidRPr="00D82A73" w:rsidRDefault="00D60833" w:rsidP="00D60833">
            <w:pPr>
              <w:rPr>
                <w:ins w:id="2058" w:author="Jarno Nieminen" w:date="2014-06-19T14:23:00Z"/>
              </w:rPr>
            </w:pPr>
            <w:ins w:id="2059" w:author="Jarno Nieminen" w:date="2014-06-19T14:23:00Z">
              <w:r>
                <w:t>AF11</w:t>
              </w:r>
            </w:ins>
          </w:p>
        </w:tc>
        <w:tc>
          <w:tcPr>
            <w:tcW w:w="708" w:type="dxa"/>
            <w:shd w:val="clear" w:color="auto" w:fill="DDD9C3" w:themeFill="background2" w:themeFillShade="E6"/>
          </w:tcPr>
          <w:p w14:paraId="4F61E59F" w14:textId="77777777" w:rsidR="00D60833" w:rsidRPr="00D82A73" w:rsidRDefault="00D60833" w:rsidP="00D60833">
            <w:pPr>
              <w:rPr>
                <w:ins w:id="2060" w:author="Jarno Nieminen" w:date="2014-06-19T14:23:00Z"/>
              </w:rPr>
            </w:pPr>
            <w:ins w:id="2061" w:author="Jarno Nieminen" w:date="2014-06-19T14:23:00Z">
              <w:r w:rsidRPr="00D82A73">
                <w:t>Flöde</w:t>
              </w:r>
            </w:ins>
          </w:p>
          <w:p w14:paraId="79B2F2D4" w14:textId="77777777" w:rsidR="00D60833" w:rsidRPr="00D82A73" w:rsidRDefault="00D60833" w:rsidP="00D60833">
            <w:pPr>
              <w:rPr>
                <w:ins w:id="2062" w:author="Jarno Nieminen" w:date="2014-06-19T14:23:00Z"/>
              </w:rPr>
            </w:pPr>
            <w:ins w:id="2063" w:author="Jarno Nieminen" w:date="2014-06-19T14:23:00Z">
              <w:r>
                <w:t>AF12</w:t>
              </w:r>
            </w:ins>
          </w:p>
        </w:tc>
        <w:tc>
          <w:tcPr>
            <w:tcW w:w="610" w:type="dxa"/>
            <w:shd w:val="clear" w:color="auto" w:fill="DDD9C3" w:themeFill="background2" w:themeFillShade="E6"/>
          </w:tcPr>
          <w:p w14:paraId="611AA8B3" w14:textId="77777777" w:rsidR="00D60833" w:rsidRPr="00D82A73" w:rsidRDefault="00D60833" w:rsidP="00D60833">
            <w:pPr>
              <w:rPr>
                <w:ins w:id="2064" w:author="Jarno Nieminen" w:date="2014-06-19T14:23:00Z"/>
              </w:rPr>
            </w:pPr>
            <w:ins w:id="2065" w:author="Jarno Nieminen" w:date="2014-06-19T14:23:00Z">
              <w:r w:rsidRPr="00D82A73">
                <w:t>Flöde</w:t>
              </w:r>
            </w:ins>
          </w:p>
          <w:p w14:paraId="56C6B444" w14:textId="77777777" w:rsidR="00D60833" w:rsidRPr="00D82A73" w:rsidRDefault="00D60833" w:rsidP="00D60833">
            <w:pPr>
              <w:rPr>
                <w:ins w:id="2066" w:author="Jarno Nieminen" w:date="2014-06-19T14:23:00Z"/>
              </w:rPr>
            </w:pPr>
            <w:ins w:id="2067" w:author="Jarno Nieminen" w:date="2014-06-19T14:23:00Z">
              <w:r>
                <w:t>AF13</w:t>
              </w:r>
            </w:ins>
          </w:p>
        </w:tc>
      </w:tr>
      <w:tr w:rsidR="00D60833" w:rsidRPr="00D82A73" w14:paraId="575889F1" w14:textId="77777777" w:rsidTr="00D60833">
        <w:trPr>
          <w:jc w:val="center"/>
          <w:ins w:id="2068" w:author="Jarno Nieminen" w:date="2014-06-19T14:23:00Z"/>
        </w:trPr>
        <w:tc>
          <w:tcPr>
            <w:tcW w:w="3104" w:type="dxa"/>
            <w:tcMar>
              <w:top w:w="0" w:type="dxa"/>
              <w:left w:w="108" w:type="dxa"/>
              <w:bottom w:w="0" w:type="dxa"/>
              <w:right w:w="108" w:type="dxa"/>
            </w:tcMar>
          </w:tcPr>
          <w:p w14:paraId="00CF260F" w14:textId="77777777" w:rsidR="00D60833" w:rsidRPr="00D82A73" w:rsidRDefault="00D60833" w:rsidP="00D60833">
            <w:pPr>
              <w:rPr>
                <w:ins w:id="2069" w:author="Jarno Nieminen" w:date="2014-06-19T14:23:00Z"/>
              </w:rPr>
            </w:pPr>
            <w:ins w:id="2070"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25F3B251" w14:textId="77777777" w:rsidR="00D60833" w:rsidRPr="00D82A73" w:rsidRDefault="00D60833" w:rsidP="00D60833">
            <w:pPr>
              <w:rPr>
                <w:ins w:id="2071" w:author="Jarno Nieminen" w:date="2014-06-19T14:23:00Z"/>
              </w:rPr>
            </w:pPr>
          </w:p>
        </w:tc>
        <w:tc>
          <w:tcPr>
            <w:tcW w:w="876" w:type="dxa"/>
            <w:shd w:val="clear" w:color="auto" w:fill="FFFFFF"/>
            <w:tcMar>
              <w:top w:w="0" w:type="dxa"/>
              <w:left w:w="108" w:type="dxa"/>
              <w:bottom w:w="0" w:type="dxa"/>
              <w:right w:w="108" w:type="dxa"/>
            </w:tcMar>
          </w:tcPr>
          <w:p w14:paraId="110C8EFE" w14:textId="77777777" w:rsidR="00D60833" w:rsidRPr="00D82A73" w:rsidRDefault="00D60833" w:rsidP="00D60833">
            <w:pPr>
              <w:rPr>
                <w:ins w:id="2072" w:author="Jarno Nieminen" w:date="2014-06-19T14:23:00Z"/>
              </w:rPr>
            </w:pPr>
          </w:p>
        </w:tc>
        <w:tc>
          <w:tcPr>
            <w:tcW w:w="877" w:type="dxa"/>
            <w:shd w:val="clear" w:color="auto" w:fill="FFFFFF"/>
            <w:tcMar>
              <w:top w:w="0" w:type="dxa"/>
              <w:left w:w="108" w:type="dxa"/>
              <w:bottom w:w="0" w:type="dxa"/>
              <w:right w:w="108" w:type="dxa"/>
            </w:tcMar>
          </w:tcPr>
          <w:p w14:paraId="29D662C8" w14:textId="77777777" w:rsidR="00D60833" w:rsidRPr="00D82A73" w:rsidRDefault="00D60833" w:rsidP="00D60833">
            <w:pPr>
              <w:rPr>
                <w:ins w:id="2073" w:author="Jarno Nieminen" w:date="2014-06-19T14:23:00Z"/>
              </w:rPr>
            </w:pPr>
          </w:p>
        </w:tc>
        <w:tc>
          <w:tcPr>
            <w:tcW w:w="720" w:type="dxa"/>
            <w:shd w:val="clear" w:color="auto" w:fill="FFFFFF"/>
          </w:tcPr>
          <w:p w14:paraId="20984CD7" w14:textId="77777777" w:rsidR="00D60833" w:rsidRPr="00D82A73" w:rsidRDefault="00D60833" w:rsidP="00D60833">
            <w:pPr>
              <w:rPr>
                <w:ins w:id="2074" w:author="Jarno Nieminen" w:date="2014-06-19T14:23:00Z"/>
              </w:rPr>
            </w:pPr>
          </w:p>
        </w:tc>
        <w:tc>
          <w:tcPr>
            <w:tcW w:w="708" w:type="dxa"/>
            <w:shd w:val="clear" w:color="auto" w:fill="FFFFFF"/>
          </w:tcPr>
          <w:p w14:paraId="0DC89C74" w14:textId="77777777" w:rsidR="00D60833" w:rsidRPr="00D82A73" w:rsidRDefault="00D60833" w:rsidP="00D60833">
            <w:pPr>
              <w:rPr>
                <w:ins w:id="2075" w:author="Jarno Nieminen" w:date="2014-06-19T14:23:00Z"/>
              </w:rPr>
            </w:pPr>
          </w:p>
        </w:tc>
        <w:tc>
          <w:tcPr>
            <w:tcW w:w="708" w:type="dxa"/>
            <w:shd w:val="clear" w:color="auto" w:fill="FFFFFF"/>
          </w:tcPr>
          <w:p w14:paraId="6426BCC8" w14:textId="77777777" w:rsidR="00D60833" w:rsidRPr="00D82A73" w:rsidRDefault="00D60833" w:rsidP="00D60833">
            <w:pPr>
              <w:rPr>
                <w:ins w:id="2076" w:author="Jarno Nieminen" w:date="2014-06-19T14:23:00Z"/>
              </w:rPr>
            </w:pPr>
          </w:p>
        </w:tc>
        <w:tc>
          <w:tcPr>
            <w:tcW w:w="610" w:type="dxa"/>
            <w:shd w:val="clear" w:color="auto" w:fill="FFFFFF"/>
          </w:tcPr>
          <w:p w14:paraId="3D25346A" w14:textId="77777777" w:rsidR="00D60833" w:rsidRPr="00D82A73" w:rsidRDefault="00D60833" w:rsidP="00D60833">
            <w:pPr>
              <w:rPr>
                <w:ins w:id="2077" w:author="Jarno Nieminen" w:date="2014-06-19T14:23:00Z"/>
              </w:rPr>
            </w:pPr>
          </w:p>
        </w:tc>
      </w:tr>
      <w:tr w:rsidR="00D60833" w:rsidRPr="00D82A73" w14:paraId="48046933" w14:textId="77777777" w:rsidTr="00D60833">
        <w:trPr>
          <w:jc w:val="center"/>
          <w:ins w:id="2078" w:author="Jarno Nieminen" w:date="2014-06-19T14:23:00Z"/>
        </w:trPr>
        <w:tc>
          <w:tcPr>
            <w:tcW w:w="3104" w:type="dxa"/>
            <w:tcMar>
              <w:top w:w="0" w:type="dxa"/>
              <w:left w:w="108" w:type="dxa"/>
              <w:bottom w:w="0" w:type="dxa"/>
              <w:right w:w="108" w:type="dxa"/>
            </w:tcMar>
          </w:tcPr>
          <w:p w14:paraId="7AB0CEAB" w14:textId="77777777" w:rsidR="00D60833" w:rsidRPr="00D82A73" w:rsidRDefault="00D60833" w:rsidP="00D60833">
            <w:pPr>
              <w:rPr>
                <w:ins w:id="2079" w:author="Jarno Nieminen" w:date="2014-06-19T14:23:00Z"/>
              </w:rPr>
            </w:pPr>
            <w:ins w:id="2080"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6BF57A71" w14:textId="77777777" w:rsidR="00D60833" w:rsidRPr="00D82A73" w:rsidRDefault="00D60833" w:rsidP="00D60833">
            <w:pPr>
              <w:rPr>
                <w:ins w:id="2081" w:author="Jarno Nieminen" w:date="2014-06-19T14:23:00Z"/>
              </w:rPr>
            </w:pPr>
          </w:p>
        </w:tc>
        <w:tc>
          <w:tcPr>
            <w:tcW w:w="876" w:type="dxa"/>
            <w:shd w:val="clear" w:color="auto" w:fill="FFFFFF"/>
            <w:tcMar>
              <w:top w:w="0" w:type="dxa"/>
              <w:left w:w="108" w:type="dxa"/>
              <w:bottom w:w="0" w:type="dxa"/>
              <w:right w:w="108" w:type="dxa"/>
            </w:tcMar>
          </w:tcPr>
          <w:p w14:paraId="436738DC" w14:textId="77777777" w:rsidR="00D60833" w:rsidRPr="00D82A73" w:rsidRDefault="00D60833" w:rsidP="00D60833">
            <w:pPr>
              <w:rPr>
                <w:ins w:id="2082" w:author="Jarno Nieminen" w:date="2014-06-19T14:23:00Z"/>
              </w:rPr>
            </w:pPr>
          </w:p>
        </w:tc>
        <w:tc>
          <w:tcPr>
            <w:tcW w:w="877" w:type="dxa"/>
            <w:shd w:val="clear" w:color="auto" w:fill="FFFFFF"/>
            <w:tcMar>
              <w:top w:w="0" w:type="dxa"/>
              <w:left w:w="108" w:type="dxa"/>
              <w:bottom w:w="0" w:type="dxa"/>
              <w:right w:w="108" w:type="dxa"/>
            </w:tcMar>
          </w:tcPr>
          <w:p w14:paraId="69FD3AD8" w14:textId="77777777" w:rsidR="00D60833" w:rsidRPr="00D82A73" w:rsidRDefault="00D60833" w:rsidP="00D60833">
            <w:pPr>
              <w:rPr>
                <w:ins w:id="2083" w:author="Jarno Nieminen" w:date="2014-06-19T14:23:00Z"/>
              </w:rPr>
            </w:pPr>
          </w:p>
        </w:tc>
        <w:tc>
          <w:tcPr>
            <w:tcW w:w="720" w:type="dxa"/>
            <w:shd w:val="clear" w:color="auto" w:fill="FFFFFF"/>
          </w:tcPr>
          <w:p w14:paraId="32C75207" w14:textId="77777777" w:rsidR="00D60833" w:rsidRPr="00D82A73" w:rsidRDefault="00D60833" w:rsidP="00D60833">
            <w:pPr>
              <w:rPr>
                <w:ins w:id="2084" w:author="Jarno Nieminen" w:date="2014-06-19T14:23:00Z"/>
              </w:rPr>
            </w:pPr>
          </w:p>
        </w:tc>
        <w:tc>
          <w:tcPr>
            <w:tcW w:w="708" w:type="dxa"/>
            <w:shd w:val="clear" w:color="auto" w:fill="FFFFFF"/>
          </w:tcPr>
          <w:p w14:paraId="23A29D0D" w14:textId="77777777" w:rsidR="00D60833" w:rsidRPr="00D82A73" w:rsidRDefault="00D60833" w:rsidP="00D60833">
            <w:pPr>
              <w:rPr>
                <w:ins w:id="2085" w:author="Jarno Nieminen" w:date="2014-06-19T14:23:00Z"/>
              </w:rPr>
            </w:pPr>
          </w:p>
        </w:tc>
        <w:tc>
          <w:tcPr>
            <w:tcW w:w="708" w:type="dxa"/>
            <w:shd w:val="clear" w:color="auto" w:fill="FFFFFF"/>
          </w:tcPr>
          <w:p w14:paraId="306FD2A4" w14:textId="77777777" w:rsidR="00D60833" w:rsidRPr="00D82A73" w:rsidRDefault="00D60833" w:rsidP="00D60833">
            <w:pPr>
              <w:rPr>
                <w:ins w:id="2086" w:author="Jarno Nieminen" w:date="2014-06-19T14:23:00Z"/>
              </w:rPr>
            </w:pPr>
          </w:p>
        </w:tc>
        <w:tc>
          <w:tcPr>
            <w:tcW w:w="610" w:type="dxa"/>
            <w:shd w:val="clear" w:color="auto" w:fill="FFFFFF"/>
          </w:tcPr>
          <w:p w14:paraId="4CF0AC07" w14:textId="77777777" w:rsidR="00D60833" w:rsidRPr="00D82A73" w:rsidRDefault="00D60833" w:rsidP="00D60833">
            <w:pPr>
              <w:rPr>
                <w:ins w:id="2087" w:author="Jarno Nieminen" w:date="2014-06-19T14:23:00Z"/>
              </w:rPr>
            </w:pPr>
          </w:p>
        </w:tc>
      </w:tr>
      <w:tr w:rsidR="00D60833" w:rsidRPr="00D82A73" w14:paraId="07843DCB" w14:textId="77777777" w:rsidTr="00D60833">
        <w:trPr>
          <w:jc w:val="center"/>
          <w:ins w:id="2088" w:author="Jarno Nieminen" w:date="2014-06-19T14:23:00Z"/>
        </w:trPr>
        <w:tc>
          <w:tcPr>
            <w:tcW w:w="3104" w:type="dxa"/>
            <w:tcMar>
              <w:top w:w="0" w:type="dxa"/>
              <w:left w:w="108" w:type="dxa"/>
              <w:bottom w:w="0" w:type="dxa"/>
              <w:right w:w="108" w:type="dxa"/>
            </w:tcMar>
          </w:tcPr>
          <w:p w14:paraId="6C44AF81" w14:textId="77777777" w:rsidR="00D60833" w:rsidRPr="00D82A73" w:rsidRDefault="00D60833" w:rsidP="00D60833">
            <w:pPr>
              <w:rPr>
                <w:ins w:id="2089" w:author="Jarno Nieminen" w:date="2014-06-19T14:23:00Z"/>
              </w:rPr>
            </w:pPr>
            <w:ins w:id="2090" w:author="Jarno Nieminen" w:date="2014-06-19T14:23:00Z">
              <w:r w:rsidRPr="00D82A73">
                <w:t>CreateForm</w:t>
              </w:r>
            </w:ins>
          </w:p>
        </w:tc>
        <w:tc>
          <w:tcPr>
            <w:tcW w:w="871" w:type="dxa"/>
            <w:shd w:val="clear" w:color="auto" w:fill="FFFFFF"/>
            <w:tcMar>
              <w:top w:w="0" w:type="dxa"/>
              <w:left w:w="108" w:type="dxa"/>
              <w:bottom w:w="0" w:type="dxa"/>
              <w:right w:w="108" w:type="dxa"/>
            </w:tcMar>
          </w:tcPr>
          <w:p w14:paraId="220DC9DF" w14:textId="77777777" w:rsidR="00D60833" w:rsidRPr="00D82A73" w:rsidRDefault="00D60833" w:rsidP="00D60833">
            <w:pPr>
              <w:rPr>
                <w:ins w:id="2091" w:author="Jarno Nieminen" w:date="2014-06-19T14:23:00Z"/>
              </w:rPr>
            </w:pPr>
            <w:ins w:id="2092" w:author="Jarno Nieminen" w:date="2014-06-19T14:23:00Z">
              <w:r w:rsidRPr="00D82A73">
                <w:t>X</w:t>
              </w:r>
            </w:ins>
          </w:p>
        </w:tc>
        <w:tc>
          <w:tcPr>
            <w:tcW w:w="876" w:type="dxa"/>
            <w:shd w:val="clear" w:color="auto" w:fill="FFFFFF"/>
            <w:tcMar>
              <w:top w:w="0" w:type="dxa"/>
              <w:left w:w="108" w:type="dxa"/>
              <w:bottom w:w="0" w:type="dxa"/>
              <w:right w:w="108" w:type="dxa"/>
            </w:tcMar>
          </w:tcPr>
          <w:p w14:paraId="060639F8" w14:textId="77777777" w:rsidR="00D60833" w:rsidRPr="00D82A73" w:rsidRDefault="00D60833" w:rsidP="00D60833">
            <w:pPr>
              <w:rPr>
                <w:ins w:id="2093" w:author="Jarno Nieminen" w:date="2014-06-19T14:23:00Z"/>
              </w:rPr>
            </w:pPr>
          </w:p>
        </w:tc>
        <w:tc>
          <w:tcPr>
            <w:tcW w:w="877" w:type="dxa"/>
            <w:shd w:val="clear" w:color="auto" w:fill="FFFFFF"/>
            <w:tcMar>
              <w:top w:w="0" w:type="dxa"/>
              <w:left w:w="108" w:type="dxa"/>
              <w:bottom w:w="0" w:type="dxa"/>
              <w:right w:w="108" w:type="dxa"/>
            </w:tcMar>
          </w:tcPr>
          <w:p w14:paraId="37EA9D49" w14:textId="77777777" w:rsidR="00D60833" w:rsidRPr="00D82A73" w:rsidRDefault="00D60833" w:rsidP="00D60833">
            <w:pPr>
              <w:rPr>
                <w:ins w:id="2094" w:author="Jarno Nieminen" w:date="2014-06-19T14:23:00Z"/>
              </w:rPr>
            </w:pPr>
          </w:p>
        </w:tc>
        <w:tc>
          <w:tcPr>
            <w:tcW w:w="720" w:type="dxa"/>
            <w:shd w:val="clear" w:color="auto" w:fill="FFFFFF"/>
          </w:tcPr>
          <w:p w14:paraId="3EA0CA38" w14:textId="77777777" w:rsidR="00D60833" w:rsidRPr="00D82A73" w:rsidRDefault="00D60833" w:rsidP="00D60833">
            <w:pPr>
              <w:rPr>
                <w:ins w:id="2095" w:author="Jarno Nieminen" w:date="2014-06-19T14:23:00Z"/>
              </w:rPr>
            </w:pPr>
          </w:p>
        </w:tc>
        <w:tc>
          <w:tcPr>
            <w:tcW w:w="708" w:type="dxa"/>
            <w:shd w:val="clear" w:color="auto" w:fill="FFFFFF"/>
          </w:tcPr>
          <w:p w14:paraId="397A91DF" w14:textId="77777777" w:rsidR="00D60833" w:rsidRPr="00D82A73" w:rsidRDefault="00D60833" w:rsidP="00D60833">
            <w:pPr>
              <w:rPr>
                <w:ins w:id="2096" w:author="Jarno Nieminen" w:date="2014-06-19T14:23:00Z"/>
              </w:rPr>
            </w:pPr>
          </w:p>
        </w:tc>
        <w:tc>
          <w:tcPr>
            <w:tcW w:w="708" w:type="dxa"/>
            <w:shd w:val="clear" w:color="auto" w:fill="FFFFFF"/>
          </w:tcPr>
          <w:p w14:paraId="2E3AF573" w14:textId="77777777" w:rsidR="00D60833" w:rsidRPr="00D82A73" w:rsidRDefault="00D60833" w:rsidP="00D60833">
            <w:pPr>
              <w:rPr>
                <w:ins w:id="2097" w:author="Jarno Nieminen" w:date="2014-06-19T14:23:00Z"/>
              </w:rPr>
            </w:pPr>
          </w:p>
        </w:tc>
        <w:tc>
          <w:tcPr>
            <w:tcW w:w="610" w:type="dxa"/>
            <w:shd w:val="clear" w:color="auto" w:fill="FFFFFF"/>
          </w:tcPr>
          <w:p w14:paraId="26E703A9" w14:textId="77777777" w:rsidR="00D60833" w:rsidRPr="00D82A73" w:rsidRDefault="00D60833" w:rsidP="00D60833">
            <w:pPr>
              <w:rPr>
                <w:ins w:id="2098" w:author="Jarno Nieminen" w:date="2014-06-19T14:23:00Z"/>
              </w:rPr>
            </w:pPr>
          </w:p>
        </w:tc>
      </w:tr>
      <w:tr w:rsidR="00D60833" w:rsidRPr="00D82A73" w14:paraId="116F9827" w14:textId="77777777" w:rsidTr="00D60833">
        <w:trPr>
          <w:jc w:val="center"/>
          <w:ins w:id="2099" w:author="Jarno Nieminen" w:date="2014-06-19T14:23:00Z"/>
        </w:trPr>
        <w:tc>
          <w:tcPr>
            <w:tcW w:w="3104" w:type="dxa"/>
            <w:tcMar>
              <w:top w:w="0" w:type="dxa"/>
              <w:left w:w="108" w:type="dxa"/>
              <w:bottom w:w="0" w:type="dxa"/>
              <w:right w:w="108" w:type="dxa"/>
            </w:tcMar>
          </w:tcPr>
          <w:p w14:paraId="77434E96" w14:textId="77777777" w:rsidR="00D60833" w:rsidRPr="00D82A73" w:rsidRDefault="00D60833" w:rsidP="00D60833">
            <w:pPr>
              <w:rPr>
                <w:ins w:id="2100" w:author="Jarno Nieminen" w:date="2014-06-19T14:23:00Z"/>
              </w:rPr>
            </w:pPr>
            <w:ins w:id="2101"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6C2AD962" w14:textId="77777777" w:rsidR="00D60833" w:rsidRPr="00D82A73" w:rsidRDefault="00D60833" w:rsidP="00D60833">
            <w:pPr>
              <w:rPr>
                <w:ins w:id="2102" w:author="Jarno Nieminen" w:date="2014-06-19T14:23:00Z"/>
              </w:rPr>
            </w:pPr>
          </w:p>
        </w:tc>
        <w:tc>
          <w:tcPr>
            <w:tcW w:w="876" w:type="dxa"/>
            <w:shd w:val="clear" w:color="auto" w:fill="FFFFFF"/>
            <w:tcMar>
              <w:top w:w="0" w:type="dxa"/>
              <w:left w:w="108" w:type="dxa"/>
              <w:bottom w:w="0" w:type="dxa"/>
              <w:right w:w="108" w:type="dxa"/>
            </w:tcMar>
          </w:tcPr>
          <w:p w14:paraId="42E27F69" w14:textId="77777777" w:rsidR="00D60833" w:rsidRPr="00D82A73" w:rsidRDefault="00D60833" w:rsidP="00D60833">
            <w:pPr>
              <w:rPr>
                <w:ins w:id="2103" w:author="Jarno Nieminen" w:date="2014-06-19T14:23:00Z"/>
              </w:rPr>
            </w:pPr>
          </w:p>
        </w:tc>
        <w:tc>
          <w:tcPr>
            <w:tcW w:w="877" w:type="dxa"/>
            <w:shd w:val="clear" w:color="auto" w:fill="FFFFFF"/>
            <w:tcMar>
              <w:top w:w="0" w:type="dxa"/>
              <w:left w:w="108" w:type="dxa"/>
              <w:bottom w:w="0" w:type="dxa"/>
              <w:right w:w="108" w:type="dxa"/>
            </w:tcMar>
          </w:tcPr>
          <w:p w14:paraId="063EADE6" w14:textId="77777777" w:rsidR="00D60833" w:rsidRPr="00D82A73" w:rsidRDefault="00D60833" w:rsidP="00D60833">
            <w:pPr>
              <w:rPr>
                <w:ins w:id="2104" w:author="Jarno Nieminen" w:date="2014-06-19T14:23:00Z"/>
              </w:rPr>
            </w:pPr>
          </w:p>
        </w:tc>
        <w:tc>
          <w:tcPr>
            <w:tcW w:w="720" w:type="dxa"/>
            <w:shd w:val="clear" w:color="auto" w:fill="FFFFFF"/>
          </w:tcPr>
          <w:p w14:paraId="2DA2005C" w14:textId="77777777" w:rsidR="00D60833" w:rsidRPr="00D82A73" w:rsidRDefault="00D60833" w:rsidP="00D60833">
            <w:pPr>
              <w:rPr>
                <w:ins w:id="2105" w:author="Jarno Nieminen" w:date="2014-06-19T14:23:00Z"/>
              </w:rPr>
            </w:pPr>
          </w:p>
        </w:tc>
        <w:tc>
          <w:tcPr>
            <w:tcW w:w="708" w:type="dxa"/>
            <w:shd w:val="clear" w:color="auto" w:fill="FFFFFF"/>
          </w:tcPr>
          <w:p w14:paraId="3AF49EEA" w14:textId="77777777" w:rsidR="00D60833" w:rsidRPr="00D82A73" w:rsidRDefault="00D60833" w:rsidP="00D60833">
            <w:pPr>
              <w:rPr>
                <w:ins w:id="2106" w:author="Jarno Nieminen" w:date="2014-06-19T14:23:00Z"/>
              </w:rPr>
            </w:pPr>
          </w:p>
        </w:tc>
        <w:tc>
          <w:tcPr>
            <w:tcW w:w="708" w:type="dxa"/>
            <w:shd w:val="clear" w:color="auto" w:fill="FFFFFF"/>
          </w:tcPr>
          <w:p w14:paraId="55815A83" w14:textId="77777777" w:rsidR="00D60833" w:rsidRPr="00D82A73" w:rsidRDefault="00D60833" w:rsidP="00D60833">
            <w:pPr>
              <w:rPr>
                <w:ins w:id="2107" w:author="Jarno Nieminen" w:date="2014-06-19T14:23:00Z"/>
              </w:rPr>
            </w:pPr>
          </w:p>
        </w:tc>
        <w:tc>
          <w:tcPr>
            <w:tcW w:w="610" w:type="dxa"/>
            <w:shd w:val="clear" w:color="auto" w:fill="FFFFFF"/>
          </w:tcPr>
          <w:p w14:paraId="5E7A35D2" w14:textId="77777777" w:rsidR="00D60833" w:rsidRPr="00D82A73" w:rsidRDefault="00D60833" w:rsidP="00D60833">
            <w:pPr>
              <w:rPr>
                <w:ins w:id="2108" w:author="Jarno Nieminen" w:date="2014-06-19T14:23:00Z"/>
              </w:rPr>
            </w:pPr>
          </w:p>
        </w:tc>
      </w:tr>
      <w:tr w:rsidR="00D60833" w:rsidRPr="00D82A73" w14:paraId="09D430EA" w14:textId="77777777" w:rsidTr="00D60833">
        <w:trPr>
          <w:jc w:val="center"/>
          <w:ins w:id="2109" w:author="Jarno Nieminen" w:date="2014-06-19T14:23:00Z"/>
        </w:trPr>
        <w:tc>
          <w:tcPr>
            <w:tcW w:w="3104" w:type="dxa"/>
            <w:tcMar>
              <w:top w:w="0" w:type="dxa"/>
              <w:left w:w="108" w:type="dxa"/>
              <w:bottom w:w="0" w:type="dxa"/>
              <w:right w:w="108" w:type="dxa"/>
            </w:tcMar>
          </w:tcPr>
          <w:p w14:paraId="012CC200" w14:textId="77777777" w:rsidR="00D60833" w:rsidRPr="00D82A73" w:rsidRDefault="00D60833" w:rsidP="00D60833">
            <w:pPr>
              <w:rPr>
                <w:ins w:id="2110" w:author="Jarno Nieminen" w:date="2014-06-19T14:23:00Z"/>
              </w:rPr>
            </w:pPr>
            <w:ins w:id="2111" w:author="Jarno Nieminen" w:date="2014-06-19T14:23:00Z">
              <w:r w:rsidRPr="00D82A73">
                <w:t>GetForm</w:t>
              </w:r>
            </w:ins>
          </w:p>
        </w:tc>
        <w:tc>
          <w:tcPr>
            <w:tcW w:w="871" w:type="dxa"/>
            <w:shd w:val="clear" w:color="auto" w:fill="FFFFFF"/>
            <w:tcMar>
              <w:top w:w="0" w:type="dxa"/>
              <w:left w:w="108" w:type="dxa"/>
              <w:bottom w:w="0" w:type="dxa"/>
              <w:right w:w="108" w:type="dxa"/>
            </w:tcMar>
          </w:tcPr>
          <w:p w14:paraId="2D1B2576" w14:textId="77777777" w:rsidR="00D60833" w:rsidRPr="00D82A73" w:rsidRDefault="00D60833" w:rsidP="00D60833">
            <w:pPr>
              <w:rPr>
                <w:ins w:id="2112" w:author="Jarno Nieminen" w:date="2014-06-19T14:23:00Z"/>
              </w:rPr>
            </w:pPr>
          </w:p>
        </w:tc>
        <w:tc>
          <w:tcPr>
            <w:tcW w:w="876" w:type="dxa"/>
            <w:shd w:val="clear" w:color="auto" w:fill="FFFFFF"/>
            <w:tcMar>
              <w:top w:w="0" w:type="dxa"/>
              <w:left w:w="108" w:type="dxa"/>
              <w:bottom w:w="0" w:type="dxa"/>
              <w:right w:w="108" w:type="dxa"/>
            </w:tcMar>
          </w:tcPr>
          <w:p w14:paraId="0578E0D6" w14:textId="77777777" w:rsidR="00D60833" w:rsidRPr="00D82A73" w:rsidRDefault="00D60833" w:rsidP="00D60833">
            <w:pPr>
              <w:rPr>
                <w:ins w:id="2113" w:author="Jarno Nieminen" w:date="2014-06-19T14:23:00Z"/>
              </w:rPr>
            </w:pPr>
          </w:p>
        </w:tc>
        <w:tc>
          <w:tcPr>
            <w:tcW w:w="877" w:type="dxa"/>
            <w:shd w:val="clear" w:color="auto" w:fill="FFFFFF"/>
            <w:tcMar>
              <w:top w:w="0" w:type="dxa"/>
              <w:left w:w="108" w:type="dxa"/>
              <w:bottom w:w="0" w:type="dxa"/>
              <w:right w:w="108" w:type="dxa"/>
            </w:tcMar>
          </w:tcPr>
          <w:p w14:paraId="09561CDE" w14:textId="77777777" w:rsidR="00D60833" w:rsidRPr="00D82A73" w:rsidRDefault="00D60833" w:rsidP="00D60833">
            <w:pPr>
              <w:rPr>
                <w:ins w:id="2114" w:author="Jarno Nieminen" w:date="2014-06-19T14:23:00Z"/>
              </w:rPr>
            </w:pPr>
          </w:p>
        </w:tc>
        <w:tc>
          <w:tcPr>
            <w:tcW w:w="720" w:type="dxa"/>
            <w:shd w:val="clear" w:color="auto" w:fill="FFFFFF"/>
          </w:tcPr>
          <w:p w14:paraId="479E256F" w14:textId="77777777" w:rsidR="00D60833" w:rsidRPr="00D82A73" w:rsidRDefault="00D60833" w:rsidP="00D60833">
            <w:pPr>
              <w:rPr>
                <w:ins w:id="2115" w:author="Jarno Nieminen" w:date="2014-06-19T14:23:00Z"/>
              </w:rPr>
            </w:pPr>
            <w:ins w:id="2116" w:author="Jarno Nieminen" w:date="2014-06-19T14:23:00Z">
              <w:r w:rsidRPr="00D82A73">
                <w:t>X</w:t>
              </w:r>
            </w:ins>
          </w:p>
        </w:tc>
        <w:tc>
          <w:tcPr>
            <w:tcW w:w="708" w:type="dxa"/>
            <w:shd w:val="clear" w:color="auto" w:fill="FFFFFF"/>
          </w:tcPr>
          <w:p w14:paraId="190EFF09" w14:textId="77777777" w:rsidR="00D60833" w:rsidRPr="00D82A73" w:rsidRDefault="00D60833" w:rsidP="00D60833">
            <w:pPr>
              <w:rPr>
                <w:ins w:id="2117" w:author="Jarno Nieminen" w:date="2014-06-19T14:23:00Z"/>
              </w:rPr>
            </w:pPr>
          </w:p>
        </w:tc>
        <w:tc>
          <w:tcPr>
            <w:tcW w:w="708" w:type="dxa"/>
            <w:shd w:val="clear" w:color="auto" w:fill="FFFFFF"/>
          </w:tcPr>
          <w:p w14:paraId="6F5AC70C" w14:textId="77777777" w:rsidR="00D60833" w:rsidRPr="00D82A73" w:rsidRDefault="00D60833" w:rsidP="00D60833">
            <w:pPr>
              <w:rPr>
                <w:ins w:id="2118" w:author="Jarno Nieminen" w:date="2014-06-19T14:23:00Z"/>
              </w:rPr>
            </w:pPr>
          </w:p>
        </w:tc>
        <w:tc>
          <w:tcPr>
            <w:tcW w:w="610" w:type="dxa"/>
            <w:shd w:val="clear" w:color="auto" w:fill="FFFFFF"/>
          </w:tcPr>
          <w:p w14:paraId="0892FBD8" w14:textId="77777777" w:rsidR="00D60833" w:rsidRPr="00D82A73" w:rsidRDefault="00D60833" w:rsidP="00D60833">
            <w:pPr>
              <w:rPr>
                <w:ins w:id="2119" w:author="Jarno Nieminen" w:date="2014-06-19T14:23:00Z"/>
              </w:rPr>
            </w:pPr>
          </w:p>
        </w:tc>
      </w:tr>
      <w:tr w:rsidR="00D60833" w:rsidRPr="00D82A73" w14:paraId="701BA478" w14:textId="77777777" w:rsidTr="00D60833">
        <w:trPr>
          <w:jc w:val="center"/>
          <w:ins w:id="2120" w:author="Jarno Nieminen" w:date="2014-06-19T14:23:00Z"/>
        </w:trPr>
        <w:tc>
          <w:tcPr>
            <w:tcW w:w="3104" w:type="dxa"/>
            <w:tcMar>
              <w:top w:w="0" w:type="dxa"/>
              <w:left w:w="108" w:type="dxa"/>
              <w:bottom w:w="0" w:type="dxa"/>
              <w:right w:w="108" w:type="dxa"/>
            </w:tcMar>
          </w:tcPr>
          <w:p w14:paraId="2C653143" w14:textId="77777777" w:rsidR="00D60833" w:rsidRPr="00D82A73" w:rsidRDefault="00D60833" w:rsidP="00D60833">
            <w:pPr>
              <w:rPr>
                <w:ins w:id="2121" w:author="Jarno Nieminen" w:date="2014-06-19T14:23:00Z"/>
              </w:rPr>
            </w:pPr>
            <w:ins w:id="2122"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11FB048" w14:textId="77777777" w:rsidR="00D60833" w:rsidRPr="00D82A73" w:rsidRDefault="00D60833" w:rsidP="00D60833">
            <w:pPr>
              <w:rPr>
                <w:ins w:id="2123" w:author="Jarno Nieminen" w:date="2014-06-19T14:23:00Z"/>
              </w:rPr>
            </w:pPr>
          </w:p>
        </w:tc>
        <w:tc>
          <w:tcPr>
            <w:tcW w:w="876" w:type="dxa"/>
            <w:shd w:val="clear" w:color="auto" w:fill="FFFFFF"/>
            <w:tcMar>
              <w:top w:w="0" w:type="dxa"/>
              <w:left w:w="108" w:type="dxa"/>
              <w:bottom w:w="0" w:type="dxa"/>
              <w:right w:w="108" w:type="dxa"/>
            </w:tcMar>
          </w:tcPr>
          <w:p w14:paraId="77BA84EE" w14:textId="77777777" w:rsidR="00D60833" w:rsidRPr="00D82A73" w:rsidRDefault="00D60833" w:rsidP="00D60833">
            <w:pPr>
              <w:rPr>
                <w:ins w:id="2124" w:author="Jarno Nieminen" w:date="2014-06-19T14:23:00Z"/>
              </w:rPr>
            </w:pPr>
          </w:p>
        </w:tc>
        <w:tc>
          <w:tcPr>
            <w:tcW w:w="877" w:type="dxa"/>
            <w:shd w:val="clear" w:color="auto" w:fill="FFFFFF"/>
            <w:tcMar>
              <w:top w:w="0" w:type="dxa"/>
              <w:left w:w="108" w:type="dxa"/>
              <w:bottom w:w="0" w:type="dxa"/>
              <w:right w:w="108" w:type="dxa"/>
            </w:tcMar>
          </w:tcPr>
          <w:p w14:paraId="498AA94E" w14:textId="77777777" w:rsidR="00D60833" w:rsidRPr="00D82A73" w:rsidRDefault="00D60833" w:rsidP="00D60833">
            <w:pPr>
              <w:rPr>
                <w:ins w:id="2125" w:author="Jarno Nieminen" w:date="2014-06-19T14:23:00Z"/>
              </w:rPr>
            </w:pPr>
          </w:p>
        </w:tc>
        <w:tc>
          <w:tcPr>
            <w:tcW w:w="720" w:type="dxa"/>
            <w:shd w:val="clear" w:color="auto" w:fill="FFFFFF"/>
          </w:tcPr>
          <w:p w14:paraId="678DDF23" w14:textId="77777777" w:rsidR="00D60833" w:rsidRPr="00D82A73" w:rsidRDefault="00D60833" w:rsidP="00D60833">
            <w:pPr>
              <w:rPr>
                <w:ins w:id="2126" w:author="Jarno Nieminen" w:date="2014-06-19T14:23:00Z"/>
              </w:rPr>
            </w:pPr>
          </w:p>
        </w:tc>
        <w:tc>
          <w:tcPr>
            <w:tcW w:w="708" w:type="dxa"/>
            <w:shd w:val="clear" w:color="auto" w:fill="FFFFFF"/>
          </w:tcPr>
          <w:p w14:paraId="48B63EB2" w14:textId="77777777" w:rsidR="00D60833" w:rsidRPr="00D82A73" w:rsidRDefault="00D60833" w:rsidP="00D60833">
            <w:pPr>
              <w:rPr>
                <w:ins w:id="2127" w:author="Jarno Nieminen" w:date="2014-06-19T14:23:00Z"/>
              </w:rPr>
            </w:pPr>
          </w:p>
        </w:tc>
        <w:tc>
          <w:tcPr>
            <w:tcW w:w="708" w:type="dxa"/>
            <w:shd w:val="clear" w:color="auto" w:fill="FFFFFF"/>
          </w:tcPr>
          <w:p w14:paraId="12900B9B" w14:textId="77777777" w:rsidR="00D60833" w:rsidRPr="00D82A73" w:rsidRDefault="00D60833" w:rsidP="00D60833">
            <w:pPr>
              <w:rPr>
                <w:ins w:id="2128" w:author="Jarno Nieminen" w:date="2014-06-19T14:23:00Z"/>
              </w:rPr>
            </w:pPr>
          </w:p>
        </w:tc>
        <w:tc>
          <w:tcPr>
            <w:tcW w:w="610" w:type="dxa"/>
            <w:shd w:val="clear" w:color="auto" w:fill="FFFFFF"/>
          </w:tcPr>
          <w:p w14:paraId="3B1A0416" w14:textId="77777777" w:rsidR="00D60833" w:rsidRPr="00D82A73" w:rsidRDefault="00D60833" w:rsidP="00D60833">
            <w:pPr>
              <w:rPr>
                <w:ins w:id="2129" w:author="Jarno Nieminen" w:date="2014-06-19T14:23:00Z"/>
              </w:rPr>
            </w:pPr>
          </w:p>
        </w:tc>
      </w:tr>
      <w:tr w:rsidR="00D60833" w:rsidRPr="00D82A73" w14:paraId="16D8F537" w14:textId="77777777" w:rsidTr="00D60833">
        <w:trPr>
          <w:jc w:val="center"/>
          <w:ins w:id="2130" w:author="Jarno Nieminen" w:date="2014-06-19T14:23:00Z"/>
        </w:trPr>
        <w:tc>
          <w:tcPr>
            <w:tcW w:w="3104" w:type="dxa"/>
            <w:tcMar>
              <w:top w:w="0" w:type="dxa"/>
              <w:left w:w="108" w:type="dxa"/>
              <w:bottom w:w="0" w:type="dxa"/>
              <w:right w:w="108" w:type="dxa"/>
            </w:tcMar>
          </w:tcPr>
          <w:p w14:paraId="6F817FAF" w14:textId="77777777" w:rsidR="00D60833" w:rsidRPr="00D82A73" w:rsidRDefault="00D60833" w:rsidP="00D60833">
            <w:pPr>
              <w:rPr>
                <w:ins w:id="2131" w:author="Jarno Nieminen" w:date="2014-06-19T14:23:00Z"/>
              </w:rPr>
            </w:pPr>
            <w:ins w:id="2132" w:author="Jarno Nieminen" w:date="2014-06-19T14:23:00Z">
              <w:r w:rsidRPr="00D82A73">
                <w:t>GetForms</w:t>
              </w:r>
            </w:ins>
          </w:p>
        </w:tc>
        <w:tc>
          <w:tcPr>
            <w:tcW w:w="871" w:type="dxa"/>
            <w:shd w:val="clear" w:color="auto" w:fill="FFFFFF"/>
            <w:tcMar>
              <w:top w:w="0" w:type="dxa"/>
              <w:left w:w="108" w:type="dxa"/>
              <w:bottom w:w="0" w:type="dxa"/>
              <w:right w:w="108" w:type="dxa"/>
            </w:tcMar>
          </w:tcPr>
          <w:p w14:paraId="560C5296" w14:textId="77777777" w:rsidR="00D60833" w:rsidRPr="00D82A73" w:rsidRDefault="00D60833" w:rsidP="00D60833">
            <w:pPr>
              <w:rPr>
                <w:ins w:id="2133" w:author="Jarno Nieminen" w:date="2014-06-19T14:23:00Z"/>
              </w:rPr>
            </w:pPr>
          </w:p>
        </w:tc>
        <w:tc>
          <w:tcPr>
            <w:tcW w:w="876" w:type="dxa"/>
            <w:shd w:val="clear" w:color="auto" w:fill="FFFFFF"/>
            <w:tcMar>
              <w:top w:w="0" w:type="dxa"/>
              <w:left w:w="108" w:type="dxa"/>
              <w:bottom w:w="0" w:type="dxa"/>
              <w:right w:w="108" w:type="dxa"/>
            </w:tcMar>
          </w:tcPr>
          <w:p w14:paraId="31C921A1" w14:textId="77777777" w:rsidR="00D60833" w:rsidRPr="00D82A73" w:rsidRDefault="00D60833" w:rsidP="00D60833">
            <w:pPr>
              <w:rPr>
                <w:ins w:id="2134" w:author="Jarno Nieminen" w:date="2014-06-19T14:23:00Z"/>
              </w:rPr>
            </w:pPr>
          </w:p>
        </w:tc>
        <w:tc>
          <w:tcPr>
            <w:tcW w:w="877" w:type="dxa"/>
            <w:shd w:val="clear" w:color="auto" w:fill="FFFFFF"/>
            <w:tcMar>
              <w:top w:w="0" w:type="dxa"/>
              <w:left w:w="108" w:type="dxa"/>
              <w:bottom w:w="0" w:type="dxa"/>
              <w:right w:w="108" w:type="dxa"/>
            </w:tcMar>
          </w:tcPr>
          <w:p w14:paraId="0C1BEEDD" w14:textId="77777777" w:rsidR="00D60833" w:rsidRPr="00D82A73" w:rsidRDefault="00D60833" w:rsidP="00D60833">
            <w:pPr>
              <w:rPr>
                <w:ins w:id="2135" w:author="Jarno Nieminen" w:date="2014-06-19T14:23:00Z"/>
              </w:rPr>
            </w:pPr>
          </w:p>
        </w:tc>
        <w:tc>
          <w:tcPr>
            <w:tcW w:w="720" w:type="dxa"/>
            <w:shd w:val="clear" w:color="auto" w:fill="FFFFFF"/>
          </w:tcPr>
          <w:p w14:paraId="26A751CE" w14:textId="77777777" w:rsidR="00D60833" w:rsidRPr="00D82A73" w:rsidRDefault="00D60833" w:rsidP="00D60833">
            <w:pPr>
              <w:rPr>
                <w:ins w:id="2136" w:author="Jarno Nieminen" w:date="2014-06-19T14:23:00Z"/>
              </w:rPr>
            </w:pPr>
          </w:p>
        </w:tc>
        <w:tc>
          <w:tcPr>
            <w:tcW w:w="708" w:type="dxa"/>
            <w:shd w:val="clear" w:color="auto" w:fill="FFFFFF"/>
          </w:tcPr>
          <w:p w14:paraId="7BFA042E" w14:textId="77777777" w:rsidR="00D60833" w:rsidRPr="00D82A73" w:rsidRDefault="00D60833" w:rsidP="00D60833">
            <w:pPr>
              <w:rPr>
                <w:ins w:id="2137" w:author="Jarno Nieminen" w:date="2014-06-19T14:23:00Z"/>
              </w:rPr>
            </w:pPr>
          </w:p>
        </w:tc>
        <w:tc>
          <w:tcPr>
            <w:tcW w:w="708" w:type="dxa"/>
            <w:shd w:val="clear" w:color="auto" w:fill="FFFFFF"/>
          </w:tcPr>
          <w:p w14:paraId="417F4954" w14:textId="77777777" w:rsidR="00D60833" w:rsidRPr="00D82A73" w:rsidRDefault="00D60833" w:rsidP="00D60833">
            <w:pPr>
              <w:rPr>
                <w:ins w:id="2138" w:author="Jarno Nieminen" w:date="2014-06-19T14:23:00Z"/>
              </w:rPr>
            </w:pPr>
          </w:p>
        </w:tc>
        <w:tc>
          <w:tcPr>
            <w:tcW w:w="610" w:type="dxa"/>
            <w:shd w:val="clear" w:color="auto" w:fill="FFFFFF"/>
          </w:tcPr>
          <w:p w14:paraId="4B2CF5A7" w14:textId="77777777" w:rsidR="00D60833" w:rsidRPr="00D82A73" w:rsidRDefault="00D60833" w:rsidP="00D60833">
            <w:pPr>
              <w:rPr>
                <w:ins w:id="2139" w:author="Jarno Nieminen" w:date="2014-06-19T14:23:00Z"/>
              </w:rPr>
            </w:pPr>
          </w:p>
        </w:tc>
      </w:tr>
      <w:tr w:rsidR="00D60833" w:rsidRPr="00D82A73" w14:paraId="7413FF63" w14:textId="77777777" w:rsidTr="00D60833">
        <w:trPr>
          <w:jc w:val="center"/>
          <w:ins w:id="2140" w:author="Jarno Nieminen" w:date="2014-06-19T14:23:00Z"/>
        </w:trPr>
        <w:tc>
          <w:tcPr>
            <w:tcW w:w="3104" w:type="dxa"/>
            <w:tcMar>
              <w:top w:w="0" w:type="dxa"/>
              <w:left w:w="108" w:type="dxa"/>
              <w:bottom w:w="0" w:type="dxa"/>
              <w:right w:w="108" w:type="dxa"/>
            </w:tcMar>
          </w:tcPr>
          <w:p w14:paraId="1C4407E3" w14:textId="77777777" w:rsidR="00D60833" w:rsidRPr="00D82A73" w:rsidRDefault="00D60833" w:rsidP="00D60833">
            <w:pPr>
              <w:rPr>
                <w:ins w:id="2141" w:author="Jarno Nieminen" w:date="2014-06-19T14:23:00Z"/>
              </w:rPr>
            </w:pPr>
            <w:ins w:id="2142"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78EF5F2F" w14:textId="77777777" w:rsidR="00D60833" w:rsidRPr="00D82A73" w:rsidRDefault="00D60833" w:rsidP="00D60833">
            <w:pPr>
              <w:rPr>
                <w:ins w:id="2143" w:author="Jarno Nieminen" w:date="2014-06-19T14:23:00Z"/>
              </w:rPr>
            </w:pPr>
          </w:p>
        </w:tc>
        <w:tc>
          <w:tcPr>
            <w:tcW w:w="876" w:type="dxa"/>
            <w:shd w:val="clear" w:color="auto" w:fill="FFFFFF"/>
            <w:tcMar>
              <w:top w:w="0" w:type="dxa"/>
              <w:left w:w="108" w:type="dxa"/>
              <w:bottom w:w="0" w:type="dxa"/>
              <w:right w:w="108" w:type="dxa"/>
            </w:tcMar>
          </w:tcPr>
          <w:p w14:paraId="12239878" w14:textId="77777777" w:rsidR="00D60833" w:rsidRPr="00D82A73" w:rsidRDefault="00D60833" w:rsidP="00D60833">
            <w:pPr>
              <w:rPr>
                <w:ins w:id="2144" w:author="Jarno Nieminen" w:date="2014-06-19T14:23:00Z"/>
              </w:rPr>
            </w:pPr>
          </w:p>
        </w:tc>
        <w:tc>
          <w:tcPr>
            <w:tcW w:w="877" w:type="dxa"/>
            <w:shd w:val="clear" w:color="auto" w:fill="FFFFFF"/>
            <w:tcMar>
              <w:top w:w="0" w:type="dxa"/>
              <w:left w:w="108" w:type="dxa"/>
              <w:bottom w:w="0" w:type="dxa"/>
              <w:right w:w="108" w:type="dxa"/>
            </w:tcMar>
          </w:tcPr>
          <w:p w14:paraId="7A9CF9F3" w14:textId="77777777" w:rsidR="00D60833" w:rsidRPr="00D82A73" w:rsidRDefault="00D60833" w:rsidP="00D60833">
            <w:pPr>
              <w:rPr>
                <w:ins w:id="2145" w:author="Jarno Nieminen" w:date="2014-06-19T14:23:00Z"/>
              </w:rPr>
            </w:pPr>
          </w:p>
        </w:tc>
        <w:tc>
          <w:tcPr>
            <w:tcW w:w="720" w:type="dxa"/>
            <w:shd w:val="clear" w:color="auto" w:fill="FFFFFF"/>
          </w:tcPr>
          <w:p w14:paraId="732DCE9E" w14:textId="77777777" w:rsidR="00D60833" w:rsidRPr="00D82A73" w:rsidRDefault="00D60833" w:rsidP="00D60833">
            <w:pPr>
              <w:rPr>
                <w:ins w:id="2146" w:author="Jarno Nieminen" w:date="2014-06-19T14:23:00Z"/>
              </w:rPr>
            </w:pPr>
          </w:p>
        </w:tc>
        <w:tc>
          <w:tcPr>
            <w:tcW w:w="708" w:type="dxa"/>
            <w:shd w:val="clear" w:color="auto" w:fill="FFFFFF"/>
          </w:tcPr>
          <w:p w14:paraId="3F5C809B" w14:textId="77777777" w:rsidR="00D60833" w:rsidRPr="00D82A73" w:rsidRDefault="00D60833" w:rsidP="00D60833">
            <w:pPr>
              <w:rPr>
                <w:ins w:id="2147" w:author="Jarno Nieminen" w:date="2014-06-19T14:23:00Z"/>
              </w:rPr>
            </w:pPr>
          </w:p>
        </w:tc>
        <w:tc>
          <w:tcPr>
            <w:tcW w:w="708" w:type="dxa"/>
            <w:shd w:val="clear" w:color="auto" w:fill="FFFFFF"/>
          </w:tcPr>
          <w:p w14:paraId="5ABE81DD" w14:textId="77777777" w:rsidR="00D60833" w:rsidRPr="00D82A73" w:rsidRDefault="00D60833" w:rsidP="00D60833">
            <w:pPr>
              <w:rPr>
                <w:ins w:id="2148" w:author="Jarno Nieminen" w:date="2014-06-19T14:23:00Z"/>
              </w:rPr>
            </w:pPr>
          </w:p>
        </w:tc>
        <w:tc>
          <w:tcPr>
            <w:tcW w:w="610" w:type="dxa"/>
            <w:shd w:val="clear" w:color="auto" w:fill="FFFFFF"/>
          </w:tcPr>
          <w:p w14:paraId="5988E708" w14:textId="77777777" w:rsidR="00D60833" w:rsidRPr="00D82A73" w:rsidRDefault="00D60833" w:rsidP="00D60833">
            <w:pPr>
              <w:rPr>
                <w:ins w:id="2149" w:author="Jarno Nieminen" w:date="2014-06-19T14:23:00Z"/>
              </w:rPr>
            </w:pPr>
            <w:ins w:id="2150" w:author="Jarno Nieminen" w:date="2014-06-19T14:23:00Z">
              <w:r w:rsidRPr="00D82A73">
                <w:t>X</w:t>
              </w:r>
            </w:ins>
          </w:p>
        </w:tc>
      </w:tr>
      <w:tr w:rsidR="00D60833" w:rsidRPr="00D82A73" w14:paraId="7C002D6D" w14:textId="77777777" w:rsidTr="00D60833">
        <w:trPr>
          <w:jc w:val="center"/>
          <w:ins w:id="2151" w:author="Jarno Nieminen" w:date="2014-06-19T14:23:00Z"/>
        </w:trPr>
        <w:tc>
          <w:tcPr>
            <w:tcW w:w="3104" w:type="dxa"/>
            <w:tcMar>
              <w:top w:w="0" w:type="dxa"/>
              <w:left w:w="108" w:type="dxa"/>
              <w:bottom w:w="0" w:type="dxa"/>
              <w:right w:w="108" w:type="dxa"/>
            </w:tcMar>
          </w:tcPr>
          <w:p w14:paraId="3E395EDE" w14:textId="77777777" w:rsidR="00D60833" w:rsidRPr="00D82A73" w:rsidRDefault="00D60833" w:rsidP="00D60833">
            <w:pPr>
              <w:rPr>
                <w:ins w:id="2152" w:author="Jarno Nieminen" w:date="2014-06-19T14:23:00Z"/>
              </w:rPr>
            </w:pPr>
            <w:ins w:id="2153" w:author="Jarno Nieminen" w:date="2014-06-19T14:23:00Z">
              <w:r w:rsidRPr="00D82A73">
                <w:t>SaveForm</w:t>
              </w:r>
            </w:ins>
          </w:p>
        </w:tc>
        <w:tc>
          <w:tcPr>
            <w:tcW w:w="871" w:type="dxa"/>
            <w:shd w:val="clear" w:color="auto" w:fill="FFFFFF"/>
            <w:tcMar>
              <w:top w:w="0" w:type="dxa"/>
              <w:left w:w="108" w:type="dxa"/>
              <w:bottom w:w="0" w:type="dxa"/>
              <w:right w:w="108" w:type="dxa"/>
            </w:tcMar>
          </w:tcPr>
          <w:p w14:paraId="39F945B0" w14:textId="77777777" w:rsidR="00D60833" w:rsidRPr="00D82A73" w:rsidRDefault="00D60833" w:rsidP="00D60833">
            <w:pPr>
              <w:rPr>
                <w:ins w:id="2154" w:author="Jarno Nieminen" w:date="2014-06-19T14:23:00Z"/>
              </w:rPr>
            </w:pPr>
            <w:ins w:id="2155" w:author="Jarno Nieminen" w:date="2014-06-19T14:23:00Z">
              <w:r w:rsidRPr="00D82A73">
                <w:t>X</w:t>
              </w:r>
            </w:ins>
          </w:p>
        </w:tc>
        <w:tc>
          <w:tcPr>
            <w:tcW w:w="876" w:type="dxa"/>
            <w:shd w:val="clear" w:color="auto" w:fill="FFFFFF"/>
            <w:tcMar>
              <w:top w:w="0" w:type="dxa"/>
              <w:left w:w="108" w:type="dxa"/>
              <w:bottom w:w="0" w:type="dxa"/>
              <w:right w:w="108" w:type="dxa"/>
            </w:tcMar>
          </w:tcPr>
          <w:p w14:paraId="2AF33F04" w14:textId="77777777" w:rsidR="00D60833" w:rsidRPr="00D82A73" w:rsidRDefault="00D60833" w:rsidP="00D60833">
            <w:pPr>
              <w:rPr>
                <w:ins w:id="2156" w:author="Jarno Nieminen" w:date="2014-06-19T14:23:00Z"/>
              </w:rPr>
            </w:pPr>
          </w:p>
        </w:tc>
        <w:tc>
          <w:tcPr>
            <w:tcW w:w="877" w:type="dxa"/>
            <w:shd w:val="clear" w:color="auto" w:fill="FFFFFF"/>
            <w:tcMar>
              <w:top w:w="0" w:type="dxa"/>
              <w:left w:w="108" w:type="dxa"/>
              <w:bottom w:w="0" w:type="dxa"/>
              <w:right w:w="108" w:type="dxa"/>
            </w:tcMar>
          </w:tcPr>
          <w:p w14:paraId="50C53A45" w14:textId="77777777" w:rsidR="00D60833" w:rsidRPr="00D82A73" w:rsidRDefault="00D60833" w:rsidP="00D60833">
            <w:pPr>
              <w:rPr>
                <w:ins w:id="2157" w:author="Jarno Nieminen" w:date="2014-06-19T14:23:00Z"/>
              </w:rPr>
            </w:pPr>
            <w:ins w:id="2158" w:author="Jarno Nieminen" w:date="2014-06-19T14:23:00Z">
              <w:r w:rsidRPr="00D82A73">
                <w:t>X</w:t>
              </w:r>
            </w:ins>
          </w:p>
        </w:tc>
        <w:tc>
          <w:tcPr>
            <w:tcW w:w="720" w:type="dxa"/>
            <w:shd w:val="clear" w:color="auto" w:fill="FFFFFF"/>
          </w:tcPr>
          <w:p w14:paraId="39593D49" w14:textId="77777777" w:rsidR="00D60833" w:rsidRPr="00D82A73" w:rsidRDefault="00D60833" w:rsidP="00D60833">
            <w:pPr>
              <w:rPr>
                <w:ins w:id="2159" w:author="Jarno Nieminen" w:date="2014-06-19T14:23:00Z"/>
              </w:rPr>
            </w:pPr>
          </w:p>
        </w:tc>
        <w:tc>
          <w:tcPr>
            <w:tcW w:w="708" w:type="dxa"/>
            <w:shd w:val="clear" w:color="auto" w:fill="FFFFFF"/>
          </w:tcPr>
          <w:p w14:paraId="2F90F9A7" w14:textId="77777777" w:rsidR="00D60833" w:rsidRPr="00D82A73" w:rsidRDefault="00D60833" w:rsidP="00D60833">
            <w:pPr>
              <w:rPr>
                <w:ins w:id="2160" w:author="Jarno Nieminen" w:date="2014-06-19T14:23:00Z"/>
              </w:rPr>
            </w:pPr>
          </w:p>
        </w:tc>
        <w:tc>
          <w:tcPr>
            <w:tcW w:w="708" w:type="dxa"/>
            <w:shd w:val="clear" w:color="auto" w:fill="FFFFFF"/>
          </w:tcPr>
          <w:p w14:paraId="67C6573A" w14:textId="77777777" w:rsidR="00D60833" w:rsidRPr="00D82A73" w:rsidRDefault="00D60833" w:rsidP="00D60833">
            <w:pPr>
              <w:rPr>
                <w:ins w:id="2161" w:author="Jarno Nieminen" w:date="2014-06-19T14:23:00Z"/>
              </w:rPr>
            </w:pPr>
          </w:p>
        </w:tc>
        <w:tc>
          <w:tcPr>
            <w:tcW w:w="610" w:type="dxa"/>
            <w:shd w:val="clear" w:color="auto" w:fill="FFFFFF"/>
          </w:tcPr>
          <w:p w14:paraId="3F0D4AED" w14:textId="77777777" w:rsidR="00D60833" w:rsidRPr="00D82A73" w:rsidRDefault="00D60833" w:rsidP="00D60833">
            <w:pPr>
              <w:rPr>
                <w:ins w:id="2162" w:author="Jarno Nieminen" w:date="2014-06-19T14:23:00Z"/>
              </w:rPr>
            </w:pPr>
          </w:p>
        </w:tc>
      </w:tr>
      <w:tr w:rsidR="00D60833" w:rsidRPr="00D82A73" w14:paraId="3581705C" w14:textId="77777777" w:rsidTr="00D60833">
        <w:trPr>
          <w:jc w:val="center"/>
          <w:ins w:id="2163" w:author="Jarno Nieminen" w:date="2014-06-19T14:23:00Z"/>
        </w:trPr>
        <w:tc>
          <w:tcPr>
            <w:tcW w:w="3104" w:type="dxa"/>
            <w:tcMar>
              <w:top w:w="0" w:type="dxa"/>
              <w:left w:w="108" w:type="dxa"/>
              <w:bottom w:w="0" w:type="dxa"/>
              <w:right w:w="108" w:type="dxa"/>
            </w:tcMar>
          </w:tcPr>
          <w:p w14:paraId="2DDBABCE" w14:textId="77777777" w:rsidR="00D60833" w:rsidRPr="00D82A73" w:rsidRDefault="00D60833" w:rsidP="00D60833">
            <w:pPr>
              <w:rPr>
                <w:ins w:id="2164" w:author="Jarno Nieminen" w:date="2014-06-19T14:23:00Z"/>
              </w:rPr>
            </w:pPr>
            <w:ins w:id="2165" w:author="Jarno Nieminen" w:date="2014-06-19T14:23:00Z">
              <w:r w:rsidRPr="00D82A73">
                <w:t>SaveFormPage</w:t>
              </w:r>
            </w:ins>
          </w:p>
        </w:tc>
        <w:tc>
          <w:tcPr>
            <w:tcW w:w="871" w:type="dxa"/>
            <w:shd w:val="clear" w:color="auto" w:fill="FFFFFF"/>
            <w:tcMar>
              <w:top w:w="0" w:type="dxa"/>
              <w:left w:w="108" w:type="dxa"/>
              <w:bottom w:w="0" w:type="dxa"/>
              <w:right w:w="108" w:type="dxa"/>
            </w:tcMar>
          </w:tcPr>
          <w:p w14:paraId="5F5AC564" w14:textId="77777777" w:rsidR="00D60833" w:rsidRPr="00D82A73" w:rsidRDefault="00D60833" w:rsidP="00D60833">
            <w:pPr>
              <w:rPr>
                <w:ins w:id="2166" w:author="Jarno Nieminen" w:date="2014-06-19T14:23:00Z"/>
              </w:rPr>
            </w:pPr>
            <w:ins w:id="2167" w:author="Jarno Nieminen" w:date="2014-06-19T14:23:00Z">
              <w:r w:rsidRPr="00D82A73">
                <w:t>X</w:t>
              </w:r>
            </w:ins>
          </w:p>
        </w:tc>
        <w:tc>
          <w:tcPr>
            <w:tcW w:w="876" w:type="dxa"/>
            <w:shd w:val="clear" w:color="auto" w:fill="FFFFFF"/>
            <w:tcMar>
              <w:top w:w="0" w:type="dxa"/>
              <w:left w:w="108" w:type="dxa"/>
              <w:bottom w:w="0" w:type="dxa"/>
              <w:right w:w="108" w:type="dxa"/>
            </w:tcMar>
          </w:tcPr>
          <w:p w14:paraId="38537913" w14:textId="77777777" w:rsidR="00D60833" w:rsidRPr="00D82A73" w:rsidRDefault="00D60833" w:rsidP="00D60833">
            <w:pPr>
              <w:rPr>
                <w:ins w:id="2168" w:author="Jarno Nieminen" w:date="2014-06-19T14:23:00Z"/>
              </w:rPr>
            </w:pPr>
            <w:ins w:id="2169" w:author="Jarno Nieminen" w:date="2014-06-19T14:23:00Z">
              <w:r w:rsidRPr="00D82A73">
                <w:t>X</w:t>
              </w:r>
            </w:ins>
          </w:p>
        </w:tc>
        <w:tc>
          <w:tcPr>
            <w:tcW w:w="877" w:type="dxa"/>
            <w:shd w:val="clear" w:color="auto" w:fill="FFFFFF"/>
            <w:tcMar>
              <w:top w:w="0" w:type="dxa"/>
              <w:left w:w="108" w:type="dxa"/>
              <w:bottom w:w="0" w:type="dxa"/>
              <w:right w:w="108" w:type="dxa"/>
            </w:tcMar>
          </w:tcPr>
          <w:p w14:paraId="7558AF62" w14:textId="77777777" w:rsidR="00D60833" w:rsidRPr="00D82A73" w:rsidRDefault="00D60833" w:rsidP="00D60833">
            <w:pPr>
              <w:rPr>
                <w:ins w:id="2170" w:author="Jarno Nieminen" w:date="2014-06-19T14:23:00Z"/>
              </w:rPr>
            </w:pPr>
          </w:p>
        </w:tc>
        <w:tc>
          <w:tcPr>
            <w:tcW w:w="720" w:type="dxa"/>
            <w:shd w:val="clear" w:color="auto" w:fill="FFFFFF"/>
          </w:tcPr>
          <w:p w14:paraId="664D2881" w14:textId="77777777" w:rsidR="00D60833" w:rsidRPr="00D82A73" w:rsidRDefault="00D60833" w:rsidP="00D60833">
            <w:pPr>
              <w:rPr>
                <w:ins w:id="2171" w:author="Jarno Nieminen" w:date="2014-06-19T14:23:00Z"/>
              </w:rPr>
            </w:pPr>
          </w:p>
        </w:tc>
        <w:tc>
          <w:tcPr>
            <w:tcW w:w="708" w:type="dxa"/>
            <w:shd w:val="clear" w:color="auto" w:fill="FFFFFF"/>
          </w:tcPr>
          <w:p w14:paraId="3917B7E7" w14:textId="77777777" w:rsidR="00D60833" w:rsidRPr="00D82A73" w:rsidRDefault="00D60833" w:rsidP="00D60833">
            <w:pPr>
              <w:rPr>
                <w:ins w:id="2172" w:author="Jarno Nieminen" w:date="2014-06-19T14:23:00Z"/>
              </w:rPr>
            </w:pPr>
          </w:p>
        </w:tc>
        <w:tc>
          <w:tcPr>
            <w:tcW w:w="708" w:type="dxa"/>
            <w:shd w:val="clear" w:color="auto" w:fill="FFFFFF"/>
          </w:tcPr>
          <w:p w14:paraId="5DF6E6FE" w14:textId="77777777" w:rsidR="00D60833" w:rsidRPr="00D82A73" w:rsidRDefault="00D60833" w:rsidP="00D60833">
            <w:pPr>
              <w:rPr>
                <w:ins w:id="2173" w:author="Jarno Nieminen" w:date="2014-06-19T14:23:00Z"/>
              </w:rPr>
            </w:pPr>
          </w:p>
        </w:tc>
        <w:tc>
          <w:tcPr>
            <w:tcW w:w="610" w:type="dxa"/>
            <w:shd w:val="clear" w:color="auto" w:fill="FFFFFF"/>
          </w:tcPr>
          <w:p w14:paraId="64088273" w14:textId="77777777" w:rsidR="00D60833" w:rsidRPr="00D82A73" w:rsidRDefault="00D60833" w:rsidP="00D60833">
            <w:pPr>
              <w:rPr>
                <w:ins w:id="2174" w:author="Jarno Nieminen" w:date="2014-06-19T14:23:00Z"/>
              </w:rPr>
            </w:pPr>
          </w:p>
        </w:tc>
      </w:tr>
      <w:tr w:rsidR="00D60833" w:rsidRPr="00D82A73" w14:paraId="1C061095" w14:textId="77777777" w:rsidTr="00D60833">
        <w:trPr>
          <w:jc w:val="center"/>
          <w:ins w:id="2175" w:author="Jarno Nieminen" w:date="2014-06-19T14:23:00Z"/>
        </w:trPr>
        <w:tc>
          <w:tcPr>
            <w:tcW w:w="3104" w:type="dxa"/>
            <w:tcMar>
              <w:top w:w="0" w:type="dxa"/>
              <w:left w:w="108" w:type="dxa"/>
              <w:bottom w:w="0" w:type="dxa"/>
              <w:right w:w="108" w:type="dxa"/>
            </w:tcMar>
          </w:tcPr>
          <w:p w14:paraId="41C0598E" w14:textId="77777777" w:rsidR="00D60833" w:rsidRPr="00D82A73" w:rsidRDefault="00D60833" w:rsidP="00D60833">
            <w:pPr>
              <w:rPr>
                <w:ins w:id="2176" w:author="Jarno Nieminen" w:date="2014-06-19T14:23:00Z"/>
              </w:rPr>
            </w:pPr>
            <w:ins w:id="2177" w:author="Jarno Nieminen" w:date="2014-06-19T14:23:00Z">
              <w:r w:rsidRPr="00D82A73">
                <w:t>CancelForm</w:t>
              </w:r>
            </w:ins>
          </w:p>
        </w:tc>
        <w:tc>
          <w:tcPr>
            <w:tcW w:w="871" w:type="dxa"/>
            <w:shd w:val="clear" w:color="auto" w:fill="FFFFFF"/>
            <w:tcMar>
              <w:top w:w="0" w:type="dxa"/>
              <w:left w:w="108" w:type="dxa"/>
              <w:bottom w:w="0" w:type="dxa"/>
              <w:right w:w="108" w:type="dxa"/>
            </w:tcMar>
          </w:tcPr>
          <w:p w14:paraId="0B387827" w14:textId="77777777" w:rsidR="00D60833" w:rsidRPr="00D82A73" w:rsidRDefault="00D60833" w:rsidP="00D60833">
            <w:pPr>
              <w:rPr>
                <w:ins w:id="2178" w:author="Jarno Nieminen" w:date="2014-06-19T14:23:00Z"/>
              </w:rPr>
            </w:pPr>
          </w:p>
        </w:tc>
        <w:tc>
          <w:tcPr>
            <w:tcW w:w="876" w:type="dxa"/>
            <w:shd w:val="clear" w:color="auto" w:fill="FFFFFF"/>
            <w:tcMar>
              <w:top w:w="0" w:type="dxa"/>
              <w:left w:w="108" w:type="dxa"/>
              <w:bottom w:w="0" w:type="dxa"/>
              <w:right w:w="108" w:type="dxa"/>
            </w:tcMar>
          </w:tcPr>
          <w:p w14:paraId="1066224C" w14:textId="77777777" w:rsidR="00D60833" w:rsidRPr="00D82A73" w:rsidRDefault="00D60833" w:rsidP="00D60833">
            <w:pPr>
              <w:rPr>
                <w:ins w:id="2179" w:author="Jarno Nieminen" w:date="2014-06-19T14:23:00Z"/>
              </w:rPr>
            </w:pPr>
          </w:p>
        </w:tc>
        <w:tc>
          <w:tcPr>
            <w:tcW w:w="877" w:type="dxa"/>
            <w:shd w:val="clear" w:color="auto" w:fill="FFFFFF"/>
            <w:tcMar>
              <w:top w:w="0" w:type="dxa"/>
              <w:left w:w="108" w:type="dxa"/>
              <w:bottom w:w="0" w:type="dxa"/>
              <w:right w:w="108" w:type="dxa"/>
            </w:tcMar>
          </w:tcPr>
          <w:p w14:paraId="393E84F1" w14:textId="77777777" w:rsidR="00D60833" w:rsidRPr="00D82A73" w:rsidRDefault="00D60833" w:rsidP="00D60833">
            <w:pPr>
              <w:rPr>
                <w:ins w:id="2180" w:author="Jarno Nieminen" w:date="2014-06-19T14:23:00Z"/>
              </w:rPr>
            </w:pPr>
          </w:p>
        </w:tc>
        <w:tc>
          <w:tcPr>
            <w:tcW w:w="720" w:type="dxa"/>
            <w:shd w:val="clear" w:color="auto" w:fill="FFFFFF"/>
          </w:tcPr>
          <w:p w14:paraId="2E7EE865" w14:textId="77777777" w:rsidR="00D60833" w:rsidRPr="00D82A73" w:rsidRDefault="00D60833" w:rsidP="00D60833">
            <w:pPr>
              <w:rPr>
                <w:ins w:id="2181" w:author="Jarno Nieminen" w:date="2014-06-19T14:23:00Z"/>
              </w:rPr>
            </w:pPr>
          </w:p>
        </w:tc>
        <w:tc>
          <w:tcPr>
            <w:tcW w:w="708" w:type="dxa"/>
            <w:shd w:val="clear" w:color="auto" w:fill="FFFFFF"/>
          </w:tcPr>
          <w:p w14:paraId="55A6322C" w14:textId="77777777" w:rsidR="00D60833" w:rsidRPr="00D82A73" w:rsidRDefault="00D60833" w:rsidP="00D60833">
            <w:pPr>
              <w:rPr>
                <w:ins w:id="2182" w:author="Jarno Nieminen" w:date="2014-06-19T14:23:00Z"/>
              </w:rPr>
            </w:pPr>
            <w:ins w:id="2183" w:author="Jarno Nieminen" w:date="2014-06-19T14:23:00Z">
              <w:r w:rsidRPr="00D82A73">
                <w:t>X</w:t>
              </w:r>
            </w:ins>
          </w:p>
        </w:tc>
        <w:tc>
          <w:tcPr>
            <w:tcW w:w="708" w:type="dxa"/>
            <w:shd w:val="clear" w:color="auto" w:fill="FFFFFF"/>
          </w:tcPr>
          <w:p w14:paraId="63DFA6C3" w14:textId="77777777" w:rsidR="00D60833" w:rsidRPr="00D82A73" w:rsidRDefault="00D60833" w:rsidP="00D60833">
            <w:pPr>
              <w:rPr>
                <w:ins w:id="2184" w:author="Jarno Nieminen" w:date="2014-06-19T14:23:00Z"/>
              </w:rPr>
            </w:pPr>
          </w:p>
        </w:tc>
        <w:tc>
          <w:tcPr>
            <w:tcW w:w="610" w:type="dxa"/>
            <w:shd w:val="clear" w:color="auto" w:fill="FFFFFF"/>
          </w:tcPr>
          <w:p w14:paraId="160D6C72" w14:textId="77777777" w:rsidR="00D60833" w:rsidRPr="00D82A73" w:rsidRDefault="00D60833" w:rsidP="00D60833">
            <w:pPr>
              <w:rPr>
                <w:ins w:id="2185" w:author="Jarno Nieminen" w:date="2014-06-19T14:23:00Z"/>
              </w:rPr>
            </w:pPr>
          </w:p>
        </w:tc>
      </w:tr>
      <w:tr w:rsidR="00D60833" w:rsidRPr="00D82A73" w14:paraId="6EB2B22A" w14:textId="77777777" w:rsidTr="009B3E2F">
        <w:trPr>
          <w:cantSplit/>
          <w:trHeight w:hRule="exact" w:val="113"/>
          <w:jc w:val="center"/>
          <w:ins w:id="2186" w:author="Jarno Nieminen" w:date="2014-06-19T14:23:00Z"/>
          <w:trPrChange w:id="2187" w:author="Jarno Nieminen" w:date="2014-06-19T14:27:00Z">
            <w:trPr>
              <w:trHeight w:val="102"/>
            </w:trPr>
          </w:trPrChange>
        </w:trPr>
        <w:tc>
          <w:tcPr>
            <w:tcW w:w="3104" w:type="dxa"/>
            <w:tcMar>
              <w:top w:w="0" w:type="dxa"/>
              <w:left w:w="108" w:type="dxa"/>
              <w:bottom w:w="0" w:type="dxa"/>
              <w:right w:w="108" w:type="dxa"/>
            </w:tcMar>
            <w:tcPrChange w:id="2188" w:author="Jarno Nieminen" w:date="2014-06-19T14:27:00Z">
              <w:tcPr>
                <w:tcW w:w="3104" w:type="dxa"/>
                <w:tcMar>
                  <w:top w:w="0" w:type="dxa"/>
                  <w:left w:w="108" w:type="dxa"/>
                  <w:bottom w:w="0" w:type="dxa"/>
                  <w:right w:w="108" w:type="dxa"/>
                </w:tcMar>
              </w:tcPr>
            </w:tcPrChange>
          </w:tcPr>
          <w:p w14:paraId="2FB6DC54" w14:textId="77777777" w:rsidR="00D60833" w:rsidRPr="00D82A73" w:rsidRDefault="00D60833" w:rsidP="00D60833">
            <w:pPr>
              <w:rPr>
                <w:ins w:id="2189" w:author="Jarno Nieminen" w:date="2014-06-19T14:23:00Z"/>
              </w:rPr>
            </w:pPr>
          </w:p>
        </w:tc>
        <w:tc>
          <w:tcPr>
            <w:tcW w:w="871" w:type="dxa"/>
            <w:shd w:val="clear" w:color="auto" w:fill="FFFFFF"/>
            <w:tcMar>
              <w:top w:w="0" w:type="dxa"/>
              <w:left w:w="108" w:type="dxa"/>
              <w:bottom w:w="0" w:type="dxa"/>
              <w:right w:w="108" w:type="dxa"/>
            </w:tcMar>
            <w:tcPrChange w:id="2190" w:author="Jarno Nieminen" w:date="2014-06-19T14:27:00Z">
              <w:tcPr>
                <w:tcW w:w="871" w:type="dxa"/>
                <w:shd w:val="clear" w:color="auto" w:fill="FFFFFF"/>
                <w:tcMar>
                  <w:top w:w="0" w:type="dxa"/>
                  <w:left w:w="108" w:type="dxa"/>
                  <w:bottom w:w="0" w:type="dxa"/>
                  <w:right w:w="108" w:type="dxa"/>
                </w:tcMar>
              </w:tcPr>
            </w:tcPrChange>
          </w:tcPr>
          <w:p w14:paraId="152F3ED6" w14:textId="77777777" w:rsidR="00D60833" w:rsidRPr="00D82A73" w:rsidRDefault="00D60833" w:rsidP="00D60833">
            <w:pPr>
              <w:rPr>
                <w:ins w:id="2191" w:author="Jarno Nieminen" w:date="2014-06-19T14:23:00Z"/>
              </w:rPr>
            </w:pPr>
          </w:p>
        </w:tc>
        <w:tc>
          <w:tcPr>
            <w:tcW w:w="876" w:type="dxa"/>
            <w:shd w:val="clear" w:color="auto" w:fill="FFFFFF"/>
            <w:tcMar>
              <w:top w:w="0" w:type="dxa"/>
              <w:left w:w="108" w:type="dxa"/>
              <w:bottom w:w="0" w:type="dxa"/>
              <w:right w:w="108" w:type="dxa"/>
            </w:tcMar>
            <w:tcPrChange w:id="2192" w:author="Jarno Nieminen" w:date="2014-06-19T14:27:00Z">
              <w:tcPr>
                <w:tcW w:w="876" w:type="dxa"/>
                <w:shd w:val="clear" w:color="auto" w:fill="FFFFFF"/>
                <w:tcMar>
                  <w:top w:w="0" w:type="dxa"/>
                  <w:left w:w="108" w:type="dxa"/>
                  <w:bottom w:w="0" w:type="dxa"/>
                  <w:right w:w="108" w:type="dxa"/>
                </w:tcMar>
              </w:tcPr>
            </w:tcPrChange>
          </w:tcPr>
          <w:p w14:paraId="508A53AF" w14:textId="77777777" w:rsidR="00D60833" w:rsidRPr="00D82A73" w:rsidRDefault="00D60833" w:rsidP="00D60833">
            <w:pPr>
              <w:rPr>
                <w:ins w:id="2193" w:author="Jarno Nieminen" w:date="2014-06-19T14:23:00Z"/>
              </w:rPr>
            </w:pPr>
          </w:p>
        </w:tc>
        <w:tc>
          <w:tcPr>
            <w:tcW w:w="877" w:type="dxa"/>
            <w:shd w:val="clear" w:color="auto" w:fill="FFFFFF"/>
            <w:tcMar>
              <w:top w:w="0" w:type="dxa"/>
              <w:left w:w="108" w:type="dxa"/>
              <w:bottom w:w="0" w:type="dxa"/>
              <w:right w:w="108" w:type="dxa"/>
            </w:tcMar>
            <w:tcPrChange w:id="2194" w:author="Jarno Nieminen" w:date="2014-06-19T14:27:00Z">
              <w:tcPr>
                <w:tcW w:w="877" w:type="dxa"/>
                <w:shd w:val="clear" w:color="auto" w:fill="FFFFFF"/>
                <w:tcMar>
                  <w:top w:w="0" w:type="dxa"/>
                  <w:left w:w="108" w:type="dxa"/>
                  <w:bottom w:w="0" w:type="dxa"/>
                  <w:right w:w="108" w:type="dxa"/>
                </w:tcMar>
              </w:tcPr>
            </w:tcPrChange>
          </w:tcPr>
          <w:p w14:paraId="65B94666" w14:textId="77777777" w:rsidR="00D60833" w:rsidRPr="00D82A73" w:rsidRDefault="00D60833" w:rsidP="00D60833">
            <w:pPr>
              <w:rPr>
                <w:ins w:id="2195" w:author="Jarno Nieminen" w:date="2014-06-19T14:23:00Z"/>
              </w:rPr>
            </w:pPr>
          </w:p>
        </w:tc>
        <w:tc>
          <w:tcPr>
            <w:tcW w:w="720" w:type="dxa"/>
            <w:shd w:val="clear" w:color="auto" w:fill="FFFFFF"/>
            <w:tcPrChange w:id="2196" w:author="Jarno Nieminen" w:date="2014-06-19T14:27:00Z">
              <w:tcPr>
                <w:tcW w:w="720" w:type="dxa"/>
                <w:shd w:val="clear" w:color="auto" w:fill="FFFFFF"/>
              </w:tcPr>
            </w:tcPrChange>
          </w:tcPr>
          <w:p w14:paraId="0FCEB17E" w14:textId="77777777" w:rsidR="00D60833" w:rsidRPr="00D82A73" w:rsidRDefault="00D60833" w:rsidP="00D60833">
            <w:pPr>
              <w:rPr>
                <w:ins w:id="2197" w:author="Jarno Nieminen" w:date="2014-06-19T14:23:00Z"/>
              </w:rPr>
            </w:pPr>
          </w:p>
        </w:tc>
        <w:tc>
          <w:tcPr>
            <w:tcW w:w="708" w:type="dxa"/>
            <w:shd w:val="clear" w:color="auto" w:fill="FFFFFF"/>
            <w:tcPrChange w:id="2198" w:author="Jarno Nieminen" w:date="2014-06-19T14:27:00Z">
              <w:tcPr>
                <w:tcW w:w="708" w:type="dxa"/>
                <w:shd w:val="clear" w:color="auto" w:fill="FFFFFF"/>
              </w:tcPr>
            </w:tcPrChange>
          </w:tcPr>
          <w:p w14:paraId="077BDA9C" w14:textId="77777777" w:rsidR="00D60833" w:rsidRPr="00D82A73" w:rsidRDefault="00D60833" w:rsidP="00D60833">
            <w:pPr>
              <w:rPr>
                <w:ins w:id="2199" w:author="Jarno Nieminen" w:date="2014-06-19T14:23:00Z"/>
              </w:rPr>
            </w:pPr>
          </w:p>
        </w:tc>
        <w:tc>
          <w:tcPr>
            <w:tcW w:w="708" w:type="dxa"/>
            <w:shd w:val="clear" w:color="auto" w:fill="FFFFFF"/>
            <w:tcPrChange w:id="2200" w:author="Jarno Nieminen" w:date="2014-06-19T14:27:00Z">
              <w:tcPr>
                <w:tcW w:w="708" w:type="dxa"/>
                <w:shd w:val="clear" w:color="auto" w:fill="FFFFFF"/>
              </w:tcPr>
            </w:tcPrChange>
          </w:tcPr>
          <w:p w14:paraId="357E501D" w14:textId="77777777" w:rsidR="00D60833" w:rsidRPr="00D82A73" w:rsidRDefault="00D60833" w:rsidP="00D60833">
            <w:pPr>
              <w:rPr>
                <w:ins w:id="2201" w:author="Jarno Nieminen" w:date="2014-06-19T14:23:00Z"/>
              </w:rPr>
            </w:pPr>
          </w:p>
        </w:tc>
        <w:tc>
          <w:tcPr>
            <w:tcW w:w="610" w:type="dxa"/>
            <w:shd w:val="clear" w:color="auto" w:fill="FFFFFF"/>
            <w:tcPrChange w:id="2202" w:author="Jarno Nieminen" w:date="2014-06-19T14:27:00Z">
              <w:tcPr>
                <w:tcW w:w="610" w:type="dxa"/>
                <w:shd w:val="clear" w:color="auto" w:fill="FFFFFF"/>
              </w:tcPr>
            </w:tcPrChange>
          </w:tcPr>
          <w:p w14:paraId="49D44047" w14:textId="77777777" w:rsidR="00D60833" w:rsidRPr="00D82A73" w:rsidRDefault="00D60833" w:rsidP="00D60833">
            <w:pPr>
              <w:rPr>
                <w:ins w:id="2203" w:author="Jarno Nieminen" w:date="2014-06-19T14:23:00Z"/>
              </w:rPr>
            </w:pPr>
          </w:p>
        </w:tc>
      </w:tr>
      <w:tr w:rsidR="00D60833" w:rsidRPr="00D82A73" w14:paraId="2A2594F7" w14:textId="77777777" w:rsidTr="00D60833">
        <w:trPr>
          <w:jc w:val="center"/>
          <w:ins w:id="2204" w:author="Jarno Nieminen" w:date="2014-06-19T14:23:00Z"/>
        </w:trPr>
        <w:tc>
          <w:tcPr>
            <w:tcW w:w="3104" w:type="dxa"/>
            <w:tcMar>
              <w:top w:w="0" w:type="dxa"/>
              <w:left w:w="108" w:type="dxa"/>
              <w:bottom w:w="0" w:type="dxa"/>
              <w:right w:w="108" w:type="dxa"/>
            </w:tcMar>
          </w:tcPr>
          <w:p w14:paraId="5869F54F" w14:textId="77777777" w:rsidR="00D60833" w:rsidRPr="00D82A73" w:rsidRDefault="00D60833" w:rsidP="00D60833">
            <w:pPr>
              <w:rPr>
                <w:ins w:id="2205" w:author="Jarno Nieminen" w:date="2014-06-19T14:23:00Z"/>
              </w:rPr>
            </w:pPr>
            <w:ins w:id="2206" w:author="Jarno Nieminen" w:date="2014-06-19T14:23:00Z">
              <w:r>
                <w:t>Update (</w:t>
              </w:r>
              <w:r w:rsidRPr="007148D6">
                <w:t>itintegration:engagementindex</w:t>
              </w:r>
              <w:r>
                <w:t>)</w:t>
              </w:r>
            </w:ins>
          </w:p>
        </w:tc>
        <w:tc>
          <w:tcPr>
            <w:tcW w:w="871" w:type="dxa"/>
            <w:shd w:val="clear" w:color="auto" w:fill="FFFFFF"/>
            <w:tcMar>
              <w:top w:w="0" w:type="dxa"/>
              <w:left w:w="108" w:type="dxa"/>
              <w:bottom w:w="0" w:type="dxa"/>
              <w:right w:w="108" w:type="dxa"/>
            </w:tcMar>
          </w:tcPr>
          <w:p w14:paraId="73F4C1DF" w14:textId="77777777" w:rsidR="00D60833" w:rsidRPr="00D82A73" w:rsidRDefault="00D60833" w:rsidP="00D60833">
            <w:pPr>
              <w:rPr>
                <w:ins w:id="2207" w:author="Jarno Nieminen" w:date="2014-06-19T14:23:00Z"/>
              </w:rPr>
            </w:pPr>
          </w:p>
        </w:tc>
        <w:tc>
          <w:tcPr>
            <w:tcW w:w="876" w:type="dxa"/>
            <w:shd w:val="clear" w:color="auto" w:fill="FFFFFF"/>
            <w:tcMar>
              <w:top w:w="0" w:type="dxa"/>
              <w:left w:w="108" w:type="dxa"/>
              <w:bottom w:w="0" w:type="dxa"/>
              <w:right w:w="108" w:type="dxa"/>
            </w:tcMar>
          </w:tcPr>
          <w:p w14:paraId="0FBE709D" w14:textId="77777777" w:rsidR="00D60833" w:rsidRPr="00D82A73" w:rsidRDefault="00D60833" w:rsidP="00D60833">
            <w:pPr>
              <w:rPr>
                <w:ins w:id="2208" w:author="Jarno Nieminen" w:date="2014-06-19T14:23:00Z"/>
              </w:rPr>
            </w:pPr>
          </w:p>
        </w:tc>
        <w:tc>
          <w:tcPr>
            <w:tcW w:w="877" w:type="dxa"/>
            <w:shd w:val="clear" w:color="auto" w:fill="FFFFFF"/>
            <w:tcMar>
              <w:top w:w="0" w:type="dxa"/>
              <w:left w:w="108" w:type="dxa"/>
              <w:bottom w:w="0" w:type="dxa"/>
              <w:right w:w="108" w:type="dxa"/>
            </w:tcMar>
          </w:tcPr>
          <w:p w14:paraId="17F30065" w14:textId="77777777" w:rsidR="00D60833" w:rsidRPr="00D82A73" w:rsidRDefault="00D60833" w:rsidP="00D60833">
            <w:pPr>
              <w:rPr>
                <w:ins w:id="2209" w:author="Jarno Nieminen" w:date="2014-06-19T14:23:00Z"/>
              </w:rPr>
            </w:pPr>
          </w:p>
        </w:tc>
        <w:tc>
          <w:tcPr>
            <w:tcW w:w="720" w:type="dxa"/>
            <w:shd w:val="clear" w:color="auto" w:fill="FFFFFF"/>
          </w:tcPr>
          <w:p w14:paraId="6062CF7F" w14:textId="77777777" w:rsidR="00D60833" w:rsidRPr="00D82A73" w:rsidRDefault="00D60833" w:rsidP="00D60833">
            <w:pPr>
              <w:rPr>
                <w:ins w:id="2210" w:author="Jarno Nieminen" w:date="2014-06-19T14:23:00Z"/>
              </w:rPr>
            </w:pPr>
          </w:p>
        </w:tc>
        <w:tc>
          <w:tcPr>
            <w:tcW w:w="708" w:type="dxa"/>
            <w:shd w:val="clear" w:color="auto" w:fill="FFFFFF"/>
          </w:tcPr>
          <w:p w14:paraId="49BF2CCD" w14:textId="77777777" w:rsidR="00D60833" w:rsidRPr="00D82A73" w:rsidRDefault="00D60833" w:rsidP="00D60833">
            <w:pPr>
              <w:rPr>
                <w:ins w:id="2211" w:author="Jarno Nieminen" w:date="2014-06-19T14:23:00Z"/>
              </w:rPr>
            </w:pPr>
          </w:p>
        </w:tc>
        <w:tc>
          <w:tcPr>
            <w:tcW w:w="708" w:type="dxa"/>
            <w:shd w:val="clear" w:color="auto" w:fill="FFFFFF"/>
          </w:tcPr>
          <w:p w14:paraId="4626A35E" w14:textId="77777777" w:rsidR="00D60833" w:rsidRPr="00D82A73" w:rsidRDefault="00D60833" w:rsidP="00D60833">
            <w:pPr>
              <w:rPr>
                <w:ins w:id="2212" w:author="Jarno Nieminen" w:date="2014-06-19T14:23:00Z"/>
              </w:rPr>
            </w:pPr>
          </w:p>
        </w:tc>
        <w:tc>
          <w:tcPr>
            <w:tcW w:w="610" w:type="dxa"/>
            <w:shd w:val="clear" w:color="auto" w:fill="FFFFFF"/>
          </w:tcPr>
          <w:p w14:paraId="53562065" w14:textId="77777777" w:rsidR="00D60833" w:rsidRPr="00D82A73" w:rsidRDefault="00D60833" w:rsidP="00D60833">
            <w:pPr>
              <w:rPr>
                <w:ins w:id="2213" w:author="Jarno Nieminen" w:date="2014-06-19T14:23:00Z"/>
              </w:rPr>
            </w:pPr>
          </w:p>
        </w:tc>
      </w:tr>
      <w:tr w:rsidR="00D60833" w:rsidRPr="00D82A73" w14:paraId="598FB6EF" w14:textId="77777777" w:rsidTr="00D60833">
        <w:trPr>
          <w:jc w:val="center"/>
          <w:ins w:id="2214" w:author="Jarno Nieminen" w:date="2014-06-19T14:23:00Z"/>
        </w:trPr>
        <w:tc>
          <w:tcPr>
            <w:tcW w:w="3104" w:type="dxa"/>
            <w:tcMar>
              <w:top w:w="0" w:type="dxa"/>
              <w:left w:w="108" w:type="dxa"/>
              <w:bottom w:w="0" w:type="dxa"/>
              <w:right w:w="108" w:type="dxa"/>
            </w:tcMar>
          </w:tcPr>
          <w:p w14:paraId="7ED08C23" w14:textId="77777777" w:rsidR="00D60833" w:rsidRPr="00D82A73" w:rsidRDefault="00D60833" w:rsidP="00D60833">
            <w:pPr>
              <w:rPr>
                <w:ins w:id="2215" w:author="Jarno Nieminen" w:date="2014-06-19T14:23:00Z"/>
              </w:rPr>
            </w:pPr>
            <w:ins w:id="2216"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219D14B3" w14:textId="77777777" w:rsidR="00D60833" w:rsidRPr="00D82A73" w:rsidRDefault="00D60833" w:rsidP="00D60833">
            <w:pPr>
              <w:rPr>
                <w:ins w:id="2217" w:author="Jarno Nieminen" w:date="2014-06-19T14:23:00Z"/>
              </w:rPr>
            </w:pPr>
          </w:p>
        </w:tc>
        <w:tc>
          <w:tcPr>
            <w:tcW w:w="876" w:type="dxa"/>
            <w:shd w:val="clear" w:color="auto" w:fill="FFFFFF"/>
            <w:tcMar>
              <w:top w:w="0" w:type="dxa"/>
              <w:left w:w="108" w:type="dxa"/>
              <w:bottom w:w="0" w:type="dxa"/>
              <w:right w:w="108" w:type="dxa"/>
            </w:tcMar>
          </w:tcPr>
          <w:p w14:paraId="222FE5C7" w14:textId="77777777" w:rsidR="00D60833" w:rsidRPr="00D82A73" w:rsidRDefault="00D60833" w:rsidP="00D60833">
            <w:pPr>
              <w:rPr>
                <w:ins w:id="2218" w:author="Jarno Nieminen" w:date="2014-06-19T14:23:00Z"/>
              </w:rPr>
            </w:pPr>
            <w:ins w:id="2219" w:author="Jarno Nieminen" w:date="2014-06-19T14:23:00Z">
              <w:r w:rsidRPr="00D82A73">
                <w:t>X</w:t>
              </w:r>
            </w:ins>
          </w:p>
        </w:tc>
        <w:tc>
          <w:tcPr>
            <w:tcW w:w="877" w:type="dxa"/>
            <w:shd w:val="clear" w:color="auto" w:fill="FFFFFF"/>
            <w:tcMar>
              <w:top w:w="0" w:type="dxa"/>
              <w:left w:w="108" w:type="dxa"/>
              <w:bottom w:w="0" w:type="dxa"/>
              <w:right w:w="108" w:type="dxa"/>
            </w:tcMar>
          </w:tcPr>
          <w:p w14:paraId="228ED976" w14:textId="77777777" w:rsidR="00D60833" w:rsidRPr="00D82A73" w:rsidRDefault="00D60833" w:rsidP="00D60833">
            <w:pPr>
              <w:rPr>
                <w:ins w:id="2220" w:author="Jarno Nieminen" w:date="2014-06-19T14:23:00Z"/>
              </w:rPr>
            </w:pPr>
          </w:p>
        </w:tc>
        <w:tc>
          <w:tcPr>
            <w:tcW w:w="720" w:type="dxa"/>
            <w:shd w:val="clear" w:color="auto" w:fill="FFFFFF"/>
          </w:tcPr>
          <w:p w14:paraId="5D39595C" w14:textId="77777777" w:rsidR="00D60833" w:rsidRPr="00D82A73" w:rsidRDefault="00D60833" w:rsidP="00D60833">
            <w:pPr>
              <w:rPr>
                <w:ins w:id="2221" w:author="Jarno Nieminen" w:date="2014-06-19T14:23:00Z"/>
              </w:rPr>
            </w:pPr>
          </w:p>
        </w:tc>
        <w:tc>
          <w:tcPr>
            <w:tcW w:w="708" w:type="dxa"/>
            <w:shd w:val="clear" w:color="auto" w:fill="FFFFFF"/>
          </w:tcPr>
          <w:p w14:paraId="7C2601EC" w14:textId="77777777" w:rsidR="00D60833" w:rsidRPr="00D82A73" w:rsidRDefault="00D60833" w:rsidP="00D60833">
            <w:pPr>
              <w:rPr>
                <w:ins w:id="2222" w:author="Jarno Nieminen" w:date="2014-06-19T14:23:00Z"/>
              </w:rPr>
            </w:pPr>
          </w:p>
        </w:tc>
        <w:tc>
          <w:tcPr>
            <w:tcW w:w="708" w:type="dxa"/>
            <w:shd w:val="clear" w:color="auto" w:fill="FFFFFF"/>
          </w:tcPr>
          <w:p w14:paraId="5924C354" w14:textId="77777777" w:rsidR="00D60833" w:rsidRPr="00D82A73" w:rsidRDefault="00D60833" w:rsidP="00D60833">
            <w:pPr>
              <w:rPr>
                <w:ins w:id="2223" w:author="Jarno Nieminen" w:date="2014-06-19T14:23:00Z"/>
              </w:rPr>
            </w:pPr>
            <w:ins w:id="2224" w:author="Jarno Nieminen" w:date="2014-06-19T14:23:00Z">
              <w:r w:rsidRPr="00D82A73">
                <w:t>X</w:t>
              </w:r>
            </w:ins>
          </w:p>
        </w:tc>
        <w:tc>
          <w:tcPr>
            <w:tcW w:w="610" w:type="dxa"/>
            <w:shd w:val="clear" w:color="auto" w:fill="FFFFFF"/>
          </w:tcPr>
          <w:p w14:paraId="72664C72" w14:textId="77777777" w:rsidR="00D60833" w:rsidRPr="00D82A73" w:rsidRDefault="00D60833" w:rsidP="00D60833">
            <w:pPr>
              <w:rPr>
                <w:ins w:id="2225" w:author="Jarno Nieminen" w:date="2014-06-19T14:23:00Z"/>
              </w:rPr>
            </w:pPr>
            <w:ins w:id="2226" w:author="Jarno Nieminen" w:date="2014-06-19T14:23:00Z">
              <w:r w:rsidRPr="00D82A73">
                <w:t>X</w:t>
              </w:r>
            </w:ins>
          </w:p>
        </w:tc>
      </w:tr>
    </w:tbl>
    <w:p w14:paraId="6D7D6CF2" w14:textId="601E011D" w:rsidR="00F711C6" w:rsidDel="009B3E2F" w:rsidRDefault="00F711C6" w:rsidP="00F711C6">
      <w:pPr>
        <w:rPr>
          <w:del w:id="2227" w:author="Jarno Nieminen" w:date="2014-06-19T14:28:00Z"/>
          <w:color w:val="4F81BD" w:themeColor="accent1"/>
        </w:rPr>
      </w:pPr>
      <w:bookmarkStart w:id="2228" w:name="_Toc390951656"/>
      <w:bookmarkEnd w:id="2228"/>
    </w:p>
    <w:p w14:paraId="5CA81398" w14:textId="7A1D8D33" w:rsidR="00D70633" w:rsidDel="009B3E2F" w:rsidRDefault="00D70633" w:rsidP="00F711C6">
      <w:pPr>
        <w:rPr>
          <w:del w:id="2229" w:author="Jarno Nieminen" w:date="2014-06-19T14:28:00Z"/>
          <w:color w:val="4F81BD" w:themeColor="accent1"/>
        </w:rPr>
      </w:pPr>
      <w:bookmarkStart w:id="2230" w:name="_Toc390951657"/>
      <w:bookmarkEnd w:id="2230"/>
    </w:p>
    <w:p w14:paraId="370489B5" w14:textId="5ABECB4C" w:rsidR="00D70633" w:rsidRPr="00D82A73" w:rsidDel="009B3E2F" w:rsidRDefault="00D70633" w:rsidP="00F711C6">
      <w:pPr>
        <w:rPr>
          <w:del w:id="2231" w:author="Jarno Nieminen" w:date="2014-06-19T14:28:00Z"/>
          <w:color w:val="4F81BD" w:themeColor="accent1"/>
        </w:rPr>
      </w:pPr>
      <w:bookmarkStart w:id="2232" w:name="_Toc390951658"/>
      <w:bookmarkEnd w:id="2232"/>
    </w:p>
    <w:p w14:paraId="44A54223" w14:textId="3717C206" w:rsidR="00D70633" w:rsidDel="009B3E2F" w:rsidRDefault="00D70633">
      <w:pPr>
        <w:spacing w:line="240" w:lineRule="auto"/>
        <w:rPr>
          <w:del w:id="2233" w:author="Jarno Nieminen" w:date="2014-06-19T14:28:00Z"/>
          <w:rFonts w:eastAsia="Times New Roman"/>
          <w:bCs/>
          <w:sz w:val="24"/>
          <w:szCs w:val="26"/>
        </w:rPr>
      </w:pPr>
      <w:bookmarkStart w:id="2234" w:name="_Toc386458070"/>
      <w:del w:id="2235" w:author="Jarno Nieminen" w:date="2014-06-19T14:28:00Z">
        <w:r w:rsidDel="009B3E2F">
          <w:br w:type="page"/>
        </w:r>
      </w:del>
    </w:p>
    <w:p w14:paraId="7FC96A29" w14:textId="2F5B1B83" w:rsidR="00F711C6" w:rsidRPr="00D82A73" w:rsidRDefault="00F711C6" w:rsidP="00F711C6">
      <w:pPr>
        <w:pStyle w:val="Heading2"/>
      </w:pPr>
      <w:bookmarkStart w:id="2236" w:name="_Toc357754849"/>
      <w:bookmarkStart w:id="2237" w:name="_Toc390951659"/>
      <w:r w:rsidRPr="00D82A73">
        <w:t>Adressering</w:t>
      </w:r>
      <w:bookmarkEnd w:id="2234"/>
      <w:bookmarkEnd w:id="2236"/>
      <w:bookmarkEnd w:id="2237"/>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38" w:name="_Toc258862126"/>
      <w:bookmarkStart w:id="2239" w:name="_Toc386458071"/>
      <w:bookmarkStart w:id="2240" w:name="_Toc390951660"/>
      <w:r w:rsidRPr="00D82A73">
        <w:t>Uppdatering av engagemangsindex</w:t>
      </w:r>
      <w:bookmarkEnd w:id="2238"/>
      <w:bookmarkEnd w:id="2239"/>
      <w:bookmarkEnd w:id="2240"/>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645A9E55" w:rsidR="00F711C6" w:rsidRPr="00D82A73" w:rsidRDefault="00F711C6" w:rsidP="00F711C6">
      <w:r w:rsidRPr="00D82A73">
        <w:t>Följande regler gäller för innehållet i begäran till engagemangsindex för uppdateringar som rör denna tjänstedomän (infrastructure:</w:t>
      </w:r>
      <w:del w:id="2241" w:author="Jarno Nieminen" w:date="2014-06-18T14:40:00Z">
        <w:r w:rsidRPr="00D82A73" w:rsidDel="008856F8">
          <w:delText>supportservices</w:delText>
        </w:r>
      </w:del>
      <w:ins w:id="2242" w:author="Jarno Nieminen" w:date="2014-06-18T14:40:00Z">
        <w:r w:rsidR="008856F8">
          <w:t>eservicesupply</w:t>
        </w:r>
      </w:ins>
      <w:r w:rsidRPr="00D82A73">
        <w:t>:forminteraction):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15F91F32" w:rsidR="00F711C6" w:rsidRPr="00D82A73" w:rsidRDefault="00F711C6" w:rsidP="00F711C6">
      <w:r w:rsidRPr="00D82A73">
        <w:t>Tabellen beskriver de attribut som är unika för tjänstedomänen. Utöver nedanst</w:t>
      </w:r>
      <w:r w:rsidR="0064695C">
        <w:t>ående tabell se tjänstekontrakts</w:t>
      </w:r>
      <w:r w:rsidRPr="00D82A73">
        <w:t xml:space="preserve">beskrivning för </w:t>
      </w:r>
      <w:r w:rsidRPr="00D82A73">
        <w:rPr>
          <w:b/>
        </w:rPr>
        <w:t>engagemangsindex</w:t>
      </w:r>
      <w:r w:rsidRPr="00D82A73">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F711C6" w:rsidRPr="00D82A73" w14:paraId="1FB1D306" w14:textId="77777777" w:rsidTr="009C52F6">
        <w:tc>
          <w:tcPr>
            <w:tcW w:w="2628" w:type="dxa"/>
            <w:shd w:val="clear" w:color="auto" w:fill="auto"/>
          </w:tcPr>
          <w:p w14:paraId="2875AB5F" w14:textId="77777777" w:rsidR="00F711C6" w:rsidRPr="00D82A73" w:rsidRDefault="00F711C6" w:rsidP="0026766E">
            <w:pPr>
              <w:rPr>
                <w:b/>
              </w:rPr>
            </w:pPr>
            <w:r w:rsidRPr="00D82A73">
              <w:rPr>
                <w:b/>
              </w:rPr>
              <w:t>Namn</w:t>
            </w:r>
          </w:p>
        </w:tc>
        <w:tc>
          <w:tcPr>
            <w:tcW w:w="1260" w:type="dxa"/>
            <w:shd w:val="clear" w:color="auto" w:fill="auto"/>
          </w:tcPr>
          <w:p w14:paraId="453C168E" w14:textId="77777777" w:rsidR="00F711C6" w:rsidRPr="00D82A73" w:rsidRDefault="00F711C6" w:rsidP="0026766E">
            <w:pPr>
              <w:rPr>
                <w:b/>
              </w:rPr>
            </w:pPr>
            <w:r w:rsidRPr="00D82A73">
              <w:rPr>
                <w:b/>
              </w:rPr>
              <w:t>Typ</w:t>
            </w:r>
          </w:p>
        </w:tc>
        <w:tc>
          <w:tcPr>
            <w:tcW w:w="4867" w:type="dxa"/>
            <w:shd w:val="clear" w:color="auto" w:fill="auto"/>
          </w:tcPr>
          <w:p w14:paraId="2D3A2486" w14:textId="77777777" w:rsidR="00F711C6" w:rsidRPr="00D82A73" w:rsidRDefault="00F711C6" w:rsidP="0026766E">
            <w:pPr>
              <w:rPr>
                <w:b/>
              </w:rPr>
            </w:pPr>
            <w:r w:rsidRPr="00D82A73">
              <w:rPr>
                <w:b/>
              </w:rPr>
              <w:t>Kommentar</w:t>
            </w:r>
          </w:p>
        </w:tc>
        <w:tc>
          <w:tcPr>
            <w:tcW w:w="1134" w:type="dxa"/>
            <w:shd w:val="clear" w:color="auto" w:fill="auto"/>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9C52F6">
        <w:tc>
          <w:tcPr>
            <w:tcW w:w="2628" w:type="dxa"/>
            <w:shd w:val="clear" w:color="auto" w:fill="auto"/>
          </w:tcPr>
          <w:p w14:paraId="03F94E85" w14:textId="77777777" w:rsidR="00F711C6" w:rsidRPr="00D82A73" w:rsidRDefault="00F711C6" w:rsidP="0026766E">
            <w:r w:rsidRPr="00D82A73">
              <w:t>categorization</w:t>
            </w:r>
          </w:p>
        </w:tc>
        <w:tc>
          <w:tcPr>
            <w:tcW w:w="1260" w:type="dxa"/>
            <w:shd w:val="clear" w:color="auto" w:fill="auto"/>
          </w:tcPr>
          <w:p w14:paraId="0E4606C8" w14:textId="77777777" w:rsidR="00F711C6" w:rsidRPr="00D82A73" w:rsidRDefault="00F711C6" w:rsidP="0026766E">
            <w:r w:rsidRPr="00D82A73">
              <w:t>String</w:t>
            </w:r>
          </w:p>
        </w:tc>
        <w:tc>
          <w:tcPr>
            <w:tcW w:w="4867" w:type="dxa"/>
            <w:shd w:val="clear" w:color="auto" w:fill="auto"/>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02AE8A3B" w14:textId="112E8BA5" w:rsidR="00F711C6" w:rsidRPr="00D70633" w:rsidRDefault="00F711C6" w:rsidP="009C52F6">
            <w:pPr>
              <w:numPr>
                <w:ilvl w:val="0"/>
                <w:numId w:val="12"/>
              </w:numPr>
              <w:spacing w:line="240" w:lineRule="auto"/>
              <w:rPr>
                <w:b/>
              </w:rPr>
            </w:pPr>
            <w:r w:rsidRPr="00D82A73">
              <w:rPr>
                <w:b/>
              </w:rPr>
              <w:t xml:space="preserve">FormComplete </w:t>
            </w:r>
            <w:r w:rsidRPr="00D82A73">
              <w:t>(Indikerar att ett specifikt formulär är avslutat)</w:t>
            </w:r>
          </w:p>
        </w:tc>
        <w:tc>
          <w:tcPr>
            <w:tcW w:w="1134" w:type="dxa"/>
            <w:shd w:val="clear" w:color="auto" w:fill="auto"/>
          </w:tcPr>
          <w:p w14:paraId="7CF9B539" w14:textId="77777777" w:rsidR="00F711C6" w:rsidRPr="00D82A73" w:rsidRDefault="00F711C6" w:rsidP="0026766E">
            <w:r w:rsidRPr="00D82A73">
              <w:t>1..1</w:t>
            </w:r>
          </w:p>
        </w:tc>
      </w:tr>
      <w:tr w:rsidR="00F711C6" w:rsidRPr="00D82A73" w14:paraId="065FE60A" w14:textId="77777777" w:rsidTr="009C52F6">
        <w:tc>
          <w:tcPr>
            <w:tcW w:w="2628" w:type="dxa"/>
            <w:shd w:val="clear" w:color="auto" w:fill="auto"/>
          </w:tcPr>
          <w:p w14:paraId="29E455AF" w14:textId="77777777" w:rsidR="00F711C6" w:rsidRPr="00D82A73" w:rsidRDefault="00F711C6" w:rsidP="0026766E">
            <w:r w:rsidRPr="00D82A73">
              <w:t>businessObjectInstanceIdentifier</w:t>
            </w:r>
          </w:p>
        </w:tc>
        <w:tc>
          <w:tcPr>
            <w:tcW w:w="1260" w:type="dxa"/>
            <w:shd w:val="clear" w:color="auto" w:fill="auto"/>
          </w:tcPr>
          <w:p w14:paraId="37B7E2F5" w14:textId="77777777" w:rsidR="00F711C6" w:rsidRPr="00D82A73" w:rsidRDefault="00F711C6" w:rsidP="0026766E">
            <w:r w:rsidRPr="00D82A73">
              <w:t>String</w:t>
            </w:r>
          </w:p>
        </w:tc>
        <w:tc>
          <w:tcPr>
            <w:tcW w:w="4867" w:type="dxa"/>
            <w:shd w:val="clear" w:color="auto" w:fill="auto"/>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57E29B90" w14:textId="41B0018C" w:rsidR="00F711C6" w:rsidRPr="00D82A73" w:rsidRDefault="00F711C6" w:rsidP="009C52F6">
            <w:pPr>
              <w:numPr>
                <w:ilvl w:val="1"/>
                <w:numId w:val="12"/>
              </w:numPr>
              <w:spacing w:line="240" w:lineRule="auto"/>
            </w:pPr>
            <w:r w:rsidRPr="00D82A73">
              <w:rPr>
                <w:rFonts w:eastAsia="Arial Unicode MS"/>
              </w:rPr>
              <w:t>Id som motsvarar ”FormId” (i objekt Form).</w:t>
            </w:r>
          </w:p>
        </w:tc>
        <w:tc>
          <w:tcPr>
            <w:tcW w:w="1134" w:type="dxa"/>
            <w:shd w:val="clear" w:color="auto" w:fill="auto"/>
          </w:tcPr>
          <w:p w14:paraId="2B76C492" w14:textId="77777777" w:rsidR="00F711C6" w:rsidRPr="00D82A73" w:rsidRDefault="00F711C6" w:rsidP="0026766E">
            <w:r w:rsidRPr="00D82A73">
              <w:lastRenderedPageBreak/>
              <w:t>1..1</w:t>
            </w:r>
          </w:p>
        </w:tc>
      </w:tr>
      <w:tr w:rsidR="00F711C6" w:rsidRPr="00D82A73" w14:paraId="7F969A85" w14:textId="77777777" w:rsidTr="009C52F6">
        <w:tc>
          <w:tcPr>
            <w:tcW w:w="2628" w:type="dxa"/>
            <w:shd w:val="clear" w:color="auto" w:fill="auto"/>
          </w:tcPr>
          <w:p w14:paraId="2808CEAC" w14:textId="77777777" w:rsidR="00F711C6" w:rsidRPr="00D82A73" w:rsidRDefault="00F711C6" w:rsidP="0026766E">
            <w:r w:rsidRPr="00D82A73">
              <w:lastRenderedPageBreak/>
              <w:t>LogicalAddress</w:t>
            </w:r>
          </w:p>
        </w:tc>
        <w:tc>
          <w:tcPr>
            <w:tcW w:w="1260" w:type="dxa"/>
            <w:shd w:val="clear" w:color="auto" w:fill="auto"/>
          </w:tcPr>
          <w:p w14:paraId="74ED696F" w14:textId="77777777" w:rsidR="00F711C6" w:rsidRPr="00D82A73" w:rsidRDefault="00F711C6" w:rsidP="0026766E">
            <w:r w:rsidRPr="00D82A73">
              <w:t>String</w:t>
            </w:r>
          </w:p>
        </w:tc>
        <w:tc>
          <w:tcPr>
            <w:tcW w:w="4867" w:type="dxa"/>
            <w:shd w:val="clear" w:color="auto" w:fill="auto"/>
          </w:tcPr>
          <w:p w14:paraId="52F2B611" w14:textId="77777777" w:rsidR="00F711C6" w:rsidRPr="00D82A73" w:rsidRDefault="00F711C6" w:rsidP="0026766E">
            <w:r w:rsidRPr="00D82A73">
              <w:t>Referens till informationskällan enligt tjänste-domänens definition till informationskälla.</w:t>
            </w:r>
          </w:p>
          <w:p w14:paraId="45296DC6" w14:textId="1191CAE0" w:rsidR="00F711C6" w:rsidRPr="00D82A73" w:rsidRDefault="00F711C6" w:rsidP="0026766E">
            <w:r w:rsidRPr="00D82A73">
              <w:t>&lt; SourceSystem hsa-id&gt;</w:t>
            </w:r>
          </w:p>
        </w:tc>
        <w:tc>
          <w:tcPr>
            <w:tcW w:w="1134" w:type="dxa"/>
            <w:shd w:val="clear" w:color="auto" w:fill="auto"/>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6451C38C" w14:textId="21209D1D" w:rsidR="00A8636C" w:rsidRPr="009C52F6" w:rsidRDefault="00A8636C" w:rsidP="009C52F6"/>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154E1FC5" w14:textId="77777777" w:rsidR="00A8636C" w:rsidRDefault="00A8636C">
      <w:pPr>
        <w:spacing w:line="240" w:lineRule="auto"/>
        <w:rPr>
          <w:rFonts w:eastAsia="Times New Roman"/>
          <w:bCs/>
          <w:sz w:val="30"/>
          <w:szCs w:val="28"/>
        </w:rPr>
      </w:pPr>
      <w:bookmarkStart w:id="2243" w:name="_Toc224960921"/>
      <w:bookmarkStart w:id="2244" w:name="_Toc357754852"/>
      <w:bookmarkStart w:id="2245" w:name="_Toc243452557"/>
      <w:r>
        <w:br w:type="page"/>
      </w:r>
    </w:p>
    <w:p w14:paraId="5B8BBD42" w14:textId="2D00DDEA" w:rsidR="0039481C" w:rsidRDefault="0039481C" w:rsidP="0039481C">
      <w:pPr>
        <w:pStyle w:val="Heading1"/>
      </w:pPr>
      <w:bookmarkStart w:id="2246" w:name="_Toc386458072"/>
      <w:bookmarkStart w:id="2247" w:name="_Toc390951661"/>
      <w:r>
        <w:lastRenderedPageBreak/>
        <w:t>Tjänstedomänens krav och regler</w:t>
      </w:r>
      <w:bookmarkEnd w:id="2243"/>
      <w:bookmarkEnd w:id="2244"/>
      <w:bookmarkEnd w:id="2245"/>
      <w:bookmarkEnd w:id="2246"/>
      <w:bookmarkEnd w:id="2247"/>
    </w:p>
    <w:p w14:paraId="6D892909" w14:textId="77777777" w:rsidR="0039481C" w:rsidRDefault="0039481C" w:rsidP="0039481C">
      <w:r>
        <w:t>Dessa gäller alla tjänstekontrakt i hela tjänstedomänen om inte undantag görs för specifika tjänstekontrakt senare i dokumentet.</w:t>
      </w:r>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48" w:name="_Toc258862127"/>
      <w:bookmarkStart w:id="2249" w:name="_Toc386458073"/>
      <w:bookmarkStart w:id="2250" w:name="_Toc390951662"/>
      <w:r w:rsidRPr="00D82A73">
        <w:t>Presentationsregler för konsument</w:t>
      </w:r>
      <w:bookmarkEnd w:id="2248"/>
      <w:bookmarkEnd w:id="2249"/>
      <w:bookmarkEnd w:id="2250"/>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06AAEC1F" w14:textId="77777777" w:rsidR="00F711C6" w:rsidRPr="00D82A73" w:rsidRDefault="00F711C6" w:rsidP="00F711C6">
      <w:pPr>
        <w:pStyle w:val="Heading2"/>
      </w:pPr>
      <w:bookmarkStart w:id="2251" w:name="_Toc386458074"/>
      <w:bookmarkStart w:id="2252" w:name="_Toc357754853"/>
      <w:bookmarkStart w:id="2253" w:name="_Toc390951663"/>
      <w:r w:rsidRPr="00D82A73">
        <w:t>Informationssäkerhet och juridik</w:t>
      </w:r>
      <w:bookmarkEnd w:id="2251"/>
      <w:bookmarkEnd w:id="2252"/>
      <w:bookmarkEnd w:id="2253"/>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B381BAD"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0F181394" w:rsidR="00F711C6" w:rsidRPr="00D82A73" w:rsidRDefault="00F711C6" w:rsidP="004F0033">
      <w:pPr>
        <w:numPr>
          <w:ilvl w:val="0"/>
          <w:numId w:val="15"/>
        </w:numPr>
        <w:spacing w:line="240" w:lineRule="auto"/>
      </w:pPr>
      <w:r w:rsidRPr="00D82A73">
        <w:t xml:space="preserve">Vilka </w:t>
      </w:r>
      <w:r w:rsidR="0064695C" w:rsidRPr="00D82A73">
        <w:rPr>
          <w:i/>
        </w:rPr>
        <w:t>landsting/kommuner</w:t>
      </w:r>
      <w:r w:rsidRPr="00D82A73">
        <w:t xml:space="preserve"> är yttersta ansvariga, </w:t>
      </w:r>
      <w:r w:rsidR="0064695C" w:rsidRPr="00D82A73">
        <w:t>d.v.s.</w:t>
      </w:r>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pPr>
      <w:r>
        <w:br w:type="page"/>
      </w:r>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BA191CB" w14:textId="77777777" w:rsidR="00F711C6" w:rsidRPr="00D82A73" w:rsidRDefault="00F711C6" w:rsidP="009C52F6"/>
    <w:tbl>
      <w:tblPr>
        <w:tblW w:w="0" w:type="auto"/>
        <w:tblBorders>
          <w:top w:val="single" w:sz="6" w:space="0" w:color="000000"/>
          <w:left w:val="single" w:sz="12" w:space="0" w:color="000000"/>
          <w:bottom w:val="single" w:sz="6" w:space="0" w:color="000000"/>
          <w:right w:val="single" w:sz="12" w:space="0" w:color="000000"/>
          <w:insideH w:val="single" w:sz="4" w:space="0" w:color="auto"/>
          <w:insideV w:val="single" w:sz="6" w:space="0" w:color="000000"/>
        </w:tblBorders>
        <w:tblLook w:val="04A0" w:firstRow="1" w:lastRow="0" w:firstColumn="1" w:lastColumn="0" w:noHBand="0" w:noVBand="1"/>
        <w:tblPrChange w:id="2254" w:author="Jarno Nieminen" w:date="2014-06-19T14:29: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2255">
          <w:tblGrid>
            <w:gridCol w:w="4818"/>
            <w:gridCol w:w="4818"/>
          </w:tblGrid>
        </w:tblGridChange>
      </w:tblGrid>
      <w:tr w:rsidR="00F711C6" w:rsidRPr="00D82A73" w14:paraId="320957E6" w14:textId="77777777" w:rsidTr="009B3E2F">
        <w:tc>
          <w:tcPr>
            <w:tcW w:w="4818" w:type="dxa"/>
            <w:shd w:val="pct30" w:color="FFFF00" w:fill="B8CCE4"/>
            <w:tcPrChange w:id="2256" w:author="Jarno Nieminen" w:date="2014-06-19T14:29: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2257" w:author="Jarno Nieminen" w:date="2014-06-19T14:29: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9B3E2F">
        <w:tc>
          <w:tcPr>
            <w:tcW w:w="4818" w:type="dxa"/>
            <w:shd w:val="clear" w:color="auto" w:fill="auto"/>
            <w:tcPrChange w:id="2258" w:author="Jarno Nieminen" w:date="2014-06-19T14:29: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2259" w:author="Jarno Nieminen" w:date="2014-06-19T14:29: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9B3E2F">
        <w:tc>
          <w:tcPr>
            <w:tcW w:w="4818" w:type="dxa"/>
            <w:shd w:val="clear" w:color="auto" w:fill="auto"/>
            <w:tcPrChange w:id="2260" w:author="Jarno Nieminen" w:date="2014-06-19T14:29:00Z">
              <w:tcPr>
                <w:tcW w:w="4818" w:type="dxa"/>
                <w:shd w:val="clear" w:color="auto" w:fill="auto"/>
              </w:tcPr>
            </w:tcPrChange>
          </w:tcPr>
          <w:p w14:paraId="38450996" w14:textId="6FA2F4E0"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r w:rsidR="0047354F" w:rsidRPr="00D82A73">
              <w:rPr>
                <w:szCs w:val="20"/>
              </w:rPr>
              <w:t>d.v.s.</w:t>
            </w:r>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2261" w:author="Jarno Nieminen" w:date="2014-06-19T14:29: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9B3E2F">
        <w:tc>
          <w:tcPr>
            <w:tcW w:w="4818" w:type="dxa"/>
            <w:shd w:val="clear" w:color="auto" w:fill="auto"/>
            <w:tcPrChange w:id="2262" w:author="Jarno Nieminen" w:date="2014-06-19T14:29: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2263" w:author="Jarno Nieminen" w:date="2014-06-19T14:29: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9B3E2F">
        <w:tc>
          <w:tcPr>
            <w:tcW w:w="4818" w:type="dxa"/>
            <w:shd w:val="clear" w:color="auto" w:fill="auto"/>
            <w:tcPrChange w:id="2264" w:author="Jarno Nieminen" w:date="2014-06-19T14:29: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2265" w:author="Jarno Nieminen" w:date="2014-06-19T14:29:00Z">
              <w:tcPr>
                <w:tcW w:w="4818" w:type="dxa"/>
                <w:shd w:val="clear" w:color="auto" w:fill="auto"/>
              </w:tcPr>
            </w:tcPrChange>
          </w:tcPr>
          <w:p w14:paraId="5F56D960" w14:textId="64C62AA7" w:rsidR="00F711C6" w:rsidRPr="00D82A73" w:rsidRDefault="00F711C6" w:rsidP="0026766E">
            <w:pPr>
              <w:rPr>
                <w:szCs w:val="20"/>
              </w:rPr>
            </w:pPr>
            <w:r w:rsidRPr="00D82A73">
              <w:rPr>
                <w:szCs w:val="20"/>
              </w:rPr>
              <w:t>Denna frågeställning påverkar hur en personuppgiftsansvarig vårdgivare skall se på formulärhanteringen på verksamhetsnivå och kan kräva att verksamheterna har särskilda rutiner för journalföring, gallring och arkivering.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9B3E2F">
        <w:tc>
          <w:tcPr>
            <w:tcW w:w="4818" w:type="dxa"/>
            <w:shd w:val="clear" w:color="auto" w:fill="auto"/>
            <w:tcPrChange w:id="2266" w:author="Jarno Nieminen" w:date="2014-06-19T14:29: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2267" w:author="Jarno Nieminen" w:date="2014-06-19T14:29: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9B3E2F">
        <w:tc>
          <w:tcPr>
            <w:tcW w:w="4818" w:type="dxa"/>
            <w:shd w:val="clear" w:color="auto" w:fill="auto"/>
            <w:tcPrChange w:id="2268" w:author="Jarno Nieminen" w:date="2014-06-19T14:29: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2269" w:author="Jarno Nieminen" w:date="2014-06-19T14:29: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9B3E2F">
        <w:tc>
          <w:tcPr>
            <w:tcW w:w="4818" w:type="dxa"/>
            <w:shd w:val="clear" w:color="auto" w:fill="auto"/>
            <w:tcPrChange w:id="2270" w:author="Jarno Nieminen" w:date="2014-06-19T14:29: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2271" w:author="Jarno Nieminen" w:date="2014-06-19T14:29:00Z">
              <w:tcPr>
                <w:tcW w:w="4818" w:type="dxa"/>
                <w:shd w:val="clear" w:color="auto" w:fill="auto"/>
              </w:tcPr>
            </w:tcPrChange>
          </w:tcPr>
          <w:p w14:paraId="250FF9B3" w14:textId="215F34B7" w:rsidR="00F711C6" w:rsidRPr="00D82A73" w:rsidRDefault="00F711C6" w:rsidP="0026766E">
            <w:pPr>
              <w:rPr>
                <w:szCs w:val="20"/>
              </w:rPr>
            </w:pPr>
            <w:r w:rsidRPr="00D82A73">
              <w:rPr>
                <w:szCs w:val="20"/>
              </w:rPr>
              <w:t xml:space="preserve">Denna frågeställning påverkar avtal mellan vårdgivare, verksamheter, tjänsteleverantörer, patienter </w:t>
            </w:r>
            <w:r w:rsidR="0047354F" w:rsidRPr="00D82A73">
              <w:rPr>
                <w:szCs w:val="20"/>
              </w:rPr>
              <w:t>m.fl.</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9B3E2F">
        <w:tc>
          <w:tcPr>
            <w:tcW w:w="4818" w:type="dxa"/>
            <w:shd w:val="clear" w:color="auto" w:fill="auto"/>
            <w:tcPrChange w:id="2272" w:author="Jarno Nieminen" w:date="2014-06-19T14:29: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2273" w:author="Jarno Nieminen" w:date="2014-06-19T14:29: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rsidDel="009B3E2F" w14:paraId="27A05917" w14:textId="2927E100" w:rsidTr="009B3E2F">
        <w:trPr>
          <w:del w:id="2274" w:author="Jarno Nieminen" w:date="2014-06-19T14:29:00Z"/>
        </w:trPr>
        <w:tc>
          <w:tcPr>
            <w:tcW w:w="4818" w:type="dxa"/>
            <w:shd w:val="clear" w:color="auto" w:fill="auto"/>
            <w:tcPrChange w:id="2275" w:author="Jarno Nieminen" w:date="2014-06-19T14:29:00Z">
              <w:tcPr>
                <w:tcW w:w="4818" w:type="dxa"/>
                <w:shd w:val="clear" w:color="auto" w:fill="auto"/>
              </w:tcPr>
            </w:tcPrChange>
          </w:tcPr>
          <w:p w14:paraId="2D2C10F0" w14:textId="59BF61A4" w:rsidR="00F711C6" w:rsidRPr="00D82A73" w:rsidDel="009B3E2F" w:rsidRDefault="00F711C6" w:rsidP="0026766E">
            <w:pPr>
              <w:rPr>
                <w:del w:id="2276" w:author="Jarno Nieminen" w:date="2014-06-19T14:29:00Z"/>
                <w:szCs w:val="20"/>
              </w:rPr>
            </w:pPr>
          </w:p>
        </w:tc>
        <w:tc>
          <w:tcPr>
            <w:tcW w:w="4818" w:type="dxa"/>
            <w:shd w:val="clear" w:color="auto" w:fill="auto"/>
            <w:tcPrChange w:id="2277" w:author="Jarno Nieminen" w:date="2014-06-19T14:29:00Z">
              <w:tcPr>
                <w:tcW w:w="4818" w:type="dxa"/>
                <w:shd w:val="clear" w:color="auto" w:fill="auto"/>
              </w:tcPr>
            </w:tcPrChange>
          </w:tcPr>
          <w:p w14:paraId="0E928FB9" w14:textId="1E11BA61" w:rsidR="00F711C6" w:rsidRPr="00D82A73" w:rsidDel="009B3E2F" w:rsidRDefault="00F711C6" w:rsidP="0026766E">
            <w:pPr>
              <w:rPr>
                <w:del w:id="2278" w:author="Jarno Nieminen" w:date="2014-06-19T14:29:00Z"/>
                <w:szCs w:val="20"/>
              </w:rPr>
            </w:pPr>
          </w:p>
        </w:tc>
      </w:tr>
      <w:tr w:rsidR="00F711C6" w:rsidRPr="00D82A73" w14:paraId="67E40E3F" w14:textId="77777777" w:rsidTr="009B3E2F">
        <w:tc>
          <w:tcPr>
            <w:tcW w:w="4818" w:type="dxa"/>
            <w:shd w:val="clear" w:color="auto" w:fill="auto"/>
            <w:tcPrChange w:id="2279" w:author="Jarno Nieminen" w:date="2014-06-19T14:29: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2280" w:author="Jarno Nieminen" w:date="2014-06-19T14:29: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9B3E2F">
        <w:tc>
          <w:tcPr>
            <w:tcW w:w="4818" w:type="dxa"/>
            <w:shd w:val="clear" w:color="auto" w:fill="auto"/>
            <w:tcPrChange w:id="2281" w:author="Jarno Nieminen" w:date="2014-06-19T14:29: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2282" w:author="Jarno Nieminen" w:date="2014-06-19T14:29: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77777777" w:rsidR="00F711C6" w:rsidRPr="00D82A73" w:rsidRDefault="00F711C6" w:rsidP="0026766E">
            <w:pPr>
              <w:rPr>
                <w:szCs w:val="20"/>
              </w:rPr>
            </w:pPr>
            <w:r w:rsidRPr="00D82A73">
              <w:rPr>
                <w:szCs w:val="20"/>
              </w:rPr>
              <w:t>- Policies</w:t>
            </w:r>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9B3E2F">
        <w:tc>
          <w:tcPr>
            <w:tcW w:w="4818" w:type="dxa"/>
            <w:shd w:val="clear" w:color="auto" w:fill="auto"/>
            <w:tcPrChange w:id="2283" w:author="Jarno Nieminen" w:date="2014-06-19T14:29: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2284" w:author="Jarno Nieminen" w:date="2014-06-19T14:29: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t>- Informationssäkerhet</w:t>
            </w:r>
          </w:p>
          <w:p w14:paraId="2743E65C" w14:textId="77777777" w:rsidR="00F711C6" w:rsidRPr="00D82A73" w:rsidRDefault="00F711C6" w:rsidP="0026766E">
            <w:pPr>
              <w:rPr>
                <w:szCs w:val="20"/>
              </w:rPr>
            </w:pPr>
          </w:p>
        </w:tc>
      </w:tr>
      <w:tr w:rsidR="00F711C6" w:rsidRPr="00D82A73" w14:paraId="57872095" w14:textId="77777777" w:rsidTr="009B3E2F">
        <w:tc>
          <w:tcPr>
            <w:tcW w:w="4818" w:type="dxa"/>
            <w:shd w:val="clear" w:color="auto" w:fill="auto"/>
            <w:tcPrChange w:id="2285" w:author="Jarno Nieminen" w:date="2014-06-19T14:29: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2286" w:author="Jarno Nieminen" w:date="2014-06-19T14:29: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7273DD5B" w14:textId="77777777" w:rsidR="00F711C6" w:rsidRPr="00D82A73" w:rsidRDefault="00F711C6" w:rsidP="00F711C6">
      <w:pPr>
        <w:pStyle w:val="Heading2"/>
      </w:pPr>
      <w:bookmarkStart w:id="2287" w:name="_Toc386458075"/>
      <w:bookmarkStart w:id="2288" w:name="_Toc390951664"/>
      <w:r w:rsidRPr="00D82A73">
        <w:t>Icke funktionella krav</w:t>
      </w:r>
      <w:bookmarkEnd w:id="2287"/>
      <w:bookmarkEnd w:id="2288"/>
    </w:p>
    <w:p w14:paraId="61FFDBA0" w14:textId="77777777" w:rsidR="00F711C6" w:rsidRPr="00E71599" w:rsidRDefault="00F711C6" w:rsidP="00F711C6">
      <w:pPr>
        <w:pStyle w:val="Heading3"/>
      </w:pPr>
      <w:bookmarkStart w:id="2289" w:name="_Toc386458076"/>
      <w:bookmarkStart w:id="2290" w:name="_Toc390951665"/>
      <w:r w:rsidRPr="00D82A73">
        <w:t>SLA krav</w:t>
      </w:r>
      <w:bookmarkEnd w:id="2289"/>
      <w:bookmarkEnd w:id="2290"/>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F711C6" w:rsidRPr="00D82A73" w14:paraId="5CFE2B67" w14:textId="77777777" w:rsidTr="009C52F6">
        <w:tc>
          <w:tcPr>
            <w:tcW w:w="2268" w:type="dxa"/>
          </w:tcPr>
          <w:p w14:paraId="22130DCA" w14:textId="77777777" w:rsidR="00F711C6" w:rsidRPr="00D82A73" w:rsidRDefault="00F711C6" w:rsidP="0026766E">
            <w:pPr>
              <w:rPr>
                <w:b/>
              </w:rPr>
            </w:pPr>
            <w:r w:rsidRPr="00D82A73">
              <w:rPr>
                <w:b/>
              </w:rPr>
              <w:t>Kategori</w:t>
            </w:r>
          </w:p>
        </w:tc>
        <w:tc>
          <w:tcPr>
            <w:tcW w:w="4154" w:type="dxa"/>
          </w:tcPr>
          <w:p w14:paraId="5004B2AF" w14:textId="77777777" w:rsidR="00F711C6" w:rsidRPr="00D82A73" w:rsidRDefault="00F711C6" w:rsidP="0026766E">
            <w:pPr>
              <w:rPr>
                <w:b/>
              </w:rPr>
            </w:pPr>
            <w:r w:rsidRPr="00D82A73">
              <w:rPr>
                <w:b/>
              </w:rPr>
              <w:t>Värde</w:t>
            </w:r>
          </w:p>
        </w:tc>
        <w:tc>
          <w:tcPr>
            <w:tcW w:w="3266" w:type="dxa"/>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9C52F6">
        <w:tc>
          <w:tcPr>
            <w:tcW w:w="2268" w:type="dxa"/>
          </w:tcPr>
          <w:p w14:paraId="1DD40721" w14:textId="77777777" w:rsidR="00F711C6" w:rsidRPr="00D82A73" w:rsidRDefault="00F711C6" w:rsidP="0026766E">
            <w:r w:rsidRPr="00D82A73">
              <w:t>Svarstid (avg)</w:t>
            </w:r>
          </w:p>
        </w:tc>
        <w:tc>
          <w:tcPr>
            <w:tcW w:w="4154" w:type="dxa"/>
          </w:tcPr>
          <w:p w14:paraId="6A22485D" w14:textId="77777777" w:rsidR="00F711C6" w:rsidRPr="00D82A73" w:rsidRDefault="00F711C6" w:rsidP="0026766E">
            <w:pPr>
              <w:rPr>
                <w:highlight w:val="yellow"/>
              </w:rPr>
            </w:pPr>
            <w:r w:rsidRPr="00D82A73">
              <w:t>&lt; 500 ms per anrop.</w:t>
            </w:r>
          </w:p>
        </w:tc>
        <w:tc>
          <w:tcPr>
            <w:tcW w:w="3266" w:type="dxa"/>
          </w:tcPr>
          <w:p w14:paraId="403F0DA6" w14:textId="77777777" w:rsidR="00F711C6" w:rsidRPr="00D82A73" w:rsidRDefault="00F711C6" w:rsidP="0026766E"/>
        </w:tc>
      </w:tr>
      <w:tr w:rsidR="00F711C6" w:rsidRPr="00D82A73" w14:paraId="3138E524" w14:textId="77777777" w:rsidTr="009C52F6">
        <w:tc>
          <w:tcPr>
            <w:tcW w:w="2268" w:type="dxa"/>
          </w:tcPr>
          <w:p w14:paraId="40E2169B" w14:textId="77777777" w:rsidR="00F711C6" w:rsidRPr="00D82A73" w:rsidRDefault="00F711C6" w:rsidP="0026766E">
            <w:r w:rsidRPr="00D82A73">
              <w:t>Tillgänglighet</w:t>
            </w:r>
          </w:p>
        </w:tc>
        <w:tc>
          <w:tcPr>
            <w:tcW w:w="4154" w:type="dxa"/>
          </w:tcPr>
          <w:p w14:paraId="3C8A1F8F" w14:textId="77777777" w:rsidR="00F711C6" w:rsidRPr="00D82A73" w:rsidRDefault="00F711C6" w:rsidP="0026766E">
            <w:r w:rsidRPr="00D82A73">
              <w:t>24x7, 99,5%</w:t>
            </w:r>
          </w:p>
        </w:tc>
        <w:tc>
          <w:tcPr>
            <w:tcW w:w="3266" w:type="dxa"/>
          </w:tcPr>
          <w:p w14:paraId="19E99654" w14:textId="77777777" w:rsidR="00F711C6" w:rsidRPr="00D82A73" w:rsidRDefault="00F711C6" w:rsidP="0026766E"/>
        </w:tc>
      </w:tr>
      <w:tr w:rsidR="00F711C6" w:rsidRPr="00D82A73" w14:paraId="0953C959" w14:textId="77777777" w:rsidTr="009C52F6">
        <w:tc>
          <w:tcPr>
            <w:tcW w:w="2268" w:type="dxa"/>
          </w:tcPr>
          <w:p w14:paraId="6EBB5AA3" w14:textId="77777777" w:rsidR="00F711C6" w:rsidRPr="00D82A73" w:rsidRDefault="00F711C6" w:rsidP="0026766E">
            <w:r w:rsidRPr="00D82A73">
              <w:t>Last</w:t>
            </w:r>
          </w:p>
        </w:tc>
        <w:tc>
          <w:tcPr>
            <w:tcW w:w="4154" w:type="dxa"/>
          </w:tcPr>
          <w:p w14:paraId="249100C6" w14:textId="77777777" w:rsidR="00F711C6" w:rsidRPr="00D82A73" w:rsidRDefault="00F711C6" w:rsidP="0026766E">
            <w:r w:rsidRPr="00D82A73">
              <w:t>50 samtidiga anrop</w:t>
            </w:r>
          </w:p>
        </w:tc>
        <w:tc>
          <w:tcPr>
            <w:tcW w:w="3266" w:type="dxa"/>
          </w:tcPr>
          <w:p w14:paraId="69D77296" w14:textId="77777777" w:rsidR="00F711C6" w:rsidRPr="00D82A73" w:rsidRDefault="00F711C6" w:rsidP="0026766E"/>
        </w:tc>
      </w:tr>
      <w:tr w:rsidR="00F711C6" w:rsidRPr="00D82A73" w14:paraId="2AC29069" w14:textId="77777777" w:rsidTr="009C52F6">
        <w:tc>
          <w:tcPr>
            <w:tcW w:w="2268" w:type="dxa"/>
          </w:tcPr>
          <w:p w14:paraId="6E60218A" w14:textId="77777777" w:rsidR="00F711C6" w:rsidRPr="00D82A73" w:rsidRDefault="00F711C6" w:rsidP="0026766E">
            <w:r w:rsidRPr="00D82A73">
              <w:t>Aktualitet</w:t>
            </w:r>
          </w:p>
        </w:tc>
        <w:tc>
          <w:tcPr>
            <w:tcW w:w="4154" w:type="dxa"/>
          </w:tcPr>
          <w:p w14:paraId="78F38C89" w14:textId="77777777" w:rsidR="00F711C6" w:rsidRPr="00D82A73" w:rsidRDefault="00F711C6" w:rsidP="0026766E">
            <w:r w:rsidRPr="00D82A73">
              <w:t>-</w:t>
            </w:r>
          </w:p>
        </w:tc>
        <w:tc>
          <w:tcPr>
            <w:tcW w:w="3266" w:type="dxa"/>
          </w:tcPr>
          <w:p w14:paraId="32636911" w14:textId="77777777" w:rsidR="00F711C6" w:rsidRPr="00D82A73" w:rsidRDefault="00F711C6" w:rsidP="0026766E"/>
        </w:tc>
      </w:tr>
      <w:tr w:rsidR="00F711C6" w:rsidRPr="00D82A73" w14:paraId="6ED2FB87" w14:textId="77777777" w:rsidTr="009C52F6">
        <w:tc>
          <w:tcPr>
            <w:tcW w:w="2268" w:type="dxa"/>
          </w:tcPr>
          <w:p w14:paraId="052AE0D1" w14:textId="77777777" w:rsidR="00F711C6" w:rsidRPr="00D82A73" w:rsidRDefault="00F711C6" w:rsidP="0026766E">
            <w:pPr>
              <w:rPr>
                <w:highlight w:val="yellow"/>
              </w:rPr>
            </w:pPr>
            <w:r w:rsidRPr="00D82A73">
              <w:t>Återställningstid</w:t>
            </w:r>
          </w:p>
        </w:tc>
        <w:tc>
          <w:tcPr>
            <w:tcW w:w="4154" w:type="dxa"/>
          </w:tcPr>
          <w:p w14:paraId="58FF6F24" w14:textId="77777777" w:rsidR="00F711C6" w:rsidRPr="00D82A73" w:rsidRDefault="00F711C6" w:rsidP="0026766E">
            <w:pPr>
              <w:tabs>
                <w:tab w:val="left" w:pos="2935"/>
              </w:tabs>
              <w:jc w:val="both"/>
            </w:pPr>
            <w:r w:rsidRPr="00D82A73">
              <w:t>-</w:t>
            </w:r>
          </w:p>
        </w:tc>
        <w:tc>
          <w:tcPr>
            <w:tcW w:w="3266" w:type="dxa"/>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273A32F1" w14:textId="77777777" w:rsidR="00F711C6" w:rsidRPr="00D82A73" w:rsidRDefault="00F711C6" w:rsidP="00F711C6">
      <w:pPr>
        <w:pStyle w:val="Heading3"/>
      </w:pPr>
      <w:bookmarkStart w:id="2291" w:name="_Toc386458077"/>
      <w:bookmarkStart w:id="2292" w:name="_Toc390951666"/>
      <w:r w:rsidRPr="00D82A73">
        <w:t>Övriga krav</w:t>
      </w:r>
      <w:bookmarkEnd w:id="2291"/>
      <w:bookmarkEnd w:id="2292"/>
    </w:p>
    <w:p w14:paraId="7EC10750" w14:textId="77777777" w:rsidR="00F711C6" w:rsidRPr="00D82A73" w:rsidRDefault="00F711C6" w:rsidP="00F711C6"/>
    <w:p w14:paraId="52F147A4" w14:textId="77777777" w:rsidR="00D70633" w:rsidRDefault="00D70633">
      <w:pPr>
        <w:spacing w:line="240" w:lineRule="auto"/>
        <w:rPr>
          <w:rFonts w:eastAsia="Times New Roman"/>
          <w:bCs/>
          <w:sz w:val="24"/>
          <w:szCs w:val="26"/>
        </w:rPr>
      </w:pPr>
      <w:bookmarkStart w:id="2293" w:name="_Toc386458078"/>
      <w:r>
        <w:br w:type="page"/>
      </w:r>
    </w:p>
    <w:p w14:paraId="4E427801" w14:textId="5F5B7701" w:rsidR="00F711C6" w:rsidRPr="00D82A73" w:rsidRDefault="00F711C6" w:rsidP="00F711C6">
      <w:pPr>
        <w:pStyle w:val="Heading2"/>
      </w:pPr>
      <w:bookmarkStart w:id="2294" w:name="_Toc357754854"/>
      <w:bookmarkStart w:id="2295" w:name="_Toc390951667"/>
      <w:r w:rsidRPr="00D82A73">
        <w:lastRenderedPageBreak/>
        <w:t>Felhantering</w:t>
      </w:r>
      <w:bookmarkEnd w:id="2293"/>
      <w:bookmarkEnd w:id="2294"/>
      <w:bookmarkEnd w:id="2295"/>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2296" w:name="OLE_LINK7"/>
      <w:bookmarkStart w:id="2297" w:name="OLE_LINK8"/>
      <w:r w:rsidRPr="00D82A73">
        <w:t xml:space="preserve">utförts </w:t>
      </w:r>
      <w:bookmarkEnd w:id="2296"/>
      <w:bookmarkEnd w:id="2297"/>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4F9F8244" w14:textId="77777777" w:rsidR="00F711C6" w:rsidRPr="00D82A73" w:rsidRDefault="00F711C6" w:rsidP="00F711C6">
      <w:pPr>
        <w:pStyle w:val="Heading3"/>
      </w:pPr>
      <w:bookmarkStart w:id="2298" w:name="_Toc386458079"/>
      <w:bookmarkStart w:id="2299" w:name="_Toc390951668"/>
      <w:r w:rsidRPr="00D82A73">
        <w:t>Krav på en tjänsteproducent</w:t>
      </w:r>
      <w:bookmarkEnd w:id="2298"/>
      <w:bookmarkEnd w:id="2299"/>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2300" w:name="_Toc386458080"/>
      <w:bookmarkStart w:id="2301" w:name="_Toc390951669"/>
      <w:r w:rsidRPr="00D82A73">
        <w:t>Krav på en tjänstekonsument</w:t>
      </w:r>
      <w:bookmarkEnd w:id="2300"/>
      <w:bookmarkEnd w:id="2301"/>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7A949968" w:rsidR="0039481C" w:rsidRPr="009C52F6" w:rsidRDefault="0039481C" w:rsidP="009C52F6"/>
    <w:p w14:paraId="2CBDBDA5" w14:textId="77777777" w:rsidR="0039481C" w:rsidRDefault="0039481C" w:rsidP="0039481C">
      <w:pPr>
        <w:pStyle w:val="Heading1"/>
      </w:pPr>
      <w:bookmarkStart w:id="2302" w:name="_Toc224960922"/>
      <w:bookmarkStart w:id="2303" w:name="_Toc357754855"/>
      <w:bookmarkStart w:id="2304" w:name="_Toc243452565"/>
      <w:bookmarkStart w:id="2305" w:name="_Toc386458081"/>
      <w:bookmarkStart w:id="2306" w:name="_Toc390951670"/>
      <w:bookmarkEnd w:id="1374"/>
      <w:bookmarkEnd w:id="1375"/>
      <w:bookmarkEnd w:id="1376"/>
      <w:r>
        <w:lastRenderedPageBreak/>
        <w:t xml:space="preserve">Tjänstedomänens </w:t>
      </w:r>
      <w:bookmarkEnd w:id="2302"/>
      <w:r>
        <w:t>meddelandemodeller</w:t>
      </w:r>
      <w:bookmarkEnd w:id="2303"/>
      <w:bookmarkEnd w:id="2304"/>
      <w:bookmarkEnd w:id="2305"/>
      <w:bookmarkEnd w:id="2306"/>
    </w:p>
    <w:p w14:paraId="4B463A65" w14:textId="77777777" w:rsidR="006A2F41" w:rsidRPr="00D82A73" w:rsidRDefault="006A2F41" w:rsidP="006A2F41">
      <w:bookmarkStart w:id="2307" w:name="_Toc357754856"/>
      <w:bookmarkStart w:id="2308" w:name="_Toc243452566"/>
      <w:bookmarkStart w:id="2309"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6A2F41" w:rsidRPr="00D82A73" w14:paraId="03EE4920" w14:textId="77777777" w:rsidTr="009C52F6">
        <w:tc>
          <w:tcPr>
            <w:tcW w:w="4346" w:type="dxa"/>
            <w:shd w:val="clear" w:color="auto" w:fill="auto"/>
          </w:tcPr>
          <w:p w14:paraId="54EE45F9" w14:textId="77777777" w:rsidR="006A2F41" w:rsidRPr="00D82A73" w:rsidRDefault="006A2F41" w:rsidP="0026766E">
            <w:pPr>
              <w:rPr>
                <w:b/>
              </w:rPr>
            </w:pPr>
            <w:r w:rsidRPr="00D82A73">
              <w:rPr>
                <w:b/>
              </w:rPr>
              <w:t>Informationsklass</w:t>
            </w:r>
          </w:p>
        </w:tc>
        <w:tc>
          <w:tcPr>
            <w:tcW w:w="4374" w:type="dxa"/>
            <w:shd w:val="clear" w:color="auto" w:fill="auto"/>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9C52F6">
        <w:tc>
          <w:tcPr>
            <w:tcW w:w="4346" w:type="dxa"/>
            <w:shd w:val="clear" w:color="auto" w:fill="auto"/>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9C52F6">
        <w:tc>
          <w:tcPr>
            <w:tcW w:w="4346" w:type="dxa"/>
            <w:shd w:val="clear" w:color="auto" w:fill="auto"/>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9C52F6">
        <w:tc>
          <w:tcPr>
            <w:tcW w:w="4346" w:type="dxa"/>
            <w:shd w:val="clear" w:color="auto" w:fill="auto"/>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9C52F6">
        <w:tc>
          <w:tcPr>
            <w:tcW w:w="4346" w:type="dxa"/>
            <w:shd w:val="clear" w:color="auto" w:fill="auto"/>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9C52F6">
        <w:tc>
          <w:tcPr>
            <w:tcW w:w="4346" w:type="dxa"/>
            <w:shd w:val="clear" w:color="auto" w:fill="auto"/>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9C52F6">
        <w:tc>
          <w:tcPr>
            <w:tcW w:w="4346" w:type="dxa"/>
            <w:shd w:val="clear" w:color="auto" w:fill="auto"/>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9C52F6">
        <w:tc>
          <w:tcPr>
            <w:tcW w:w="4346" w:type="dxa"/>
            <w:shd w:val="clear" w:color="auto" w:fill="auto"/>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
          <w:p w14:paraId="5BFDFADD" w14:textId="77777777" w:rsidR="006A2F41" w:rsidRPr="00D82A73" w:rsidRDefault="006A2F41" w:rsidP="0026766E">
            <w:r w:rsidRPr="00D82A73">
              <w:t>Innehåller information om mallen delas.</w:t>
            </w:r>
          </w:p>
        </w:tc>
      </w:tr>
      <w:tr w:rsidR="006A2F41" w:rsidRPr="00D82A73" w14:paraId="3093F3E7" w14:textId="77777777" w:rsidTr="009C52F6">
        <w:tc>
          <w:tcPr>
            <w:tcW w:w="4346" w:type="dxa"/>
            <w:shd w:val="clear" w:color="auto" w:fill="auto"/>
          </w:tcPr>
          <w:p w14:paraId="0FE07BAE" w14:textId="77777777" w:rsidR="006A2F41" w:rsidRPr="00D82A73" w:rsidRDefault="006A2F41" w:rsidP="0026766E">
            <w:r w:rsidRPr="00D82A73">
              <w:t>Frågor</w:t>
            </w:r>
            <w:r w:rsidRPr="00D82A73">
              <w:br/>
              <w:t>(Question)</w:t>
            </w:r>
          </w:p>
        </w:tc>
        <w:tc>
          <w:tcPr>
            <w:tcW w:w="4374" w:type="dxa"/>
            <w:shd w:val="clear" w:color="auto" w:fill="auto"/>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9C52F6">
        <w:tc>
          <w:tcPr>
            <w:tcW w:w="4346" w:type="dxa"/>
            <w:shd w:val="clear" w:color="auto" w:fill="auto"/>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
          <w:p w14:paraId="32FEE603" w14:textId="77777777" w:rsidR="006A2F41" w:rsidRPr="00D82A73" w:rsidRDefault="006A2F41" w:rsidP="0026766E">
            <w:r w:rsidRPr="00D82A73">
              <w:t>Mall för en fråga.</w:t>
            </w:r>
          </w:p>
        </w:tc>
      </w:tr>
      <w:tr w:rsidR="006A2F41" w:rsidRPr="00D82A73" w14:paraId="4BC7639D" w14:textId="77777777" w:rsidTr="009C52F6">
        <w:tc>
          <w:tcPr>
            <w:tcW w:w="4346" w:type="dxa"/>
            <w:shd w:val="clear" w:color="auto" w:fill="auto"/>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
          <w:p w14:paraId="120B04E4" w14:textId="77777777" w:rsidR="006A2F41" w:rsidRPr="00D82A73" w:rsidRDefault="006A2F41" w:rsidP="0026766E">
            <w:r w:rsidRPr="00D82A73">
              <w:t>Innehåller en frågas svarsalternativ.</w:t>
            </w:r>
          </w:p>
        </w:tc>
      </w:tr>
      <w:tr w:rsidR="006A2F41" w:rsidRPr="00D82A73" w14:paraId="018525F7" w14:textId="77777777" w:rsidTr="009C52F6">
        <w:tc>
          <w:tcPr>
            <w:tcW w:w="4346" w:type="dxa"/>
            <w:shd w:val="clear" w:color="auto" w:fill="auto"/>
          </w:tcPr>
          <w:p w14:paraId="3B454E22" w14:textId="77777777" w:rsidR="006A2F41" w:rsidRPr="00D82A73" w:rsidRDefault="006A2F41" w:rsidP="0026766E">
            <w:r w:rsidRPr="00D82A73">
              <w:t>Svar</w:t>
            </w:r>
            <w:r w:rsidRPr="00D82A73">
              <w:br/>
              <w:t>(Answer)</w:t>
            </w:r>
          </w:p>
        </w:tc>
        <w:tc>
          <w:tcPr>
            <w:tcW w:w="4374" w:type="dxa"/>
            <w:shd w:val="clear" w:color="auto" w:fill="auto"/>
          </w:tcPr>
          <w:p w14:paraId="6CD34EDB" w14:textId="77777777" w:rsidR="006A2F41" w:rsidRPr="00D82A73" w:rsidRDefault="006A2F41" w:rsidP="0026766E">
            <w:r w:rsidRPr="00D82A73">
              <w:t>Innehåller svaret på en fråga.</w:t>
            </w:r>
          </w:p>
        </w:tc>
      </w:tr>
      <w:tr w:rsidR="006A2F41" w:rsidRPr="00D82A73" w14:paraId="78DC0566" w14:textId="77777777" w:rsidTr="009C52F6">
        <w:tc>
          <w:tcPr>
            <w:tcW w:w="4346" w:type="dxa"/>
            <w:shd w:val="clear" w:color="auto" w:fill="auto"/>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9C52F6">
        <w:tc>
          <w:tcPr>
            <w:tcW w:w="4346" w:type="dxa"/>
            <w:shd w:val="clear" w:color="auto" w:fill="auto"/>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
          <w:p w14:paraId="0D955032" w14:textId="77777777" w:rsidR="006A2F41" w:rsidRPr="00D82A73" w:rsidRDefault="006A2F41" w:rsidP="0026766E">
            <w:r w:rsidRPr="00D82A73">
              <w:t xml:space="preserve">Objekt för kodverk och kodvärde. Används för att konfigurera specifikt kodverk+kode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9C52F6">
        <w:tc>
          <w:tcPr>
            <w:tcW w:w="4346" w:type="dxa"/>
            <w:shd w:val="clear" w:color="auto" w:fill="auto"/>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9C52F6">
        <w:tc>
          <w:tcPr>
            <w:tcW w:w="4346" w:type="dxa"/>
            <w:shd w:val="clear" w:color="auto" w:fill="auto"/>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9C52F6">
        <w:tc>
          <w:tcPr>
            <w:tcW w:w="4346" w:type="dxa"/>
            <w:shd w:val="clear" w:color="auto" w:fill="auto"/>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
          <w:p w14:paraId="7CE38EE1" w14:textId="77777777" w:rsidR="006A2F41" w:rsidRPr="00D82A73" w:rsidRDefault="006A2F41" w:rsidP="0026766E">
            <w:r w:rsidRPr="00D82A73">
              <w:t>Objekt för att beskriva media.</w:t>
            </w:r>
          </w:p>
        </w:tc>
      </w:tr>
      <w:tr w:rsidR="006A2F41" w:rsidRPr="00D82A73" w14:paraId="2EDE73BD" w14:textId="77777777" w:rsidTr="009C52F6">
        <w:tc>
          <w:tcPr>
            <w:tcW w:w="4346" w:type="dxa"/>
            <w:shd w:val="clear" w:color="auto" w:fill="auto"/>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9C52F6">
        <w:tc>
          <w:tcPr>
            <w:tcW w:w="4346" w:type="dxa"/>
            <w:shd w:val="clear" w:color="auto" w:fill="auto"/>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
          <w:p w14:paraId="5D71BC66" w14:textId="64512809" w:rsidR="006A2F41" w:rsidRPr="00D82A73" w:rsidRDefault="006A2F41" w:rsidP="0026766E">
            <w:r w:rsidRPr="00D82A73">
              <w:t xml:space="preserve">Objekt för att </w:t>
            </w:r>
            <w:r w:rsidR="0047354F" w:rsidRPr="00D82A73">
              <w:t>definiera</w:t>
            </w:r>
            <w:r w:rsidRPr="00D82A73">
              <w:t xml:space="preserve"> var en fråga skall placeras i ”grid”.</w:t>
            </w:r>
          </w:p>
        </w:tc>
      </w:tr>
    </w:tbl>
    <w:p w14:paraId="3F210F9C" w14:textId="77777777" w:rsidR="006A2F41" w:rsidRPr="00D82A73" w:rsidRDefault="006A2F41" w:rsidP="006A2F41"/>
    <w:p w14:paraId="25A19710" w14:textId="77777777" w:rsidR="006A2F41" w:rsidRPr="00D82A73" w:rsidRDefault="006A2F41" w:rsidP="006A2F41"/>
    <w:p w14:paraId="00551EA1" w14:textId="77777777" w:rsidR="006A2F41" w:rsidRDefault="006A2F41" w:rsidP="0039481C">
      <w:pPr>
        <w:pStyle w:val="Heading2"/>
        <w:sectPr w:rsidR="006A2F41" w:rsidSect="000A531A">
          <w:headerReference w:type="default" r:id="rId21"/>
          <w:footerReference w:type="default" r:id="rId22"/>
          <w:headerReference w:type="first" r:id="rId23"/>
          <w:footerReference w:type="first" r:id="rId24"/>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2321" w:name="_Toc220986026"/>
      <w:bookmarkStart w:id="2322" w:name="_Toc386458082"/>
      <w:bookmarkStart w:id="2323" w:name="_Toc390951671"/>
      <w:r>
        <w:lastRenderedPageBreak/>
        <w:t xml:space="preserve">Klasser och attribut </w:t>
      </w:r>
      <w:r w:rsidR="0039481C">
        <w:t>V-MIM</w:t>
      </w:r>
      <w:bookmarkEnd w:id="2307"/>
      <w:bookmarkEnd w:id="2308"/>
      <w:bookmarkEnd w:id="2321"/>
      <w:bookmarkEnd w:id="2322"/>
      <w:bookmarkEnd w:id="2323"/>
      <w:r w:rsidR="0039481C">
        <w:t xml:space="preserve"> </w:t>
      </w:r>
    </w:p>
    <w:p w14:paraId="7458E333" w14:textId="77777777" w:rsidR="006A2F41" w:rsidRPr="00D82A73" w:rsidRDefault="006A2F41" w:rsidP="006A2F41">
      <w:pPr>
        <w:pStyle w:val="Heading3"/>
      </w:pPr>
      <w:bookmarkStart w:id="2324" w:name="_Toc193243781"/>
      <w:bookmarkStart w:id="2325" w:name="_Toc220986027"/>
      <w:bookmarkStart w:id="2326" w:name="_Toc386458083"/>
      <w:bookmarkStart w:id="2327" w:name="_Toc390951672"/>
      <w:r w:rsidRPr="00D82A73">
        <w:t>Klass Formulär (Form)</w:t>
      </w:r>
      <w:bookmarkEnd w:id="2324"/>
      <w:bookmarkEnd w:id="2325"/>
      <w:bookmarkEnd w:id="2326"/>
      <w:bookmarkEnd w:id="2327"/>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162"/>
        <w:gridCol w:w="1078"/>
        <w:tblGridChange w:id="2328">
          <w:tblGrid>
            <w:gridCol w:w="103"/>
            <w:gridCol w:w="15"/>
            <w:gridCol w:w="2449"/>
            <w:gridCol w:w="103"/>
            <w:gridCol w:w="3285"/>
            <w:gridCol w:w="103"/>
            <w:gridCol w:w="1037"/>
            <w:gridCol w:w="103"/>
            <w:gridCol w:w="617"/>
            <w:gridCol w:w="103"/>
            <w:gridCol w:w="1736"/>
            <w:gridCol w:w="103"/>
            <w:gridCol w:w="1778"/>
            <w:gridCol w:w="103"/>
            <w:gridCol w:w="1097"/>
            <w:gridCol w:w="1080"/>
            <w:gridCol w:w="1160"/>
            <w:gridCol w:w="103"/>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1879C53A" w:rsidR="006A2F41" w:rsidRPr="00727585" w:rsidRDefault="006A2F41" w:rsidP="0026766E">
            <w:pPr>
              <w:rPr>
                <w:rFonts w:eastAsia="Arial Unicode MS"/>
                <w:rPrChange w:id="2329" w:author="Jarno Nieminen" w:date="2014-06-19T11:29:00Z">
                  <w:rPr>
                    <w:rFonts w:eastAsia="Arial Unicode MS"/>
                    <w:b/>
                  </w:rPr>
                </w:rPrChange>
              </w:rPr>
            </w:pPr>
            <w:r w:rsidRPr="00727585">
              <w:rPr>
                <w:rFonts w:eastAsia="Arial Unicode MS"/>
                <w:rPrChange w:id="2330" w:author="Jarno Nieminen" w:date="2014-06-19T11:29:00Z">
                  <w:rPr>
                    <w:rFonts w:eastAsia="Arial Unicode MS"/>
                    <w:b/>
                  </w:rPr>
                </w:rPrChange>
              </w:rPr>
              <w:t>Fylls i samråd med TIS</w:t>
            </w:r>
            <w:bookmarkStart w:id="2331" w:name="OLE_LINK3"/>
            <w:bookmarkStart w:id="2332" w:name="OLE_LINK4"/>
          </w:p>
        </w:tc>
      </w:tr>
      <w:bookmarkEnd w:id="2331"/>
      <w:bookmarkEnd w:id="2332"/>
      <w:tr w:rsidR="00601C65" w:rsidRPr="00D82A73" w14:paraId="160DAB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334" w:author="Jarno Nieminen" w:date="2014-06-19T12:28:00Z">
            <w:trPr>
              <w:gridAfter w:val="0"/>
              <w:cantSplit/>
              <w:trHeight w:val="375"/>
            </w:trPr>
          </w:trPrChange>
        </w:trPr>
        <w:tc>
          <w:tcPr>
            <w:tcW w:w="2567" w:type="dxa"/>
            <w:gridSpan w:val="2"/>
            <w:vMerge/>
            <w:shd w:val="pct25" w:color="auto" w:fill="auto"/>
            <w:tcPrChange w:id="2335" w:author="Jarno Nieminen" w:date="2014-06-19T12:28:00Z">
              <w:tcPr>
                <w:tcW w:w="2567" w:type="dxa"/>
                <w:gridSpan w:val="3"/>
                <w:vMerge/>
                <w:shd w:val="pct25" w:color="auto" w:fill="auto"/>
              </w:tcPr>
            </w:tcPrChange>
          </w:tcPr>
          <w:p w14:paraId="006B9C96" w14:textId="77777777" w:rsidR="006A2F41" w:rsidRPr="00D82A73" w:rsidRDefault="006A2F41" w:rsidP="0026766E"/>
        </w:tc>
        <w:tc>
          <w:tcPr>
            <w:tcW w:w="3388" w:type="dxa"/>
            <w:vMerge/>
            <w:shd w:val="pct25" w:color="auto" w:fill="auto"/>
            <w:tcPrChange w:id="2336" w:author="Jarno Nieminen" w:date="2014-06-19T12:28:00Z">
              <w:tcPr>
                <w:tcW w:w="3388" w:type="dxa"/>
                <w:gridSpan w:val="2"/>
                <w:vMerge/>
                <w:shd w:val="pct25" w:color="auto" w:fill="auto"/>
              </w:tcPr>
            </w:tcPrChange>
          </w:tcPr>
          <w:p w14:paraId="3B62D70C" w14:textId="77777777" w:rsidR="006A2F41" w:rsidRPr="00D82A73" w:rsidRDefault="006A2F41" w:rsidP="0026766E"/>
        </w:tc>
        <w:tc>
          <w:tcPr>
            <w:tcW w:w="1140" w:type="dxa"/>
            <w:vMerge/>
            <w:shd w:val="pct25" w:color="auto" w:fill="auto"/>
            <w:tcPrChange w:id="2337" w:author="Jarno Nieminen" w:date="2014-06-19T12:28:00Z">
              <w:tcPr>
                <w:tcW w:w="1140" w:type="dxa"/>
                <w:gridSpan w:val="2"/>
                <w:vMerge/>
                <w:shd w:val="pct25" w:color="auto" w:fill="auto"/>
              </w:tcPr>
            </w:tcPrChange>
          </w:tcPr>
          <w:p w14:paraId="59E0B5CF" w14:textId="77777777" w:rsidR="006A2F41" w:rsidRPr="00D82A73" w:rsidRDefault="006A2F41" w:rsidP="0026766E"/>
        </w:tc>
        <w:tc>
          <w:tcPr>
            <w:tcW w:w="720" w:type="dxa"/>
            <w:vMerge/>
            <w:shd w:val="pct25" w:color="auto" w:fill="auto"/>
            <w:tcPrChange w:id="2338" w:author="Jarno Nieminen" w:date="2014-06-19T12:28:00Z">
              <w:tcPr>
                <w:tcW w:w="720" w:type="dxa"/>
                <w:gridSpan w:val="2"/>
                <w:vMerge/>
                <w:shd w:val="pct25" w:color="auto" w:fill="auto"/>
              </w:tcPr>
            </w:tcPrChange>
          </w:tcPr>
          <w:p w14:paraId="1CABB253" w14:textId="77777777" w:rsidR="006A2F41" w:rsidRPr="00D82A73" w:rsidRDefault="006A2F41" w:rsidP="0026766E"/>
        </w:tc>
        <w:tc>
          <w:tcPr>
            <w:tcW w:w="1839" w:type="dxa"/>
            <w:vMerge/>
            <w:shd w:val="pct25" w:color="auto" w:fill="auto"/>
            <w:tcPrChange w:id="2339" w:author="Jarno Nieminen" w:date="2014-06-19T12:28:00Z">
              <w:tcPr>
                <w:tcW w:w="1839" w:type="dxa"/>
                <w:gridSpan w:val="2"/>
                <w:vMerge/>
                <w:shd w:val="pct25" w:color="auto" w:fill="auto"/>
              </w:tcPr>
            </w:tcPrChange>
          </w:tcPr>
          <w:p w14:paraId="01E4D1C1" w14:textId="77777777" w:rsidR="006A2F41" w:rsidRPr="00D82A73" w:rsidRDefault="006A2F41" w:rsidP="0026766E"/>
        </w:tc>
        <w:tc>
          <w:tcPr>
            <w:tcW w:w="1881" w:type="dxa"/>
            <w:vMerge/>
            <w:shd w:val="pct25" w:color="auto" w:fill="auto"/>
            <w:tcPrChange w:id="2340" w:author="Jarno Nieminen" w:date="2014-06-19T12:28:00Z">
              <w:tcPr>
                <w:tcW w:w="1881" w:type="dxa"/>
                <w:gridSpan w:val="2"/>
                <w:vMerge/>
                <w:shd w:val="pct25" w:color="auto" w:fill="auto"/>
              </w:tcPr>
            </w:tcPrChange>
          </w:tcPr>
          <w:p w14:paraId="424F840C" w14:textId="77777777" w:rsidR="006A2F41" w:rsidRPr="00D82A73" w:rsidRDefault="006A2F41" w:rsidP="0026766E"/>
        </w:tc>
        <w:tc>
          <w:tcPr>
            <w:tcW w:w="1200" w:type="dxa"/>
            <w:tcBorders>
              <w:bottom w:val="single" w:sz="4" w:space="0" w:color="auto"/>
            </w:tcBorders>
            <w:shd w:val="pct25" w:color="auto" w:fill="auto"/>
            <w:tcPrChange w:id="2341" w:author="Jarno Nieminen" w:date="2014-06-19T12:28:00Z">
              <w:tcPr>
                <w:tcW w:w="1200" w:type="dxa"/>
                <w:gridSpan w:val="2"/>
                <w:tcBorders>
                  <w:bottom w:val="single" w:sz="4" w:space="0" w:color="auto"/>
                </w:tcBorders>
                <w:shd w:val="pct25" w:color="auto" w:fill="auto"/>
              </w:tcPr>
            </w:tcPrChange>
          </w:tcPr>
          <w:p w14:paraId="7F899D45" w14:textId="63AAB6D6" w:rsidR="006A2F41" w:rsidRPr="00727585" w:rsidRDefault="006A2F41">
            <w:pPr>
              <w:rPr>
                <w:rFonts w:eastAsia="Arial Unicode MS"/>
                <w:rPrChange w:id="2342" w:author="Jarno Nieminen" w:date="2014-06-19T11:29:00Z">
                  <w:rPr>
                    <w:rFonts w:eastAsia="Arial Unicode MS"/>
                    <w:b/>
                  </w:rPr>
                </w:rPrChange>
              </w:rPr>
            </w:pPr>
            <w:del w:id="2343" w:author="Jarno Nieminen" w:date="2014-06-19T10:04:00Z">
              <w:r w:rsidRPr="00727585" w:rsidDel="00DF40AE">
                <w:rPr>
                  <w:rFonts w:eastAsia="Arial Unicode MS"/>
                  <w:rPrChange w:id="2344" w:author="Jarno Nieminen" w:date="2014-06-19T11:29:00Z">
                    <w:rPr>
                      <w:rFonts w:eastAsia="Arial Unicode MS"/>
                      <w:b/>
                    </w:rPr>
                  </w:rPrChange>
                </w:rPr>
                <w:delText xml:space="preserve">Attribut </w:delText>
              </w:r>
            </w:del>
            <w:ins w:id="2345" w:author="Jarno Nieminen" w:date="2014-06-19T10:04:00Z">
              <w:r w:rsidR="00DF40AE" w:rsidRPr="00727585">
                <w:rPr>
                  <w:rFonts w:eastAsia="Arial Unicode MS"/>
                  <w:rPrChange w:id="2346" w:author="Jarno Nieminen" w:date="2014-06-19T11:29:00Z">
                    <w:rPr>
                      <w:rFonts w:eastAsia="Arial Unicode MS"/>
                      <w:b/>
                    </w:rPr>
                  </w:rPrChange>
                </w:rPr>
                <w:t xml:space="preserve">Klass </w:t>
              </w:r>
            </w:ins>
            <w:r w:rsidRPr="00727585">
              <w:rPr>
                <w:rFonts w:eastAsia="Arial Unicode MS"/>
                <w:rPrChange w:id="2347" w:author="Jarno Nieminen" w:date="2014-06-19T11:29:00Z">
                  <w:rPr>
                    <w:rFonts w:eastAsia="Arial Unicode MS"/>
                    <w:b/>
                  </w:rPr>
                </w:rPrChange>
              </w:rPr>
              <w:t>i V</w:t>
            </w:r>
            <w:del w:id="2348" w:author="Jarno Nieminen" w:date="2014-06-19T11:29:00Z">
              <w:r w:rsidRPr="00727585" w:rsidDel="00727585">
                <w:rPr>
                  <w:rFonts w:eastAsia="Arial Unicode MS"/>
                  <w:rPrChange w:id="2349" w:author="Jarno Nieminen" w:date="2014-06-19T11:29:00Z">
                    <w:rPr>
                      <w:rFonts w:eastAsia="Arial Unicode MS"/>
                      <w:b/>
                    </w:rPr>
                  </w:rPrChange>
                </w:rPr>
                <w:delText>-</w:delText>
              </w:r>
            </w:del>
            <w:ins w:id="2350" w:author="Jarno Nieminen" w:date="2014-06-19T11:29:00Z">
              <w:r w:rsidR="00727585" w:rsidRPr="00727585">
                <w:rPr>
                  <w:rFonts w:eastAsia="Arial Unicode MS"/>
                </w:rPr>
                <w:noBreakHyphen/>
              </w:r>
            </w:ins>
            <w:r w:rsidRPr="00727585">
              <w:rPr>
                <w:rFonts w:eastAsia="Arial Unicode MS"/>
                <w:rPrChange w:id="2351" w:author="Jarno Nieminen" w:date="2014-06-19T11:29:00Z">
                  <w:rPr>
                    <w:rFonts w:eastAsia="Arial Unicode MS"/>
                    <w:b/>
                  </w:rPr>
                </w:rPrChange>
              </w:rPr>
              <w:t>TIM</w:t>
            </w:r>
          </w:p>
        </w:tc>
        <w:tc>
          <w:tcPr>
            <w:tcW w:w="1162" w:type="dxa"/>
            <w:tcBorders>
              <w:bottom w:val="single" w:sz="4" w:space="0" w:color="auto"/>
            </w:tcBorders>
            <w:shd w:val="pct25" w:color="auto" w:fill="auto"/>
            <w:tcPrChange w:id="2352" w:author="Jarno Nieminen" w:date="2014-06-19T12:28:00Z">
              <w:tcPr>
                <w:tcW w:w="1080" w:type="dxa"/>
                <w:tcBorders>
                  <w:bottom w:val="single" w:sz="4" w:space="0" w:color="auto"/>
                </w:tcBorders>
                <w:shd w:val="pct25" w:color="auto" w:fill="auto"/>
              </w:tcPr>
            </w:tcPrChange>
          </w:tcPr>
          <w:p w14:paraId="5D6359E6" w14:textId="398334D0" w:rsidR="006A2F41" w:rsidRPr="00727585" w:rsidRDefault="00727585" w:rsidP="0026766E">
            <w:pPr>
              <w:rPr>
                <w:rFonts w:eastAsia="Arial Unicode MS"/>
                <w:rPrChange w:id="2353" w:author="Jarno Nieminen" w:date="2014-06-19T11:29:00Z">
                  <w:rPr>
                    <w:rFonts w:eastAsia="Arial Unicode MS"/>
                    <w:b/>
                  </w:rPr>
                </w:rPrChange>
              </w:rPr>
            </w:pPr>
            <w:ins w:id="2354" w:author="Jarno Nieminen" w:date="2014-06-19T10:03:00Z">
              <w:r w:rsidRPr="00727585">
                <w:rPr>
                  <w:rFonts w:eastAsia="Arial Unicode MS"/>
                  <w:rPrChange w:id="2355" w:author="Jarno Nieminen" w:date="2014-06-19T11:29:00Z">
                    <w:rPr>
                      <w:rFonts w:eastAsia="Arial Unicode MS"/>
                      <w:b/>
                    </w:rPr>
                  </w:rPrChange>
                </w:rPr>
                <w:t>Attribut i V</w:t>
              </w:r>
            </w:ins>
            <w:ins w:id="2356" w:author="Jarno Nieminen" w:date="2014-06-19T11:29:00Z">
              <w:r w:rsidRPr="00727585">
                <w:rPr>
                  <w:rFonts w:eastAsia="Arial Unicode MS"/>
                </w:rPr>
                <w:noBreakHyphen/>
              </w:r>
            </w:ins>
            <w:ins w:id="2357" w:author="Jarno Nieminen" w:date="2014-06-19T10:03:00Z">
              <w:r w:rsidR="00DF40AE" w:rsidRPr="00727585">
                <w:rPr>
                  <w:rFonts w:eastAsia="Arial Unicode MS"/>
                  <w:rPrChange w:id="2358" w:author="Jarno Nieminen" w:date="2014-06-19T11:29:00Z">
                    <w:rPr>
                      <w:rFonts w:eastAsia="Arial Unicode MS"/>
                      <w:b/>
                    </w:rPr>
                  </w:rPrChange>
                </w:rPr>
                <w:t>TIM</w:t>
              </w:r>
            </w:ins>
          </w:p>
        </w:tc>
        <w:tc>
          <w:tcPr>
            <w:tcW w:w="1078" w:type="dxa"/>
            <w:tcBorders>
              <w:bottom w:val="single" w:sz="4" w:space="0" w:color="auto"/>
            </w:tcBorders>
            <w:shd w:val="pct25" w:color="auto" w:fill="auto"/>
            <w:tcPrChange w:id="2359" w:author="Jarno Nieminen" w:date="2014-06-19T12:28:00Z">
              <w:tcPr>
                <w:tcW w:w="1160" w:type="dxa"/>
                <w:tcBorders>
                  <w:bottom w:val="single" w:sz="4" w:space="0" w:color="auto"/>
                </w:tcBorders>
                <w:shd w:val="pct25" w:color="auto" w:fill="auto"/>
              </w:tcPr>
            </w:tcPrChange>
          </w:tcPr>
          <w:p w14:paraId="477CB3E1" w14:textId="68157736" w:rsidR="006A2F41" w:rsidRPr="00727585" w:rsidRDefault="00727585" w:rsidP="0026766E">
            <w:pPr>
              <w:rPr>
                <w:rFonts w:eastAsia="Arial Unicode MS"/>
                <w:rPrChange w:id="2360" w:author="Jarno Nieminen" w:date="2014-06-19T11:29:00Z">
                  <w:rPr>
                    <w:rFonts w:eastAsia="Arial Unicode MS"/>
                    <w:b/>
                  </w:rPr>
                </w:rPrChange>
              </w:rPr>
            </w:pPr>
            <w:ins w:id="2361" w:author="Jarno Nieminen" w:date="2014-06-19T11:29:00Z">
              <w:r w:rsidRPr="00727585">
                <w:rPr>
                  <w:rFonts w:eastAsia="Arial Unicode MS"/>
                </w:rPr>
                <w:t>Kodverk i V</w:t>
              </w:r>
              <w:r w:rsidRPr="00727585">
                <w:rPr>
                  <w:rFonts w:eastAsia="Arial Unicode MS"/>
                </w:rPr>
                <w:noBreakHyphen/>
                <w:t>TIM</w:t>
              </w:r>
            </w:ins>
          </w:p>
        </w:tc>
      </w:tr>
      <w:tr w:rsidR="006A2F41" w:rsidRPr="00D82A73" w14:paraId="00EAD2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6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63" w:author="Jarno Nieminen" w:date="2014-06-19T12:28:00Z">
            <w:trPr>
              <w:gridAfter w:val="0"/>
              <w:trHeight w:val="217"/>
            </w:trPr>
          </w:trPrChange>
        </w:trPr>
        <w:tc>
          <w:tcPr>
            <w:tcW w:w="2567" w:type="dxa"/>
            <w:gridSpan w:val="2"/>
            <w:tcPrChange w:id="2364" w:author="Jarno Nieminen" w:date="2014-06-19T12:28: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2365" w:author="Jarno Nieminen" w:date="2014-06-19T12:28: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2366" w:author="Jarno Nieminen" w:date="2014-06-19T12:28: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2367" w:author="Jarno Nieminen" w:date="2014-06-19T12:28: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2368" w:author="Jarno Nieminen" w:date="2014-06-19T12:28: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2369" w:author="Jarno Nieminen" w:date="2014-06-19T12:28: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2370" w:author="Jarno Nieminen" w:date="2014-06-19T12:28:00Z">
              <w:tcPr>
                <w:tcW w:w="1200" w:type="dxa"/>
                <w:gridSpan w:val="2"/>
                <w:shd w:val="clear" w:color="auto" w:fill="auto"/>
              </w:tcPr>
            </w:tcPrChange>
          </w:tcPr>
          <w:p w14:paraId="3E6A5191" w14:textId="0B15772F" w:rsidR="006A2F41" w:rsidRPr="00D82A73" w:rsidRDefault="00B424C3" w:rsidP="0026766E">
            <w:pPr>
              <w:rPr>
                <w:rFonts w:ascii="Arial" w:eastAsia="Arial Unicode MS" w:hAnsi="Arial"/>
              </w:rPr>
            </w:pPr>
            <w:ins w:id="2371" w:author="Jarno Nieminen" w:date="2014-06-19T10:24:00Z">
              <w:r w:rsidRPr="00B424C3">
                <w:rPr>
                  <w:rFonts w:ascii="Arial" w:eastAsia="Arial Unicode MS" w:hAnsi="Arial"/>
                </w:rPr>
                <w:t>Vård och omsorgsutövare</w:t>
              </w:r>
            </w:ins>
          </w:p>
        </w:tc>
        <w:tc>
          <w:tcPr>
            <w:tcW w:w="1162" w:type="dxa"/>
            <w:shd w:val="clear" w:color="auto" w:fill="auto"/>
            <w:tcPrChange w:id="2372" w:author="Jarno Nieminen" w:date="2014-06-19T12:28:00Z">
              <w:tcPr>
                <w:tcW w:w="1080" w:type="dxa"/>
                <w:shd w:val="clear" w:color="auto" w:fill="auto"/>
              </w:tcPr>
            </w:tcPrChange>
          </w:tcPr>
          <w:p w14:paraId="0FC7FE5F" w14:textId="5707E7D3" w:rsidR="006A2F41" w:rsidRPr="00D82A73" w:rsidRDefault="00B424C3" w:rsidP="0026766E">
            <w:pPr>
              <w:rPr>
                <w:rFonts w:ascii="Arial" w:eastAsia="Arial Unicode MS" w:hAnsi="Arial"/>
              </w:rPr>
            </w:pPr>
            <w:ins w:id="2373" w:author="Jarno Nieminen" w:date="2014-06-19T10:26:00Z">
              <w:r w:rsidRPr="00B424C3">
                <w:rPr>
                  <w:rFonts w:ascii="Arial" w:eastAsia="Arial Unicode MS" w:hAnsi="Arial"/>
                </w:rPr>
                <w:t>enhet id</w:t>
              </w:r>
            </w:ins>
          </w:p>
        </w:tc>
        <w:tc>
          <w:tcPr>
            <w:tcW w:w="1078" w:type="dxa"/>
            <w:shd w:val="clear" w:color="auto" w:fill="auto"/>
            <w:tcPrChange w:id="2374" w:author="Jarno Nieminen" w:date="2014-06-19T12:28:00Z">
              <w:tcPr>
                <w:tcW w:w="1160" w:type="dxa"/>
                <w:shd w:val="clear" w:color="auto" w:fill="auto"/>
              </w:tcPr>
            </w:tcPrChange>
          </w:tcPr>
          <w:p w14:paraId="06763C0F" w14:textId="1F148E69" w:rsidR="006A2F41" w:rsidRPr="00D82A73" w:rsidRDefault="00F94DA9" w:rsidP="0026766E">
            <w:pPr>
              <w:rPr>
                <w:rFonts w:ascii="Arial" w:eastAsia="Arial Unicode MS" w:hAnsi="Arial"/>
              </w:rPr>
            </w:pPr>
            <w:ins w:id="2375" w:author="Jarno Nieminen" w:date="2014-06-19T12:27:00Z">
              <w:r>
                <w:rPr>
                  <w:rFonts w:ascii="Arial" w:eastAsia="Arial Unicode MS" w:hAnsi="Arial"/>
                </w:rPr>
                <w:t>N/A</w:t>
              </w:r>
            </w:ins>
          </w:p>
        </w:tc>
      </w:tr>
      <w:tr w:rsidR="00B424C3" w:rsidRPr="00D82A73" w14:paraId="584959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7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77" w:author="Jarno Nieminen" w:date="2014-06-19T12:28:00Z">
            <w:trPr>
              <w:gridAfter w:val="0"/>
              <w:trHeight w:val="217"/>
            </w:trPr>
          </w:trPrChange>
        </w:trPr>
        <w:tc>
          <w:tcPr>
            <w:tcW w:w="2567" w:type="dxa"/>
            <w:gridSpan w:val="2"/>
            <w:tcPrChange w:id="2378" w:author="Jarno Nieminen" w:date="2014-06-19T12:28:00Z">
              <w:tcPr>
                <w:tcW w:w="2567" w:type="dxa"/>
                <w:gridSpan w:val="3"/>
              </w:tcPr>
            </w:tcPrChange>
          </w:tcPr>
          <w:p w14:paraId="4B8B3AA9" w14:textId="77777777" w:rsidR="00B424C3" w:rsidRPr="00D82A73" w:rsidRDefault="00B424C3" w:rsidP="00B424C3">
            <w:pPr>
              <w:rPr>
                <w:rFonts w:eastAsia="Arial Unicode MS"/>
              </w:rPr>
            </w:pPr>
            <w:r w:rsidRPr="00D82A73">
              <w:rPr>
                <w:rFonts w:eastAsia="Arial Unicode MS"/>
              </w:rPr>
              <w:t xml:space="preserve">Enhets-id ansvarig </w:t>
            </w:r>
          </w:p>
          <w:p w14:paraId="375651F8" w14:textId="77777777" w:rsidR="00B424C3" w:rsidRPr="00D82A73" w:rsidRDefault="00B424C3" w:rsidP="00B424C3">
            <w:pPr>
              <w:rPr>
                <w:rFonts w:eastAsia="Arial Unicode MS"/>
              </w:rPr>
            </w:pPr>
            <w:r w:rsidRPr="00D82A73">
              <w:rPr>
                <w:rFonts w:eastAsia="Arial Unicode MS"/>
              </w:rPr>
              <w:t>(healthcare_ MedUnit)</w:t>
            </w:r>
          </w:p>
        </w:tc>
        <w:tc>
          <w:tcPr>
            <w:tcW w:w="3388" w:type="dxa"/>
            <w:tcPrChange w:id="2379" w:author="Jarno Nieminen" w:date="2014-06-19T12:28:00Z">
              <w:tcPr>
                <w:tcW w:w="3388" w:type="dxa"/>
                <w:gridSpan w:val="2"/>
              </w:tcPr>
            </w:tcPrChange>
          </w:tcPr>
          <w:p w14:paraId="05935D9B" w14:textId="77777777" w:rsidR="00B424C3" w:rsidRPr="00D82A73" w:rsidRDefault="00B424C3" w:rsidP="00B424C3">
            <w:r w:rsidRPr="00D82A73">
              <w:t>Medicinsk ansvarig klinik/vårdcentral eller motsvarande.</w:t>
            </w:r>
          </w:p>
          <w:p w14:paraId="017AB3DE" w14:textId="77777777" w:rsidR="00B424C3" w:rsidRPr="00D82A73" w:rsidRDefault="00B424C3" w:rsidP="00B424C3">
            <w:r w:rsidRPr="00D82A73">
              <w:t>T.ex. Medicinklinik</w:t>
            </w:r>
          </w:p>
        </w:tc>
        <w:tc>
          <w:tcPr>
            <w:tcW w:w="1140" w:type="dxa"/>
            <w:tcPrChange w:id="2380" w:author="Jarno Nieminen" w:date="2014-06-19T12:28:00Z">
              <w:tcPr>
                <w:tcW w:w="1140" w:type="dxa"/>
                <w:gridSpan w:val="2"/>
              </w:tcPr>
            </w:tcPrChange>
          </w:tcPr>
          <w:p w14:paraId="5B52F3BC" w14:textId="77777777" w:rsidR="00B424C3" w:rsidRPr="00D82A73" w:rsidRDefault="00B424C3" w:rsidP="00B424C3">
            <w:pPr>
              <w:rPr>
                <w:rFonts w:eastAsia="Arial Unicode MS"/>
              </w:rPr>
            </w:pPr>
            <w:r w:rsidRPr="00D82A73">
              <w:rPr>
                <w:rFonts w:eastAsia="Arial Unicode MS"/>
              </w:rPr>
              <w:t>II</w:t>
            </w:r>
          </w:p>
        </w:tc>
        <w:tc>
          <w:tcPr>
            <w:tcW w:w="720" w:type="dxa"/>
            <w:tcPrChange w:id="2381" w:author="Jarno Nieminen" w:date="2014-06-19T12:28:00Z">
              <w:tcPr>
                <w:tcW w:w="720" w:type="dxa"/>
                <w:gridSpan w:val="2"/>
              </w:tcPr>
            </w:tcPrChange>
          </w:tcPr>
          <w:p w14:paraId="185D53F5" w14:textId="77777777" w:rsidR="00B424C3" w:rsidRPr="00D82A73" w:rsidRDefault="00B424C3" w:rsidP="00B424C3">
            <w:pPr>
              <w:rPr>
                <w:rFonts w:eastAsia="Arial Unicode MS"/>
              </w:rPr>
            </w:pPr>
            <w:r w:rsidRPr="00D82A73">
              <w:rPr>
                <w:rFonts w:eastAsia="Arial Unicode MS"/>
              </w:rPr>
              <w:t>0..1</w:t>
            </w:r>
          </w:p>
        </w:tc>
        <w:tc>
          <w:tcPr>
            <w:tcW w:w="1839" w:type="dxa"/>
            <w:tcPrChange w:id="2382" w:author="Jarno Nieminen" w:date="2014-06-19T12:28:00Z">
              <w:tcPr>
                <w:tcW w:w="1839" w:type="dxa"/>
                <w:gridSpan w:val="2"/>
              </w:tcPr>
            </w:tcPrChange>
          </w:tcPr>
          <w:p w14:paraId="4F6AA915" w14:textId="77777777" w:rsidR="00B424C3" w:rsidRPr="00D82A73" w:rsidRDefault="00B424C3" w:rsidP="00B424C3">
            <w:pPr>
              <w:rPr>
                <w:rFonts w:eastAsia="Arial Unicode MS"/>
              </w:rPr>
            </w:pPr>
            <w:r w:rsidRPr="00D82A73">
              <w:rPr>
                <w:rFonts w:eastAsia="Arial Unicode MS"/>
              </w:rPr>
              <w:t>Hsa-id</w:t>
            </w:r>
          </w:p>
        </w:tc>
        <w:tc>
          <w:tcPr>
            <w:tcW w:w="1881" w:type="dxa"/>
            <w:tcPrChange w:id="2383" w:author="Jarno Nieminen" w:date="2014-06-19T12:28:00Z">
              <w:tcPr>
                <w:tcW w:w="1881" w:type="dxa"/>
                <w:gridSpan w:val="2"/>
              </w:tcPr>
            </w:tcPrChange>
          </w:tcPr>
          <w:p w14:paraId="49E5649E" w14:textId="77777777" w:rsidR="00B424C3" w:rsidRPr="00D82A73" w:rsidRDefault="00B424C3" w:rsidP="00B424C3">
            <w:pPr>
              <w:rPr>
                <w:rFonts w:ascii="Arial" w:eastAsia="Arial Unicode MS" w:hAnsi="Arial"/>
              </w:rPr>
            </w:pPr>
          </w:p>
        </w:tc>
        <w:tc>
          <w:tcPr>
            <w:tcW w:w="1200" w:type="dxa"/>
            <w:shd w:val="clear" w:color="auto" w:fill="auto"/>
            <w:tcPrChange w:id="2384" w:author="Jarno Nieminen" w:date="2014-06-19T12:28:00Z">
              <w:tcPr>
                <w:tcW w:w="1200" w:type="dxa"/>
                <w:gridSpan w:val="2"/>
                <w:shd w:val="clear" w:color="auto" w:fill="auto"/>
              </w:tcPr>
            </w:tcPrChange>
          </w:tcPr>
          <w:p w14:paraId="0051E103" w14:textId="4C9A5698" w:rsidR="00B424C3" w:rsidRPr="00D82A73" w:rsidRDefault="00B424C3" w:rsidP="00B424C3">
            <w:pPr>
              <w:rPr>
                <w:rFonts w:ascii="Arial" w:eastAsia="Arial Unicode MS" w:hAnsi="Arial"/>
              </w:rPr>
            </w:pPr>
            <w:ins w:id="2385" w:author="Jarno Nieminen" w:date="2014-06-19T10:34:00Z">
              <w:r w:rsidRPr="00B424C3">
                <w:rPr>
                  <w:rFonts w:ascii="Arial" w:eastAsia="Arial Unicode MS" w:hAnsi="Arial"/>
                </w:rPr>
                <w:t>Vård och omsorgsutövare</w:t>
              </w:r>
            </w:ins>
          </w:p>
        </w:tc>
        <w:tc>
          <w:tcPr>
            <w:tcW w:w="1162" w:type="dxa"/>
            <w:shd w:val="clear" w:color="auto" w:fill="auto"/>
            <w:tcPrChange w:id="2386" w:author="Jarno Nieminen" w:date="2014-06-19T12:28:00Z">
              <w:tcPr>
                <w:tcW w:w="1080" w:type="dxa"/>
                <w:shd w:val="clear" w:color="auto" w:fill="auto"/>
              </w:tcPr>
            </w:tcPrChange>
          </w:tcPr>
          <w:p w14:paraId="6031DADF" w14:textId="57F8D8D6" w:rsidR="00B424C3" w:rsidRPr="00D82A73" w:rsidRDefault="00B424C3" w:rsidP="00B424C3">
            <w:pPr>
              <w:rPr>
                <w:rFonts w:ascii="Arial" w:eastAsia="Arial Unicode MS" w:hAnsi="Arial"/>
              </w:rPr>
            </w:pPr>
            <w:ins w:id="2387" w:author="Jarno Nieminen" w:date="2014-06-19T10:34:00Z">
              <w:r w:rsidRPr="00B424C3">
                <w:rPr>
                  <w:rFonts w:ascii="Arial" w:eastAsia="Arial Unicode MS" w:hAnsi="Arial"/>
                </w:rPr>
                <w:t>enhet id</w:t>
              </w:r>
            </w:ins>
          </w:p>
        </w:tc>
        <w:tc>
          <w:tcPr>
            <w:tcW w:w="1078" w:type="dxa"/>
            <w:shd w:val="clear" w:color="auto" w:fill="auto"/>
            <w:tcPrChange w:id="2388" w:author="Jarno Nieminen" w:date="2014-06-19T12:28:00Z">
              <w:tcPr>
                <w:tcW w:w="1160" w:type="dxa"/>
                <w:shd w:val="clear" w:color="auto" w:fill="auto"/>
              </w:tcPr>
            </w:tcPrChange>
          </w:tcPr>
          <w:p w14:paraId="73A69259" w14:textId="63C235B6" w:rsidR="00B424C3" w:rsidRPr="00D82A73" w:rsidRDefault="00F94DA9" w:rsidP="00B424C3">
            <w:pPr>
              <w:rPr>
                <w:rFonts w:ascii="Arial" w:eastAsia="Arial Unicode MS" w:hAnsi="Arial"/>
              </w:rPr>
            </w:pPr>
            <w:ins w:id="2389" w:author="Jarno Nieminen" w:date="2014-06-19T12:27:00Z">
              <w:r>
                <w:rPr>
                  <w:rFonts w:ascii="Arial" w:eastAsia="Arial Unicode MS" w:hAnsi="Arial"/>
                </w:rPr>
                <w:t>N/A</w:t>
              </w:r>
            </w:ins>
          </w:p>
        </w:tc>
      </w:tr>
      <w:tr w:rsidR="00A31B46" w:rsidRPr="00D82A73" w14:paraId="0A0294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91" w:author="Jarno Nieminen" w:date="2014-06-19T12:28:00Z">
            <w:trPr>
              <w:gridAfter w:val="0"/>
              <w:trHeight w:val="217"/>
            </w:trPr>
          </w:trPrChange>
        </w:trPr>
        <w:tc>
          <w:tcPr>
            <w:tcW w:w="2567" w:type="dxa"/>
            <w:gridSpan w:val="2"/>
            <w:tcPrChange w:id="2392" w:author="Jarno Nieminen" w:date="2014-06-19T12:28:00Z">
              <w:tcPr>
                <w:tcW w:w="2567" w:type="dxa"/>
                <w:gridSpan w:val="3"/>
              </w:tcPr>
            </w:tcPrChange>
          </w:tcPr>
          <w:p w14:paraId="11068529" w14:textId="77777777" w:rsidR="00A31B46" w:rsidRPr="00060509" w:rsidRDefault="00A31B46" w:rsidP="00A31B46">
            <w:pPr>
              <w:rPr>
                <w:rFonts w:eastAsia="Arial Unicode MS"/>
                <w:lang w:val="en-US"/>
              </w:rPr>
            </w:pPr>
            <w:r w:rsidRPr="00060509">
              <w:rPr>
                <w:rFonts w:eastAsia="Arial Unicode MS"/>
                <w:lang w:val="en-US"/>
              </w:rPr>
              <w:t xml:space="preserve">Enhets-id  </w:t>
            </w:r>
          </w:p>
          <w:p w14:paraId="422F2327" w14:textId="77777777" w:rsidR="00A31B46" w:rsidRPr="00060509" w:rsidRDefault="00A31B46" w:rsidP="00A31B46">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2393" w:author="Jarno Nieminen" w:date="2014-06-19T12:28:00Z">
              <w:tcPr>
                <w:tcW w:w="3388" w:type="dxa"/>
                <w:gridSpan w:val="2"/>
              </w:tcPr>
            </w:tcPrChange>
          </w:tcPr>
          <w:p w14:paraId="25645DEB" w14:textId="77777777" w:rsidR="00A31B46" w:rsidRPr="00D82A73" w:rsidRDefault="00A31B46" w:rsidP="00A31B46">
            <w:r w:rsidRPr="00D82A73">
              <w:t>Vårdenheten som erbjuder/tillhandahåller formuläret. Fysisk mottagning.</w:t>
            </w:r>
          </w:p>
          <w:p w14:paraId="1673D68B" w14:textId="77777777" w:rsidR="00A31B46" w:rsidRPr="00D82A73" w:rsidRDefault="00A31B46" w:rsidP="00A31B46">
            <w:pPr>
              <w:rPr>
                <w:rFonts w:eastAsia="Arial Unicode MS"/>
              </w:rPr>
            </w:pPr>
            <w:r w:rsidRPr="00D82A73">
              <w:t>T.ex. Den avdelning som äger formuläret: se2321000016-1hz3</w:t>
            </w:r>
          </w:p>
        </w:tc>
        <w:tc>
          <w:tcPr>
            <w:tcW w:w="1140" w:type="dxa"/>
            <w:tcPrChange w:id="2394" w:author="Jarno Nieminen" w:date="2014-06-19T12:28:00Z">
              <w:tcPr>
                <w:tcW w:w="1140" w:type="dxa"/>
                <w:gridSpan w:val="2"/>
              </w:tcPr>
            </w:tcPrChange>
          </w:tcPr>
          <w:p w14:paraId="74FA41A0" w14:textId="77777777" w:rsidR="00A31B46" w:rsidRPr="00D82A73" w:rsidRDefault="00A31B46" w:rsidP="00A31B46">
            <w:pPr>
              <w:rPr>
                <w:rFonts w:eastAsia="Arial Unicode MS"/>
              </w:rPr>
            </w:pPr>
            <w:r w:rsidRPr="00D82A73">
              <w:rPr>
                <w:rFonts w:eastAsia="Arial Unicode MS"/>
              </w:rPr>
              <w:t>II</w:t>
            </w:r>
          </w:p>
        </w:tc>
        <w:tc>
          <w:tcPr>
            <w:tcW w:w="720" w:type="dxa"/>
            <w:tcPrChange w:id="2395" w:author="Jarno Nieminen" w:date="2014-06-19T12:28:00Z">
              <w:tcPr>
                <w:tcW w:w="720" w:type="dxa"/>
                <w:gridSpan w:val="2"/>
              </w:tcPr>
            </w:tcPrChange>
          </w:tcPr>
          <w:p w14:paraId="3FB47AA1" w14:textId="77777777" w:rsidR="00A31B46" w:rsidRPr="00D82A73" w:rsidRDefault="00A31B46" w:rsidP="00A31B46">
            <w:pPr>
              <w:rPr>
                <w:rFonts w:eastAsia="Arial Unicode MS"/>
              </w:rPr>
            </w:pPr>
            <w:r w:rsidRPr="00D82A73">
              <w:rPr>
                <w:rFonts w:eastAsia="Arial Unicode MS"/>
              </w:rPr>
              <w:t>1</w:t>
            </w:r>
          </w:p>
        </w:tc>
        <w:tc>
          <w:tcPr>
            <w:tcW w:w="1839" w:type="dxa"/>
            <w:tcPrChange w:id="2396" w:author="Jarno Nieminen" w:date="2014-06-19T12:28:00Z">
              <w:tcPr>
                <w:tcW w:w="1839" w:type="dxa"/>
                <w:gridSpan w:val="2"/>
              </w:tcPr>
            </w:tcPrChange>
          </w:tcPr>
          <w:p w14:paraId="09D154B9" w14:textId="77777777" w:rsidR="00A31B46" w:rsidRPr="00D82A73" w:rsidRDefault="00A31B46" w:rsidP="00A31B46">
            <w:pPr>
              <w:rPr>
                <w:rFonts w:eastAsia="Arial Unicode MS"/>
              </w:rPr>
            </w:pPr>
            <w:r w:rsidRPr="00D82A73">
              <w:rPr>
                <w:rFonts w:eastAsia="Arial Unicode MS"/>
              </w:rPr>
              <w:t>Hsa-id</w:t>
            </w:r>
          </w:p>
        </w:tc>
        <w:tc>
          <w:tcPr>
            <w:tcW w:w="1881" w:type="dxa"/>
            <w:tcPrChange w:id="2397" w:author="Jarno Nieminen" w:date="2014-06-19T12:28:00Z">
              <w:tcPr>
                <w:tcW w:w="1881" w:type="dxa"/>
                <w:gridSpan w:val="2"/>
              </w:tcPr>
            </w:tcPrChange>
          </w:tcPr>
          <w:p w14:paraId="3EABF5B4" w14:textId="77777777" w:rsidR="00A31B46" w:rsidRPr="00D82A73" w:rsidRDefault="00A31B46" w:rsidP="00A31B46">
            <w:pPr>
              <w:rPr>
                <w:rFonts w:ascii="Arial" w:eastAsia="Arial Unicode MS" w:hAnsi="Arial"/>
              </w:rPr>
            </w:pPr>
          </w:p>
        </w:tc>
        <w:tc>
          <w:tcPr>
            <w:tcW w:w="1200" w:type="dxa"/>
            <w:shd w:val="clear" w:color="auto" w:fill="auto"/>
            <w:tcPrChange w:id="2398" w:author="Jarno Nieminen" w:date="2014-06-19T12:28:00Z">
              <w:tcPr>
                <w:tcW w:w="1200" w:type="dxa"/>
                <w:gridSpan w:val="2"/>
                <w:shd w:val="clear" w:color="auto" w:fill="auto"/>
              </w:tcPr>
            </w:tcPrChange>
          </w:tcPr>
          <w:p w14:paraId="65FDD294" w14:textId="54580C65" w:rsidR="00A31B46" w:rsidRPr="00D82A73" w:rsidRDefault="00A31B46" w:rsidP="00A31B46">
            <w:pPr>
              <w:rPr>
                <w:rFonts w:ascii="Arial" w:eastAsia="Arial Unicode MS" w:hAnsi="Arial"/>
              </w:rPr>
            </w:pPr>
            <w:ins w:id="2399" w:author="Jarno Nieminen" w:date="2014-06-19T10:35:00Z">
              <w:r w:rsidRPr="00B424C3">
                <w:rPr>
                  <w:rFonts w:ascii="Arial" w:eastAsia="Arial Unicode MS" w:hAnsi="Arial"/>
                </w:rPr>
                <w:t>Vård och omsorgsutövare</w:t>
              </w:r>
            </w:ins>
          </w:p>
        </w:tc>
        <w:tc>
          <w:tcPr>
            <w:tcW w:w="1162" w:type="dxa"/>
            <w:shd w:val="clear" w:color="auto" w:fill="auto"/>
            <w:tcPrChange w:id="2400" w:author="Jarno Nieminen" w:date="2014-06-19T12:28:00Z">
              <w:tcPr>
                <w:tcW w:w="1080" w:type="dxa"/>
                <w:shd w:val="clear" w:color="auto" w:fill="auto"/>
              </w:tcPr>
            </w:tcPrChange>
          </w:tcPr>
          <w:p w14:paraId="55846FF3" w14:textId="50E05575" w:rsidR="00A31B46" w:rsidRPr="00D82A73" w:rsidRDefault="00A31B46" w:rsidP="00A31B46">
            <w:pPr>
              <w:rPr>
                <w:rFonts w:ascii="Arial" w:eastAsia="Arial Unicode MS" w:hAnsi="Arial"/>
              </w:rPr>
            </w:pPr>
            <w:ins w:id="2401" w:author="Jarno Nieminen" w:date="2014-06-19T10:35:00Z">
              <w:r w:rsidRPr="00B424C3">
                <w:rPr>
                  <w:rFonts w:ascii="Arial" w:eastAsia="Arial Unicode MS" w:hAnsi="Arial"/>
                </w:rPr>
                <w:t>enhet id</w:t>
              </w:r>
            </w:ins>
          </w:p>
        </w:tc>
        <w:tc>
          <w:tcPr>
            <w:tcW w:w="1078" w:type="dxa"/>
            <w:shd w:val="clear" w:color="auto" w:fill="auto"/>
            <w:tcPrChange w:id="2402" w:author="Jarno Nieminen" w:date="2014-06-19T12:28:00Z">
              <w:tcPr>
                <w:tcW w:w="1160" w:type="dxa"/>
                <w:shd w:val="clear" w:color="auto" w:fill="auto"/>
              </w:tcPr>
            </w:tcPrChange>
          </w:tcPr>
          <w:p w14:paraId="54C7A49A" w14:textId="2C93636E" w:rsidR="00A31B46" w:rsidRPr="00D82A73" w:rsidRDefault="00F94DA9" w:rsidP="00A31B46">
            <w:pPr>
              <w:rPr>
                <w:rFonts w:ascii="Arial" w:eastAsia="Arial Unicode MS" w:hAnsi="Arial"/>
              </w:rPr>
            </w:pPr>
            <w:ins w:id="2403" w:author="Jarno Nieminen" w:date="2014-06-19T12:27:00Z">
              <w:r>
                <w:rPr>
                  <w:rFonts w:ascii="Arial" w:eastAsia="Arial Unicode MS" w:hAnsi="Arial"/>
                </w:rPr>
                <w:t>N/A</w:t>
              </w:r>
            </w:ins>
          </w:p>
        </w:tc>
      </w:tr>
      <w:tr w:rsidR="00A31B46" w:rsidRPr="00D82A73" w14:paraId="2CDC55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0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5" w:author="Jarno Nieminen" w:date="2014-06-19T12:28:00Z">
            <w:trPr>
              <w:gridAfter w:val="0"/>
              <w:trHeight w:val="217"/>
            </w:trPr>
          </w:trPrChange>
        </w:trPr>
        <w:tc>
          <w:tcPr>
            <w:tcW w:w="2567" w:type="dxa"/>
            <w:gridSpan w:val="2"/>
            <w:tcPrChange w:id="2406" w:author="Jarno Nieminen" w:date="2014-06-19T12:28:00Z">
              <w:tcPr>
                <w:tcW w:w="2567" w:type="dxa"/>
                <w:gridSpan w:val="3"/>
              </w:tcPr>
            </w:tcPrChange>
          </w:tcPr>
          <w:p w14:paraId="1FFFCDC0" w14:textId="77777777" w:rsidR="00A31B46" w:rsidRPr="00D82A73" w:rsidRDefault="00A31B46" w:rsidP="00A31B46">
            <w:r w:rsidRPr="00D82A73">
              <w:t>Enhetsnamn</w:t>
            </w:r>
          </w:p>
          <w:p w14:paraId="338503AF" w14:textId="77777777" w:rsidR="00A31B46" w:rsidRPr="00D82A73" w:rsidRDefault="00A31B46" w:rsidP="00A31B46">
            <w:pPr>
              <w:rPr>
                <w:rFonts w:eastAsia="Arial Unicode MS"/>
                <w:i/>
              </w:rPr>
            </w:pPr>
            <w:r w:rsidRPr="00D82A73">
              <w:t>(healthcare_facility_CareUnitName)</w:t>
            </w:r>
          </w:p>
        </w:tc>
        <w:tc>
          <w:tcPr>
            <w:tcW w:w="3388" w:type="dxa"/>
            <w:tcPrChange w:id="2407" w:author="Jarno Nieminen" w:date="2014-06-19T12:28:00Z">
              <w:tcPr>
                <w:tcW w:w="3388" w:type="dxa"/>
                <w:gridSpan w:val="2"/>
              </w:tcPr>
            </w:tcPrChange>
          </w:tcPr>
          <w:p w14:paraId="10EB2E9D" w14:textId="77777777" w:rsidR="00A31B46" w:rsidRPr="00D82A73" w:rsidRDefault="00A31B46" w:rsidP="00A31B46">
            <w:r w:rsidRPr="00D82A73">
              <w:t>Vårdenhetens namn.</w:t>
            </w:r>
          </w:p>
          <w:p w14:paraId="2967EEF0" w14:textId="77777777" w:rsidR="00A31B46" w:rsidRPr="00D82A73" w:rsidRDefault="00A31B46" w:rsidP="00A31B46">
            <w:pPr>
              <w:rPr>
                <w:rFonts w:eastAsia="Arial Unicode MS"/>
              </w:rPr>
            </w:pPr>
            <w:r w:rsidRPr="00D82A73">
              <w:t>T.ex. Testvårdcentral A, Medicinmottagningen USÖ</w:t>
            </w:r>
          </w:p>
        </w:tc>
        <w:tc>
          <w:tcPr>
            <w:tcW w:w="1140" w:type="dxa"/>
            <w:tcPrChange w:id="2408" w:author="Jarno Nieminen" w:date="2014-06-19T12:28:00Z">
              <w:tcPr>
                <w:tcW w:w="1140" w:type="dxa"/>
                <w:gridSpan w:val="2"/>
              </w:tcPr>
            </w:tcPrChange>
          </w:tcPr>
          <w:p w14:paraId="134645FB" w14:textId="77777777" w:rsidR="00A31B46" w:rsidRPr="00D82A73" w:rsidRDefault="00A31B46" w:rsidP="00A31B46">
            <w:pPr>
              <w:rPr>
                <w:rFonts w:eastAsia="Arial Unicode MS"/>
              </w:rPr>
            </w:pPr>
            <w:r w:rsidRPr="00D82A73">
              <w:rPr>
                <w:rFonts w:eastAsia="Arial Unicode MS"/>
              </w:rPr>
              <w:t>TXT</w:t>
            </w:r>
          </w:p>
        </w:tc>
        <w:tc>
          <w:tcPr>
            <w:tcW w:w="720" w:type="dxa"/>
            <w:tcPrChange w:id="2409" w:author="Jarno Nieminen" w:date="2014-06-19T12:28:00Z">
              <w:tcPr>
                <w:tcW w:w="720" w:type="dxa"/>
                <w:gridSpan w:val="2"/>
              </w:tcPr>
            </w:tcPrChange>
          </w:tcPr>
          <w:p w14:paraId="09F76B07" w14:textId="77777777" w:rsidR="00A31B46" w:rsidRPr="00D82A73" w:rsidRDefault="00A31B46" w:rsidP="00A31B46">
            <w:pPr>
              <w:rPr>
                <w:rFonts w:eastAsia="Arial Unicode MS"/>
              </w:rPr>
            </w:pPr>
            <w:r w:rsidRPr="00D82A73">
              <w:rPr>
                <w:rFonts w:eastAsia="Arial Unicode MS"/>
              </w:rPr>
              <w:t>1</w:t>
            </w:r>
          </w:p>
        </w:tc>
        <w:tc>
          <w:tcPr>
            <w:tcW w:w="1839" w:type="dxa"/>
            <w:tcPrChange w:id="2410" w:author="Jarno Nieminen" w:date="2014-06-19T12:28:00Z">
              <w:tcPr>
                <w:tcW w:w="1839" w:type="dxa"/>
                <w:gridSpan w:val="2"/>
              </w:tcPr>
            </w:tcPrChange>
          </w:tcPr>
          <w:p w14:paraId="73D1B1E6" w14:textId="77777777" w:rsidR="00A31B46" w:rsidRPr="00D82A73" w:rsidRDefault="00A31B46" w:rsidP="00A31B46">
            <w:pPr>
              <w:rPr>
                <w:rFonts w:eastAsia="Arial Unicode MS"/>
              </w:rPr>
            </w:pPr>
          </w:p>
        </w:tc>
        <w:tc>
          <w:tcPr>
            <w:tcW w:w="1881" w:type="dxa"/>
            <w:tcPrChange w:id="2411" w:author="Jarno Nieminen" w:date="2014-06-19T12:28:00Z">
              <w:tcPr>
                <w:tcW w:w="1881" w:type="dxa"/>
                <w:gridSpan w:val="2"/>
              </w:tcPr>
            </w:tcPrChange>
          </w:tcPr>
          <w:p w14:paraId="4EA2B3E6" w14:textId="77777777" w:rsidR="00A31B46" w:rsidRPr="00D82A73" w:rsidRDefault="00A31B46" w:rsidP="00A31B46">
            <w:pPr>
              <w:rPr>
                <w:rFonts w:ascii="Arial" w:eastAsia="Arial Unicode MS" w:hAnsi="Arial"/>
              </w:rPr>
            </w:pPr>
          </w:p>
        </w:tc>
        <w:tc>
          <w:tcPr>
            <w:tcW w:w="1200" w:type="dxa"/>
            <w:shd w:val="clear" w:color="auto" w:fill="auto"/>
            <w:tcPrChange w:id="2412" w:author="Jarno Nieminen" w:date="2014-06-19T12:28:00Z">
              <w:tcPr>
                <w:tcW w:w="1200" w:type="dxa"/>
                <w:gridSpan w:val="2"/>
                <w:shd w:val="clear" w:color="auto" w:fill="auto"/>
              </w:tcPr>
            </w:tcPrChange>
          </w:tcPr>
          <w:p w14:paraId="52DC5565" w14:textId="1A2113C0" w:rsidR="00A31B46" w:rsidRPr="00D82A73" w:rsidRDefault="00A31B46" w:rsidP="00A31B46">
            <w:pPr>
              <w:rPr>
                <w:rFonts w:ascii="Arial" w:eastAsia="Arial Unicode MS" w:hAnsi="Arial"/>
              </w:rPr>
            </w:pPr>
            <w:ins w:id="2413" w:author="Jarno Nieminen" w:date="2014-06-19T10:35:00Z">
              <w:r w:rsidRPr="00B424C3">
                <w:rPr>
                  <w:rFonts w:ascii="Arial" w:eastAsia="Arial Unicode MS" w:hAnsi="Arial"/>
                </w:rPr>
                <w:t>Vård och omsorgsutövare</w:t>
              </w:r>
            </w:ins>
          </w:p>
        </w:tc>
        <w:tc>
          <w:tcPr>
            <w:tcW w:w="1162" w:type="dxa"/>
            <w:shd w:val="clear" w:color="auto" w:fill="auto"/>
            <w:tcPrChange w:id="2414" w:author="Jarno Nieminen" w:date="2014-06-19T12:28:00Z">
              <w:tcPr>
                <w:tcW w:w="1080" w:type="dxa"/>
                <w:shd w:val="clear" w:color="auto" w:fill="auto"/>
              </w:tcPr>
            </w:tcPrChange>
          </w:tcPr>
          <w:p w14:paraId="69C4F189" w14:textId="1D133606" w:rsidR="00A31B46" w:rsidRPr="00D82A73" w:rsidRDefault="00A31B46" w:rsidP="00A31B46">
            <w:pPr>
              <w:rPr>
                <w:rFonts w:ascii="Arial" w:eastAsia="Arial Unicode MS" w:hAnsi="Arial"/>
              </w:rPr>
            </w:pPr>
            <w:ins w:id="2415" w:author="Jarno Nieminen" w:date="2014-06-19T10:35:00Z">
              <w:r>
                <w:rPr>
                  <w:rFonts w:ascii="Arial" w:eastAsia="Arial Unicode MS" w:hAnsi="Arial"/>
                </w:rPr>
                <w:t>enhet namn</w:t>
              </w:r>
            </w:ins>
          </w:p>
        </w:tc>
        <w:tc>
          <w:tcPr>
            <w:tcW w:w="1078" w:type="dxa"/>
            <w:shd w:val="clear" w:color="auto" w:fill="auto"/>
            <w:tcPrChange w:id="2416" w:author="Jarno Nieminen" w:date="2014-06-19T12:28:00Z">
              <w:tcPr>
                <w:tcW w:w="1160" w:type="dxa"/>
                <w:shd w:val="clear" w:color="auto" w:fill="auto"/>
              </w:tcPr>
            </w:tcPrChange>
          </w:tcPr>
          <w:p w14:paraId="4372F98C" w14:textId="2D5A4469" w:rsidR="00A31B46" w:rsidRPr="00D82A73" w:rsidRDefault="00F94DA9" w:rsidP="00A31B46">
            <w:pPr>
              <w:rPr>
                <w:rFonts w:ascii="Arial" w:eastAsia="Arial Unicode MS" w:hAnsi="Arial"/>
              </w:rPr>
            </w:pPr>
            <w:ins w:id="2417" w:author="Jarno Nieminen" w:date="2014-06-19T12:27:00Z">
              <w:r>
                <w:rPr>
                  <w:rFonts w:ascii="Arial" w:eastAsia="Arial Unicode MS" w:hAnsi="Arial"/>
                </w:rPr>
                <w:t>N/A</w:t>
              </w:r>
            </w:ins>
          </w:p>
        </w:tc>
      </w:tr>
      <w:tr w:rsidR="00A31B46" w:rsidRPr="00D82A73" w14:paraId="17D3023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8"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19" w:author="Jarno Nieminen" w:date="2014-06-19T12:28:00Z">
            <w:trPr>
              <w:gridAfter w:val="0"/>
              <w:trHeight w:val="217"/>
            </w:trPr>
          </w:trPrChange>
        </w:trPr>
        <w:tc>
          <w:tcPr>
            <w:tcW w:w="2567" w:type="dxa"/>
            <w:gridSpan w:val="2"/>
            <w:tcPrChange w:id="2420" w:author="Jarno Nieminen" w:date="2014-06-19T12:28:00Z">
              <w:tcPr>
                <w:tcW w:w="2567" w:type="dxa"/>
                <w:gridSpan w:val="3"/>
              </w:tcPr>
            </w:tcPrChange>
          </w:tcPr>
          <w:p w14:paraId="1BC77566" w14:textId="77777777" w:rsidR="00A31B46" w:rsidRPr="00D82A73" w:rsidRDefault="00A31B46" w:rsidP="00A31B46">
            <w:r w:rsidRPr="00D82A73">
              <w:t>(healthcare_systemID)</w:t>
            </w:r>
          </w:p>
        </w:tc>
        <w:tc>
          <w:tcPr>
            <w:tcW w:w="3388" w:type="dxa"/>
            <w:tcPrChange w:id="2421" w:author="Jarno Nieminen" w:date="2014-06-19T12:28:00Z">
              <w:tcPr>
                <w:tcW w:w="3388" w:type="dxa"/>
                <w:gridSpan w:val="2"/>
              </w:tcPr>
            </w:tcPrChange>
          </w:tcPr>
          <w:p w14:paraId="4DEF8240" w14:textId="77777777" w:rsidR="00A31B46" w:rsidRPr="00D82A73" w:rsidRDefault="00A31B46" w:rsidP="00A31B46">
            <w:r w:rsidRPr="00D82A73">
              <w:t>Id för att identifiera mottagande system.</w:t>
            </w:r>
          </w:p>
          <w:p w14:paraId="7864B3ED" w14:textId="77777777" w:rsidR="00A31B46" w:rsidRPr="00D82A73" w:rsidRDefault="00A31B46" w:rsidP="00A31B46">
            <w:r w:rsidRPr="00D82A73">
              <w:lastRenderedPageBreak/>
              <w:t>T.ex. Ett hsa-id uttaget för en instans av ett journalsystem.</w:t>
            </w:r>
          </w:p>
        </w:tc>
        <w:tc>
          <w:tcPr>
            <w:tcW w:w="1140" w:type="dxa"/>
            <w:tcPrChange w:id="2422" w:author="Jarno Nieminen" w:date="2014-06-19T12:28:00Z">
              <w:tcPr>
                <w:tcW w:w="1140" w:type="dxa"/>
                <w:gridSpan w:val="2"/>
              </w:tcPr>
            </w:tcPrChange>
          </w:tcPr>
          <w:p w14:paraId="4A5793C4" w14:textId="77777777" w:rsidR="00A31B46" w:rsidRPr="00D82A73" w:rsidRDefault="00A31B46" w:rsidP="00A31B46">
            <w:pPr>
              <w:rPr>
                <w:rFonts w:eastAsia="Arial Unicode MS"/>
              </w:rPr>
            </w:pPr>
            <w:r w:rsidRPr="00D82A73">
              <w:rPr>
                <w:rFonts w:eastAsia="Arial Unicode MS"/>
              </w:rPr>
              <w:lastRenderedPageBreak/>
              <w:t>II</w:t>
            </w:r>
          </w:p>
        </w:tc>
        <w:tc>
          <w:tcPr>
            <w:tcW w:w="720" w:type="dxa"/>
            <w:tcPrChange w:id="2423" w:author="Jarno Nieminen" w:date="2014-06-19T12:28:00Z">
              <w:tcPr>
                <w:tcW w:w="720" w:type="dxa"/>
                <w:gridSpan w:val="2"/>
              </w:tcPr>
            </w:tcPrChange>
          </w:tcPr>
          <w:p w14:paraId="1CCCAC08" w14:textId="77777777" w:rsidR="00A31B46" w:rsidRPr="00D82A73" w:rsidRDefault="00A31B46" w:rsidP="00A31B46">
            <w:pPr>
              <w:rPr>
                <w:rFonts w:eastAsia="Arial Unicode MS"/>
              </w:rPr>
            </w:pPr>
            <w:r w:rsidRPr="00D82A73">
              <w:rPr>
                <w:rFonts w:eastAsia="Arial Unicode MS"/>
              </w:rPr>
              <w:t>0..1</w:t>
            </w:r>
          </w:p>
        </w:tc>
        <w:tc>
          <w:tcPr>
            <w:tcW w:w="1839" w:type="dxa"/>
            <w:tcPrChange w:id="2424" w:author="Jarno Nieminen" w:date="2014-06-19T12:28:00Z">
              <w:tcPr>
                <w:tcW w:w="1839" w:type="dxa"/>
                <w:gridSpan w:val="2"/>
              </w:tcPr>
            </w:tcPrChange>
          </w:tcPr>
          <w:p w14:paraId="72F082F9" w14:textId="77777777" w:rsidR="00A31B46" w:rsidRPr="00D82A73" w:rsidRDefault="00A31B46" w:rsidP="00A31B46">
            <w:pPr>
              <w:rPr>
                <w:rFonts w:eastAsia="Arial Unicode MS"/>
              </w:rPr>
            </w:pPr>
            <w:r w:rsidRPr="00D82A73">
              <w:rPr>
                <w:rFonts w:eastAsia="Arial Unicode MS"/>
              </w:rPr>
              <w:t>Hsa-id</w:t>
            </w:r>
          </w:p>
        </w:tc>
        <w:tc>
          <w:tcPr>
            <w:tcW w:w="1881" w:type="dxa"/>
            <w:tcPrChange w:id="2425" w:author="Jarno Nieminen" w:date="2014-06-19T12:28:00Z">
              <w:tcPr>
                <w:tcW w:w="1881" w:type="dxa"/>
                <w:gridSpan w:val="2"/>
              </w:tcPr>
            </w:tcPrChange>
          </w:tcPr>
          <w:p w14:paraId="0FDD8305" w14:textId="77777777" w:rsidR="00A31B46" w:rsidRPr="00D82A73" w:rsidRDefault="00A31B46" w:rsidP="00A31B46">
            <w:pPr>
              <w:rPr>
                <w:rFonts w:ascii="Arial" w:eastAsia="Arial Unicode MS" w:hAnsi="Arial"/>
              </w:rPr>
            </w:pPr>
          </w:p>
        </w:tc>
        <w:tc>
          <w:tcPr>
            <w:tcW w:w="1200" w:type="dxa"/>
            <w:shd w:val="clear" w:color="auto" w:fill="auto"/>
            <w:tcPrChange w:id="2426" w:author="Jarno Nieminen" w:date="2014-06-19T12:28:00Z">
              <w:tcPr>
                <w:tcW w:w="1200" w:type="dxa"/>
                <w:gridSpan w:val="2"/>
                <w:shd w:val="clear" w:color="auto" w:fill="auto"/>
              </w:tcPr>
            </w:tcPrChange>
          </w:tcPr>
          <w:p w14:paraId="3FF81455" w14:textId="753EAE0B" w:rsidR="00A31B46" w:rsidRPr="00D82A73" w:rsidRDefault="00B37BC8" w:rsidP="00A31B46">
            <w:pPr>
              <w:rPr>
                <w:rFonts w:ascii="Arial" w:eastAsia="Arial Unicode MS" w:hAnsi="Arial"/>
              </w:rPr>
            </w:pPr>
            <w:ins w:id="24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28" w:author="Jarno Nieminen" w:date="2014-06-19T12:28:00Z">
              <w:tcPr>
                <w:tcW w:w="1080" w:type="dxa"/>
                <w:shd w:val="clear" w:color="auto" w:fill="auto"/>
              </w:tcPr>
            </w:tcPrChange>
          </w:tcPr>
          <w:p w14:paraId="2B30DF97" w14:textId="3656B6B7" w:rsidR="00A31B46" w:rsidRPr="00D82A73" w:rsidRDefault="00B37BC8" w:rsidP="00A31B46">
            <w:pPr>
              <w:rPr>
                <w:rFonts w:ascii="Arial" w:eastAsia="Arial Unicode MS" w:hAnsi="Arial"/>
              </w:rPr>
            </w:pPr>
            <w:ins w:id="24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30" w:author="Jarno Nieminen" w:date="2014-06-19T12:28:00Z">
              <w:tcPr>
                <w:tcW w:w="1160" w:type="dxa"/>
                <w:shd w:val="clear" w:color="auto" w:fill="auto"/>
              </w:tcPr>
            </w:tcPrChange>
          </w:tcPr>
          <w:p w14:paraId="0CFE6E1D" w14:textId="64C4572B" w:rsidR="00A31B46" w:rsidRPr="00D82A73" w:rsidRDefault="00F94DA9" w:rsidP="00A31B46">
            <w:pPr>
              <w:rPr>
                <w:rFonts w:ascii="Arial" w:eastAsia="Arial Unicode MS" w:hAnsi="Arial"/>
              </w:rPr>
            </w:pPr>
            <w:ins w:id="2431" w:author="Jarno Nieminen" w:date="2014-06-19T12:28:00Z">
              <w:r>
                <w:rPr>
                  <w:rFonts w:ascii="Arial" w:eastAsia="Arial Unicode MS" w:hAnsi="Arial"/>
                </w:rPr>
                <w:t>N/A</w:t>
              </w:r>
            </w:ins>
          </w:p>
        </w:tc>
      </w:tr>
      <w:tr w:rsidR="00A31B46" w:rsidRPr="00D82A73" w14:paraId="0ED85B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3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3" w:author="Jarno Nieminen" w:date="2014-06-19T12:28:00Z">
            <w:trPr>
              <w:gridAfter w:val="0"/>
              <w:trHeight w:val="217"/>
            </w:trPr>
          </w:trPrChange>
        </w:trPr>
        <w:tc>
          <w:tcPr>
            <w:tcW w:w="2567" w:type="dxa"/>
            <w:gridSpan w:val="2"/>
            <w:tcPrChange w:id="2434" w:author="Jarno Nieminen" w:date="2014-06-19T12:28:00Z">
              <w:tcPr>
                <w:tcW w:w="2567" w:type="dxa"/>
                <w:gridSpan w:val="3"/>
              </w:tcPr>
            </w:tcPrChange>
          </w:tcPr>
          <w:p w14:paraId="15099E60" w14:textId="77777777" w:rsidR="00A31B46" w:rsidRPr="00D82A73" w:rsidRDefault="00A31B46" w:rsidP="00A31B46">
            <w:pPr>
              <w:rPr>
                <w:rFonts w:eastAsia="Arial Unicode MS"/>
              </w:rPr>
            </w:pPr>
            <w:r w:rsidRPr="00D82A73">
              <w:rPr>
                <w:rFonts w:eastAsia="Arial Unicode MS"/>
              </w:rPr>
              <w:lastRenderedPageBreak/>
              <w:t>Hälsoärende-id</w:t>
            </w:r>
          </w:p>
          <w:p w14:paraId="2D0D95E7" w14:textId="77777777" w:rsidR="00A31B46" w:rsidRPr="00D82A73" w:rsidRDefault="00A31B46" w:rsidP="00A31B46">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2435" w:author="Jarno Nieminen" w:date="2014-06-19T12:28:00Z">
              <w:tcPr>
                <w:tcW w:w="3388" w:type="dxa"/>
                <w:gridSpan w:val="2"/>
              </w:tcPr>
            </w:tcPrChange>
          </w:tcPr>
          <w:p w14:paraId="7D3C8E43" w14:textId="77777777" w:rsidR="00A31B46" w:rsidRPr="00D82A73" w:rsidRDefault="00A31B46" w:rsidP="00A31B46">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2436" w:author="Jarno Nieminen" w:date="2014-06-19T12:28:00Z">
              <w:tcPr>
                <w:tcW w:w="1140" w:type="dxa"/>
                <w:gridSpan w:val="2"/>
              </w:tcPr>
            </w:tcPrChange>
          </w:tcPr>
          <w:p w14:paraId="172AAE42" w14:textId="77777777" w:rsidR="00A31B46" w:rsidRPr="00D82A73" w:rsidRDefault="00A31B46" w:rsidP="00A31B46">
            <w:pPr>
              <w:rPr>
                <w:rFonts w:eastAsia="Arial Unicode MS"/>
              </w:rPr>
            </w:pPr>
            <w:r w:rsidRPr="00D82A73">
              <w:rPr>
                <w:rFonts w:eastAsia="Arial Unicode MS"/>
              </w:rPr>
              <w:t>II</w:t>
            </w:r>
          </w:p>
        </w:tc>
        <w:tc>
          <w:tcPr>
            <w:tcW w:w="720" w:type="dxa"/>
            <w:tcPrChange w:id="2437" w:author="Jarno Nieminen" w:date="2014-06-19T12:28:00Z">
              <w:tcPr>
                <w:tcW w:w="720" w:type="dxa"/>
                <w:gridSpan w:val="2"/>
              </w:tcPr>
            </w:tcPrChange>
          </w:tcPr>
          <w:p w14:paraId="5B6BCEA6" w14:textId="77777777" w:rsidR="00A31B46" w:rsidRPr="00D82A73" w:rsidRDefault="00A31B46" w:rsidP="00A31B46">
            <w:pPr>
              <w:rPr>
                <w:rFonts w:eastAsia="Arial Unicode MS"/>
              </w:rPr>
            </w:pPr>
            <w:r w:rsidRPr="00D82A73">
              <w:rPr>
                <w:rFonts w:eastAsia="Arial Unicode MS"/>
              </w:rPr>
              <w:t>0..1</w:t>
            </w:r>
          </w:p>
        </w:tc>
        <w:tc>
          <w:tcPr>
            <w:tcW w:w="1839" w:type="dxa"/>
            <w:tcPrChange w:id="2438" w:author="Jarno Nieminen" w:date="2014-06-19T12:28:00Z">
              <w:tcPr>
                <w:tcW w:w="1839" w:type="dxa"/>
                <w:gridSpan w:val="2"/>
              </w:tcPr>
            </w:tcPrChange>
          </w:tcPr>
          <w:p w14:paraId="51E3AABE" w14:textId="77777777" w:rsidR="00A31B46" w:rsidRPr="00D82A73" w:rsidRDefault="00A31B46" w:rsidP="00A31B46">
            <w:pPr>
              <w:rPr>
                <w:rFonts w:eastAsia="Arial Unicode MS"/>
              </w:rPr>
            </w:pPr>
            <w:r w:rsidRPr="00D82A73">
              <w:rPr>
                <w:rFonts w:eastAsia="Arial Unicode MS"/>
              </w:rPr>
              <w:t>ID</w:t>
            </w:r>
          </w:p>
        </w:tc>
        <w:tc>
          <w:tcPr>
            <w:tcW w:w="1881" w:type="dxa"/>
            <w:tcPrChange w:id="2439" w:author="Jarno Nieminen" w:date="2014-06-19T12:28:00Z">
              <w:tcPr>
                <w:tcW w:w="1881" w:type="dxa"/>
                <w:gridSpan w:val="2"/>
              </w:tcPr>
            </w:tcPrChange>
          </w:tcPr>
          <w:p w14:paraId="261A1F34" w14:textId="77777777" w:rsidR="00A31B46" w:rsidRPr="00D82A73" w:rsidRDefault="00A31B46" w:rsidP="00A31B46">
            <w:pPr>
              <w:rPr>
                <w:rFonts w:ascii="Arial" w:eastAsia="Arial Unicode MS" w:hAnsi="Arial"/>
              </w:rPr>
            </w:pPr>
          </w:p>
        </w:tc>
        <w:tc>
          <w:tcPr>
            <w:tcW w:w="1200" w:type="dxa"/>
            <w:shd w:val="clear" w:color="auto" w:fill="auto"/>
            <w:tcPrChange w:id="2440" w:author="Jarno Nieminen" w:date="2014-06-19T12:28:00Z">
              <w:tcPr>
                <w:tcW w:w="1200" w:type="dxa"/>
                <w:gridSpan w:val="2"/>
                <w:shd w:val="clear" w:color="auto" w:fill="auto"/>
              </w:tcPr>
            </w:tcPrChange>
          </w:tcPr>
          <w:p w14:paraId="532BE21C" w14:textId="0C077610" w:rsidR="00A31B46" w:rsidRPr="00D82A73" w:rsidRDefault="00A31B46" w:rsidP="00A31B46">
            <w:pPr>
              <w:rPr>
                <w:rFonts w:ascii="Arial" w:eastAsia="Arial Unicode MS" w:hAnsi="Arial"/>
              </w:rPr>
            </w:pPr>
            <w:ins w:id="2441" w:author="Jarno Nieminen" w:date="2014-06-19T10:03:00Z">
              <w:r w:rsidRPr="00DF40AE">
                <w:rPr>
                  <w:rFonts w:ascii="Arial" w:eastAsia="Arial Unicode MS" w:hAnsi="Arial"/>
                </w:rPr>
                <w:t>Hälsoangelägenhet</w:t>
              </w:r>
            </w:ins>
          </w:p>
        </w:tc>
        <w:tc>
          <w:tcPr>
            <w:tcW w:w="1162" w:type="dxa"/>
            <w:shd w:val="clear" w:color="auto" w:fill="auto"/>
            <w:tcPrChange w:id="2442" w:author="Jarno Nieminen" w:date="2014-06-19T12:28:00Z">
              <w:tcPr>
                <w:tcW w:w="1080" w:type="dxa"/>
                <w:shd w:val="clear" w:color="auto" w:fill="auto"/>
              </w:tcPr>
            </w:tcPrChange>
          </w:tcPr>
          <w:p w14:paraId="558E2C4E" w14:textId="353D4EDE" w:rsidR="00A31B46" w:rsidRPr="00D82A73" w:rsidRDefault="00A31B46" w:rsidP="00A31B46">
            <w:pPr>
              <w:rPr>
                <w:rFonts w:ascii="Arial" w:eastAsia="Arial Unicode MS" w:hAnsi="Arial"/>
              </w:rPr>
            </w:pPr>
            <w:ins w:id="2443" w:author="Jarno Nieminen" w:date="2014-06-19T10:03:00Z">
              <w:r w:rsidRPr="00DF40AE">
                <w:rPr>
                  <w:rFonts w:ascii="Arial" w:eastAsia="Arial Unicode MS" w:hAnsi="Arial"/>
                </w:rPr>
                <w:t>hälsoangelägenhet_id</w:t>
              </w:r>
            </w:ins>
          </w:p>
        </w:tc>
        <w:tc>
          <w:tcPr>
            <w:tcW w:w="1078" w:type="dxa"/>
            <w:shd w:val="clear" w:color="auto" w:fill="auto"/>
            <w:tcPrChange w:id="2444" w:author="Jarno Nieminen" w:date="2014-06-19T12:28:00Z">
              <w:tcPr>
                <w:tcW w:w="1160" w:type="dxa"/>
                <w:shd w:val="clear" w:color="auto" w:fill="auto"/>
              </w:tcPr>
            </w:tcPrChange>
          </w:tcPr>
          <w:p w14:paraId="4A4687E6" w14:textId="77777777" w:rsidR="00A31B46" w:rsidRPr="00D82A73" w:rsidRDefault="00A31B46" w:rsidP="00A31B46">
            <w:pPr>
              <w:rPr>
                <w:rFonts w:ascii="Arial" w:eastAsia="Arial Unicode MS" w:hAnsi="Arial"/>
              </w:rPr>
            </w:pPr>
          </w:p>
        </w:tc>
      </w:tr>
      <w:tr w:rsidR="00F94DA9" w:rsidRPr="00D82A73" w14:paraId="5AE3217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4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46" w:author="Jarno Nieminen" w:date="2014-06-19T12:28:00Z">
            <w:trPr>
              <w:gridAfter w:val="0"/>
              <w:trHeight w:val="217"/>
            </w:trPr>
          </w:trPrChange>
        </w:trPr>
        <w:tc>
          <w:tcPr>
            <w:tcW w:w="2567" w:type="dxa"/>
            <w:gridSpan w:val="2"/>
            <w:tcPrChange w:id="2447" w:author="Jarno Nieminen" w:date="2014-06-19T12:28:00Z">
              <w:tcPr>
                <w:tcW w:w="2567" w:type="dxa"/>
                <w:gridSpan w:val="3"/>
              </w:tcPr>
            </w:tcPrChange>
          </w:tcPr>
          <w:p w14:paraId="1D29A2B2" w14:textId="77777777" w:rsidR="00F94DA9" w:rsidRPr="00D82A73" w:rsidRDefault="00F94DA9" w:rsidP="00F94DA9">
            <w:pPr>
              <w:rPr>
                <w:rFonts w:eastAsia="Arial Unicode MS"/>
              </w:rPr>
            </w:pPr>
            <w:r w:rsidRPr="00D82A73">
              <w:rPr>
                <w:rFonts w:eastAsia="Arial Unicode MS"/>
              </w:rPr>
              <w:t xml:space="preserve">Status </w:t>
            </w:r>
          </w:p>
          <w:p w14:paraId="61533724" w14:textId="77777777" w:rsidR="00F94DA9" w:rsidRPr="00D82A73" w:rsidRDefault="00F94DA9" w:rsidP="00F94DA9">
            <w:pPr>
              <w:rPr>
                <w:rFonts w:eastAsia="Arial Unicode MS"/>
              </w:rPr>
            </w:pPr>
            <w:r w:rsidRPr="00D82A73">
              <w:rPr>
                <w:rFonts w:eastAsia="Arial Unicode MS"/>
              </w:rPr>
              <w:t>(FormStatus)</w:t>
            </w:r>
          </w:p>
        </w:tc>
        <w:tc>
          <w:tcPr>
            <w:tcW w:w="3388" w:type="dxa"/>
            <w:tcPrChange w:id="2448" w:author="Jarno Nieminen" w:date="2014-06-19T12:28:00Z">
              <w:tcPr>
                <w:tcW w:w="3388" w:type="dxa"/>
                <w:gridSpan w:val="2"/>
              </w:tcPr>
            </w:tcPrChange>
          </w:tcPr>
          <w:p w14:paraId="50774DEC" w14:textId="77777777" w:rsidR="00F94DA9" w:rsidRPr="00D82A73" w:rsidRDefault="00F94DA9" w:rsidP="00F94DA9">
            <w:pPr>
              <w:rPr>
                <w:rFonts w:eastAsia="Arial Unicode MS"/>
              </w:rPr>
            </w:pPr>
            <w:r w:rsidRPr="00D82A73">
              <w:rPr>
                <w:rFonts w:eastAsia="Arial Unicode MS"/>
              </w:rPr>
              <w:t>Formulärets status. Ett avslutat besvarat formulär kan visas i ”läs läge” för patienten.</w:t>
            </w:r>
          </w:p>
        </w:tc>
        <w:tc>
          <w:tcPr>
            <w:tcW w:w="1140" w:type="dxa"/>
            <w:tcPrChange w:id="2449" w:author="Jarno Nieminen" w:date="2014-06-19T12:28:00Z">
              <w:tcPr>
                <w:tcW w:w="1140" w:type="dxa"/>
                <w:gridSpan w:val="2"/>
              </w:tcPr>
            </w:tcPrChange>
          </w:tcPr>
          <w:p w14:paraId="0BF53B84" w14:textId="77777777" w:rsidR="00F94DA9" w:rsidRPr="00D82A73" w:rsidRDefault="00F94DA9" w:rsidP="00F94DA9">
            <w:pPr>
              <w:rPr>
                <w:rFonts w:eastAsia="Arial Unicode MS"/>
              </w:rPr>
            </w:pPr>
            <w:r w:rsidRPr="00D82A73">
              <w:rPr>
                <w:rFonts w:eastAsia="Arial Unicode MS"/>
              </w:rPr>
              <w:t>KTOV</w:t>
            </w:r>
          </w:p>
        </w:tc>
        <w:tc>
          <w:tcPr>
            <w:tcW w:w="720" w:type="dxa"/>
            <w:tcPrChange w:id="2450" w:author="Jarno Nieminen" w:date="2014-06-19T12:28:00Z">
              <w:tcPr>
                <w:tcW w:w="720" w:type="dxa"/>
                <w:gridSpan w:val="2"/>
              </w:tcPr>
            </w:tcPrChange>
          </w:tcPr>
          <w:p w14:paraId="59F8F631" w14:textId="77777777" w:rsidR="00F94DA9" w:rsidRPr="00D82A73" w:rsidRDefault="00F94DA9" w:rsidP="00F94DA9">
            <w:pPr>
              <w:rPr>
                <w:rFonts w:eastAsia="Arial Unicode MS"/>
              </w:rPr>
            </w:pPr>
            <w:r w:rsidRPr="00D82A73">
              <w:rPr>
                <w:rFonts w:eastAsia="Arial Unicode MS"/>
              </w:rPr>
              <w:t>1</w:t>
            </w:r>
          </w:p>
        </w:tc>
        <w:tc>
          <w:tcPr>
            <w:tcW w:w="1839" w:type="dxa"/>
            <w:tcPrChange w:id="2451" w:author="Jarno Nieminen" w:date="2014-06-19T12:28:00Z">
              <w:tcPr>
                <w:tcW w:w="1839" w:type="dxa"/>
                <w:gridSpan w:val="2"/>
              </w:tcPr>
            </w:tcPrChange>
          </w:tcPr>
          <w:p w14:paraId="3F099B54" w14:textId="77777777" w:rsidR="00F94DA9" w:rsidRPr="00D82A73" w:rsidRDefault="00F94DA9" w:rsidP="00F94DA9">
            <w:pPr>
              <w:rPr>
                <w:rFonts w:eastAsia="Arial Unicode MS"/>
              </w:rPr>
            </w:pPr>
            <w:r w:rsidRPr="00D82A73">
              <w:rPr>
                <w:rFonts w:eastAsia="Arial Unicode MS"/>
              </w:rPr>
              <w:t>KV Form Status</w:t>
            </w:r>
          </w:p>
          <w:p w14:paraId="6E98C413" w14:textId="77777777" w:rsidR="00F94DA9" w:rsidRPr="00D82A73" w:rsidRDefault="00F94DA9" w:rsidP="00F94DA9">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2452" w:author="Jarno Nieminen" w:date="2014-06-19T12:28:00Z">
              <w:tcPr>
                <w:tcW w:w="1881" w:type="dxa"/>
                <w:gridSpan w:val="2"/>
              </w:tcPr>
            </w:tcPrChange>
          </w:tcPr>
          <w:p w14:paraId="75A6EF94" w14:textId="77777777" w:rsidR="00F94DA9" w:rsidRPr="00D82A73" w:rsidRDefault="00F94DA9" w:rsidP="00F94DA9">
            <w:pPr>
              <w:rPr>
                <w:rFonts w:ascii="Arial" w:eastAsia="Arial Unicode MS" w:hAnsi="Arial"/>
              </w:rPr>
            </w:pPr>
          </w:p>
        </w:tc>
        <w:tc>
          <w:tcPr>
            <w:tcW w:w="1200" w:type="dxa"/>
            <w:shd w:val="clear" w:color="auto" w:fill="auto"/>
            <w:tcPrChange w:id="2453" w:author="Jarno Nieminen" w:date="2014-06-19T12:28:00Z">
              <w:tcPr>
                <w:tcW w:w="1200" w:type="dxa"/>
                <w:gridSpan w:val="2"/>
                <w:shd w:val="clear" w:color="auto" w:fill="auto"/>
              </w:tcPr>
            </w:tcPrChange>
          </w:tcPr>
          <w:p w14:paraId="20420983" w14:textId="41C6F42B" w:rsidR="00F94DA9" w:rsidRPr="00D82A73" w:rsidRDefault="00B37BC8" w:rsidP="00F94DA9">
            <w:pPr>
              <w:rPr>
                <w:rFonts w:ascii="Arial" w:eastAsia="Arial Unicode MS" w:hAnsi="Arial"/>
              </w:rPr>
            </w:pPr>
            <w:ins w:id="245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55" w:author="Jarno Nieminen" w:date="2014-06-19T12:28:00Z">
              <w:tcPr>
                <w:tcW w:w="1080" w:type="dxa"/>
                <w:shd w:val="clear" w:color="auto" w:fill="auto"/>
              </w:tcPr>
            </w:tcPrChange>
          </w:tcPr>
          <w:p w14:paraId="2073AD1A" w14:textId="6C5F85C2" w:rsidR="00F94DA9" w:rsidRPr="00D82A73" w:rsidRDefault="00B37BC8" w:rsidP="00F94DA9">
            <w:pPr>
              <w:rPr>
                <w:rFonts w:ascii="Arial" w:eastAsia="Arial Unicode MS" w:hAnsi="Arial"/>
              </w:rPr>
            </w:pPr>
            <w:ins w:id="245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57" w:author="Jarno Nieminen" w:date="2014-06-19T12:28:00Z">
              <w:tcPr>
                <w:tcW w:w="1160" w:type="dxa"/>
                <w:shd w:val="clear" w:color="auto" w:fill="auto"/>
              </w:tcPr>
            </w:tcPrChange>
          </w:tcPr>
          <w:p w14:paraId="10C46F01" w14:textId="15FB14DF" w:rsidR="00F94DA9" w:rsidRPr="00D82A73" w:rsidRDefault="0008595E" w:rsidP="00F94DA9">
            <w:pPr>
              <w:rPr>
                <w:rFonts w:ascii="Arial" w:eastAsia="Arial Unicode MS" w:hAnsi="Arial"/>
              </w:rPr>
            </w:pPr>
            <w:ins w:id="2458" w:author="Jarno Nieminen" w:date="2014-06-19T13:04:00Z">
              <w:r>
                <w:rPr>
                  <w:rFonts w:ascii="Arial" w:eastAsia="Arial Unicode MS" w:hAnsi="Arial"/>
                </w:rPr>
                <w:t>Saknas i V</w:t>
              </w:r>
              <w:r>
                <w:rPr>
                  <w:rFonts w:ascii="Arial" w:eastAsia="Arial Unicode MS" w:hAnsi="Arial"/>
                </w:rPr>
                <w:noBreakHyphen/>
                <w:t>TIM 2.2</w:t>
              </w:r>
            </w:ins>
          </w:p>
        </w:tc>
      </w:tr>
      <w:tr w:rsidR="00F94DA9" w:rsidRPr="00D82A73" w14:paraId="6219EA0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5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0" w:author="Jarno Nieminen" w:date="2014-06-19T12:28:00Z">
            <w:trPr>
              <w:gridAfter w:val="0"/>
              <w:trHeight w:val="217"/>
            </w:trPr>
          </w:trPrChange>
        </w:trPr>
        <w:tc>
          <w:tcPr>
            <w:tcW w:w="2567" w:type="dxa"/>
            <w:gridSpan w:val="2"/>
            <w:tcPrChange w:id="2461" w:author="Jarno Nieminen" w:date="2014-06-19T12:28:00Z">
              <w:tcPr>
                <w:tcW w:w="2567" w:type="dxa"/>
                <w:gridSpan w:val="3"/>
              </w:tcPr>
            </w:tcPrChange>
          </w:tcPr>
          <w:p w14:paraId="5687196F" w14:textId="77777777" w:rsidR="00F94DA9" w:rsidRPr="00D82A73" w:rsidRDefault="00F94DA9" w:rsidP="00F94DA9">
            <w:pPr>
              <w:rPr>
                <w:rFonts w:eastAsia="Arial Unicode MS"/>
              </w:rPr>
            </w:pPr>
            <w:r w:rsidRPr="00D82A73">
              <w:rPr>
                <w:rFonts w:eastAsia="Arial Unicode MS"/>
              </w:rPr>
              <w:lastRenderedPageBreak/>
              <w:t>(FormText)</w:t>
            </w:r>
          </w:p>
        </w:tc>
        <w:tc>
          <w:tcPr>
            <w:tcW w:w="3388" w:type="dxa"/>
            <w:tcPrChange w:id="2462" w:author="Jarno Nieminen" w:date="2014-06-19T12:28:00Z">
              <w:tcPr>
                <w:tcW w:w="3388" w:type="dxa"/>
                <w:gridSpan w:val="2"/>
              </w:tcPr>
            </w:tcPrChange>
          </w:tcPr>
          <w:p w14:paraId="17E79D4E" w14:textId="77777777" w:rsidR="00F94DA9" w:rsidRPr="00D82A73" w:rsidRDefault="00F94DA9" w:rsidP="00F94DA9">
            <w:pPr>
              <w:rPr>
                <w:szCs w:val="20"/>
              </w:rPr>
            </w:pPr>
            <w:r w:rsidRPr="00D82A73">
              <w:rPr>
                <w:szCs w:val="20"/>
              </w:rPr>
              <w:t>Unik text för Formulär. Använd t.ex. tjänsten "CreateFormRequest" för att bifoga en unik text för formuläret. T.ex. "Hälsoundersökning inför besök X".</w:t>
            </w:r>
          </w:p>
        </w:tc>
        <w:tc>
          <w:tcPr>
            <w:tcW w:w="1140" w:type="dxa"/>
            <w:tcPrChange w:id="2463" w:author="Jarno Nieminen" w:date="2014-06-19T12:28:00Z">
              <w:tcPr>
                <w:tcW w:w="1140" w:type="dxa"/>
                <w:gridSpan w:val="2"/>
              </w:tcPr>
            </w:tcPrChange>
          </w:tcPr>
          <w:p w14:paraId="2B8A74FB" w14:textId="77777777" w:rsidR="00F94DA9" w:rsidRPr="00D82A73" w:rsidRDefault="00F94DA9" w:rsidP="00F94DA9">
            <w:pPr>
              <w:rPr>
                <w:rFonts w:eastAsia="Arial Unicode MS"/>
              </w:rPr>
            </w:pPr>
            <w:r w:rsidRPr="00D82A73">
              <w:rPr>
                <w:rFonts w:eastAsia="Arial Unicode MS"/>
              </w:rPr>
              <w:t>TXT</w:t>
            </w:r>
          </w:p>
        </w:tc>
        <w:tc>
          <w:tcPr>
            <w:tcW w:w="720" w:type="dxa"/>
            <w:tcPrChange w:id="2464" w:author="Jarno Nieminen" w:date="2014-06-19T12:28:00Z">
              <w:tcPr>
                <w:tcW w:w="720" w:type="dxa"/>
                <w:gridSpan w:val="2"/>
              </w:tcPr>
            </w:tcPrChange>
          </w:tcPr>
          <w:p w14:paraId="79B68B22" w14:textId="77777777" w:rsidR="00F94DA9" w:rsidRPr="00D82A73" w:rsidRDefault="00F94DA9" w:rsidP="00F94DA9">
            <w:pPr>
              <w:rPr>
                <w:rFonts w:eastAsia="Arial Unicode MS"/>
              </w:rPr>
            </w:pPr>
            <w:r w:rsidRPr="00D82A73">
              <w:rPr>
                <w:rFonts w:eastAsia="Arial Unicode MS"/>
              </w:rPr>
              <w:t>0..1</w:t>
            </w:r>
          </w:p>
        </w:tc>
        <w:tc>
          <w:tcPr>
            <w:tcW w:w="1839" w:type="dxa"/>
            <w:tcPrChange w:id="2465" w:author="Jarno Nieminen" w:date="2014-06-19T12:28:00Z">
              <w:tcPr>
                <w:tcW w:w="1839" w:type="dxa"/>
                <w:gridSpan w:val="2"/>
              </w:tcPr>
            </w:tcPrChange>
          </w:tcPr>
          <w:p w14:paraId="6B04A244" w14:textId="77777777" w:rsidR="00F94DA9" w:rsidRPr="00D82A73" w:rsidRDefault="00F94DA9" w:rsidP="00F94DA9">
            <w:pPr>
              <w:rPr>
                <w:rFonts w:eastAsia="Arial Unicode MS"/>
              </w:rPr>
            </w:pPr>
          </w:p>
        </w:tc>
        <w:tc>
          <w:tcPr>
            <w:tcW w:w="1881" w:type="dxa"/>
            <w:tcPrChange w:id="2466" w:author="Jarno Nieminen" w:date="2014-06-19T12:28:00Z">
              <w:tcPr>
                <w:tcW w:w="1881" w:type="dxa"/>
                <w:gridSpan w:val="2"/>
              </w:tcPr>
            </w:tcPrChange>
          </w:tcPr>
          <w:p w14:paraId="2BD201EA" w14:textId="77777777" w:rsidR="00F94DA9" w:rsidRPr="00D82A73" w:rsidRDefault="00F94DA9" w:rsidP="00F94DA9">
            <w:pPr>
              <w:rPr>
                <w:rFonts w:ascii="Arial" w:eastAsia="Arial Unicode MS" w:hAnsi="Arial"/>
              </w:rPr>
            </w:pPr>
          </w:p>
        </w:tc>
        <w:tc>
          <w:tcPr>
            <w:tcW w:w="1200" w:type="dxa"/>
            <w:shd w:val="clear" w:color="auto" w:fill="auto"/>
            <w:tcPrChange w:id="2467" w:author="Jarno Nieminen" w:date="2014-06-19T12:28:00Z">
              <w:tcPr>
                <w:tcW w:w="1200" w:type="dxa"/>
                <w:gridSpan w:val="2"/>
                <w:shd w:val="clear" w:color="auto" w:fill="auto"/>
              </w:tcPr>
            </w:tcPrChange>
          </w:tcPr>
          <w:p w14:paraId="32A0478C" w14:textId="0F62DAED" w:rsidR="00F94DA9" w:rsidRPr="00D82A73" w:rsidRDefault="00B37BC8" w:rsidP="00F94DA9">
            <w:pPr>
              <w:rPr>
                <w:rFonts w:ascii="Arial" w:eastAsia="Arial Unicode MS" w:hAnsi="Arial"/>
              </w:rPr>
            </w:pPr>
            <w:ins w:id="246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69" w:author="Jarno Nieminen" w:date="2014-06-19T12:28:00Z">
              <w:tcPr>
                <w:tcW w:w="1080" w:type="dxa"/>
                <w:shd w:val="clear" w:color="auto" w:fill="auto"/>
              </w:tcPr>
            </w:tcPrChange>
          </w:tcPr>
          <w:p w14:paraId="49E5A205" w14:textId="5B290983" w:rsidR="00F94DA9" w:rsidRPr="00D82A73" w:rsidRDefault="00B37BC8" w:rsidP="00F94DA9">
            <w:pPr>
              <w:rPr>
                <w:rFonts w:ascii="Arial" w:eastAsia="Arial Unicode MS" w:hAnsi="Arial"/>
              </w:rPr>
            </w:pPr>
            <w:ins w:id="247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71" w:author="Jarno Nieminen" w:date="2014-06-19T12:28:00Z">
              <w:tcPr>
                <w:tcW w:w="1160" w:type="dxa"/>
                <w:shd w:val="clear" w:color="auto" w:fill="auto"/>
              </w:tcPr>
            </w:tcPrChange>
          </w:tcPr>
          <w:p w14:paraId="098583B2" w14:textId="13F8DCA8" w:rsidR="00F94DA9" w:rsidRPr="00D82A73" w:rsidRDefault="00F94DA9" w:rsidP="00F94DA9">
            <w:pPr>
              <w:rPr>
                <w:rFonts w:ascii="Arial" w:eastAsia="Arial Unicode MS" w:hAnsi="Arial"/>
              </w:rPr>
            </w:pPr>
            <w:ins w:id="2472" w:author="Jarno Nieminen" w:date="2014-06-19T12:28:00Z">
              <w:r>
                <w:rPr>
                  <w:rFonts w:ascii="Arial" w:eastAsia="Arial Unicode MS" w:hAnsi="Arial"/>
                </w:rPr>
                <w:t>N/A</w:t>
              </w:r>
            </w:ins>
          </w:p>
        </w:tc>
      </w:tr>
      <w:tr w:rsidR="00F94DA9" w:rsidRPr="00D82A73" w14:paraId="01B9F04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74" w:author="Jarno Nieminen" w:date="2014-06-19T12:28:00Z">
            <w:trPr>
              <w:gridAfter w:val="0"/>
              <w:trHeight w:val="217"/>
            </w:trPr>
          </w:trPrChange>
        </w:trPr>
        <w:tc>
          <w:tcPr>
            <w:tcW w:w="2567" w:type="dxa"/>
            <w:gridSpan w:val="2"/>
            <w:tcPrChange w:id="2475" w:author="Jarno Nieminen" w:date="2014-06-19T12:28:00Z">
              <w:tcPr>
                <w:tcW w:w="2567" w:type="dxa"/>
                <w:gridSpan w:val="3"/>
              </w:tcPr>
            </w:tcPrChange>
          </w:tcPr>
          <w:p w14:paraId="1733E863" w14:textId="77777777" w:rsidR="00F94DA9" w:rsidRPr="00D82A73" w:rsidRDefault="00F94DA9" w:rsidP="00F94DA9">
            <w:pPr>
              <w:rPr>
                <w:rFonts w:eastAsia="Arial Unicode MS"/>
              </w:rPr>
            </w:pPr>
            <w:r w:rsidRPr="00D82A73">
              <w:rPr>
                <w:rFonts w:eastAsia="Arial Unicode MS"/>
              </w:rPr>
              <w:t>(FormID)</w:t>
            </w:r>
          </w:p>
        </w:tc>
        <w:tc>
          <w:tcPr>
            <w:tcW w:w="3388" w:type="dxa"/>
            <w:tcPrChange w:id="2476" w:author="Jarno Nieminen" w:date="2014-06-19T12:28:00Z">
              <w:tcPr>
                <w:tcW w:w="3388" w:type="dxa"/>
                <w:gridSpan w:val="2"/>
              </w:tcPr>
            </w:tcPrChange>
          </w:tcPr>
          <w:p w14:paraId="3D66C946" w14:textId="77777777" w:rsidR="00F94DA9" w:rsidRPr="00D82A73" w:rsidRDefault="00F94DA9" w:rsidP="00F94DA9">
            <w:pPr>
              <w:rPr>
                <w:szCs w:val="20"/>
              </w:rPr>
            </w:pPr>
            <w:r w:rsidRPr="00D82A73">
              <w:rPr>
                <w:szCs w:val="20"/>
              </w:rPr>
              <w:t>Formulärets unika ID (Sätts av formulärmotorn id/GUID).</w:t>
            </w:r>
          </w:p>
          <w:p w14:paraId="2B445BD2" w14:textId="77777777" w:rsidR="00F94DA9" w:rsidRPr="00D82A73" w:rsidRDefault="00F94DA9" w:rsidP="00F94DA9">
            <w:r w:rsidRPr="00D82A73">
              <w:t>T.ex. MHV1 har FormID = 3B2DF0C0-BC22-11DE-823D-00155D316606</w:t>
            </w:r>
          </w:p>
          <w:p w14:paraId="78835583" w14:textId="77777777" w:rsidR="00F94DA9" w:rsidRPr="00D82A73" w:rsidRDefault="00F94DA9" w:rsidP="00F94DA9"/>
          <w:p w14:paraId="617474B4" w14:textId="77777777" w:rsidR="00F94DA9" w:rsidRPr="00D82A73" w:rsidRDefault="00F94DA9" w:rsidP="00F94DA9">
            <w:pPr>
              <w:rPr>
                <w:rFonts w:eastAsia="Arial Unicode MS"/>
                <w:szCs w:val="20"/>
              </w:rPr>
            </w:pPr>
            <w:r w:rsidRPr="00D82A73">
              <w:t xml:space="preserve">Måste genereras slumpmässigt för att vara unikt. </w:t>
            </w:r>
          </w:p>
        </w:tc>
        <w:tc>
          <w:tcPr>
            <w:tcW w:w="1140" w:type="dxa"/>
            <w:tcPrChange w:id="2477" w:author="Jarno Nieminen" w:date="2014-06-19T12:28:00Z">
              <w:tcPr>
                <w:tcW w:w="1140" w:type="dxa"/>
                <w:gridSpan w:val="2"/>
              </w:tcPr>
            </w:tcPrChange>
          </w:tcPr>
          <w:p w14:paraId="4BAE0FCE" w14:textId="77777777" w:rsidR="00F94DA9" w:rsidRPr="00D82A73" w:rsidRDefault="00F94DA9" w:rsidP="00F94DA9">
            <w:pPr>
              <w:rPr>
                <w:rFonts w:eastAsia="Arial Unicode MS"/>
              </w:rPr>
            </w:pPr>
            <w:r w:rsidRPr="00D82A73">
              <w:rPr>
                <w:rFonts w:eastAsia="Arial Unicode MS"/>
              </w:rPr>
              <w:t>II</w:t>
            </w:r>
          </w:p>
        </w:tc>
        <w:tc>
          <w:tcPr>
            <w:tcW w:w="720" w:type="dxa"/>
            <w:tcPrChange w:id="2478" w:author="Jarno Nieminen" w:date="2014-06-19T12:28:00Z">
              <w:tcPr>
                <w:tcW w:w="720" w:type="dxa"/>
                <w:gridSpan w:val="2"/>
              </w:tcPr>
            </w:tcPrChange>
          </w:tcPr>
          <w:p w14:paraId="6FA139AF" w14:textId="77777777" w:rsidR="00F94DA9" w:rsidRPr="00D82A73" w:rsidRDefault="00F94DA9" w:rsidP="00F94DA9">
            <w:pPr>
              <w:rPr>
                <w:rFonts w:eastAsia="Arial Unicode MS"/>
              </w:rPr>
            </w:pPr>
            <w:r w:rsidRPr="00D82A73">
              <w:rPr>
                <w:rFonts w:eastAsia="Arial Unicode MS"/>
              </w:rPr>
              <w:t>1</w:t>
            </w:r>
          </w:p>
        </w:tc>
        <w:tc>
          <w:tcPr>
            <w:tcW w:w="1839" w:type="dxa"/>
            <w:tcPrChange w:id="2479" w:author="Jarno Nieminen" w:date="2014-06-19T12:28:00Z">
              <w:tcPr>
                <w:tcW w:w="1839" w:type="dxa"/>
                <w:gridSpan w:val="2"/>
              </w:tcPr>
            </w:tcPrChange>
          </w:tcPr>
          <w:p w14:paraId="172EE557" w14:textId="77777777" w:rsidR="00F94DA9" w:rsidRPr="00D82A73" w:rsidRDefault="00F94DA9" w:rsidP="00F94DA9">
            <w:pPr>
              <w:rPr>
                <w:rFonts w:eastAsia="Arial Unicode MS"/>
              </w:rPr>
            </w:pPr>
          </w:p>
        </w:tc>
        <w:tc>
          <w:tcPr>
            <w:tcW w:w="1881" w:type="dxa"/>
            <w:tcPrChange w:id="2480" w:author="Jarno Nieminen" w:date="2014-06-19T12:28:00Z">
              <w:tcPr>
                <w:tcW w:w="1881" w:type="dxa"/>
                <w:gridSpan w:val="2"/>
              </w:tcPr>
            </w:tcPrChange>
          </w:tcPr>
          <w:p w14:paraId="7D20EA55" w14:textId="77777777" w:rsidR="00F94DA9" w:rsidRPr="00D82A73" w:rsidRDefault="00F94DA9" w:rsidP="00F94DA9">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2481" w:author="Jarno Nieminen" w:date="2014-06-19T12:28:00Z">
              <w:tcPr>
                <w:tcW w:w="1200" w:type="dxa"/>
                <w:gridSpan w:val="2"/>
                <w:shd w:val="clear" w:color="auto" w:fill="auto"/>
              </w:tcPr>
            </w:tcPrChange>
          </w:tcPr>
          <w:p w14:paraId="72CAB3C4" w14:textId="5D81F3B6" w:rsidR="00F94DA9" w:rsidRPr="00D82A73" w:rsidRDefault="00B37BC8" w:rsidP="00F94DA9">
            <w:pPr>
              <w:rPr>
                <w:rFonts w:ascii="Arial" w:eastAsia="Arial Unicode MS" w:hAnsi="Arial"/>
              </w:rPr>
            </w:pPr>
            <w:ins w:id="24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83" w:author="Jarno Nieminen" w:date="2014-06-19T12:28:00Z">
              <w:tcPr>
                <w:tcW w:w="1080" w:type="dxa"/>
                <w:shd w:val="clear" w:color="auto" w:fill="auto"/>
              </w:tcPr>
            </w:tcPrChange>
          </w:tcPr>
          <w:p w14:paraId="655F4DD4" w14:textId="16043439" w:rsidR="00F94DA9" w:rsidRPr="00D82A73" w:rsidRDefault="00B37BC8" w:rsidP="00F94DA9">
            <w:pPr>
              <w:rPr>
                <w:rFonts w:ascii="Arial" w:eastAsia="Arial Unicode MS" w:hAnsi="Arial"/>
              </w:rPr>
            </w:pPr>
            <w:ins w:id="248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85" w:author="Jarno Nieminen" w:date="2014-06-19T12:28:00Z">
              <w:tcPr>
                <w:tcW w:w="1160" w:type="dxa"/>
                <w:shd w:val="clear" w:color="auto" w:fill="auto"/>
              </w:tcPr>
            </w:tcPrChange>
          </w:tcPr>
          <w:p w14:paraId="14399FF3" w14:textId="5BF9DED8" w:rsidR="00F94DA9" w:rsidRPr="00D82A73" w:rsidRDefault="00F94DA9" w:rsidP="00F94DA9">
            <w:pPr>
              <w:rPr>
                <w:rFonts w:ascii="Arial" w:eastAsia="Arial Unicode MS" w:hAnsi="Arial"/>
              </w:rPr>
            </w:pPr>
            <w:ins w:id="2486" w:author="Jarno Nieminen" w:date="2014-06-19T12:28:00Z">
              <w:r>
                <w:rPr>
                  <w:rFonts w:ascii="Arial" w:eastAsia="Arial Unicode MS" w:hAnsi="Arial"/>
                </w:rPr>
                <w:t>N/A</w:t>
              </w:r>
            </w:ins>
          </w:p>
        </w:tc>
      </w:tr>
      <w:tr w:rsidR="00F94DA9" w:rsidRPr="00D82A73" w14:paraId="4B59E2C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87"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88" w:author="Jarno Nieminen" w:date="2014-06-19T12:28:00Z">
            <w:trPr>
              <w:gridAfter w:val="0"/>
              <w:trHeight w:val="217"/>
            </w:trPr>
          </w:trPrChange>
        </w:trPr>
        <w:tc>
          <w:tcPr>
            <w:tcW w:w="2567" w:type="dxa"/>
            <w:gridSpan w:val="2"/>
            <w:tcPrChange w:id="2489" w:author="Jarno Nieminen" w:date="2014-06-19T12:28:00Z">
              <w:tcPr>
                <w:tcW w:w="2567" w:type="dxa"/>
                <w:gridSpan w:val="3"/>
              </w:tcPr>
            </w:tcPrChange>
          </w:tcPr>
          <w:p w14:paraId="55432304" w14:textId="77777777" w:rsidR="00F94DA9" w:rsidRPr="00D82A73" w:rsidRDefault="00F94DA9" w:rsidP="00F94DA9">
            <w:pPr>
              <w:rPr>
                <w:rFonts w:eastAsia="Arial Unicode MS"/>
              </w:rPr>
            </w:pPr>
            <w:r w:rsidRPr="00D82A73">
              <w:rPr>
                <w:rFonts w:eastAsia="Arial Unicode MS"/>
              </w:rPr>
              <w:t>Patient id</w:t>
            </w:r>
          </w:p>
          <w:p w14:paraId="0BA320C8" w14:textId="77777777" w:rsidR="00F94DA9" w:rsidRPr="00D82A73" w:rsidRDefault="00F94DA9" w:rsidP="00F94DA9">
            <w:pPr>
              <w:rPr>
                <w:rFonts w:eastAsia="Arial Unicode MS"/>
              </w:rPr>
            </w:pPr>
            <w:r w:rsidRPr="00D82A73">
              <w:rPr>
                <w:rFonts w:eastAsia="Arial Unicode MS"/>
              </w:rPr>
              <w:t>(SubjectOfCare)</w:t>
            </w:r>
          </w:p>
        </w:tc>
        <w:tc>
          <w:tcPr>
            <w:tcW w:w="3388" w:type="dxa"/>
            <w:tcPrChange w:id="2490" w:author="Jarno Nieminen" w:date="2014-06-19T12:28:00Z">
              <w:tcPr>
                <w:tcW w:w="3388" w:type="dxa"/>
                <w:gridSpan w:val="2"/>
              </w:tcPr>
            </w:tcPrChange>
          </w:tcPr>
          <w:p w14:paraId="0C2D5859" w14:textId="77777777" w:rsidR="00F94DA9" w:rsidRPr="00D82A73" w:rsidRDefault="00F94DA9" w:rsidP="00F94DA9">
            <w:pPr>
              <w:rPr>
                <w:rFonts w:eastAsia="Arial Unicode MS"/>
              </w:rPr>
            </w:pPr>
            <w:r w:rsidRPr="00D82A73">
              <w:rPr>
                <w:rFonts w:eastAsia="Arial Unicode MS"/>
              </w:rPr>
              <w:t>Patienten formuläret avser. Personnummer format yyyymmddnnnn.</w:t>
            </w:r>
          </w:p>
          <w:p w14:paraId="42A310F2" w14:textId="77777777" w:rsidR="00F94DA9" w:rsidRPr="00D82A73" w:rsidRDefault="00F94DA9" w:rsidP="00F94DA9">
            <w:pPr>
              <w:rPr>
                <w:rFonts w:eastAsia="Arial Unicode MS"/>
              </w:rPr>
            </w:pPr>
            <w:r w:rsidRPr="00D82A73">
              <w:rPr>
                <w:rFonts w:eastAsia="Arial Unicode MS"/>
              </w:rPr>
              <w:t xml:space="preserve">T.ex. 191212121212 </w:t>
            </w:r>
          </w:p>
        </w:tc>
        <w:tc>
          <w:tcPr>
            <w:tcW w:w="1140" w:type="dxa"/>
            <w:tcPrChange w:id="2491" w:author="Jarno Nieminen" w:date="2014-06-19T12:28:00Z">
              <w:tcPr>
                <w:tcW w:w="1140" w:type="dxa"/>
                <w:gridSpan w:val="2"/>
              </w:tcPr>
            </w:tcPrChange>
          </w:tcPr>
          <w:p w14:paraId="04CDD9C0" w14:textId="77777777" w:rsidR="00F94DA9" w:rsidRPr="00D82A73" w:rsidRDefault="00F94DA9" w:rsidP="00F94DA9">
            <w:pPr>
              <w:rPr>
                <w:rFonts w:eastAsia="Arial Unicode MS"/>
              </w:rPr>
            </w:pPr>
            <w:r w:rsidRPr="00D82A73">
              <w:rPr>
                <w:rFonts w:eastAsia="Arial Unicode MS"/>
              </w:rPr>
              <w:t>II</w:t>
            </w:r>
          </w:p>
        </w:tc>
        <w:tc>
          <w:tcPr>
            <w:tcW w:w="720" w:type="dxa"/>
            <w:tcPrChange w:id="2492" w:author="Jarno Nieminen" w:date="2014-06-19T12:28:00Z">
              <w:tcPr>
                <w:tcW w:w="720" w:type="dxa"/>
                <w:gridSpan w:val="2"/>
              </w:tcPr>
            </w:tcPrChange>
          </w:tcPr>
          <w:p w14:paraId="68275950" w14:textId="77777777" w:rsidR="00F94DA9" w:rsidRPr="00D82A73" w:rsidRDefault="00F94DA9" w:rsidP="00F94DA9">
            <w:pPr>
              <w:rPr>
                <w:rFonts w:eastAsia="Arial Unicode MS"/>
              </w:rPr>
            </w:pPr>
            <w:r w:rsidRPr="00D82A73">
              <w:rPr>
                <w:rFonts w:eastAsia="Arial Unicode MS"/>
              </w:rPr>
              <w:t>1</w:t>
            </w:r>
          </w:p>
        </w:tc>
        <w:tc>
          <w:tcPr>
            <w:tcW w:w="1839" w:type="dxa"/>
            <w:tcPrChange w:id="2493" w:author="Jarno Nieminen" w:date="2014-06-19T12:28:00Z">
              <w:tcPr>
                <w:tcW w:w="1839" w:type="dxa"/>
                <w:gridSpan w:val="2"/>
              </w:tcPr>
            </w:tcPrChange>
          </w:tcPr>
          <w:p w14:paraId="489A459A" w14:textId="77777777" w:rsidR="00F94DA9" w:rsidRPr="00D82A73" w:rsidRDefault="00F94DA9" w:rsidP="00F94DA9"/>
        </w:tc>
        <w:tc>
          <w:tcPr>
            <w:tcW w:w="1881" w:type="dxa"/>
            <w:tcPrChange w:id="2494" w:author="Jarno Nieminen" w:date="2014-06-19T12:28:00Z">
              <w:tcPr>
                <w:tcW w:w="1881" w:type="dxa"/>
                <w:gridSpan w:val="2"/>
              </w:tcPr>
            </w:tcPrChange>
          </w:tcPr>
          <w:p w14:paraId="616D023B" w14:textId="77777777" w:rsidR="00F94DA9" w:rsidRPr="00D82A73" w:rsidRDefault="00F94DA9" w:rsidP="00F94DA9">
            <w:pPr>
              <w:rPr>
                <w:rFonts w:ascii="Arial" w:eastAsia="Arial Unicode MS" w:hAnsi="Arial"/>
              </w:rPr>
            </w:pPr>
          </w:p>
        </w:tc>
        <w:tc>
          <w:tcPr>
            <w:tcW w:w="1200" w:type="dxa"/>
            <w:shd w:val="clear" w:color="auto" w:fill="auto"/>
            <w:tcPrChange w:id="2495" w:author="Jarno Nieminen" w:date="2014-06-19T12:28:00Z">
              <w:tcPr>
                <w:tcW w:w="1200" w:type="dxa"/>
                <w:gridSpan w:val="2"/>
                <w:shd w:val="clear" w:color="auto" w:fill="auto"/>
              </w:tcPr>
            </w:tcPrChange>
          </w:tcPr>
          <w:p w14:paraId="2DFB70BE" w14:textId="0695F7C3" w:rsidR="00F94DA9" w:rsidRPr="00D82A73" w:rsidRDefault="00F94DA9" w:rsidP="00F94DA9">
            <w:pPr>
              <w:rPr>
                <w:rFonts w:ascii="Arial" w:eastAsia="Arial Unicode MS" w:hAnsi="Arial"/>
              </w:rPr>
            </w:pPr>
            <w:ins w:id="2496" w:author="Jarno Nieminen" w:date="2014-06-19T10:04:00Z">
              <w:r>
                <w:rPr>
                  <w:rFonts w:ascii="Arial" w:eastAsia="Arial Unicode MS" w:hAnsi="Arial"/>
                </w:rPr>
                <w:t>Patient</w:t>
              </w:r>
            </w:ins>
          </w:p>
        </w:tc>
        <w:tc>
          <w:tcPr>
            <w:tcW w:w="1162" w:type="dxa"/>
            <w:shd w:val="clear" w:color="auto" w:fill="auto"/>
            <w:tcPrChange w:id="2497" w:author="Jarno Nieminen" w:date="2014-06-19T12:28:00Z">
              <w:tcPr>
                <w:tcW w:w="1080" w:type="dxa"/>
                <w:shd w:val="clear" w:color="auto" w:fill="auto"/>
              </w:tcPr>
            </w:tcPrChange>
          </w:tcPr>
          <w:p w14:paraId="222104AA" w14:textId="6EF91A0B" w:rsidR="00F94DA9" w:rsidRPr="00D82A73" w:rsidRDefault="00F94DA9" w:rsidP="00F94DA9">
            <w:pPr>
              <w:rPr>
                <w:rFonts w:ascii="Arial" w:eastAsia="Arial Unicode MS" w:hAnsi="Arial"/>
              </w:rPr>
            </w:pPr>
            <w:ins w:id="2498" w:author="Jarno Nieminen" w:date="2014-06-19T10:04:00Z">
              <w:r>
                <w:rPr>
                  <w:rFonts w:ascii="Arial" w:eastAsia="Arial Unicode MS" w:hAnsi="Arial"/>
                </w:rPr>
                <w:t>Person_</w:t>
              </w:r>
            </w:ins>
            <w:ins w:id="2499" w:author="Jarno Nieminen" w:date="2014-06-19T10:05:00Z">
              <w:r>
                <w:rPr>
                  <w:rFonts w:ascii="Arial" w:eastAsia="Arial Unicode MS" w:hAnsi="Arial"/>
                </w:rPr>
                <w:t>id</w:t>
              </w:r>
            </w:ins>
          </w:p>
        </w:tc>
        <w:tc>
          <w:tcPr>
            <w:tcW w:w="1078" w:type="dxa"/>
            <w:shd w:val="clear" w:color="auto" w:fill="auto"/>
            <w:tcPrChange w:id="2500" w:author="Jarno Nieminen" w:date="2014-06-19T12:28:00Z">
              <w:tcPr>
                <w:tcW w:w="1160" w:type="dxa"/>
                <w:shd w:val="clear" w:color="auto" w:fill="auto"/>
              </w:tcPr>
            </w:tcPrChange>
          </w:tcPr>
          <w:p w14:paraId="67BCA6DA" w14:textId="1BE6EDF8" w:rsidR="00F94DA9" w:rsidRPr="00D82A73" w:rsidRDefault="00F94DA9" w:rsidP="00F94DA9">
            <w:pPr>
              <w:rPr>
                <w:rFonts w:ascii="Arial" w:eastAsia="Arial Unicode MS" w:hAnsi="Arial"/>
              </w:rPr>
            </w:pPr>
            <w:ins w:id="2501" w:author="Jarno Nieminen" w:date="2014-06-19T12:28:00Z">
              <w:r>
                <w:rPr>
                  <w:rFonts w:ascii="Arial" w:eastAsia="Arial Unicode MS" w:hAnsi="Arial"/>
                </w:rPr>
                <w:t>N/A</w:t>
              </w:r>
            </w:ins>
          </w:p>
        </w:tc>
      </w:tr>
      <w:tr w:rsidR="00F94DA9" w:rsidRPr="00D82A73" w14:paraId="70F2A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3" w:author="Jarno Nieminen" w:date="2014-06-19T12:28:00Z">
            <w:trPr>
              <w:gridAfter w:val="0"/>
              <w:trHeight w:val="217"/>
            </w:trPr>
          </w:trPrChange>
        </w:trPr>
        <w:tc>
          <w:tcPr>
            <w:tcW w:w="2567" w:type="dxa"/>
            <w:gridSpan w:val="2"/>
            <w:tcPrChange w:id="2504" w:author="Jarno Nieminen" w:date="2014-06-19T12:28:00Z">
              <w:tcPr>
                <w:tcW w:w="2567" w:type="dxa"/>
                <w:gridSpan w:val="3"/>
              </w:tcPr>
            </w:tcPrChange>
          </w:tcPr>
          <w:p w14:paraId="525D76C8" w14:textId="77777777" w:rsidR="00F94DA9" w:rsidRPr="00D82A73" w:rsidRDefault="00F94DA9" w:rsidP="00F94DA9">
            <w:pPr>
              <w:rPr>
                <w:rFonts w:eastAsia="Arial Unicode MS"/>
              </w:rPr>
            </w:pPr>
            <w:r w:rsidRPr="00D82A73">
              <w:rPr>
                <w:rFonts w:eastAsia="Arial Unicode MS"/>
              </w:rPr>
              <w:t>(ExpireDate)</w:t>
            </w:r>
          </w:p>
        </w:tc>
        <w:tc>
          <w:tcPr>
            <w:tcW w:w="3388" w:type="dxa"/>
            <w:tcPrChange w:id="2505" w:author="Jarno Nieminen" w:date="2014-06-19T12:28:00Z">
              <w:tcPr>
                <w:tcW w:w="3388" w:type="dxa"/>
                <w:gridSpan w:val="2"/>
              </w:tcPr>
            </w:tcPrChange>
          </w:tcPr>
          <w:p w14:paraId="66A2C0FA" w14:textId="77777777" w:rsidR="00F94DA9" w:rsidRPr="00D82A73" w:rsidRDefault="00F94DA9" w:rsidP="00F94DA9">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F94DA9" w:rsidRPr="00D82A73" w:rsidRDefault="00F94DA9" w:rsidP="00F94DA9">
            <w:pPr>
              <w:rPr>
                <w:rFonts w:eastAsia="Arial Unicode MS"/>
              </w:rPr>
            </w:pPr>
            <w:r w:rsidRPr="00D82A73">
              <w:rPr>
                <w:rFonts w:eastAsia="Arial Unicode MS"/>
              </w:rPr>
              <w:t>T.ex. 20121101</w:t>
            </w:r>
          </w:p>
        </w:tc>
        <w:tc>
          <w:tcPr>
            <w:tcW w:w="1140" w:type="dxa"/>
            <w:tcPrChange w:id="2506" w:author="Jarno Nieminen" w:date="2014-06-19T12:28:00Z">
              <w:tcPr>
                <w:tcW w:w="1140" w:type="dxa"/>
                <w:gridSpan w:val="2"/>
              </w:tcPr>
            </w:tcPrChange>
          </w:tcPr>
          <w:p w14:paraId="7622E388" w14:textId="77777777" w:rsidR="00F94DA9" w:rsidRPr="00D82A73" w:rsidRDefault="00F94DA9" w:rsidP="00F94DA9">
            <w:pPr>
              <w:rPr>
                <w:rFonts w:eastAsia="Arial Unicode MS"/>
              </w:rPr>
            </w:pPr>
            <w:r w:rsidRPr="00D82A73">
              <w:rPr>
                <w:rFonts w:eastAsia="Arial Unicode MS"/>
              </w:rPr>
              <w:t>TXT</w:t>
            </w:r>
          </w:p>
        </w:tc>
        <w:tc>
          <w:tcPr>
            <w:tcW w:w="720" w:type="dxa"/>
            <w:tcPrChange w:id="2507" w:author="Jarno Nieminen" w:date="2014-06-19T12:28:00Z">
              <w:tcPr>
                <w:tcW w:w="720" w:type="dxa"/>
                <w:gridSpan w:val="2"/>
              </w:tcPr>
            </w:tcPrChange>
          </w:tcPr>
          <w:p w14:paraId="337FD2B1" w14:textId="77777777" w:rsidR="00F94DA9" w:rsidRPr="00D82A73" w:rsidRDefault="00F94DA9" w:rsidP="00F94DA9">
            <w:pPr>
              <w:rPr>
                <w:rFonts w:eastAsia="Arial Unicode MS"/>
              </w:rPr>
            </w:pPr>
            <w:r w:rsidRPr="00D82A73">
              <w:rPr>
                <w:rFonts w:eastAsia="Arial Unicode MS"/>
              </w:rPr>
              <w:t>0..1</w:t>
            </w:r>
          </w:p>
        </w:tc>
        <w:tc>
          <w:tcPr>
            <w:tcW w:w="1839" w:type="dxa"/>
            <w:tcPrChange w:id="2508" w:author="Jarno Nieminen" w:date="2014-06-19T12:28:00Z">
              <w:tcPr>
                <w:tcW w:w="1839" w:type="dxa"/>
                <w:gridSpan w:val="2"/>
              </w:tcPr>
            </w:tcPrChange>
          </w:tcPr>
          <w:p w14:paraId="49C2948F" w14:textId="77777777" w:rsidR="00F94DA9" w:rsidRPr="00D82A73" w:rsidRDefault="00F94DA9" w:rsidP="00F94DA9">
            <w:pPr>
              <w:rPr>
                <w:rFonts w:eastAsia="Arial Unicode MS"/>
              </w:rPr>
            </w:pPr>
            <w:r w:rsidRPr="00D82A73">
              <w:t>ISO 8601:2004 ÅÅÅÅMMDD</w:t>
            </w:r>
            <w:r w:rsidRPr="00D82A73">
              <w:br/>
              <w:t>(yyyyMMdd)</w:t>
            </w:r>
          </w:p>
        </w:tc>
        <w:tc>
          <w:tcPr>
            <w:tcW w:w="1881" w:type="dxa"/>
            <w:tcPrChange w:id="2509" w:author="Jarno Nieminen" w:date="2014-06-19T12:28:00Z">
              <w:tcPr>
                <w:tcW w:w="1881" w:type="dxa"/>
                <w:gridSpan w:val="2"/>
              </w:tcPr>
            </w:tcPrChange>
          </w:tcPr>
          <w:p w14:paraId="48CA1DFF" w14:textId="77777777" w:rsidR="00F94DA9" w:rsidRPr="00D82A73" w:rsidRDefault="00F94DA9" w:rsidP="00F94DA9">
            <w:pPr>
              <w:rPr>
                <w:rFonts w:ascii="Arial" w:eastAsia="Arial Unicode MS" w:hAnsi="Arial"/>
              </w:rPr>
            </w:pPr>
          </w:p>
        </w:tc>
        <w:tc>
          <w:tcPr>
            <w:tcW w:w="1200" w:type="dxa"/>
            <w:shd w:val="clear" w:color="auto" w:fill="auto"/>
            <w:tcPrChange w:id="2510" w:author="Jarno Nieminen" w:date="2014-06-19T12:28:00Z">
              <w:tcPr>
                <w:tcW w:w="1200" w:type="dxa"/>
                <w:gridSpan w:val="2"/>
                <w:shd w:val="clear" w:color="auto" w:fill="auto"/>
              </w:tcPr>
            </w:tcPrChange>
          </w:tcPr>
          <w:p w14:paraId="0CED96A2" w14:textId="48629A3D" w:rsidR="00F94DA9" w:rsidRPr="00D82A73" w:rsidRDefault="00B37BC8" w:rsidP="00F94DA9">
            <w:pPr>
              <w:rPr>
                <w:rFonts w:ascii="Arial" w:eastAsia="Arial Unicode MS" w:hAnsi="Arial"/>
              </w:rPr>
            </w:pPr>
            <w:ins w:id="25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12" w:author="Jarno Nieminen" w:date="2014-06-19T12:28:00Z">
              <w:tcPr>
                <w:tcW w:w="1080" w:type="dxa"/>
                <w:shd w:val="clear" w:color="auto" w:fill="auto"/>
              </w:tcPr>
            </w:tcPrChange>
          </w:tcPr>
          <w:p w14:paraId="11B873E9" w14:textId="3C37290B" w:rsidR="00F94DA9" w:rsidRPr="00F94DA9" w:rsidRDefault="00B37BC8" w:rsidP="00F94DA9">
            <w:pPr>
              <w:rPr>
                <w:rFonts w:ascii="Arial" w:eastAsia="Arial Unicode MS" w:hAnsi="Arial"/>
                <w:b/>
                <w:rPrChange w:id="2513" w:author="Jarno Nieminen" w:date="2014-06-19T12:28:00Z">
                  <w:rPr>
                    <w:rFonts w:ascii="Arial" w:eastAsia="Arial Unicode MS" w:hAnsi="Arial"/>
                  </w:rPr>
                </w:rPrChange>
              </w:rPr>
            </w:pPr>
            <w:ins w:id="251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15" w:author="Jarno Nieminen" w:date="2014-06-19T12:28:00Z">
              <w:tcPr>
                <w:tcW w:w="1160" w:type="dxa"/>
                <w:shd w:val="clear" w:color="auto" w:fill="auto"/>
              </w:tcPr>
            </w:tcPrChange>
          </w:tcPr>
          <w:p w14:paraId="6C4367D1" w14:textId="68FACE3D" w:rsidR="00F94DA9" w:rsidRPr="00D82A73" w:rsidRDefault="00F94DA9" w:rsidP="00F94DA9">
            <w:pPr>
              <w:rPr>
                <w:rFonts w:ascii="Arial" w:eastAsia="Arial Unicode MS" w:hAnsi="Arial"/>
              </w:rPr>
            </w:pPr>
            <w:ins w:id="2516" w:author="Jarno Nieminen" w:date="2014-06-19T12:28:00Z">
              <w:r>
                <w:rPr>
                  <w:rFonts w:ascii="Arial" w:eastAsia="Arial Unicode MS" w:hAnsi="Arial"/>
                </w:rPr>
                <w:t>N/A</w:t>
              </w:r>
            </w:ins>
          </w:p>
        </w:tc>
      </w:tr>
      <w:tr w:rsidR="00F94DA9" w:rsidRPr="00D82A73" w14:paraId="0BA99E0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17"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18" w:author="Jarno Nieminen" w:date="2014-06-19T12:28:00Z">
            <w:trPr>
              <w:gridAfter w:val="0"/>
              <w:trHeight w:val="217"/>
            </w:trPr>
          </w:trPrChange>
        </w:trPr>
        <w:tc>
          <w:tcPr>
            <w:tcW w:w="2567" w:type="dxa"/>
            <w:gridSpan w:val="2"/>
            <w:tcPrChange w:id="2519" w:author="Jarno Nieminen" w:date="2014-06-19T12:28:00Z">
              <w:tcPr>
                <w:tcW w:w="2567" w:type="dxa"/>
                <w:gridSpan w:val="3"/>
              </w:tcPr>
            </w:tcPrChange>
          </w:tcPr>
          <w:p w14:paraId="276EB96E" w14:textId="77777777" w:rsidR="00F94DA9" w:rsidRPr="00D82A73" w:rsidRDefault="00F94DA9" w:rsidP="00F94DA9">
            <w:pPr>
              <w:rPr>
                <w:rFonts w:eastAsia="Arial Unicode MS"/>
              </w:rPr>
            </w:pPr>
            <w:r w:rsidRPr="00D82A73">
              <w:rPr>
                <w:rFonts w:eastAsia="Arial Unicode MS"/>
              </w:rPr>
              <w:lastRenderedPageBreak/>
              <w:t>(CreatedDateTime)</w:t>
            </w:r>
          </w:p>
        </w:tc>
        <w:tc>
          <w:tcPr>
            <w:tcW w:w="3388" w:type="dxa"/>
            <w:tcPrChange w:id="2520" w:author="Jarno Nieminen" w:date="2014-06-19T12:28:00Z">
              <w:tcPr>
                <w:tcW w:w="3388" w:type="dxa"/>
                <w:gridSpan w:val="2"/>
              </w:tcPr>
            </w:tcPrChange>
          </w:tcPr>
          <w:p w14:paraId="5DCC7452" w14:textId="77777777" w:rsidR="00F94DA9" w:rsidRPr="00D82A73" w:rsidRDefault="00F94DA9" w:rsidP="00F94DA9">
            <w:pPr>
              <w:rPr>
                <w:rFonts w:eastAsia="Arial Unicode MS"/>
              </w:rPr>
            </w:pPr>
            <w:r w:rsidRPr="00D82A73">
              <w:rPr>
                <w:rFonts w:eastAsia="Arial Unicode MS"/>
              </w:rPr>
              <w:t>Datum när användaren/patienten skapade formuläret.</w:t>
            </w:r>
          </w:p>
          <w:p w14:paraId="079752F2" w14:textId="77777777" w:rsidR="00F94DA9" w:rsidRPr="00D82A73" w:rsidRDefault="00F94DA9" w:rsidP="00F94DA9">
            <w:pPr>
              <w:rPr>
                <w:rFonts w:eastAsia="Arial Unicode MS"/>
              </w:rPr>
            </w:pPr>
            <w:r w:rsidRPr="00D82A73">
              <w:rPr>
                <w:rFonts w:eastAsia="Arial Unicode MS"/>
              </w:rPr>
              <w:t xml:space="preserve">T.ex. 2012-11-01 kl 13:05:00  20121101T130500 </w:t>
            </w:r>
          </w:p>
        </w:tc>
        <w:tc>
          <w:tcPr>
            <w:tcW w:w="1140" w:type="dxa"/>
            <w:tcPrChange w:id="2521" w:author="Jarno Nieminen" w:date="2014-06-19T12:28:00Z">
              <w:tcPr>
                <w:tcW w:w="1140" w:type="dxa"/>
                <w:gridSpan w:val="2"/>
              </w:tcPr>
            </w:tcPrChange>
          </w:tcPr>
          <w:p w14:paraId="5355C9A2" w14:textId="77777777" w:rsidR="00F94DA9" w:rsidRPr="00D82A73" w:rsidRDefault="00F94DA9" w:rsidP="00F94DA9">
            <w:pPr>
              <w:rPr>
                <w:rFonts w:eastAsia="Arial Unicode MS"/>
              </w:rPr>
            </w:pPr>
            <w:r w:rsidRPr="00D82A73">
              <w:rPr>
                <w:rFonts w:eastAsia="Arial Unicode MS"/>
              </w:rPr>
              <w:t>TXT</w:t>
            </w:r>
          </w:p>
        </w:tc>
        <w:tc>
          <w:tcPr>
            <w:tcW w:w="720" w:type="dxa"/>
            <w:tcPrChange w:id="2522" w:author="Jarno Nieminen" w:date="2014-06-19T12:28:00Z">
              <w:tcPr>
                <w:tcW w:w="720" w:type="dxa"/>
                <w:gridSpan w:val="2"/>
              </w:tcPr>
            </w:tcPrChange>
          </w:tcPr>
          <w:p w14:paraId="1D251CC7" w14:textId="77777777" w:rsidR="00F94DA9" w:rsidRPr="00D82A73" w:rsidRDefault="00F94DA9" w:rsidP="00F94DA9">
            <w:pPr>
              <w:rPr>
                <w:rFonts w:eastAsia="Arial Unicode MS"/>
              </w:rPr>
            </w:pPr>
            <w:r w:rsidRPr="00D82A73">
              <w:rPr>
                <w:rFonts w:eastAsia="Arial Unicode MS"/>
              </w:rPr>
              <w:t>1</w:t>
            </w:r>
          </w:p>
        </w:tc>
        <w:tc>
          <w:tcPr>
            <w:tcW w:w="1839" w:type="dxa"/>
            <w:tcPrChange w:id="2523" w:author="Jarno Nieminen" w:date="2014-06-19T12:28:00Z">
              <w:tcPr>
                <w:tcW w:w="1839" w:type="dxa"/>
                <w:gridSpan w:val="2"/>
              </w:tcPr>
            </w:tcPrChange>
          </w:tcPr>
          <w:p w14:paraId="33CDB85D" w14:textId="77777777" w:rsidR="00F94DA9" w:rsidRPr="00D82A73" w:rsidRDefault="00F94DA9" w:rsidP="00F94DA9">
            <w:r w:rsidRPr="00D82A73">
              <w:t>ISO 8601:2004 ÅÅÅÅMMDDTttmmss</w:t>
            </w:r>
            <w:r w:rsidRPr="00D82A73">
              <w:br/>
              <w:t>(yyyyMMddThhmmss)</w:t>
            </w:r>
          </w:p>
        </w:tc>
        <w:tc>
          <w:tcPr>
            <w:tcW w:w="1881" w:type="dxa"/>
            <w:tcPrChange w:id="2524" w:author="Jarno Nieminen" w:date="2014-06-19T12:28:00Z">
              <w:tcPr>
                <w:tcW w:w="1881" w:type="dxa"/>
                <w:gridSpan w:val="2"/>
              </w:tcPr>
            </w:tcPrChange>
          </w:tcPr>
          <w:p w14:paraId="762698DB" w14:textId="77777777" w:rsidR="00F94DA9" w:rsidRPr="00D82A73" w:rsidRDefault="00F94DA9" w:rsidP="00F94DA9"/>
        </w:tc>
        <w:tc>
          <w:tcPr>
            <w:tcW w:w="1200" w:type="dxa"/>
            <w:shd w:val="clear" w:color="auto" w:fill="auto"/>
            <w:tcPrChange w:id="2525" w:author="Jarno Nieminen" w:date="2014-06-19T12:28:00Z">
              <w:tcPr>
                <w:tcW w:w="1200" w:type="dxa"/>
                <w:gridSpan w:val="2"/>
                <w:shd w:val="clear" w:color="auto" w:fill="auto"/>
              </w:tcPr>
            </w:tcPrChange>
          </w:tcPr>
          <w:p w14:paraId="41C2F7EE" w14:textId="2E83100B" w:rsidR="00F94DA9" w:rsidRPr="00D82A73" w:rsidRDefault="00B37BC8" w:rsidP="00F94DA9">
            <w:pPr>
              <w:rPr>
                <w:rFonts w:ascii="Arial" w:eastAsia="Arial Unicode MS" w:hAnsi="Arial"/>
              </w:rPr>
            </w:pPr>
            <w:ins w:id="252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27" w:author="Jarno Nieminen" w:date="2014-06-19T12:28:00Z">
              <w:tcPr>
                <w:tcW w:w="1080" w:type="dxa"/>
                <w:shd w:val="clear" w:color="auto" w:fill="auto"/>
              </w:tcPr>
            </w:tcPrChange>
          </w:tcPr>
          <w:p w14:paraId="6FAE2E5D" w14:textId="4D3C3F56" w:rsidR="00F94DA9" w:rsidRPr="00D82A73" w:rsidRDefault="00B37BC8" w:rsidP="00F94DA9">
            <w:pPr>
              <w:rPr>
                <w:rFonts w:ascii="Arial" w:eastAsia="Arial Unicode MS" w:hAnsi="Arial"/>
              </w:rPr>
            </w:pPr>
            <w:ins w:id="252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29" w:author="Jarno Nieminen" w:date="2014-06-19T12:28:00Z">
              <w:tcPr>
                <w:tcW w:w="1160" w:type="dxa"/>
                <w:shd w:val="clear" w:color="auto" w:fill="auto"/>
              </w:tcPr>
            </w:tcPrChange>
          </w:tcPr>
          <w:p w14:paraId="08359BE0" w14:textId="717C2DF1" w:rsidR="00F94DA9" w:rsidRPr="00D82A73" w:rsidRDefault="00F94DA9" w:rsidP="00F94DA9">
            <w:pPr>
              <w:rPr>
                <w:rFonts w:ascii="Arial" w:eastAsia="Arial Unicode MS" w:hAnsi="Arial"/>
              </w:rPr>
            </w:pPr>
            <w:ins w:id="2530" w:author="Jarno Nieminen" w:date="2014-06-19T12:28:00Z">
              <w:r>
                <w:rPr>
                  <w:rFonts w:ascii="Arial" w:eastAsia="Arial Unicode MS" w:hAnsi="Arial"/>
                </w:rPr>
                <w:t>N/A</w:t>
              </w:r>
            </w:ins>
          </w:p>
        </w:tc>
      </w:tr>
      <w:tr w:rsidR="00F94DA9" w:rsidRPr="00D82A73" w14:paraId="4B6782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2" w:author="Jarno Nieminen" w:date="2014-06-19T12:28:00Z">
            <w:trPr>
              <w:gridAfter w:val="0"/>
              <w:trHeight w:val="217"/>
            </w:trPr>
          </w:trPrChange>
        </w:trPr>
        <w:tc>
          <w:tcPr>
            <w:tcW w:w="2567" w:type="dxa"/>
            <w:gridSpan w:val="2"/>
            <w:tcPrChange w:id="2533" w:author="Jarno Nieminen" w:date="2014-06-19T12:28:00Z">
              <w:tcPr>
                <w:tcW w:w="2567" w:type="dxa"/>
                <w:gridSpan w:val="3"/>
              </w:tcPr>
            </w:tcPrChange>
          </w:tcPr>
          <w:p w14:paraId="0520D248" w14:textId="77777777" w:rsidR="00F94DA9" w:rsidRPr="00D82A73" w:rsidRDefault="00F94DA9" w:rsidP="00F94DA9">
            <w:pPr>
              <w:rPr>
                <w:rFonts w:eastAsia="Arial Unicode MS"/>
              </w:rPr>
            </w:pPr>
            <w:r w:rsidRPr="00D82A73">
              <w:rPr>
                <w:rFonts w:eastAsia="Arial Unicode MS"/>
              </w:rPr>
              <w:t>(LastSavedDate)</w:t>
            </w:r>
          </w:p>
        </w:tc>
        <w:tc>
          <w:tcPr>
            <w:tcW w:w="3388" w:type="dxa"/>
            <w:tcPrChange w:id="2534" w:author="Jarno Nieminen" w:date="2014-06-19T12:28:00Z">
              <w:tcPr>
                <w:tcW w:w="3388" w:type="dxa"/>
                <w:gridSpan w:val="2"/>
              </w:tcPr>
            </w:tcPrChange>
          </w:tcPr>
          <w:p w14:paraId="572FD62B" w14:textId="77777777" w:rsidR="00F94DA9" w:rsidRPr="00D82A73" w:rsidRDefault="00F94DA9" w:rsidP="00F94DA9">
            <w:pPr>
              <w:rPr>
                <w:rFonts w:eastAsia="Arial Unicode MS"/>
              </w:rPr>
            </w:pPr>
            <w:r w:rsidRPr="00D82A73">
              <w:rPr>
                <w:rFonts w:eastAsia="Arial Unicode MS"/>
              </w:rPr>
              <w:t>Datum för senaste temporärsparning (användare/patientens).</w:t>
            </w:r>
          </w:p>
          <w:p w14:paraId="61380A6F" w14:textId="77777777" w:rsidR="00F94DA9" w:rsidRPr="00D82A73" w:rsidRDefault="00F94DA9" w:rsidP="00F94DA9">
            <w:pPr>
              <w:rPr>
                <w:rFonts w:eastAsia="Arial Unicode MS"/>
              </w:rPr>
            </w:pPr>
            <w:r w:rsidRPr="00D82A73">
              <w:rPr>
                <w:rFonts w:eastAsia="Arial Unicode MS"/>
              </w:rPr>
              <w:t>T.ex. 2012-11-01 kl 13:05:00  20121101T130500</w:t>
            </w:r>
          </w:p>
        </w:tc>
        <w:tc>
          <w:tcPr>
            <w:tcW w:w="1140" w:type="dxa"/>
            <w:tcPrChange w:id="2535" w:author="Jarno Nieminen" w:date="2014-06-19T12:28:00Z">
              <w:tcPr>
                <w:tcW w:w="1140" w:type="dxa"/>
                <w:gridSpan w:val="2"/>
              </w:tcPr>
            </w:tcPrChange>
          </w:tcPr>
          <w:p w14:paraId="3DF523DC" w14:textId="77777777" w:rsidR="00F94DA9" w:rsidRPr="00D82A73" w:rsidRDefault="00F94DA9" w:rsidP="00F94DA9">
            <w:pPr>
              <w:rPr>
                <w:rFonts w:eastAsia="Arial Unicode MS"/>
              </w:rPr>
            </w:pPr>
            <w:r w:rsidRPr="00D82A73">
              <w:rPr>
                <w:rFonts w:eastAsia="Arial Unicode MS"/>
              </w:rPr>
              <w:t>TXT</w:t>
            </w:r>
          </w:p>
        </w:tc>
        <w:tc>
          <w:tcPr>
            <w:tcW w:w="720" w:type="dxa"/>
            <w:tcPrChange w:id="2536" w:author="Jarno Nieminen" w:date="2014-06-19T12:28:00Z">
              <w:tcPr>
                <w:tcW w:w="720" w:type="dxa"/>
                <w:gridSpan w:val="2"/>
              </w:tcPr>
            </w:tcPrChange>
          </w:tcPr>
          <w:p w14:paraId="006D791B" w14:textId="77777777" w:rsidR="00F94DA9" w:rsidRPr="00D82A73" w:rsidRDefault="00F94DA9" w:rsidP="00F94DA9">
            <w:pPr>
              <w:rPr>
                <w:rFonts w:eastAsia="Arial Unicode MS"/>
              </w:rPr>
            </w:pPr>
            <w:r w:rsidRPr="00D82A73">
              <w:rPr>
                <w:rFonts w:eastAsia="Arial Unicode MS"/>
              </w:rPr>
              <w:t>0..1</w:t>
            </w:r>
          </w:p>
        </w:tc>
        <w:tc>
          <w:tcPr>
            <w:tcW w:w="1839" w:type="dxa"/>
            <w:tcPrChange w:id="2537" w:author="Jarno Nieminen" w:date="2014-06-19T12:28:00Z">
              <w:tcPr>
                <w:tcW w:w="1839" w:type="dxa"/>
                <w:gridSpan w:val="2"/>
              </w:tcPr>
            </w:tcPrChange>
          </w:tcPr>
          <w:p w14:paraId="02CBAD8B" w14:textId="77777777" w:rsidR="00F94DA9" w:rsidRPr="00D82A73" w:rsidRDefault="00F94DA9" w:rsidP="00F94DA9">
            <w:r w:rsidRPr="00D82A73">
              <w:t>ISO 8601:2004</w:t>
            </w:r>
          </w:p>
          <w:p w14:paraId="5ACD71D5" w14:textId="77777777" w:rsidR="00F94DA9" w:rsidRPr="00D82A73" w:rsidRDefault="00F94DA9" w:rsidP="00F94DA9">
            <w:pPr>
              <w:rPr>
                <w:rFonts w:eastAsia="Arial Unicode MS"/>
              </w:rPr>
            </w:pPr>
            <w:r w:rsidRPr="00D82A73">
              <w:t>ÅÅÅÅMMDDTttmmss</w:t>
            </w:r>
            <w:r w:rsidRPr="00D82A73">
              <w:br/>
              <w:t>(yyyyMMddThhmmss)</w:t>
            </w:r>
          </w:p>
        </w:tc>
        <w:tc>
          <w:tcPr>
            <w:tcW w:w="1881" w:type="dxa"/>
            <w:tcPrChange w:id="2538" w:author="Jarno Nieminen" w:date="2014-06-19T12:28:00Z">
              <w:tcPr>
                <w:tcW w:w="1881" w:type="dxa"/>
                <w:gridSpan w:val="2"/>
              </w:tcPr>
            </w:tcPrChange>
          </w:tcPr>
          <w:p w14:paraId="1694D088" w14:textId="77777777" w:rsidR="00F94DA9" w:rsidRPr="00D82A73" w:rsidRDefault="00F94DA9" w:rsidP="00F94DA9"/>
        </w:tc>
        <w:tc>
          <w:tcPr>
            <w:tcW w:w="1200" w:type="dxa"/>
            <w:shd w:val="clear" w:color="auto" w:fill="auto"/>
            <w:tcPrChange w:id="2539" w:author="Jarno Nieminen" w:date="2014-06-19T12:28:00Z">
              <w:tcPr>
                <w:tcW w:w="1200" w:type="dxa"/>
                <w:gridSpan w:val="2"/>
                <w:shd w:val="clear" w:color="auto" w:fill="auto"/>
              </w:tcPr>
            </w:tcPrChange>
          </w:tcPr>
          <w:p w14:paraId="6610BBF5" w14:textId="67983CA8" w:rsidR="00F94DA9" w:rsidRPr="00D82A73" w:rsidRDefault="00B37BC8" w:rsidP="00F94DA9">
            <w:pPr>
              <w:rPr>
                <w:rFonts w:ascii="Arial" w:eastAsia="Arial Unicode MS" w:hAnsi="Arial"/>
              </w:rPr>
            </w:pPr>
            <w:ins w:id="254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41" w:author="Jarno Nieminen" w:date="2014-06-19T12:28:00Z">
              <w:tcPr>
                <w:tcW w:w="1080" w:type="dxa"/>
                <w:shd w:val="clear" w:color="auto" w:fill="auto"/>
              </w:tcPr>
            </w:tcPrChange>
          </w:tcPr>
          <w:p w14:paraId="2B079BF1" w14:textId="20A64DC8" w:rsidR="00F94DA9" w:rsidRPr="00D82A73" w:rsidRDefault="00B37BC8" w:rsidP="00F94DA9">
            <w:pPr>
              <w:rPr>
                <w:rFonts w:ascii="Arial" w:eastAsia="Arial Unicode MS" w:hAnsi="Arial"/>
              </w:rPr>
            </w:pPr>
            <w:ins w:id="254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43" w:author="Jarno Nieminen" w:date="2014-06-19T12:28:00Z">
              <w:tcPr>
                <w:tcW w:w="1160" w:type="dxa"/>
                <w:shd w:val="clear" w:color="auto" w:fill="auto"/>
              </w:tcPr>
            </w:tcPrChange>
          </w:tcPr>
          <w:p w14:paraId="5DF642A4" w14:textId="2B57319E" w:rsidR="00F94DA9" w:rsidRPr="00D82A73" w:rsidRDefault="00F94DA9" w:rsidP="00F94DA9">
            <w:pPr>
              <w:rPr>
                <w:rFonts w:ascii="Arial" w:eastAsia="Arial Unicode MS" w:hAnsi="Arial"/>
              </w:rPr>
            </w:pPr>
            <w:ins w:id="2544" w:author="Jarno Nieminen" w:date="2014-06-19T12:28:00Z">
              <w:r>
                <w:rPr>
                  <w:rFonts w:ascii="Arial" w:eastAsia="Arial Unicode MS" w:hAnsi="Arial"/>
                </w:rPr>
                <w:t>N/A</w:t>
              </w:r>
            </w:ins>
          </w:p>
        </w:tc>
      </w:tr>
      <w:tr w:rsidR="00F94DA9" w:rsidRPr="00D82A73" w14:paraId="1A7AF2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4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46" w:author="Jarno Nieminen" w:date="2014-06-19T12:28:00Z">
            <w:trPr>
              <w:gridAfter w:val="0"/>
              <w:trHeight w:val="217"/>
            </w:trPr>
          </w:trPrChange>
        </w:trPr>
        <w:tc>
          <w:tcPr>
            <w:tcW w:w="2567" w:type="dxa"/>
            <w:gridSpan w:val="2"/>
            <w:tcPrChange w:id="2547" w:author="Jarno Nieminen" w:date="2014-06-19T12:28:00Z">
              <w:tcPr>
                <w:tcW w:w="2567" w:type="dxa"/>
                <w:gridSpan w:val="3"/>
              </w:tcPr>
            </w:tcPrChange>
          </w:tcPr>
          <w:p w14:paraId="5D04F6DB" w14:textId="77777777" w:rsidR="00F94DA9" w:rsidRPr="00D82A73" w:rsidRDefault="00F94DA9" w:rsidP="00F94DA9">
            <w:pPr>
              <w:rPr>
                <w:rFonts w:eastAsia="Arial Unicode MS"/>
              </w:rPr>
            </w:pPr>
            <w:r w:rsidRPr="00D82A73">
              <w:rPr>
                <w:rFonts w:eastAsia="Arial Unicode MS"/>
              </w:rPr>
              <w:t>(KeepUntil)</w:t>
            </w:r>
          </w:p>
        </w:tc>
        <w:tc>
          <w:tcPr>
            <w:tcW w:w="3388" w:type="dxa"/>
            <w:tcPrChange w:id="2548" w:author="Jarno Nieminen" w:date="2014-06-19T12:28:00Z">
              <w:tcPr>
                <w:tcW w:w="3388" w:type="dxa"/>
                <w:gridSpan w:val="2"/>
              </w:tcPr>
            </w:tcPrChange>
          </w:tcPr>
          <w:p w14:paraId="227F116B" w14:textId="77777777" w:rsidR="00F94DA9" w:rsidRPr="00D82A73" w:rsidRDefault="00F94DA9" w:rsidP="00F94DA9">
            <w:pPr>
              <w:rPr>
                <w:rFonts w:eastAsia="Arial Unicode MS"/>
              </w:rPr>
            </w:pPr>
            <w:r w:rsidRPr="00D82A73">
              <w:rPr>
                <w:rFonts w:eastAsia="Arial Unicode MS"/>
              </w:rPr>
              <w:t>Datum för hur länge källsystemet kommer lagra formuläret. Tomt indikerar tillsvidare.</w:t>
            </w:r>
          </w:p>
        </w:tc>
        <w:tc>
          <w:tcPr>
            <w:tcW w:w="1140" w:type="dxa"/>
            <w:tcPrChange w:id="2549" w:author="Jarno Nieminen" w:date="2014-06-19T12:28:00Z">
              <w:tcPr>
                <w:tcW w:w="1140" w:type="dxa"/>
                <w:gridSpan w:val="2"/>
              </w:tcPr>
            </w:tcPrChange>
          </w:tcPr>
          <w:p w14:paraId="7FCBF1E3" w14:textId="77777777" w:rsidR="00F94DA9" w:rsidRPr="00D82A73" w:rsidRDefault="00F94DA9" w:rsidP="00F94DA9">
            <w:pPr>
              <w:rPr>
                <w:rFonts w:eastAsia="Arial Unicode MS"/>
              </w:rPr>
            </w:pPr>
            <w:r w:rsidRPr="00D82A73">
              <w:rPr>
                <w:rFonts w:eastAsia="Arial Unicode MS"/>
              </w:rPr>
              <w:t>TXT</w:t>
            </w:r>
          </w:p>
        </w:tc>
        <w:tc>
          <w:tcPr>
            <w:tcW w:w="720" w:type="dxa"/>
            <w:tcPrChange w:id="2550" w:author="Jarno Nieminen" w:date="2014-06-19T12:28:00Z">
              <w:tcPr>
                <w:tcW w:w="720" w:type="dxa"/>
                <w:gridSpan w:val="2"/>
              </w:tcPr>
            </w:tcPrChange>
          </w:tcPr>
          <w:p w14:paraId="4E0B7E43" w14:textId="77777777" w:rsidR="00F94DA9" w:rsidRPr="00D82A73" w:rsidRDefault="00F94DA9" w:rsidP="00F94DA9">
            <w:pPr>
              <w:rPr>
                <w:rFonts w:eastAsia="Arial Unicode MS"/>
              </w:rPr>
            </w:pPr>
            <w:r w:rsidRPr="00D82A73">
              <w:rPr>
                <w:rFonts w:eastAsia="Arial Unicode MS"/>
              </w:rPr>
              <w:t>0..1</w:t>
            </w:r>
          </w:p>
        </w:tc>
        <w:tc>
          <w:tcPr>
            <w:tcW w:w="1839" w:type="dxa"/>
            <w:tcPrChange w:id="2551" w:author="Jarno Nieminen" w:date="2014-06-19T12:28:00Z">
              <w:tcPr>
                <w:tcW w:w="1839" w:type="dxa"/>
                <w:gridSpan w:val="2"/>
              </w:tcPr>
            </w:tcPrChange>
          </w:tcPr>
          <w:p w14:paraId="29F7A04A" w14:textId="77777777" w:rsidR="00F94DA9" w:rsidRPr="00D82A73" w:rsidRDefault="00F94DA9" w:rsidP="00F94DA9">
            <w:r w:rsidRPr="00D82A73">
              <w:t>ISO 8601:2004</w:t>
            </w:r>
          </w:p>
          <w:p w14:paraId="1BCD0975" w14:textId="77777777" w:rsidR="00F94DA9" w:rsidRPr="00D82A73" w:rsidRDefault="00F94DA9" w:rsidP="00F94DA9">
            <w:pPr>
              <w:rPr>
                <w:rFonts w:eastAsia="Arial Unicode MS"/>
              </w:rPr>
            </w:pPr>
            <w:r w:rsidRPr="00D82A73">
              <w:t>ÅÅÅÅMMDD</w:t>
            </w:r>
          </w:p>
        </w:tc>
        <w:tc>
          <w:tcPr>
            <w:tcW w:w="1881" w:type="dxa"/>
            <w:tcPrChange w:id="2552" w:author="Jarno Nieminen" w:date="2014-06-19T12:28:00Z">
              <w:tcPr>
                <w:tcW w:w="1881" w:type="dxa"/>
                <w:gridSpan w:val="2"/>
              </w:tcPr>
            </w:tcPrChange>
          </w:tcPr>
          <w:p w14:paraId="23F0876D" w14:textId="77777777" w:rsidR="00F94DA9" w:rsidRPr="00D82A73" w:rsidRDefault="00F94DA9" w:rsidP="00F94DA9"/>
        </w:tc>
        <w:tc>
          <w:tcPr>
            <w:tcW w:w="1200" w:type="dxa"/>
            <w:shd w:val="clear" w:color="auto" w:fill="auto"/>
            <w:tcPrChange w:id="2553" w:author="Jarno Nieminen" w:date="2014-06-19T12:28:00Z">
              <w:tcPr>
                <w:tcW w:w="1200" w:type="dxa"/>
                <w:gridSpan w:val="2"/>
                <w:shd w:val="clear" w:color="auto" w:fill="auto"/>
              </w:tcPr>
            </w:tcPrChange>
          </w:tcPr>
          <w:p w14:paraId="5D8823BB" w14:textId="2FAD6B2D" w:rsidR="00F94DA9" w:rsidRPr="00D82A73" w:rsidRDefault="00B37BC8" w:rsidP="00F94DA9">
            <w:pPr>
              <w:rPr>
                <w:rFonts w:ascii="Arial" w:eastAsia="Arial Unicode MS" w:hAnsi="Arial"/>
              </w:rPr>
            </w:pPr>
            <w:ins w:id="255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55" w:author="Jarno Nieminen" w:date="2014-06-19T12:28:00Z">
              <w:tcPr>
                <w:tcW w:w="1080" w:type="dxa"/>
                <w:shd w:val="clear" w:color="auto" w:fill="auto"/>
              </w:tcPr>
            </w:tcPrChange>
          </w:tcPr>
          <w:p w14:paraId="4ACFB38B" w14:textId="03A513FD" w:rsidR="00F94DA9" w:rsidRPr="00D82A73" w:rsidRDefault="00B37BC8" w:rsidP="00F94DA9">
            <w:pPr>
              <w:rPr>
                <w:rFonts w:ascii="Arial" w:eastAsia="Arial Unicode MS" w:hAnsi="Arial"/>
              </w:rPr>
            </w:pPr>
            <w:ins w:id="255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57" w:author="Jarno Nieminen" w:date="2014-06-19T12:28:00Z">
              <w:tcPr>
                <w:tcW w:w="1160" w:type="dxa"/>
                <w:shd w:val="clear" w:color="auto" w:fill="auto"/>
              </w:tcPr>
            </w:tcPrChange>
          </w:tcPr>
          <w:p w14:paraId="1D27C9F1" w14:textId="66E14D00" w:rsidR="00F94DA9" w:rsidRPr="00D82A73" w:rsidRDefault="00F94DA9" w:rsidP="00F94DA9">
            <w:pPr>
              <w:rPr>
                <w:rFonts w:ascii="Arial" w:eastAsia="Arial Unicode MS" w:hAnsi="Arial"/>
              </w:rPr>
            </w:pPr>
            <w:ins w:id="2558" w:author="Jarno Nieminen" w:date="2014-06-19T12:28:00Z">
              <w:r>
                <w:rPr>
                  <w:rFonts w:ascii="Arial" w:eastAsia="Arial Unicode MS" w:hAnsi="Arial"/>
                </w:rPr>
                <w:t>N/A</w:t>
              </w:r>
            </w:ins>
          </w:p>
        </w:tc>
      </w:tr>
      <w:tr w:rsidR="00F94DA9" w:rsidRPr="00D82A73" w14:paraId="7A507C8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5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60" w:author="Jarno Nieminen" w:date="2014-06-19T12:28:00Z">
            <w:trPr>
              <w:gridAfter w:val="0"/>
              <w:trHeight w:val="217"/>
            </w:trPr>
          </w:trPrChange>
        </w:trPr>
        <w:tc>
          <w:tcPr>
            <w:tcW w:w="2567" w:type="dxa"/>
            <w:gridSpan w:val="2"/>
            <w:tcPrChange w:id="2561" w:author="Jarno Nieminen" w:date="2014-06-19T12:28:00Z">
              <w:tcPr>
                <w:tcW w:w="2567" w:type="dxa"/>
                <w:gridSpan w:val="3"/>
              </w:tcPr>
            </w:tcPrChange>
          </w:tcPr>
          <w:p w14:paraId="79B02B54" w14:textId="77777777" w:rsidR="00F94DA9" w:rsidRPr="00D82A73" w:rsidRDefault="00F94DA9" w:rsidP="00F94DA9">
            <w:pPr>
              <w:rPr>
                <w:rFonts w:eastAsia="Arial Unicode MS"/>
              </w:rPr>
            </w:pPr>
            <w:r w:rsidRPr="00D82A73">
              <w:rPr>
                <w:rFonts w:eastAsia="Arial Unicode MS"/>
              </w:rPr>
              <w:t>Formulärmall/id</w:t>
            </w:r>
          </w:p>
          <w:p w14:paraId="767B1E0A" w14:textId="77777777" w:rsidR="00F94DA9" w:rsidRPr="00D82A73" w:rsidRDefault="00F94DA9" w:rsidP="00F94DA9">
            <w:pPr>
              <w:rPr>
                <w:rFonts w:eastAsia="Arial Unicode MS"/>
              </w:rPr>
            </w:pPr>
            <w:r w:rsidRPr="00D82A73">
              <w:rPr>
                <w:rFonts w:eastAsia="Arial Unicode MS"/>
              </w:rPr>
              <w:t>(FormTemplate)</w:t>
            </w:r>
          </w:p>
        </w:tc>
        <w:tc>
          <w:tcPr>
            <w:tcW w:w="3388" w:type="dxa"/>
            <w:tcPrChange w:id="2562" w:author="Jarno Nieminen" w:date="2014-06-19T12:28:00Z">
              <w:tcPr>
                <w:tcW w:w="3388" w:type="dxa"/>
                <w:gridSpan w:val="2"/>
              </w:tcPr>
            </w:tcPrChange>
          </w:tcPr>
          <w:p w14:paraId="6C3C4E75" w14:textId="77777777" w:rsidR="00F94DA9" w:rsidRPr="00D82A73" w:rsidRDefault="00F94DA9" w:rsidP="00F94DA9">
            <w:pPr>
              <w:rPr>
                <w:rFonts w:eastAsia="Arial Unicode MS"/>
              </w:rPr>
            </w:pPr>
            <w:r w:rsidRPr="00D82A73">
              <w:rPr>
                <w:rFonts w:eastAsia="Arial Unicode MS"/>
              </w:rPr>
              <w:t>Koppling till klass för formulärmall.</w:t>
            </w:r>
          </w:p>
          <w:p w14:paraId="609ABCD6" w14:textId="77777777" w:rsidR="00F94DA9" w:rsidRPr="00D82A73" w:rsidRDefault="00F94DA9" w:rsidP="00F94DA9">
            <w:pPr>
              <w:rPr>
                <w:rFonts w:eastAsia="Arial Unicode MS"/>
              </w:rPr>
            </w:pPr>
            <w:r w:rsidRPr="00D82A73">
              <w:rPr>
                <w:rFonts w:eastAsia="Arial Unicode MS"/>
              </w:rPr>
              <w:t xml:space="preserve"> </w:t>
            </w:r>
          </w:p>
        </w:tc>
        <w:tc>
          <w:tcPr>
            <w:tcW w:w="1140" w:type="dxa"/>
            <w:tcPrChange w:id="2563" w:author="Jarno Nieminen" w:date="2014-06-19T12:28:00Z">
              <w:tcPr>
                <w:tcW w:w="1140" w:type="dxa"/>
                <w:gridSpan w:val="2"/>
              </w:tcPr>
            </w:tcPrChange>
          </w:tcPr>
          <w:p w14:paraId="2B4B51F5" w14:textId="77777777" w:rsidR="00F94DA9" w:rsidRPr="00D82A73" w:rsidRDefault="00F94DA9" w:rsidP="00F94DA9">
            <w:pPr>
              <w:rPr>
                <w:rFonts w:eastAsia="Arial Unicode MS"/>
              </w:rPr>
            </w:pPr>
            <w:r w:rsidRPr="00D82A73">
              <w:rPr>
                <w:rFonts w:eastAsia="Arial Unicode MS"/>
              </w:rPr>
              <w:t>II</w:t>
            </w:r>
          </w:p>
        </w:tc>
        <w:tc>
          <w:tcPr>
            <w:tcW w:w="720" w:type="dxa"/>
            <w:tcPrChange w:id="2564" w:author="Jarno Nieminen" w:date="2014-06-19T12:28:00Z">
              <w:tcPr>
                <w:tcW w:w="720" w:type="dxa"/>
                <w:gridSpan w:val="2"/>
              </w:tcPr>
            </w:tcPrChange>
          </w:tcPr>
          <w:p w14:paraId="0393F348" w14:textId="77777777" w:rsidR="00F94DA9" w:rsidRPr="00D82A73" w:rsidRDefault="00F94DA9" w:rsidP="00F94DA9">
            <w:pPr>
              <w:rPr>
                <w:rFonts w:eastAsia="Arial Unicode MS"/>
              </w:rPr>
            </w:pPr>
            <w:r w:rsidRPr="00D82A73">
              <w:rPr>
                <w:rFonts w:eastAsia="Arial Unicode MS"/>
              </w:rPr>
              <w:t>1</w:t>
            </w:r>
          </w:p>
        </w:tc>
        <w:tc>
          <w:tcPr>
            <w:tcW w:w="1839" w:type="dxa"/>
            <w:tcPrChange w:id="2565" w:author="Jarno Nieminen" w:date="2014-06-19T12:28:00Z">
              <w:tcPr>
                <w:tcW w:w="1839" w:type="dxa"/>
                <w:gridSpan w:val="2"/>
              </w:tcPr>
            </w:tcPrChange>
          </w:tcPr>
          <w:p w14:paraId="5DE8CB60" w14:textId="77777777" w:rsidR="00F94DA9" w:rsidRPr="00D82A73" w:rsidRDefault="00F94DA9" w:rsidP="00F94DA9">
            <w:pPr>
              <w:rPr>
                <w:rFonts w:eastAsia="Arial Unicode MS"/>
              </w:rPr>
            </w:pPr>
            <w:r w:rsidRPr="00D82A73">
              <w:rPr>
                <w:rFonts w:eastAsia="Arial Unicode MS"/>
              </w:rPr>
              <w:t>Länk till objekt</w:t>
            </w:r>
          </w:p>
        </w:tc>
        <w:tc>
          <w:tcPr>
            <w:tcW w:w="1881" w:type="dxa"/>
            <w:tcPrChange w:id="2566" w:author="Jarno Nieminen" w:date="2014-06-19T12:28:00Z">
              <w:tcPr>
                <w:tcW w:w="1881" w:type="dxa"/>
                <w:gridSpan w:val="2"/>
              </w:tcPr>
            </w:tcPrChange>
          </w:tcPr>
          <w:p w14:paraId="46CF00E2"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2567" w:author="Jarno Nieminen" w:date="2014-06-19T12:28:00Z">
              <w:tcPr>
                <w:tcW w:w="1200" w:type="dxa"/>
                <w:gridSpan w:val="2"/>
                <w:shd w:val="clear" w:color="auto" w:fill="auto"/>
              </w:tcPr>
            </w:tcPrChange>
          </w:tcPr>
          <w:p w14:paraId="0E61C43B" w14:textId="67E881B7" w:rsidR="00F94DA9" w:rsidRPr="00D82A73" w:rsidRDefault="00B37BC8" w:rsidP="00F94DA9">
            <w:pPr>
              <w:rPr>
                <w:rFonts w:ascii="Arial" w:eastAsia="Arial Unicode MS" w:hAnsi="Arial"/>
              </w:rPr>
            </w:pPr>
            <w:ins w:id="256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69" w:author="Jarno Nieminen" w:date="2014-06-19T12:28:00Z">
              <w:tcPr>
                <w:tcW w:w="1080" w:type="dxa"/>
                <w:shd w:val="clear" w:color="auto" w:fill="auto"/>
              </w:tcPr>
            </w:tcPrChange>
          </w:tcPr>
          <w:p w14:paraId="57B1D503" w14:textId="6F224FDF" w:rsidR="00F94DA9" w:rsidRPr="00D82A73" w:rsidRDefault="00B37BC8" w:rsidP="00F94DA9">
            <w:pPr>
              <w:rPr>
                <w:rFonts w:ascii="Arial" w:eastAsia="Arial Unicode MS" w:hAnsi="Arial"/>
              </w:rPr>
            </w:pPr>
            <w:ins w:id="257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71" w:author="Jarno Nieminen" w:date="2014-06-19T12:28:00Z">
              <w:tcPr>
                <w:tcW w:w="1160" w:type="dxa"/>
                <w:shd w:val="clear" w:color="auto" w:fill="auto"/>
              </w:tcPr>
            </w:tcPrChange>
          </w:tcPr>
          <w:p w14:paraId="5C45BC2A" w14:textId="282E914D" w:rsidR="00F94DA9" w:rsidRPr="00D82A73" w:rsidRDefault="00F94DA9" w:rsidP="00F94DA9">
            <w:pPr>
              <w:rPr>
                <w:rFonts w:ascii="Arial" w:eastAsia="Arial Unicode MS" w:hAnsi="Arial"/>
              </w:rPr>
            </w:pPr>
            <w:ins w:id="2572" w:author="Jarno Nieminen" w:date="2014-06-19T12:28:00Z">
              <w:r>
                <w:rPr>
                  <w:rFonts w:ascii="Arial" w:eastAsia="Arial Unicode MS" w:hAnsi="Arial"/>
                </w:rPr>
                <w:t>N/A</w:t>
              </w:r>
            </w:ins>
          </w:p>
        </w:tc>
      </w:tr>
      <w:tr w:rsidR="00F94DA9" w:rsidRPr="00D82A73" w14:paraId="4ABDB3A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3"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74" w:author="Jarno Nieminen" w:date="2014-06-19T12:28:00Z">
            <w:trPr>
              <w:gridAfter w:val="0"/>
              <w:trHeight w:val="217"/>
            </w:trPr>
          </w:trPrChange>
        </w:trPr>
        <w:tc>
          <w:tcPr>
            <w:tcW w:w="2567" w:type="dxa"/>
            <w:gridSpan w:val="2"/>
            <w:tcPrChange w:id="2575" w:author="Jarno Nieminen" w:date="2014-06-19T12:28:00Z">
              <w:tcPr>
                <w:tcW w:w="2567" w:type="dxa"/>
                <w:gridSpan w:val="3"/>
              </w:tcPr>
            </w:tcPrChange>
          </w:tcPr>
          <w:p w14:paraId="7CC769F7" w14:textId="77777777" w:rsidR="00F94DA9" w:rsidRPr="00D82A73" w:rsidRDefault="00F94DA9" w:rsidP="00F94DA9">
            <w:pPr>
              <w:rPr>
                <w:rFonts w:eastAsia="Arial Unicode MS"/>
              </w:rPr>
            </w:pPr>
          </w:p>
        </w:tc>
        <w:tc>
          <w:tcPr>
            <w:tcW w:w="3388" w:type="dxa"/>
            <w:tcPrChange w:id="2576" w:author="Jarno Nieminen" w:date="2014-06-19T12:28:00Z">
              <w:tcPr>
                <w:tcW w:w="3388" w:type="dxa"/>
                <w:gridSpan w:val="2"/>
              </w:tcPr>
            </w:tcPrChange>
          </w:tcPr>
          <w:p w14:paraId="093917DA" w14:textId="77777777" w:rsidR="00F94DA9" w:rsidRPr="00D82A73" w:rsidRDefault="00F94DA9" w:rsidP="00F94DA9">
            <w:pPr>
              <w:rPr>
                <w:rFonts w:eastAsia="Arial Unicode MS"/>
              </w:rPr>
            </w:pPr>
          </w:p>
        </w:tc>
        <w:tc>
          <w:tcPr>
            <w:tcW w:w="1140" w:type="dxa"/>
            <w:tcPrChange w:id="2577" w:author="Jarno Nieminen" w:date="2014-06-19T12:28:00Z">
              <w:tcPr>
                <w:tcW w:w="1140" w:type="dxa"/>
                <w:gridSpan w:val="2"/>
              </w:tcPr>
            </w:tcPrChange>
          </w:tcPr>
          <w:p w14:paraId="6E54C80E" w14:textId="77777777" w:rsidR="00F94DA9" w:rsidRPr="00D82A73" w:rsidRDefault="00F94DA9" w:rsidP="00F94DA9">
            <w:pPr>
              <w:rPr>
                <w:rFonts w:eastAsia="Arial Unicode MS"/>
              </w:rPr>
            </w:pPr>
          </w:p>
        </w:tc>
        <w:tc>
          <w:tcPr>
            <w:tcW w:w="720" w:type="dxa"/>
            <w:tcPrChange w:id="2578" w:author="Jarno Nieminen" w:date="2014-06-19T12:28:00Z">
              <w:tcPr>
                <w:tcW w:w="720" w:type="dxa"/>
                <w:gridSpan w:val="2"/>
              </w:tcPr>
            </w:tcPrChange>
          </w:tcPr>
          <w:p w14:paraId="458BB453" w14:textId="77777777" w:rsidR="00F94DA9" w:rsidRPr="00D82A73" w:rsidRDefault="00F94DA9" w:rsidP="00F94DA9">
            <w:pPr>
              <w:rPr>
                <w:rFonts w:eastAsia="Arial Unicode MS"/>
              </w:rPr>
            </w:pPr>
          </w:p>
        </w:tc>
        <w:tc>
          <w:tcPr>
            <w:tcW w:w="1839" w:type="dxa"/>
            <w:tcPrChange w:id="2579" w:author="Jarno Nieminen" w:date="2014-06-19T12:28:00Z">
              <w:tcPr>
                <w:tcW w:w="1839" w:type="dxa"/>
                <w:gridSpan w:val="2"/>
              </w:tcPr>
            </w:tcPrChange>
          </w:tcPr>
          <w:p w14:paraId="1B91BC15" w14:textId="77777777" w:rsidR="00F94DA9" w:rsidRPr="00D82A73" w:rsidRDefault="00F94DA9" w:rsidP="00F94DA9">
            <w:pPr>
              <w:rPr>
                <w:rFonts w:eastAsia="Arial Unicode MS"/>
              </w:rPr>
            </w:pPr>
          </w:p>
        </w:tc>
        <w:tc>
          <w:tcPr>
            <w:tcW w:w="1881" w:type="dxa"/>
            <w:tcPrChange w:id="2580" w:author="Jarno Nieminen" w:date="2014-06-19T12:28:00Z">
              <w:tcPr>
                <w:tcW w:w="1881" w:type="dxa"/>
                <w:gridSpan w:val="2"/>
              </w:tcPr>
            </w:tcPrChange>
          </w:tcPr>
          <w:p w14:paraId="40E922A2" w14:textId="77777777" w:rsidR="00F94DA9" w:rsidRPr="00D82A73" w:rsidRDefault="00F94DA9" w:rsidP="00F94DA9">
            <w:pPr>
              <w:rPr>
                <w:rFonts w:ascii="Arial" w:eastAsia="Arial Unicode MS" w:hAnsi="Arial"/>
              </w:rPr>
            </w:pPr>
          </w:p>
        </w:tc>
        <w:tc>
          <w:tcPr>
            <w:tcW w:w="1200" w:type="dxa"/>
            <w:shd w:val="clear" w:color="auto" w:fill="auto"/>
            <w:tcPrChange w:id="2581" w:author="Jarno Nieminen" w:date="2014-06-19T12:28:00Z">
              <w:tcPr>
                <w:tcW w:w="1200" w:type="dxa"/>
                <w:gridSpan w:val="2"/>
                <w:shd w:val="clear" w:color="auto" w:fill="auto"/>
              </w:tcPr>
            </w:tcPrChange>
          </w:tcPr>
          <w:p w14:paraId="4AE272BF" w14:textId="77777777" w:rsidR="00F94DA9" w:rsidRPr="00D82A73" w:rsidRDefault="00F94DA9" w:rsidP="00F94DA9">
            <w:pPr>
              <w:rPr>
                <w:rFonts w:ascii="Arial" w:eastAsia="Arial Unicode MS" w:hAnsi="Arial"/>
              </w:rPr>
            </w:pPr>
          </w:p>
        </w:tc>
        <w:tc>
          <w:tcPr>
            <w:tcW w:w="1162" w:type="dxa"/>
            <w:shd w:val="clear" w:color="auto" w:fill="auto"/>
            <w:tcPrChange w:id="2582" w:author="Jarno Nieminen" w:date="2014-06-19T12:28:00Z">
              <w:tcPr>
                <w:tcW w:w="1080" w:type="dxa"/>
                <w:shd w:val="clear" w:color="auto" w:fill="auto"/>
              </w:tcPr>
            </w:tcPrChange>
          </w:tcPr>
          <w:p w14:paraId="6C58F7AE" w14:textId="77777777" w:rsidR="00F94DA9" w:rsidRPr="00D82A73" w:rsidRDefault="00F94DA9" w:rsidP="00F94DA9">
            <w:pPr>
              <w:rPr>
                <w:rFonts w:ascii="Arial" w:eastAsia="Arial Unicode MS" w:hAnsi="Arial"/>
              </w:rPr>
            </w:pPr>
          </w:p>
        </w:tc>
        <w:tc>
          <w:tcPr>
            <w:tcW w:w="1078" w:type="dxa"/>
            <w:shd w:val="clear" w:color="auto" w:fill="auto"/>
            <w:tcPrChange w:id="2583" w:author="Jarno Nieminen" w:date="2014-06-19T12:28:00Z">
              <w:tcPr>
                <w:tcW w:w="1160" w:type="dxa"/>
                <w:shd w:val="clear" w:color="auto" w:fill="auto"/>
              </w:tcPr>
            </w:tcPrChange>
          </w:tcPr>
          <w:p w14:paraId="2C22B670" w14:textId="77777777" w:rsidR="00F94DA9" w:rsidRPr="00D82A73" w:rsidRDefault="00F94DA9" w:rsidP="00F94DA9">
            <w:pPr>
              <w:rPr>
                <w:rFonts w:ascii="Arial" w:eastAsia="Arial Unicode MS" w:hAnsi="Arial"/>
              </w:rPr>
            </w:pPr>
          </w:p>
        </w:tc>
      </w:tr>
      <w:tr w:rsidR="00F94DA9" w:rsidRPr="00D82A73" w14:paraId="564A935C" w14:textId="77777777" w:rsidTr="009C52F6">
        <w:trPr>
          <w:gridBefore w:val="1"/>
          <w:wBefore w:w="15" w:type="dxa"/>
          <w:trHeight w:val="217"/>
        </w:trPr>
        <w:tc>
          <w:tcPr>
            <w:tcW w:w="7080" w:type="dxa"/>
            <w:gridSpan w:val="3"/>
            <w:shd w:val="pct25" w:color="auto" w:fill="auto"/>
          </w:tcPr>
          <w:p w14:paraId="6AA162F5" w14:textId="77777777" w:rsidR="00F94DA9" w:rsidRPr="00D82A73" w:rsidRDefault="00F94DA9" w:rsidP="00F94DA9">
            <w:pPr>
              <w:rPr>
                <w:b/>
              </w:rPr>
            </w:pPr>
            <w:r w:rsidRPr="00D82A73">
              <w:rPr>
                <w:b/>
              </w:rPr>
              <w:t>Associationer</w:t>
            </w:r>
          </w:p>
        </w:tc>
        <w:tc>
          <w:tcPr>
            <w:tcW w:w="7880" w:type="dxa"/>
            <w:gridSpan w:val="6"/>
            <w:shd w:val="pct25" w:color="auto" w:fill="auto"/>
          </w:tcPr>
          <w:p w14:paraId="4C5E3CAD" w14:textId="77777777" w:rsidR="00F94DA9" w:rsidRPr="00D82A73" w:rsidRDefault="00F94DA9" w:rsidP="00F94DA9">
            <w:pPr>
              <w:rPr>
                <w:rFonts w:eastAsia="Arial Unicode MS"/>
                <w:b/>
              </w:rPr>
            </w:pPr>
            <w:r w:rsidRPr="00D82A73">
              <w:rPr>
                <w:b/>
              </w:rPr>
              <w:t>Beslutsregel</w:t>
            </w:r>
          </w:p>
        </w:tc>
      </w:tr>
      <w:tr w:rsidR="00F94DA9" w:rsidRPr="00D82A73" w14:paraId="0CFA6ADE" w14:textId="77777777" w:rsidTr="009C52F6">
        <w:trPr>
          <w:gridBefore w:val="1"/>
          <w:wBefore w:w="15" w:type="dxa"/>
          <w:trHeight w:val="217"/>
        </w:trPr>
        <w:tc>
          <w:tcPr>
            <w:tcW w:w="7080" w:type="dxa"/>
            <w:gridSpan w:val="3"/>
          </w:tcPr>
          <w:p w14:paraId="06041A7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
          <w:p w14:paraId="66776213" w14:textId="77777777" w:rsidR="00F94DA9" w:rsidRPr="00D82A73" w:rsidRDefault="00F94DA9" w:rsidP="00F94DA9">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584" w:name="_Toc193243782"/>
    </w:p>
    <w:p w14:paraId="1CE27A19" w14:textId="77777777" w:rsidR="006A2F41" w:rsidRPr="00D82A73" w:rsidRDefault="006A2F41" w:rsidP="006A2F41">
      <w:pPr>
        <w:pStyle w:val="Heading3"/>
      </w:pPr>
      <w:bookmarkStart w:id="2585" w:name="_Toc220986028"/>
      <w:bookmarkStart w:id="2586" w:name="_Toc386458084"/>
      <w:bookmarkStart w:id="2587" w:name="_Toc390951673"/>
      <w:r w:rsidRPr="00D82A73">
        <w:lastRenderedPageBreak/>
        <w:t>Klass Formulärmall (FormTemplateInfo)</w:t>
      </w:r>
      <w:bookmarkEnd w:id="2585"/>
      <w:bookmarkEnd w:id="2586"/>
      <w:bookmarkEnd w:id="2587"/>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588">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12900163"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44E8F13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8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590" w:author="Jarno Nieminen" w:date="2014-06-19T12:31:00Z">
            <w:trPr>
              <w:gridAfter w:val="0"/>
              <w:cantSplit/>
              <w:trHeight w:val="375"/>
            </w:trPr>
          </w:trPrChange>
        </w:trPr>
        <w:tc>
          <w:tcPr>
            <w:tcW w:w="2567" w:type="dxa"/>
            <w:gridSpan w:val="2"/>
            <w:vMerge/>
            <w:shd w:val="pct25" w:color="auto" w:fill="auto"/>
            <w:tcPrChange w:id="2591" w:author="Jarno Nieminen" w:date="2014-06-19T12:31:00Z">
              <w:tcPr>
                <w:tcW w:w="2567" w:type="dxa"/>
                <w:gridSpan w:val="3"/>
                <w:vMerge/>
                <w:shd w:val="pct25" w:color="auto" w:fill="auto"/>
              </w:tcPr>
            </w:tcPrChange>
          </w:tcPr>
          <w:p w14:paraId="730780FE" w14:textId="77777777" w:rsidR="00727585" w:rsidRPr="00D82A73" w:rsidRDefault="00727585" w:rsidP="00727585"/>
        </w:tc>
        <w:tc>
          <w:tcPr>
            <w:tcW w:w="3388" w:type="dxa"/>
            <w:vMerge/>
            <w:shd w:val="pct25" w:color="auto" w:fill="auto"/>
            <w:tcPrChange w:id="2592" w:author="Jarno Nieminen" w:date="2014-06-19T12:31:00Z">
              <w:tcPr>
                <w:tcW w:w="3388" w:type="dxa"/>
                <w:gridSpan w:val="2"/>
                <w:vMerge/>
                <w:shd w:val="pct25" w:color="auto" w:fill="auto"/>
              </w:tcPr>
            </w:tcPrChange>
          </w:tcPr>
          <w:p w14:paraId="01EC8278" w14:textId="77777777" w:rsidR="00727585" w:rsidRPr="00D82A73" w:rsidRDefault="00727585" w:rsidP="00727585"/>
        </w:tc>
        <w:tc>
          <w:tcPr>
            <w:tcW w:w="1140" w:type="dxa"/>
            <w:vMerge/>
            <w:shd w:val="pct25" w:color="auto" w:fill="auto"/>
            <w:tcPrChange w:id="2593" w:author="Jarno Nieminen" w:date="2014-06-19T12:31:00Z">
              <w:tcPr>
                <w:tcW w:w="1140" w:type="dxa"/>
                <w:gridSpan w:val="2"/>
                <w:vMerge/>
                <w:shd w:val="pct25" w:color="auto" w:fill="auto"/>
              </w:tcPr>
            </w:tcPrChange>
          </w:tcPr>
          <w:p w14:paraId="6955E22D" w14:textId="77777777" w:rsidR="00727585" w:rsidRPr="00D82A73" w:rsidRDefault="00727585" w:rsidP="00727585"/>
        </w:tc>
        <w:tc>
          <w:tcPr>
            <w:tcW w:w="720" w:type="dxa"/>
            <w:vMerge/>
            <w:shd w:val="pct25" w:color="auto" w:fill="auto"/>
            <w:tcPrChange w:id="2594" w:author="Jarno Nieminen" w:date="2014-06-19T12:31:00Z">
              <w:tcPr>
                <w:tcW w:w="720" w:type="dxa"/>
                <w:gridSpan w:val="2"/>
                <w:vMerge/>
                <w:shd w:val="pct25" w:color="auto" w:fill="auto"/>
              </w:tcPr>
            </w:tcPrChange>
          </w:tcPr>
          <w:p w14:paraId="1ED2B51D" w14:textId="77777777" w:rsidR="00727585" w:rsidRPr="00D82A73" w:rsidRDefault="00727585" w:rsidP="00727585"/>
        </w:tc>
        <w:tc>
          <w:tcPr>
            <w:tcW w:w="1800" w:type="dxa"/>
            <w:vMerge/>
            <w:shd w:val="pct25" w:color="auto" w:fill="auto"/>
            <w:tcPrChange w:id="2595" w:author="Jarno Nieminen" w:date="2014-06-19T12:31:00Z">
              <w:tcPr>
                <w:tcW w:w="1800" w:type="dxa"/>
                <w:gridSpan w:val="2"/>
                <w:vMerge/>
                <w:shd w:val="pct25" w:color="auto" w:fill="auto"/>
              </w:tcPr>
            </w:tcPrChange>
          </w:tcPr>
          <w:p w14:paraId="147ADF12" w14:textId="77777777" w:rsidR="00727585" w:rsidRPr="00D82A73" w:rsidRDefault="00727585" w:rsidP="00727585"/>
        </w:tc>
        <w:tc>
          <w:tcPr>
            <w:tcW w:w="1920" w:type="dxa"/>
            <w:vMerge/>
            <w:shd w:val="pct25" w:color="auto" w:fill="auto"/>
            <w:tcPrChange w:id="2596" w:author="Jarno Nieminen" w:date="2014-06-19T12:31:00Z">
              <w:tcPr>
                <w:tcW w:w="1920" w:type="dxa"/>
                <w:gridSpan w:val="2"/>
                <w:vMerge/>
                <w:shd w:val="pct25" w:color="auto" w:fill="auto"/>
              </w:tcPr>
            </w:tcPrChange>
          </w:tcPr>
          <w:p w14:paraId="48CC7E98" w14:textId="77777777" w:rsidR="00727585" w:rsidRPr="00D82A73" w:rsidRDefault="00727585" w:rsidP="00727585"/>
        </w:tc>
        <w:tc>
          <w:tcPr>
            <w:tcW w:w="1200" w:type="dxa"/>
            <w:tcBorders>
              <w:bottom w:val="single" w:sz="4" w:space="0" w:color="auto"/>
            </w:tcBorders>
            <w:shd w:val="pct25" w:color="auto" w:fill="auto"/>
            <w:tcPrChange w:id="2597" w:author="Jarno Nieminen" w:date="2014-06-19T12:31:00Z">
              <w:tcPr>
                <w:tcW w:w="1200" w:type="dxa"/>
                <w:gridSpan w:val="2"/>
                <w:tcBorders>
                  <w:bottom w:val="single" w:sz="4" w:space="0" w:color="auto"/>
                </w:tcBorders>
                <w:shd w:val="pct25" w:color="auto" w:fill="auto"/>
              </w:tcPr>
            </w:tcPrChange>
          </w:tcPr>
          <w:p w14:paraId="68216AE1" w14:textId="2244FDA9" w:rsidR="00727585" w:rsidRPr="00D82A73" w:rsidRDefault="00727585">
            <w:pPr>
              <w:rPr>
                <w:rFonts w:eastAsia="Arial Unicode MS"/>
              </w:rPr>
            </w:pPr>
            <w:ins w:id="2598" w:author="Jarno Nieminen" w:date="2014-06-19T11:30:00Z">
              <w:r w:rsidRPr="009A3B8F">
                <w:rPr>
                  <w:rFonts w:eastAsia="Arial Unicode MS"/>
                </w:rPr>
                <w:t>Klass i V</w:t>
              </w:r>
              <w:r w:rsidRPr="009A3B8F">
                <w:rPr>
                  <w:rFonts w:eastAsia="Arial Unicode MS"/>
                </w:rPr>
                <w:noBreakHyphen/>
                <w:t>TIM</w:t>
              </w:r>
            </w:ins>
            <w:del w:id="2599" w:author="Jarno Nieminen" w:date="2014-06-19T11:04:00Z">
              <w:r w:rsidRPr="00D82A73" w:rsidDel="00F65853">
                <w:rPr>
                  <w:rFonts w:eastAsia="Arial Unicode MS"/>
                </w:rPr>
                <w:delText>Attribut i V-TIM</w:delText>
              </w:r>
            </w:del>
          </w:p>
        </w:tc>
        <w:tc>
          <w:tcPr>
            <w:tcW w:w="1162" w:type="dxa"/>
            <w:tcBorders>
              <w:bottom w:val="single" w:sz="4" w:space="0" w:color="auto"/>
            </w:tcBorders>
            <w:shd w:val="pct25" w:color="auto" w:fill="auto"/>
            <w:tcPrChange w:id="2600" w:author="Jarno Nieminen" w:date="2014-06-19T12:31:00Z">
              <w:tcPr>
                <w:tcW w:w="1080" w:type="dxa"/>
                <w:tcBorders>
                  <w:bottom w:val="single" w:sz="4" w:space="0" w:color="auto"/>
                </w:tcBorders>
                <w:shd w:val="pct25" w:color="auto" w:fill="auto"/>
              </w:tcPr>
            </w:tcPrChange>
          </w:tcPr>
          <w:p w14:paraId="650E1586" w14:textId="154CF56F" w:rsidR="00727585" w:rsidRPr="00D82A73" w:rsidRDefault="00727585" w:rsidP="00727585">
            <w:pPr>
              <w:rPr>
                <w:rFonts w:eastAsia="Arial Unicode MS"/>
              </w:rPr>
            </w:pPr>
            <w:ins w:id="260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602" w:author="Jarno Nieminen" w:date="2014-06-19T12:31:00Z">
              <w:tcPr>
                <w:tcW w:w="1160" w:type="dxa"/>
                <w:tcBorders>
                  <w:bottom w:val="single" w:sz="4" w:space="0" w:color="auto"/>
                </w:tcBorders>
                <w:shd w:val="pct25" w:color="auto" w:fill="auto"/>
              </w:tcPr>
            </w:tcPrChange>
          </w:tcPr>
          <w:p w14:paraId="685CA313" w14:textId="6170C437" w:rsidR="00727585" w:rsidRPr="00D82A73" w:rsidRDefault="00727585">
            <w:pPr>
              <w:rPr>
                <w:rFonts w:eastAsia="Arial Unicode MS"/>
              </w:rPr>
            </w:pPr>
            <w:ins w:id="260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94F68C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0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05" w:author="Jarno Nieminen" w:date="2014-06-19T12:31:00Z">
            <w:trPr>
              <w:gridAfter w:val="0"/>
              <w:trHeight w:val="217"/>
            </w:trPr>
          </w:trPrChange>
        </w:trPr>
        <w:tc>
          <w:tcPr>
            <w:tcW w:w="2567" w:type="dxa"/>
            <w:gridSpan w:val="2"/>
            <w:tcPrChange w:id="2606" w:author="Jarno Nieminen" w:date="2014-06-19T12:31:00Z">
              <w:tcPr>
                <w:tcW w:w="2567" w:type="dxa"/>
                <w:gridSpan w:val="3"/>
              </w:tcPr>
            </w:tcPrChange>
          </w:tcPr>
          <w:p w14:paraId="377B62C3" w14:textId="77777777" w:rsidR="00F94DA9" w:rsidRPr="00D82A73" w:rsidRDefault="00F94DA9" w:rsidP="00F94DA9">
            <w:pPr>
              <w:rPr>
                <w:rFonts w:eastAsia="Arial Unicode MS"/>
              </w:rPr>
            </w:pPr>
            <w:r w:rsidRPr="00D82A73">
              <w:rPr>
                <w:rFonts w:eastAsia="Arial Unicode MS"/>
              </w:rPr>
              <w:t>(AnonymousForm)</w:t>
            </w:r>
          </w:p>
        </w:tc>
        <w:tc>
          <w:tcPr>
            <w:tcW w:w="3388" w:type="dxa"/>
            <w:tcPrChange w:id="2607" w:author="Jarno Nieminen" w:date="2014-06-19T12:31:00Z">
              <w:tcPr>
                <w:tcW w:w="3388" w:type="dxa"/>
                <w:gridSpan w:val="2"/>
              </w:tcPr>
            </w:tcPrChange>
          </w:tcPr>
          <w:p w14:paraId="1388B61F"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7EBF9096" w14:textId="77777777" w:rsidR="00F94DA9" w:rsidRPr="00D82A73" w:rsidRDefault="00F94DA9" w:rsidP="00F94DA9">
            <w:pPr>
              <w:rPr>
                <w:rFonts w:eastAsia="Arial Unicode MS"/>
              </w:rPr>
            </w:pPr>
            <w:r w:rsidRPr="00D82A73">
              <w:rPr>
                <w:rFonts w:eastAsia="Arial Unicode MS"/>
              </w:rPr>
              <w:t>Värden:</w:t>
            </w:r>
          </w:p>
          <w:p w14:paraId="161AB5B8"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19BA04A0"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0502B1F" w14:textId="77777777" w:rsidR="00F94DA9" w:rsidRPr="00D82A73" w:rsidRDefault="00F94DA9" w:rsidP="00F94DA9">
            <w:pPr>
              <w:rPr>
                <w:rFonts w:eastAsia="Arial Unicode MS"/>
              </w:rPr>
            </w:pPr>
          </w:p>
          <w:p w14:paraId="6E92F231"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608" w:author="Jarno Nieminen" w:date="2014-06-19T12:31:00Z">
              <w:tcPr>
                <w:tcW w:w="1140" w:type="dxa"/>
                <w:gridSpan w:val="2"/>
              </w:tcPr>
            </w:tcPrChange>
          </w:tcPr>
          <w:p w14:paraId="166228E8" w14:textId="77777777" w:rsidR="00F94DA9" w:rsidRPr="00D82A73" w:rsidRDefault="00F94DA9" w:rsidP="00F94DA9">
            <w:pPr>
              <w:rPr>
                <w:rFonts w:eastAsia="Arial Unicode MS"/>
              </w:rPr>
            </w:pPr>
            <w:r w:rsidRPr="00D82A73">
              <w:rPr>
                <w:rFonts w:eastAsia="Arial Unicode MS"/>
              </w:rPr>
              <w:t>S/F</w:t>
            </w:r>
          </w:p>
        </w:tc>
        <w:tc>
          <w:tcPr>
            <w:tcW w:w="720" w:type="dxa"/>
            <w:tcPrChange w:id="2609" w:author="Jarno Nieminen" w:date="2014-06-19T12:31:00Z">
              <w:tcPr>
                <w:tcW w:w="720" w:type="dxa"/>
                <w:gridSpan w:val="2"/>
              </w:tcPr>
            </w:tcPrChange>
          </w:tcPr>
          <w:p w14:paraId="4EC7FD5C" w14:textId="77777777" w:rsidR="00F94DA9" w:rsidRPr="00D82A73" w:rsidRDefault="00F94DA9" w:rsidP="00F94DA9">
            <w:pPr>
              <w:rPr>
                <w:rFonts w:eastAsia="Arial Unicode MS"/>
              </w:rPr>
            </w:pPr>
          </w:p>
        </w:tc>
        <w:tc>
          <w:tcPr>
            <w:tcW w:w="1800" w:type="dxa"/>
            <w:tcPrChange w:id="2610" w:author="Jarno Nieminen" w:date="2014-06-19T12:31:00Z">
              <w:tcPr>
                <w:tcW w:w="1800" w:type="dxa"/>
                <w:gridSpan w:val="2"/>
              </w:tcPr>
            </w:tcPrChange>
          </w:tcPr>
          <w:p w14:paraId="694F8B49" w14:textId="77777777" w:rsidR="00F94DA9" w:rsidRPr="00D82A73" w:rsidRDefault="00F94DA9" w:rsidP="00F94DA9">
            <w:r w:rsidRPr="00D82A73">
              <w:t>True = Anonymt formulär</w:t>
            </w:r>
          </w:p>
          <w:p w14:paraId="2B9F59B2" w14:textId="77777777" w:rsidR="00F94DA9" w:rsidRPr="00D82A73" w:rsidRDefault="00F94DA9" w:rsidP="00F94DA9">
            <w:pPr>
              <w:rPr>
                <w:rFonts w:eastAsia="Arial Unicode MS"/>
              </w:rPr>
            </w:pPr>
            <w:r w:rsidRPr="00D82A73">
              <w:rPr>
                <w:szCs w:val="20"/>
              </w:rPr>
              <w:t>False = Ej anonymt formulär</w:t>
            </w:r>
          </w:p>
        </w:tc>
        <w:tc>
          <w:tcPr>
            <w:tcW w:w="1920" w:type="dxa"/>
            <w:tcPrChange w:id="2611" w:author="Jarno Nieminen" w:date="2014-06-19T12:31:00Z">
              <w:tcPr>
                <w:tcW w:w="1920" w:type="dxa"/>
                <w:gridSpan w:val="2"/>
              </w:tcPr>
            </w:tcPrChange>
          </w:tcPr>
          <w:p w14:paraId="1B40C3E7" w14:textId="77777777" w:rsidR="00F94DA9" w:rsidRPr="00D82A73" w:rsidRDefault="00F94DA9" w:rsidP="00F94DA9">
            <w:pPr>
              <w:rPr>
                <w:rFonts w:eastAsia="Arial Unicode MS"/>
              </w:rPr>
            </w:pPr>
          </w:p>
        </w:tc>
        <w:tc>
          <w:tcPr>
            <w:tcW w:w="1200" w:type="dxa"/>
            <w:shd w:val="clear" w:color="auto" w:fill="auto"/>
            <w:tcPrChange w:id="2612" w:author="Jarno Nieminen" w:date="2014-06-19T12:31:00Z">
              <w:tcPr>
                <w:tcW w:w="1200" w:type="dxa"/>
                <w:gridSpan w:val="2"/>
                <w:shd w:val="clear" w:color="auto" w:fill="auto"/>
              </w:tcPr>
            </w:tcPrChange>
          </w:tcPr>
          <w:p w14:paraId="1EA83E46" w14:textId="652B4054" w:rsidR="00F94DA9" w:rsidRPr="00D82A73" w:rsidRDefault="00B37BC8" w:rsidP="00F94DA9">
            <w:pPr>
              <w:rPr>
                <w:rFonts w:ascii="Arial" w:eastAsia="Arial Unicode MS" w:hAnsi="Arial"/>
              </w:rPr>
            </w:pPr>
            <w:ins w:id="26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14" w:author="Jarno Nieminen" w:date="2014-06-19T12:31:00Z">
              <w:tcPr>
                <w:tcW w:w="1080" w:type="dxa"/>
                <w:shd w:val="clear" w:color="auto" w:fill="auto"/>
              </w:tcPr>
            </w:tcPrChange>
          </w:tcPr>
          <w:p w14:paraId="3769D69A" w14:textId="5CCD83F0" w:rsidR="00F94DA9" w:rsidRPr="00D82A73" w:rsidRDefault="00B37BC8" w:rsidP="00F94DA9">
            <w:pPr>
              <w:rPr>
                <w:rFonts w:ascii="Arial" w:eastAsia="Arial Unicode MS" w:hAnsi="Arial"/>
              </w:rPr>
            </w:pPr>
            <w:ins w:id="26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16" w:author="Jarno Nieminen" w:date="2014-06-19T12:31:00Z">
              <w:tcPr>
                <w:tcW w:w="1160" w:type="dxa"/>
                <w:shd w:val="clear" w:color="auto" w:fill="auto"/>
              </w:tcPr>
            </w:tcPrChange>
          </w:tcPr>
          <w:p w14:paraId="725A9D3F" w14:textId="777584D5" w:rsidR="00F94DA9" w:rsidRPr="00D82A73" w:rsidRDefault="00235080" w:rsidP="00F94DA9">
            <w:pPr>
              <w:rPr>
                <w:rFonts w:ascii="Arial" w:eastAsia="Arial Unicode MS" w:hAnsi="Arial"/>
              </w:rPr>
            </w:pPr>
            <w:ins w:id="2617" w:author="Jarno Nieminen" w:date="2014-06-19T13:19:00Z">
              <w:r>
                <w:rPr>
                  <w:rFonts w:ascii="Arial" w:eastAsia="Arial Unicode MS" w:hAnsi="Arial"/>
                </w:rPr>
                <w:t>Saknas i V</w:t>
              </w:r>
              <w:r>
                <w:rPr>
                  <w:rFonts w:ascii="Arial" w:eastAsia="Arial Unicode MS" w:hAnsi="Arial"/>
                </w:rPr>
                <w:noBreakHyphen/>
                <w:t>TIM 2.2</w:t>
              </w:r>
            </w:ins>
          </w:p>
        </w:tc>
      </w:tr>
      <w:tr w:rsidR="00F94DA9" w:rsidRPr="00D82A73" w14:paraId="11CBB43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1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19" w:author="Jarno Nieminen" w:date="2014-06-19T12:31:00Z">
            <w:trPr>
              <w:gridAfter w:val="0"/>
              <w:trHeight w:val="217"/>
            </w:trPr>
          </w:trPrChange>
        </w:trPr>
        <w:tc>
          <w:tcPr>
            <w:tcW w:w="2567" w:type="dxa"/>
            <w:gridSpan w:val="2"/>
            <w:tcPrChange w:id="2620" w:author="Jarno Nieminen" w:date="2014-06-19T12:31:00Z">
              <w:tcPr>
                <w:tcW w:w="2567" w:type="dxa"/>
                <w:gridSpan w:val="3"/>
              </w:tcPr>
            </w:tcPrChange>
          </w:tcPr>
          <w:p w14:paraId="167393E8" w14:textId="77777777" w:rsidR="00F94DA9" w:rsidRPr="00D82A73" w:rsidRDefault="00F94DA9" w:rsidP="00F94DA9">
            <w:pPr>
              <w:rPr>
                <w:rFonts w:eastAsia="Arial Unicode MS"/>
              </w:rPr>
            </w:pPr>
            <w:r w:rsidRPr="00D82A73">
              <w:rPr>
                <w:rFonts w:eastAsia="Arial Unicode MS"/>
              </w:rPr>
              <w:t>(Category)</w:t>
            </w:r>
          </w:p>
        </w:tc>
        <w:tc>
          <w:tcPr>
            <w:tcW w:w="3388" w:type="dxa"/>
            <w:tcPrChange w:id="2621" w:author="Jarno Nieminen" w:date="2014-06-19T12:31:00Z">
              <w:tcPr>
                <w:tcW w:w="3388" w:type="dxa"/>
                <w:gridSpan w:val="2"/>
              </w:tcPr>
            </w:tcPrChange>
          </w:tcPr>
          <w:p w14:paraId="6AFDD730" w14:textId="77777777" w:rsidR="00F94DA9" w:rsidRPr="00D82A73" w:rsidRDefault="00F94DA9" w:rsidP="00F94DA9">
            <w:pPr>
              <w:rPr>
                <w:rFonts w:eastAsia="Arial Unicode MS"/>
              </w:rPr>
            </w:pPr>
            <w:r w:rsidRPr="00D82A73">
              <w:rPr>
                <w:rFonts w:eastAsia="Arial Unicode MS"/>
              </w:rPr>
              <w:t>Formulärets kategori</w:t>
            </w:r>
          </w:p>
          <w:p w14:paraId="27353736"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622" w:author="Jarno Nieminen" w:date="2014-06-19T12:31:00Z">
              <w:tcPr>
                <w:tcW w:w="1140" w:type="dxa"/>
                <w:gridSpan w:val="2"/>
              </w:tcPr>
            </w:tcPrChange>
          </w:tcPr>
          <w:p w14:paraId="3F93E650" w14:textId="77777777" w:rsidR="00F94DA9" w:rsidRPr="00D82A73" w:rsidRDefault="00F94DA9" w:rsidP="00F94DA9">
            <w:pPr>
              <w:rPr>
                <w:rFonts w:eastAsia="Arial Unicode MS"/>
              </w:rPr>
            </w:pPr>
            <w:r w:rsidRPr="00D82A73">
              <w:rPr>
                <w:rFonts w:eastAsia="Arial Unicode MS"/>
              </w:rPr>
              <w:t>KTOV</w:t>
            </w:r>
          </w:p>
        </w:tc>
        <w:tc>
          <w:tcPr>
            <w:tcW w:w="720" w:type="dxa"/>
            <w:tcPrChange w:id="2623" w:author="Jarno Nieminen" w:date="2014-06-19T12:31:00Z">
              <w:tcPr>
                <w:tcW w:w="720" w:type="dxa"/>
                <w:gridSpan w:val="2"/>
              </w:tcPr>
            </w:tcPrChange>
          </w:tcPr>
          <w:p w14:paraId="27F760C8" w14:textId="77777777" w:rsidR="00F94DA9" w:rsidRPr="00D82A73" w:rsidRDefault="00F94DA9" w:rsidP="00F94DA9">
            <w:pPr>
              <w:rPr>
                <w:rFonts w:eastAsia="Arial Unicode MS"/>
              </w:rPr>
            </w:pPr>
            <w:r w:rsidRPr="00D82A73">
              <w:rPr>
                <w:rFonts w:eastAsia="Arial Unicode MS"/>
              </w:rPr>
              <w:t>1</w:t>
            </w:r>
          </w:p>
        </w:tc>
        <w:tc>
          <w:tcPr>
            <w:tcW w:w="1800" w:type="dxa"/>
            <w:tcPrChange w:id="2624" w:author="Jarno Nieminen" w:date="2014-06-19T12:31:00Z">
              <w:tcPr>
                <w:tcW w:w="1800" w:type="dxa"/>
                <w:gridSpan w:val="2"/>
              </w:tcPr>
            </w:tcPrChange>
          </w:tcPr>
          <w:p w14:paraId="5848AAB4"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625" w:author="Jarno Nieminen" w:date="2014-06-19T12:31:00Z">
              <w:tcPr>
                <w:tcW w:w="1920" w:type="dxa"/>
                <w:gridSpan w:val="2"/>
              </w:tcPr>
            </w:tcPrChange>
          </w:tcPr>
          <w:p w14:paraId="76C99141"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626" w:author="Jarno Nieminen" w:date="2014-06-19T12:31:00Z">
              <w:tcPr>
                <w:tcW w:w="1200" w:type="dxa"/>
                <w:gridSpan w:val="2"/>
                <w:shd w:val="clear" w:color="auto" w:fill="auto"/>
              </w:tcPr>
            </w:tcPrChange>
          </w:tcPr>
          <w:p w14:paraId="2DD670F6" w14:textId="0FDCBAF7" w:rsidR="00F94DA9" w:rsidRPr="00D82A73" w:rsidRDefault="00B37BC8" w:rsidP="00F94DA9">
            <w:pPr>
              <w:rPr>
                <w:rFonts w:ascii="Arial" w:eastAsia="Arial Unicode MS" w:hAnsi="Arial"/>
              </w:rPr>
            </w:pPr>
            <w:ins w:id="26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28" w:author="Jarno Nieminen" w:date="2014-06-19T12:31:00Z">
              <w:tcPr>
                <w:tcW w:w="1080" w:type="dxa"/>
                <w:shd w:val="clear" w:color="auto" w:fill="auto"/>
              </w:tcPr>
            </w:tcPrChange>
          </w:tcPr>
          <w:p w14:paraId="16B85B12" w14:textId="109FFD61" w:rsidR="00F94DA9" w:rsidRPr="00D82A73" w:rsidRDefault="00B37BC8" w:rsidP="00F94DA9">
            <w:pPr>
              <w:rPr>
                <w:rFonts w:ascii="Arial" w:eastAsia="Arial Unicode MS" w:hAnsi="Arial"/>
              </w:rPr>
            </w:pPr>
            <w:ins w:id="26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30" w:author="Jarno Nieminen" w:date="2014-06-19T12:31:00Z">
              <w:tcPr>
                <w:tcW w:w="1160" w:type="dxa"/>
                <w:shd w:val="clear" w:color="auto" w:fill="auto"/>
              </w:tcPr>
            </w:tcPrChange>
          </w:tcPr>
          <w:p w14:paraId="398A82E1" w14:textId="23DEF8DB" w:rsidR="00F94DA9" w:rsidRPr="00D82A73" w:rsidRDefault="0008595E" w:rsidP="00F94DA9">
            <w:pPr>
              <w:rPr>
                <w:rFonts w:ascii="Arial" w:eastAsia="Arial Unicode MS" w:hAnsi="Arial"/>
              </w:rPr>
            </w:pPr>
            <w:ins w:id="2631"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2B22A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3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33" w:author="Jarno Nieminen" w:date="2014-06-19T12:31:00Z">
            <w:trPr>
              <w:gridAfter w:val="0"/>
              <w:trHeight w:val="217"/>
            </w:trPr>
          </w:trPrChange>
        </w:trPr>
        <w:tc>
          <w:tcPr>
            <w:tcW w:w="2567" w:type="dxa"/>
            <w:gridSpan w:val="2"/>
            <w:tcPrChange w:id="2634" w:author="Jarno Nieminen" w:date="2014-06-19T12:31:00Z">
              <w:tcPr>
                <w:tcW w:w="2567" w:type="dxa"/>
                <w:gridSpan w:val="3"/>
              </w:tcPr>
            </w:tcPrChange>
          </w:tcPr>
          <w:p w14:paraId="4ECCE6C9" w14:textId="77777777" w:rsidR="00F94DA9" w:rsidRPr="00D82A73" w:rsidRDefault="00F94DA9" w:rsidP="00F94DA9">
            <w:pPr>
              <w:rPr>
                <w:rFonts w:eastAsia="Arial Unicode MS"/>
              </w:rPr>
            </w:pPr>
            <w:r w:rsidRPr="00D82A73">
              <w:rPr>
                <w:rFonts w:eastAsia="Arial Unicode MS"/>
              </w:rPr>
              <w:lastRenderedPageBreak/>
              <w:t>Code/id</w:t>
            </w:r>
          </w:p>
          <w:p w14:paraId="25BE9A31" w14:textId="77777777" w:rsidR="00F94DA9" w:rsidRPr="00D82A73" w:rsidRDefault="00F94DA9" w:rsidP="00F94DA9">
            <w:pPr>
              <w:rPr>
                <w:rFonts w:eastAsia="Arial Unicode MS"/>
              </w:rPr>
            </w:pPr>
            <w:r w:rsidRPr="00D82A73">
              <w:rPr>
                <w:rFonts w:eastAsia="Arial Unicode MS"/>
              </w:rPr>
              <w:t>(Code)</w:t>
            </w:r>
          </w:p>
        </w:tc>
        <w:tc>
          <w:tcPr>
            <w:tcW w:w="3388" w:type="dxa"/>
            <w:tcPrChange w:id="2635" w:author="Jarno Nieminen" w:date="2014-06-19T12:31:00Z">
              <w:tcPr>
                <w:tcW w:w="3388" w:type="dxa"/>
                <w:gridSpan w:val="2"/>
              </w:tcPr>
            </w:tcPrChange>
          </w:tcPr>
          <w:p w14:paraId="1C2E163B" w14:textId="77777777" w:rsidR="00F94DA9" w:rsidRPr="00D82A73" w:rsidRDefault="00F94DA9" w:rsidP="00F94DA9">
            <w:pPr>
              <w:rPr>
                <w:rFonts w:eastAsia="Arial Unicode MS"/>
              </w:rPr>
            </w:pPr>
            <w:r w:rsidRPr="00D82A73">
              <w:rPr>
                <w:rFonts w:eastAsia="Arial Unicode MS"/>
              </w:rPr>
              <w:t>Koppling till klass för code. Används för att beskriva t.ex. formulärinstrument.</w:t>
            </w:r>
          </w:p>
          <w:p w14:paraId="2F179367" w14:textId="77777777" w:rsidR="00F94DA9" w:rsidRPr="00D82A73" w:rsidRDefault="00F94DA9" w:rsidP="00F94DA9">
            <w:pPr>
              <w:rPr>
                <w:rFonts w:eastAsia="Arial Unicode MS"/>
              </w:rPr>
            </w:pPr>
          </w:p>
        </w:tc>
        <w:tc>
          <w:tcPr>
            <w:tcW w:w="1140" w:type="dxa"/>
            <w:tcPrChange w:id="2636" w:author="Jarno Nieminen" w:date="2014-06-19T12:31:00Z">
              <w:tcPr>
                <w:tcW w:w="1140" w:type="dxa"/>
                <w:gridSpan w:val="2"/>
              </w:tcPr>
            </w:tcPrChange>
          </w:tcPr>
          <w:p w14:paraId="367E9236" w14:textId="77777777" w:rsidR="00F94DA9" w:rsidRPr="00D82A73" w:rsidRDefault="00F94DA9" w:rsidP="00F94DA9">
            <w:pPr>
              <w:rPr>
                <w:rFonts w:eastAsia="Arial Unicode MS"/>
              </w:rPr>
            </w:pPr>
            <w:r w:rsidRPr="00D82A73">
              <w:rPr>
                <w:rFonts w:eastAsia="Arial Unicode MS"/>
              </w:rPr>
              <w:t>II</w:t>
            </w:r>
          </w:p>
        </w:tc>
        <w:tc>
          <w:tcPr>
            <w:tcW w:w="720" w:type="dxa"/>
            <w:tcPrChange w:id="2637" w:author="Jarno Nieminen" w:date="2014-06-19T12:31:00Z">
              <w:tcPr>
                <w:tcW w:w="720" w:type="dxa"/>
                <w:gridSpan w:val="2"/>
              </w:tcPr>
            </w:tcPrChange>
          </w:tcPr>
          <w:p w14:paraId="30BBF982" w14:textId="77777777" w:rsidR="00F94DA9" w:rsidRPr="00D82A73" w:rsidRDefault="00F94DA9" w:rsidP="00F94DA9">
            <w:pPr>
              <w:rPr>
                <w:rFonts w:eastAsia="Arial Unicode MS"/>
              </w:rPr>
            </w:pPr>
            <w:r w:rsidRPr="00D82A73">
              <w:rPr>
                <w:rFonts w:eastAsia="Arial Unicode MS"/>
              </w:rPr>
              <w:t>0..1</w:t>
            </w:r>
          </w:p>
        </w:tc>
        <w:tc>
          <w:tcPr>
            <w:tcW w:w="1800" w:type="dxa"/>
            <w:tcPrChange w:id="2638" w:author="Jarno Nieminen" w:date="2014-06-19T12:31:00Z">
              <w:tcPr>
                <w:tcW w:w="1800" w:type="dxa"/>
                <w:gridSpan w:val="2"/>
              </w:tcPr>
            </w:tcPrChange>
          </w:tcPr>
          <w:p w14:paraId="365FCC8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639" w:author="Jarno Nieminen" w:date="2014-06-19T12:31:00Z">
              <w:tcPr>
                <w:tcW w:w="1920" w:type="dxa"/>
                <w:gridSpan w:val="2"/>
              </w:tcPr>
            </w:tcPrChange>
          </w:tcPr>
          <w:p w14:paraId="14369B95" w14:textId="77777777" w:rsidR="00F94DA9" w:rsidRPr="00D82A73" w:rsidRDefault="00F94DA9" w:rsidP="00F94DA9">
            <w:pPr>
              <w:rPr>
                <w:rFonts w:ascii="Arial" w:eastAsia="Arial Unicode MS" w:hAnsi="Arial"/>
              </w:rPr>
            </w:pPr>
          </w:p>
        </w:tc>
        <w:tc>
          <w:tcPr>
            <w:tcW w:w="1200" w:type="dxa"/>
            <w:shd w:val="clear" w:color="auto" w:fill="auto"/>
            <w:tcPrChange w:id="2640" w:author="Jarno Nieminen" w:date="2014-06-19T12:31:00Z">
              <w:tcPr>
                <w:tcW w:w="1200" w:type="dxa"/>
                <w:gridSpan w:val="2"/>
                <w:shd w:val="clear" w:color="auto" w:fill="auto"/>
              </w:tcPr>
            </w:tcPrChange>
          </w:tcPr>
          <w:p w14:paraId="0DFB679E" w14:textId="71132458" w:rsidR="00F94DA9" w:rsidRPr="00D82A73" w:rsidRDefault="00B37BC8" w:rsidP="00F94DA9">
            <w:pPr>
              <w:rPr>
                <w:rFonts w:ascii="Arial" w:eastAsia="Arial Unicode MS" w:hAnsi="Arial"/>
              </w:rPr>
            </w:pPr>
            <w:ins w:id="264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42" w:author="Jarno Nieminen" w:date="2014-06-19T12:31:00Z">
              <w:tcPr>
                <w:tcW w:w="1080" w:type="dxa"/>
                <w:shd w:val="clear" w:color="auto" w:fill="auto"/>
              </w:tcPr>
            </w:tcPrChange>
          </w:tcPr>
          <w:p w14:paraId="00C2CCA1" w14:textId="190DA34B" w:rsidR="00F94DA9" w:rsidRPr="00D82A73" w:rsidRDefault="00B37BC8" w:rsidP="00F94DA9">
            <w:pPr>
              <w:rPr>
                <w:rFonts w:ascii="Arial" w:eastAsia="Arial Unicode MS" w:hAnsi="Arial"/>
              </w:rPr>
            </w:pPr>
            <w:ins w:id="264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44" w:author="Jarno Nieminen" w:date="2014-06-19T12:31:00Z">
              <w:tcPr>
                <w:tcW w:w="1160" w:type="dxa"/>
                <w:shd w:val="clear" w:color="auto" w:fill="auto"/>
              </w:tcPr>
            </w:tcPrChange>
          </w:tcPr>
          <w:p w14:paraId="4C30E0C1" w14:textId="4D538F5B" w:rsidR="00F94DA9" w:rsidRPr="00D82A73" w:rsidRDefault="00F94DA9" w:rsidP="00F94DA9">
            <w:pPr>
              <w:rPr>
                <w:rFonts w:ascii="Arial" w:eastAsia="Arial Unicode MS" w:hAnsi="Arial"/>
              </w:rPr>
            </w:pPr>
            <w:ins w:id="2645" w:author="Jarno Nieminen" w:date="2014-06-19T12:31:00Z">
              <w:r>
                <w:rPr>
                  <w:rFonts w:ascii="Arial" w:eastAsia="Arial Unicode MS" w:hAnsi="Arial"/>
                </w:rPr>
                <w:t>N/A</w:t>
              </w:r>
            </w:ins>
          </w:p>
        </w:tc>
      </w:tr>
      <w:tr w:rsidR="00F94DA9" w:rsidRPr="00D82A73" w14:paraId="120CCA4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4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47" w:author="Jarno Nieminen" w:date="2014-06-19T12:31:00Z">
            <w:trPr>
              <w:gridAfter w:val="0"/>
              <w:trHeight w:val="217"/>
            </w:trPr>
          </w:trPrChange>
        </w:trPr>
        <w:tc>
          <w:tcPr>
            <w:tcW w:w="2567" w:type="dxa"/>
            <w:gridSpan w:val="2"/>
            <w:tcPrChange w:id="2648" w:author="Jarno Nieminen" w:date="2014-06-19T12:31:00Z">
              <w:tcPr>
                <w:tcW w:w="2567" w:type="dxa"/>
                <w:gridSpan w:val="3"/>
              </w:tcPr>
            </w:tcPrChange>
          </w:tcPr>
          <w:p w14:paraId="33DD6478"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2649" w:author="Jarno Nieminen" w:date="2014-06-19T12:31:00Z">
              <w:tcPr>
                <w:tcW w:w="3388" w:type="dxa"/>
                <w:gridSpan w:val="2"/>
              </w:tcPr>
            </w:tcPrChange>
          </w:tcPr>
          <w:p w14:paraId="4F64167A" w14:textId="77777777" w:rsidR="00F94DA9" w:rsidRPr="00D82A73" w:rsidRDefault="00F94DA9" w:rsidP="00F94DA9">
            <w:pPr>
              <w:rPr>
                <w:rFonts w:eastAsia="Arial Unicode MS"/>
              </w:rPr>
            </w:pPr>
            <w:r w:rsidRPr="00D82A73">
              <w:rPr>
                <w:rFonts w:eastAsia="Arial Unicode MS"/>
              </w:rPr>
              <w:t>Text som visas för invånaren när formuläret är besvarat.</w:t>
            </w:r>
          </w:p>
        </w:tc>
        <w:tc>
          <w:tcPr>
            <w:tcW w:w="1140" w:type="dxa"/>
            <w:tcPrChange w:id="2650" w:author="Jarno Nieminen" w:date="2014-06-19T12:31:00Z">
              <w:tcPr>
                <w:tcW w:w="1140" w:type="dxa"/>
                <w:gridSpan w:val="2"/>
              </w:tcPr>
            </w:tcPrChange>
          </w:tcPr>
          <w:p w14:paraId="4DBF19B7" w14:textId="77777777" w:rsidR="00F94DA9" w:rsidRPr="00D82A73" w:rsidRDefault="00F94DA9" w:rsidP="00F94DA9">
            <w:pPr>
              <w:rPr>
                <w:rFonts w:eastAsia="Arial Unicode MS"/>
              </w:rPr>
            </w:pPr>
            <w:r w:rsidRPr="00D82A73">
              <w:rPr>
                <w:rFonts w:eastAsia="Arial Unicode MS"/>
              </w:rPr>
              <w:t>TXT</w:t>
            </w:r>
          </w:p>
        </w:tc>
        <w:tc>
          <w:tcPr>
            <w:tcW w:w="720" w:type="dxa"/>
            <w:tcPrChange w:id="2651" w:author="Jarno Nieminen" w:date="2014-06-19T12:31:00Z">
              <w:tcPr>
                <w:tcW w:w="720" w:type="dxa"/>
                <w:gridSpan w:val="2"/>
              </w:tcPr>
            </w:tcPrChange>
          </w:tcPr>
          <w:p w14:paraId="374A61B0" w14:textId="77777777" w:rsidR="00F94DA9" w:rsidRPr="00D82A73" w:rsidRDefault="00F94DA9" w:rsidP="00F94DA9">
            <w:pPr>
              <w:rPr>
                <w:rFonts w:eastAsia="Arial Unicode MS"/>
              </w:rPr>
            </w:pPr>
            <w:r w:rsidRPr="00D82A73">
              <w:rPr>
                <w:rFonts w:eastAsia="Arial Unicode MS"/>
              </w:rPr>
              <w:t>0..1</w:t>
            </w:r>
          </w:p>
        </w:tc>
        <w:tc>
          <w:tcPr>
            <w:tcW w:w="1800" w:type="dxa"/>
            <w:tcPrChange w:id="2652" w:author="Jarno Nieminen" w:date="2014-06-19T12:31:00Z">
              <w:tcPr>
                <w:tcW w:w="1800" w:type="dxa"/>
                <w:gridSpan w:val="2"/>
              </w:tcPr>
            </w:tcPrChange>
          </w:tcPr>
          <w:p w14:paraId="3B927F78" w14:textId="77777777" w:rsidR="00F94DA9" w:rsidRPr="00D82A73" w:rsidRDefault="00F94DA9" w:rsidP="00F94DA9">
            <w:pPr>
              <w:rPr>
                <w:rFonts w:eastAsia="Arial Unicode MS"/>
              </w:rPr>
            </w:pPr>
          </w:p>
        </w:tc>
        <w:tc>
          <w:tcPr>
            <w:tcW w:w="1920" w:type="dxa"/>
            <w:tcPrChange w:id="2653" w:author="Jarno Nieminen" w:date="2014-06-19T12:31:00Z">
              <w:tcPr>
                <w:tcW w:w="1920" w:type="dxa"/>
                <w:gridSpan w:val="2"/>
              </w:tcPr>
            </w:tcPrChange>
          </w:tcPr>
          <w:p w14:paraId="7E30F2F6" w14:textId="77777777" w:rsidR="00F94DA9" w:rsidRPr="00D82A73" w:rsidRDefault="00F94DA9" w:rsidP="00F94DA9">
            <w:pPr>
              <w:rPr>
                <w:rFonts w:ascii="Arial" w:eastAsia="Arial Unicode MS" w:hAnsi="Arial"/>
              </w:rPr>
            </w:pPr>
          </w:p>
        </w:tc>
        <w:tc>
          <w:tcPr>
            <w:tcW w:w="1200" w:type="dxa"/>
            <w:shd w:val="clear" w:color="auto" w:fill="auto"/>
            <w:tcPrChange w:id="2654" w:author="Jarno Nieminen" w:date="2014-06-19T12:31:00Z">
              <w:tcPr>
                <w:tcW w:w="1200" w:type="dxa"/>
                <w:gridSpan w:val="2"/>
                <w:shd w:val="clear" w:color="auto" w:fill="auto"/>
              </w:tcPr>
            </w:tcPrChange>
          </w:tcPr>
          <w:p w14:paraId="36E5B570" w14:textId="5BF3C574" w:rsidR="00F94DA9" w:rsidRPr="00D82A73" w:rsidRDefault="00B37BC8" w:rsidP="00F94DA9">
            <w:pPr>
              <w:rPr>
                <w:rFonts w:ascii="Arial" w:eastAsia="Arial Unicode MS" w:hAnsi="Arial"/>
              </w:rPr>
            </w:pPr>
            <w:ins w:id="265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56" w:author="Jarno Nieminen" w:date="2014-06-19T12:31:00Z">
              <w:tcPr>
                <w:tcW w:w="1080" w:type="dxa"/>
                <w:shd w:val="clear" w:color="auto" w:fill="auto"/>
              </w:tcPr>
            </w:tcPrChange>
          </w:tcPr>
          <w:p w14:paraId="256E5D16" w14:textId="75790398" w:rsidR="00F94DA9" w:rsidRPr="00D82A73" w:rsidRDefault="00B37BC8" w:rsidP="00F94DA9">
            <w:pPr>
              <w:rPr>
                <w:rFonts w:ascii="Arial" w:eastAsia="Arial Unicode MS" w:hAnsi="Arial"/>
              </w:rPr>
            </w:pPr>
            <w:ins w:id="265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58" w:author="Jarno Nieminen" w:date="2014-06-19T12:31:00Z">
              <w:tcPr>
                <w:tcW w:w="1160" w:type="dxa"/>
                <w:shd w:val="clear" w:color="auto" w:fill="auto"/>
              </w:tcPr>
            </w:tcPrChange>
          </w:tcPr>
          <w:p w14:paraId="15F5CED7" w14:textId="33044110" w:rsidR="00F94DA9" w:rsidRPr="00D82A73" w:rsidRDefault="00F94DA9" w:rsidP="00F94DA9">
            <w:pPr>
              <w:rPr>
                <w:rFonts w:ascii="Arial" w:eastAsia="Arial Unicode MS" w:hAnsi="Arial"/>
              </w:rPr>
            </w:pPr>
            <w:ins w:id="2659" w:author="Jarno Nieminen" w:date="2014-06-19T12:31:00Z">
              <w:r>
                <w:rPr>
                  <w:rFonts w:ascii="Arial" w:eastAsia="Arial Unicode MS" w:hAnsi="Arial"/>
                </w:rPr>
                <w:t>N/A</w:t>
              </w:r>
            </w:ins>
          </w:p>
        </w:tc>
      </w:tr>
      <w:tr w:rsidR="00F94DA9" w:rsidRPr="00D82A73" w14:paraId="23A00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6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61" w:author="Jarno Nieminen" w:date="2014-06-19T12:31:00Z">
            <w:trPr>
              <w:gridAfter w:val="0"/>
              <w:trHeight w:val="217"/>
            </w:trPr>
          </w:trPrChange>
        </w:trPr>
        <w:tc>
          <w:tcPr>
            <w:tcW w:w="2567" w:type="dxa"/>
            <w:gridSpan w:val="2"/>
            <w:tcPrChange w:id="2662" w:author="Jarno Nieminen" w:date="2014-06-19T12:31:00Z">
              <w:tcPr>
                <w:tcW w:w="2567" w:type="dxa"/>
                <w:gridSpan w:val="3"/>
              </w:tcPr>
            </w:tcPrChange>
          </w:tcPr>
          <w:p w14:paraId="0FB8B3CD"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663" w:author="Jarno Nieminen" w:date="2014-06-19T12:31:00Z">
              <w:tcPr>
                <w:tcW w:w="3388" w:type="dxa"/>
                <w:gridSpan w:val="2"/>
              </w:tcPr>
            </w:tcPrChange>
          </w:tcPr>
          <w:p w14:paraId="3BD6872E"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664" w:author="Jarno Nieminen" w:date="2014-06-19T12:31:00Z">
              <w:tcPr>
                <w:tcW w:w="1140" w:type="dxa"/>
                <w:gridSpan w:val="2"/>
              </w:tcPr>
            </w:tcPrChange>
          </w:tcPr>
          <w:p w14:paraId="300CC308" w14:textId="77777777" w:rsidR="00F94DA9" w:rsidRPr="00D82A73" w:rsidRDefault="00F94DA9" w:rsidP="00F94DA9">
            <w:pPr>
              <w:rPr>
                <w:rFonts w:eastAsia="Arial Unicode MS"/>
              </w:rPr>
            </w:pPr>
            <w:r w:rsidRPr="00D82A73">
              <w:rPr>
                <w:rFonts w:eastAsia="Arial Unicode MS"/>
              </w:rPr>
              <w:t>KTOV</w:t>
            </w:r>
          </w:p>
        </w:tc>
        <w:tc>
          <w:tcPr>
            <w:tcW w:w="720" w:type="dxa"/>
            <w:tcPrChange w:id="2665" w:author="Jarno Nieminen" w:date="2014-06-19T12:31:00Z">
              <w:tcPr>
                <w:tcW w:w="720" w:type="dxa"/>
                <w:gridSpan w:val="2"/>
              </w:tcPr>
            </w:tcPrChange>
          </w:tcPr>
          <w:p w14:paraId="74A2E325" w14:textId="77777777" w:rsidR="00F94DA9" w:rsidRPr="00D82A73" w:rsidRDefault="00F94DA9" w:rsidP="00F94DA9">
            <w:pPr>
              <w:rPr>
                <w:rFonts w:eastAsia="Arial Unicode MS"/>
              </w:rPr>
            </w:pPr>
            <w:r w:rsidRPr="00D82A73">
              <w:rPr>
                <w:rFonts w:eastAsia="Arial Unicode MS"/>
              </w:rPr>
              <w:t>1</w:t>
            </w:r>
          </w:p>
        </w:tc>
        <w:tc>
          <w:tcPr>
            <w:tcW w:w="1800" w:type="dxa"/>
            <w:tcPrChange w:id="2666" w:author="Jarno Nieminen" w:date="2014-06-19T12:31:00Z">
              <w:tcPr>
                <w:tcW w:w="1800" w:type="dxa"/>
                <w:gridSpan w:val="2"/>
              </w:tcPr>
            </w:tcPrChange>
          </w:tcPr>
          <w:p w14:paraId="27F0E918"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667" w:author="Jarno Nieminen" w:date="2014-06-19T12:31:00Z">
              <w:tcPr>
                <w:tcW w:w="1920" w:type="dxa"/>
                <w:gridSpan w:val="2"/>
              </w:tcPr>
            </w:tcPrChange>
          </w:tcPr>
          <w:p w14:paraId="602B11DD" w14:textId="77777777" w:rsidR="00F94DA9" w:rsidRPr="00D82A73" w:rsidRDefault="00F94DA9" w:rsidP="00F94DA9">
            <w:pPr>
              <w:rPr>
                <w:rFonts w:ascii="Arial" w:eastAsia="Arial Unicode MS" w:hAnsi="Arial"/>
              </w:rPr>
            </w:pPr>
          </w:p>
        </w:tc>
        <w:tc>
          <w:tcPr>
            <w:tcW w:w="1200" w:type="dxa"/>
            <w:shd w:val="clear" w:color="auto" w:fill="auto"/>
            <w:tcPrChange w:id="2668" w:author="Jarno Nieminen" w:date="2014-06-19T12:31:00Z">
              <w:tcPr>
                <w:tcW w:w="1200" w:type="dxa"/>
                <w:gridSpan w:val="2"/>
                <w:shd w:val="clear" w:color="auto" w:fill="auto"/>
              </w:tcPr>
            </w:tcPrChange>
          </w:tcPr>
          <w:p w14:paraId="6F592472" w14:textId="13938D02" w:rsidR="00F94DA9" w:rsidRPr="00D82A73" w:rsidRDefault="00B37BC8" w:rsidP="00F94DA9">
            <w:pPr>
              <w:rPr>
                <w:rFonts w:ascii="Arial" w:eastAsia="Arial Unicode MS" w:hAnsi="Arial"/>
              </w:rPr>
            </w:pPr>
            <w:ins w:id="266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70" w:author="Jarno Nieminen" w:date="2014-06-19T12:31:00Z">
              <w:tcPr>
                <w:tcW w:w="1080" w:type="dxa"/>
                <w:shd w:val="clear" w:color="auto" w:fill="auto"/>
              </w:tcPr>
            </w:tcPrChange>
          </w:tcPr>
          <w:p w14:paraId="49D82F76" w14:textId="5C5341FC" w:rsidR="00F94DA9" w:rsidRPr="00D82A73" w:rsidRDefault="00B37BC8" w:rsidP="00F94DA9">
            <w:pPr>
              <w:rPr>
                <w:rFonts w:ascii="Arial" w:eastAsia="Arial Unicode MS" w:hAnsi="Arial"/>
              </w:rPr>
            </w:pPr>
            <w:ins w:id="267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72" w:author="Jarno Nieminen" w:date="2014-06-19T12:31:00Z">
              <w:tcPr>
                <w:tcW w:w="1160" w:type="dxa"/>
                <w:shd w:val="clear" w:color="auto" w:fill="auto"/>
              </w:tcPr>
            </w:tcPrChange>
          </w:tcPr>
          <w:p w14:paraId="05A19A10" w14:textId="31BD6D30" w:rsidR="00F94DA9" w:rsidRPr="00D82A73" w:rsidRDefault="0008595E" w:rsidP="00F94DA9">
            <w:pPr>
              <w:rPr>
                <w:rFonts w:ascii="Arial" w:eastAsia="Arial Unicode MS" w:hAnsi="Arial"/>
              </w:rPr>
            </w:pPr>
            <w:ins w:id="2673"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9696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7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75" w:author="Jarno Nieminen" w:date="2014-06-19T12:31:00Z">
            <w:trPr>
              <w:gridAfter w:val="0"/>
              <w:trHeight w:val="217"/>
            </w:trPr>
          </w:trPrChange>
        </w:trPr>
        <w:tc>
          <w:tcPr>
            <w:tcW w:w="2567" w:type="dxa"/>
            <w:gridSpan w:val="2"/>
            <w:tcPrChange w:id="2676" w:author="Jarno Nieminen" w:date="2014-06-19T12:31:00Z">
              <w:tcPr>
                <w:tcW w:w="2567" w:type="dxa"/>
                <w:gridSpan w:val="3"/>
              </w:tcPr>
            </w:tcPrChange>
          </w:tcPr>
          <w:p w14:paraId="4CAA5564" w14:textId="77777777" w:rsidR="00F94DA9" w:rsidRPr="00D82A73" w:rsidRDefault="00F94DA9" w:rsidP="00F94DA9">
            <w:pPr>
              <w:rPr>
                <w:rFonts w:eastAsia="Arial Unicode MS"/>
              </w:rPr>
            </w:pPr>
            <w:r w:rsidRPr="00D82A73">
              <w:rPr>
                <w:rFonts w:eastAsia="Arial Unicode MS"/>
              </w:rPr>
              <w:t>(TemplateId)</w:t>
            </w:r>
          </w:p>
        </w:tc>
        <w:tc>
          <w:tcPr>
            <w:tcW w:w="3388" w:type="dxa"/>
            <w:tcPrChange w:id="2677" w:author="Jarno Nieminen" w:date="2014-06-19T12:31:00Z">
              <w:tcPr>
                <w:tcW w:w="3388" w:type="dxa"/>
                <w:gridSpan w:val="2"/>
              </w:tcPr>
            </w:tcPrChange>
          </w:tcPr>
          <w:p w14:paraId="3D9AC9AD"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7637BE59"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678" w:author="Jarno Nieminen" w:date="2014-06-19T12:31:00Z">
              <w:tcPr>
                <w:tcW w:w="1140" w:type="dxa"/>
                <w:gridSpan w:val="2"/>
              </w:tcPr>
            </w:tcPrChange>
          </w:tcPr>
          <w:p w14:paraId="538E47A1" w14:textId="77777777" w:rsidR="00F94DA9" w:rsidRPr="00D82A73" w:rsidRDefault="00F94DA9" w:rsidP="00F94DA9">
            <w:pPr>
              <w:rPr>
                <w:rFonts w:eastAsia="Arial Unicode MS"/>
              </w:rPr>
            </w:pPr>
            <w:r w:rsidRPr="00D82A73">
              <w:rPr>
                <w:rFonts w:eastAsia="Arial Unicode MS"/>
              </w:rPr>
              <w:t>KTOV</w:t>
            </w:r>
          </w:p>
        </w:tc>
        <w:tc>
          <w:tcPr>
            <w:tcW w:w="720" w:type="dxa"/>
            <w:tcPrChange w:id="2679" w:author="Jarno Nieminen" w:date="2014-06-19T12:31:00Z">
              <w:tcPr>
                <w:tcW w:w="720" w:type="dxa"/>
                <w:gridSpan w:val="2"/>
              </w:tcPr>
            </w:tcPrChange>
          </w:tcPr>
          <w:p w14:paraId="145EC987" w14:textId="77777777" w:rsidR="00F94DA9" w:rsidRPr="00D82A73" w:rsidRDefault="00F94DA9" w:rsidP="00F94DA9">
            <w:pPr>
              <w:rPr>
                <w:rFonts w:eastAsia="Arial Unicode MS"/>
              </w:rPr>
            </w:pPr>
            <w:r w:rsidRPr="00D82A73">
              <w:rPr>
                <w:rFonts w:eastAsia="Arial Unicode MS"/>
              </w:rPr>
              <w:t>1</w:t>
            </w:r>
          </w:p>
        </w:tc>
        <w:tc>
          <w:tcPr>
            <w:tcW w:w="1800" w:type="dxa"/>
            <w:tcPrChange w:id="2680" w:author="Jarno Nieminen" w:date="2014-06-19T12:31:00Z">
              <w:tcPr>
                <w:tcW w:w="1800" w:type="dxa"/>
                <w:gridSpan w:val="2"/>
              </w:tcPr>
            </w:tcPrChange>
          </w:tcPr>
          <w:p w14:paraId="1365F1F3"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681" w:author="Jarno Nieminen" w:date="2014-06-19T12:31:00Z">
              <w:tcPr>
                <w:tcW w:w="1920" w:type="dxa"/>
                <w:gridSpan w:val="2"/>
              </w:tcPr>
            </w:tcPrChange>
          </w:tcPr>
          <w:p w14:paraId="48FFA9B4" w14:textId="3991F919" w:rsidR="00F94DA9" w:rsidRPr="00D82A73" w:rsidRDefault="00F94DA9" w:rsidP="00F94DA9">
            <w:pPr>
              <w:rPr>
                <w:rFonts w:ascii="Arial" w:eastAsia="Arial Unicode MS" w:hAnsi="Arial"/>
              </w:rPr>
            </w:pPr>
            <w:r w:rsidRPr="00D82A73">
              <w:rPr>
                <w:rFonts w:ascii="Arial" w:eastAsia="Arial Unicode MS" w:hAnsi="Arial"/>
              </w:rPr>
              <w:t>Standard sakn</w:t>
            </w:r>
            <w:r>
              <w:rPr>
                <w:rFonts w:ascii="Arial" w:eastAsia="Arial Unicode MS" w:hAnsi="Arial"/>
              </w:rPr>
              <w:t>as</w:t>
            </w:r>
          </w:p>
        </w:tc>
        <w:tc>
          <w:tcPr>
            <w:tcW w:w="1200" w:type="dxa"/>
            <w:shd w:val="clear" w:color="auto" w:fill="auto"/>
            <w:tcPrChange w:id="2682" w:author="Jarno Nieminen" w:date="2014-06-19T12:31:00Z">
              <w:tcPr>
                <w:tcW w:w="1200" w:type="dxa"/>
                <w:gridSpan w:val="2"/>
                <w:shd w:val="clear" w:color="auto" w:fill="auto"/>
              </w:tcPr>
            </w:tcPrChange>
          </w:tcPr>
          <w:p w14:paraId="131E4199" w14:textId="76C82FDD" w:rsidR="00F94DA9" w:rsidRPr="00D82A73" w:rsidRDefault="00B37BC8" w:rsidP="00F94DA9">
            <w:pPr>
              <w:rPr>
                <w:rFonts w:ascii="Arial" w:eastAsia="Arial Unicode MS" w:hAnsi="Arial"/>
              </w:rPr>
            </w:pPr>
            <w:ins w:id="26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84" w:author="Jarno Nieminen" w:date="2014-06-19T12:31:00Z">
              <w:tcPr>
                <w:tcW w:w="1080" w:type="dxa"/>
                <w:shd w:val="clear" w:color="auto" w:fill="auto"/>
              </w:tcPr>
            </w:tcPrChange>
          </w:tcPr>
          <w:p w14:paraId="0AC750F1" w14:textId="6E20F490" w:rsidR="00F94DA9" w:rsidRPr="00D82A73" w:rsidRDefault="00B37BC8" w:rsidP="00F94DA9">
            <w:pPr>
              <w:rPr>
                <w:rFonts w:ascii="Arial" w:eastAsia="Arial Unicode MS" w:hAnsi="Arial"/>
              </w:rPr>
            </w:pPr>
            <w:ins w:id="26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86" w:author="Jarno Nieminen" w:date="2014-06-19T12:31:00Z">
              <w:tcPr>
                <w:tcW w:w="1160" w:type="dxa"/>
                <w:shd w:val="clear" w:color="auto" w:fill="auto"/>
              </w:tcPr>
            </w:tcPrChange>
          </w:tcPr>
          <w:p w14:paraId="1B78F689" w14:textId="695CD064" w:rsidR="00F94DA9" w:rsidRPr="00D82A73" w:rsidRDefault="0008595E" w:rsidP="00F94DA9">
            <w:pPr>
              <w:rPr>
                <w:rFonts w:ascii="Arial" w:eastAsia="Arial Unicode MS" w:hAnsi="Arial"/>
              </w:rPr>
            </w:pPr>
            <w:ins w:id="2687" w:author="Jarno Nieminen" w:date="2014-06-19T13:03:00Z">
              <w:r>
                <w:rPr>
                  <w:rFonts w:ascii="Arial" w:eastAsia="Arial Unicode MS" w:hAnsi="Arial"/>
                </w:rPr>
                <w:t>Saknar i V</w:t>
              </w:r>
              <w:r>
                <w:rPr>
                  <w:rFonts w:ascii="Arial" w:eastAsia="Arial Unicode MS" w:hAnsi="Arial"/>
                </w:rPr>
                <w:noBreakHyphen/>
                <w:t>TIM 2.2</w:t>
              </w:r>
            </w:ins>
          </w:p>
        </w:tc>
      </w:tr>
      <w:tr w:rsidR="00F94DA9" w:rsidRPr="00D82A73" w14:paraId="0EE172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8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89" w:author="Jarno Nieminen" w:date="2014-06-19T12:31:00Z">
            <w:trPr>
              <w:gridAfter w:val="0"/>
              <w:trHeight w:val="217"/>
            </w:trPr>
          </w:trPrChange>
        </w:trPr>
        <w:tc>
          <w:tcPr>
            <w:tcW w:w="2567" w:type="dxa"/>
            <w:gridSpan w:val="2"/>
            <w:tcPrChange w:id="2690" w:author="Jarno Nieminen" w:date="2014-06-19T12:31:00Z">
              <w:tcPr>
                <w:tcW w:w="2567" w:type="dxa"/>
                <w:gridSpan w:val="3"/>
              </w:tcPr>
            </w:tcPrChange>
          </w:tcPr>
          <w:p w14:paraId="4E091CFD"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2691" w:author="Jarno Nieminen" w:date="2014-06-19T12:31:00Z">
              <w:tcPr>
                <w:tcW w:w="3388" w:type="dxa"/>
                <w:gridSpan w:val="2"/>
              </w:tcPr>
            </w:tcPrChange>
          </w:tcPr>
          <w:p w14:paraId="4EAA02EE" w14:textId="77777777" w:rsidR="00F94DA9" w:rsidRPr="00D82A73" w:rsidRDefault="00F94DA9" w:rsidP="00F94DA9">
            <w:r w:rsidRPr="00D82A73">
              <w:t>Mallens version</w:t>
            </w:r>
          </w:p>
        </w:tc>
        <w:tc>
          <w:tcPr>
            <w:tcW w:w="1140" w:type="dxa"/>
            <w:tcPrChange w:id="2692" w:author="Jarno Nieminen" w:date="2014-06-19T12:31:00Z">
              <w:tcPr>
                <w:tcW w:w="1140" w:type="dxa"/>
                <w:gridSpan w:val="2"/>
              </w:tcPr>
            </w:tcPrChange>
          </w:tcPr>
          <w:p w14:paraId="6B3F4950" w14:textId="77777777" w:rsidR="00F94DA9" w:rsidRPr="00D82A73" w:rsidRDefault="00F94DA9" w:rsidP="00F94DA9">
            <w:pPr>
              <w:rPr>
                <w:rFonts w:eastAsia="Arial Unicode MS"/>
              </w:rPr>
            </w:pPr>
            <w:r w:rsidRPr="00D82A73">
              <w:rPr>
                <w:rFonts w:eastAsia="Arial Unicode MS"/>
              </w:rPr>
              <w:t>VÄ</w:t>
            </w:r>
          </w:p>
        </w:tc>
        <w:tc>
          <w:tcPr>
            <w:tcW w:w="720" w:type="dxa"/>
            <w:tcPrChange w:id="2693" w:author="Jarno Nieminen" w:date="2014-06-19T12:31:00Z">
              <w:tcPr>
                <w:tcW w:w="720" w:type="dxa"/>
                <w:gridSpan w:val="2"/>
              </w:tcPr>
            </w:tcPrChange>
          </w:tcPr>
          <w:p w14:paraId="75EC6EA1" w14:textId="77777777" w:rsidR="00F94DA9" w:rsidRPr="00D82A73" w:rsidRDefault="00F94DA9" w:rsidP="00F94DA9">
            <w:pPr>
              <w:rPr>
                <w:rFonts w:eastAsia="Arial Unicode MS"/>
              </w:rPr>
            </w:pPr>
            <w:r w:rsidRPr="00D82A73">
              <w:rPr>
                <w:rFonts w:eastAsia="Arial Unicode MS"/>
              </w:rPr>
              <w:t>1</w:t>
            </w:r>
          </w:p>
        </w:tc>
        <w:tc>
          <w:tcPr>
            <w:tcW w:w="1800" w:type="dxa"/>
            <w:tcPrChange w:id="2694" w:author="Jarno Nieminen" w:date="2014-06-19T12:31:00Z">
              <w:tcPr>
                <w:tcW w:w="1800" w:type="dxa"/>
                <w:gridSpan w:val="2"/>
              </w:tcPr>
            </w:tcPrChange>
          </w:tcPr>
          <w:p w14:paraId="0A5D1E56" w14:textId="77777777" w:rsidR="00F94DA9" w:rsidRPr="00D82A73" w:rsidRDefault="00F94DA9" w:rsidP="00F94DA9"/>
        </w:tc>
        <w:tc>
          <w:tcPr>
            <w:tcW w:w="1920" w:type="dxa"/>
            <w:tcPrChange w:id="2695" w:author="Jarno Nieminen" w:date="2014-06-19T12:31:00Z">
              <w:tcPr>
                <w:tcW w:w="1920" w:type="dxa"/>
                <w:gridSpan w:val="2"/>
              </w:tcPr>
            </w:tcPrChange>
          </w:tcPr>
          <w:p w14:paraId="316188DC" w14:textId="77777777" w:rsidR="00F94DA9" w:rsidRPr="00D82A73" w:rsidRDefault="00F94DA9" w:rsidP="00F94DA9">
            <w:pPr>
              <w:rPr>
                <w:rFonts w:ascii="Arial" w:eastAsia="Arial Unicode MS" w:hAnsi="Arial"/>
              </w:rPr>
            </w:pPr>
          </w:p>
        </w:tc>
        <w:tc>
          <w:tcPr>
            <w:tcW w:w="1200" w:type="dxa"/>
            <w:shd w:val="clear" w:color="auto" w:fill="auto"/>
            <w:tcPrChange w:id="2696" w:author="Jarno Nieminen" w:date="2014-06-19T12:31:00Z">
              <w:tcPr>
                <w:tcW w:w="1200" w:type="dxa"/>
                <w:gridSpan w:val="2"/>
                <w:shd w:val="clear" w:color="auto" w:fill="auto"/>
              </w:tcPr>
            </w:tcPrChange>
          </w:tcPr>
          <w:p w14:paraId="05CC1B92" w14:textId="706CB48B" w:rsidR="00F94DA9" w:rsidRPr="00D82A73" w:rsidRDefault="00B37BC8" w:rsidP="00F94DA9">
            <w:pPr>
              <w:rPr>
                <w:rFonts w:ascii="Arial" w:eastAsia="Arial Unicode MS" w:hAnsi="Arial"/>
              </w:rPr>
            </w:pPr>
            <w:ins w:id="26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98" w:author="Jarno Nieminen" w:date="2014-06-19T12:31:00Z">
              <w:tcPr>
                <w:tcW w:w="1080" w:type="dxa"/>
                <w:shd w:val="clear" w:color="auto" w:fill="auto"/>
              </w:tcPr>
            </w:tcPrChange>
          </w:tcPr>
          <w:p w14:paraId="024A53A2" w14:textId="4B780726" w:rsidR="00F94DA9" w:rsidRPr="00D82A73" w:rsidRDefault="00B37BC8" w:rsidP="00F94DA9">
            <w:pPr>
              <w:rPr>
                <w:rFonts w:ascii="Arial" w:eastAsia="Arial Unicode MS" w:hAnsi="Arial"/>
              </w:rPr>
            </w:pPr>
            <w:ins w:id="26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00" w:author="Jarno Nieminen" w:date="2014-06-19T12:31:00Z">
              <w:tcPr>
                <w:tcW w:w="1160" w:type="dxa"/>
                <w:shd w:val="clear" w:color="auto" w:fill="auto"/>
              </w:tcPr>
            </w:tcPrChange>
          </w:tcPr>
          <w:p w14:paraId="78772C0A" w14:textId="6D11A0C5" w:rsidR="00F94DA9" w:rsidRPr="00D82A73" w:rsidRDefault="00F94DA9" w:rsidP="00F94DA9">
            <w:pPr>
              <w:rPr>
                <w:rFonts w:ascii="Arial" w:eastAsia="Arial Unicode MS" w:hAnsi="Arial"/>
              </w:rPr>
            </w:pPr>
            <w:ins w:id="2701" w:author="Jarno Nieminen" w:date="2014-06-19T12:31:00Z">
              <w:r>
                <w:rPr>
                  <w:rFonts w:ascii="Arial" w:eastAsia="Arial Unicode MS" w:hAnsi="Arial"/>
                </w:rPr>
                <w:t>N/A</w:t>
              </w:r>
            </w:ins>
          </w:p>
        </w:tc>
      </w:tr>
      <w:tr w:rsidR="00F94DA9" w:rsidRPr="00D82A73" w14:paraId="2C93098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0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03" w:author="Jarno Nieminen" w:date="2014-06-19T12:31:00Z">
            <w:trPr>
              <w:gridAfter w:val="0"/>
              <w:trHeight w:val="217"/>
            </w:trPr>
          </w:trPrChange>
        </w:trPr>
        <w:tc>
          <w:tcPr>
            <w:tcW w:w="2567" w:type="dxa"/>
            <w:gridSpan w:val="2"/>
            <w:tcPrChange w:id="2704" w:author="Jarno Nieminen" w:date="2014-06-19T12:31:00Z">
              <w:tcPr>
                <w:tcW w:w="2567" w:type="dxa"/>
                <w:gridSpan w:val="3"/>
              </w:tcPr>
            </w:tcPrChange>
          </w:tcPr>
          <w:p w14:paraId="79F9F931" w14:textId="77777777" w:rsidR="00F94DA9" w:rsidRPr="00D82A73" w:rsidRDefault="00F94DA9" w:rsidP="00F94DA9">
            <w:pPr>
              <w:rPr>
                <w:rFonts w:eastAsia="Arial Unicode MS"/>
              </w:rPr>
            </w:pPr>
            <w:r w:rsidRPr="00D82A73">
              <w:rPr>
                <w:rFonts w:eastAsia="Arial Unicode MS"/>
              </w:rPr>
              <w:t>Obligatoriskt</w:t>
            </w:r>
          </w:p>
          <w:p w14:paraId="05D9C78A" w14:textId="77777777" w:rsidR="00F94DA9" w:rsidRPr="00D82A73" w:rsidRDefault="00F94DA9" w:rsidP="00F94DA9">
            <w:pPr>
              <w:rPr>
                <w:rFonts w:eastAsia="Arial Unicode MS"/>
              </w:rPr>
            </w:pPr>
            <w:r w:rsidRPr="00D82A73">
              <w:rPr>
                <w:rFonts w:eastAsia="Arial Unicode MS"/>
              </w:rPr>
              <w:t>(Mandatory)</w:t>
            </w:r>
          </w:p>
        </w:tc>
        <w:tc>
          <w:tcPr>
            <w:tcW w:w="3388" w:type="dxa"/>
            <w:tcPrChange w:id="2705" w:author="Jarno Nieminen" w:date="2014-06-19T12:31:00Z">
              <w:tcPr>
                <w:tcW w:w="3388" w:type="dxa"/>
                <w:gridSpan w:val="2"/>
              </w:tcPr>
            </w:tcPrChange>
          </w:tcPr>
          <w:p w14:paraId="0EC89AA1" w14:textId="77777777" w:rsidR="00F94DA9" w:rsidRPr="00D82A73" w:rsidRDefault="00F94DA9" w:rsidP="00F94DA9">
            <w:r w:rsidRPr="00D82A73">
              <w:t xml:space="preserve">Indikerar om formuläret är obligatoriskt att fylla i av användaren. </w:t>
            </w:r>
          </w:p>
          <w:p w14:paraId="40E0CD62" w14:textId="77777777" w:rsidR="00F94DA9" w:rsidRPr="00D82A73" w:rsidRDefault="00F94DA9" w:rsidP="00F94DA9">
            <w:r w:rsidRPr="00D82A73">
              <w:t>T.ex. Ett obligatoriskt formulär kan indikerar att formuläret är en del av en vårdprocess.</w:t>
            </w:r>
          </w:p>
        </w:tc>
        <w:tc>
          <w:tcPr>
            <w:tcW w:w="1140" w:type="dxa"/>
            <w:tcPrChange w:id="2706" w:author="Jarno Nieminen" w:date="2014-06-19T12:31:00Z">
              <w:tcPr>
                <w:tcW w:w="1140" w:type="dxa"/>
                <w:gridSpan w:val="2"/>
              </w:tcPr>
            </w:tcPrChange>
          </w:tcPr>
          <w:p w14:paraId="0B33F99A" w14:textId="77777777" w:rsidR="00F94DA9" w:rsidRPr="00D82A73" w:rsidRDefault="00F94DA9" w:rsidP="00F94DA9">
            <w:pPr>
              <w:rPr>
                <w:rFonts w:eastAsia="Arial Unicode MS"/>
              </w:rPr>
            </w:pPr>
            <w:r w:rsidRPr="00D82A73">
              <w:rPr>
                <w:rFonts w:eastAsia="Arial Unicode MS"/>
              </w:rPr>
              <w:t>S/F</w:t>
            </w:r>
          </w:p>
        </w:tc>
        <w:tc>
          <w:tcPr>
            <w:tcW w:w="720" w:type="dxa"/>
            <w:tcPrChange w:id="2707" w:author="Jarno Nieminen" w:date="2014-06-19T12:31:00Z">
              <w:tcPr>
                <w:tcW w:w="720" w:type="dxa"/>
                <w:gridSpan w:val="2"/>
              </w:tcPr>
            </w:tcPrChange>
          </w:tcPr>
          <w:p w14:paraId="63FB49FB" w14:textId="77777777" w:rsidR="00F94DA9" w:rsidRPr="00D82A73" w:rsidRDefault="00F94DA9" w:rsidP="00F94DA9">
            <w:pPr>
              <w:rPr>
                <w:rFonts w:eastAsia="Arial Unicode MS"/>
              </w:rPr>
            </w:pPr>
            <w:r w:rsidRPr="00D82A73">
              <w:rPr>
                <w:rFonts w:eastAsia="Arial Unicode MS"/>
              </w:rPr>
              <w:t>1</w:t>
            </w:r>
          </w:p>
        </w:tc>
        <w:tc>
          <w:tcPr>
            <w:tcW w:w="1800" w:type="dxa"/>
            <w:tcPrChange w:id="2708" w:author="Jarno Nieminen" w:date="2014-06-19T12:31:00Z">
              <w:tcPr>
                <w:tcW w:w="1800" w:type="dxa"/>
                <w:gridSpan w:val="2"/>
              </w:tcPr>
            </w:tcPrChange>
          </w:tcPr>
          <w:p w14:paraId="3A521580" w14:textId="77777777" w:rsidR="00F94DA9" w:rsidRPr="00D82A73" w:rsidRDefault="00F94DA9" w:rsidP="00F94DA9">
            <w:r w:rsidRPr="00D82A73">
              <w:t>True = obligatoriskt</w:t>
            </w:r>
          </w:p>
          <w:p w14:paraId="7A0F97E1" w14:textId="77777777" w:rsidR="00F94DA9" w:rsidRPr="00D82A73" w:rsidRDefault="00F94DA9" w:rsidP="00F94DA9">
            <w:pPr>
              <w:rPr>
                <w:rFonts w:eastAsia="Arial Unicode MS"/>
              </w:rPr>
            </w:pPr>
            <w:r w:rsidRPr="00D82A73">
              <w:rPr>
                <w:szCs w:val="20"/>
              </w:rPr>
              <w:t>False = Frivilligt</w:t>
            </w:r>
          </w:p>
        </w:tc>
        <w:tc>
          <w:tcPr>
            <w:tcW w:w="1920" w:type="dxa"/>
            <w:tcPrChange w:id="2709" w:author="Jarno Nieminen" w:date="2014-06-19T12:31:00Z">
              <w:tcPr>
                <w:tcW w:w="1920" w:type="dxa"/>
                <w:gridSpan w:val="2"/>
              </w:tcPr>
            </w:tcPrChange>
          </w:tcPr>
          <w:p w14:paraId="43427E69" w14:textId="77777777" w:rsidR="00F94DA9" w:rsidRPr="00D82A73" w:rsidRDefault="00F94DA9" w:rsidP="00F94DA9">
            <w:pPr>
              <w:rPr>
                <w:rFonts w:ascii="Arial" w:eastAsia="Arial Unicode MS" w:hAnsi="Arial"/>
              </w:rPr>
            </w:pPr>
          </w:p>
        </w:tc>
        <w:tc>
          <w:tcPr>
            <w:tcW w:w="1200" w:type="dxa"/>
            <w:shd w:val="clear" w:color="auto" w:fill="auto"/>
            <w:tcPrChange w:id="2710" w:author="Jarno Nieminen" w:date="2014-06-19T12:31:00Z">
              <w:tcPr>
                <w:tcW w:w="1200" w:type="dxa"/>
                <w:gridSpan w:val="2"/>
                <w:shd w:val="clear" w:color="auto" w:fill="auto"/>
              </w:tcPr>
            </w:tcPrChange>
          </w:tcPr>
          <w:p w14:paraId="68F85CBB" w14:textId="46D301CC" w:rsidR="00F94DA9" w:rsidRPr="00D82A73" w:rsidRDefault="00B37BC8" w:rsidP="00F94DA9">
            <w:pPr>
              <w:rPr>
                <w:rFonts w:ascii="Arial" w:eastAsia="Arial Unicode MS" w:hAnsi="Arial"/>
              </w:rPr>
            </w:pPr>
            <w:ins w:id="27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12" w:author="Jarno Nieminen" w:date="2014-06-19T12:31:00Z">
              <w:tcPr>
                <w:tcW w:w="1080" w:type="dxa"/>
                <w:shd w:val="clear" w:color="auto" w:fill="auto"/>
              </w:tcPr>
            </w:tcPrChange>
          </w:tcPr>
          <w:p w14:paraId="1B0A62EE" w14:textId="5D8CDC67" w:rsidR="00F94DA9" w:rsidRPr="00D82A73" w:rsidRDefault="00B37BC8" w:rsidP="00F94DA9">
            <w:pPr>
              <w:rPr>
                <w:rFonts w:ascii="Arial" w:eastAsia="Arial Unicode MS" w:hAnsi="Arial"/>
              </w:rPr>
            </w:pPr>
            <w:ins w:id="27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14" w:author="Jarno Nieminen" w:date="2014-06-19T12:31:00Z">
              <w:tcPr>
                <w:tcW w:w="1160" w:type="dxa"/>
                <w:shd w:val="clear" w:color="auto" w:fill="auto"/>
              </w:tcPr>
            </w:tcPrChange>
          </w:tcPr>
          <w:p w14:paraId="7881F4A3" w14:textId="44A19E9E" w:rsidR="00F94DA9" w:rsidRPr="00D82A73" w:rsidRDefault="00235080" w:rsidP="00F94DA9">
            <w:pPr>
              <w:rPr>
                <w:rFonts w:ascii="Arial" w:eastAsia="Arial Unicode MS" w:hAnsi="Arial"/>
              </w:rPr>
            </w:pPr>
            <w:ins w:id="2715"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2D1E5F4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1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17" w:author="Jarno Nieminen" w:date="2014-06-19T12:31:00Z">
            <w:trPr>
              <w:gridAfter w:val="0"/>
              <w:trHeight w:val="217"/>
            </w:trPr>
          </w:trPrChange>
        </w:trPr>
        <w:tc>
          <w:tcPr>
            <w:tcW w:w="2567" w:type="dxa"/>
            <w:gridSpan w:val="2"/>
            <w:tcPrChange w:id="2718" w:author="Jarno Nieminen" w:date="2014-06-19T12:31:00Z">
              <w:tcPr>
                <w:tcW w:w="2567" w:type="dxa"/>
                <w:gridSpan w:val="3"/>
              </w:tcPr>
            </w:tcPrChange>
          </w:tcPr>
          <w:p w14:paraId="1FE23546" w14:textId="77777777" w:rsidR="00F94DA9" w:rsidRPr="00D82A73" w:rsidRDefault="00F94DA9" w:rsidP="00F94DA9">
            <w:pPr>
              <w:rPr>
                <w:rFonts w:eastAsia="Arial Unicode MS"/>
              </w:rPr>
            </w:pPr>
            <w:r w:rsidRPr="00D82A73">
              <w:rPr>
                <w:rFonts w:eastAsia="Arial Unicode MS"/>
              </w:rPr>
              <w:t>Språk (Language)</w:t>
            </w:r>
          </w:p>
        </w:tc>
        <w:tc>
          <w:tcPr>
            <w:tcW w:w="3388" w:type="dxa"/>
            <w:tcPrChange w:id="2719" w:author="Jarno Nieminen" w:date="2014-06-19T12:31:00Z">
              <w:tcPr>
                <w:tcW w:w="3388" w:type="dxa"/>
                <w:gridSpan w:val="2"/>
              </w:tcPr>
            </w:tcPrChange>
          </w:tcPr>
          <w:p w14:paraId="44228A1B" w14:textId="77777777" w:rsidR="00F94DA9" w:rsidRPr="00D82A73" w:rsidRDefault="00F94DA9" w:rsidP="00F94DA9">
            <w:pPr>
              <w:rPr>
                <w:szCs w:val="20"/>
              </w:rPr>
            </w:pPr>
            <w:r w:rsidRPr="00D82A73">
              <w:rPr>
                <w:szCs w:val="20"/>
              </w:rPr>
              <w:t xml:space="preserve">Beskriver vilket språk som används i formuläret. </w:t>
            </w:r>
          </w:p>
          <w:p w14:paraId="7C19192D" w14:textId="77777777" w:rsidR="00F94DA9" w:rsidRPr="00D82A73" w:rsidRDefault="00F94DA9" w:rsidP="00F94DA9">
            <w:pPr>
              <w:rPr>
                <w:rFonts w:eastAsia="Arial Unicode MS"/>
                <w:szCs w:val="20"/>
              </w:rPr>
            </w:pPr>
            <w:r w:rsidRPr="00D82A73">
              <w:rPr>
                <w:szCs w:val="20"/>
              </w:rPr>
              <w:t>T.ex. sv eller en.</w:t>
            </w:r>
          </w:p>
        </w:tc>
        <w:tc>
          <w:tcPr>
            <w:tcW w:w="1140" w:type="dxa"/>
            <w:tcPrChange w:id="2720" w:author="Jarno Nieminen" w:date="2014-06-19T12:31:00Z">
              <w:tcPr>
                <w:tcW w:w="1140" w:type="dxa"/>
                <w:gridSpan w:val="2"/>
              </w:tcPr>
            </w:tcPrChange>
          </w:tcPr>
          <w:p w14:paraId="69E7DEB6" w14:textId="77777777" w:rsidR="00F94DA9" w:rsidRPr="00D82A73" w:rsidRDefault="00F94DA9" w:rsidP="00F94DA9">
            <w:pPr>
              <w:rPr>
                <w:rFonts w:eastAsia="Arial Unicode MS"/>
              </w:rPr>
            </w:pPr>
            <w:r w:rsidRPr="00D82A73">
              <w:rPr>
                <w:rFonts w:eastAsia="Arial Unicode MS"/>
              </w:rPr>
              <w:t>KTOV</w:t>
            </w:r>
          </w:p>
        </w:tc>
        <w:tc>
          <w:tcPr>
            <w:tcW w:w="720" w:type="dxa"/>
            <w:tcPrChange w:id="2721" w:author="Jarno Nieminen" w:date="2014-06-19T12:31:00Z">
              <w:tcPr>
                <w:tcW w:w="720" w:type="dxa"/>
                <w:gridSpan w:val="2"/>
              </w:tcPr>
            </w:tcPrChange>
          </w:tcPr>
          <w:p w14:paraId="7F57E69F" w14:textId="77777777" w:rsidR="00F94DA9" w:rsidRPr="00D82A73" w:rsidRDefault="00F94DA9" w:rsidP="00F94DA9">
            <w:pPr>
              <w:rPr>
                <w:rFonts w:eastAsia="Arial Unicode MS"/>
              </w:rPr>
            </w:pPr>
            <w:r w:rsidRPr="00D82A73">
              <w:rPr>
                <w:rFonts w:eastAsia="Arial Unicode MS"/>
              </w:rPr>
              <w:t>1</w:t>
            </w:r>
          </w:p>
        </w:tc>
        <w:tc>
          <w:tcPr>
            <w:tcW w:w="1800" w:type="dxa"/>
            <w:tcPrChange w:id="2722" w:author="Jarno Nieminen" w:date="2014-06-19T12:31:00Z">
              <w:tcPr>
                <w:tcW w:w="1800" w:type="dxa"/>
                <w:gridSpan w:val="2"/>
              </w:tcPr>
            </w:tcPrChange>
          </w:tcPr>
          <w:p w14:paraId="57E172D0" w14:textId="77777777" w:rsidR="00B37BC8" w:rsidRDefault="00F94DA9" w:rsidP="00F94DA9">
            <w:pPr>
              <w:rPr>
                <w:ins w:id="2723" w:author="Jarno Nieminen" w:date="2014-06-19T13:00:00Z"/>
                <w:rFonts w:eastAsia="Arial Unicode MS"/>
              </w:rPr>
            </w:pPr>
            <w:r w:rsidRPr="00D82A73">
              <w:rPr>
                <w:rFonts w:eastAsia="Arial Unicode MS"/>
              </w:rPr>
              <w:t>KV Språk.</w:t>
            </w:r>
          </w:p>
          <w:p w14:paraId="6A37614A" w14:textId="33FB74BC" w:rsidR="00F94DA9" w:rsidRPr="00D82A73" w:rsidRDefault="00B37BC8">
            <w:pPr>
              <w:rPr>
                <w:rFonts w:eastAsia="Arial Unicode MS"/>
              </w:rPr>
            </w:pPr>
            <w:ins w:id="2724" w:author="Jarno Nieminen" w:date="2014-06-19T13:00:00Z">
              <w:r>
                <w:rPr>
                  <w:rFonts w:eastAsia="Arial Unicode MS"/>
                </w:rPr>
                <w:t>V</w:t>
              </w:r>
              <w:r>
                <w:rPr>
                  <w:rFonts w:eastAsia="Arial Unicode MS"/>
                </w:rPr>
                <w:noBreakHyphen/>
                <w:t xml:space="preserve">TIM 2.2 </w:t>
              </w:r>
            </w:ins>
            <w:ins w:id="2725" w:author="Jarno Nieminen" w:date="2014-06-19T13:02:00Z">
              <w:r w:rsidR="0008595E">
                <w:rPr>
                  <w:rFonts w:eastAsia="Arial Unicode MS"/>
                </w:rPr>
                <w:t xml:space="preserve">(kv_språk) </w:t>
              </w:r>
            </w:ins>
            <w:ins w:id="2726" w:author="Jarno Nieminen" w:date="2014-06-19T13:00:00Z">
              <w:r>
                <w:rPr>
                  <w:rFonts w:eastAsia="Arial Unicode MS"/>
                </w:rPr>
                <w:lastRenderedPageBreak/>
                <w:t>innehåller</w:t>
              </w:r>
            </w:ins>
            <w:ins w:id="2727" w:author="Jarno Nieminen" w:date="2014-06-19T13:01:00Z">
              <w:r w:rsidR="0008595E">
                <w:rPr>
                  <w:rFonts w:eastAsia="Arial Unicode MS"/>
                </w:rPr>
                <w:t xml:space="preserve"> ISO 639</w:t>
              </w:r>
              <w:r w:rsidR="0008595E">
                <w:rPr>
                  <w:rFonts w:eastAsia="Arial Unicode MS"/>
                </w:rPr>
                <w:noBreakHyphen/>
                <w:t>2</w:t>
              </w:r>
            </w:ins>
            <w:r w:rsidR="00F94DA9" w:rsidRPr="00D82A73">
              <w:rPr>
                <w:rFonts w:eastAsia="Arial Unicode MS"/>
              </w:rPr>
              <w:t xml:space="preserve"> </w:t>
            </w:r>
          </w:p>
        </w:tc>
        <w:tc>
          <w:tcPr>
            <w:tcW w:w="1920" w:type="dxa"/>
            <w:tcPrChange w:id="2728" w:author="Jarno Nieminen" w:date="2014-06-19T12:31:00Z">
              <w:tcPr>
                <w:tcW w:w="1920" w:type="dxa"/>
                <w:gridSpan w:val="2"/>
              </w:tcPr>
            </w:tcPrChange>
          </w:tcPr>
          <w:p w14:paraId="699C33B7" w14:textId="77777777" w:rsidR="00F94DA9" w:rsidRPr="00D82A73" w:rsidRDefault="00F94DA9" w:rsidP="00F94DA9">
            <w:pPr>
              <w:rPr>
                <w:rFonts w:ascii="Arial" w:eastAsia="Arial Unicode MS" w:hAnsi="Arial"/>
              </w:rPr>
            </w:pPr>
            <w:r w:rsidRPr="00D82A73">
              <w:rPr>
                <w:rFonts w:eastAsia="Arial Unicode MS"/>
              </w:rPr>
              <w:lastRenderedPageBreak/>
              <w:t xml:space="preserve">Kodverk för språk Innehåller språkkoder som </w:t>
            </w:r>
            <w:r w:rsidRPr="00D82A73">
              <w:rPr>
                <w:rFonts w:eastAsia="Arial Unicode MS"/>
              </w:rPr>
              <w:lastRenderedPageBreak/>
              <w:t>utgår från SS-ISO 639-1:2005</w:t>
            </w:r>
          </w:p>
        </w:tc>
        <w:tc>
          <w:tcPr>
            <w:tcW w:w="1200" w:type="dxa"/>
            <w:shd w:val="clear" w:color="auto" w:fill="auto"/>
            <w:tcPrChange w:id="2729" w:author="Jarno Nieminen" w:date="2014-06-19T12:31:00Z">
              <w:tcPr>
                <w:tcW w:w="1200" w:type="dxa"/>
                <w:gridSpan w:val="2"/>
                <w:shd w:val="clear" w:color="auto" w:fill="auto"/>
              </w:tcPr>
            </w:tcPrChange>
          </w:tcPr>
          <w:p w14:paraId="2878D989" w14:textId="2F7BE8FA" w:rsidR="00F94DA9" w:rsidRPr="00B37BC8" w:rsidRDefault="00B37BC8" w:rsidP="00F94DA9">
            <w:pPr>
              <w:rPr>
                <w:rFonts w:ascii="Arial" w:eastAsia="Arial Unicode MS" w:hAnsi="Arial"/>
                <w:color w:val="FF0000"/>
                <w:rPrChange w:id="2730" w:author="Jarno Nieminen" w:date="2014-06-19T13:00:00Z">
                  <w:rPr>
                    <w:rFonts w:ascii="Arial" w:eastAsia="Arial Unicode MS" w:hAnsi="Arial"/>
                  </w:rPr>
                </w:rPrChange>
              </w:rPr>
            </w:pPr>
            <w:ins w:id="2731" w:author="Jarno Nieminen" w:date="2014-06-19T12:59:00Z">
              <w:r w:rsidRPr="00B37BC8">
                <w:rPr>
                  <w:rFonts w:ascii="Arial" w:eastAsia="Arial Unicode MS" w:hAnsi="Arial"/>
                  <w:color w:val="FF0000"/>
                  <w:rPrChange w:id="2732" w:author="Jarno Nieminen" w:date="2014-06-19T13:00:00Z">
                    <w:rPr>
                      <w:rFonts w:ascii="Arial" w:eastAsia="Arial Unicode MS" w:hAnsi="Arial"/>
                    </w:rPr>
                  </w:rPrChange>
                </w:rPr>
                <w:lastRenderedPageBreak/>
                <w:t>Saknas i V</w:t>
              </w:r>
              <w:r w:rsidRPr="00B37BC8">
                <w:rPr>
                  <w:rFonts w:ascii="Arial" w:eastAsia="Arial Unicode MS" w:hAnsi="Arial"/>
                  <w:color w:val="FF0000"/>
                  <w:rPrChange w:id="2733" w:author="Jarno Nieminen" w:date="2014-06-19T13:00:00Z">
                    <w:rPr>
                      <w:rFonts w:ascii="Arial" w:eastAsia="Arial Unicode MS" w:hAnsi="Arial"/>
                    </w:rPr>
                  </w:rPrChange>
                </w:rPr>
                <w:noBreakHyphen/>
                <w:t>TIM 2.2</w:t>
              </w:r>
            </w:ins>
          </w:p>
        </w:tc>
        <w:tc>
          <w:tcPr>
            <w:tcW w:w="1162" w:type="dxa"/>
            <w:shd w:val="clear" w:color="auto" w:fill="auto"/>
            <w:tcPrChange w:id="2734" w:author="Jarno Nieminen" w:date="2014-06-19T12:31:00Z">
              <w:tcPr>
                <w:tcW w:w="1080" w:type="dxa"/>
                <w:shd w:val="clear" w:color="auto" w:fill="auto"/>
              </w:tcPr>
            </w:tcPrChange>
          </w:tcPr>
          <w:p w14:paraId="3F3E1F62" w14:textId="4CE193F5" w:rsidR="00F94DA9" w:rsidRPr="00B37BC8" w:rsidRDefault="00B37BC8" w:rsidP="00F94DA9">
            <w:pPr>
              <w:rPr>
                <w:rFonts w:ascii="Arial" w:eastAsia="Arial Unicode MS" w:hAnsi="Arial"/>
                <w:color w:val="FF0000"/>
                <w:rPrChange w:id="2735" w:author="Jarno Nieminen" w:date="2014-06-19T13:00:00Z">
                  <w:rPr>
                    <w:rFonts w:ascii="Arial" w:eastAsia="Arial Unicode MS" w:hAnsi="Arial"/>
                  </w:rPr>
                </w:rPrChange>
              </w:rPr>
            </w:pPr>
            <w:ins w:id="2736" w:author="Jarno Nieminen" w:date="2014-06-19T12:59:00Z">
              <w:r w:rsidRPr="00B37BC8">
                <w:rPr>
                  <w:rFonts w:ascii="Arial" w:eastAsia="Arial Unicode MS" w:hAnsi="Arial"/>
                  <w:color w:val="FF0000"/>
                  <w:rPrChange w:id="2737" w:author="Jarno Nieminen" w:date="2014-06-19T13:00:00Z">
                    <w:rPr>
                      <w:rFonts w:ascii="Arial" w:eastAsia="Arial Unicode MS" w:hAnsi="Arial"/>
                    </w:rPr>
                  </w:rPrChange>
                </w:rPr>
                <w:t>Saknas i V</w:t>
              </w:r>
              <w:r w:rsidRPr="00B37BC8">
                <w:rPr>
                  <w:rFonts w:ascii="Arial" w:eastAsia="Arial Unicode MS" w:hAnsi="Arial"/>
                  <w:color w:val="FF0000"/>
                  <w:rPrChange w:id="2738" w:author="Jarno Nieminen" w:date="2014-06-19T13:00:00Z">
                    <w:rPr>
                      <w:rFonts w:ascii="Arial" w:eastAsia="Arial Unicode MS" w:hAnsi="Arial"/>
                    </w:rPr>
                  </w:rPrChange>
                </w:rPr>
                <w:noBreakHyphen/>
                <w:t>TIM 2.2</w:t>
              </w:r>
            </w:ins>
          </w:p>
        </w:tc>
        <w:tc>
          <w:tcPr>
            <w:tcW w:w="1078" w:type="dxa"/>
            <w:shd w:val="clear" w:color="auto" w:fill="auto"/>
            <w:tcPrChange w:id="2739" w:author="Jarno Nieminen" w:date="2014-06-19T12:31:00Z">
              <w:tcPr>
                <w:tcW w:w="1160" w:type="dxa"/>
                <w:shd w:val="clear" w:color="auto" w:fill="auto"/>
              </w:tcPr>
            </w:tcPrChange>
          </w:tcPr>
          <w:p w14:paraId="4D46B86F" w14:textId="10599623" w:rsidR="00F94DA9" w:rsidRPr="00B37BC8" w:rsidRDefault="00B37BC8" w:rsidP="00F94DA9">
            <w:pPr>
              <w:rPr>
                <w:rFonts w:ascii="Arial" w:eastAsia="Arial Unicode MS" w:hAnsi="Arial"/>
                <w:color w:val="FF0000"/>
                <w:rPrChange w:id="2740" w:author="Jarno Nieminen" w:date="2014-06-19T13:00:00Z">
                  <w:rPr>
                    <w:rFonts w:ascii="Arial" w:eastAsia="Arial Unicode MS" w:hAnsi="Arial"/>
                  </w:rPr>
                </w:rPrChange>
              </w:rPr>
            </w:pPr>
            <w:ins w:id="2741" w:author="Jarno Nieminen" w:date="2014-06-19T12:59:00Z">
              <w:r w:rsidRPr="00B37BC8">
                <w:rPr>
                  <w:rFonts w:ascii="Arial" w:eastAsia="Arial Unicode MS" w:hAnsi="Arial"/>
                  <w:color w:val="FF0000"/>
                  <w:rPrChange w:id="2742" w:author="Jarno Nieminen" w:date="2014-06-19T13:00:00Z">
                    <w:rPr>
                      <w:rFonts w:ascii="Arial" w:eastAsia="Arial Unicode MS" w:hAnsi="Arial"/>
                    </w:rPr>
                  </w:rPrChange>
                </w:rPr>
                <w:t>Saknas i V</w:t>
              </w:r>
              <w:r w:rsidRPr="00B37BC8">
                <w:rPr>
                  <w:rFonts w:ascii="Arial" w:eastAsia="Arial Unicode MS" w:hAnsi="Arial"/>
                  <w:color w:val="FF0000"/>
                  <w:rPrChange w:id="2743" w:author="Jarno Nieminen" w:date="2014-06-19T13:00:00Z">
                    <w:rPr>
                      <w:rFonts w:ascii="Arial" w:eastAsia="Arial Unicode MS" w:hAnsi="Arial"/>
                    </w:rPr>
                  </w:rPrChange>
                </w:rPr>
                <w:noBreakHyphen/>
                <w:t>TIM 2.2</w:t>
              </w:r>
            </w:ins>
          </w:p>
        </w:tc>
      </w:tr>
      <w:tr w:rsidR="00F94DA9" w:rsidRPr="00D82A73" w14:paraId="166A042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4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45" w:author="Jarno Nieminen" w:date="2014-06-19T12:31:00Z">
            <w:trPr>
              <w:gridAfter w:val="0"/>
              <w:trHeight w:val="217"/>
            </w:trPr>
          </w:trPrChange>
        </w:trPr>
        <w:tc>
          <w:tcPr>
            <w:tcW w:w="2567" w:type="dxa"/>
            <w:gridSpan w:val="2"/>
            <w:tcPrChange w:id="2746" w:author="Jarno Nieminen" w:date="2014-06-19T12:31:00Z">
              <w:tcPr>
                <w:tcW w:w="2567" w:type="dxa"/>
                <w:gridSpan w:val="3"/>
              </w:tcPr>
            </w:tcPrChange>
          </w:tcPr>
          <w:p w14:paraId="01390DCB" w14:textId="77777777" w:rsidR="00F94DA9" w:rsidRPr="00D82A73" w:rsidRDefault="00F94DA9" w:rsidP="00F94DA9">
            <w:pPr>
              <w:rPr>
                <w:rFonts w:eastAsia="Arial Unicode MS"/>
              </w:rPr>
            </w:pPr>
            <w:r w:rsidRPr="00D82A73">
              <w:rPr>
                <w:rFonts w:eastAsia="Arial Unicode MS"/>
              </w:rPr>
              <w:lastRenderedPageBreak/>
              <w:t xml:space="preserve">Rubrik </w:t>
            </w:r>
          </w:p>
          <w:p w14:paraId="04D2DBAC" w14:textId="77777777" w:rsidR="00F94DA9" w:rsidRPr="00D82A73" w:rsidRDefault="00F94DA9" w:rsidP="00F94DA9">
            <w:pPr>
              <w:rPr>
                <w:rFonts w:eastAsia="Arial Unicode MS"/>
              </w:rPr>
            </w:pPr>
            <w:r w:rsidRPr="00D82A73">
              <w:rPr>
                <w:rFonts w:eastAsia="Arial Unicode MS"/>
              </w:rPr>
              <w:t>(FormTitle)</w:t>
            </w:r>
          </w:p>
        </w:tc>
        <w:tc>
          <w:tcPr>
            <w:tcW w:w="3388" w:type="dxa"/>
            <w:tcPrChange w:id="2747" w:author="Jarno Nieminen" w:date="2014-06-19T12:31:00Z">
              <w:tcPr>
                <w:tcW w:w="3388" w:type="dxa"/>
                <w:gridSpan w:val="2"/>
              </w:tcPr>
            </w:tcPrChange>
          </w:tcPr>
          <w:p w14:paraId="28420E6F"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2748" w:author="Jarno Nieminen" w:date="2014-06-19T12:31:00Z">
              <w:tcPr>
                <w:tcW w:w="1140" w:type="dxa"/>
                <w:gridSpan w:val="2"/>
              </w:tcPr>
            </w:tcPrChange>
          </w:tcPr>
          <w:p w14:paraId="09307919" w14:textId="77777777" w:rsidR="00F94DA9" w:rsidRPr="00D82A73" w:rsidRDefault="00F94DA9" w:rsidP="00F94DA9">
            <w:pPr>
              <w:rPr>
                <w:rFonts w:eastAsia="Arial Unicode MS"/>
              </w:rPr>
            </w:pPr>
            <w:r w:rsidRPr="00D82A73">
              <w:rPr>
                <w:rFonts w:eastAsia="Arial Unicode MS"/>
              </w:rPr>
              <w:t>TXT</w:t>
            </w:r>
          </w:p>
        </w:tc>
        <w:tc>
          <w:tcPr>
            <w:tcW w:w="720" w:type="dxa"/>
            <w:tcPrChange w:id="2749" w:author="Jarno Nieminen" w:date="2014-06-19T12:31:00Z">
              <w:tcPr>
                <w:tcW w:w="720" w:type="dxa"/>
                <w:gridSpan w:val="2"/>
              </w:tcPr>
            </w:tcPrChange>
          </w:tcPr>
          <w:p w14:paraId="23A2742F" w14:textId="77777777" w:rsidR="00F94DA9" w:rsidRPr="00D82A73" w:rsidRDefault="00F94DA9" w:rsidP="00F94DA9">
            <w:pPr>
              <w:rPr>
                <w:rFonts w:eastAsia="Arial Unicode MS"/>
              </w:rPr>
            </w:pPr>
            <w:r w:rsidRPr="00D82A73">
              <w:rPr>
                <w:rFonts w:eastAsia="Arial Unicode MS"/>
              </w:rPr>
              <w:t>0..1</w:t>
            </w:r>
          </w:p>
        </w:tc>
        <w:tc>
          <w:tcPr>
            <w:tcW w:w="1800" w:type="dxa"/>
            <w:tcPrChange w:id="2750" w:author="Jarno Nieminen" w:date="2014-06-19T12:31:00Z">
              <w:tcPr>
                <w:tcW w:w="1800" w:type="dxa"/>
                <w:gridSpan w:val="2"/>
              </w:tcPr>
            </w:tcPrChange>
          </w:tcPr>
          <w:p w14:paraId="2A5004D5" w14:textId="77777777" w:rsidR="00F94DA9" w:rsidRPr="00D82A73" w:rsidRDefault="00F94DA9" w:rsidP="00F94DA9">
            <w:pPr>
              <w:rPr>
                <w:rFonts w:eastAsia="Arial Unicode MS"/>
              </w:rPr>
            </w:pPr>
          </w:p>
        </w:tc>
        <w:tc>
          <w:tcPr>
            <w:tcW w:w="1920" w:type="dxa"/>
            <w:tcPrChange w:id="2751" w:author="Jarno Nieminen" w:date="2014-06-19T12:31:00Z">
              <w:tcPr>
                <w:tcW w:w="1920" w:type="dxa"/>
                <w:gridSpan w:val="2"/>
              </w:tcPr>
            </w:tcPrChange>
          </w:tcPr>
          <w:p w14:paraId="5AD621BA" w14:textId="77777777" w:rsidR="00F94DA9" w:rsidRPr="00D82A73" w:rsidRDefault="00F94DA9" w:rsidP="00F94DA9">
            <w:pPr>
              <w:rPr>
                <w:rFonts w:ascii="Arial" w:eastAsia="Arial Unicode MS" w:hAnsi="Arial"/>
              </w:rPr>
            </w:pPr>
          </w:p>
        </w:tc>
        <w:tc>
          <w:tcPr>
            <w:tcW w:w="1200" w:type="dxa"/>
            <w:shd w:val="clear" w:color="auto" w:fill="auto"/>
            <w:tcPrChange w:id="2752" w:author="Jarno Nieminen" w:date="2014-06-19T12:31:00Z">
              <w:tcPr>
                <w:tcW w:w="1200" w:type="dxa"/>
                <w:gridSpan w:val="2"/>
                <w:shd w:val="clear" w:color="auto" w:fill="auto"/>
              </w:tcPr>
            </w:tcPrChange>
          </w:tcPr>
          <w:p w14:paraId="63D8C38F" w14:textId="3DAAF17A" w:rsidR="00F94DA9" w:rsidRPr="00D82A73" w:rsidRDefault="00B37BC8" w:rsidP="00F94DA9">
            <w:pPr>
              <w:rPr>
                <w:rFonts w:ascii="Arial" w:eastAsia="Arial Unicode MS" w:hAnsi="Arial"/>
              </w:rPr>
            </w:pPr>
            <w:ins w:id="27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54" w:author="Jarno Nieminen" w:date="2014-06-19T12:31:00Z">
              <w:tcPr>
                <w:tcW w:w="1080" w:type="dxa"/>
                <w:shd w:val="clear" w:color="auto" w:fill="auto"/>
              </w:tcPr>
            </w:tcPrChange>
          </w:tcPr>
          <w:p w14:paraId="0DD32529" w14:textId="00D21DBF" w:rsidR="00F94DA9" w:rsidRPr="00D82A73" w:rsidRDefault="00B37BC8" w:rsidP="00F94DA9">
            <w:pPr>
              <w:rPr>
                <w:rFonts w:ascii="Arial" w:eastAsia="Arial Unicode MS" w:hAnsi="Arial"/>
              </w:rPr>
            </w:pPr>
            <w:ins w:id="27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56" w:author="Jarno Nieminen" w:date="2014-06-19T12:31:00Z">
              <w:tcPr>
                <w:tcW w:w="1160" w:type="dxa"/>
                <w:shd w:val="clear" w:color="auto" w:fill="auto"/>
              </w:tcPr>
            </w:tcPrChange>
          </w:tcPr>
          <w:p w14:paraId="7845520F" w14:textId="4EEAC34F" w:rsidR="00F94DA9" w:rsidRPr="00D82A73" w:rsidRDefault="00F94DA9" w:rsidP="00F94DA9">
            <w:pPr>
              <w:rPr>
                <w:rFonts w:ascii="Arial" w:eastAsia="Arial Unicode MS" w:hAnsi="Arial"/>
              </w:rPr>
            </w:pPr>
            <w:ins w:id="2757" w:author="Jarno Nieminen" w:date="2014-06-19T12:32:00Z">
              <w:r>
                <w:rPr>
                  <w:rFonts w:ascii="Arial" w:eastAsia="Arial Unicode MS" w:hAnsi="Arial"/>
                </w:rPr>
                <w:t>N/A</w:t>
              </w:r>
            </w:ins>
          </w:p>
        </w:tc>
      </w:tr>
      <w:tr w:rsidR="00F94DA9" w:rsidRPr="00D82A73" w14:paraId="4710C7F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5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59" w:author="Jarno Nieminen" w:date="2014-06-19T12:31:00Z">
            <w:trPr>
              <w:gridAfter w:val="0"/>
              <w:trHeight w:val="217"/>
            </w:trPr>
          </w:trPrChange>
        </w:trPr>
        <w:tc>
          <w:tcPr>
            <w:tcW w:w="2567" w:type="dxa"/>
            <w:gridSpan w:val="2"/>
            <w:tcPrChange w:id="2760" w:author="Jarno Nieminen" w:date="2014-06-19T12:31:00Z">
              <w:tcPr>
                <w:tcW w:w="2567" w:type="dxa"/>
                <w:gridSpan w:val="3"/>
              </w:tcPr>
            </w:tcPrChange>
          </w:tcPr>
          <w:p w14:paraId="7C2F46ED" w14:textId="77777777" w:rsidR="00F94DA9" w:rsidRPr="00D82A73" w:rsidRDefault="00F94DA9" w:rsidP="00F94DA9">
            <w:pPr>
              <w:rPr>
                <w:rFonts w:eastAsia="Arial Unicode MS"/>
              </w:rPr>
            </w:pPr>
            <w:r w:rsidRPr="00D82A73">
              <w:rPr>
                <w:rFonts w:eastAsia="Arial Unicode MS"/>
              </w:rPr>
              <w:t>Mallens namn</w:t>
            </w:r>
          </w:p>
          <w:p w14:paraId="3CC0F9B8" w14:textId="77777777" w:rsidR="00F94DA9" w:rsidRPr="00D82A73" w:rsidRDefault="00F94DA9" w:rsidP="00F94DA9">
            <w:pPr>
              <w:rPr>
                <w:rFonts w:eastAsia="Arial Unicode MS"/>
              </w:rPr>
            </w:pPr>
            <w:r w:rsidRPr="00D82A73">
              <w:rPr>
                <w:rFonts w:eastAsia="Arial Unicode MS"/>
              </w:rPr>
              <w:t>(FormName)</w:t>
            </w:r>
          </w:p>
        </w:tc>
        <w:tc>
          <w:tcPr>
            <w:tcW w:w="3388" w:type="dxa"/>
            <w:tcPrChange w:id="2761" w:author="Jarno Nieminen" w:date="2014-06-19T12:31:00Z">
              <w:tcPr>
                <w:tcW w:w="3388" w:type="dxa"/>
                <w:gridSpan w:val="2"/>
              </w:tcPr>
            </w:tcPrChange>
          </w:tcPr>
          <w:p w14:paraId="5238D8FE" w14:textId="77777777" w:rsidR="00F94DA9" w:rsidRPr="00D82A73" w:rsidRDefault="00F94DA9" w:rsidP="00F94DA9">
            <w:pPr>
              <w:rPr>
                <w:rFonts w:eastAsia="Arial Unicode MS"/>
              </w:rPr>
            </w:pPr>
            <w:r w:rsidRPr="00D82A73">
              <w:rPr>
                <w:rFonts w:eastAsia="Arial Unicode MS"/>
              </w:rPr>
              <w:t>Mallens namn.</w:t>
            </w:r>
          </w:p>
          <w:p w14:paraId="69E9573F"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2762" w:author="Jarno Nieminen" w:date="2014-06-19T12:31:00Z">
              <w:tcPr>
                <w:tcW w:w="1140" w:type="dxa"/>
                <w:gridSpan w:val="2"/>
              </w:tcPr>
            </w:tcPrChange>
          </w:tcPr>
          <w:p w14:paraId="37C4F6F6" w14:textId="77777777" w:rsidR="00F94DA9" w:rsidRPr="00D82A73" w:rsidRDefault="00F94DA9" w:rsidP="00F94DA9">
            <w:pPr>
              <w:rPr>
                <w:rFonts w:eastAsia="Arial Unicode MS"/>
              </w:rPr>
            </w:pPr>
            <w:r w:rsidRPr="00D82A73">
              <w:rPr>
                <w:rFonts w:eastAsia="Arial Unicode MS"/>
              </w:rPr>
              <w:t>TXT</w:t>
            </w:r>
          </w:p>
        </w:tc>
        <w:tc>
          <w:tcPr>
            <w:tcW w:w="720" w:type="dxa"/>
            <w:tcPrChange w:id="2763" w:author="Jarno Nieminen" w:date="2014-06-19T12:31:00Z">
              <w:tcPr>
                <w:tcW w:w="720" w:type="dxa"/>
                <w:gridSpan w:val="2"/>
              </w:tcPr>
            </w:tcPrChange>
          </w:tcPr>
          <w:p w14:paraId="1A430480" w14:textId="77777777" w:rsidR="00F94DA9" w:rsidRPr="00D82A73" w:rsidRDefault="00F94DA9" w:rsidP="00F94DA9">
            <w:pPr>
              <w:rPr>
                <w:rFonts w:eastAsia="Arial Unicode MS"/>
              </w:rPr>
            </w:pPr>
            <w:r w:rsidRPr="00D82A73">
              <w:rPr>
                <w:rFonts w:eastAsia="Arial Unicode MS"/>
              </w:rPr>
              <w:t>1</w:t>
            </w:r>
          </w:p>
        </w:tc>
        <w:tc>
          <w:tcPr>
            <w:tcW w:w="1800" w:type="dxa"/>
            <w:tcPrChange w:id="2764" w:author="Jarno Nieminen" w:date="2014-06-19T12:31:00Z">
              <w:tcPr>
                <w:tcW w:w="1800" w:type="dxa"/>
                <w:gridSpan w:val="2"/>
              </w:tcPr>
            </w:tcPrChange>
          </w:tcPr>
          <w:p w14:paraId="181060C5" w14:textId="77777777" w:rsidR="00F94DA9" w:rsidRPr="00D82A73" w:rsidRDefault="00F94DA9" w:rsidP="00F94DA9">
            <w:pPr>
              <w:rPr>
                <w:rFonts w:eastAsia="Arial Unicode MS"/>
              </w:rPr>
            </w:pPr>
          </w:p>
        </w:tc>
        <w:tc>
          <w:tcPr>
            <w:tcW w:w="1920" w:type="dxa"/>
            <w:tcPrChange w:id="2765" w:author="Jarno Nieminen" w:date="2014-06-19T12:31:00Z">
              <w:tcPr>
                <w:tcW w:w="1920" w:type="dxa"/>
                <w:gridSpan w:val="2"/>
              </w:tcPr>
            </w:tcPrChange>
          </w:tcPr>
          <w:p w14:paraId="475D16DE" w14:textId="77777777" w:rsidR="00F94DA9" w:rsidRPr="00D82A73" w:rsidRDefault="00F94DA9" w:rsidP="00F94DA9">
            <w:pPr>
              <w:rPr>
                <w:rFonts w:ascii="Arial" w:eastAsia="Arial Unicode MS" w:hAnsi="Arial"/>
              </w:rPr>
            </w:pPr>
          </w:p>
        </w:tc>
        <w:tc>
          <w:tcPr>
            <w:tcW w:w="1200" w:type="dxa"/>
            <w:shd w:val="clear" w:color="auto" w:fill="auto"/>
            <w:tcPrChange w:id="2766" w:author="Jarno Nieminen" w:date="2014-06-19T12:31:00Z">
              <w:tcPr>
                <w:tcW w:w="1200" w:type="dxa"/>
                <w:gridSpan w:val="2"/>
                <w:shd w:val="clear" w:color="auto" w:fill="auto"/>
              </w:tcPr>
            </w:tcPrChange>
          </w:tcPr>
          <w:p w14:paraId="5943306B" w14:textId="61579C1B" w:rsidR="00F94DA9" w:rsidRPr="00D82A73" w:rsidRDefault="00B37BC8" w:rsidP="00F94DA9">
            <w:pPr>
              <w:rPr>
                <w:rFonts w:ascii="Arial" w:eastAsia="Arial Unicode MS" w:hAnsi="Arial"/>
              </w:rPr>
            </w:pPr>
            <w:ins w:id="27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68" w:author="Jarno Nieminen" w:date="2014-06-19T12:31:00Z">
              <w:tcPr>
                <w:tcW w:w="1080" w:type="dxa"/>
                <w:shd w:val="clear" w:color="auto" w:fill="auto"/>
              </w:tcPr>
            </w:tcPrChange>
          </w:tcPr>
          <w:p w14:paraId="01A556AF" w14:textId="76E3E4DF" w:rsidR="00F94DA9" w:rsidRPr="00D82A73" w:rsidRDefault="00B37BC8" w:rsidP="00F94DA9">
            <w:pPr>
              <w:rPr>
                <w:rFonts w:ascii="Arial" w:eastAsia="Arial Unicode MS" w:hAnsi="Arial"/>
              </w:rPr>
            </w:pPr>
            <w:ins w:id="27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70" w:author="Jarno Nieminen" w:date="2014-06-19T12:31:00Z">
              <w:tcPr>
                <w:tcW w:w="1160" w:type="dxa"/>
                <w:shd w:val="clear" w:color="auto" w:fill="auto"/>
              </w:tcPr>
            </w:tcPrChange>
          </w:tcPr>
          <w:p w14:paraId="3EFB3AEF" w14:textId="3A2475EB" w:rsidR="00F94DA9" w:rsidRPr="00D82A73" w:rsidRDefault="00F94DA9" w:rsidP="00F94DA9">
            <w:pPr>
              <w:rPr>
                <w:rFonts w:ascii="Arial" w:eastAsia="Arial Unicode MS" w:hAnsi="Arial"/>
              </w:rPr>
            </w:pPr>
            <w:ins w:id="2771" w:author="Jarno Nieminen" w:date="2014-06-19T12:32:00Z">
              <w:r>
                <w:rPr>
                  <w:rFonts w:ascii="Arial" w:eastAsia="Arial Unicode MS" w:hAnsi="Arial"/>
                </w:rPr>
                <w:t>N/A</w:t>
              </w:r>
            </w:ins>
          </w:p>
        </w:tc>
      </w:tr>
      <w:tr w:rsidR="00F94DA9" w:rsidRPr="00D82A73" w14:paraId="0A352D0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73" w:author="Jarno Nieminen" w:date="2014-06-19T12:31:00Z">
            <w:trPr>
              <w:gridAfter w:val="0"/>
              <w:trHeight w:val="217"/>
            </w:trPr>
          </w:trPrChange>
        </w:trPr>
        <w:tc>
          <w:tcPr>
            <w:tcW w:w="2567" w:type="dxa"/>
            <w:gridSpan w:val="2"/>
            <w:tcPrChange w:id="2774" w:author="Jarno Nieminen" w:date="2014-06-19T12:31:00Z">
              <w:tcPr>
                <w:tcW w:w="2567" w:type="dxa"/>
                <w:gridSpan w:val="3"/>
              </w:tcPr>
            </w:tcPrChange>
          </w:tcPr>
          <w:p w14:paraId="69D4AF5D"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2775" w:author="Jarno Nieminen" w:date="2014-06-19T12:31:00Z">
              <w:tcPr>
                <w:tcW w:w="3388" w:type="dxa"/>
                <w:gridSpan w:val="2"/>
              </w:tcPr>
            </w:tcPrChange>
          </w:tcPr>
          <w:p w14:paraId="1F58720E" w14:textId="77777777" w:rsidR="00F94DA9" w:rsidRPr="00D82A73" w:rsidRDefault="00F94DA9" w:rsidP="00F94DA9">
            <w:pPr>
              <w:rPr>
                <w:rFonts w:eastAsia="Arial Unicode MS"/>
              </w:rPr>
            </w:pPr>
            <w:r w:rsidRPr="00D82A73">
              <w:rPr>
                <w:rFonts w:eastAsia="Arial Unicode MS"/>
              </w:rPr>
              <w:t>Formulärets beskrivning och instruktioner.</w:t>
            </w:r>
          </w:p>
          <w:p w14:paraId="1F1C52D0" w14:textId="300E0E86"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2776" w:author="Jarno Nieminen" w:date="2014-06-19T12:31:00Z">
              <w:tcPr>
                <w:tcW w:w="1140" w:type="dxa"/>
                <w:gridSpan w:val="2"/>
              </w:tcPr>
            </w:tcPrChange>
          </w:tcPr>
          <w:p w14:paraId="1CA1B33B" w14:textId="77777777" w:rsidR="00F94DA9" w:rsidRPr="00D82A73" w:rsidRDefault="00F94DA9" w:rsidP="00F94DA9">
            <w:pPr>
              <w:rPr>
                <w:rFonts w:eastAsia="Arial Unicode MS"/>
              </w:rPr>
            </w:pPr>
            <w:r w:rsidRPr="00D82A73">
              <w:rPr>
                <w:rFonts w:eastAsia="Arial Unicode MS"/>
              </w:rPr>
              <w:t>TXT</w:t>
            </w:r>
          </w:p>
        </w:tc>
        <w:tc>
          <w:tcPr>
            <w:tcW w:w="720" w:type="dxa"/>
            <w:tcPrChange w:id="2777" w:author="Jarno Nieminen" w:date="2014-06-19T12:31:00Z">
              <w:tcPr>
                <w:tcW w:w="720" w:type="dxa"/>
                <w:gridSpan w:val="2"/>
              </w:tcPr>
            </w:tcPrChange>
          </w:tcPr>
          <w:p w14:paraId="0265A4B8" w14:textId="77777777" w:rsidR="00F94DA9" w:rsidRPr="00D82A73" w:rsidRDefault="00F94DA9" w:rsidP="00F94DA9">
            <w:pPr>
              <w:rPr>
                <w:rFonts w:eastAsia="Arial Unicode MS"/>
              </w:rPr>
            </w:pPr>
            <w:r w:rsidRPr="00D82A73">
              <w:rPr>
                <w:rFonts w:eastAsia="Arial Unicode MS"/>
              </w:rPr>
              <w:t>1..0</w:t>
            </w:r>
          </w:p>
        </w:tc>
        <w:tc>
          <w:tcPr>
            <w:tcW w:w="1800" w:type="dxa"/>
            <w:tcPrChange w:id="2778" w:author="Jarno Nieminen" w:date="2014-06-19T12:31:00Z">
              <w:tcPr>
                <w:tcW w:w="1800" w:type="dxa"/>
                <w:gridSpan w:val="2"/>
              </w:tcPr>
            </w:tcPrChange>
          </w:tcPr>
          <w:p w14:paraId="106CE8DC" w14:textId="77777777" w:rsidR="00F94DA9" w:rsidRPr="00D82A73" w:rsidRDefault="00F94DA9" w:rsidP="00F94DA9">
            <w:pPr>
              <w:rPr>
                <w:rFonts w:eastAsia="Arial Unicode MS"/>
              </w:rPr>
            </w:pPr>
          </w:p>
        </w:tc>
        <w:tc>
          <w:tcPr>
            <w:tcW w:w="1920" w:type="dxa"/>
            <w:tcPrChange w:id="2779" w:author="Jarno Nieminen" w:date="2014-06-19T12:31:00Z">
              <w:tcPr>
                <w:tcW w:w="1920" w:type="dxa"/>
                <w:gridSpan w:val="2"/>
              </w:tcPr>
            </w:tcPrChange>
          </w:tcPr>
          <w:p w14:paraId="3D2DF460" w14:textId="77777777" w:rsidR="00F94DA9" w:rsidRPr="00D82A73" w:rsidRDefault="00F94DA9" w:rsidP="00F94DA9">
            <w:pPr>
              <w:rPr>
                <w:rFonts w:ascii="Arial" w:eastAsia="Arial Unicode MS" w:hAnsi="Arial"/>
              </w:rPr>
            </w:pPr>
          </w:p>
        </w:tc>
        <w:tc>
          <w:tcPr>
            <w:tcW w:w="1200" w:type="dxa"/>
            <w:shd w:val="clear" w:color="auto" w:fill="auto"/>
            <w:tcPrChange w:id="2780" w:author="Jarno Nieminen" w:date="2014-06-19T12:31:00Z">
              <w:tcPr>
                <w:tcW w:w="1200" w:type="dxa"/>
                <w:gridSpan w:val="2"/>
                <w:shd w:val="clear" w:color="auto" w:fill="auto"/>
              </w:tcPr>
            </w:tcPrChange>
          </w:tcPr>
          <w:p w14:paraId="2704D70D" w14:textId="0F501E2F" w:rsidR="00F94DA9" w:rsidRPr="00D82A73" w:rsidRDefault="00B37BC8" w:rsidP="00F94DA9">
            <w:pPr>
              <w:rPr>
                <w:rFonts w:ascii="Arial" w:eastAsia="Arial Unicode MS" w:hAnsi="Arial"/>
              </w:rPr>
            </w:pPr>
            <w:ins w:id="27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82" w:author="Jarno Nieminen" w:date="2014-06-19T12:31:00Z">
              <w:tcPr>
                <w:tcW w:w="1080" w:type="dxa"/>
                <w:shd w:val="clear" w:color="auto" w:fill="auto"/>
              </w:tcPr>
            </w:tcPrChange>
          </w:tcPr>
          <w:p w14:paraId="7FBACED5" w14:textId="6F13956F" w:rsidR="00F94DA9" w:rsidRPr="00D82A73" w:rsidRDefault="00B37BC8" w:rsidP="00F94DA9">
            <w:pPr>
              <w:rPr>
                <w:rFonts w:ascii="Arial" w:eastAsia="Arial Unicode MS" w:hAnsi="Arial"/>
              </w:rPr>
            </w:pPr>
            <w:ins w:id="27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84" w:author="Jarno Nieminen" w:date="2014-06-19T12:31:00Z">
              <w:tcPr>
                <w:tcW w:w="1160" w:type="dxa"/>
                <w:shd w:val="clear" w:color="auto" w:fill="auto"/>
              </w:tcPr>
            </w:tcPrChange>
          </w:tcPr>
          <w:p w14:paraId="3C9DBBAA" w14:textId="59767525" w:rsidR="00F94DA9" w:rsidRPr="00D82A73" w:rsidRDefault="00F94DA9" w:rsidP="00F94DA9">
            <w:pPr>
              <w:rPr>
                <w:rFonts w:ascii="Arial" w:eastAsia="Arial Unicode MS" w:hAnsi="Arial"/>
              </w:rPr>
            </w:pPr>
            <w:ins w:id="2785" w:author="Jarno Nieminen" w:date="2014-06-19T12:32:00Z">
              <w:r>
                <w:rPr>
                  <w:rFonts w:ascii="Arial" w:eastAsia="Arial Unicode MS" w:hAnsi="Arial"/>
                </w:rPr>
                <w:t>N/A</w:t>
              </w:r>
            </w:ins>
          </w:p>
        </w:tc>
      </w:tr>
      <w:tr w:rsidR="00F94DA9" w:rsidRPr="00D82A73" w14:paraId="6274D3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8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87" w:author="Jarno Nieminen" w:date="2014-06-19T12:31:00Z">
            <w:trPr>
              <w:gridAfter w:val="0"/>
              <w:trHeight w:val="217"/>
            </w:trPr>
          </w:trPrChange>
        </w:trPr>
        <w:tc>
          <w:tcPr>
            <w:tcW w:w="2567" w:type="dxa"/>
            <w:gridSpan w:val="2"/>
            <w:tcPrChange w:id="2788" w:author="Jarno Nieminen" w:date="2014-06-19T12:31:00Z">
              <w:tcPr>
                <w:tcW w:w="2567" w:type="dxa"/>
                <w:gridSpan w:val="3"/>
              </w:tcPr>
            </w:tcPrChange>
          </w:tcPr>
          <w:p w14:paraId="350CDE80" w14:textId="77777777" w:rsidR="00F94DA9" w:rsidRPr="00D82A73" w:rsidRDefault="00F94DA9" w:rsidP="00F94DA9">
            <w:pPr>
              <w:rPr>
                <w:rFonts w:eastAsia="Arial Unicode MS"/>
              </w:rPr>
            </w:pPr>
            <w:r w:rsidRPr="00D82A73">
              <w:rPr>
                <w:rFonts w:eastAsia="Arial Unicode MS"/>
              </w:rPr>
              <w:t>Informations URL</w:t>
            </w:r>
          </w:p>
          <w:p w14:paraId="49C0AB7E" w14:textId="77777777" w:rsidR="00F94DA9" w:rsidRPr="00D82A73" w:rsidRDefault="00F94DA9" w:rsidP="00F94DA9">
            <w:pPr>
              <w:rPr>
                <w:rFonts w:eastAsia="Arial Unicode MS"/>
              </w:rPr>
            </w:pPr>
            <w:r w:rsidRPr="00D82A73">
              <w:rPr>
                <w:rFonts w:eastAsia="Arial Unicode MS"/>
              </w:rPr>
              <w:t>(InformationURL)</w:t>
            </w:r>
          </w:p>
        </w:tc>
        <w:tc>
          <w:tcPr>
            <w:tcW w:w="3388" w:type="dxa"/>
            <w:tcPrChange w:id="2789" w:author="Jarno Nieminen" w:date="2014-06-19T12:31:00Z">
              <w:tcPr>
                <w:tcW w:w="3388" w:type="dxa"/>
                <w:gridSpan w:val="2"/>
              </w:tcPr>
            </w:tcPrChange>
          </w:tcPr>
          <w:p w14:paraId="7F7FD630" w14:textId="77777777" w:rsidR="00F94DA9" w:rsidRPr="00D82A73" w:rsidRDefault="00F94DA9" w:rsidP="00F94DA9">
            <w:pPr>
              <w:rPr>
                <w:szCs w:val="20"/>
              </w:rPr>
            </w:pPr>
            <w:r w:rsidRPr="00D82A73">
              <w:rPr>
                <w:szCs w:val="20"/>
              </w:rPr>
              <w:t>URL till ytterligare/relevant information.</w:t>
            </w:r>
          </w:p>
        </w:tc>
        <w:tc>
          <w:tcPr>
            <w:tcW w:w="1140" w:type="dxa"/>
            <w:tcPrChange w:id="2790" w:author="Jarno Nieminen" w:date="2014-06-19T12:31:00Z">
              <w:tcPr>
                <w:tcW w:w="1140" w:type="dxa"/>
                <w:gridSpan w:val="2"/>
              </w:tcPr>
            </w:tcPrChange>
          </w:tcPr>
          <w:p w14:paraId="6648F256" w14:textId="77777777" w:rsidR="00F94DA9" w:rsidRPr="00D82A73" w:rsidRDefault="00F94DA9" w:rsidP="00F94DA9">
            <w:pPr>
              <w:rPr>
                <w:rFonts w:eastAsia="Arial Unicode MS"/>
              </w:rPr>
            </w:pPr>
            <w:r w:rsidRPr="00D82A73">
              <w:rPr>
                <w:rFonts w:eastAsia="Arial Unicode MS"/>
              </w:rPr>
              <w:t>URL</w:t>
            </w:r>
          </w:p>
        </w:tc>
        <w:tc>
          <w:tcPr>
            <w:tcW w:w="720" w:type="dxa"/>
            <w:tcPrChange w:id="2791" w:author="Jarno Nieminen" w:date="2014-06-19T12:31:00Z">
              <w:tcPr>
                <w:tcW w:w="720" w:type="dxa"/>
                <w:gridSpan w:val="2"/>
              </w:tcPr>
            </w:tcPrChange>
          </w:tcPr>
          <w:p w14:paraId="1785B3AC" w14:textId="77777777" w:rsidR="00F94DA9" w:rsidRPr="00D82A73" w:rsidRDefault="00F94DA9" w:rsidP="00F94DA9">
            <w:pPr>
              <w:rPr>
                <w:rFonts w:eastAsia="Arial Unicode MS"/>
              </w:rPr>
            </w:pPr>
            <w:r w:rsidRPr="00D82A73">
              <w:rPr>
                <w:rFonts w:eastAsia="Arial Unicode MS"/>
              </w:rPr>
              <w:t>0..1</w:t>
            </w:r>
          </w:p>
        </w:tc>
        <w:tc>
          <w:tcPr>
            <w:tcW w:w="1800" w:type="dxa"/>
            <w:tcPrChange w:id="2792" w:author="Jarno Nieminen" w:date="2014-06-19T12:31:00Z">
              <w:tcPr>
                <w:tcW w:w="1800" w:type="dxa"/>
                <w:gridSpan w:val="2"/>
              </w:tcPr>
            </w:tcPrChange>
          </w:tcPr>
          <w:p w14:paraId="7F4A8C92" w14:textId="77777777" w:rsidR="00F94DA9" w:rsidRPr="00D82A73" w:rsidRDefault="00F94DA9" w:rsidP="00F94DA9">
            <w:pPr>
              <w:rPr>
                <w:rFonts w:eastAsia="Arial Unicode MS"/>
              </w:rPr>
            </w:pPr>
          </w:p>
        </w:tc>
        <w:tc>
          <w:tcPr>
            <w:tcW w:w="1920" w:type="dxa"/>
            <w:tcPrChange w:id="2793" w:author="Jarno Nieminen" w:date="2014-06-19T12:31:00Z">
              <w:tcPr>
                <w:tcW w:w="1920" w:type="dxa"/>
                <w:gridSpan w:val="2"/>
              </w:tcPr>
            </w:tcPrChange>
          </w:tcPr>
          <w:p w14:paraId="69FFBAFE" w14:textId="77777777" w:rsidR="00F94DA9" w:rsidRPr="00D82A73" w:rsidRDefault="00F94DA9" w:rsidP="00F94DA9">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794" w:author="Jarno Nieminen" w:date="2014-06-19T12:31:00Z">
              <w:tcPr>
                <w:tcW w:w="1200" w:type="dxa"/>
                <w:gridSpan w:val="2"/>
                <w:shd w:val="clear" w:color="auto" w:fill="auto"/>
              </w:tcPr>
            </w:tcPrChange>
          </w:tcPr>
          <w:p w14:paraId="12B58927" w14:textId="5DE88948" w:rsidR="00F94DA9" w:rsidRPr="00D82A73" w:rsidRDefault="00F94DA9" w:rsidP="00F94DA9">
            <w:pPr>
              <w:rPr>
                <w:rFonts w:ascii="Arial" w:eastAsia="Arial Unicode MS" w:hAnsi="Arial"/>
              </w:rPr>
            </w:pPr>
            <w:ins w:id="2795" w:author="Jarno Nieminen" w:date="2014-06-19T11:02:00Z">
              <w:r w:rsidRPr="0063334C">
                <w:rPr>
                  <w:rFonts w:ascii="Arial" w:eastAsia="Arial Unicode MS" w:hAnsi="Arial"/>
                  <w:color w:val="FF0000"/>
                  <w:rPrChange w:id="2796" w:author="Jarno Nieminen" w:date="2014-06-19T11:02:00Z">
                    <w:rPr>
                      <w:rFonts w:ascii="Arial" w:eastAsia="Arial Unicode MS" w:hAnsi="Arial"/>
                    </w:rPr>
                  </w:rPrChange>
                </w:rPr>
                <w:t>Tele och eKommunikation???</w:t>
              </w:r>
            </w:ins>
          </w:p>
        </w:tc>
        <w:tc>
          <w:tcPr>
            <w:tcW w:w="1162" w:type="dxa"/>
            <w:shd w:val="clear" w:color="auto" w:fill="auto"/>
            <w:tcPrChange w:id="2797" w:author="Jarno Nieminen" w:date="2014-06-19T12:31:00Z">
              <w:tcPr>
                <w:tcW w:w="1080" w:type="dxa"/>
                <w:shd w:val="clear" w:color="auto" w:fill="auto"/>
              </w:tcPr>
            </w:tcPrChange>
          </w:tcPr>
          <w:p w14:paraId="595B5FB4" w14:textId="77777777" w:rsidR="00F94DA9" w:rsidRPr="00D82A73" w:rsidRDefault="00F94DA9" w:rsidP="00F94DA9">
            <w:pPr>
              <w:rPr>
                <w:rFonts w:ascii="Arial" w:eastAsia="Arial Unicode MS" w:hAnsi="Arial"/>
              </w:rPr>
            </w:pPr>
          </w:p>
        </w:tc>
        <w:tc>
          <w:tcPr>
            <w:tcW w:w="1078" w:type="dxa"/>
            <w:shd w:val="clear" w:color="auto" w:fill="auto"/>
            <w:tcPrChange w:id="2798" w:author="Jarno Nieminen" w:date="2014-06-19T12:31:00Z">
              <w:tcPr>
                <w:tcW w:w="1160" w:type="dxa"/>
                <w:shd w:val="clear" w:color="auto" w:fill="auto"/>
              </w:tcPr>
            </w:tcPrChange>
          </w:tcPr>
          <w:p w14:paraId="2173619F" w14:textId="77777777" w:rsidR="00F94DA9" w:rsidRPr="00D82A73" w:rsidRDefault="00F94DA9" w:rsidP="00F94DA9">
            <w:pPr>
              <w:rPr>
                <w:rFonts w:ascii="Arial" w:eastAsia="Arial Unicode MS" w:hAnsi="Arial"/>
              </w:rPr>
            </w:pPr>
          </w:p>
        </w:tc>
      </w:tr>
      <w:tr w:rsidR="00F94DA9" w:rsidRPr="00D82A73" w14:paraId="49BD43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9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00" w:author="Jarno Nieminen" w:date="2014-06-19T12:31:00Z">
            <w:trPr>
              <w:gridAfter w:val="0"/>
              <w:trHeight w:val="217"/>
            </w:trPr>
          </w:trPrChange>
        </w:trPr>
        <w:tc>
          <w:tcPr>
            <w:tcW w:w="2567" w:type="dxa"/>
            <w:gridSpan w:val="2"/>
            <w:tcPrChange w:id="2801" w:author="Jarno Nieminen" w:date="2014-06-19T12:31:00Z">
              <w:tcPr>
                <w:tcW w:w="2567" w:type="dxa"/>
                <w:gridSpan w:val="3"/>
              </w:tcPr>
            </w:tcPrChange>
          </w:tcPr>
          <w:p w14:paraId="36E0AF94" w14:textId="77777777" w:rsidR="00F94DA9" w:rsidRPr="00D82A73" w:rsidRDefault="00F94DA9" w:rsidP="00F94DA9">
            <w:pPr>
              <w:rPr>
                <w:rFonts w:eastAsia="Arial Unicode MS"/>
              </w:rPr>
            </w:pPr>
          </w:p>
        </w:tc>
        <w:tc>
          <w:tcPr>
            <w:tcW w:w="3388" w:type="dxa"/>
            <w:tcPrChange w:id="2802" w:author="Jarno Nieminen" w:date="2014-06-19T12:31:00Z">
              <w:tcPr>
                <w:tcW w:w="3388" w:type="dxa"/>
                <w:gridSpan w:val="2"/>
              </w:tcPr>
            </w:tcPrChange>
          </w:tcPr>
          <w:p w14:paraId="64BCA192" w14:textId="77777777" w:rsidR="00F94DA9" w:rsidRPr="00D82A73" w:rsidRDefault="00F94DA9" w:rsidP="00F94DA9">
            <w:pPr>
              <w:rPr>
                <w:rFonts w:eastAsia="Arial Unicode MS"/>
              </w:rPr>
            </w:pPr>
          </w:p>
        </w:tc>
        <w:tc>
          <w:tcPr>
            <w:tcW w:w="1140" w:type="dxa"/>
            <w:tcPrChange w:id="2803" w:author="Jarno Nieminen" w:date="2014-06-19T12:31:00Z">
              <w:tcPr>
                <w:tcW w:w="1140" w:type="dxa"/>
                <w:gridSpan w:val="2"/>
              </w:tcPr>
            </w:tcPrChange>
          </w:tcPr>
          <w:p w14:paraId="338F51F4" w14:textId="77777777" w:rsidR="00F94DA9" w:rsidRPr="00D82A73" w:rsidRDefault="00F94DA9" w:rsidP="00F94DA9">
            <w:pPr>
              <w:rPr>
                <w:rFonts w:eastAsia="Arial Unicode MS"/>
              </w:rPr>
            </w:pPr>
          </w:p>
        </w:tc>
        <w:tc>
          <w:tcPr>
            <w:tcW w:w="720" w:type="dxa"/>
            <w:tcPrChange w:id="2804" w:author="Jarno Nieminen" w:date="2014-06-19T12:31:00Z">
              <w:tcPr>
                <w:tcW w:w="720" w:type="dxa"/>
                <w:gridSpan w:val="2"/>
              </w:tcPr>
            </w:tcPrChange>
          </w:tcPr>
          <w:p w14:paraId="1C47D768" w14:textId="77777777" w:rsidR="00F94DA9" w:rsidRPr="00D82A73" w:rsidRDefault="00F94DA9" w:rsidP="00F94DA9">
            <w:pPr>
              <w:rPr>
                <w:rFonts w:eastAsia="Arial Unicode MS"/>
              </w:rPr>
            </w:pPr>
          </w:p>
        </w:tc>
        <w:tc>
          <w:tcPr>
            <w:tcW w:w="1800" w:type="dxa"/>
            <w:tcPrChange w:id="2805" w:author="Jarno Nieminen" w:date="2014-06-19T12:31:00Z">
              <w:tcPr>
                <w:tcW w:w="1800" w:type="dxa"/>
                <w:gridSpan w:val="2"/>
              </w:tcPr>
            </w:tcPrChange>
          </w:tcPr>
          <w:p w14:paraId="0B1F7B7D" w14:textId="77777777" w:rsidR="00F94DA9" w:rsidRPr="00D82A73" w:rsidRDefault="00F94DA9" w:rsidP="00F94DA9">
            <w:pPr>
              <w:rPr>
                <w:rFonts w:eastAsia="Arial Unicode MS"/>
              </w:rPr>
            </w:pPr>
          </w:p>
        </w:tc>
        <w:tc>
          <w:tcPr>
            <w:tcW w:w="1920" w:type="dxa"/>
            <w:tcPrChange w:id="2806" w:author="Jarno Nieminen" w:date="2014-06-19T12:31:00Z">
              <w:tcPr>
                <w:tcW w:w="1920" w:type="dxa"/>
                <w:gridSpan w:val="2"/>
              </w:tcPr>
            </w:tcPrChange>
          </w:tcPr>
          <w:p w14:paraId="51D1218E" w14:textId="77777777" w:rsidR="00F94DA9" w:rsidRPr="00D82A73" w:rsidRDefault="00F94DA9" w:rsidP="00F94DA9">
            <w:pPr>
              <w:rPr>
                <w:rFonts w:ascii="Arial" w:eastAsia="Arial Unicode MS" w:hAnsi="Arial"/>
              </w:rPr>
            </w:pPr>
          </w:p>
        </w:tc>
        <w:tc>
          <w:tcPr>
            <w:tcW w:w="1200" w:type="dxa"/>
            <w:shd w:val="clear" w:color="auto" w:fill="auto"/>
            <w:tcPrChange w:id="2807" w:author="Jarno Nieminen" w:date="2014-06-19T12:31:00Z">
              <w:tcPr>
                <w:tcW w:w="1200" w:type="dxa"/>
                <w:gridSpan w:val="2"/>
                <w:shd w:val="clear" w:color="auto" w:fill="auto"/>
              </w:tcPr>
            </w:tcPrChange>
          </w:tcPr>
          <w:p w14:paraId="5F0138CC" w14:textId="77777777" w:rsidR="00F94DA9" w:rsidRPr="00D82A73" w:rsidRDefault="00F94DA9" w:rsidP="00F94DA9">
            <w:pPr>
              <w:rPr>
                <w:rFonts w:ascii="Arial" w:eastAsia="Arial Unicode MS" w:hAnsi="Arial"/>
              </w:rPr>
            </w:pPr>
          </w:p>
        </w:tc>
        <w:tc>
          <w:tcPr>
            <w:tcW w:w="1162" w:type="dxa"/>
            <w:shd w:val="clear" w:color="auto" w:fill="auto"/>
            <w:tcPrChange w:id="2808" w:author="Jarno Nieminen" w:date="2014-06-19T12:31:00Z">
              <w:tcPr>
                <w:tcW w:w="1080" w:type="dxa"/>
                <w:shd w:val="clear" w:color="auto" w:fill="auto"/>
              </w:tcPr>
            </w:tcPrChange>
          </w:tcPr>
          <w:p w14:paraId="4CECDFBF" w14:textId="77777777" w:rsidR="00F94DA9" w:rsidRPr="00D82A73" w:rsidRDefault="00F94DA9" w:rsidP="00F94DA9">
            <w:pPr>
              <w:rPr>
                <w:rFonts w:ascii="Arial" w:eastAsia="Arial Unicode MS" w:hAnsi="Arial"/>
              </w:rPr>
            </w:pPr>
          </w:p>
        </w:tc>
        <w:tc>
          <w:tcPr>
            <w:tcW w:w="1078" w:type="dxa"/>
            <w:shd w:val="clear" w:color="auto" w:fill="auto"/>
            <w:tcPrChange w:id="2809" w:author="Jarno Nieminen" w:date="2014-06-19T12:31:00Z">
              <w:tcPr>
                <w:tcW w:w="1160" w:type="dxa"/>
                <w:shd w:val="clear" w:color="auto" w:fill="auto"/>
              </w:tcPr>
            </w:tcPrChange>
          </w:tcPr>
          <w:p w14:paraId="365082F8" w14:textId="77777777" w:rsidR="00F94DA9" w:rsidRPr="00D82A73" w:rsidRDefault="00F94DA9" w:rsidP="00F94DA9">
            <w:pPr>
              <w:rPr>
                <w:rFonts w:ascii="Arial" w:eastAsia="Arial Unicode MS" w:hAnsi="Arial"/>
              </w:rPr>
            </w:pPr>
          </w:p>
        </w:tc>
      </w:tr>
      <w:tr w:rsidR="00F94DA9" w:rsidRPr="00D82A73" w14:paraId="35207DA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1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11" w:author="Jarno Nieminen" w:date="2014-06-19T12:31:00Z">
            <w:trPr>
              <w:gridAfter w:val="0"/>
              <w:trHeight w:val="217"/>
            </w:trPr>
          </w:trPrChange>
        </w:trPr>
        <w:tc>
          <w:tcPr>
            <w:tcW w:w="2567" w:type="dxa"/>
            <w:gridSpan w:val="2"/>
            <w:tcPrChange w:id="2812" w:author="Jarno Nieminen" w:date="2014-06-19T12:31:00Z">
              <w:tcPr>
                <w:tcW w:w="2567" w:type="dxa"/>
                <w:gridSpan w:val="3"/>
              </w:tcPr>
            </w:tcPrChange>
          </w:tcPr>
          <w:p w14:paraId="7CC42292" w14:textId="77777777" w:rsidR="00F94DA9" w:rsidRPr="00D82A73" w:rsidRDefault="00F94DA9" w:rsidP="00F94DA9">
            <w:pPr>
              <w:rPr>
                <w:rFonts w:eastAsia="Arial Unicode MS"/>
              </w:rPr>
            </w:pPr>
            <w:r w:rsidRPr="00D82A73">
              <w:rPr>
                <w:rFonts w:eastAsia="Arial Unicode MS"/>
              </w:rPr>
              <w:t>Villkor</w:t>
            </w:r>
          </w:p>
          <w:p w14:paraId="0B6F2AFC" w14:textId="77777777" w:rsidR="00F94DA9" w:rsidRPr="00D82A73" w:rsidRDefault="00F94DA9" w:rsidP="00F94DA9">
            <w:pPr>
              <w:rPr>
                <w:rFonts w:eastAsia="Arial Unicode MS"/>
              </w:rPr>
            </w:pPr>
            <w:r w:rsidRPr="00D82A73">
              <w:rPr>
                <w:rFonts w:eastAsia="Arial Unicode MS"/>
              </w:rPr>
              <w:t>(Term)</w:t>
            </w:r>
          </w:p>
        </w:tc>
        <w:tc>
          <w:tcPr>
            <w:tcW w:w="3388" w:type="dxa"/>
            <w:tcPrChange w:id="2813" w:author="Jarno Nieminen" w:date="2014-06-19T12:31:00Z">
              <w:tcPr>
                <w:tcW w:w="3388" w:type="dxa"/>
                <w:gridSpan w:val="2"/>
              </w:tcPr>
            </w:tcPrChange>
          </w:tcPr>
          <w:p w14:paraId="42D0C769" w14:textId="77777777" w:rsidR="00F94DA9" w:rsidRPr="00D82A73" w:rsidRDefault="00F94DA9" w:rsidP="00F94DA9">
            <w:pPr>
              <w:rPr>
                <w:rFonts w:eastAsia="Arial Unicode MS"/>
              </w:rPr>
            </w:pPr>
            <w:r w:rsidRPr="00D82A73">
              <w:rPr>
                <w:rFonts w:eastAsia="Arial Unicode MS"/>
              </w:rPr>
              <w:t>Villkor kopplade till formuläret.</w:t>
            </w:r>
          </w:p>
          <w:p w14:paraId="5E7ED405"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2814" w:author="Jarno Nieminen" w:date="2014-06-19T12:31:00Z">
              <w:tcPr>
                <w:tcW w:w="1140" w:type="dxa"/>
                <w:gridSpan w:val="2"/>
              </w:tcPr>
            </w:tcPrChange>
          </w:tcPr>
          <w:p w14:paraId="4298AB98" w14:textId="77777777" w:rsidR="00F94DA9" w:rsidRPr="00D82A73" w:rsidRDefault="00F94DA9" w:rsidP="00F94DA9">
            <w:pPr>
              <w:rPr>
                <w:rFonts w:eastAsia="Arial Unicode MS"/>
              </w:rPr>
            </w:pPr>
            <w:r w:rsidRPr="00D82A73">
              <w:rPr>
                <w:rFonts w:eastAsia="Arial Unicode MS"/>
              </w:rPr>
              <w:t>TXT</w:t>
            </w:r>
          </w:p>
        </w:tc>
        <w:tc>
          <w:tcPr>
            <w:tcW w:w="720" w:type="dxa"/>
            <w:tcPrChange w:id="2815" w:author="Jarno Nieminen" w:date="2014-06-19T12:31:00Z">
              <w:tcPr>
                <w:tcW w:w="720" w:type="dxa"/>
                <w:gridSpan w:val="2"/>
              </w:tcPr>
            </w:tcPrChange>
          </w:tcPr>
          <w:p w14:paraId="75FBAFA5" w14:textId="77777777" w:rsidR="00F94DA9" w:rsidRPr="00D82A73" w:rsidRDefault="00F94DA9" w:rsidP="00F94DA9">
            <w:pPr>
              <w:rPr>
                <w:rFonts w:eastAsia="Arial Unicode MS"/>
              </w:rPr>
            </w:pPr>
            <w:r w:rsidRPr="00D82A73">
              <w:rPr>
                <w:rFonts w:eastAsia="Arial Unicode MS"/>
              </w:rPr>
              <w:t>1</w:t>
            </w:r>
          </w:p>
        </w:tc>
        <w:tc>
          <w:tcPr>
            <w:tcW w:w="1800" w:type="dxa"/>
            <w:tcPrChange w:id="2816" w:author="Jarno Nieminen" w:date="2014-06-19T12:31:00Z">
              <w:tcPr>
                <w:tcW w:w="1800" w:type="dxa"/>
                <w:gridSpan w:val="2"/>
              </w:tcPr>
            </w:tcPrChange>
          </w:tcPr>
          <w:p w14:paraId="538E4D71" w14:textId="77777777" w:rsidR="00F94DA9" w:rsidRPr="00D82A73" w:rsidRDefault="00F94DA9" w:rsidP="00F94DA9">
            <w:pPr>
              <w:rPr>
                <w:rFonts w:eastAsia="Arial Unicode MS"/>
              </w:rPr>
            </w:pPr>
          </w:p>
        </w:tc>
        <w:tc>
          <w:tcPr>
            <w:tcW w:w="1920" w:type="dxa"/>
            <w:tcPrChange w:id="2817" w:author="Jarno Nieminen" w:date="2014-06-19T12:31:00Z">
              <w:tcPr>
                <w:tcW w:w="1920" w:type="dxa"/>
                <w:gridSpan w:val="2"/>
              </w:tcPr>
            </w:tcPrChange>
          </w:tcPr>
          <w:p w14:paraId="153DD5AC" w14:textId="77777777" w:rsidR="00F94DA9" w:rsidRPr="00D82A73" w:rsidRDefault="00F94DA9" w:rsidP="00F94DA9">
            <w:pPr>
              <w:rPr>
                <w:rFonts w:ascii="Arial" w:eastAsia="Arial Unicode MS" w:hAnsi="Arial"/>
              </w:rPr>
            </w:pPr>
          </w:p>
        </w:tc>
        <w:tc>
          <w:tcPr>
            <w:tcW w:w="1200" w:type="dxa"/>
            <w:shd w:val="clear" w:color="auto" w:fill="auto"/>
            <w:tcPrChange w:id="2818" w:author="Jarno Nieminen" w:date="2014-06-19T12:31:00Z">
              <w:tcPr>
                <w:tcW w:w="1200" w:type="dxa"/>
                <w:gridSpan w:val="2"/>
                <w:shd w:val="clear" w:color="auto" w:fill="auto"/>
              </w:tcPr>
            </w:tcPrChange>
          </w:tcPr>
          <w:p w14:paraId="003AF75D" w14:textId="2E5DE5BB" w:rsidR="00F94DA9" w:rsidRPr="00D82A73" w:rsidRDefault="00B37BC8" w:rsidP="00F94DA9">
            <w:pPr>
              <w:rPr>
                <w:rFonts w:ascii="Arial" w:eastAsia="Arial Unicode MS" w:hAnsi="Arial"/>
              </w:rPr>
            </w:pPr>
            <w:ins w:id="281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20" w:author="Jarno Nieminen" w:date="2014-06-19T12:31:00Z">
              <w:tcPr>
                <w:tcW w:w="1080" w:type="dxa"/>
                <w:shd w:val="clear" w:color="auto" w:fill="auto"/>
              </w:tcPr>
            </w:tcPrChange>
          </w:tcPr>
          <w:p w14:paraId="71305006" w14:textId="1A891FE9" w:rsidR="00F94DA9" w:rsidRPr="00D82A73" w:rsidRDefault="00B37BC8" w:rsidP="00F94DA9">
            <w:pPr>
              <w:rPr>
                <w:rFonts w:ascii="Arial" w:eastAsia="Arial Unicode MS" w:hAnsi="Arial"/>
              </w:rPr>
            </w:pPr>
            <w:ins w:id="282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22" w:author="Jarno Nieminen" w:date="2014-06-19T12:31:00Z">
              <w:tcPr>
                <w:tcW w:w="1160" w:type="dxa"/>
                <w:shd w:val="clear" w:color="auto" w:fill="auto"/>
              </w:tcPr>
            </w:tcPrChange>
          </w:tcPr>
          <w:p w14:paraId="657ADA95" w14:textId="1CEC4B6B" w:rsidR="00F94DA9" w:rsidRPr="00D82A73" w:rsidRDefault="00F94DA9" w:rsidP="00F94DA9">
            <w:pPr>
              <w:rPr>
                <w:rFonts w:ascii="Arial" w:eastAsia="Arial Unicode MS" w:hAnsi="Arial"/>
              </w:rPr>
            </w:pPr>
            <w:ins w:id="2823" w:author="Jarno Nieminen" w:date="2014-06-19T12:32:00Z">
              <w:r>
                <w:rPr>
                  <w:rFonts w:ascii="Arial" w:eastAsia="Arial Unicode MS" w:hAnsi="Arial"/>
                </w:rPr>
                <w:t>N/A</w:t>
              </w:r>
            </w:ins>
          </w:p>
        </w:tc>
      </w:tr>
      <w:tr w:rsidR="00F94DA9" w:rsidRPr="00D82A73" w14:paraId="5A611C9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2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25" w:author="Jarno Nieminen" w:date="2014-06-19T12:31:00Z">
            <w:trPr>
              <w:gridAfter w:val="0"/>
              <w:trHeight w:val="217"/>
            </w:trPr>
          </w:trPrChange>
        </w:trPr>
        <w:tc>
          <w:tcPr>
            <w:tcW w:w="2567" w:type="dxa"/>
            <w:gridSpan w:val="2"/>
            <w:tcPrChange w:id="2826" w:author="Jarno Nieminen" w:date="2014-06-19T12:31:00Z">
              <w:tcPr>
                <w:tcW w:w="2567" w:type="dxa"/>
                <w:gridSpan w:val="3"/>
              </w:tcPr>
            </w:tcPrChange>
          </w:tcPr>
          <w:p w14:paraId="3A80CB8E"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2827" w:author="Jarno Nieminen" w:date="2014-06-19T12:31:00Z">
              <w:tcPr>
                <w:tcW w:w="3388" w:type="dxa"/>
                <w:gridSpan w:val="2"/>
              </w:tcPr>
            </w:tcPrChange>
          </w:tcPr>
          <w:p w14:paraId="7A0DCB4B" w14:textId="77777777" w:rsidR="00F94DA9" w:rsidRPr="00D82A73" w:rsidRDefault="00F94DA9" w:rsidP="00F94DA9">
            <w:pPr>
              <w:rPr>
                <w:szCs w:val="20"/>
              </w:rPr>
            </w:pPr>
            <w:r w:rsidRPr="00D82A73">
              <w:rPr>
                <w:szCs w:val="20"/>
              </w:rPr>
              <w:t>Beskriver hur många ”sidor” formuläret maximalt kan innehåller.</w:t>
            </w:r>
          </w:p>
          <w:p w14:paraId="7E3CEBBC" w14:textId="77777777" w:rsidR="00F94DA9" w:rsidRPr="00D82A73" w:rsidRDefault="00F94DA9" w:rsidP="00F94DA9">
            <w:pPr>
              <w:rPr>
                <w:szCs w:val="20"/>
              </w:rPr>
            </w:pPr>
            <w:r w:rsidRPr="00D82A73">
              <w:rPr>
                <w:szCs w:val="20"/>
              </w:rPr>
              <w:t>T.ex. 10</w:t>
            </w:r>
          </w:p>
        </w:tc>
        <w:tc>
          <w:tcPr>
            <w:tcW w:w="1140" w:type="dxa"/>
            <w:tcPrChange w:id="2828" w:author="Jarno Nieminen" w:date="2014-06-19T12:31:00Z">
              <w:tcPr>
                <w:tcW w:w="1140" w:type="dxa"/>
                <w:gridSpan w:val="2"/>
              </w:tcPr>
            </w:tcPrChange>
          </w:tcPr>
          <w:p w14:paraId="022C964B" w14:textId="77777777" w:rsidR="00F94DA9" w:rsidRPr="00D82A73" w:rsidRDefault="00F94DA9" w:rsidP="00F94DA9">
            <w:pPr>
              <w:rPr>
                <w:rFonts w:eastAsia="Arial Unicode MS"/>
              </w:rPr>
            </w:pPr>
            <w:r w:rsidRPr="00D82A73">
              <w:rPr>
                <w:rFonts w:eastAsia="Arial Unicode MS"/>
              </w:rPr>
              <w:t>VÄ</w:t>
            </w:r>
          </w:p>
        </w:tc>
        <w:tc>
          <w:tcPr>
            <w:tcW w:w="720" w:type="dxa"/>
            <w:tcPrChange w:id="2829" w:author="Jarno Nieminen" w:date="2014-06-19T12:31:00Z">
              <w:tcPr>
                <w:tcW w:w="720" w:type="dxa"/>
                <w:gridSpan w:val="2"/>
              </w:tcPr>
            </w:tcPrChange>
          </w:tcPr>
          <w:p w14:paraId="038E6CA1" w14:textId="77777777" w:rsidR="00F94DA9" w:rsidRPr="00D82A73" w:rsidRDefault="00F94DA9" w:rsidP="00F94DA9">
            <w:pPr>
              <w:rPr>
                <w:rFonts w:eastAsia="Arial Unicode MS"/>
              </w:rPr>
            </w:pPr>
            <w:r w:rsidRPr="00D82A73">
              <w:rPr>
                <w:rFonts w:eastAsia="Arial Unicode MS"/>
              </w:rPr>
              <w:t>1</w:t>
            </w:r>
          </w:p>
        </w:tc>
        <w:tc>
          <w:tcPr>
            <w:tcW w:w="1800" w:type="dxa"/>
            <w:tcPrChange w:id="2830" w:author="Jarno Nieminen" w:date="2014-06-19T12:31:00Z">
              <w:tcPr>
                <w:tcW w:w="1800" w:type="dxa"/>
                <w:gridSpan w:val="2"/>
              </w:tcPr>
            </w:tcPrChange>
          </w:tcPr>
          <w:p w14:paraId="09EA0482" w14:textId="77777777" w:rsidR="00F94DA9" w:rsidRPr="00D82A73" w:rsidRDefault="00F94DA9" w:rsidP="00F94DA9">
            <w:pPr>
              <w:rPr>
                <w:rFonts w:eastAsia="Arial Unicode MS"/>
              </w:rPr>
            </w:pPr>
          </w:p>
        </w:tc>
        <w:tc>
          <w:tcPr>
            <w:tcW w:w="1920" w:type="dxa"/>
            <w:tcPrChange w:id="2831" w:author="Jarno Nieminen" w:date="2014-06-19T12:31:00Z">
              <w:tcPr>
                <w:tcW w:w="1920" w:type="dxa"/>
                <w:gridSpan w:val="2"/>
              </w:tcPr>
            </w:tcPrChange>
          </w:tcPr>
          <w:p w14:paraId="71BB932E" w14:textId="77777777" w:rsidR="00F94DA9" w:rsidRPr="00D82A73" w:rsidRDefault="00F94DA9" w:rsidP="00F94DA9">
            <w:pPr>
              <w:rPr>
                <w:rFonts w:ascii="Arial" w:eastAsia="Arial Unicode MS" w:hAnsi="Arial"/>
              </w:rPr>
            </w:pPr>
          </w:p>
        </w:tc>
        <w:tc>
          <w:tcPr>
            <w:tcW w:w="1200" w:type="dxa"/>
            <w:shd w:val="clear" w:color="auto" w:fill="auto"/>
            <w:tcPrChange w:id="2832" w:author="Jarno Nieminen" w:date="2014-06-19T12:31:00Z">
              <w:tcPr>
                <w:tcW w:w="1200" w:type="dxa"/>
                <w:gridSpan w:val="2"/>
                <w:shd w:val="clear" w:color="auto" w:fill="auto"/>
              </w:tcPr>
            </w:tcPrChange>
          </w:tcPr>
          <w:p w14:paraId="440A43D9" w14:textId="1F2D67CF" w:rsidR="00F94DA9" w:rsidRPr="00D82A73" w:rsidRDefault="00B37BC8" w:rsidP="00F94DA9">
            <w:pPr>
              <w:rPr>
                <w:rFonts w:ascii="Arial" w:eastAsia="Arial Unicode MS" w:hAnsi="Arial"/>
              </w:rPr>
            </w:pPr>
            <w:ins w:id="283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34" w:author="Jarno Nieminen" w:date="2014-06-19T12:31:00Z">
              <w:tcPr>
                <w:tcW w:w="1080" w:type="dxa"/>
                <w:shd w:val="clear" w:color="auto" w:fill="auto"/>
              </w:tcPr>
            </w:tcPrChange>
          </w:tcPr>
          <w:p w14:paraId="58D9C39B" w14:textId="53568F7F" w:rsidR="00F94DA9" w:rsidRPr="00D82A73" w:rsidRDefault="00B37BC8" w:rsidP="00F94DA9">
            <w:pPr>
              <w:rPr>
                <w:rFonts w:ascii="Arial" w:eastAsia="Arial Unicode MS" w:hAnsi="Arial"/>
              </w:rPr>
            </w:pPr>
            <w:ins w:id="283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36" w:author="Jarno Nieminen" w:date="2014-06-19T12:31:00Z">
              <w:tcPr>
                <w:tcW w:w="1160" w:type="dxa"/>
                <w:shd w:val="clear" w:color="auto" w:fill="auto"/>
              </w:tcPr>
            </w:tcPrChange>
          </w:tcPr>
          <w:p w14:paraId="3532011A" w14:textId="6E82531C" w:rsidR="00F94DA9" w:rsidRPr="00D82A73" w:rsidRDefault="00F94DA9" w:rsidP="00F94DA9">
            <w:pPr>
              <w:rPr>
                <w:rFonts w:ascii="Arial" w:eastAsia="Arial Unicode MS" w:hAnsi="Arial"/>
              </w:rPr>
            </w:pPr>
            <w:ins w:id="2837" w:author="Jarno Nieminen" w:date="2014-06-19T12:32:00Z">
              <w:r>
                <w:rPr>
                  <w:rFonts w:ascii="Arial" w:eastAsia="Arial Unicode MS" w:hAnsi="Arial"/>
                </w:rPr>
                <w:t>N/A</w:t>
              </w:r>
            </w:ins>
          </w:p>
        </w:tc>
      </w:tr>
      <w:tr w:rsidR="00F94DA9" w:rsidRPr="00D82A73" w14:paraId="67110A2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3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39" w:author="Jarno Nieminen" w:date="2014-06-19T12:31:00Z">
            <w:trPr>
              <w:gridAfter w:val="0"/>
              <w:trHeight w:val="217"/>
            </w:trPr>
          </w:trPrChange>
        </w:trPr>
        <w:tc>
          <w:tcPr>
            <w:tcW w:w="2567" w:type="dxa"/>
            <w:gridSpan w:val="2"/>
            <w:tcPrChange w:id="2840" w:author="Jarno Nieminen" w:date="2014-06-19T12:31:00Z">
              <w:tcPr>
                <w:tcW w:w="2567" w:type="dxa"/>
                <w:gridSpan w:val="3"/>
              </w:tcPr>
            </w:tcPrChange>
          </w:tcPr>
          <w:p w14:paraId="5A926DAC" w14:textId="77777777" w:rsidR="00F94DA9" w:rsidRPr="00D82A73" w:rsidRDefault="00F94DA9" w:rsidP="00F94DA9">
            <w:pPr>
              <w:rPr>
                <w:rFonts w:eastAsia="Arial Unicode MS"/>
              </w:rPr>
            </w:pPr>
            <w:r w:rsidRPr="00D82A73">
              <w:rPr>
                <w:rFonts w:eastAsia="Arial Unicode MS"/>
              </w:rPr>
              <w:lastRenderedPageBreak/>
              <w:t>(MinNumberOfPages)</w:t>
            </w:r>
          </w:p>
        </w:tc>
        <w:tc>
          <w:tcPr>
            <w:tcW w:w="3388" w:type="dxa"/>
            <w:tcPrChange w:id="2841" w:author="Jarno Nieminen" w:date="2014-06-19T12:31:00Z">
              <w:tcPr>
                <w:tcW w:w="3388" w:type="dxa"/>
                <w:gridSpan w:val="2"/>
              </w:tcPr>
            </w:tcPrChange>
          </w:tcPr>
          <w:p w14:paraId="3E864EC1" w14:textId="77777777" w:rsidR="00F94DA9" w:rsidRPr="00D82A73" w:rsidRDefault="00F94DA9" w:rsidP="00F94DA9">
            <w:pPr>
              <w:rPr>
                <w:szCs w:val="20"/>
              </w:rPr>
            </w:pPr>
            <w:r w:rsidRPr="00D82A73">
              <w:rPr>
                <w:szCs w:val="20"/>
              </w:rPr>
              <w:t>Beskriver hur många ”sidor” formuläret minst kan innehålla.</w:t>
            </w:r>
          </w:p>
          <w:p w14:paraId="418811D6" w14:textId="77777777" w:rsidR="00F94DA9" w:rsidRPr="00D82A73" w:rsidRDefault="00F94DA9" w:rsidP="00F94DA9">
            <w:pPr>
              <w:rPr>
                <w:szCs w:val="20"/>
              </w:rPr>
            </w:pPr>
            <w:r w:rsidRPr="00D82A73">
              <w:rPr>
                <w:szCs w:val="20"/>
              </w:rPr>
              <w:t>T.ex. 10</w:t>
            </w:r>
          </w:p>
        </w:tc>
        <w:tc>
          <w:tcPr>
            <w:tcW w:w="1140" w:type="dxa"/>
            <w:tcPrChange w:id="2842" w:author="Jarno Nieminen" w:date="2014-06-19T12:31:00Z">
              <w:tcPr>
                <w:tcW w:w="1140" w:type="dxa"/>
                <w:gridSpan w:val="2"/>
              </w:tcPr>
            </w:tcPrChange>
          </w:tcPr>
          <w:p w14:paraId="1C2122C6" w14:textId="77777777" w:rsidR="00F94DA9" w:rsidRPr="00D82A73" w:rsidRDefault="00F94DA9" w:rsidP="00F94DA9">
            <w:pPr>
              <w:rPr>
                <w:rFonts w:eastAsia="Arial Unicode MS"/>
              </w:rPr>
            </w:pPr>
            <w:r w:rsidRPr="00D82A73">
              <w:rPr>
                <w:rFonts w:eastAsia="Arial Unicode MS"/>
              </w:rPr>
              <w:t>VÄ</w:t>
            </w:r>
          </w:p>
        </w:tc>
        <w:tc>
          <w:tcPr>
            <w:tcW w:w="720" w:type="dxa"/>
            <w:tcPrChange w:id="2843" w:author="Jarno Nieminen" w:date="2014-06-19T12:31:00Z">
              <w:tcPr>
                <w:tcW w:w="720" w:type="dxa"/>
                <w:gridSpan w:val="2"/>
              </w:tcPr>
            </w:tcPrChange>
          </w:tcPr>
          <w:p w14:paraId="3E3FCC36" w14:textId="77777777" w:rsidR="00F94DA9" w:rsidRPr="00D82A73" w:rsidRDefault="00F94DA9" w:rsidP="00F94DA9">
            <w:pPr>
              <w:rPr>
                <w:rFonts w:eastAsia="Arial Unicode MS"/>
              </w:rPr>
            </w:pPr>
            <w:r w:rsidRPr="00D82A73">
              <w:rPr>
                <w:rFonts w:eastAsia="Arial Unicode MS"/>
              </w:rPr>
              <w:t>1</w:t>
            </w:r>
          </w:p>
        </w:tc>
        <w:tc>
          <w:tcPr>
            <w:tcW w:w="1800" w:type="dxa"/>
            <w:tcPrChange w:id="2844" w:author="Jarno Nieminen" w:date="2014-06-19T12:31:00Z">
              <w:tcPr>
                <w:tcW w:w="1800" w:type="dxa"/>
                <w:gridSpan w:val="2"/>
              </w:tcPr>
            </w:tcPrChange>
          </w:tcPr>
          <w:p w14:paraId="308A1BFE" w14:textId="77777777" w:rsidR="00F94DA9" w:rsidRPr="00D82A73" w:rsidRDefault="00F94DA9" w:rsidP="00F94DA9">
            <w:pPr>
              <w:rPr>
                <w:rFonts w:eastAsia="Arial Unicode MS"/>
              </w:rPr>
            </w:pPr>
          </w:p>
        </w:tc>
        <w:tc>
          <w:tcPr>
            <w:tcW w:w="1920" w:type="dxa"/>
            <w:tcPrChange w:id="2845" w:author="Jarno Nieminen" w:date="2014-06-19T12:31:00Z">
              <w:tcPr>
                <w:tcW w:w="1920" w:type="dxa"/>
                <w:gridSpan w:val="2"/>
              </w:tcPr>
            </w:tcPrChange>
          </w:tcPr>
          <w:p w14:paraId="3D60BA16" w14:textId="77777777" w:rsidR="00F94DA9" w:rsidRPr="00D82A73" w:rsidRDefault="00F94DA9" w:rsidP="00F94DA9">
            <w:pPr>
              <w:rPr>
                <w:rFonts w:ascii="Arial" w:eastAsia="Arial Unicode MS" w:hAnsi="Arial"/>
              </w:rPr>
            </w:pPr>
          </w:p>
        </w:tc>
        <w:tc>
          <w:tcPr>
            <w:tcW w:w="1200" w:type="dxa"/>
            <w:shd w:val="clear" w:color="auto" w:fill="auto"/>
            <w:tcPrChange w:id="2846" w:author="Jarno Nieminen" w:date="2014-06-19T12:31:00Z">
              <w:tcPr>
                <w:tcW w:w="1200" w:type="dxa"/>
                <w:gridSpan w:val="2"/>
                <w:shd w:val="clear" w:color="auto" w:fill="auto"/>
              </w:tcPr>
            </w:tcPrChange>
          </w:tcPr>
          <w:p w14:paraId="42CFBD87" w14:textId="3B0C3198" w:rsidR="00F94DA9" w:rsidRPr="00D82A73" w:rsidRDefault="00B37BC8" w:rsidP="00F94DA9">
            <w:pPr>
              <w:rPr>
                <w:rFonts w:ascii="Arial" w:eastAsia="Arial Unicode MS" w:hAnsi="Arial"/>
              </w:rPr>
            </w:pPr>
            <w:ins w:id="28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48" w:author="Jarno Nieminen" w:date="2014-06-19T12:31:00Z">
              <w:tcPr>
                <w:tcW w:w="1080" w:type="dxa"/>
                <w:shd w:val="clear" w:color="auto" w:fill="auto"/>
              </w:tcPr>
            </w:tcPrChange>
          </w:tcPr>
          <w:p w14:paraId="36A6AE39" w14:textId="2A9ADEA9" w:rsidR="00F94DA9" w:rsidRPr="00D82A73" w:rsidRDefault="00B37BC8" w:rsidP="00F94DA9">
            <w:pPr>
              <w:rPr>
                <w:rFonts w:ascii="Arial" w:eastAsia="Arial Unicode MS" w:hAnsi="Arial"/>
              </w:rPr>
            </w:pPr>
            <w:ins w:id="28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50" w:author="Jarno Nieminen" w:date="2014-06-19T12:31:00Z">
              <w:tcPr>
                <w:tcW w:w="1160" w:type="dxa"/>
                <w:shd w:val="clear" w:color="auto" w:fill="auto"/>
              </w:tcPr>
            </w:tcPrChange>
          </w:tcPr>
          <w:p w14:paraId="337693CE" w14:textId="10C1B32D" w:rsidR="00F94DA9" w:rsidRPr="00D82A73" w:rsidRDefault="00F94DA9" w:rsidP="00F94DA9">
            <w:pPr>
              <w:rPr>
                <w:rFonts w:ascii="Arial" w:eastAsia="Arial Unicode MS" w:hAnsi="Arial"/>
              </w:rPr>
            </w:pPr>
            <w:ins w:id="2851" w:author="Jarno Nieminen" w:date="2014-06-19T12:32:00Z">
              <w:r>
                <w:rPr>
                  <w:rFonts w:ascii="Arial" w:eastAsia="Arial Unicode MS" w:hAnsi="Arial"/>
                </w:rPr>
                <w:t>N/A</w:t>
              </w:r>
            </w:ins>
          </w:p>
        </w:tc>
      </w:tr>
      <w:tr w:rsidR="00F94DA9" w:rsidRPr="00D82A73" w14:paraId="61CA3E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5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53" w:author="Jarno Nieminen" w:date="2014-06-19T12:31:00Z">
            <w:trPr>
              <w:gridAfter w:val="0"/>
              <w:trHeight w:val="217"/>
            </w:trPr>
          </w:trPrChange>
        </w:trPr>
        <w:tc>
          <w:tcPr>
            <w:tcW w:w="2567" w:type="dxa"/>
            <w:gridSpan w:val="2"/>
            <w:tcPrChange w:id="2854" w:author="Jarno Nieminen" w:date="2014-06-19T12:31:00Z">
              <w:tcPr>
                <w:tcW w:w="2567" w:type="dxa"/>
                <w:gridSpan w:val="3"/>
              </w:tcPr>
            </w:tcPrChange>
          </w:tcPr>
          <w:p w14:paraId="13C006A4"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2855" w:author="Jarno Nieminen" w:date="2014-06-19T12:31:00Z">
              <w:tcPr>
                <w:tcW w:w="3388" w:type="dxa"/>
                <w:gridSpan w:val="2"/>
              </w:tcPr>
            </w:tcPrChange>
          </w:tcPr>
          <w:p w14:paraId="48CB6E16" w14:textId="77777777" w:rsidR="00F94DA9" w:rsidRPr="00D82A73" w:rsidRDefault="00F94DA9" w:rsidP="00F94DA9">
            <w:pPr>
              <w:rPr>
                <w:szCs w:val="20"/>
              </w:rPr>
            </w:pPr>
            <w:r w:rsidRPr="00D82A73">
              <w:rPr>
                <w:szCs w:val="20"/>
              </w:rPr>
              <w:t>Beskriver hur många frågor formuläret maximalt kan innehåller.</w:t>
            </w:r>
          </w:p>
          <w:p w14:paraId="3F4B17C9" w14:textId="77777777" w:rsidR="00F94DA9" w:rsidRPr="00D82A73" w:rsidRDefault="00F94DA9" w:rsidP="00F94DA9">
            <w:pPr>
              <w:rPr>
                <w:rFonts w:eastAsia="Arial Unicode MS"/>
                <w:szCs w:val="20"/>
              </w:rPr>
            </w:pPr>
            <w:r w:rsidRPr="00D82A73">
              <w:rPr>
                <w:szCs w:val="20"/>
              </w:rPr>
              <w:t>T.ex. 10</w:t>
            </w:r>
          </w:p>
        </w:tc>
        <w:tc>
          <w:tcPr>
            <w:tcW w:w="1140" w:type="dxa"/>
            <w:tcPrChange w:id="2856" w:author="Jarno Nieminen" w:date="2014-06-19T12:31:00Z">
              <w:tcPr>
                <w:tcW w:w="1140" w:type="dxa"/>
                <w:gridSpan w:val="2"/>
              </w:tcPr>
            </w:tcPrChange>
          </w:tcPr>
          <w:p w14:paraId="3EDC5309" w14:textId="77777777" w:rsidR="00F94DA9" w:rsidRPr="00D82A73" w:rsidRDefault="00F94DA9" w:rsidP="00F94DA9">
            <w:pPr>
              <w:rPr>
                <w:rFonts w:eastAsia="Arial Unicode MS"/>
              </w:rPr>
            </w:pPr>
            <w:r w:rsidRPr="00D82A73">
              <w:rPr>
                <w:rFonts w:eastAsia="Arial Unicode MS"/>
              </w:rPr>
              <w:t>VÄ</w:t>
            </w:r>
          </w:p>
        </w:tc>
        <w:tc>
          <w:tcPr>
            <w:tcW w:w="720" w:type="dxa"/>
            <w:tcPrChange w:id="2857" w:author="Jarno Nieminen" w:date="2014-06-19T12:31:00Z">
              <w:tcPr>
                <w:tcW w:w="720" w:type="dxa"/>
                <w:gridSpan w:val="2"/>
              </w:tcPr>
            </w:tcPrChange>
          </w:tcPr>
          <w:p w14:paraId="256A5205" w14:textId="77777777" w:rsidR="00F94DA9" w:rsidRPr="00D82A73" w:rsidRDefault="00F94DA9" w:rsidP="00F94DA9">
            <w:pPr>
              <w:rPr>
                <w:rFonts w:eastAsia="Arial Unicode MS"/>
              </w:rPr>
            </w:pPr>
            <w:r w:rsidRPr="00D82A73">
              <w:rPr>
                <w:rFonts w:eastAsia="Arial Unicode MS"/>
              </w:rPr>
              <w:t>1</w:t>
            </w:r>
          </w:p>
        </w:tc>
        <w:tc>
          <w:tcPr>
            <w:tcW w:w="1800" w:type="dxa"/>
            <w:tcPrChange w:id="2858" w:author="Jarno Nieminen" w:date="2014-06-19T12:31:00Z">
              <w:tcPr>
                <w:tcW w:w="1800" w:type="dxa"/>
                <w:gridSpan w:val="2"/>
              </w:tcPr>
            </w:tcPrChange>
          </w:tcPr>
          <w:p w14:paraId="7AD943CF" w14:textId="77777777" w:rsidR="00F94DA9" w:rsidRPr="00D82A73" w:rsidRDefault="00F94DA9" w:rsidP="00F94DA9">
            <w:pPr>
              <w:rPr>
                <w:rFonts w:eastAsia="Arial Unicode MS"/>
              </w:rPr>
            </w:pPr>
          </w:p>
        </w:tc>
        <w:tc>
          <w:tcPr>
            <w:tcW w:w="1920" w:type="dxa"/>
            <w:tcPrChange w:id="2859" w:author="Jarno Nieminen" w:date="2014-06-19T12:31:00Z">
              <w:tcPr>
                <w:tcW w:w="1920" w:type="dxa"/>
                <w:gridSpan w:val="2"/>
              </w:tcPr>
            </w:tcPrChange>
          </w:tcPr>
          <w:p w14:paraId="7C0B4CAA" w14:textId="77777777" w:rsidR="00F94DA9" w:rsidRPr="00D82A73" w:rsidRDefault="00F94DA9" w:rsidP="00F94DA9">
            <w:pPr>
              <w:rPr>
                <w:rFonts w:ascii="Arial" w:eastAsia="Arial Unicode MS" w:hAnsi="Arial"/>
              </w:rPr>
            </w:pPr>
          </w:p>
        </w:tc>
        <w:tc>
          <w:tcPr>
            <w:tcW w:w="1200" w:type="dxa"/>
            <w:shd w:val="clear" w:color="auto" w:fill="auto"/>
            <w:tcPrChange w:id="2860" w:author="Jarno Nieminen" w:date="2014-06-19T12:31:00Z">
              <w:tcPr>
                <w:tcW w:w="1200" w:type="dxa"/>
                <w:gridSpan w:val="2"/>
                <w:shd w:val="clear" w:color="auto" w:fill="auto"/>
              </w:tcPr>
            </w:tcPrChange>
          </w:tcPr>
          <w:p w14:paraId="58890852" w14:textId="0B7A14FE" w:rsidR="00F94DA9" w:rsidRPr="00D82A73" w:rsidRDefault="00B37BC8" w:rsidP="00F94DA9">
            <w:pPr>
              <w:rPr>
                <w:rFonts w:ascii="Arial" w:eastAsia="Arial Unicode MS" w:hAnsi="Arial"/>
              </w:rPr>
            </w:pPr>
            <w:ins w:id="28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62" w:author="Jarno Nieminen" w:date="2014-06-19T12:31:00Z">
              <w:tcPr>
                <w:tcW w:w="1080" w:type="dxa"/>
                <w:shd w:val="clear" w:color="auto" w:fill="auto"/>
              </w:tcPr>
            </w:tcPrChange>
          </w:tcPr>
          <w:p w14:paraId="1C1127A7" w14:textId="171E4BEC" w:rsidR="00F94DA9" w:rsidRPr="00D82A73" w:rsidRDefault="00B37BC8" w:rsidP="00F94DA9">
            <w:pPr>
              <w:rPr>
                <w:rFonts w:ascii="Arial" w:eastAsia="Arial Unicode MS" w:hAnsi="Arial"/>
              </w:rPr>
            </w:pPr>
            <w:ins w:id="28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64" w:author="Jarno Nieminen" w:date="2014-06-19T12:31:00Z">
              <w:tcPr>
                <w:tcW w:w="1160" w:type="dxa"/>
                <w:shd w:val="clear" w:color="auto" w:fill="auto"/>
              </w:tcPr>
            </w:tcPrChange>
          </w:tcPr>
          <w:p w14:paraId="592B00CB" w14:textId="7BCE9CF5" w:rsidR="00F94DA9" w:rsidRPr="00D82A73" w:rsidRDefault="00F94DA9" w:rsidP="00F94DA9">
            <w:pPr>
              <w:rPr>
                <w:rFonts w:ascii="Arial" w:eastAsia="Arial Unicode MS" w:hAnsi="Arial"/>
              </w:rPr>
            </w:pPr>
            <w:ins w:id="2865" w:author="Jarno Nieminen" w:date="2014-06-19T12:32:00Z">
              <w:r>
                <w:rPr>
                  <w:rFonts w:ascii="Arial" w:eastAsia="Arial Unicode MS" w:hAnsi="Arial"/>
                </w:rPr>
                <w:t>N/A</w:t>
              </w:r>
            </w:ins>
          </w:p>
        </w:tc>
      </w:tr>
      <w:tr w:rsidR="00F94DA9" w:rsidRPr="00D82A73" w14:paraId="18DC19A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6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67" w:author="Jarno Nieminen" w:date="2014-06-19T12:31:00Z">
            <w:trPr>
              <w:gridAfter w:val="0"/>
              <w:trHeight w:val="217"/>
            </w:trPr>
          </w:trPrChange>
        </w:trPr>
        <w:tc>
          <w:tcPr>
            <w:tcW w:w="2567" w:type="dxa"/>
            <w:gridSpan w:val="2"/>
            <w:tcPrChange w:id="2868" w:author="Jarno Nieminen" w:date="2014-06-19T12:31:00Z">
              <w:tcPr>
                <w:tcW w:w="2567" w:type="dxa"/>
                <w:gridSpan w:val="3"/>
              </w:tcPr>
            </w:tcPrChange>
          </w:tcPr>
          <w:p w14:paraId="26C86995" w14:textId="77777777" w:rsidR="00F94DA9" w:rsidRPr="00D82A73" w:rsidRDefault="00F94DA9" w:rsidP="00F94DA9">
            <w:pPr>
              <w:rPr>
                <w:rFonts w:eastAsia="Arial Unicode MS"/>
              </w:rPr>
            </w:pPr>
            <w:r w:rsidRPr="00D82A73">
              <w:rPr>
                <w:rFonts w:eastAsia="Arial Unicode MS"/>
              </w:rPr>
              <w:t>(MinNumberOfQuestion)</w:t>
            </w:r>
          </w:p>
        </w:tc>
        <w:tc>
          <w:tcPr>
            <w:tcW w:w="3388" w:type="dxa"/>
            <w:tcPrChange w:id="2869" w:author="Jarno Nieminen" w:date="2014-06-19T12:31:00Z">
              <w:tcPr>
                <w:tcW w:w="3388" w:type="dxa"/>
                <w:gridSpan w:val="2"/>
              </w:tcPr>
            </w:tcPrChange>
          </w:tcPr>
          <w:p w14:paraId="71873824" w14:textId="77777777" w:rsidR="00F94DA9" w:rsidRPr="00D82A73" w:rsidRDefault="00F94DA9" w:rsidP="00F94DA9">
            <w:pPr>
              <w:rPr>
                <w:rFonts w:eastAsia="Arial Unicode MS"/>
              </w:rPr>
            </w:pPr>
            <w:r w:rsidRPr="00D82A73">
              <w:rPr>
                <w:szCs w:val="20"/>
              </w:rPr>
              <w:t>Beskriver hur många frågor formuläret som minst kan innehåller.</w:t>
            </w:r>
          </w:p>
        </w:tc>
        <w:tc>
          <w:tcPr>
            <w:tcW w:w="1140" w:type="dxa"/>
            <w:tcPrChange w:id="2870" w:author="Jarno Nieminen" w:date="2014-06-19T12:31:00Z">
              <w:tcPr>
                <w:tcW w:w="1140" w:type="dxa"/>
                <w:gridSpan w:val="2"/>
              </w:tcPr>
            </w:tcPrChange>
          </w:tcPr>
          <w:p w14:paraId="6B81B410" w14:textId="77777777" w:rsidR="00F94DA9" w:rsidRPr="00D82A73" w:rsidRDefault="00F94DA9" w:rsidP="00F94DA9">
            <w:pPr>
              <w:rPr>
                <w:rFonts w:eastAsia="Arial Unicode MS"/>
              </w:rPr>
            </w:pPr>
            <w:r w:rsidRPr="00D82A73">
              <w:rPr>
                <w:rFonts w:eastAsia="Arial Unicode MS"/>
              </w:rPr>
              <w:t>VÄ</w:t>
            </w:r>
          </w:p>
        </w:tc>
        <w:tc>
          <w:tcPr>
            <w:tcW w:w="720" w:type="dxa"/>
            <w:tcPrChange w:id="2871" w:author="Jarno Nieminen" w:date="2014-06-19T12:31:00Z">
              <w:tcPr>
                <w:tcW w:w="720" w:type="dxa"/>
                <w:gridSpan w:val="2"/>
              </w:tcPr>
            </w:tcPrChange>
          </w:tcPr>
          <w:p w14:paraId="69E5B4BC" w14:textId="77777777" w:rsidR="00F94DA9" w:rsidRPr="00D82A73" w:rsidRDefault="00F94DA9" w:rsidP="00F94DA9">
            <w:pPr>
              <w:rPr>
                <w:rFonts w:eastAsia="Arial Unicode MS"/>
              </w:rPr>
            </w:pPr>
            <w:r w:rsidRPr="00D82A73">
              <w:rPr>
                <w:rFonts w:eastAsia="Arial Unicode MS"/>
              </w:rPr>
              <w:t>1</w:t>
            </w:r>
          </w:p>
        </w:tc>
        <w:tc>
          <w:tcPr>
            <w:tcW w:w="1800" w:type="dxa"/>
            <w:tcPrChange w:id="2872" w:author="Jarno Nieminen" w:date="2014-06-19T12:31:00Z">
              <w:tcPr>
                <w:tcW w:w="1800" w:type="dxa"/>
                <w:gridSpan w:val="2"/>
              </w:tcPr>
            </w:tcPrChange>
          </w:tcPr>
          <w:p w14:paraId="2C5371EE" w14:textId="77777777" w:rsidR="00F94DA9" w:rsidRPr="00D82A73" w:rsidRDefault="00F94DA9" w:rsidP="00F94DA9"/>
        </w:tc>
        <w:tc>
          <w:tcPr>
            <w:tcW w:w="1920" w:type="dxa"/>
            <w:tcPrChange w:id="2873" w:author="Jarno Nieminen" w:date="2014-06-19T12:31:00Z">
              <w:tcPr>
                <w:tcW w:w="1920" w:type="dxa"/>
                <w:gridSpan w:val="2"/>
              </w:tcPr>
            </w:tcPrChange>
          </w:tcPr>
          <w:p w14:paraId="184684F1" w14:textId="77777777" w:rsidR="00F94DA9" w:rsidRPr="00D82A73" w:rsidRDefault="00F94DA9" w:rsidP="00F94DA9">
            <w:pPr>
              <w:rPr>
                <w:rFonts w:ascii="Arial" w:eastAsia="Arial Unicode MS" w:hAnsi="Arial"/>
              </w:rPr>
            </w:pPr>
          </w:p>
        </w:tc>
        <w:tc>
          <w:tcPr>
            <w:tcW w:w="1200" w:type="dxa"/>
            <w:shd w:val="clear" w:color="auto" w:fill="auto"/>
            <w:tcPrChange w:id="2874" w:author="Jarno Nieminen" w:date="2014-06-19T12:31:00Z">
              <w:tcPr>
                <w:tcW w:w="1200" w:type="dxa"/>
                <w:gridSpan w:val="2"/>
                <w:shd w:val="clear" w:color="auto" w:fill="auto"/>
              </w:tcPr>
            </w:tcPrChange>
          </w:tcPr>
          <w:p w14:paraId="6466BDFB" w14:textId="798F44A7" w:rsidR="00F94DA9" w:rsidRPr="00D82A73" w:rsidRDefault="00B37BC8" w:rsidP="00F94DA9">
            <w:pPr>
              <w:rPr>
                <w:rFonts w:ascii="Arial" w:eastAsia="Arial Unicode MS" w:hAnsi="Arial"/>
              </w:rPr>
            </w:pPr>
            <w:ins w:id="287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76" w:author="Jarno Nieminen" w:date="2014-06-19T12:31:00Z">
              <w:tcPr>
                <w:tcW w:w="1080" w:type="dxa"/>
                <w:shd w:val="clear" w:color="auto" w:fill="auto"/>
              </w:tcPr>
            </w:tcPrChange>
          </w:tcPr>
          <w:p w14:paraId="54933B5F" w14:textId="0D05942C" w:rsidR="00F94DA9" w:rsidRPr="00D82A73" w:rsidRDefault="00B37BC8" w:rsidP="00F94DA9">
            <w:pPr>
              <w:rPr>
                <w:rFonts w:ascii="Arial" w:eastAsia="Arial Unicode MS" w:hAnsi="Arial"/>
              </w:rPr>
            </w:pPr>
            <w:ins w:id="287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78" w:author="Jarno Nieminen" w:date="2014-06-19T12:31:00Z">
              <w:tcPr>
                <w:tcW w:w="1160" w:type="dxa"/>
                <w:shd w:val="clear" w:color="auto" w:fill="auto"/>
              </w:tcPr>
            </w:tcPrChange>
          </w:tcPr>
          <w:p w14:paraId="2F5988A6" w14:textId="385CE28A" w:rsidR="00F94DA9" w:rsidRPr="00D82A73" w:rsidRDefault="00F94DA9" w:rsidP="00F94DA9">
            <w:pPr>
              <w:rPr>
                <w:rFonts w:ascii="Arial" w:eastAsia="Arial Unicode MS" w:hAnsi="Arial"/>
              </w:rPr>
            </w:pPr>
            <w:ins w:id="2879" w:author="Jarno Nieminen" w:date="2014-06-19T12:33:00Z">
              <w:r>
                <w:rPr>
                  <w:rFonts w:ascii="Arial" w:eastAsia="Arial Unicode MS" w:hAnsi="Arial"/>
                </w:rPr>
                <w:t>N/A</w:t>
              </w:r>
            </w:ins>
          </w:p>
        </w:tc>
      </w:tr>
      <w:tr w:rsidR="00F94DA9" w:rsidRPr="00D82A73" w14:paraId="6EA4215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8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81" w:author="Jarno Nieminen" w:date="2014-06-19T12:31:00Z">
            <w:trPr>
              <w:gridAfter w:val="0"/>
              <w:trHeight w:val="217"/>
            </w:trPr>
          </w:trPrChange>
        </w:trPr>
        <w:tc>
          <w:tcPr>
            <w:tcW w:w="2567" w:type="dxa"/>
            <w:gridSpan w:val="2"/>
            <w:tcPrChange w:id="2882" w:author="Jarno Nieminen" w:date="2014-06-19T12:31:00Z">
              <w:tcPr>
                <w:tcW w:w="2567" w:type="dxa"/>
                <w:gridSpan w:val="3"/>
              </w:tcPr>
            </w:tcPrChange>
          </w:tcPr>
          <w:p w14:paraId="4ED1E5BA" w14:textId="77777777" w:rsidR="00F94DA9" w:rsidRPr="00D82A73" w:rsidRDefault="00F94DA9" w:rsidP="00F94DA9">
            <w:pPr>
              <w:rPr>
                <w:rFonts w:eastAsia="Arial Unicode MS"/>
              </w:rPr>
            </w:pPr>
            <w:r w:rsidRPr="00D82A73">
              <w:rPr>
                <w:rFonts w:eastAsia="Arial Unicode MS"/>
              </w:rPr>
              <w:t>(media/id)</w:t>
            </w:r>
          </w:p>
        </w:tc>
        <w:tc>
          <w:tcPr>
            <w:tcW w:w="3388" w:type="dxa"/>
            <w:tcPrChange w:id="2883" w:author="Jarno Nieminen" w:date="2014-06-19T12:31:00Z">
              <w:tcPr>
                <w:tcW w:w="3388" w:type="dxa"/>
                <w:gridSpan w:val="2"/>
              </w:tcPr>
            </w:tcPrChange>
          </w:tcPr>
          <w:p w14:paraId="6566EF47"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2884" w:author="Jarno Nieminen" w:date="2014-06-19T12:31:00Z">
              <w:tcPr>
                <w:tcW w:w="1140" w:type="dxa"/>
                <w:gridSpan w:val="2"/>
              </w:tcPr>
            </w:tcPrChange>
          </w:tcPr>
          <w:p w14:paraId="38F66769" w14:textId="77777777" w:rsidR="00F94DA9" w:rsidRPr="00D82A73" w:rsidRDefault="00F94DA9" w:rsidP="00F94DA9">
            <w:pPr>
              <w:rPr>
                <w:rFonts w:eastAsia="Arial Unicode MS"/>
              </w:rPr>
            </w:pPr>
            <w:r w:rsidRPr="00D82A73">
              <w:rPr>
                <w:rFonts w:eastAsia="Arial Unicode MS"/>
              </w:rPr>
              <w:t>II</w:t>
            </w:r>
          </w:p>
        </w:tc>
        <w:tc>
          <w:tcPr>
            <w:tcW w:w="720" w:type="dxa"/>
            <w:tcPrChange w:id="2885" w:author="Jarno Nieminen" w:date="2014-06-19T12:31:00Z">
              <w:tcPr>
                <w:tcW w:w="720" w:type="dxa"/>
                <w:gridSpan w:val="2"/>
              </w:tcPr>
            </w:tcPrChange>
          </w:tcPr>
          <w:p w14:paraId="5FEA0135" w14:textId="77777777" w:rsidR="00F94DA9" w:rsidRPr="00D82A73" w:rsidRDefault="00F94DA9" w:rsidP="00F94DA9">
            <w:pPr>
              <w:rPr>
                <w:rFonts w:eastAsia="Arial Unicode MS"/>
              </w:rPr>
            </w:pPr>
            <w:r w:rsidRPr="00D82A73">
              <w:rPr>
                <w:rFonts w:eastAsia="Arial Unicode MS"/>
              </w:rPr>
              <w:t>0..1</w:t>
            </w:r>
          </w:p>
        </w:tc>
        <w:tc>
          <w:tcPr>
            <w:tcW w:w="1800" w:type="dxa"/>
            <w:tcPrChange w:id="2886" w:author="Jarno Nieminen" w:date="2014-06-19T12:31:00Z">
              <w:tcPr>
                <w:tcW w:w="1800" w:type="dxa"/>
                <w:gridSpan w:val="2"/>
              </w:tcPr>
            </w:tcPrChange>
          </w:tcPr>
          <w:p w14:paraId="2F3D34D5" w14:textId="77777777" w:rsidR="00F94DA9" w:rsidRPr="00D82A73" w:rsidRDefault="00F94DA9" w:rsidP="00F94DA9">
            <w:pPr>
              <w:rPr>
                <w:rFonts w:eastAsia="Arial Unicode MS"/>
              </w:rPr>
            </w:pPr>
          </w:p>
        </w:tc>
        <w:tc>
          <w:tcPr>
            <w:tcW w:w="1920" w:type="dxa"/>
            <w:tcPrChange w:id="2887" w:author="Jarno Nieminen" w:date="2014-06-19T12:31:00Z">
              <w:tcPr>
                <w:tcW w:w="1920" w:type="dxa"/>
                <w:gridSpan w:val="2"/>
              </w:tcPr>
            </w:tcPrChange>
          </w:tcPr>
          <w:p w14:paraId="5A209C67" w14:textId="77777777" w:rsidR="00F94DA9" w:rsidRPr="00D82A73" w:rsidRDefault="00F94DA9" w:rsidP="00F94DA9">
            <w:pPr>
              <w:rPr>
                <w:rFonts w:ascii="Arial" w:eastAsia="Arial Unicode MS" w:hAnsi="Arial"/>
              </w:rPr>
            </w:pPr>
          </w:p>
        </w:tc>
        <w:tc>
          <w:tcPr>
            <w:tcW w:w="1200" w:type="dxa"/>
            <w:shd w:val="clear" w:color="auto" w:fill="auto"/>
            <w:tcPrChange w:id="2888" w:author="Jarno Nieminen" w:date="2014-06-19T12:31:00Z">
              <w:tcPr>
                <w:tcW w:w="1200" w:type="dxa"/>
                <w:gridSpan w:val="2"/>
                <w:shd w:val="clear" w:color="auto" w:fill="auto"/>
              </w:tcPr>
            </w:tcPrChange>
          </w:tcPr>
          <w:p w14:paraId="301D1122" w14:textId="0FC2EC3E" w:rsidR="00F94DA9" w:rsidRPr="00D82A73" w:rsidRDefault="00B37BC8" w:rsidP="00F94DA9">
            <w:pPr>
              <w:rPr>
                <w:rFonts w:ascii="Arial" w:eastAsia="Arial Unicode MS" w:hAnsi="Arial"/>
              </w:rPr>
            </w:pPr>
            <w:ins w:id="28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90" w:author="Jarno Nieminen" w:date="2014-06-19T12:31:00Z">
              <w:tcPr>
                <w:tcW w:w="1080" w:type="dxa"/>
                <w:shd w:val="clear" w:color="auto" w:fill="auto"/>
              </w:tcPr>
            </w:tcPrChange>
          </w:tcPr>
          <w:p w14:paraId="6627068A" w14:textId="14EDE22E" w:rsidR="00F94DA9" w:rsidRPr="00D82A73" w:rsidRDefault="00B37BC8" w:rsidP="00F94DA9">
            <w:pPr>
              <w:rPr>
                <w:rFonts w:ascii="Arial" w:eastAsia="Arial Unicode MS" w:hAnsi="Arial"/>
              </w:rPr>
            </w:pPr>
            <w:ins w:id="28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92" w:author="Jarno Nieminen" w:date="2014-06-19T12:31:00Z">
              <w:tcPr>
                <w:tcW w:w="1160" w:type="dxa"/>
                <w:shd w:val="clear" w:color="auto" w:fill="auto"/>
              </w:tcPr>
            </w:tcPrChange>
          </w:tcPr>
          <w:p w14:paraId="0232B706" w14:textId="403AC79B" w:rsidR="00F94DA9" w:rsidRPr="00D82A73" w:rsidRDefault="00F94DA9" w:rsidP="00F94DA9">
            <w:pPr>
              <w:rPr>
                <w:rFonts w:ascii="Arial" w:eastAsia="Arial Unicode MS" w:hAnsi="Arial"/>
              </w:rPr>
            </w:pPr>
            <w:ins w:id="2893" w:author="Jarno Nieminen" w:date="2014-06-19T12:33:00Z">
              <w:r>
                <w:rPr>
                  <w:rFonts w:ascii="Arial" w:eastAsia="Arial Unicode MS" w:hAnsi="Arial"/>
                </w:rPr>
                <w:t>N/A</w:t>
              </w:r>
            </w:ins>
          </w:p>
        </w:tc>
      </w:tr>
      <w:tr w:rsidR="00F94DA9" w:rsidRPr="00D82A73" w14:paraId="46D04D72" w14:textId="77777777" w:rsidTr="009C52F6">
        <w:trPr>
          <w:gridBefore w:val="1"/>
          <w:wBefore w:w="15" w:type="dxa"/>
          <w:trHeight w:val="217"/>
        </w:trPr>
        <w:tc>
          <w:tcPr>
            <w:tcW w:w="7080" w:type="dxa"/>
            <w:gridSpan w:val="3"/>
            <w:shd w:val="pct25" w:color="auto" w:fill="auto"/>
          </w:tcPr>
          <w:p w14:paraId="299F0CDA" w14:textId="77777777" w:rsidR="00F94DA9" w:rsidRPr="00D82A73" w:rsidRDefault="00F94DA9" w:rsidP="00F94DA9">
            <w:r w:rsidRPr="00D82A73">
              <w:t>Associationer</w:t>
            </w:r>
          </w:p>
        </w:tc>
        <w:tc>
          <w:tcPr>
            <w:tcW w:w="7880" w:type="dxa"/>
            <w:gridSpan w:val="6"/>
            <w:shd w:val="pct25" w:color="auto" w:fill="auto"/>
          </w:tcPr>
          <w:p w14:paraId="55BCCB4E" w14:textId="77777777" w:rsidR="00F94DA9" w:rsidRPr="00D82A73" w:rsidRDefault="00F94DA9" w:rsidP="00F94DA9">
            <w:pPr>
              <w:rPr>
                <w:rFonts w:eastAsia="Arial Unicode MS"/>
              </w:rPr>
            </w:pPr>
            <w:r w:rsidRPr="00D82A73">
              <w:t>Beslutsregel</w:t>
            </w:r>
          </w:p>
        </w:tc>
      </w:tr>
      <w:tr w:rsidR="00F94DA9" w:rsidRPr="00D82A73" w14:paraId="197EAD0A" w14:textId="77777777" w:rsidTr="009C52F6">
        <w:trPr>
          <w:gridBefore w:val="1"/>
          <w:wBefore w:w="15" w:type="dxa"/>
          <w:trHeight w:val="217"/>
        </w:trPr>
        <w:tc>
          <w:tcPr>
            <w:tcW w:w="7080" w:type="dxa"/>
            <w:gridSpan w:val="3"/>
          </w:tcPr>
          <w:p w14:paraId="4037EDA6"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
          <w:p w14:paraId="3CA4CDF9" w14:textId="77777777" w:rsidR="00F94DA9" w:rsidRPr="00D82A73" w:rsidRDefault="00F94DA9" w:rsidP="00F94DA9">
            <w:pPr>
              <w:rPr>
                <w:rFonts w:ascii="Arial" w:eastAsia="Arial Unicode MS" w:hAnsi="Arial"/>
                <w:color w:val="000000"/>
              </w:rPr>
            </w:pPr>
          </w:p>
        </w:tc>
      </w:tr>
      <w:tr w:rsidR="00F94DA9" w:rsidRPr="00D82A73" w14:paraId="199E8672" w14:textId="77777777" w:rsidTr="009C52F6">
        <w:trPr>
          <w:gridBefore w:val="1"/>
          <w:wBefore w:w="15" w:type="dxa"/>
          <w:trHeight w:val="217"/>
        </w:trPr>
        <w:tc>
          <w:tcPr>
            <w:tcW w:w="7080" w:type="dxa"/>
            <w:gridSpan w:val="3"/>
          </w:tcPr>
          <w:p w14:paraId="2BC11B78" w14:textId="77777777" w:rsidR="00F94DA9" w:rsidRPr="00D82A73" w:rsidRDefault="00F94DA9" w:rsidP="00F94DA9">
            <w:pPr>
              <w:rPr>
                <w:rFonts w:ascii="Arial" w:eastAsia="Arial Unicode MS" w:hAnsi="Arial"/>
                <w:color w:val="000000"/>
              </w:rPr>
            </w:pPr>
          </w:p>
        </w:tc>
        <w:tc>
          <w:tcPr>
            <w:tcW w:w="7880" w:type="dxa"/>
            <w:gridSpan w:val="6"/>
          </w:tcPr>
          <w:p w14:paraId="2A47A555" w14:textId="77777777" w:rsidR="00F94DA9" w:rsidRPr="00D82A73" w:rsidRDefault="00F94DA9" w:rsidP="00F94DA9">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33430673" w:rsidR="006A2F41" w:rsidRPr="00D82A73" w:rsidDel="0063334C" w:rsidRDefault="006A2F41" w:rsidP="006A2F41">
      <w:pPr>
        <w:spacing w:line="240" w:lineRule="auto"/>
        <w:rPr>
          <w:del w:id="2894" w:author="Jarno Nieminen" w:date="2014-06-19T11:03:00Z"/>
          <w:rFonts w:eastAsia="Times New Roman"/>
          <w:bCs/>
          <w:i/>
          <w:sz w:val="24"/>
        </w:rPr>
      </w:pPr>
      <w:bookmarkStart w:id="2895" w:name="_Toc220986029"/>
      <w:del w:id="2896" w:author="Jarno Nieminen" w:date="2014-06-19T11:03:00Z">
        <w:r w:rsidRPr="00D82A73" w:rsidDel="0063334C">
          <w:rPr>
            <w:i/>
          </w:rPr>
          <w:br w:type="page"/>
        </w:r>
      </w:del>
    </w:p>
    <w:p w14:paraId="75ADD6A4" w14:textId="77777777" w:rsidR="006A2F41" w:rsidRPr="00D82A73" w:rsidRDefault="006A2F41">
      <w:pPr>
        <w:spacing w:line="240" w:lineRule="auto"/>
        <w:pPrChange w:id="2897" w:author="Jarno Nieminen" w:date="2014-06-19T11:03:00Z">
          <w:pPr>
            <w:pStyle w:val="Heading3"/>
          </w:pPr>
        </w:pPrChange>
      </w:pPr>
      <w:bookmarkStart w:id="2898" w:name="_Toc386458085"/>
      <w:r w:rsidRPr="00D82A73">
        <w:t>Klass Formulärmall (FormTemplate)</w:t>
      </w:r>
      <w:bookmarkEnd w:id="2584"/>
      <w:bookmarkEnd w:id="2895"/>
      <w:bookmarkEnd w:id="2898"/>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899">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264FE760"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72E6F5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0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901" w:author="Jarno Nieminen" w:date="2014-06-19T12:33:00Z">
            <w:trPr>
              <w:gridAfter w:val="0"/>
              <w:cantSplit/>
              <w:trHeight w:val="375"/>
            </w:trPr>
          </w:trPrChange>
        </w:trPr>
        <w:tc>
          <w:tcPr>
            <w:tcW w:w="2567" w:type="dxa"/>
            <w:gridSpan w:val="2"/>
            <w:vMerge/>
            <w:shd w:val="pct25" w:color="auto" w:fill="auto"/>
            <w:tcPrChange w:id="2902" w:author="Jarno Nieminen" w:date="2014-06-19T12:33:00Z">
              <w:tcPr>
                <w:tcW w:w="2567" w:type="dxa"/>
                <w:gridSpan w:val="3"/>
                <w:vMerge/>
                <w:shd w:val="pct25" w:color="auto" w:fill="auto"/>
              </w:tcPr>
            </w:tcPrChange>
          </w:tcPr>
          <w:p w14:paraId="2F6C7F8E" w14:textId="77777777" w:rsidR="00727585" w:rsidRPr="00D82A73" w:rsidRDefault="00727585" w:rsidP="00727585"/>
        </w:tc>
        <w:tc>
          <w:tcPr>
            <w:tcW w:w="3388" w:type="dxa"/>
            <w:vMerge/>
            <w:shd w:val="pct25" w:color="auto" w:fill="auto"/>
            <w:tcPrChange w:id="2903" w:author="Jarno Nieminen" w:date="2014-06-19T12:33:00Z">
              <w:tcPr>
                <w:tcW w:w="3388" w:type="dxa"/>
                <w:gridSpan w:val="2"/>
                <w:vMerge/>
                <w:shd w:val="pct25" w:color="auto" w:fill="auto"/>
              </w:tcPr>
            </w:tcPrChange>
          </w:tcPr>
          <w:p w14:paraId="706628EC" w14:textId="77777777" w:rsidR="00727585" w:rsidRPr="00D82A73" w:rsidRDefault="00727585" w:rsidP="00727585"/>
        </w:tc>
        <w:tc>
          <w:tcPr>
            <w:tcW w:w="1140" w:type="dxa"/>
            <w:vMerge/>
            <w:shd w:val="pct25" w:color="auto" w:fill="auto"/>
            <w:tcPrChange w:id="2904" w:author="Jarno Nieminen" w:date="2014-06-19T12:33:00Z">
              <w:tcPr>
                <w:tcW w:w="1140" w:type="dxa"/>
                <w:gridSpan w:val="2"/>
                <w:vMerge/>
                <w:shd w:val="pct25" w:color="auto" w:fill="auto"/>
              </w:tcPr>
            </w:tcPrChange>
          </w:tcPr>
          <w:p w14:paraId="1A3CEABC" w14:textId="77777777" w:rsidR="00727585" w:rsidRPr="00D82A73" w:rsidRDefault="00727585" w:rsidP="00727585"/>
        </w:tc>
        <w:tc>
          <w:tcPr>
            <w:tcW w:w="720" w:type="dxa"/>
            <w:vMerge/>
            <w:shd w:val="pct25" w:color="auto" w:fill="auto"/>
            <w:tcPrChange w:id="2905" w:author="Jarno Nieminen" w:date="2014-06-19T12:33:00Z">
              <w:tcPr>
                <w:tcW w:w="720" w:type="dxa"/>
                <w:gridSpan w:val="2"/>
                <w:vMerge/>
                <w:shd w:val="pct25" w:color="auto" w:fill="auto"/>
              </w:tcPr>
            </w:tcPrChange>
          </w:tcPr>
          <w:p w14:paraId="2E05F1A9" w14:textId="77777777" w:rsidR="00727585" w:rsidRPr="00D82A73" w:rsidRDefault="00727585" w:rsidP="00727585"/>
        </w:tc>
        <w:tc>
          <w:tcPr>
            <w:tcW w:w="1800" w:type="dxa"/>
            <w:vMerge/>
            <w:shd w:val="pct25" w:color="auto" w:fill="auto"/>
            <w:tcPrChange w:id="2906" w:author="Jarno Nieminen" w:date="2014-06-19T12:33:00Z">
              <w:tcPr>
                <w:tcW w:w="1800" w:type="dxa"/>
                <w:gridSpan w:val="2"/>
                <w:vMerge/>
                <w:shd w:val="pct25" w:color="auto" w:fill="auto"/>
              </w:tcPr>
            </w:tcPrChange>
          </w:tcPr>
          <w:p w14:paraId="35149F2F" w14:textId="77777777" w:rsidR="00727585" w:rsidRPr="00D82A73" w:rsidRDefault="00727585" w:rsidP="00727585"/>
        </w:tc>
        <w:tc>
          <w:tcPr>
            <w:tcW w:w="1920" w:type="dxa"/>
            <w:vMerge/>
            <w:shd w:val="pct25" w:color="auto" w:fill="auto"/>
            <w:tcPrChange w:id="2907" w:author="Jarno Nieminen" w:date="2014-06-19T12:33:00Z">
              <w:tcPr>
                <w:tcW w:w="1920" w:type="dxa"/>
                <w:gridSpan w:val="2"/>
                <w:vMerge/>
                <w:shd w:val="pct25" w:color="auto" w:fill="auto"/>
              </w:tcPr>
            </w:tcPrChange>
          </w:tcPr>
          <w:p w14:paraId="732BB027" w14:textId="77777777" w:rsidR="00727585" w:rsidRPr="00D82A73" w:rsidRDefault="00727585" w:rsidP="00727585"/>
        </w:tc>
        <w:tc>
          <w:tcPr>
            <w:tcW w:w="1200" w:type="dxa"/>
            <w:tcBorders>
              <w:bottom w:val="single" w:sz="4" w:space="0" w:color="auto"/>
            </w:tcBorders>
            <w:shd w:val="pct25" w:color="auto" w:fill="auto"/>
            <w:tcPrChange w:id="2908" w:author="Jarno Nieminen" w:date="2014-06-19T12:33:00Z">
              <w:tcPr>
                <w:tcW w:w="1200" w:type="dxa"/>
                <w:gridSpan w:val="2"/>
                <w:tcBorders>
                  <w:bottom w:val="single" w:sz="4" w:space="0" w:color="auto"/>
                </w:tcBorders>
                <w:shd w:val="pct25" w:color="auto" w:fill="auto"/>
              </w:tcPr>
            </w:tcPrChange>
          </w:tcPr>
          <w:p w14:paraId="6E11BF74" w14:textId="0C2EAA0E" w:rsidR="00727585" w:rsidRPr="00D82A73" w:rsidRDefault="00727585" w:rsidP="00727585">
            <w:pPr>
              <w:rPr>
                <w:rFonts w:eastAsia="Arial Unicode MS"/>
              </w:rPr>
            </w:pPr>
            <w:ins w:id="2909" w:author="Jarno Nieminen" w:date="2014-06-19T11:30:00Z">
              <w:r w:rsidRPr="009A3B8F">
                <w:rPr>
                  <w:rFonts w:eastAsia="Arial Unicode MS"/>
                </w:rPr>
                <w:t>Klass i V</w:t>
              </w:r>
              <w:r w:rsidRPr="009A3B8F">
                <w:rPr>
                  <w:rFonts w:eastAsia="Arial Unicode MS"/>
                </w:rPr>
                <w:noBreakHyphen/>
                <w:t>TIM</w:t>
              </w:r>
            </w:ins>
            <w:del w:id="2910" w:author="Jarno Nieminen" w:date="2014-06-19T11:03:00Z">
              <w:r w:rsidRPr="00D82A73" w:rsidDel="00F65853">
                <w:rPr>
                  <w:rFonts w:eastAsia="Arial Unicode MS"/>
                </w:rPr>
                <w:delText xml:space="preserve">Attribut </w:delText>
              </w:r>
            </w:del>
            <w:del w:id="2911" w:author="Jarno Nieminen" w:date="2014-06-19T11:30:00Z">
              <w:r w:rsidRPr="00D82A73" w:rsidDel="00DB178A">
                <w:rPr>
                  <w:rFonts w:eastAsia="Arial Unicode MS"/>
                </w:rPr>
                <w:delText>i V-TIM</w:delText>
              </w:r>
            </w:del>
          </w:p>
        </w:tc>
        <w:tc>
          <w:tcPr>
            <w:tcW w:w="1162" w:type="dxa"/>
            <w:tcBorders>
              <w:bottom w:val="single" w:sz="4" w:space="0" w:color="auto"/>
            </w:tcBorders>
            <w:shd w:val="pct25" w:color="auto" w:fill="auto"/>
            <w:tcPrChange w:id="2912" w:author="Jarno Nieminen" w:date="2014-06-19T12:33:00Z">
              <w:tcPr>
                <w:tcW w:w="1080" w:type="dxa"/>
                <w:tcBorders>
                  <w:bottom w:val="single" w:sz="4" w:space="0" w:color="auto"/>
                </w:tcBorders>
                <w:shd w:val="pct25" w:color="auto" w:fill="auto"/>
              </w:tcPr>
            </w:tcPrChange>
          </w:tcPr>
          <w:p w14:paraId="39EAA593" w14:textId="7C90F4BD" w:rsidR="00727585" w:rsidRPr="00D82A73" w:rsidRDefault="00727585" w:rsidP="00727585">
            <w:pPr>
              <w:rPr>
                <w:rFonts w:eastAsia="Arial Unicode MS"/>
              </w:rPr>
            </w:pPr>
            <w:ins w:id="2913"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914" w:author="Jarno Nieminen" w:date="2014-06-19T12:33:00Z">
              <w:tcPr>
                <w:tcW w:w="1160" w:type="dxa"/>
                <w:tcBorders>
                  <w:bottom w:val="single" w:sz="4" w:space="0" w:color="auto"/>
                </w:tcBorders>
                <w:shd w:val="pct25" w:color="auto" w:fill="auto"/>
              </w:tcPr>
            </w:tcPrChange>
          </w:tcPr>
          <w:p w14:paraId="79DEC98C" w14:textId="6009F5F6" w:rsidR="00727585" w:rsidRPr="00D82A73" w:rsidRDefault="00727585" w:rsidP="00727585">
            <w:pPr>
              <w:rPr>
                <w:rFonts w:eastAsia="Arial Unicode MS"/>
              </w:rPr>
            </w:pPr>
            <w:ins w:id="2915"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CCE409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1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17" w:author="Jarno Nieminen" w:date="2014-06-19T12:33:00Z">
            <w:trPr>
              <w:gridAfter w:val="0"/>
              <w:trHeight w:val="217"/>
            </w:trPr>
          </w:trPrChange>
        </w:trPr>
        <w:tc>
          <w:tcPr>
            <w:tcW w:w="2567" w:type="dxa"/>
            <w:gridSpan w:val="2"/>
            <w:tcPrChange w:id="2918" w:author="Jarno Nieminen" w:date="2014-06-19T12:33:00Z">
              <w:tcPr>
                <w:tcW w:w="2567" w:type="dxa"/>
                <w:gridSpan w:val="3"/>
              </w:tcPr>
            </w:tcPrChange>
          </w:tcPr>
          <w:p w14:paraId="21596A63" w14:textId="77777777" w:rsidR="00F94DA9" w:rsidRPr="00D82A73" w:rsidRDefault="00F94DA9" w:rsidP="00F94DA9">
            <w:pPr>
              <w:rPr>
                <w:rFonts w:eastAsia="Arial Unicode MS"/>
              </w:rPr>
            </w:pPr>
            <w:r w:rsidRPr="00D82A73">
              <w:rPr>
                <w:rFonts w:eastAsia="Arial Unicode MS"/>
              </w:rPr>
              <w:lastRenderedPageBreak/>
              <w:t>(anonymousForm)</w:t>
            </w:r>
          </w:p>
        </w:tc>
        <w:tc>
          <w:tcPr>
            <w:tcW w:w="3388" w:type="dxa"/>
            <w:tcPrChange w:id="2919" w:author="Jarno Nieminen" w:date="2014-06-19T12:33:00Z">
              <w:tcPr>
                <w:tcW w:w="3388" w:type="dxa"/>
                <w:gridSpan w:val="2"/>
              </w:tcPr>
            </w:tcPrChange>
          </w:tcPr>
          <w:p w14:paraId="7E532F1A"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5843022A" w14:textId="77777777" w:rsidR="00F94DA9" w:rsidRPr="00D82A73" w:rsidRDefault="00F94DA9" w:rsidP="00F94DA9">
            <w:pPr>
              <w:rPr>
                <w:rFonts w:eastAsia="Arial Unicode MS"/>
              </w:rPr>
            </w:pPr>
            <w:r w:rsidRPr="00D82A73">
              <w:rPr>
                <w:rFonts w:eastAsia="Arial Unicode MS"/>
              </w:rPr>
              <w:t>Värden:</w:t>
            </w:r>
          </w:p>
          <w:p w14:paraId="1DB6D9B4"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0ACA9D12"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9F86461" w14:textId="77777777" w:rsidR="00F94DA9" w:rsidRPr="00D82A73" w:rsidRDefault="00F94DA9" w:rsidP="00F94DA9">
            <w:pPr>
              <w:rPr>
                <w:rFonts w:eastAsia="Arial Unicode MS"/>
              </w:rPr>
            </w:pPr>
          </w:p>
          <w:p w14:paraId="692F907D"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920" w:author="Jarno Nieminen" w:date="2014-06-19T12:33:00Z">
              <w:tcPr>
                <w:tcW w:w="1140" w:type="dxa"/>
                <w:gridSpan w:val="2"/>
              </w:tcPr>
            </w:tcPrChange>
          </w:tcPr>
          <w:p w14:paraId="60C6EE8A" w14:textId="77777777" w:rsidR="00F94DA9" w:rsidRPr="00D82A73" w:rsidRDefault="00F94DA9" w:rsidP="00F94DA9">
            <w:pPr>
              <w:rPr>
                <w:rFonts w:eastAsia="Arial Unicode MS"/>
              </w:rPr>
            </w:pPr>
            <w:r w:rsidRPr="00D82A73">
              <w:rPr>
                <w:rFonts w:eastAsia="Arial Unicode MS"/>
              </w:rPr>
              <w:t>S/F</w:t>
            </w:r>
          </w:p>
        </w:tc>
        <w:tc>
          <w:tcPr>
            <w:tcW w:w="720" w:type="dxa"/>
            <w:tcPrChange w:id="2921" w:author="Jarno Nieminen" w:date="2014-06-19T12:33:00Z">
              <w:tcPr>
                <w:tcW w:w="720" w:type="dxa"/>
                <w:gridSpan w:val="2"/>
              </w:tcPr>
            </w:tcPrChange>
          </w:tcPr>
          <w:p w14:paraId="4ABA09E3" w14:textId="77777777" w:rsidR="00F94DA9" w:rsidRPr="00D82A73" w:rsidRDefault="00F94DA9" w:rsidP="00F94DA9">
            <w:pPr>
              <w:rPr>
                <w:rFonts w:eastAsia="Arial Unicode MS"/>
              </w:rPr>
            </w:pPr>
          </w:p>
        </w:tc>
        <w:tc>
          <w:tcPr>
            <w:tcW w:w="1800" w:type="dxa"/>
            <w:tcPrChange w:id="2922" w:author="Jarno Nieminen" w:date="2014-06-19T12:33:00Z">
              <w:tcPr>
                <w:tcW w:w="1800" w:type="dxa"/>
                <w:gridSpan w:val="2"/>
              </w:tcPr>
            </w:tcPrChange>
          </w:tcPr>
          <w:p w14:paraId="5E1A1691" w14:textId="77777777" w:rsidR="00F94DA9" w:rsidRPr="00D82A73" w:rsidRDefault="00F94DA9" w:rsidP="00F94DA9">
            <w:r w:rsidRPr="00D82A73">
              <w:t>True = Anonymt formulär</w:t>
            </w:r>
          </w:p>
          <w:p w14:paraId="29E08EFF" w14:textId="77777777" w:rsidR="00F94DA9" w:rsidRPr="00D82A73" w:rsidRDefault="00F94DA9" w:rsidP="00F94DA9">
            <w:pPr>
              <w:rPr>
                <w:rFonts w:eastAsia="Arial Unicode MS"/>
              </w:rPr>
            </w:pPr>
            <w:r w:rsidRPr="00D82A73">
              <w:rPr>
                <w:szCs w:val="20"/>
              </w:rPr>
              <w:t>False = Ej anonymt formulär</w:t>
            </w:r>
          </w:p>
        </w:tc>
        <w:tc>
          <w:tcPr>
            <w:tcW w:w="1920" w:type="dxa"/>
            <w:tcPrChange w:id="2923" w:author="Jarno Nieminen" w:date="2014-06-19T12:33:00Z">
              <w:tcPr>
                <w:tcW w:w="1920" w:type="dxa"/>
                <w:gridSpan w:val="2"/>
              </w:tcPr>
            </w:tcPrChange>
          </w:tcPr>
          <w:p w14:paraId="26DA89B5" w14:textId="77777777" w:rsidR="00F94DA9" w:rsidRPr="00D82A73" w:rsidRDefault="00F94DA9" w:rsidP="00F94DA9">
            <w:pPr>
              <w:rPr>
                <w:rFonts w:eastAsia="Arial Unicode MS"/>
              </w:rPr>
            </w:pPr>
          </w:p>
        </w:tc>
        <w:tc>
          <w:tcPr>
            <w:tcW w:w="1200" w:type="dxa"/>
            <w:shd w:val="clear" w:color="auto" w:fill="auto"/>
            <w:tcPrChange w:id="2924" w:author="Jarno Nieminen" w:date="2014-06-19T12:33:00Z">
              <w:tcPr>
                <w:tcW w:w="1200" w:type="dxa"/>
                <w:gridSpan w:val="2"/>
                <w:shd w:val="clear" w:color="auto" w:fill="auto"/>
              </w:tcPr>
            </w:tcPrChange>
          </w:tcPr>
          <w:p w14:paraId="28E199A8" w14:textId="39B2627E" w:rsidR="00F94DA9" w:rsidRPr="00D82A73" w:rsidRDefault="00B37BC8" w:rsidP="00F94DA9">
            <w:pPr>
              <w:rPr>
                <w:rFonts w:ascii="Arial" w:eastAsia="Arial Unicode MS" w:hAnsi="Arial"/>
              </w:rPr>
            </w:pPr>
            <w:ins w:id="29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26" w:author="Jarno Nieminen" w:date="2014-06-19T12:33:00Z">
              <w:tcPr>
                <w:tcW w:w="1080" w:type="dxa"/>
                <w:shd w:val="clear" w:color="auto" w:fill="auto"/>
              </w:tcPr>
            </w:tcPrChange>
          </w:tcPr>
          <w:p w14:paraId="71D07EA5" w14:textId="46BB41EB" w:rsidR="00F94DA9" w:rsidRPr="00D82A73" w:rsidRDefault="00B37BC8" w:rsidP="00F94DA9">
            <w:pPr>
              <w:rPr>
                <w:rFonts w:ascii="Arial" w:eastAsia="Arial Unicode MS" w:hAnsi="Arial"/>
              </w:rPr>
            </w:pPr>
            <w:ins w:id="29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28" w:author="Jarno Nieminen" w:date="2014-06-19T12:33:00Z">
              <w:tcPr>
                <w:tcW w:w="1160" w:type="dxa"/>
                <w:shd w:val="clear" w:color="auto" w:fill="auto"/>
              </w:tcPr>
            </w:tcPrChange>
          </w:tcPr>
          <w:p w14:paraId="66977E1E" w14:textId="7A7728C0" w:rsidR="00F94DA9" w:rsidRPr="00D82A73" w:rsidRDefault="00235080" w:rsidP="00F94DA9">
            <w:pPr>
              <w:rPr>
                <w:rFonts w:ascii="Arial" w:eastAsia="Arial Unicode MS" w:hAnsi="Arial"/>
              </w:rPr>
            </w:pPr>
            <w:ins w:id="2929"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59034EC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3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31" w:author="Jarno Nieminen" w:date="2014-06-19T12:33:00Z">
            <w:trPr>
              <w:gridAfter w:val="0"/>
              <w:trHeight w:val="217"/>
            </w:trPr>
          </w:trPrChange>
        </w:trPr>
        <w:tc>
          <w:tcPr>
            <w:tcW w:w="2567" w:type="dxa"/>
            <w:gridSpan w:val="2"/>
            <w:tcPrChange w:id="2932" w:author="Jarno Nieminen" w:date="2014-06-19T12:33:00Z">
              <w:tcPr>
                <w:tcW w:w="2567" w:type="dxa"/>
                <w:gridSpan w:val="3"/>
              </w:tcPr>
            </w:tcPrChange>
          </w:tcPr>
          <w:p w14:paraId="6F914FE0" w14:textId="77777777" w:rsidR="00F94DA9" w:rsidRPr="00D82A73" w:rsidRDefault="00F94DA9" w:rsidP="00F94DA9">
            <w:pPr>
              <w:rPr>
                <w:rFonts w:eastAsia="Arial Unicode MS"/>
              </w:rPr>
            </w:pPr>
            <w:r w:rsidRPr="00D82A73">
              <w:rPr>
                <w:rFonts w:eastAsia="Arial Unicode MS"/>
              </w:rPr>
              <w:t>(Category)</w:t>
            </w:r>
          </w:p>
        </w:tc>
        <w:tc>
          <w:tcPr>
            <w:tcW w:w="3388" w:type="dxa"/>
            <w:tcPrChange w:id="2933" w:author="Jarno Nieminen" w:date="2014-06-19T12:33:00Z">
              <w:tcPr>
                <w:tcW w:w="3388" w:type="dxa"/>
                <w:gridSpan w:val="2"/>
              </w:tcPr>
            </w:tcPrChange>
          </w:tcPr>
          <w:p w14:paraId="34B22ED9" w14:textId="77777777" w:rsidR="00F94DA9" w:rsidRPr="00D82A73" w:rsidRDefault="00F94DA9" w:rsidP="00F94DA9">
            <w:pPr>
              <w:rPr>
                <w:rFonts w:eastAsia="Arial Unicode MS"/>
              </w:rPr>
            </w:pPr>
            <w:r w:rsidRPr="00D82A73">
              <w:rPr>
                <w:rFonts w:eastAsia="Arial Unicode MS"/>
              </w:rPr>
              <w:t>Formulärets kategori</w:t>
            </w:r>
          </w:p>
          <w:p w14:paraId="32BC1905"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934" w:author="Jarno Nieminen" w:date="2014-06-19T12:33:00Z">
              <w:tcPr>
                <w:tcW w:w="1140" w:type="dxa"/>
                <w:gridSpan w:val="2"/>
              </w:tcPr>
            </w:tcPrChange>
          </w:tcPr>
          <w:p w14:paraId="751894A7" w14:textId="77777777" w:rsidR="00F94DA9" w:rsidRPr="00D82A73" w:rsidRDefault="00F94DA9" w:rsidP="00F94DA9">
            <w:pPr>
              <w:rPr>
                <w:rFonts w:eastAsia="Arial Unicode MS"/>
              </w:rPr>
            </w:pPr>
            <w:r w:rsidRPr="00D82A73">
              <w:rPr>
                <w:rFonts w:eastAsia="Arial Unicode MS"/>
              </w:rPr>
              <w:t>KTOV</w:t>
            </w:r>
          </w:p>
        </w:tc>
        <w:tc>
          <w:tcPr>
            <w:tcW w:w="720" w:type="dxa"/>
            <w:tcPrChange w:id="2935" w:author="Jarno Nieminen" w:date="2014-06-19T12:33:00Z">
              <w:tcPr>
                <w:tcW w:w="720" w:type="dxa"/>
                <w:gridSpan w:val="2"/>
              </w:tcPr>
            </w:tcPrChange>
          </w:tcPr>
          <w:p w14:paraId="4B0BC194" w14:textId="77777777" w:rsidR="00F94DA9" w:rsidRPr="00D82A73" w:rsidRDefault="00F94DA9" w:rsidP="00F94DA9">
            <w:pPr>
              <w:rPr>
                <w:rFonts w:eastAsia="Arial Unicode MS"/>
              </w:rPr>
            </w:pPr>
            <w:r w:rsidRPr="00D82A73">
              <w:rPr>
                <w:rFonts w:eastAsia="Arial Unicode MS"/>
              </w:rPr>
              <w:t>1</w:t>
            </w:r>
          </w:p>
        </w:tc>
        <w:tc>
          <w:tcPr>
            <w:tcW w:w="1800" w:type="dxa"/>
            <w:tcPrChange w:id="2936" w:author="Jarno Nieminen" w:date="2014-06-19T12:33:00Z">
              <w:tcPr>
                <w:tcW w:w="1800" w:type="dxa"/>
                <w:gridSpan w:val="2"/>
              </w:tcPr>
            </w:tcPrChange>
          </w:tcPr>
          <w:p w14:paraId="1D0E2ECC"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937" w:author="Jarno Nieminen" w:date="2014-06-19T12:33:00Z">
              <w:tcPr>
                <w:tcW w:w="1920" w:type="dxa"/>
                <w:gridSpan w:val="2"/>
              </w:tcPr>
            </w:tcPrChange>
          </w:tcPr>
          <w:p w14:paraId="44260E64"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938" w:author="Jarno Nieminen" w:date="2014-06-19T12:33:00Z">
              <w:tcPr>
                <w:tcW w:w="1200" w:type="dxa"/>
                <w:gridSpan w:val="2"/>
                <w:shd w:val="clear" w:color="auto" w:fill="auto"/>
              </w:tcPr>
            </w:tcPrChange>
          </w:tcPr>
          <w:p w14:paraId="0302FAB5" w14:textId="654D9CB3" w:rsidR="00F94DA9" w:rsidRPr="00D82A73" w:rsidRDefault="00B37BC8" w:rsidP="00F94DA9">
            <w:pPr>
              <w:rPr>
                <w:rFonts w:ascii="Arial" w:eastAsia="Arial Unicode MS" w:hAnsi="Arial"/>
              </w:rPr>
            </w:pPr>
            <w:ins w:id="293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40" w:author="Jarno Nieminen" w:date="2014-06-19T12:33:00Z">
              <w:tcPr>
                <w:tcW w:w="1080" w:type="dxa"/>
                <w:shd w:val="clear" w:color="auto" w:fill="auto"/>
              </w:tcPr>
            </w:tcPrChange>
          </w:tcPr>
          <w:p w14:paraId="2458A635" w14:textId="1B0F16B6" w:rsidR="00F94DA9" w:rsidRPr="00D82A73" w:rsidRDefault="00B37BC8" w:rsidP="00F94DA9">
            <w:pPr>
              <w:rPr>
                <w:rFonts w:ascii="Arial" w:eastAsia="Arial Unicode MS" w:hAnsi="Arial"/>
              </w:rPr>
            </w:pPr>
            <w:ins w:id="294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42" w:author="Jarno Nieminen" w:date="2014-06-19T12:33:00Z">
              <w:tcPr>
                <w:tcW w:w="1160" w:type="dxa"/>
                <w:shd w:val="clear" w:color="auto" w:fill="auto"/>
              </w:tcPr>
            </w:tcPrChange>
          </w:tcPr>
          <w:p w14:paraId="77ECF86C" w14:textId="61602E61" w:rsidR="00F94DA9" w:rsidRPr="00D82A73" w:rsidRDefault="0008595E" w:rsidP="00F94DA9">
            <w:pPr>
              <w:rPr>
                <w:rFonts w:ascii="Arial" w:eastAsia="Arial Unicode MS" w:hAnsi="Arial"/>
              </w:rPr>
            </w:pPr>
            <w:ins w:id="2943" w:author="Jarno Nieminen" w:date="2014-06-19T13:05:00Z">
              <w:r>
                <w:rPr>
                  <w:rFonts w:ascii="Arial" w:eastAsia="Arial Unicode MS" w:hAnsi="Arial"/>
                </w:rPr>
                <w:t>Saknas i V</w:t>
              </w:r>
              <w:r>
                <w:rPr>
                  <w:rFonts w:ascii="Arial" w:eastAsia="Arial Unicode MS" w:hAnsi="Arial"/>
                </w:rPr>
                <w:noBreakHyphen/>
                <w:t>TIM 2.2</w:t>
              </w:r>
            </w:ins>
          </w:p>
        </w:tc>
      </w:tr>
      <w:tr w:rsidR="00F94DA9" w:rsidRPr="00D82A73" w14:paraId="2C9B4CA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4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45" w:author="Jarno Nieminen" w:date="2014-06-19T12:33:00Z">
            <w:trPr>
              <w:gridAfter w:val="0"/>
              <w:trHeight w:val="217"/>
            </w:trPr>
          </w:trPrChange>
        </w:trPr>
        <w:tc>
          <w:tcPr>
            <w:tcW w:w="2567" w:type="dxa"/>
            <w:gridSpan w:val="2"/>
            <w:tcPrChange w:id="2946" w:author="Jarno Nieminen" w:date="2014-06-19T12:33:00Z">
              <w:tcPr>
                <w:tcW w:w="2567" w:type="dxa"/>
                <w:gridSpan w:val="3"/>
              </w:tcPr>
            </w:tcPrChange>
          </w:tcPr>
          <w:p w14:paraId="6EF218C2"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947" w:author="Jarno Nieminen" w:date="2014-06-19T12:33:00Z">
              <w:tcPr>
                <w:tcW w:w="3388" w:type="dxa"/>
                <w:gridSpan w:val="2"/>
              </w:tcPr>
            </w:tcPrChange>
          </w:tcPr>
          <w:p w14:paraId="58ACBCF7"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948" w:author="Jarno Nieminen" w:date="2014-06-19T12:33:00Z">
              <w:tcPr>
                <w:tcW w:w="1140" w:type="dxa"/>
                <w:gridSpan w:val="2"/>
              </w:tcPr>
            </w:tcPrChange>
          </w:tcPr>
          <w:p w14:paraId="75DA3E8C" w14:textId="77777777" w:rsidR="00F94DA9" w:rsidRPr="00D82A73" w:rsidRDefault="00F94DA9" w:rsidP="00F94DA9">
            <w:pPr>
              <w:rPr>
                <w:rFonts w:eastAsia="Arial Unicode MS"/>
              </w:rPr>
            </w:pPr>
            <w:r w:rsidRPr="00D82A73">
              <w:rPr>
                <w:rFonts w:eastAsia="Arial Unicode MS"/>
              </w:rPr>
              <w:t>KTOV</w:t>
            </w:r>
          </w:p>
        </w:tc>
        <w:tc>
          <w:tcPr>
            <w:tcW w:w="720" w:type="dxa"/>
            <w:tcPrChange w:id="2949" w:author="Jarno Nieminen" w:date="2014-06-19T12:33:00Z">
              <w:tcPr>
                <w:tcW w:w="720" w:type="dxa"/>
                <w:gridSpan w:val="2"/>
              </w:tcPr>
            </w:tcPrChange>
          </w:tcPr>
          <w:p w14:paraId="509E7380" w14:textId="77777777" w:rsidR="00F94DA9" w:rsidRPr="00D82A73" w:rsidRDefault="00F94DA9" w:rsidP="00F94DA9">
            <w:pPr>
              <w:rPr>
                <w:rFonts w:eastAsia="Arial Unicode MS"/>
              </w:rPr>
            </w:pPr>
            <w:r w:rsidRPr="00D82A73">
              <w:rPr>
                <w:rFonts w:eastAsia="Arial Unicode MS"/>
              </w:rPr>
              <w:t>1</w:t>
            </w:r>
          </w:p>
        </w:tc>
        <w:tc>
          <w:tcPr>
            <w:tcW w:w="1800" w:type="dxa"/>
            <w:tcPrChange w:id="2950" w:author="Jarno Nieminen" w:date="2014-06-19T12:33:00Z">
              <w:tcPr>
                <w:tcW w:w="1800" w:type="dxa"/>
                <w:gridSpan w:val="2"/>
              </w:tcPr>
            </w:tcPrChange>
          </w:tcPr>
          <w:p w14:paraId="69C1CC0A"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951" w:author="Jarno Nieminen" w:date="2014-06-19T12:33:00Z">
              <w:tcPr>
                <w:tcW w:w="1920" w:type="dxa"/>
                <w:gridSpan w:val="2"/>
              </w:tcPr>
            </w:tcPrChange>
          </w:tcPr>
          <w:p w14:paraId="4ABD93F8" w14:textId="77777777" w:rsidR="00F94DA9" w:rsidRPr="00D82A73" w:rsidRDefault="00F94DA9" w:rsidP="00F94DA9">
            <w:pPr>
              <w:rPr>
                <w:rFonts w:ascii="Arial" w:eastAsia="Arial Unicode MS" w:hAnsi="Arial"/>
              </w:rPr>
            </w:pPr>
          </w:p>
        </w:tc>
        <w:tc>
          <w:tcPr>
            <w:tcW w:w="1200" w:type="dxa"/>
            <w:shd w:val="clear" w:color="auto" w:fill="auto"/>
            <w:tcPrChange w:id="2952" w:author="Jarno Nieminen" w:date="2014-06-19T12:33:00Z">
              <w:tcPr>
                <w:tcW w:w="1200" w:type="dxa"/>
                <w:gridSpan w:val="2"/>
                <w:shd w:val="clear" w:color="auto" w:fill="auto"/>
              </w:tcPr>
            </w:tcPrChange>
          </w:tcPr>
          <w:p w14:paraId="65E25FFE" w14:textId="0E98EE9D" w:rsidR="00F94DA9" w:rsidRPr="00D82A73" w:rsidRDefault="00B37BC8" w:rsidP="00F94DA9">
            <w:pPr>
              <w:rPr>
                <w:rFonts w:ascii="Arial" w:eastAsia="Arial Unicode MS" w:hAnsi="Arial"/>
              </w:rPr>
            </w:pPr>
            <w:ins w:id="29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54" w:author="Jarno Nieminen" w:date="2014-06-19T12:33:00Z">
              <w:tcPr>
                <w:tcW w:w="1080" w:type="dxa"/>
                <w:shd w:val="clear" w:color="auto" w:fill="auto"/>
              </w:tcPr>
            </w:tcPrChange>
          </w:tcPr>
          <w:p w14:paraId="38897761" w14:textId="45D9D857" w:rsidR="00F94DA9" w:rsidRPr="00D82A73" w:rsidRDefault="00B37BC8" w:rsidP="00F94DA9">
            <w:pPr>
              <w:rPr>
                <w:rFonts w:ascii="Arial" w:eastAsia="Arial Unicode MS" w:hAnsi="Arial"/>
              </w:rPr>
            </w:pPr>
            <w:ins w:id="29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56" w:author="Jarno Nieminen" w:date="2014-06-19T12:33:00Z">
              <w:tcPr>
                <w:tcW w:w="1160" w:type="dxa"/>
                <w:shd w:val="clear" w:color="auto" w:fill="auto"/>
              </w:tcPr>
            </w:tcPrChange>
          </w:tcPr>
          <w:p w14:paraId="0CB5917E" w14:textId="4FE3A6C5" w:rsidR="00F94DA9" w:rsidRPr="00D82A73" w:rsidRDefault="0008595E" w:rsidP="00F94DA9">
            <w:pPr>
              <w:rPr>
                <w:rFonts w:ascii="Arial" w:eastAsia="Arial Unicode MS" w:hAnsi="Arial"/>
              </w:rPr>
            </w:pPr>
            <w:ins w:id="2957"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43D21DA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5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59" w:author="Jarno Nieminen" w:date="2014-06-19T12:33:00Z">
            <w:trPr>
              <w:gridAfter w:val="0"/>
              <w:trHeight w:val="217"/>
            </w:trPr>
          </w:trPrChange>
        </w:trPr>
        <w:tc>
          <w:tcPr>
            <w:tcW w:w="2567" w:type="dxa"/>
            <w:gridSpan w:val="2"/>
            <w:tcPrChange w:id="2960" w:author="Jarno Nieminen" w:date="2014-06-19T12:33:00Z">
              <w:tcPr>
                <w:tcW w:w="2567" w:type="dxa"/>
                <w:gridSpan w:val="3"/>
              </w:tcPr>
            </w:tcPrChange>
          </w:tcPr>
          <w:p w14:paraId="5CD8F0F2" w14:textId="77777777" w:rsidR="00F94DA9" w:rsidRPr="00D82A73" w:rsidRDefault="00F94DA9" w:rsidP="00F94DA9">
            <w:pPr>
              <w:rPr>
                <w:rFonts w:eastAsia="Arial Unicode MS"/>
              </w:rPr>
            </w:pPr>
            <w:r w:rsidRPr="00D82A73">
              <w:rPr>
                <w:rFonts w:eastAsia="Arial Unicode MS"/>
              </w:rPr>
              <w:t>(TemplateId)</w:t>
            </w:r>
          </w:p>
        </w:tc>
        <w:tc>
          <w:tcPr>
            <w:tcW w:w="3388" w:type="dxa"/>
            <w:tcPrChange w:id="2961" w:author="Jarno Nieminen" w:date="2014-06-19T12:33:00Z">
              <w:tcPr>
                <w:tcW w:w="3388" w:type="dxa"/>
                <w:gridSpan w:val="2"/>
              </w:tcPr>
            </w:tcPrChange>
          </w:tcPr>
          <w:p w14:paraId="09A04FEE"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66271308"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962" w:author="Jarno Nieminen" w:date="2014-06-19T12:33:00Z">
              <w:tcPr>
                <w:tcW w:w="1140" w:type="dxa"/>
                <w:gridSpan w:val="2"/>
              </w:tcPr>
            </w:tcPrChange>
          </w:tcPr>
          <w:p w14:paraId="0412153E" w14:textId="77777777" w:rsidR="00F94DA9" w:rsidRPr="00D82A73" w:rsidRDefault="00F94DA9" w:rsidP="00F94DA9">
            <w:pPr>
              <w:rPr>
                <w:rFonts w:eastAsia="Arial Unicode MS"/>
              </w:rPr>
            </w:pPr>
            <w:r w:rsidRPr="00D82A73">
              <w:rPr>
                <w:rFonts w:eastAsia="Arial Unicode MS"/>
              </w:rPr>
              <w:t>KTOV</w:t>
            </w:r>
          </w:p>
        </w:tc>
        <w:tc>
          <w:tcPr>
            <w:tcW w:w="720" w:type="dxa"/>
            <w:tcPrChange w:id="2963" w:author="Jarno Nieminen" w:date="2014-06-19T12:33:00Z">
              <w:tcPr>
                <w:tcW w:w="720" w:type="dxa"/>
                <w:gridSpan w:val="2"/>
              </w:tcPr>
            </w:tcPrChange>
          </w:tcPr>
          <w:p w14:paraId="44C59E40" w14:textId="77777777" w:rsidR="00F94DA9" w:rsidRPr="00D82A73" w:rsidRDefault="00F94DA9" w:rsidP="00F94DA9">
            <w:pPr>
              <w:rPr>
                <w:rFonts w:eastAsia="Arial Unicode MS"/>
              </w:rPr>
            </w:pPr>
            <w:r w:rsidRPr="00D82A73">
              <w:rPr>
                <w:rFonts w:eastAsia="Arial Unicode MS"/>
              </w:rPr>
              <w:t>1</w:t>
            </w:r>
          </w:p>
        </w:tc>
        <w:tc>
          <w:tcPr>
            <w:tcW w:w="1800" w:type="dxa"/>
            <w:tcPrChange w:id="2964" w:author="Jarno Nieminen" w:date="2014-06-19T12:33:00Z">
              <w:tcPr>
                <w:tcW w:w="1800" w:type="dxa"/>
                <w:gridSpan w:val="2"/>
              </w:tcPr>
            </w:tcPrChange>
          </w:tcPr>
          <w:p w14:paraId="6C54D5F6"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965" w:author="Jarno Nieminen" w:date="2014-06-19T12:33:00Z">
              <w:tcPr>
                <w:tcW w:w="1920" w:type="dxa"/>
                <w:gridSpan w:val="2"/>
              </w:tcPr>
            </w:tcPrChange>
          </w:tcPr>
          <w:p w14:paraId="0DA140F8" w14:textId="626C064B" w:rsidR="00F94DA9" w:rsidRPr="00D82A73" w:rsidRDefault="00F94DA9" w:rsidP="00F94DA9">
            <w:pPr>
              <w:rPr>
                <w:rFonts w:ascii="Arial" w:eastAsia="Arial Unicode MS" w:hAnsi="Arial"/>
              </w:rPr>
            </w:pPr>
            <w:r>
              <w:rPr>
                <w:rFonts w:ascii="Arial" w:eastAsia="Arial Unicode MS" w:hAnsi="Arial"/>
              </w:rPr>
              <w:t>Standard saknas</w:t>
            </w:r>
          </w:p>
        </w:tc>
        <w:tc>
          <w:tcPr>
            <w:tcW w:w="1200" w:type="dxa"/>
            <w:shd w:val="clear" w:color="auto" w:fill="auto"/>
            <w:tcPrChange w:id="2966" w:author="Jarno Nieminen" w:date="2014-06-19T12:33:00Z">
              <w:tcPr>
                <w:tcW w:w="1200" w:type="dxa"/>
                <w:gridSpan w:val="2"/>
                <w:shd w:val="clear" w:color="auto" w:fill="auto"/>
              </w:tcPr>
            </w:tcPrChange>
          </w:tcPr>
          <w:p w14:paraId="7E4634A5" w14:textId="2296F51C" w:rsidR="00F94DA9" w:rsidRPr="00D82A73" w:rsidRDefault="00B37BC8" w:rsidP="00F94DA9">
            <w:pPr>
              <w:rPr>
                <w:rFonts w:ascii="Arial" w:eastAsia="Arial Unicode MS" w:hAnsi="Arial"/>
              </w:rPr>
            </w:pPr>
            <w:ins w:id="29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68" w:author="Jarno Nieminen" w:date="2014-06-19T12:33:00Z">
              <w:tcPr>
                <w:tcW w:w="1080" w:type="dxa"/>
                <w:shd w:val="clear" w:color="auto" w:fill="auto"/>
              </w:tcPr>
            </w:tcPrChange>
          </w:tcPr>
          <w:p w14:paraId="665E93E0" w14:textId="11BD5BDD" w:rsidR="00F94DA9" w:rsidRPr="00D82A73" w:rsidRDefault="00B37BC8" w:rsidP="00F94DA9">
            <w:pPr>
              <w:rPr>
                <w:rFonts w:ascii="Arial" w:eastAsia="Arial Unicode MS" w:hAnsi="Arial"/>
              </w:rPr>
            </w:pPr>
            <w:ins w:id="29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70" w:author="Jarno Nieminen" w:date="2014-06-19T12:33:00Z">
              <w:tcPr>
                <w:tcW w:w="1160" w:type="dxa"/>
                <w:shd w:val="clear" w:color="auto" w:fill="auto"/>
              </w:tcPr>
            </w:tcPrChange>
          </w:tcPr>
          <w:p w14:paraId="555BF4FB" w14:textId="6978D9DB" w:rsidR="00F94DA9" w:rsidRPr="00D82A73" w:rsidRDefault="0008595E" w:rsidP="00F94DA9">
            <w:pPr>
              <w:rPr>
                <w:rFonts w:ascii="Arial" w:eastAsia="Arial Unicode MS" w:hAnsi="Arial"/>
              </w:rPr>
            </w:pPr>
            <w:ins w:id="2971"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002D7F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7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73" w:author="Jarno Nieminen" w:date="2014-06-19T12:33:00Z">
            <w:trPr>
              <w:gridAfter w:val="0"/>
              <w:trHeight w:val="217"/>
            </w:trPr>
          </w:trPrChange>
        </w:trPr>
        <w:tc>
          <w:tcPr>
            <w:tcW w:w="2567" w:type="dxa"/>
            <w:gridSpan w:val="2"/>
            <w:tcPrChange w:id="2974" w:author="Jarno Nieminen" w:date="2014-06-19T12:33:00Z">
              <w:tcPr>
                <w:tcW w:w="2567" w:type="dxa"/>
                <w:gridSpan w:val="3"/>
              </w:tcPr>
            </w:tcPrChange>
          </w:tcPr>
          <w:p w14:paraId="6EC82253" w14:textId="77777777" w:rsidR="00F94DA9" w:rsidRPr="00D82A73" w:rsidRDefault="00F94DA9" w:rsidP="00F94DA9">
            <w:pPr>
              <w:rPr>
                <w:rFonts w:eastAsia="Arial Unicode MS"/>
              </w:rPr>
            </w:pPr>
            <w:r w:rsidRPr="00D82A73">
              <w:rPr>
                <w:rFonts w:eastAsia="Arial Unicode MS"/>
              </w:rPr>
              <w:lastRenderedPageBreak/>
              <w:t>Mall delning/id</w:t>
            </w:r>
          </w:p>
          <w:p w14:paraId="0ED9ACC3" w14:textId="77777777" w:rsidR="00F94DA9" w:rsidRPr="00D82A73" w:rsidRDefault="00F94DA9" w:rsidP="00F94DA9">
            <w:pPr>
              <w:rPr>
                <w:rFonts w:eastAsia="Arial Unicode MS"/>
              </w:rPr>
            </w:pPr>
            <w:r w:rsidRPr="00D82A73">
              <w:rPr>
                <w:rFonts w:eastAsia="Arial Unicode MS"/>
              </w:rPr>
              <w:t>(templatePropagate)</w:t>
            </w:r>
          </w:p>
        </w:tc>
        <w:tc>
          <w:tcPr>
            <w:tcW w:w="3388" w:type="dxa"/>
            <w:tcPrChange w:id="2975" w:author="Jarno Nieminen" w:date="2014-06-19T12:33:00Z">
              <w:tcPr>
                <w:tcW w:w="3388" w:type="dxa"/>
                <w:gridSpan w:val="2"/>
              </w:tcPr>
            </w:tcPrChange>
          </w:tcPr>
          <w:p w14:paraId="4FC569D0" w14:textId="77777777" w:rsidR="00F94DA9" w:rsidRPr="00D82A73" w:rsidRDefault="00F94DA9" w:rsidP="00F94DA9">
            <w:r w:rsidRPr="00D82A73">
              <w:t>Indikerar om mallen skall delas (standardiserad).</w:t>
            </w:r>
          </w:p>
        </w:tc>
        <w:tc>
          <w:tcPr>
            <w:tcW w:w="1140" w:type="dxa"/>
            <w:tcPrChange w:id="2976" w:author="Jarno Nieminen" w:date="2014-06-19T12:33:00Z">
              <w:tcPr>
                <w:tcW w:w="1140" w:type="dxa"/>
                <w:gridSpan w:val="2"/>
              </w:tcPr>
            </w:tcPrChange>
          </w:tcPr>
          <w:p w14:paraId="63793A82" w14:textId="77777777" w:rsidR="00F94DA9" w:rsidRPr="00D82A73" w:rsidRDefault="00F94DA9" w:rsidP="00F94DA9">
            <w:pPr>
              <w:rPr>
                <w:rFonts w:eastAsia="Arial Unicode MS"/>
              </w:rPr>
            </w:pPr>
            <w:r w:rsidRPr="00D82A73">
              <w:rPr>
                <w:rFonts w:eastAsia="Arial Unicode MS"/>
              </w:rPr>
              <w:t>II</w:t>
            </w:r>
          </w:p>
        </w:tc>
        <w:tc>
          <w:tcPr>
            <w:tcW w:w="720" w:type="dxa"/>
            <w:tcPrChange w:id="2977" w:author="Jarno Nieminen" w:date="2014-06-19T12:33:00Z">
              <w:tcPr>
                <w:tcW w:w="720" w:type="dxa"/>
                <w:gridSpan w:val="2"/>
              </w:tcPr>
            </w:tcPrChange>
          </w:tcPr>
          <w:p w14:paraId="3CC68749" w14:textId="77777777" w:rsidR="00F94DA9" w:rsidRPr="00D82A73" w:rsidRDefault="00F94DA9" w:rsidP="00F94DA9">
            <w:pPr>
              <w:rPr>
                <w:rFonts w:eastAsia="Arial Unicode MS"/>
              </w:rPr>
            </w:pPr>
            <w:r w:rsidRPr="00D82A73">
              <w:rPr>
                <w:rFonts w:eastAsia="Arial Unicode MS"/>
              </w:rPr>
              <w:t>0..*</w:t>
            </w:r>
          </w:p>
        </w:tc>
        <w:tc>
          <w:tcPr>
            <w:tcW w:w="1800" w:type="dxa"/>
            <w:tcPrChange w:id="2978" w:author="Jarno Nieminen" w:date="2014-06-19T12:33:00Z">
              <w:tcPr>
                <w:tcW w:w="1800" w:type="dxa"/>
                <w:gridSpan w:val="2"/>
              </w:tcPr>
            </w:tcPrChange>
          </w:tcPr>
          <w:p w14:paraId="2740D13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979" w:author="Jarno Nieminen" w:date="2014-06-19T12:33:00Z">
              <w:tcPr>
                <w:tcW w:w="1920" w:type="dxa"/>
                <w:gridSpan w:val="2"/>
              </w:tcPr>
            </w:tcPrChange>
          </w:tcPr>
          <w:p w14:paraId="7CA7E334" w14:textId="77777777" w:rsidR="00F94DA9" w:rsidRPr="00D82A73" w:rsidRDefault="00F94DA9" w:rsidP="00F94DA9">
            <w:pPr>
              <w:rPr>
                <w:rFonts w:ascii="Arial" w:eastAsia="Arial Unicode MS" w:hAnsi="Arial"/>
              </w:rPr>
            </w:pPr>
          </w:p>
        </w:tc>
        <w:tc>
          <w:tcPr>
            <w:tcW w:w="1200" w:type="dxa"/>
            <w:shd w:val="clear" w:color="auto" w:fill="auto"/>
            <w:tcPrChange w:id="2980" w:author="Jarno Nieminen" w:date="2014-06-19T12:33:00Z">
              <w:tcPr>
                <w:tcW w:w="1200" w:type="dxa"/>
                <w:gridSpan w:val="2"/>
                <w:shd w:val="clear" w:color="auto" w:fill="auto"/>
              </w:tcPr>
            </w:tcPrChange>
          </w:tcPr>
          <w:p w14:paraId="4FC43E1F" w14:textId="6A92FDC3" w:rsidR="00F94DA9" w:rsidRPr="00D82A73" w:rsidRDefault="00B37BC8" w:rsidP="00F94DA9">
            <w:pPr>
              <w:rPr>
                <w:rFonts w:ascii="Arial" w:eastAsia="Arial Unicode MS" w:hAnsi="Arial"/>
              </w:rPr>
            </w:pPr>
            <w:ins w:id="29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82" w:author="Jarno Nieminen" w:date="2014-06-19T12:33:00Z">
              <w:tcPr>
                <w:tcW w:w="1080" w:type="dxa"/>
                <w:shd w:val="clear" w:color="auto" w:fill="auto"/>
              </w:tcPr>
            </w:tcPrChange>
          </w:tcPr>
          <w:p w14:paraId="36900B65" w14:textId="32045D91" w:rsidR="00F94DA9" w:rsidRPr="00D82A73" w:rsidRDefault="00B37BC8" w:rsidP="00F94DA9">
            <w:pPr>
              <w:rPr>
                <w:rFonts w:ascii="Arial" w:eastAsia="Arial Unicode MS" w:hAnsi="Arial"/>
              </w:rPr>
            </w:pPr>
            <w:ins w:id="29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84" w:author="Jarno Nieminen" w:date="2014-06-19T12:33:00Z">
              <w:tcPr>
                <w:tcW w:w="1160" w:type="dxa"/>
                <w:shd w:val="clear" w:color="auto" w:fill="auto"/>
              </w:tcPr>
            </w:tcPrChange>
          </w:tcPr>
          <w:p w14:paraId="4F11FD41" w14:textId="6E20B652" w:rsidR="00F94DA9" w:rsidRPr="00D82A73" w:rsidRDefault="00F94DA9" w:rsidP="00F94DA9">
            <w:pPr>
              <w:rPr>
                <w:rFonts w:ascii="Arial" w:eastAsia="Arial Unicode MS" w:hAnsi="Arial"/>
              </w:rPr>
            </w:pPr>
            <w:ins w:id="2985" w:author="Jarno Nieminen" w:date="2014-06-19T12:33:00Z">
              <w:r>
                <w:rPr>
                  <w:rFonts w:ascii="Arial" w:eastAsia="Arial Unicode MS" w:hAnsi="Arial"/>
                </w:rPr>
                <w:t>N/A</w:t>
              </w:r>
            </w:ins>
          </w:p>
        </w:tc>
      </w:tr>
      <w:tr w:rsidR="00F94DA9" w:rsidRPr="00D82A73" w14:paraId="69CB358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8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87" w:author="Jarno Nieminen" w:date="2014-06-19T12:33:00Z">
            <w:trPr>
              <w:gridAfter w:val="0"/>
              <w:trHeight w:val="217"/>
            </w:trPr>
          </w:trPrChange>
        </w:trPr>
        <w:tc>
          <w:tcPr>
            <w:tcW w:w="2567" w:type="dxa"/>
            <w:gridSpan w:val="2"/>
            <w:tcPrChange w:id="2988" w:author="Jarno Nieminen" w:date="2014-06-19T12:33:00Z">
              <w:tcPr>
                <w:tcW w:w="2567" w:type="dxa"/>
                <w:gridSpan w:val="3"/>
              </w:tcPr>
            </w:tcPrChange>
          </w:tcPr>
          <w:p w14:paraId="6C71F623"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2989" w:author="Jarno Nieminen" w:date="2014-06-19T12:33:00Z">
              <w:tcPr>
                <w:tcW w:w="3388" w:type="dxa"/>
                <w:gridSpan w:val="2"/>
              </w:tcPr>
            </w:tcPrChange>
          </w:tcPr>
          <w:p w14:paraId="6AFC99EB" w14:textId="77777777" w:rsidR="00F94DA9" w:rsidRPr="00D82A73" w:rsidRDefault="00F94DA9" w:rsidP="00F94DA9">
            <w:r w:rsidRPr="00D82A73">
              <w:t>Mallens version</w:t>
            </w:r>
          </w:p>
        </w:tc>
        <w:tc>
          <w:tcPr>
            <w:tcW w:w="1140" w:type="dxa"/>
            <w:tcPrChange w:id="2990" w:author="Jarno Nieminen" w:date="2014-06-19T12:33:00Z">
              <w:tcPr>
                <w:tcW w:w="1140" w:type="dxa"/>
                <w:gridSpan w:val="2"/>
              </w:tcPr>
            </w:tcPrChange>
          </w:tcPr>
          <w:p w14:paraId="77A9C8AD" w14:textId="77777777" w:rsidR="00F94DA9" w:rsidRPr="00D82A73" w:rsidRDefault="00F94DA9" w:rsidP="00F94DA9">
            <w:pPr>
              <w:rPr>
                <w:rFonts w:eastAsia="Arial Unicode MS"/>
              </w:rPr>
            </w:pPr>
            <w:r w:rsidRPr="00D82A73">
              <w:rPr>
                <w:rFonts w:eastAsia="Arial Unicode MS"/>
              </w:rPr>
              <w:t>VÄ</w:t>
            </w:r>
          </w:p>
        </w:tc>
        <w:tc>
          <w:tcPr>
            <w:tcW w:w="720" w:type="dxa"/>
            <w:tcPrChange w:id="2991" w:author="Jarno Nieminen" w:date="2014-06-19T12:33:00Z">
              <w:tcPr>
                <w:tcW w:w="720" w:type="dxa"/>
                <w:gridSpan w:val="2"/>
              </w:tcPr>
            </w:tcPrChange>
          </w:tcPr>
          <w:p w14:paraId="47847BE0" w14:textId="77777777" w:rsidR="00F94DA9" w:rsidRPr="00D82A73" w:rsidRDefault="00F94DA9" w:rsidP="00F94DA9">
            <w:pPr>
              <w:rPr>
                <w:rFonts w:eastAsia="Arial Unicode MS"/>
              </w:rPr>
            </w:pPr>
            <w:r w:rsidRPr="00D82A73">
              <w:rPr>
                <w:rFonts w:eastAsia="Arial Unicode MS"/>
              </w:rPr>
              <w:t>1</w:t>
            </w:r>
          </w:p>
        </w:tc>
        <w:tc>
          <w:tcPr>
            <w:tcW w:w="1800" w:type="dxa"/>
            <w:tcPrChange w:id="2992" w:author="Jarno Nieminen" w:date="2014-06-19T12:33:00Z">
              <w:tcPr>
                <w:tcW w:w="1800" w:type="dxa"/>
                <w:gridSpan w:val="2"/>
              </w:tcPr>
            </w:tcPrChange>
          </w:tcPr>
          <w:p w14:paraId="409110EC" w14:textId="77777777" w:rsidR="00F94DA9" w:rsidRPr="00D82A73" w:rsidRDefault="00F94DA9" w:rsidP="00F94DA9"/>
        </w:tc>
        <w:tc>
          <w:tcPr>
            <w:tcW w:w="1920" w:type="dxa"/>
            <w:tcPrChange w:id="2993" w:author="Jarno Nieminen" w:date="2014-06-19T12:33:00Z">
              <w:tcPr>
                <w:tcW w:w="1920" w:type="dxa"/>
                <w:gridSpan w:val="2"/>
              </w:tcPr>
            </w:tcPrChange>
          </w:tcPr>
          <w:p w14:paraId="184311B1" w14:textId="77777777" w:rsidR="00F94DA9" w:rsidRPr="00D82A73" w:rsidRDefault="00F94DA9" w:rsidP="00F94DA9">
            <w:pPr>
              <w:rPr>
                <w:rFonts w:ascii="Arial" w:eastAsia="Arial Unicode MS" w:hAnsi="Arial"/>
              </w:rPr>
            </w:pPr>
          </w:p>
        </w:tc>
        <w:tc>
          <w:tcPr>
            <w:tcW w:w="1200" w:type="dxa"/>
            <w:shd w:val="clear" w:color="auto" w:fill="auto"/>
            <w:tcPrChange w:id="2994" w:author="Jarno Nieminen" w:date="2014-06-19T12:33:00Z">
              <w:tcPr>
                <w:tcW w:w="1200" w:type="dxa"/>
                <w:gridSpan w:val="2"/>
                <w:shd w:val="clear" w:color="auto" w:fill="auto"/>
              </w:tcPr>
            </w:tcPrChange>
          </w:tcPr>
          <w:p w14:paraId="600A729D" w14:textId="29B320BB" w:rsidR="00F94DA9" w:rsidRPr="00D82A73" w:rsidRDefault="00B37BC8" w:rsidP="00F94DA9">
            <w:pPr>
              <w:rPr>
                <w:rFonts w:ascii="Arial" w:eastAsia="Arial Unicode MS" w:hAnsi="Arial"/>
              </w:rPr>
            </w:pPr>
            <w:ins w:id="29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96" w:author="Jarno Nieminen" w:date="2014-06-19T12:33:00Z">
              <w:tcPr>
                <w:tcW w:w="1080" w:type="dxa"/>
                <w:shd w:val="clear" w:color="auto" w:fill="auto"/>
              </w:tcPr>
            </w:tcPrChange>
          </w:tcPr>
          <w:p w14:paraId="0BDBDD89" w14:textId="66B21CFA" w:rsidR="00F94DA9" w:rsidRPr="00D82A73" w:rsidRDefault="00B37BC8" w:rsidP="00F94DA9">
            <w:pPr>
              <w:rPr>
                <w:rFonts w:ascii="Arial" w:eastAsia="Arial Unicode MS" w:hAnsi="Arial"/>
              </w:rPr>
            </w:pPr>
            <w:ins w:id="29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98" w:author="Jarno Nieminen" w:date="2014-06-19T12:33:00Z">
              <w:tcPr>
                <w:tcW w:w="1160" w:type="dxa"/>
                <w:shd w:val="clear" w:color="auto" w:fill="auto"/>
              </w:tcPr>
            </w:tcPrChange>
          </w:tcPr>
          <w:p w14:paraId="0CCE84D9" w14:textId="17C5D968" w:rsidR="00F94DA9" w:rsidRPr="00D82A73" w:rsidRDefault="00F94DA9" w:rsidP="00F94DA9">
            <w:pPr>
              <w:rPr>
                <w:rFonts w:ascii="Arial" w:eastAsia="Arial Unicode MS" w:hAnsi="Arial"/>
              </w:rPr>
            </w:pPr>
            <w:ins w:id="2999" w:author="Jarno Nieminen" w:date="2014-06-19T12:35:00Z">
              <w:r>
                <w:rPr>
                  <w:rFonts w:ascii="Arial" w:eastAsia="Arial Unicode MS" w:hAnsi="Arial"/>
                </w:rPr>
                <w:t>N/A</w:t>
              </w:r>
            </w:ins>
          </w:p>
        </w:tc>
      </w:tr>
      <w:tr w:rsidR="00F94DA9" w:rsidRPr="00D82A73" w14:paraId="529536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0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01" w:author="Jarno Nieminen" w:date="2014-06-19T12:33:00Z">
            <w:trPr>
              <w:gridAfter w:val="0"/>
              <w:trHeight w:val="217"/>
            </w:trPr>
          </w:trPrChange>
        </w:trPr>
        <w:tc>
          <w:tcPr>
            <w:tcW w:w="2567" w:type="dxa"/>
            <w:gridSpan w:val="2"/>
            <w:tcPrChange w:id="3002" w:author="Jarno Nieminen" w:date="2014-06-19T12:33:00Z">
              <w:tcPr>
                <w:tcW w:w="2567" w:type="dxa"/>
                <w:gridSpan w:val="3"/>
              </w:tcPr>
            </w:tcPrChange>
          </w:tcPr>
          <w:p w14:paraId="33D13477" w14:textId="77777777" w:rsidR="00F94DA9" w:rsidRPr="00D82A73" w:rsidRDefault="00F94DA9" w:rsidP="00F94DA9">
            <w:pPr>
              <w:rPr>
                <w:rFonts w:eastAsia="Arial Unicode MS"/>
              </w:rPr>
            </w:pPr>
            <w:r w:rsidRPr="00D82A73">
              <w:rPr>
                <w:rFonts w:eastAsia="Arial Unicode MS"/>
              </w:rPr>
              <w:t>Obligatoriskt</w:t>
            </w:r>
          </w:p>
          <w:p w14:paraId="7BD68A73" w14:textId="77777777" w:rsidR="00F94DA9" w:rsidRPr="00D82A73" w:rsidRDefault="00F94DA9" w:rsidP="00F94DA9">
            <w:pPr>
              <w:rPr>
                <w:rFonts w:eastAsia="Arial Unicode MS"/>
              </w:rPr>
            </w:pPr>
            <w:r w:rsidRPr="00D82A73">
              <w:rPr>
                <w:rFonts w:eastAsia="Arial Unicode MS"/>
              </w:rPr>
              <w:t>(Mandatory)</w:t>
            </w:r>
          </w:p>
        </w:tc>
        <w:tc>
          <w:tcPr>
            <w:tcW w:w="3388" w:type="dxa"/>
            <w:tcPrChange w:id="3003" w:author="Jarno Nieminen" w:date="2014-06-19T12:33:00Z">
              <w:tcPr>
                <w:tcW w:w="3388" w:type="dxa"/>
                <w:gridSpan w:val="2"/>
              </w:tcPr>
            </w:tcPrChange>
          </w:tcPr>
          <w:p w14:paraId="708A5A15" w14:textId="77777777" w:rsidR="00F94DA9" w:rsidRPr="00D82A73" w:rsidRDefault="00F94DA9" w:rsidP="00F94DA9">
            <w:r w:rsidRPr="00D82A73">
              <w:t xml:space="preserve">Indikerar om formuläret är obligatoriskt att fylla i av användaren. </w:t>
            </w:r>
          </w:p>
          <w:p w14:paraId="06AEBEA9" w14:textId="77777777" w:rsidR="00F94DA9" w:rsidRPr="00D82A73" w:rsidRDefault="00F94DA9" w:rsidP="00F94DA9">
            <w:r w:rsidRPr="00D82A73">
              <w:t>T.ex. Ett obligatoriskt formulär kan indikerar att formuläret är en del av en vårdprocess.</w:t>
            </w:r>
          </w:p>
        </w:tc>
        <w:tc>
          <w:tcPr>
            <w:tcW w:w="1140" w:type="dxa"/>
            <w:tcPrChange w:id="3004" w:author="Jarno Nieminen" w:date="2014-06-19T12:33:00Z">
              <w:tcPr>
                <w:tcW w:w="1140" w:type="dxa"/>
                <w:gridSpan w:val="2"/>
              </w:tcPr>
            </w:tcPrChange>
          </w:tcPr>
          <w:p w14:paraId="78D50393" w14:textId="77777777" w:rsidR="00F94DA9" w:rsidRPr="00D82A73" w:rsidRDefault="00F94DA9" w:rsidP="00F94DA9">
            <w:pPr>
              <w:rPr>
                <w:rFonts w:eastAsia="Arial Unicode MS"/>
              </w:rPr>
            </w:pPr>
            <w:r w:rsidRPr="00D82A73">
              <w:rPr>
                <w:rFonts w:eastAsia="Arial Unicode MS"/>
              </w:rPr>
              <w:t>S/F</w:t>
            </w:r>
          </w:p>
        </w:tc>
        <w:tc>
          <w:tcPr>
            <w:tcW w:w="720" w:type="dxa"/>
            <w:tcPrChange w:id="3005" w:author="Jarno Nieminen" w:date="2014-06-19T12:33:00Z">
              <w:tcPr>
                <w:tcW w:w="720" w:type="dxa"/>
                <w:gridSpan w:val="2"/>
              </w:tcPr>
            </w:tcPrChange>
          </w:tcPr>
          <w:p w14:paraId="1EF728B9" w14:textId="77777777" w:rsidR="00F94DA9" w:rsidRPr="00D82A73" w:rsidRDefault="00F94DA9" w:rsidP="00F94DA9">
            <w:pPr>
              <w:rPr>
                <w:rFonts w:eastAsia="Arial Unicode MS"/>
              </w:rPr>
            </w:pPr>
            <w:r w:rsidRPr="00D82A73">
              <w:rPr>
                <w:rFonts w:eastAsia="Arial Unicode MS"/>
              </w:rPr>
              <w:t>1</w:t>
            </w:r>
          </w:p>
        </w:tc>
        <w:tc>
          <w:tcPr>
            <w:tcW w:w="1800" w:type="dxa"/>
            <w:tcPrChange w:id="3006" w:author="Jarno Nieminen" w:date="2014-06-19T12:33:00Z">
              <w:tcPr>
                <w:tcW w:w="1800" w:type="dxa"/>
                <w:gridSpan w:val="2"/>
              </w:tcPr>
            </w:tcPrChange>
          </w:tcPr>
          <w:p w14:paraId="0AE200AD" w14:textId="77777777" w:rsidR="00F94DA9" w:rsidRPr="00D82A73" w:rsidRDefault="00F94DA9" w:rsidP="00F94DA9">
            <w:r w:rsidRPr="00D82A73">
              <w:t>True = obligatoriskt</w:t>
            </w:r>
          </w:p>
          <w:p w14:paraId="1B409A8E" w14:textId="77777777" w:rsidR="00F94DA9" w:rsidRPr="00D82A73" w:rsidRDefault="00F94DA9" w:rsidP="00F94DA9">
            <w:pPr>
              <w:rPr>
                <w:rFonts w:eastAsia="Arial Unicode MS"/>
              </w:rPr>
            </w:pPr>
            <w:r w:rsidRPr="00D82A73">
              <w:rPr>
                <w:szCs w:val="20"/>
              </w:rPr>
              <w:t>False = Frivilligt</w:t>
            </w:r>
          </w:p>
        </w:tc>
        <w:tc>
          <w:tcPr>
            <w:tcW w:w="1920" w:type="dxa"/>
            <w:tcPrChange w:id="3007" w:author="Jarno Nieminen" w:date="2014-06-19T12:33:00Z">
              <w:tcPr>
                <w:tcW w:w="1920" w:type="dxa"/>
                <w:gridSpan w:val="2"/>
              </w:tcPr>
            </w:tcPrChange>
          </w:tcPr>
          <w:p w14:paraId="18760BC9" w14:textId="77777777" w:rsidR="00F94DA9" w:rsidRPr="00D82A73" w:rsidRDefault="00F94DA9" w:rsidP="00F94DA9">
            <w:pPr>
              <w:rPr>
                <w:rFonts w:ascii="Arial" w:eastAsia="Arial Unicode MS" w:hAnsi="Arial"/>
              </w:rPr>
            </w:pPr>
          </w:p>
        </w:tc>
        <w:tc>
          <w:tcPr>
            <w:tcW w:w="1200" w:type="dxa"/>
            <w:shd w:val="clear" w:color="auto" w:fill="auto"/>
            <w:tcPrChange w:id="3008" w:author="Jarno Nieminen" w:date="2014-06-19T12:33:00Z">
              <w:tcPr>
                <w:tcW w:w="1200" w:type="dxa"/>
                <w:gridSpan w:val="2"/>
                <w:shd w:val="clear" w:color="auto" w:fill="auto"/>
              </w:tcPr>
            </w:tcPrChange>
          </w:tcPr>
          <w:p w14:paraId="03AEDB77" w14:textId="7E743024" w:rsidR="00F94DA9" w:rsidRPr="00D82A73" w:rsidRDefault="00B37BC8" w:rsidP="00F94DA9">
            <w:pPr>
              <w:rPr>
                <w:rFonts w:ascii="Arial" w:eastAsia="Arial Unicode MS" w:hAnsi="Arial"/>
              </w:rPr>
            </w:pPr>
            <w:ins w:id="30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10" w:author="Jarno Nieminen" w:date="2014-06-19T12:33:00Z">
              <w:tcPr>
                <w:tcW w:w="1080" w:type="dxa"/>
                <w:shd w:val="clear" w:color="auto" w:fill="auto"/>
              </w:tcPr>
            </w:tcPrChange>
          </w:tcPr>
          <w:p w14:paraId="6626159B" w14:textId="0CC9F8C5" w:rsidR="00F94DA9" w:rsidRPr="00D82A73" w:rsidRDefault="00B37BC8" w:rsidP="00F94DA9">
            <w:pPr>
              <w:rPr>
                <w:rFonts w:ascii="Arial" w:eastAsia="Arial Unicode MS" w:hAnsi="Arial"/>
              </w:rPr>
            </w:pPr>
            <w:ins w:id="30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12" w:author="Jarno Nieminen" w:date="2014-06-19T12:33:00Z">
              <w:tcPr>
                <w:tcW w:w="1160" w:type="dxa"/>
                <w:shd w:val="clear" w:color="auto" w:fill="auto"/>
              </w:tcPr>
            </w:tcPrChange>
          </w:tcPr>
          <w:p w14:paraId="5E17D00C" w14:textId="24593F53" w:rsidR="00F94DA9" w:rsidRPr="00D82A73" w:rsidRDefault="00235080" w:rsidP="00F94DA9">
            <w:pPr>
              <w:rPr>
                <w:rFonts w:ascii="Arial" w:eastAsia="Arial Unicode MS" w:hAnsi="Arial"/>
              </w:rPr>
            </w:pPr>
            <w:ins w:id="3013" w:author="Jarno Nieminen" w:date="2014-06-19T13:20:00Z">
              <w:r>
                <w:rPr>
                  <w:rFonts w:ascii="Arial" w:eastAsia="Arial Unicode MS" w:hAnsi="Arial"/>
                </w:rPr>
                <w:t>Saknas i V</w:t>
              </w:r>
              <w:r>
                <w:rPr>
                  <w:rFonts w:ascii="Arial" w:eastAsia="Arial Unicode MS" w:hAnsi="Arial"/>
                </w:rPr>
                <w:noBreakHyphen/>
                <w:t>TIM 2.2</w:t>
              </w:r>
            </w:ins>
          </w:p>
        </w:tc>
      </w:tr>
      <w:tr w:rsidR="0008595E" w:rsidRPr="00D82A73" w14:paraId="76691F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1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15" w:author="Jarno Nieminen" w:date="2014-06-19T12:33:00Z">
            <w:trPr>
              <w:gridAfter w:val="0"/>
              <w:trHeight w:val="217"/>
            </w:trPr>
          </w:trPrChange>
        </w:trPr>
        <w:tc>
          <w:tcPr>
            <w:tcW w:w="2567" w:type="dxa"/>
            <w:gridSpan w:val="2"/>
            <w:tcPrChange w:id="3016" w:author="Jarno Nieminen" w:date="2014-06-19T12:33:00Z">
              <w:tcPr>
                <w:tcW w:w="2567" w:type="dxa"/>
                <w:gridSpan w:val="3"/>
              </w:tcPr>
            </w:tcPrChange>
          </w:tcPr>
          <w:p w14:paraId="41475475" w14:textId="77777777" w:rsidR="0008595E" w:rsidRPr="00D82A73" w:rsidRDefault="0008595E" w:rsidP="0008595E">
            <w:pPr>
              <w:rPr>
                <w:rFonts w:eastAsia="Arial Unicode MS"/>
              </w:rPr>
            </w:pPr>
            <w:r w:rsidRPr="00D82A73">
              <w:rPr>
                <w:rFonts w:eastAsia="Arial Unicode MS"/>
              </w:rPr>
              <w:t>Språk (Language)</w:t>
            </w:r>
          </w:p>
        </w:tc>
        <w:tc>
          <w:tcPr>
            <w:tcW w:w="3388" w:type="dxa"/>
            <w:tcPrChange w:id="3017" w:author="Jarno Nieminen" w:date="2014-06-19T12:33:00Z">
              <w:tcPr>
                <w:tcW w:w="3388" w:type="dxa"/>
                <w:gridSpan w:val="2"/>
              </w:tcPr>
            </w:tcPrChange>
          </w:tcPr>
          <w:p w14:paraId="687FEE22" w14:textId="77777777" w:rsidR="0008595E" w:rsidRPr="00D82A73" w:rsidRDefault="0008595E" w:rsidP="0008595E">
            <w:pPr>
              <w:rPr>
                <w:szCs w:val="20"/>
              </w:rPr>
            </w:pPr>
            <w:r w:rsidRPr="00D82A73">
              <w:rPr>
                <w:szCs w:val="20"/>
              </w:rPr>
              <w:t xml:space="preserve">Beskriver vilket språk som används i formuläret. </w:t>
            </w:r>
          </w:p>
          <w:p w14:paraId="0EDF8232" w14:textId="77777777" w:rsidR="0008595E" w:rsidRPr="00D82A73" w:rsidRDefault="0008595E" w:rsidP="0008595E">
            <w:pPr>
              <w:rPr>
                <w:rFonts w:eastAsia="Arial Unicode MS"/>
                <w:szCs w:val="20"/>
              </w:rPr>
            </w:pPr>
            <w:r w:rsidRPr="00D82A73">
              <w:rPr>
                <w:szCs w:val="20"/>
              </w:rPr>
              <w:t>T.ex. sv eller en.</w:t>
            </w:r>
          </w:p>
        </w:tc>
        <w:tc>
          <w:tcPr>
            <w:tcW w:w="1140" w:type="dxa"/>
            <w:tcPrChange w:id="3018" w:author="Jarno Nieminen" w:date="2014-06-19T12:33:00Z">
              <w:tcPr>
                <w:tcW w:w="1140" w:type="dxa"/>
                <w:gridSpan w:val="2"/>
              </w:tcPr>
            </w:tcPrChange>
          </w:tcPr>
          <w:p w14:paraId="2F926499" w14:textId="77777777" w:rsidR="0008595E" w:rsidRPr="00D82A73" w:rsidRDefault="0008595E" w:rsidP="0008595E">
            <w:pPr>
              <w:rPr>
                <w:rFonts w:eastAsia="Arial Unicode MS"/>
              </w:rPr>
            </w:pPr>
            <w:r w:rsidRPr="00D82A73">
              <w:rPr>
                <w:rFonts w:eastAsia="Arial Unicode MS"/>
              </w:rPr>
              <w:t>KTOV</w:t>
            </w:r>
          </w:p>
        </w:tc>
        <w:tc>
          <w:tcPr>
            <w:tcW w:w="720" w:type="dxa"/>
            <w:tcPrChange w:id="3019" w:author="Jarno Nieminen" w:date="2014-06-19T12:33:00Z">
              <w:tcPr>
                <w:tcW w:w="720" w:type="dxa"/>
                <w:gridSpan w:val="2"/>
              </w:tcPr>
            </w:tcPrChange>
          </w:tcPr>
          <w:p w14:paraId="1E2A1069" w14:textId="77777777" w:rsidR="0008595E" w:rsidRPr="00D82A73" w:rsidRDefault="0008595E" w:rsidP="0008595E">
            <w:pPr>
              <w:rPr>
                <w:rFonts w:eastAsia="Arial Unicode MS"/>
              </w:rPr>
            </w:pPr>
            <w:r w:rsidRPr="00D82A73">
              <w:rPr>
                <w:rFonts w:eastAsia="Arial Unicode MS"/>
              </w:rPr>
              <w:t>1</w:t>
            </w:r>
          </w:p>
        </w:tc>
        <w:tc>
          <w:tcPr>
            <w:tcW w:w="1800" w:type="dxa"/>
            <w:tcPrChange w:id="3020" w:author="Jarno Nieminen" w:date="2014-06-19T12:33:00Z">
              <w:tcPr>
                <w:tcW w:w="1800" w:type="dxa"/>
                <w:gridSpan w:val="2"/>
              </w:tcPr>
            </w:tcPrChange>
          </w:tcPr>
          <w:p w14:paraId="6E8E104F" w14:textId="77777777" w:rsidR="0008595E" w:rsidRDefault="0008595E" w:rsidP="0008595E">
            <w:pPr>
              <w:rPr>
                <w:ins w:id="3021" w:author="Jarno Nieminen" w:date="2014-06-19T13:08:00Z"/>
                <w:rFonts w:eastAsia="Arial Unicode MS"/>
              </w:rPr>
            </w:pPr>
            <w:ins w:id="3022" w:author="Jarno Nieminen" w:date="2014-06-19T13:08:00Z">
              <w:r w:rsidRPr="00D82A73">
                <w:rPr>
                  <w:rFonts w:eastAsia="Arial Unicode MS"/>
                </w:rPr>
                <w:t>KV Språk.</w:t>
              </w:r>
            </w:ins>
          </w:p>
          <w:p w14:paraId="4EC442EB" w14:textId="5B14A062" w:rsidR="0008595E" w:rsidRPr="00D82A73" w:rsidRDefault="0008595E" w:rsidP="0008595E">
            <w:pPr>
              <w:rPr>
                <w:rFonts w:eastAsia="Arial Unicode MS"/>
              </w:rPr>
            </w:pPr>
            <w:ins w:id="3023" w:author="Jarno Nieminen" w:date="2014-06-19T13:08:00Z">
              <w:r>
                <w:rPr>
                  <w:rFonts w:eastAsia="Arial Unicode MS"/>
                </w:rPr>
                <w:t>V</w:t>
              </w:r>
              <w:r>
                <w:rPr>
                  <w:rFonts w:eastAsia="Arial Unicode MS"/>
                </w:rPr>
                <w:noBreakHyphen/>
                <w:t>TIM 2.2 (kv_språk) innehåller ISO 639</w:t>
              </w:r>
              <w:r>
                <w:rPr>
                  <w:rFonts w:eastAsia="Arial Unicode MS"/>
                </w:rPr>
                <w:noBreakHyphen/>
                <w:t>2</w:t>
              </w:r>
              <w:r w:rsidRPr="00D82A73">
                <w:rPr>
                  <w:rFonts w:eastAsia="Arial Unicode MS"/>
                </w:rPr>
                <w:t xml:space="preserve"> </w:t>
              </w:r>
            </w:ins>
            <w:del w:id="3024" w:author="Jarno Nieminen" w:date="2014-06-19T13:08:00Z">
              <w:r w:rsidRPr="00D82A73" w:rsidDel="008E18AB">
                <w:rPr>
                  <w:rFonts w:eastAsia="Arial Unicode MS"/>
                </w:rPr>
                <w:delText xml:space="preserve">KV Språk. </w:delText>
              </w:r>
            </w:del>
          </w:p>
        </w:tc>
        <w:tc>
          <w:tcPr>
            <w:tcW w:w="1920" w:type="dxa"/>
            <w:tcPrChange w:id="3025" w:author="Jarno Nieminen" w:date="2014-06-19T12:33:00Z">
              <w:tcPr>
                <w:tcW w:w="1920" w:type="dxa"/>
                <w:gridSpan w:val="2"/>
              </w:tcPr>
            </w:tcPrChange>
          </w:tcPr>
          <w:p w14:paraId="5A4802BE" w14:textId="056EB47A" w:rsidR="0008595E" w:rsidRPr="00D82A73" w:rsidRDefault="0008595E" w:rsidP="0008595E">
            <w:pPr>
              <w:rPr>
                <w:rFonts w:ascii="Arial" w:eastAsia="Arial Unicode MS" w:hAnsi="Arial"/>
              </w:rPr>
            </w:pPr>
            <w:ins w:id="3026" w:author="Jarno Nieminen" w:date="2014-06-19T13:08:00Z">
              <w:r w:rsidRPr="00D82A73">
                <w:rPr>
                  <w:rFonts w:eastAsia="Arial Unicode MS"/>
                </w:rPr>
                <w:t>Kodverk för språk Innehåller språkkoder som utgår från SS-ISO 639-1:2005</w:t>
              </w:r>
            </w:ins>
            <w:del w:id="3027" w:author="Jarno Nieminen" w:date="2014-06-19T13:08:00Z">
              <w:r w:rsidRPr="00D82A73" w:rsidDel="008E18AB">
                <w:rPr>
                  <w:rFonts w:eastAsia="Arial Unicode MS"/>
                </w:rPr>
                <w:delText>Kodverk för språk Innehåller språkkoder som utgår från SS-ISO 639-1:2005</w:delText>
              </w:r>
            </w:del>
          </w:p>
        </w:tc>
        <w:tc>
          <w:tcPr>
            <w:tcW w:w="1200" w:type="dxa"/>
            <w:shd w:val="clear" w:color="auto" w:fill="auto"/>
            <w:tcPrChange w:id="3028" w:author="Jarno Nieminen" w:date="2014-06-19T12:33:00Z">
              <w:tcPr>
                <w:tcW w:w="1200" w:type="dxa"/>
                <w:gridSpan w:val="2"/>
                <w:shd w:val="clear" w:color="auto" w:fill="auto"/>
              </w:tcPr>
            </w:tcPrChange>
          </w:tcPr>
          <w:p w14:paraId="179E16E8" w14:textId="574D6000" w:rsidR="0008595E" w:rsidRPr="00D82A73" w:rsidRDefault="0008595E" w:rsidP="0008595E">
            <w:pPr>
              <w:rPr>
                <w:rFonts w:ascii="Arial" w:eastAsia="Arial Unicode MS" w:hAnsi="Arial"/>
              </w:rPr>
            </w:pPr>
            <w:ins w:id="3029" w:author="Jarno Nieminen" w:date="2014-06-19T13:08:00Z">
              <w:r w:rsidRPr="009A3B8F">
                <w:rPr>
                  <w:rFonts w:ascii="Arial" w:eastAsia="Arial Unicode MS" w:hAnsi="Arial"/>
                  <w:color w:val="FF0000"/>
                </w:rPr>
                <w:t>Saknas i V</w:t>
              </w:r>
              <w:r w:rsidRPr="009A3B8F">
                <w:rPr>
                  <w:rFonts w:ascii="Arial" w:eastAsia="Arial Unicode MS" w:hAnsi="Arial"/>
                  <w:color w:val="FF0000"/>
                </w:rPr>
                <w:noBreakHyphen/>
                <w:t>TIM 2.2</w:t>
              </w:r>
            </w:ins>
          </w:p>
        </w:tc>
        <w:tc>
          <w:tcPr>
            <w:tcW w:w="1162" w:type="dxa"/>
            <w:shd w:val="clear" w:color="auto" w:fill="auto"/>
            <w:tcPrChange w:id="3030" w:author="Jarno Nieminen" w:date="2014-06-19T12:33:00Z">
              <w:tcPr>
                <w:tcW w:w="1080" w:type="dxa"/>
                <w:shd w:val="clear" w:color="auto" w:fill="auto"/>
              </w:tcPr>
            </w:tcPrChange>
          </w:tcPr>
          <w:p w14:paraId="26E17AA1" w14:textId="224F7A0D" w:rsidR="0008595E" w:rsidRPr="00D82A73" w:rsidRDefault="0008595E" w:rsidP="0008595E">
            <w:pPr>
              <w:rPr>
                <w:rFonts w:ascii="Arial" w:eastAsia="Arial Unicode MS" w:hAnsi="Arial"/>
              </w:rPr>
            </w:pPr>
            <w:ins w:id="3031" w:author="Jarno Nieminen" w:date="2014-06-19T13:08:00Z">
              <w:r w:rsidRPr="009A3B8F">
                <w:rPr>
                  <w:rFonts w:ascii="Arial" w:eastAsia="Arial Unicode MS" w:hAnsi="Arial"/>
                  <w:color w:val="FF0000"/>
                </w:rPr>
                <w:t>Saknas i V</w:t>
              </w:r>
              <w:r w:rsidRPr="009A3B8F">
                <w:rPr>
                  <w:rFonts w:ascii="Arial" w:eastAsia="Arial Unicode MS" w:hAnsi="Arial"/>
                  <w:color w:val="FF0000"/>
                </w:rPr>
                <w:noBreakHyphen/>
                <w:t>TIM 2.2</w:t>
              </w:r>
            </w:ins>
          </w:p>
        </w:tc>
        <w:tc>
          <w:tcPr>
            <w:tcW w:w="1078" w:type="dxa"/>
            <w:shd w:val="clear" w:color="auto" w:fill="auto"/>
            <w:tcPrChange w:id="3032" w:author="Jarno Nieminen" w:date="2014-06-19T12:33:00Z">
              <w:tcPr>
                <w:tcW w:w="1160" w:type="dxa"/>
                <w:shd w:val="clear" w:color="auto" w:fill="auto"/>
              </w:tcPr>
            </w:tcPrChange>
          </w:tcPr>
          <w:p w14:paraId="332A3CBE" w14:textId="41387A8B" w:rsidR="0008595E" w:rsidRPr="00D82A73" w:rsidRDefault="0008595E" w:rsidP="0008595E">
            <w:pPr>
              <w:rPr>
                <w:rFonts w:ascii="Arial" w:eastAsia="Arial Unicode MS" w:hAnsi="Arial"/>
              </w:rPr>
            </w:pPr>
            <w:ins w:id="3033" w:author="Jarno Nieminen" w:date="2014-06-19T13:08:00Z">
              <w:r w:rsidRPr="009A3B8F">
                <w:rPr>
                  <w:rFonts w:ascii="Arial" w:eastAsia="Arial Unicode MS" w:hAnsi="Arial"/>
                  <w:color w:val="FF0000"/>
                </w:rPr>
                <w:t>Saknas i V</w:t>
              </w:r>
              <w:r w:rsidRPr="009A3B8F">
                <w:rPr>
                  <w:rFonts w:ascii="Arial" w:eastAsia="Arial Unicode MS" w:hAnsi="Arial"/>
                  <w:color w:val="FF0000"/>
                </w:rPr>
                <w:noBreakHyphen/>
                <w:t>TIM 2.2</w:t>
              </w:r>
            </w:ins>
          </w:p>
        </w:tc>
      </w:tr>
      <w:tr w:rsidR="00F94DA9" w:rsidRPr="00D82A73" w14:paraId="046DCA9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35" w:author="Jarno Nieminen" w:date="2014-06-19T12:33:00Z">
            <w:trPr>
              <w:gridAfter w:val="0"/>
              <w:trHeight w:val="217"/>
            </w:trPr>
          </w:trPrChange>
        </w:trPr>
        <w:tc>
          <w:tcPr>
            <w:tcW w:w="2567" w:type="dxa"/>
            <w:gridSpan w:val="2"/>
            <w:tcPrChange w:id="3036" w:author="Jarno Nieminen" w:date="2014-06-19T12:33:00Z">
              <w:tcPr>
                <w:tcW w:w="2567" w:type="dxa"/>
                <w:gridSpan w:val="3"/>
              </w:tcPr>
            </w:tcPrChange>
          </w:tcPr>
          <w:p w14:paraId="39DA7592" w14:textId="77777777" w:rsidR="00F94DA9" w:rsidRPr="00D82A73" w:rsidRDefault="00F94DA9" w:rsidP="00F94DA9">
            <w:pPr>
              <w:rPr>
                <w:rFonts w:eastAsia="Arial Unicode MS"/>
              </w:rPr>
            </w:pPr>
            <w:r w:rsidRPr="00D82A73">
              <w:rPr>
                <w:rFonts w:eastAsia="Arial Unicode MS"/>
              </w:rPr>
              <w:t xml:space="preserve">Rubrik </w:t>
            </w:r>
          </w:p>
          <w:p w14:paraId="0CDD2F25" w14:textId="77777777" w:rsidR="00F94DA9" w:rsidRPr="00D82A73" w:rsidRDefault="00F94DA9" w:rsidP="00F94DA9">
            <w:pPr>
              <w:rPr>
                <w:rFonts w:eastAsia="Arial Unicode MS"/>
              </w:rPr>
            </w:pPr>
            <w:r w:rsidRPr="00D82A73">
              <w:rPr>
                <w:rFonts w:eastAsia="Arial Unicode MS"/>
              </w:rPr>
              <w:t>(FormTitle)</w:t>
            </w:r>
          </w:p>
        </w:tc>
        <w:tc>
          <w:tcPr>
            <w:tcW w:w="3388" w:type="dxa"/>
            <w:tcPrChange w:id="3037" w:author="Jarno Nieminen" w:date="2014-06-19T12:33:00Z">
              <w:tcPr>
                <w:tcW w:w="3388" w:type="dxa"/>
                <w:gridSpan w:val="2"/>
              </w:tcPr>
            </w:tcPrChange>
          </w:tcPr>
          <w:p w14:paraId="1C664E66"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3038" w:author="Jarno Nieminen" w:date="2014-06-19T12:33:00Z">
              <w:tcPr>
                <w:tcW w:w="1140" w:type="dxa"/>
                <w:gridSpan w:val="2"/>
              </w:tcPr>
            </w:tcPrChange>
          </w:tcPr>
          <w:p w14:paraId="1BDA5C20" w14:textId="77777777" w:rsidR="00F94DA9" w:rsidRPr="00D82A73" w:rsidRDefault="00F94DA9" w:rsidP="00F94DA9">
            <w:pPr>
              <w:rPr>
                <w:rFonts w:eastAsia="Arial Unicode MS"/>
              </w:rPr>
            </w:pPr>
            <w:r w:rsidRPr="00D82A73">
              <w:rPr>
                <w:rFonts w:eastAsia="Arial Unicode MS"/>
              </w:rPr>
              <w:t>TXT</w:t>
            </w:r>
          </w:p>
        </w:tc>
        <w:tc>
          <w:tcPr>
            <w:tcW w:w="720" w:type="dxa"/>
            <w:tcPrChange w:id="3039" w:author="Jarno Nieminen" w:date="2014-06-19T12:33:00Z">
              <w:tcPr>
                <w:tcW w:w="720" w:type="dxa"/>
                <w:gridSpan w:val="2"/>
              </w:tcPr>
            </w:tcPrChange>
          </w:tcPr>
          <w:p w14:paraId="230CEC87" w14:textId="77777777" w:rsidR="00F94DA9" w:rsidRPr="00D82A73" w:rsidRDefault="00F94DA9" w:rsidP="00F94DA9">
            <w:pPr>
              <w:rPr>
                <w:rFonts w:eastAsia="Arial Unicode MS"/>
              </w:rPr>
            </w:pPr>
            <w:r w:rsidRPr="00D82A73">
              <w:rPr>
                <w:rFonts w:eastAsia="Arial Unicode MS"/>
              </w:rPr>
              <w:t>0..1</w:t>
            </w:r>
          </w:p>
        </w:tc>
        <w:tc>
          <w:tcPr>
            <w:tcW w:w="1800" w:type="dxa"/>
            <w:tcPrChange w:id="3040" w:author="Jarno Nieminen" w:date="2014-06-19T12:33:00Z">
              <w:tcPr>
                <w:tcW w:w="1800" w:type="dxa"/>
                <w:gridSpan w:val="2"/>
              </w:tcPr>
            </w:tcPrChange>
          </w:tcPr>
          <w:p w14:paraId="41DAB3A9" w14:textId="77777777" w:rsidR="00F94DA9" w:rsidRPr="00D82A73" w:rsidRDefault="00F94DA9" w:rsidP="00F94DA9">
            <w:pPr>
              <w:rPr>
                <w:rFonts w:eastAsia="Arial Unicode MS"/>
              </w:rPr>
            </w:pPr>
          </w:p>
        </w:tc>
        <w:tc>
          <w:tcPr>
            <w:tcW w:w="1920" w:type="dxa"/>
            <w:tcPrChange w:id="3041" w:author="Jarno Nieminen" w:date="2014-06-19T12:33:00Z">
              <w:tcPr>
                <w:tcW w:w="1920" w:type="dxa"/>
                <w:gridSpan w:val="2"/>
              </w:tcPr>
            </w:tcPrChange>
          </w:tcPr>
          <w:p w14:paraId="7E2B3235" w14:textId="77777777" w:rsidR="00F94DA9" w:rsidRPr="00D82A73" w:rsidRDefault="00F94DA9" w:rsidP="00F94DA9">
            <w:pPr>
              <w:rPr>
                <w:rFonts w:ascii="Arial" w:eastAsia="Arial Unicode MS" w:hAnsi="Arial"/>
              </w:rPr>
            </w:pPr>
          </w:p>
        </w:tc>
        <w:tc>
          <w:tcPr>
            <w:tcW w:w="1200" w:type="dxa"/>
            <w:shd w:val="clear" w:color="auto" w:fill="auto"/>
            <w:tcPrChange w:id="3042" w:author="Jarno Nieminen" w:date="2014-06-19T12:33:00Z">
              <w:tcPr>
                <w:tcW w:w="1200" w:type="dxa"/>
                <w:gridSpan w:val="2"/>
                <w:shd w:val="clear" w:color="auto" w:fill="auto"/>
              </w:tcPr>
            </w:tcPrChange>
          </w:tcPr>
          <w:p w14:paraId="5A3216F6" w14:textId="6AFD1662" w:rsidR="00F94DA9" w:rsidRPr="00D82A73" w:rsidRDefault="00B37BC8" w:rsidP="00F94DA9">
            <w:pPr>
              <w:rPr>
                <w:rFonts w:ascii="Arial" w:eastAsia="Arial Unicode MS" w:hAnsi="Arial"/>
              </w:rPr>
            </w:pPr>
            <w:ins w:id="30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44" w:author="Jarno Nieminen" w:date="2014-06-19T12:33:00Z">
              <w:tcPr>
                <w:tcW w:w="1080" w:type="dxa"/>
                <w:shd w:val="clear" w:color="auto" w:fill="auto"/>
              </w:tcPr>
            </w:tcPrChange>
          </w:tcPr>
          <w:p w14:paraId="4EA7B102" w14:textId="52767D09" w:rsidR="00F94DA9" w:rsidRPr="00D82A73" w:rsidRDefault="00B37BC8" w:rsidP="00F94DA9">
            <w:pPr>
              <w:rPr>
                <w:rFonts w:ascii="Arial" w:eastAsia="Arial Unicode MS" w:hAnsi="Arial"/>
              </w:rPr>
            </w:pPr>
            <w:ins w:id="30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46" w:author="Jarno Nieminen" w:date="2014-06-19T12:33:00Z">
              <w:tcPr>
                <w:tcW w:w="1160" w:type="dxa"/>
                <w:shd w:val="clear" w:color="auto" w:fill="auto"/>
              </w:tcPr>
            </w:tcPrChange>
          </w:tcPr>
          <w:p w14:paraId="123E8B2C" w14:textId="0576BD2D" w:rsidR="00F94DA9" w:rsidRPr="00D82A73" w:rsidRDefault="00F94DA9" w:rsidP="00F94DA9">
            <w:pPr>
              <w:rPr>
                <w:rFonts w:ascii="Arial" w:eastAsia="Arial Unicode MS" w:hAnsi="Arial"/>
              </w:rPr>
            </w:pPr>
            <w:ins w:id="3047" w:author="Jarno Nieminen" w:date="2014-06-19T12:36:00Z">
              <w:r>
                <w:rPr>
                  <w:rFonts w:ascii="Arial" w:eastAsia="Arial Unicode MS" w:hAnsi="Arial"/>
                </w:rPr>
                <w:t>N/A</w:t>
              </w:r>
            </w:ins>
          </w:p>
        </w:tc>
      </w:tr>
      <w:tr w:rsidR="00F94DA9" w:rsidRPr="00D82A73" w14:paraId="21D904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4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49" w:author="Jarno Nieminen" w:date="2014-06-19T12:33:00Z">
            <w:trPr>
              <w:gridAfter w:val="0"/>
              <w:trHeight w:val="217"/>
            </w:trPr>
          </w:trPrChange>
        </w:trPr>
        <w:tc>
          <w:tcPr>
            <w:tcW w:w="2567" w:type="dxa"/>
            <w:gridSpan w:val="2"/>
            <w:tcPrChange w:id="3050" w:author="Jarno Nieminen" w:date="2014-06-19T12:33:00Z">
              <w:tcPr>
                <w:tcW w:w="2567" w:type="dxa"/>
                <w:gridSpan w:val="3"/>
              </w:tcPr>
            </w:tcPrChange>
          </w:tcPr>
          <w:p w14:paraId="0302A249" w14:textId="77777777" w:rsidR="00F94DA9" w:rsidRPr="00D82A73" w:rsidRDefault="00F94DA9" w:rsidP="00F94DA9">
            <w:pPr>
              <w:rPr>
                <w:rFonts w:eastAsia="Arial Unicode MS"/>
              </w:rPr>
            </w:pPr>
            <w:r w:rsidRPr="00D82A73">
              <w:rPr>
                <w:rFonts w:eastAsia="Arial Unicode MS"/>
              </w:rPr>
              <w:t>Mallens namn</w:t>
            </w:r>
          </w:p>
          <w:p w14:paraId="1718754E" w14:textId="77777777" w:rsidR="00F94DA9" w:rsidRPr="00D82A73" w:rsidRDefault="00F94DA9" w:rsidP="00F94DA9">
            <w:pPr>
              <w:rPr>
                <w:rFonts w:eastAsia="Arial Unicode MS"/>
              </w:rPr>
            </w:pPr>
            <w:r w:rsidRPr="00D82A73">
              <w:rPr>
                <w:rFonts w:eastAsia="Arial Unicode MS"/>
              </w:rPr>
              <w:t>(FormName)</w:t>
            </w:r>
          </w:p>
        </w:tc>
        <w:tc>
          <w:tcPr>
            <w:tcW w:w="3388" w:type="dxa"/>
            <w:tcPrChange w:id="3051" w:author="Jarno Nieminen" w:date="2014-06-19T12:33:00Z">
              <w:tcPr>
                <w:tcW w:w="3388" w:type="dxa"/>
                <w:gridSpan w:val="2"/>
              </w:tcPr>
            </w:tcPrChange>
          </w:tcPr>
          <w:p w14:paraId="20590051" w14:textId="77777777" w:rsidR="00F94DA9" w:rsidRPr="00D82A73" w:rsidRDefault="00F94DA9" w:rsidP="00F94DA9">
            <w:pPr>
              <w:rPr>
                <w:rFonts w:eastAsia="Arial Unicode MS"/>
              </w:rPr>
            </w:pPr>
            <w:r w:rsidRPr="00D82A73">
              <w:rPr>
                <w:rFonts w:eastAsia="Arial Unicode MS"/>
              </w:rPr>
              <w:t>Mallens namn.</w:t>
            </w:r>
          </w:p>
          <w:p w14:paraId="116DD8C7"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3052" w:author="Jarno Nieminen" w:date="2014-06-19T12:33:00Z">
              <w:tcPr>
                <w:tcW w:w="1140" w:type="dxa"/>
                <w:gridSpan w:val="2"/>
              </w:tcPr>
            </w:tcPrChange>
          </w:tcPr>
          <w:p w14:paraId="3E220A5B" w14:textId="77777777" w:rsidR="00F94DA9" w:rsidRPr="00D82A73" w:rsidRDefault="00F94DA9" w:rsidP="00F94DA9">
            <w:pPr>
              <w:rPr>
                <w:rFonts w:eastAsia="Arial Unicode MS"/>
              </w:rPr>
            </w:pPr>
            <w:r w:rsidRPr="00D82A73">
              <w:rPr>
                <w:rFonts w:eastAsia="Arial Unicode MS"/>
              </w:rPr>
              <w:t>TXT</w:t>
            </w:r>
          </w:p>
        </w:tc>
        <w:tc>
          <w:tcPr>
            <w:tcW w:w="720" w:type="dxa"/>
            <w:tcPrChange w:id="3053" w:author="Jarno Nieminen" w:date="2014-06-19T12:33:00Z">
              <w:tcPr>
                <w:tcW w:w="720" w:type="dxa"/>
                <w:gridSpan w:val="2"/>
              </w:tcPr>
            </w:tcPrChange>
          </w:tcPr>
          <w:p w14:paraId="3AF42A83" w14:textId="77777777" w:rsidR="00F94DA9" w:rsidRPr="00D82A73" w:rsidRDefault="00F94DA9" w:rsidP="00F94DA9">
            <w:pPr>
              <w:rPr>
                <w:rFonts w:eastAsia="Arial Unicode MS"/>
              </w:rPr>
            </w:pPr>
            <w:r w:rsidRPr="00D82A73">
              <w:rPr>
                <w:rFonts w:eastAsia="Arial Unicode MS"/>
              </w:rPr>
              <w:t>1</w:t>
            </w:r>
          </w:p>
        </w:tc>
        <w:tc>
          <w:tcPr>
            <w:tcW w:w="1800" w:type="dxa"/>
            <w:tcPrChange w:id="3054" w:author="Jarno Nieminen" w:date="2014-06-19T12:33:00Z">
              <w:tcPr>
                <w:tcW w:w="1800" w:type="dxa"/>
                <w:gridSpan w:val="2"/>
              </w:tcPr>
            </w:tcPrChange>
          </w:tcPr>
          <w:p w14:paraId="440FBB2E" w14:textId="77777777" w:rsidR="00F94DA9" w:rsidRPr="00D82A73" w:rsidRDefault="00F94DA9" w:rsidP="00F94DA9">
            <w:pPr>
              <w:rPr>
                <w:rFonts w:eastAsia="Arial Unicode MS"/>
              </w:rPr>
            </w:pPr>
          </w:p>
        </w:tc>
        <w:tc>
          <w:tcPr>
            <w:tcW w:w="1920" w:type="dxa"/>
            <w:tcPrChange w:id="3055" w:author="Jarno Nieminen" w:date="2014-06-19T12:33:00Z">
              <w:tcPr>
                <w:tcW w:w="1920" w:type="dxa"/>
                <w:gridSpan w:val="2"/>
              </w:tcPr>
            </w:tcPrChange>
          </w:tcPr>
          <w:p w14:paraId="2A8CBA84" w14:textId="77777777" w:rsidR="00F94DA9" w:rsidRPr="00D82A73" w:rsidRDefault="00F94DA9" w:rsidP="00F94DA9">
            <w:pPr>
              <w:rPr>
                <w:rFonts w:ascii="Arial" w:eastAsia="Arial Unicode MS" w:hAnsi="Arial"/>
              </w:rPr>
            </w:pPr>
          </w:p>
        </w:tc>
        <w:tc>
          <w:tcPr>
            <w:tcW w:w="1200" w:type="dxa"/>
            <w:shd w:val="clear" w:color="auto" w:fill="auto"/>
            <w:tcPrChange w:id="3056" w:author="Jarno Nieminen" w:date="2014-06-19T12:33:00Z">
              <w:tcPr>
                <w:tcW w:w="1200" w:type="dxa"/>
                <w:gridSpan w:val="2"/>
                <w:shd w:val="clear" w:color="auto" w:fill="auto"/>
              </w:tcPr>
            </w:tcPrChange>
          </w:tcPr>
          <w:p w14:paraId="73DC1585" w14:textId="08504202" w:rsidR="00F94DA9" w:rsidRPr="00D82A73" w:rsidRDefault="00B37BC8" w:rsidP="00F94DA9">
            <w:pPr>
              <w:rPr>
                <w:rFonts w:ascii="Arial" w:eastAsia="Arial Unicode MS" w:hAnsi="Arial"/>
              </w:rPr>
            </w:pPr>
            <w:ins w:id="30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58" w:author="Jarno Nieminen" w:date="2014-06-19T12:33:00Z">
              <w:tcPr>
                <w:tcW w:w="1080" w:type="dxa"/>
                <w:shd w:val="clear" w:color="auto" w:fill="auto"/>
              </w:tcPr>
            </w:tcPrChange>
          </w:tcPr>
          <w:p w14:paraId="5D3278AA" w14:textId="6562ADD7" w:rsidR="00F94DA9" w:rsidRPr="00D82A73" w:rsidRDefault="00B37BC8" w:rsidP="00F94DA9">
            <w:pPr>
              <w:rPr>
                <w:rFonts w:ascii="Arial" w:eastAsia="Arial Unicode MS" w:hAnsi="Arial"/>
              </w:rPr>
            </w:pPr>
            <w:ins w:id="30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60" w:author="Jarno Nieminen" w:date="2014-06-19T12:33:00Z">
              <w:tcPr>
                <w:tcW w:w="1160" w:type="dxa"/>
                <w:shd w:val="clear" w:color="auto" w:fill="auto"/>
              </w:tcPr>
            </w:tcPrChange>
          </w:tcPr>
          <w:p w14:paraId="744BFA94" w14:textId="1FD3BDE1" w:rsidR="00F94DA9" w:rsidRPr="00D82A73" w:rsidRDefault="00F94DA9" w:rsidP="00F94DA9">
            <w:pPr>
              <w:rPr>
                <w:rFonts w:ascii="Arial" w:eastAsia="Arial Unicode MS" w:hAnsi="Arial"/>
              </w:rPr>
            </w:pPr>
            <w:ins w:id="3061" w:author="Jarno Nieminen" w:date="2014-06-19T12:36:00Z">
              <w:r>
                <w:rPr>
                  <w:rFonts w:ascii="Arial" w:eastAsia="Arial Unicode MS" w:hAnsi="Arial"/>
                </w:rPr>
                <w:t>N/A</w:t>
              </w:r>
            </w:ins>
          </w:p>
        </w:tc>
      </w:tr>
      <w:tr w:rsidR="00F94DA9" w:rsidRPr="00D82A73" w14:paraId="6EBEE9E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6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63" w:author="Jarno Nieminen" w:date="2014-06-19T12:33:00Z">
            <w:trPr>
              <w:gridAfter w:val="0"/>
              <w:trHeight w:val="217"/>
            </w:trPr>
          </w:trPrChange>
        </w:trPr>
        <w:tc>
          <w:tcPr>
            <w:tcW w:w="2567" w:type="dxa"/>
            <w:gridSpan w:val="2"/>
            <w:tcPrChange w:id="3064" w:author="Jarno Nieminen" w:date="2014-06-19T12:33:00Z">
              <w:tcPr>
                <w:tcW w:w="2567" w:type="dxa"/>
                <w:gridSpan w:val="3"/>
              </w:tcPr>
            </w:tcPrChange>
          </w:tcPr>
          <w:p w14:paraId="1D8A374A"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3065" w:author="Jarno Nieminen" w:date="2014-06-19T12:33:00Z">
              <w:tcPr>
                <w:tcW w:w="3388" w:type="dxa"/>
                <w:gridSpan w:val="2"/>
              </w:tcPr>
            </w:tcPrChange>
          </w:tcPr>
          <w:p w14:paraId="5A77C5E2" w14:textId="77777777" w:rsidR="00F94DA9" w:rsidRPr="00D82A73" w:rsidRDefault="00F94DA9" w:rsidP="00F94DA9">
            <w:pPr>
              <w:rPr>
                <w:rFonts w:eastAsia="Arial Unicode MS"/>
              </w:rPr>
            </w:pPr>
            <w:r w:rsidRPr="00D82A73">
              <w:rPr>
                <w:rFonts w:eastAsia="Arial Unicode MS"/>
              </w:rPr>
              <w:t>Formulärets beskrivning och instruktioner.</w:t>
            </w:r>
          </w:p>
          <w:p w14:paraId="3FEF4B30" w14:textId="653A62D4"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3066" w:author="Jarno Nieminen" w:date="2014-06-19T12:33:00Z">
              <w:tcPr>
                <w:tcW w:w="1140" w:type="dxa"/>
                <w:gridSpan w:val="2"/>
              </w:tcPr>
            </w:tcPrChange>
          </w:tcPr>
          <w:p w14:paraId="5A245357" w14:textId="77777777" w:rsidR="00F94DA9" w:rsidRPr="00D82A73" w:rsidRDefault="00F94DA9" w:rsidP="00F94DA9">
            <w:pPr>
              <w:rPr>
                <w:rFonts w:eastAsia="Arial Unicode MS"/>
              </w:rPr>
            </w:pPr>
            <w:r w:rsidRPr="00D82A73">
              <w:rPr>
                <w:rFonts w:eastAsia="Arial Unicode MS"/>
              </w:rPr>
              <w:t>TXT</w:t>
            </w:r>
          </w:p>
        </w:tc>
        <w:tc>
          <w:tcPr>
            <w:tcW w:w="720" w:type="dxa"/>
            <w:tcPrChange w:id="3067" w:author="Jarno Nieminen" w:date="2014-06-19T12:33:00Z">
              <w:tcPr>
                <w:tcW w:w="720" w:type="dxa"/>
                <w:gridSpan w:val="2"/>
              </w:tcPr>
            </w:tcPrChange>
          </w:tcPr>
          <w:p w14:paraId="3E9E27D1" w14:textId="77777777" w:rsidR="00F94DA9" w:rsidRPr="00D82A73" w:rsidRDefault="00F94DA9" w:rsidP="00F94DA9">
            <w:pPr>
              <w:rPr>
                <w:rFonts w:eastAsia="Arial Unicode MS"/>
              </w:rPr>
            </w:pPr>
            <w:r w:rsidRPr="00D82A73">
              <w:rPr>
                <w:rFonts w:eastAsia="Arial Unicode MS"/>
              </w:rPr>
              <w:t>1..0</w:t>
            </w:r>
          </w:p>
        </w:tc>
        <w:tc>
          <w:tcPr>
            <w:tcW w:w="1800" w:type="dxa"/>
            <w:tcPrChange w:id="3068" w:author="Jarno Nieminen" w:date="2014-06-19T12:33:00Z">
              <w:tcPr>
                <w:tcW w:w="1800" w:type="dxa"/>
                <w:gridSpan w:val="2"/>
              </w:tcPr>
            </w:tcPrChange>
          </w:tcPr>
          <w:p w14:paraId="546A5664" w14:textId="77777777" w:rsidR="00F94DA9" w:rsidRPr="00D82A73" w:rsidRDefault="00F94DA9" w:rsidP="00F94DA9">
            <w:pPr>
              <w:rPr>
                <w:rFonts w:eastAsia="Arial Unicode MS"/>
              </w:rPr>
            </w:pPr>
          </w:p>
        </w:tc>
        <w:tc>
          <w:tcPr>
            <w:tcW w:w="1920" w:type="dxa"/>
            <w:tcPrChange w:id="3069" w:author="Jarno Nieminen" w:date="2014-06-19T12:33:00Z">
              <w:tcPr>
                <w:tcW w:w="1920" w:type="dxa"/>
                <w:gridSpan w:val="2"/>
              </w:tcPr>
            </w:tcPrChange>
          </w:tcPr>
          <w:p w14:paraId="0E810F86" w14:textId="77777777" w:rsidR="00F94DA9" w:rsidRPr="00D82A73" w:rsidRDefault="00F94DA9" w:rsidP="00F94DA9">
            <w:pPr>
              <w:rPr>
                <w:rFonts w:ascii="Arial" w:eastAsia="Arial Unicode MS" w:hAnsi="Arial"/>
              </w:rPr>
            </w:pPr>
          </w:p>
        </w:tc>
        <w:tc>
          <w:tcPr>
            <w:tcW w:w="1200" w:type="dxa"/>
            <w:shd w:val="clear" w:color="auto" w:fill="auto"/>
            <w:tcPrChange w:id="3070" w:author="Jarno Nieminen" w:date="2014-06-19T12:33:00Z">
              <w:tcPr>
                <w:tcW w:w="1200" w:type="dxa"/>
                <w:gridSpan w:val="2"/>
                <w:shd w:val="clear" w:color="auto" w:fill="auto"/>
              </w:tcPr>
            </w:tcPrChange>
          </w:tcPr>
          <w:p w14:paraId="083D4F51" w14:textId="36F201EB" w:rsidR="00F94DA9" w:rsidRPr="00D82A73" w:rsidRDefault="00B37BC8" w:rsidP="00F94DA9">
            <w:pPr>
              <w:rPr>
                <w:rFonts w:ascii="Arial" w:eastAsia="Arial Unicode MS" w:hAnsi="Arial"/>
              </w:rPr>
            </w:pPr>
            <w:ins w:id="30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72" w:author="Jarno Nieminen" w:date="2014-06-19T12:33:00Z">
              <w:tcPr>
                <w:tcW w:w="1080" w:type="dxa"/>
                <w:shd w:val="clear" w:color="auto" w:fill="auto"/>
              </w:tcPr>
            </w:tcPrChange>
          </w:tcPr>
          <w:p w14:paraId="33187C6A" w14:textId="2869E67A" w:rsidR="00F94DA9" w:rsidRPr="00D82A73" w:rsidRDefault="00B37BC8" w:rsidP="00F94DA9">
            <w:pPr>
              <w:rPr>
                <w:rFonts w:ascii="Arial" w:eastAsia="Arial Unicode MS" w:hAnsi="Arial"/>
              </w:rPr>
            </w:pPr>
            <w:ins w:id="30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74" w:author="Jarno Nieminen" w:date="2014-06-19T12:33:00Z">
              <w:tcPr>
                <w:tcW w:w="1160" w:type="dxa"/>
                <w:shd w:val="clear" w:color="auto" w:fill="auto"/>
              </w:tcPr>
            </w:tcPrChange>
          </w:tcPr>
          <w:p w14:paraId="4D69CBDE" w14:textId="59AD14B0" w:rsidR="00F94DA9" w:rsidRPr="00D82A73" w:rsidRDefault="00F94DA9" w:rsidP="00F94DA9">
            <w:pPr>
              <w:rPr>
                <w:rFonts w:ascii="Arial" w:eastAsia="Arial Unicode MS" w:hAnsi="Arial"/>
              </w:rPr>
            </w:pPr>
            <w:ins w:id="3075" w:author="Jarno Nieminen" w:date="2014-06-19T12:36:00Z">
              <w:r>
                <w:rPr>
                  <w:rFonts w:ascii="Arial" w:eastAsia="Arial Unicode MS" w:hAnsi="Arial"/>
                </w:rPr>
                <w:t>N/A</w:t>
              </w:r>
            </w:ins>
          </w:p>
        </w:tc>
      </w:tr>
      <w:tr w:rsidR="00F94DA9" w:rsidRPr="00D82A73" w14:paraId="443F88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7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7" w:author="Jarno Nieminen" w:date="2014-06-19T12:33:00Z">
            <w:trPr>
              <w:gridAfter w:val="0"/>
              <w:trHeight w:val="217"/>
            </w:trPr>
          </w:trPrChange>
        </w:trPr>
        <w:tc>
          <w:tcPr>
            <w:tcW w:w="2567" w:type="dxa"/>
            <w:gridSpan w:val="2"/>
            <w:tcPrChange w:id="3078" w:author="Jarno Nieminen" w:date="2014-06-19T12:33:00Z">
              <w:tcPr>
                <w:tcW w:w="2567" w:type="dxa"/>
                <w:gridSpan w:val="3"/>
              </w:tcPr>
            </w:tcPrChange>
          </w:tcPr>
          <w:p w14:paraId="2D21009E" w14:textId="77777777" w:rsidR="00F94DA9" w:rsidRPr="00D82A73" w:rsidRDefault="00F94DA9" w:rsidP="00F94DA9">
            <w:pPr>
              <w:rPr>
                <w:rFonts w:eastAsia="Arial Unicode MS"/>
              </w:rPr>
            </w:pPr>
            <w:r w:rsidRPr="00D82A73">
              <w:rPr>
                <w:rFonts w:eastAsia="Arial Unicode MS"/>
              </w:rPr>
              <w:lastRenderedPageBreak/>
              <w:t>Formulärbeskrivning för personal (DescriptionInternal)</w:t>
            </w:r>
          </w:p>
        </w:tc>
        <w:tc>
          <w:tcPr>
            <w:tcW w:w="3388" w:type="dxa"/>
            <w:tcPrChange w:id="3079" w:author="Jarno Nieminen" w:date="2014-06-19T12:33:00Z">
              <w:tcPr>
                <w:tcW w:w="3388" w:type="dxa"/>
                <w:gridSpan w:val="2"/>
              </w:tcPr>
            </w:tcPrChange>
          </w:tcPr>
          <w:p w14:paraId="662166DE" w14:textId="77777777" w:rsidR="00F94DA9" w:rsidRPr="00D82A73" w:rsidRDefault="00F94DA9" w:rsidP="00F94DA9">
            <w:pPr>
              <w:rPr>
                <w:rFonts w:eastAsia="Arial Unicode MS"/>
              </w:rPr>
            </w:pPr>
            <w:r w:rsidRPr="00D82A73">
              <w:rPr>
                <w:rFonts w:eastAsia="Arial Unicode MS"/>
              </w:rPr>
              <w:t>Formulärets beskrivning och instruktioner. Avsedd för personal.</w:t>
            </w:r>
          </w:p>
          <w:p w14:paraId="2A7438B4" w14:textId="77777777" w:rsidR="00F94DA9" w:rsidRPr="00D82A73" w:rsidRDefault="00F94DA9" w:rsidP="00F94DA9">
            <w:pPr>
              <w:rPr>
                <w:szCs w:val="20"/>
              </w:rPr>
            </w:pPr>
            <w:r w:rsidRPr="00D82A73">
              <w:rPr>
                <w:rFonts w:eastAsia="Arial Unicode MS"/>
              </w:rPr>
              <w:t xml:space="preserve"> </w:t>
            </w:r>
          </w:p>
        </w:tc>
        <w:tc>
          <w:tcPr>
            <w:tcW w:w="1140" w:type="dxa"/>
            <w:tcPrChange w:id="3080" w:author="Jarno Nieminen" w:date="2014-06-19T12:33:00Z">
              <w:tcPr>
                <w:tcW w:w="1140" w:type="dxa"/>
                <w:gridSpan w:val="2"/>
              </w:tcPr>
            </w:tcPrChange>
          </w:tcPr>
          <w:p w14:paraId="47B01400" w14:textId="77777777" w:rsidR="00F94DA9" w:rsidRPr="00D82A73" w:rsidRDefault="00F94DA9" w:rsidP="00F94DA9">
            <w:pPr>
              <w:rPr>
                <w:rFonts w:eastAsia="Arial Unicode MS"/>
              </w:rPr>
            </w:pPr>
            <w:r w:rsidRPr="00D82A73">
              <w:rPr>
                <w:rFonts w:eastAsia="Arial Unicode MS"/>
              </w:rPr>
              <w:t>TXT</w:t>
            </w:r>
          </w:p>
        </w:tc>
        <w:tc>
          <w:tcPr>
            <w:tcW w:w="720" w:type="dxa"/>
            <w:tcPrChange w:id="3081" w:author="Jarno Nieminen" w:date="2014-06-19T12:33:00Z">
              <w:tcPr>
                <w:tcW w:w="720" w:type="dxa"/>
                <w:gridSpan w:val="2"/>
              </w:tcPr>
            </w:tcPrChange>
          </w:tcPr>
          <w:p w14:paraId="48FC3032" w14:textId="77777777" w:rsidR="00F94DA9" w:rsidRPr="00D82A73" w:rsidRDefault="00F94DA9" w:rsidP="00F94DA9">
            <w:pPr>
              <w:rPr>
                <w:rFonts w:eastAsia="Arial Unicode MS"/>
              </w:rPr>
            </w:pPr>
            <w:r w:rsidRPr="00D82A73">
              <w:rPr>
                <w:rFonts w:eastAsia="Arial Unicode MS"/>
              </w:rPr>
              <w:t>1..0</w:t>
            </w:r>
          </w:p>
        </w:tc>
        <w:tc>
          <w:tcPr>
            <w:tcW w:w="1800" w:type="dxa"/>
            <w:tcPrChange w:id="3082" w:author="Jarno Nieminen" w:date="2014-06-19T12:33:00Z">
              <w:tcPr>
                <w:tcW w:w="1800" w:type="dxa"/>
                <w:gridSpan w:val="2"/>
              </w:tcPr>
            </w:tcPrChange>
          </w:tcPr>
          <w:p w14:paraId="0DD1D319" w14:textId="77777777" w:rsidR="00F94DA9" w:rsidRPr="00D82A73" w:rsidRDefault="00F94DA9" w:rsidP="00F94DA9">
            <w:pPr>
              <w:rPr>
                <w:rFonts w:eastAsia="Arial Unicode MS"/>
              </w:rPr>
            </w:pPr>
          </w:p>
        </w:tc>
        <w:tc>
          <w:tcPr>
            <w:tcW w:w="1920" w:type="dxa"/>
            <w:tcPrChange w:id="3083" w:author="Jarno Nieminen" w:date="2014-06-19T12:33:00Z">
              <w:tcPr>
                <w:tcW w:w="1920" w:type="dxa"/>
                <w:gridSpan w:val="2"/>
              </w:tcPr>
            </w:tcPrChange>
          </w:tcPr>
          <w:p w14:paraId="459C0CE5" w14:textId="77777777" w:rsidR="00F94DA9" w:rsidRPr="00D82A73" w:rsidRDefault="00F94DA9" w:rsidP="00F94DA9">
            <w:pPr>
              <w:rPr>
                <w:rFonts w:ascii="Arial" w:eastAsia="Arial Unicode MS" w:hAnsi="Arial"/>
              </w:rPr>
            </w:pPr>
          </w:p>
        </w:tc>
        <w:tc>
          <w:tcPr>
            <w:tcW w:w="1200" w:type="dxa"/>
            <w:shd w:val="clear" w:color="auto" w:fill="auto"/>
            <w:tcPrChange w:id="3084" w:author="Jarno Nieminen" w:date="2014-06-19T12:33:00Z">
              <w:tcPr>
                <w:tcW w:w="1200" w:type="dxa"/>
                <w:gridSpan w:val="2"/>
                <w:shd w:val="clear" w:color="auto" w:fill="auto"/>
              </w:tcPr>
            </w:tcPrChange>
          </w:tcPr>
          <w:p w14:paraId="0EA78A7B" w14:textId="15BB8517" w:rsidR="00F94DA9" w:rsidRPr="00D82A73" w:rsidRDefault="00B37BC8" w:rsidP="00F94DA9">
            <w:pPr>
              <w:rPr>
                <w:rFonts w:ascii="Arial" w:eastAsia="Arial Unicode MS" w:hAnsi="Arial"/>
              </w:rPr>
            </w:pPr>
            <w:ins w:id="30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86" w:author="Jarno Nieminen" w:date="2014-06-19T12:33:00Z">
              <w:tcPr>
                <w:tcW w:w="1080" w:type="dxa"/>
                <w:shd w:val="clear" w:color="auto" w:fill="auto"/>
              </w:tcPr>
            </w:tcPrChange>
          </w:tcPr>
          <w:p w14:paraId="4C7849A1" w14:textId="673B8C62" w:rsidR="00F94DA9" w:rsidRPr="00D82A73" w:rsidRDefault="00B37BC8" w:rsidP="00F94DA9">
            <w:pPr>
              <w:rPr>
                <w:rFonts w:ascii="Arial" w:eastAsia="Arial Unicode MS" w:hAnsi="Arial"/>
              </w:rPr>
            </w:pPr>
            <w:ins w:id="30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88" w:author="Jarno Nieminen" w:date="2014-06-19T12:33:00Z">
              <w:tcPr>
                <w:tcW w:w="1160" w:type="dxa"/>
                <w:shd w:val="clear" w:color="auto" w:fill="auto"/>
              </w:tcPr>
            </w:tcPrChange>
          </w:tcPr>
          <w:p w14:paraId="3DAD8120" w14:textId="45DA8CDA" w:rsidR="00F94DA9" w:rsidRPr="00D82A73" w:rsidRDefault="00F94DA9" w:rsidP="00F94DA9">
            <w:pPr>
              <w:rPr>
                <w:rFonts w:ascii="Arial" w:eastAsia="Arial Unicode MS" w:hAnsi="Arial"/>
              </w:rPr>
            </w:pPr>
            <w:ins w:id="3089" w:author="Jarno Nieminen" w:date="2014-06-19T12:36:00Z">
              <w:r>
                <w:rPr>
                  <w:rFonts w:ascii="Arial" w:eastAsia="Arial Unicode MS" w:hAnsi="Arial"/>
                </w:rPr>
                <w:t>N/A</w:t>
              </w:r>
            </w:ins>
          </w:p>
        </w:tc>
      </w:tr>
      <w:tr w:rsidR="00F94DA9" w:rsidRPr="00D82A73" w14:paraId="2739D6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9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91" w:author="Jarno Nieminen" w:date="2014-06-19T12:33:00Z">
            <w:trPr>
              <w:gridAfter w:val="0"/>
              <w:trHeight w:val="217"/>
            </w:trPr>
          </w:trPrChange>
        </w:trPr>
        <w:tc>
          <w:tcPr>
            <w:tcW w:w="2567" w:type="dxa"/>
            <w:gridSpan w:val="2"/>
            <w:tcPrChange w:id="3092" w:author="Jarno Nieminen" w:date="2014-06-19T12:33:00Z">
              <w:tcPr>
                <w:tcW w:w="2567" w:type="dxa"/>
                <w:gridSpan w:val="3"/>
              </w:tcPr>
            </w:tcPrChange>
          </w:tcPr>
          <w:p w14:paraId="54547734"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3093" w:author="Jarno Nieminen" w:date="2014-06-19T12:33:00Z">
              <w:tcPr>
                <w:tcW w:w="3388" w:type="dxa"/>
                <w:gridSpan w:val="2"/>
              </w:tcPr>
            </w:tcPrChange>
          </w:tcPr>
          <w:p w14:paraId="476DDD1B" w14:textId="77777777" w:rsidR="00F94DA9" w:rsidRPr="00D82A73" w:rsidRDefault="00F94DA9" w:rsidP="00F94DA9">
            <w:pPr>
              <w:rPr>
                <w:szCs w:val="20"/>
              </w:rPr>
            </w:pPr>
            <w:r w:rsidRPr="00D82A73">
              <w:rPr>
                <w:szCs w:val="20"/>
              </w:rPr>
              <w:t>Informationstext vid avslutat och sparat formulär.</w:t>
            </w:r>
          </w:p>
        </w:tc>
        <w:tc>
          <w:tcPr>
            <w:tcW w:w="1140" w:type="dxa"/>
            <w:tcPrChange w:id="3094" w:author="Jarno Nieminen" w:date="2014-06-19T12:33:00Z">
              <w:tcPr>
                <w:tcW w:w="1140" w:type="dxa"/>
                <w:gridSpan w:val="2"/>
              </w:tcPr>
            </w:tcPrChange>
          </w:tcPr>
          <w:p w14:paraId="5CC83F21" w14:textId="77777777" w:rsidR="00F94DA9" w:rsidRPr="00D82A73" w:rsidRDefault="00F94DA9" w:rsidP="00F94DA9">
            <w:pPr>
              <w:rPr>
                <w:rFonts w:eastAsia="Arial Unicode MS"/>
              </w:rPr>
            </w:pPr>
          </w:p>
        </w:tc>
        <w:tc>
          <w:tcPr>
            <w:tcW w:w="720" w:type="dxa"/>
            <w:tcPrChange w:id="3095" w:author="Jarno Nieminen" w:date="2014-06-19T12:33:00Z">
              <w:tcPr>
                <w:tcW w:w="720" w:type="dxa"/>
                <w:gridSpan w:val="2"/>
              </w:tcPr>
            </w:tcPrChange>
          </w:tcPr>
          <w:p w14:paraId="092ACB87" w14:textId="77777777" w:rsidR="00F94DA9" w:rsidRPr="00D82A73" w:rsidRDefault="00F94DA9" w:rsidP="00F94DA9">
            <w:pPr>
              <w:rPr>
                <w:rFonts w:eastAsia="Arial Unicode MS"/>
              </w:rPr>
            </w:pPr>
          </w:p>
        </w:tc>
        <w:tc>
          <w:tcPr>
            <w:tcW w:w="1800" w:type="dxa"/>
            <w:tcPrChange w:id="3096" w:author="Jarno Nieminen" w:date="2014-06-19T12:33:00Z">
              <w:tcPr>
                <w:tcW w:w="1800" w:type="dxa"/>
                <w:gridSpan w:val="2"/>
              </w:tcPr>
            </w:tcPrChange>
          </w:tcPr>
          <w:p w14:paraId="49CEBB28" w14:textId="77777777" w:rsidR="00F94DA9" w:rsidRPr="00D82A73" w:rsidRDefault="00F94DA9" w:rsidP="00F94DA9">
            <w:pPr>
              <w:rPr>
                <w:rFonts w:eastAsia="Arial Unicode MS"/>
              </w:rPr>
            </w:pPr>
          </w:p>
        </w:tc>
        <w:tc>
          <w:tcPr>
            <w:tcW w:w="1920" w:type="dxa"/>
            <w:tcPrChange w:id="3097" w:author="Jarno Nieminen" w:date="2014-06-19T12:33:00Z">
              <w:tcPr>
                <w:tcW w:w="1920" w:type="dxa"/>
                <w:gridSpan w:val="2"/>
              </w:tcPr>
            </w:tcPrChange>
          </w:tcPr>
          <w:p w14:paraId="1AEEC174" w14:textId="77777777" w:rsidR="00F94DA9" w:rsidRPr="00D82A73" w:rsidRDefault="00F94DA9" w:rsidP="00F94DA9">
            <w:pPr>
              <w:rPr>
                <w:rFonts w:ascii="Arial" w:eastAsia="Arial Unicode MS" w:hAnsi="Arial"/>
              </w:rPr>
            </w:pPr>
          </w:p>
        </w:tc>
        <w:tc>
          <w:tcPr>
            <w:tcW w:w="1200" w:type="dxa"/>
            <w:shd w:val="clear" w:color="auto" w:fill="auto"/>
            <w:tcPrChange w:id="3098" w:author="Jarno Nieminen" w:date="2014-06-19T12:33:00Z">
              <w:tcPr>
                <w:tcW w:w="1200" w:type="dxa"/>
                <w:gridSpan w:val="2"/>
                <w:shd w:val="clear" w:color="auto" w:fill="auto"/>
              </w:tcPr>
            </w:tcPrChange>
          </w:tcPr>
          <w:p w14:paraId="54804366" w14:textId="04F8960D" w:rsidR="00F94DA9" w:rsidRPr="00D82A73" w:rsidRDefault="00B37BC8" w:rsidP="00F94DA9">
            <w:pPr>
              <w:rPr>
                <w:rFonts w:ascii="Arial" w:eastAsia="Arial Unicode MS" w:hAnsi="Arial"/>
              </w:rPr>
            </w:pPr>
            <w:ins w:id="30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00" w:author="Jarno Nieminen" w:date="2014-06-19T12:33:00Z">
              <w:tcPr>
                <w:tcW w:w="1080" w:type="dxa"/>
                <w:shd w:val="clear" w:color="auto" w:fill="auto"/>
              </w:tcPr>
            </w:tcPrChange>
          </w:tcPr>
          <w:p w14:paraId="57A68C1A" w14:textId="73F68A32" w:rsidR="00F94DA9" w:rsidRPr="00D82A73" w:rsidRDefault="00B37BC8" w:rsidP="00F94DA9">
            <w:pPr>
              <w:rPr>
                <w:rFonts w:ascii="Arial" w:eastAsia="Arial Unicode MS" w:hAnsi="Arial"/>
              </w:rPr>
            </w:pPr>
            <w:ins w:id="31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02" w:author="Jarno Nieminen" w:date="2014-06-19T12:33:00Z">
              <w:tcPr>
                <w:tcW w:w="1160" w:type="dxa"/>
                <w:shd w:val="clear" w:color="auto" w:fill="auto"/>
              </w:tcPr>
            </w:tcPrChange>
          </w:tcPr>
          <w:p w14:paraId="2B599870" w14:textId="28B79B3D" w:rsidR="00F94DA9" w:rsidRPr="00D82A73" w:rsidRDefault="00F94DA9" w:rsidP="00F94DA9">
            <w:pPr>
              <w:rPr>
                <w:rFonts w:ascii="Arial" w:eastAsia="Arial Unicode MS" w:hAnsi="Arial"/>
              </w:rPr>
            </w:pPr>
            <w:ins w:id="3103" w:author="Jarno Nieminen" w:date="2014-06-19T12:36:00Z">
              <w:r>
                <w:rPr>
                  <w:rFonts w:ascii="Arial" w:eastAsia="Arial Unicode MS" w:hAnsi="Arial"/>
                </w:rPr>
                <w:t>N/A</w:t>
              </w:r>
            </w:ins>
          </w:p>
        </w:tc>
      </w:tr>
      <w:tr w:rsidR="00F94DA9" w:rsidRPr="00D82A73" w14:paraId="5417CC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0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05" w:author="Jarno Nieminen" w:date="2014-06-19T12:33:00Z">
            <w:trPr>
              <w:gridAfter w:val="0"/>
              <w:trHeight w:val="217"/>
            </w:trPr>
          </w:trPrChange>
        </w:trPr>
        <w:tc>
          <w:tcPr>
            <w:tcW w:w="2567" w:type="dxa"/>
            <w:gridSpan w:val="2"/>
            <w:tcPrChange w:id="3106" w:author="Jarno Nieminen" w:date="2014-06-19T12:33:00Z">
              <w:tcPr>
                <w:tcW w:w="2567" w:type="dxa"/>
                <w:gridSpan w:val="3"/>
              </w:tcPr>
            </w:tcPrChange>
          </w:tcPr>
          <w:p w14:paraId="70D7A658" w14:textId="77777777" w:rsidR="00F94DA9" w:rsidRPr="00D82A73" w:rsidRDefault="00F94DA9" w:rsidP="00F94DA9">
            <w:pPr>
              <w:rPr>
                <w:rFonts w:eastAsia="Arial Unicode MS"/>
              </w:rPr>
            </w:pPr>
            <w:r w:rsidRPr="00D82A73">
              <w:rPr>
                <w:rFonts w:eastAsia="Arial Unicode MS"/>
              </w:rPr>
              <w:t>Informations URL</w:t>
            </w:r>
          </w:p>
          <w:p w14:paraId="1C156453" w14:textId="77777777" w:rsidR="00F94DA9" w:rsidRPr="00D82A73" w:rsidRDefault="00F94DA9" w:rsidP="00F94DA9">
            <w:pPr>
              <w:rPr>
                <w:rFonts w:eastAsia="Arial Unicode MS"/>
              </w:rPr>
            </w:pPr>
            <w:r w:rsidRPr="00D82A73">
              <w:rPr>
                <w:rFonts w:eastAsia="Arial Unicode MS"/>
              </w:rPr>
              <w:t>(InformationURL)</w:t>
            </w:r>
          </w:p>
        </w:tc>
        <w:tc>
          <w:tcPr>
            <w:tcW w:w="3388" w:type="dxa"/>
            <w:tcPrChange w:id="3107" w:author="Jarno Nieminen" w:date="2014-06-19T12:33:00Z">
              <w:tcPr>
                <w:tcW w:w="3388" w:type="dxa"/>
                <w:gridSpan w:val="2"/>
              </w:tcPr>
            </w:tcPrChange>
          </w:tcPr>
          <w:p w14:paraId="7BB67C6C" w14:textId="77777777" w:rsidR="00F94DA9" w:rsidRPr="00D82A73" w:rsidRDefault="00F94DA9" w:rsidP="00F94DA9">
            <w:pPr>
              <w:rPr>
                <w:szCs w:val="20"/>
              </w:rPr>
            </w:pPr>
            <w:r w:rsidRPr="00D82A73">
              <w:rPr>
                <w:szCs w:val="20"/>
              </w:rPr>
              <w:t>URL till ytterligare/relevant information.</w:t>
            </w:r>
          </w:p>
        </w:tc>
        <w:tc>
          <w:tcPr>
            <w:tcW w:w="1140" w:type="dxa"/>
            <w:tcPrChange w:id="3108" w:author="Jarno Nieminen" w:date="2014-06-19T12:33:00Z">
              <w:tcPr>
                <w:tcW w:w="1140" w:type="dxa"/>
                <w:gridSpan w:val="2"/>
              </w:tcPr>
            </w:tcPrChange>
          </w:tcPr>
          <w:p w14:paraId="22D024E3" w14:textId="77777777" w:rsidR="00F94DA9" w:rsidRPr="00D82A73" w:rsidRDefault="00F94DA9" w:rsidP="00F94DA9">
            <w:pPr>
              <w:rPr>
                <w:rFonts w:eastAsia="Arial Unicode MS"/>
              </w:rPr>
            </w:pPr>
            <w:r w:rsidRPr="00D82A73">
              <w:rPr>
                <w:rFonts w:eastAsia="Arial Unicode MS"/>
              </w:rPr>
              <w:t>URL</w:t>
            </w:r>
          </w:p>
        </w:tc>
        <w:tc>
          <w:tcPr>
            <w:tcW w:w="720" w:type="dxa"/>
            <w:tcPrChange w:id="3109" w:author="Jarno Nieminen" w:date="2014-06-19T12:33:00Z">
              <w:tcPr>
                <w:tcW w:w="720" w:type="dxa"/>
                <w:gridSpan w:val="2"/>
              </w:tcPr>
            </w:tcPrChange>
          </w:tcPr>
          <w:p w14:paraId="2623D070" w14:textId="77777777" w:rsidR="00F94DA9" w:rsidRPr="00D82A73" w:rsidRDefault="00F94DA9" w:rsidP="00F94DA9">
            <w:pPr>
              <w:rPr>
                <w:rFonts w:eastAsia="Arial Unicode MS"/>
              </w:rPr>
            </w:pPr>
            <w:r w:rsidRPr="00D82A73">
              <w:rPr>
                <w:rFonts w:eastAsia="Arial Unicode MS"/>
              </w:rPr>
              <w:t>0..1</w:t>
            </w:r>
          </w:p>
        </w:tc>
        <w:tc>
          <w:tcPr>
            <w:tcW w:w="1800" w:type="dxa"/>
            <w:tcPrChange w:id="3110" w:author="Jarno Nieminen" w:date="2014-06-19T12:33:00Z">
              <w:tcPr>
                <w:tcW w:w="1800" w:type="dxa"/>
                <w:gridSpan w:val="2"/>
              </w:tcPr>
            </w:tcPrChange>
          </w:tcPr>
          <w:p w14:paraId="47002677" w14:textId="77777777" w:rsidR="00F94DA9" w:rsidRPr="00D82A73" w:rsidRDefault="00F94DA9" w:rsidP="00F94DA9">
            <w:pPr>
              <w:rPr>
                <w:rFonts w:eastAsia="Arial Unicode MS"/>
              </w:rPr>
            </w:pPr>
          </w:p>
        </w:tc>
        <w:tc>
          <w:tcPr>
            <w:tcW w:w="1920" w:type="dxa"/>
            <w:tcPrChange w:id="3111" w:author="Jarno Nieminen" w:date="2014-06-19T12:33:00Z">
              <w:tcPr>
                <w:tcW w:w="1920" w:type="dxa"/>
                <w:gridSpan w:val="2"/>
              </w:tcPr>
            </w:tcPrChange>
          </w:tcPr>
          <w:p w14:paraId="6BD06B89" w14:textId="77777777" w:rsidR="00F94DA9" w:rsidRPr="00D82A73" w:rsidRDefault="00F94DA9" w:rsidP="00F94DA9">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3112" w:author="Jarno Nieminen" w:date="2014-06-19T12:33:00Z">
              <w:tcPr>
                <w:tcW w:w="1200" w:type="dxa"/>
                <w:gridSpan w:val="2"/>
                <w:shd w:val="clear" w:color="auto" w:fill="auto"/>
              </w:tcPr>
            </w:tcPrChange>
          </w:tcPr>
          <w:p w14:paraId="35BA4B79" w14:textId="53052BA2" w:rsidR="00F94DA9" w:rsidRPr="00D82A73" w:rsidRDefault="00F94DA9" w:rsidP="00F94DA9">
            <w:pPr>
              <w:rPr>
                <w:rFonts w:ascii="Arial" w:eastAsia="Arial Unicode MS" w:hAnsi="Arial"/>
              </w:rPr>
            </w:pPr>
            <w:ins w:id="3113" w:author="Jarno Nieminen" w:date="2014-06-19T11:14:00Z">
              <w:r w:rsidRPr="009A3B8F">
                <w:rPr>
                  <w:rFonts w:ascii="Arial" w:eastAsia="Arial Unicode MS" w:hAnsi="Arial"/>
                  <w:color w:val="FF0000"/>
                </w:rPr>
                <w:t>Tele och eKommunikation???</w:t>
              </w:r>
            </w:ins>
          </w:p>
        </w:tc>
        <w:tc>
          <w:tcPr>
            <w:tcW w:w="1162" w:type="dxa"/>
            <w:shd w:val="clear" w:color="auto" w:fill="auto"/>
            <w:tcPrChange w:id="3114" w:author="Jarno Nieminen" w:date="2014-06-19T12:33:00Z">
              <w:tcPr>
                <w:tcW w:w="1080" w:type="dxa"/>
                <w:shd w:val="clear" w:color="auto" w:fill="auto"/>
              </w:tcPr>
            </w:tcPrChange>
          </w:tcPr>
          <w:p w14:paraId="46EE3F97" w14:textId="46023CB4" w:rsidR="00F94DA9" w:rsidRPr="00D82A73" w:rsidRDefault="00F94DA9" w:rsidP="00F94DA9">
            <w:pPr>
              <w:rPr>
                <w:rFonts w:ascii="Arial" w:eastAsia="Arial Unicode MS" w:hAnsi="Arial"/>
              </w:rPr>
            </w:pPr>
          </w:p>
        </w:tc>
        <w:tc>
          <w:tcPr>
            <w:tcW w:w="1078" w:type="dxa"/>
            <w:shd w:val="clear" w:color="auto" w:fill="auto"/>
            <w:tcPrChange w:id="3115" w:author="Jarno Nieminen" w:date="2014-06-19T12:33:00Z">
              <w:tcPr>
                <w:tcW w:w="1160" w:type="dxa"/>
                <w:shd w:val="clear" w:color="auto" w:fill="auto"/>
              </w:tcPr>
            </w:tcPrChange>
          </w:tcPr>
          <w:p w14:paraId="3D0A6D81" w14:textId="5EDF9470" w:rsidR="00F94DA9" w:rsidRPr="00D82A73" w:rsidRDefault="00F94DA9" w:rsidP="00F94DA9">
            <w:pPr>
              <w:rPr>
                <w:rFonts w:ascii="Arial" w:eastAsia="Arial Unicode MS" w:hAnsi="Arial"/>
              </w:rPr>
            </w:pPr>
          </w:p>
        </w:tc>
      </w:tr>
      <w:tr w:rsidR="00F94DA9" w:rsidRPr="00D82A73" w14:paraId="166C06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17" w:author="Jarno Nieminen" w:date="2014-06-19T12:33:00Z">
            <w:trPr>
              <w:gridAfter w:val="0"/>
              <w:trHeight w:val="217"/>
            </w:trPr>
          </w:trPrChange>
        </w:trPr>
        <w:tc>
          <w:tcPr>
            <w:tcW w:w="2567" w:type="dxa"/>
            <w:gridSpan w:val="2"/>
            <w:tcPrChange w:id="3118" w:author="Jarno Nieminen" w:date="2014-06-19T12:33:00Z">
              <w:tcPr>
                <w:tcW w:w="2567" w:type="dxa"/>
                <w:gridSpan w:val="3"/>
              </w:tcPr>
            </w:tcPrChange>
          </w:tcPr>
          <w:p w14:paraId="2FFBCE90" w14:textId="77777777" w:rsidR="00F94DA9" w:rsidRPr="00D82A73" w:rsidRDefault="00F94DA9" w:rsidP="00F94DA9">
            <w:pPr>
              <w:rPr>
                <w:rFonts w:eastAsia="Arial Unicode MS"/>
              </w:rPr>
            </w:pPr>
            <w:r w:rsidRPr="00D82A73">
              <w:rPr>
                <w:rFonts w:eastAsia="Arial Unicode MS"/>
              </w:rPr>
              <w:t>Villkor</w:t>
            </w:r>
          </w:p>
          <w:p w14:paraId="6A303ADC" w14:textId="77777777" w:rsidR="00F94DA9" w:rsidRPr="00D82A73" w:rsidRDefault="00F94DA9" w:rsidP="00F94DA9">
            <w:pPr>
              <w:rPr>
                <w:rFonts w:eastAsia="Arial Unicode MS"/>
              </w:rPr>
            </w:pPr>
            <w:r w:rsidRPr="00D82A73">
              <w:rPr>
                <w:rFonts w:eastAsia="Arial Unicode MS"/>
              </w:rPr>
              <w:t>(Term)</w:t>
            </w:r>
          </w:p>
        </w:tc>
        <w:tc>
          <w:tcPr>
            <w:tcW w:w="3388" w:type="dxa"/>
            <w:tcPrChange w:id="3119" w:author="Jarno Nieminen" w:date="2014-06-19T12:33:00Z">
              <w:tcPr>
                <w:tcW w:w="3388" w:type="dxa"/>
                <w:gridSpan w:val="2"/>
              </w:tcPr>
            </w:tcPrChange>
          </w:tcPr>
          <w:p w14:paraId="574EEDE0" w14:textId="77777777" w:rsidR="00F94DA9" w:rsidRPr="00D82A73" w:rsidRDefault="00F94DA9" w:rsidP="00F94DA9">
            <w:pPr>
              <w:rPr>
                <w:rFonts w:eastAsia="Arial Unicode MS"/>
              </w:rPr>
            </w:pPr>
            <w:r w:rsidRPr="00D82A73">
              <w:rPr>
                <w:rFonts w:eastAsia="Arial Unicode MS"/>
              </w:rPr>
              <w:t>Villkor kopplade till formuläret.</w:t>
            </w:r>
          </w:p>
          <w:p w14:paraId="0A08900E"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3120" w:author="Jarno Nieminen" w:date="2014-06-19T12:33:00Z">
              <w:tcPr>
                <w:tcW w:w="1140" w:type="dxa"/>
                <w:gridSpan w:val="2"/>
              </w:tcPr>
            </w:tcPrChange>
          </w:tcPr>
          <w:p w14:paraId="058B2F39" w14:textId="77777777" w:rsidR="00F94DA9" w:rsidRPr="00D82A73" w:rsidRDefault="00F94DA9" w:rsidP="00F94DA9">
            <w:pPr>
              <w:rPr>
                <w:rFonts w:eastAsia="Arial Unicode MS"/>
              </w:rPr>
            </w:pPr>
            <w:r w:rsidRPr="00D82A73">
              <w:rPr>
                <w:rFonts w:eastAsia="Arial Unicode MS"/>
              </w:rPr>
              <w:t>TXT</w:t>
            </w:r>
          </w:p>
        </w:tc>
        <w:tc>
          <w:tcPr>
            <w:tcW w:w="720" w:type="dxa"/>
            <w:tcPrChange w:id="3121" w:author="Jarno Nieminen" w:date="2014-06-19T12:33:00Z">
              <w:tcPr>
                <w:tcW w:w="720" w:type="dxa"/>
                <w:gridSpan w:val="2"/>
              </w:tcPr>
            </w:tcPrChange>
          </w:tcPr>
          <w:p w14:paraId="479F51C8" w14:textId="77777777" w:rsidR="00F94DA9" w:rsidRPr="00D82A73" w:rsidRDefault="00F94DA9" w:rsidP="00F94DA9">
            <w:pPr>
              <w:rPr>
                <w:rFonts w:eastAsia="Arial Unicode MS"/>
              </w:rPr>
            </w:pPr>
            <w:r w:rsidRPr="00D82A73">
              <w:rPr>
                <w:rFonts w:eastAsia="Arial Unicode MS"/>
              </w:rPr>
              <w:t>1</w:t>
            </w:r>
          </w:p>
        </w:tc>
        <w:tc>
          <w:tcPr>
            <w:tcW w:w="1800" w:type="dxa"/>
            <w:tcPrChange w:id="3122" w:author="Jarno Nieminen" w:date="2014-06-19T12:33:00Z">
              <w:tcPr>
                <w:tcW w:w="1800" w:type="dxa"/>
                <w:gridSpan w:val="2"/>
              </w:tcPr>
            </w:tcPrChange>
          </w:tcPr>
          <w:p w14:paraId="461148B6" w14:textId="77777777" w:rsidR="00F94DA9" w:rsidRPr="00D82A73" w:rsidRDefault="00F94DA9" w:rsidP="00F94DA9">
            <w:pPr>
              <w:rPr>
                <w:rFonts w:eastAsia="Arial Unicode MS"/>
              </w:rPr>
            </w:pPr>
          </w:p>
        </w:tc>
        <w:tc>
          <w:tcPr>
            <w:tcW w:w="1920" w:type="dxa"/>
            <w:tcPrChange w:id="3123" w:author="Jarno Nieminen" w:date="2014-06-19T12:33:00Z">
              <w:tcPr>
                <w:tcW w:w="1920" w:type="dxa"/>
                <w:gridSpan w:val="2"/>
              </w:tcPr>
            </w:tcPrChange>
          </w:tcPr>
          <w:p w14:paraId="201F4CE7" w14:textId="77777777" w:rsidR="00F94DA9" w:rsidRPr="00D82A73" w:rsidRDefault="00F94DA9" w:rsidP="00F94DA9">
            <w:pPr>
              <w:rPr>
                <w:rFonts w:ascii="Arial" w:eastAsia="Arial Unicode MS" w:hAnsi="Arial"/>
              </w:rPr>
            </w:pPr>
          </w:p>
        </w:tc>
        <w:tc>
          <w:tcPr>
            <w:tcW w:w="1200" w:type="dxa"/>
            <w:shd w:val="clear" w:color="auto" w:fill="auto"/>
            <w:tcPrChange w:id="3124" w:author="Jarno Nieminen" w:date="2014-06-19T12:33:00Z">
              <w:tcPr>
                <w:tcW w:w="1200" w:type="dxa"/>
                <w:gridSpan w:val="2"/>
                <w:shd w:val="clear" w:color="auto" w:fill="auto"/>
              </w:tcPr>
            </w:tcPrChange>
          </w:tcPr>
          <w:p w14:paraId="6BD60B23" w14:textId="6810561C" w:rsidR="00F94DA9" w:rsidRPr="00D82A73" w:rsidRDefault="00B37BC8" w:rsidP="00F94DA9">
            <w:pPr>
              <w:rPr>
                <w:rFonts w:ascii="Arial" w:eastAsia="Arial Unicode MS" w:hAnsi="Arial"/>
              </w:rPr>
            </w:pPr>
            <w:ins w:id="31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26" w:author="Jarno Nieminen" w:date="2014-06-19T12:33:00Z">
              <w:tcPr>
                <w:tcW w:w="1080" w:type="dxa"/>
                <w:shd w:val="clear" w:color="auto" w:fill="auto"/>
              </w:tcPr>
            </w:tcPrChange>
          </w:tcPr>
          <w:p w14:paraId="0D763A06" w14:textId="6AE73241" w:rsidR="00F94DA9" w:rsidRPr="00D82A73" w:rsidRDefault="00B37BC8" w:rsidP="00F94DA9">
            <w:pPr>
              <w:rPr>
                <w:rFonts w:ascii="Arial" w:eastAsia="Arial Unicode MS" w:hAnsi="Arial"/>
              </w:rPr>
            </w:pPr>
            <w:ins w:id="31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28" w:author="Jarno Nieminen" w:date="2014-06-19T12:33:00Z">
              <w:tcPr>
                <w:tcW w:w="1160" w:type="dxa"/>
                <w:shd w:val="clear" w:color="auto" w:fill="auto"/>
              </w:tcPr>
            </w:tcPrChange>
          </w:tcPr>
          <w:p w14:paraId="0B9CB8D9" w14:textId="5033414F" w:rsidR="00F94DA9" w:rsidRPr="00D82A73" w:rsidRDefault="00F94DA9" w:rsidP="00F94DA9">
            <w:pPr>
              <w:rPr>
                <w:rFonts w:ascii="Arial" w:eastAsia="Arial Unicode MS" w:hAnsi="Arial"/>
              </w:rPr>
            </w:pPr>
            <w:ins w:id="3129" w:author="Jarno Nieminen" w:date="2014-06-19T12:36:00Z">
              <w:r>
                <w:rPr>
                  <w:rFonts w:ascii="Arial" w:eastAsia="Arial Unicode MS" w:hAnsi="Arial"/>
                </w:rPr>
                <w:t>N/A</w:t>
              </w:r>
            </w:ins>
          </w:p>
        </w:tc>
      </w:tr>
      <w:tr w:rsidR="00F94DA9" w:rsidRPr="00D82A73" w14:paraId="7D5477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3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31" w:author="Jarno Nieminen" w:date="2014-06-19T12:33:00Z">
            <w:trPr>
              <w:gridAfter w:val="0"/>
              <w:trHeight w:val="217"/>
            </w:trPr>
          </w:trPrChange>
        </w:trPr>
        <w:tc>
          <w:tcPr>
            <w:tcW w:w="2567" w:type="dxa"/>
            <w:gridSpan w:val="2"/>
            <w:tcPrChange w:id="3132" w:author="Jarno Nieminen" w:date="2014-06-19T12:33:00Z">
              <w:tcPr>
                <w:tcW w:w="2567" w:type="dxa"/>
                <w:gridSpan w:val="3"/>
              </w:tcPr>
            </w:tcPrChange>
          </w:tcPr>
          <w:p w14:paraId="49532889"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3133" w:author="Jarno Nieminen" w:date="2014-06-19T12:33:00Z">
              <w:tcPr>
                <w:tcW w:w="3388" w:type="dxa"/>
                <w:gridSpan w:val="2"/>
              </w:tcPr>
            </w:tcPrChange>
          </w:tcPr>
          <w:p w14:paraId="1646F992" w14:textId="77777777" w:rsidR="00F94DA9" w:rsidRPr="00D82A73" w:rsidRDefault="00F94DA9" w:rsidP="00F94DA9">
            <w:pPr>
              <w:rPr>
                <w:szCs w:val="20"/>
              </w:rPr>
            </w:pPr>
            <w:r w:rsidRPr="00D82A73">
              <w:rPr>
                <w:szCs w:val="20"/>
              </w:rPr>
              <w:t>Beskriver hur många ”sidor” formuläret maximalt kan innehåller.</w:t>
            </w:r>
          </w:p>
          <w:p w14:paraId="3BE11BCC" w14:textId="77777777" w:rsidR="00F94DA9" w:rsidRPr="00D82A73" w:rsidRDefault="00F94DA9" w:rsidP="00F94DA9">
            <w:pPr>
              <w:rPr>
                <w:szCs w:val="20"/>
              </w:rPr>
            </w:pPr>
            <w:r w:rsidRPr="00D82A73">
              <w:rPr>
                <w:szCs w:val="20"/>
              </w:rPr>
              <w:t>T.ex. 10</w:t>
            </w:r>
          </w:p>
        </w:tc>
        <w:tc>
          <w:tcPr>
            <w:tcW w:w="1140" w:type="dxa"/>
            <w:tcPrChange w:id="3134" w:author="Jarno Nieminen" w:date="2014-06-19T12:33:00Z">
              <w:tcPr>
                <w:tcW w:w="1140" w:type="dxa"/>
                <w:gridSpan w:val="2"/>
              </w:tcPr>
            </w:tcPrChange>
          </w:tcPr>
          <w:p w14:paraId="45F43F12" w14:textId="77777777" w:rsidR="00F94DA9" w:rsidRPr="00D82A73" w:rsidRDefault="00F94DA9" w:rsidP="00F94DA9">
            <w:pPr>
              <w:rPr>
                <w:rFonts w:eastAsia="Arial Unicode MS"/>
              </w:rPr>
            </w:pPr>
            <w:r w:rsidRPr="00D82A73">
              <w:rPr>
                <w:rFonts w:eastAsia="Arial Unicode MS"/>
              </w:rPr>
              <w:t>VÄ</w:t>
            </w:r>
          </w:p>
        </w:tc>
        <w:tc>
          <w:tcPr>
            <w:tcW w:w="720" w:type="dxa"/>
            <w:tcPrChange w:id="3135" w:author="Jarno Nieminen" w:date="2014-06-19T12:33:00Z">
              <w:tcPr>
                <w:tcW w:w="720" w:type="dxa"/>
                <w:gridSpan w:val="2"/>
              </w:tcPr>
            </w:tcPrChange>
          </w:tcPr>
          <w:p w14:paraId="462466D6" w14:textId="77777777" w:rsidR="00F94DA9" w:rsidRPr="00D82A73" w:rsidRDefault="00F94DA9" w:rsidP="00F94DA9">
            <w:pPr>
              <w:rPr>
                <w:rFonts w:eastAsia="Arial Unicode MS"/>
              </w:rPr>
            </w:pPr>
            <w:r w:rsidRPr="00D82A73">
              <w:rPr>
                <w:rFonts w:eastAsia="Arial Unicode MS"/>
              </w:rPr>
              <w:t>1</w:t>
            </w:r>
          </w:p>
        </w:tc>
        <w:tc>
          <w:tcPr>
            <w:tcW w:w="1800" w:type="dxa"/>
            <w:tcPrChange w:id="3136" w:author="Jarno Nieminen" w:date="2014-06-19T12:33:00Z">
              <w:tcPr>
                <w:tcW w:w="1800" w:type="dxa"/>
                <w:gridSpan w:val="2"/>
              </w:tcPr>
            </w:tcPrChange>
          </w:tcPr>
          <w:p w14:paraId="7D89FCA6" w14:textId="77777777" w:rsidR="00F94DA9" w:rsidRPr="00D82A73" w:rsidRDefault="00F94DA9" w:rsidP="00F94DA9">
            <w:pPr>
              <w:rPr>
                <w:rFonts w:eastAsia="Arial Unicode MS"/>
              </w:rPr>
            </w:pPr>
          </w:p>
        </w:tc>
        <w:tc>
          <w:tcPr>
            <w:tcW w:w="1920" w:type="dxa"/>
            <w:tcPrChange w:id="3137" w:author="Jarno Nieminen" w:date="2014-06-19T12:33:00Z">
              <w:tcPr>
                <w:tcW w:w="1920" w:type="dxa"/>
                <w:gridSpan w:val="2"/>
              </w:tcPr>
            </w:tcPrChange>
          </w:tcPr>
          <w:p w14:paraId="31AE7580" w14:textId="77777777" w:rsidR="00F94DA9" w:rsidRPr="00D82A73" w:rsidRDefault="00F94DA9" w:rsidP="00F94DA9">
            <w:pPr>
              <w:rPr>
                <w:rFonts w:ascii="Arial" w:eastAsia="Arial Unicode MS" w:hAnsi="Arial"/>
              </w:rPr>
            </w:pPr>
          </w:p>
        </w:tc>
        <w:tc>
          <w:tcPr>
            <w:tcW w:w="1200" w:type="dxa"/>
            <w:shd w:val="clear" w:color="auto" w:fill="auto"/>
            <w:tcPrChange w:id="3138" w:author="Jarno Nieminen" w:date="2014-06-19T12:33:00Z">
              <w:tcPr>
                <w:tcW w:w="1200" w:type="dxa"/>
                <w:gridSpan w:val="2"/>
                <w:shd w:val="clear" w:color="auto" w:fill="auto"/>
              </w:tcPr>
            </w:tcPrChange>
          </w:tcPr>
          <w:p w14:paraId="0CDE7975" w14:textId="3C55380F" w:rsidR="00F94DA9" w:rsidRPr="00D82A73" w:rsidRDefault="00B37BC8" w:rsidP="00F94DA9">
            <w:pPr>
              <w:rPr>
                <w:rFonts w:ascii="Arial" w:eastAsia="Arial Unicode MS" w:hAnsi="Arial"/>
              </w:rPr>
            </w:pPr>
            <w:ins w:id="313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40" w:author="Jarno Nieminen" w:date="2014-06-19T12:33:00Z">
              <w:tcPr>
                <w:tcW w:w="1080" w:type="dxa"/>
                <w:shd w:val="clear" w:color="auto" w:fill="auto"/>
              </w:tcPr>
            </w:tcPrChange>
          </w:tcPr>
          <w:p w14:paraId="4DE63BB2" w14:textId="3BED33B0" w:rsidR="00F94DA9" w:rsidRPr="00D82A73" w:rsidRDefault="00B37BC8" w:rsidP="00F94DA9">
            <w:pPr>
              <w:rPr>
                <w:rFonts w:ascii="Arial" w:eastAsia="Arial Unicode MS" w:hAnsi="Arial"/>
              </w:rPr>
            </w:pPr>
            <w:ins w:id="314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42" w:author="Jarno Nieminen" w:date="2014-06-19T12:33:00Z">
              <w:tcPr>
                <w:tcW w:w="1160" w:type="dxa"/>
                <w:shd w:val="clear" w:color="auto" w:fill="auto"/>
              </w:tcPr>
            </w:tcPrChange>
          </w:tcPr>
          <w:p w14:paraId="148CEC5D" w14:textId="384EABDE" w:rsidR="00F94DA9" w:rsidRPr="00D82A73" w:rsidRDefault="00F94DA9" w:rsidP="00F94DA9">
            <w:pPr>
              <w:rPr>
                <w:rFonts w:ascii="Arial" w:eastAsia="Arial Unicode MS" w:hAnsi="Arial"/>
              </w:rPr>
            </w:pPr>
            <w:ins w:id="3143" w:author="Jarno Nieminen" w:date="2014-06-19T12:36:00Z">
              <w:r>
                <w:rPr>
                  <w:rFonts w:ascii="Arial" w:eastAsia="Arial Unicode MS" w:hAnsi="Arial"/>
                </w:rPr>
                <w:t>N/A</w:t>
              </w:r>
            </w:ins>
          </w:p>
        </w:tc>
      </w:tr>
      <w:tr w:rsidR="00F94DA9" w:rsidRPr="00D82A73" w14:paraId="618A676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4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5" w:author="Jarno Nieminen" w:date="2014-06-19T12:33:00Z">
            <w:trPr>
              <w:gridAfter w:val="0"/>
              <w:trHeight w:val="217"/>
            </w:trPr>
          </w:trPrChange>
        </w:trPr>
        <w:tc>
          <w:tcPr>
            <w:tcW w:w="2567" w:type="dxa"/>
            <w:gridSpan w:val="2"/>
            <w:tcPrChange w:id="3146" w:author="Jarno Nieminen" w:date="2014-06-19T12:33:00Z">
              <w:tcPr>
                <w:tcW w:w="2567" w:type="dxa"/>
                <w:gridSpan w:val="3"/>
              </w:tcPr>
            </w:tcPrChange>
          </w:tcPr>
          <w:p w14:paraId="2C721580" w14:textId="77777777" w:rsidR="00F94DA9" w:rsidRPr="00D82A73" w:rsidRDefault="00F94DA9" w:rsidP="00F94DA9">
            <w:pPr>
              <w:rPr>
                <w:rFonts w:eastAsia="Arial Unicode MS"/>
              </w:rPr>
            </w:pPr>
            <w:r w:rsidRPr="00D82A73">
              <w:rPr>
                <w:rFonts w:eastAsia="Arial Unicode MS"/>
              </w:rPr>
              <w:t>(MinNumberOfPages)</w:t>
            </w:r>
          </w:p>
        </w:tc>
        <w:tc>
          <w:tcPr>
            <w:tcW w:w="3388" w:type="dxa"/>
            <w:tcPrChange w:id="3147" w:author="Jarno Nieminen" w:date="2014-06-19T12:33:00Z">
              <w:tcPr>
                <w:tcW w:w="3388" w:type="dxa"/>
                <w:gridSpan w:val="2"/>
              </w:tcPr>
            </w:tcPrChange>
          </w:tcPr>
          <w:p w14:paraId="2FAF9675" w14:textId="77777777" w:rsidR="00F94DA9" w:rsidRPr="00D82A73" w:rsidRDefault="00F94DA9" w:rsidP="00F94DA9">
            <w:pPr>
              <w:rPr>
                <w:szCs w:val="20"/>
              </w:rPr>
            </w:pPr>
            <w:r w:rsidRPr="00D82A73">
              <w:rPr>
                <w:szCs w:val="20"/>
              </w:rPr>
              <w:t>Beskriver hur många ”sidor” formuläret minst kan innehålla.</w:t>
            </w:r>
          </w:p>
          <w:p w14:paraId="7E2BE0DD" w14:textId="77777777" w:rsidR="00F94DA9" w:rsidRPr="00D82A73" w:rsidRDefault="00F94DA9" w:rsidP="00F94DA9">
            <w:pPr>
              <w:rPr>
                <w:szCs w:val="20"/>
              </w:rPr>
            </w:pPr>
            <w:r w:rsidRPr="00D82A73">
              <w:rPr>
                <w:szCs w:val="20"/>
              </w:rPr>
              <w:t>T.ex. 10</w:t>
            </w:r>
          </w:p>
        </w:tc>
        <w:tc>
          <w:tcPr>
            <w:tcW w:w="1140" w:type="dxa"/>
            <w:tcPrChange w:id="3148" w:author="Jarno Nieminen" w:date="2014-06-19T12:33:00Z">
              <w:tcPr>
                <w:tcW w:w="1140" w:type="dxa"/>
                <w:gridSpan w:val="2"/>
              </w:tcPr>
            </w:tcPrChange>
          </w:tcPr>
          <w:p w14:paraId="745E80BC" w14:textId="77777777" w:rsidR="00F94DA9" w:rsidRPr="00D82A73" w:rsidRDefault="00F94DA9" w:rsidP="00F94DA9">
            <w:pPr>
              <w:rPr>
                <w:rFonts w:eastAsia="Arial Unicode MS"/>
              </w:rPr>
            </w:pPr>
            <w:r w:rsidRPr="00D82A73">
              <w:rPr>
                <w:rFonts w:eastAsia="Arial Unicode MS"/>
              </w:rPr>
              <w:t>VÄ</w:t>
            </w:r>
          </w:p>
        </w:tc>
        <w:tc>
          <w:tcPr>
            <w:tcW w:w="720" w:type="dxa"/>
            <w:tcPrChange w:id="3149" w:author="Jarno Nieminen" w:date="2014-06-19T12:33:00Z">
              <w:tcPr>
                <w:tcW w:w="720" w:type="dxa"/>
                <w:gridSpan w:val="2"/>
              </w:tcPr>
            </w:tcPrChange>
          </w:tcPr>
          <w:p w14:paraId="687D8F46" w14:textId="77777777" w:rsidR="00F94DA9" w:rsidRPr="00D82A73" w:rsidRDefault="00F94DA9" w:rsidP="00F94DA9">
            <w:pPr>
              <w:rPr>
                <w:rFonts w:eastAsia="Arial Unicode MS"/>
              </w:rPr>
            </w:pPr>
            <w:r w:rsidRPr="00D82A73">
              <w:rPr>
                <w:rFonts w:eastAsia="Arial Unicode MS"/>
              </w:rPr>
              <w:t>1</w:t>
            </w:r>
          </w:p>
        </w:tc>
        <w:tc>
          <w:tcPr>
            <w:tcW w:w="1800" w:type="dxa"/>
            <w:tcPrChange w:id="3150" w:author="Jarno Nieminen" w:date="2014-06-19T12:33:00Z">
              <w:tcPr>
                <w:tcW w:w="1800" w:type="dxa"/>
                <w:gridSpan w:val="2"/>
              </w:tcPr>
            </w:tcPrChange>
          </w:tcPr>
          <w:p w14:paraId="33EE6EAF" w14:textId="77777777" w:rsidR="00F94DA9" w:rsidRPr="00D82A73" w:rsidRDefault="00F94DA9" w:rsidP="00F94DA9">
            <w:pPr>
              <w:rPr>
                <w:rFonts w:eastAsia="Arial Unicode MS"/>
              </w:rPr>
            </w:pPr>
          </w:p>
        </w:tc>
        <w:tc>
          <w:tcPr>
            <w:tcW w:w="1920" w:type="dxa"/>
            <w:tcPrChange w:id="3151" w:author="Jarno Nieminen" w:date="2014-06-19T12:33:00Z">
              <w:tcPr>
                <w:tcW w:w="1920" w:type="dxa"/>
                <w:gridSpan w:val="2"/>
              </w:tcPr>
            </w:tcPrChange>
          </w:tcPr>
          <w:p w14:paraId="5D190BE2" w14:textId="77777777" w:rsidR="00F94DA9" w:rsidRPr="00D82A73" w:rsidRDefault="00F94DA9" w:rsidP="00F94DA9">
            <w:pPr>
              <w:rPr>
                <w:rFonts w:ascii="Arial" w:eastAsia="Arial Unicode MS" w:hAnsi="Arial"/>
              </w:rPr>
            </w:pPr>
          </w:p>
        </w:tc>
        <w:tc>
          <w:tcPr>
            <w:tcW w:w="1200" w:type="dxa"/>
            <w:shd w:val="clear" w:color="auto" w:fill="auto"/>
            <w:tcPrChange w:id="3152" w:author="Jarno Nieminen" w:date="2014-06-19T12:33:00Z">
              <w:tcPr>
                <w:tcW w:w="1200" w:type="dxa"/>
                <w:gridSpan w:val="2"/>
                <w:shd w:val="clear" w:color="auto" w:fill="auto"/>
              </w:tcPr>
            </w:tcPrChange>
          </w:tcPr>
          <w:p w14:paraId="24E9D4EA" w14:textId="03DE42CE" w:rsidR="00F94DA9" w:rsidRPr="00D82A73" w:rsidRDefault="00B37BC8" w:rsidP="00F94DA9">
            <w:pPr>
              <w:rPr>
                <w:rFonts w:ascii="Arial" w:eastAsia="Arial Unicode MS" w:hAnsi="Arial"/>
              </w:rPr>
            </w:pPr>
            <w:ins w:id="315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54" w:author="Jarno Nieminen" w:date="2014-06-19T12:33:00Z">
              <w:tcPr>
                <w:tcW w:w="1080" w:type="dxa"/>
                <w:shd w:val="clear" w:color="auto" w:fill="auto"/>
              </w:tcPr>
            </w:tcPrChange>
          </w:tcPr>
          <w:p w14:paraId="3999D97E" w14:textId="4FF44950" w:rsidR="00F94DA9" w:rsidRPr="00D82A73" w:rsidRDefault="00B37BC8" w:rsidP="00F94DA9">
            <w:pPr>
              <w:rPr>
                <w:rFonts w:ascii="Arial" w:eastAsia="Arial Unicode MS" w:hAnsi="Arial"/>
              </w:rPr>
            </w:pPr>
            <w:ins w:id="315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56" w:author="Jarno Nieminen" w:date="2014-06-19T12:33:00Z">
              <w:tcPr>
                <w:tcW w:w="1160" w:type="dxa"/>
                <w:shd w:val="clear" w:color="auto" w:fill="auto"/>
              </w:tcPr>
            </w:tcPrChange>
          </w:tcPr>
          <w:p w14:paraId="5E39915C" w14:textId="43D3E502" w:rsidR="00F94DA9" w:rsidRPr="00D82A73" w:rsidRDefault="00F94DA9" w:rsidP="00F94DA9">
            <w:pPr>
              <w:rPr>
                <w:rFonts w:ascii="Arial" w:eastAsia="Arial Unicode MS" w:hAnsi="Arial"/>
              </w:rPr>
            </w:pPr>
            <w:ins w:id="3157" w:author="Jarno Nieminen" w:date="2014-06-19T12:36:00Z">
              <w:r>
                <w:rPr>
                  <w:rFonts w:ascii="Arial" w:eastAsia="Arial Unicode MS" w:hAnsi="Arial"/>
                </w:rPr>
                <w:t>N/A</w:t>
              </w:r>
            </w:ins>
          </w:p>
        </w:tc>
      </w:tr>
      <w:tr w:rsidR="00F94DA9" w:rsidRPr="00D82A73" w14:paraId="4F6F9D1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59" w:author="Jarno Nieminen" w:date="2014-06-19T12:33:00Z">
            <w:trPr>
              <w:gridAfter w:val="0"/>
              <w:trHeight w:val="217"/>
            </w:trPr>
          </w:trPrChange>
        </w:trPr>
        <w:tc>
          <w:tcPr>
            <w:tcW w:w="2567" w:type="dxa"/>
            <w:gridSpan w:val="2"/>
            <w:tcPrChange w:id="3160" w:author="Jarno Nieminen" w:date="2014-06-19T12:33:00Z">
              <w:tcPr>
                <w:tcW w:w="2567" w:type="dxa"/>
                <w:gridSpan w:val="3"/>
              </w:tcPr>
            </w:tcPrChange>
          </w:tcPr>
          <w:p w14:paraId="15AE240E"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3161" w:author="Jarno Nieminen" w:date="2014-06-19T12:33:00Z">
              <w:tcPr>
                <w:tcW w:w="3388" w:type="dxa"/>
                <w:gridSpan w:val="2"/>
              </w:tcPr>
            </w:tcPrChange>
          </w:tcPr>
          <w:p w14:paraId="54A9D8B1" w14:textId="77777777" w:rsidR="00F94DA9" w:rsidRPr="00D82A73" w:rsidRDefault="00F94DA9" w:rsidP="00F94DA9">
            <w:pPr>
              <w:rPr>
                <w:szCs w:val="20"/>
              </w:rPr>
            </w:pPr>
            <w:r w:rsidRPr="00D82A73">
              <w:rPr>
                <w:szCs w:val="20"/>
              </w:rPr>
              <w:t>Beskriver hur många frågor formuläret maximalt kan innehåller.</w:t>
            </w:r>
          </w:p>
          <w:p w14:paraId="12EAF391" w14:textId="77777777" w:rsidR="00F94DA9" w:rsidRPr="00D82A73" w:rsidRDefault="00F94DA9" w:rsidP="00F94DA9">
            <w:pPr>
              <w:rPr>
                <w:rFonts w:eastAsia="Arial Unicode MS"/>
                <w:szCs w:val="20"/>
              </w:rPr>
            </w:pPr>
            <w:r w:rsidRPr="00D82A73">
              <w:rPr>
                <w:szCs w:val="20"/>
              </w:rPr>
              <w:t>T.ex. 10</w:t>
            </w:r>
          </w:p>
        </w:tc>
        <w:tc>
          <w:tcPr>
            <w:tcW w:w="1140" w:type="dxa"/>
            <w:tcPrChange w:id="3162" w:author="Jarno Nieminen" w:date="2014-06-19T12:33:00Z">
              <w:tcPr>
                <w:tcW w:w="1140" w:type="dxa"/>
                <w:gridSpan w:val="2"/>
              </w:tcPr>
            </w:tcPrChange>
          </w:tcPr>
          <w:p w14:paraId="5A8EBF6A" w14:textId="77777777" w:rsidR="00F94DA9" w:rsidRPr="00D82A73" w:rsidRDefault="00F94DA9" w:rsidP="00F94DA9">
            <w:pPr>
              <w:rPr>
                <w:rFonts w:eastAsia="Arial Unicode MS"/>
              </w:rPr>
            </w:pPr>
            <w:r w:rsidRPr="00D82A73">
              <w:rPr>
                <w:rFonts w:eastAsia="Arial Unicode MS"/>
              </w:rPr>
              <w:t>VÄ</w:t>
            </w:r>
          </w:p>
        </w:tc>
        <w:tc>
          <w:tcPr>
            <w:tcW w:w="720" w:type="dxa"/>
            <w:tcPrChange w:id="3163" w:author="Jarno Nieminen" w:date="2014-06-19T12:33:00Z">
              <w:tcPr>
                <w:tcW w:w="720" w:type="dxa"/>
                <w:gridSpan w:val="2"/>
              </w:tcPr>
            </w:tcPrChange>
          </w:tcPr>
          <w:p w14:paraId="31523920" w14:textId="77777777" w:rsidR="00F94DA9" w:rsidRPr="00D82A73" w:rsidRDefault="00F94DA9" w:rsidP="00F94DA9">
            <w:pPr>
              <w:rPr>
                <w:rFonts w:eastAsia="Arial Unicode MS"/>
              </w:rPr>
            </w:pPr>
            <w:r w:rsidRPr="00D82A73">
              <w:rPr>
                <w:rFonts w:eastAsia="Arial Unicode MS"/>
              </w:rPr>
              <w:t>1</w:t>
            </w:r>
          </w:p>
        </w:tc>
        <w:tc>
          <w:tcPr>
            <w:tcW w:w="1800" w:type="dxa"/>
            <w:tcPrChange w:id="3164" w:author="Jarno Nieminen" w:date="2014-06-19T12:33:00Z">
              <w:tcPr>
                <w:tcW w:w="1800" w:type="dxa"/>
                <w:gridSpan w:val="2"/>
              </w:tcPr>
            </w:tcPrChange>
          </w:tcPr>
          <w:p w14:paraId="3A663E84" w14:textId="77777777" w:rsidR="00F94DA9" w:rsidRPr="00D82A73" w:rsidRDefault="00F94DA9" w:rsidP="00F94DA9">
            <w:pPr>
              <w:rPr>
                <w:rFonts w:eastAsia="Arial Unicode MS"/>
              </w:rPr>
            </w:pPr>
          </w:p>
        </w:tc>
        <w:tc>
          <w:tcPr>
            <w:tcW w:w="1920" w:type="dxa"/>
            <w:tcPrChange w:id="3165" w:author="Jarno Nieminen" w:date="2014-06-19T12:33:00Z">
              <w:tcPr>
                <w:tcW w:w="1920" w:type="dxa"/>
                <w:gridSpan w:val="2"/>
              </w:tcPr>
            </w:tcPrChange>
          </w:tcPr>
          <w:p w14:paraId="7F792923" w14:textId="77777777" w:rsidR="00F94DA9" w:rsidRPr="00D82A73" w:rsidRDefault="00F94DA9" w:rsidP="00F94DA9">
            <w:pPr>
              <w:rPr>
                <w:rFonts w:ascii="Arial" w:eastAsia="Arial Unicode MS" w:hAnsi="Arial"/>
              </w:rPr>
            </w:pPr>
          </w:p>
        </w:tc>
        <w:tc>
          <w:tcPr>
            <w:tcW w:w="1200" w:type="dxa"/>
            <w:shd w:val="clear" w:color="auto" w:fill="auto"/>
            <w:tcPrChange w:id="3166" w:author="Jarno Nieminen" w:date="2014-06-19T12:33:00Z">
              <w:tcPr>
                <w:tcW w:w="1200" w:type="dxa"/>
                <w:gridSpan w:val="2"/>
                <w:shd w:val="clear" w:color="auto" w:fill="auto"/>
              </w:tcPr>
            </w:tcPrChange>
          </w:tcPr>
          <w:p w14:paraId="662C2617" w14:textId="398EF6DC" w:rsidR="00F94DA9" w:rsidRPr="00D82A73" w:rsidRDefault="00B37BC8" w:rsidP="00F94DA9">
            <w:pPr>
              <w:rPr>
                <w:rFonts w:ascii="Arial" w:eastAsia="Arial Unicode MS" w:hAnsi="Arial"/>
              </w:rPr>
            </w:pPr>
            <w:ins w:id="31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68" w:author="Jarno Nieminen" w:date="2014-06-19T12:33:00Z">
              <w:tcPr>
                <w:tcW w:w="1080" w:type="dxa"/>
                <w:shd w:val="clear" w:color="auto" w:fill="auto"/>
              </w:tcPr>
            </w:tcPrChange>
          </w:tcPr>
          <w:p w14:paraId="46BE1C4B" w14:textId="0B53C450" w:rsidR="00F94DA9" w:rsidRPr="00D82A73" w:rsidRDefault="00B37BC8" w:rsidP="00F94DA9">
            <w:pPr>
              <w:rPr>
                <w:rFonts w:ascii="Arial" w:eastAsia="Arial Unicode MS" w:hAnsi="Arial"/>
              </w:rPr>
            </w:pPr>
            <w:ins w:id="31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70" w:author="Jarno Nieminen" w:date="2014-06-19T12:33:00Z">
              <w:tcPr>
                <w:tcW w:w="1160" w:type="dxa"/>
                <w:shd w:val="clear" w:color="auto" w:fill="auto"/>
              </w:tcPr>
            </w:tcPrChange>
          </w:tcPr>
          <w:p w14:paraId="06503E38" w14:textId="3AC17977" w:rsidR="00F94DA9" w:rsidRPr="00D82A73" w:rsidRDefault="00F94DA9" w:rsidP="00F94DA9">
            <w:pPr>
              <w:rPr>
                <w:rFonts w:ascii="Arial" w:eastAsia="Arial Unicode MS" w:hAnsi="Arial"/>
              </w:rPr>
            </w:pPr>
            <w:ins w:id="3171" w:author="Jarno Nieminen" w:date="2014-06-19T12:36:00Z">
              <w:r>
                <w:rPr>
                  <w:rFonts w:ascii="Arial" w:eastAsia="Arial Unicode MS" w:hAnsi="Arial"/>
                </w:rPr>
                <w:t>N/A</w:t>
              </w:r>
            </w:ins>
          </w:p>
        </w:tc>
      </w:tr>
      <w:tr w:rsidR="00F94DA9" w:rsidRPr="00D82A73" w14:paraId="7F18D5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7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73" w:author="Jarno Nieminen" w:date="2014-06-19T12:33:00Z">
            <w:trPr>
              <w:gridAfter w:val="0"/>
              <w:trHeight w:val="217"/>
            </w:trPr>
          </w:trPrChange>
        </w:trPr>
        <w:tc>
          <w:tcPr>
            <w:tcW w:w="2567" w:type="dxa"/>
            <w:gridSpan w:val="2"/>
            <w:tcPrChange w:id="3174" w:author="Jarno Nieminen" w:date="2014-06-19T12:33:00Z">
              <w:tcPr>
                <w:tcW w:w="2567" w:type="dxa"/>
                <w:gridSpan w:val="3"/>
              </w:tcPr>
            </w:tcPrChange>
          </w:tcPr>
          <w:p w14:paraId="07E99442" w14:textId="77777777" w:rsidR="00F94DA9" w:rsidRPr="00D82A73" w:rsidRDefault="00F94DA9" w:rsidP="00F94DA9">
            <w:pPr>
              <w:rPr>
                <w:rFonts w:eastAsia="Arial Unicode MS"/>
              </w:rPr>
            </w:pPr>
            <w:r w:rsidRPr="00D82A73">
              <w:rPr>
                <w:rFonts w:eastAsia="Arial Unicode MS"/>
              </w:rPr>
              <w:lastRenderedPageBreak/>
              <w:t>(MinNumberOfQuestion)</w:t>
            </w:r>
          </w:p>
        </w:tc>
        <w:tc>
          <w:tcPr>
            <w:tcW w:w="3388" w:type="dxa"/>
            <w:tcPrChange w:id="3175" w:author="Jarno Nieminen" w:date="2014-06-19T12:33:00Z">
              <w:tcPr>
                <w:tcW w:w="3388" w:type="dxa"/>
                <w:gridSpan w:val="2"/>
              </w:tcPr>
            </w:tcPrChange>
          </w:tcPr>
          <w:p w14:paraId="26E95DDA" w14:textId="77777777" w:rsidR="00F94DA9" w:rsidRPr="00D82A73" w:rsidRDefault="00F94DA9" w:rsidP="00F94DA9">
            <w:pPr>
              <w:rPr>
                <w:szCs w:val="20"/>
              </w:rPr>
            </w:pPr>
            <w:r w:rsidRPr="00D82A73">
              <w:rPr>
                <w:szCs w:val="20"/>
              </w:rPr>
              <w:t>Beskriver hur många frågor formuläret som minst kan innehåller.</w:t>
            </w:r>
          </w:p>
          <w:p w14:paraId="61C23EAC" w14:textId="77777777" w:rsidR="00F94DA9" w:rsidRPr="00D82A73" w:rsidRDefault="00F94DA9" w:rsidP="00F94DA9">
            <w:pPr>
              <w:rPr>
                <w:rFonts w:eastAsia="Arial Unicode MS"/>
              </w:rPr>
            </w:pPr>
          </w:p>
        </w:tc>
        <w:tc>
          <w:tcPr>
            <w:tcW w:w="1140" w:type="dxa"/>
            <w:tcPrChange w:id="3176" w:author="Jarno Nieminen" w:date="2014-06-19T12:33:00Z">
              <w:tcPr>
                <w:tcW w:w="1140" w:type="dxa"/>
                <w:gridSpan w:val="2"/>
              </w:tcPr>
            </w:tcPrChange>
          </w:tcPr>
          <w:p w14:paraId="73EB3B73" w14:textId="77777777" w:rsidR="00F94DA9" w:rsidRPr="00D82A73" w:rsidRDefault="00F94DA9" w:rsidP="00F94DA9">
            <w:pPr>
              <w:rPr>
                <w:rFonts w:eastAsia="Arial Unicode MS"/>
              </w:rPr>
            </w:pPr>
            <w:r w:rsidRPr="00D82A73">
              <w:rPr>
                <w:rFonts w:eastAsia="Arial Unicode MS"/>
              </w:rPr>
              <w:t>VÄ</w:t>
            </w:r>
          </w:p>
        </w:tc>
        <w:tc>
          <w:tcPr>
            <w:tcW w:w="720" w:type="dxa"/>
            <w:tcPrChange w:id="3177" w:author="Jarno Nieminen" w:date="2014-06-19T12:33:00Z">
              <w:tcPr>
                <w:tcW w:w="720" w:type="dxa"/>
                <w:gridSpan w:val="2"/>
              </w:tcPr>
            </w:tcPrChange>
          </w:tcPr>
          <w:p w14:paraId="2254AB5B" w14:textId="77777777" w:rsidR="00F94DA9" w:rsidRPr="00D82A73" w:rsidRDefault="00F94DA9" w:rsidP="00F94DA9">
            <w:pPr>
              <w:rPr>
                <w:rFonts w:eastAsia="Arial Unicode MS"/>
              </w:rPr>
            </w:pPr>
            <w:r w:rsidRPr="00D82A73">
              <w:rPr>
                <w:rFonts w:eastAsia="Arial Unicode MS"/>
              </w:rPr>
              <w:t>1</w:t>
            </w:r>
          </w:p>
        </w:tc>
        <w:tc>
          <w:tcPr>
            <w:tcW w:w="1800" w:type="dxa"/>
            <w:tcPrChange w:id="3178" w:author="Jarno Nieminen" w:date="2014-06-19T12:33:00Z">
              <w:tcPr>
                <w:tcW w:w="1800" w:type="dxa"/>
                <w:gridSpan w:val="2"/>
              </w:tcPr>
            </w:tcPrChange>
          </w:tcPr>
          <w:p w14:paraId="253E9036" w14:textId="77777777" w:rsidR="00F94DA9" w:rsidRPr="00D82A73" w:rsidRDefault="00F94DA9" w:rsidP="00F94DA9"/>
        </w:tc>
        <w:tc>
          <w:tcPr>
            <w:tcW w:w="1920" w:type="dxa"/>
            <w:tcPrChange w:id="3179" w:author="Jarno Nieminen" w:date="2014-06-19T12:33:00Z">
              <w:tcPr>
                <w:tcW w:w="1920" w:type="dxa"/>
                <w:gridSpan w:val="2"/>
              </w:tcPr>
            </w:tcPrChange>
          </w:tcPr>
          <w:p w14:paraId="6C2F2C66" w14:textId="77777777" w:rsidR="00F94DA9" w:rsidRPr="00D82A73" w:rsidRDefault="00F94DA9" w:rsidP="00F94DA9">
            <w:pPr>
              <w:rPr>
                <w:rFonts w:ascii="Arial" w:eastAsia="Arial Unicode MS" w:hAnsi="Arial"/>
              </w:rPr>
            </w:pPr>
          </w:p>
        </w:tc>
        <w:tc>
          <w:tcPr>
            <w:tcW w:w="1200" w:type="dxa"/>
            <w:shd w:val="clear" w:color="auto" w:fill="auto"/>
            <w:tcPrChange w:id="3180" w:author="Jarno Nieminen" w:date="2014-06-19T12:33:00Z">
              <w:tcPr>
                <w:tcW w:w="1200" w:type="dxa"/>
                <w:gridSpan w:val="2"/>
                <w:shd w:val="clear" w:color="auto" w:fill="auto"/>
              </w:tcPr>
            </w:tcPrChange>
          </w:tcPr>
          <w:p w14:paraId="68C73B84" w14:textId="16EE8595" w:rsidR="00F94DA9" w:rsidRPr="00D82A73" w:rsidRDefault="00B37BC8" w:rsidP="00F94DA9">
            <w:pPr>
              <w:rPr>
                <w:rFonts w:ascii="Arial" w:eastAsia="Arial Unicode MS" w:hAnsi="Arial"/>
              </w:rPr>
            </w:pPr>
            <w:ins w:id="31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82" w:author="Jarno Nieminen" w:date="2014-06-19T12:33:00Z">
              <w:tcPr>
                <w:tcW w:w="1080" w:type="dxa"/>
                <w:shd w:val="clear" w:color="auto" w:fill="auto"/>
              </w:tcPr>
            </w:tcPrChange>
          </w:tcPr>
          <w:p w14:paraId="3E431789" w14:textId="7F5BF899" w:rsidR="00F94DA9" w:rsidRPr="00D82A73" w:rsidRDefault="00B37BC8" w:rsidP="00F94DA9">
            <w:pPr>
              <w:rPr>
                <w:rFonts w:ascii="Arial" w:eastAsia="Arial Unicode MS" w:hAnsi="Arial"/>
              </w:rPr>
            </w:pPr>
            <w:ins w:id="31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84" w:author="Jarno Nieminen" w:date="2014-06-19T12:33:00Z">
              <w:tcPr>
                <w:tcW w:w="1160" w:type="dxa"/>
                <w:shd w:val="clear" w:color="auto" w:fill="auto"/>
              </w:tcPr>
            </w:tcPrChange>
          </w:tcPr>
          <w:p w14:paraId="2EEAC1C8" w14:textId="7C8AF755" w:rsidR="00F94DA9" w:rsidRPr="00D82A73" w:rsidRDefault="00F94DA9" w:rsidP="00F94DA9">
            <w:pPr>
              <w:rPr>
                <w:rFonts w:ascii="Arial" w:eastAsia="Arial Unicode MS" w:hAnsi="Arial"/>
              </w:rPr>
            </w:pPr>
            <w:ins w:id="3185" w:author="Jarno Nieminen" w:date="2014-06-19T12:36:00Z">
              <w:r>
                <w:rPr>
                  <w:rFonts w:ascii="Arial" w:eastAsia="Arial Unicode MS" w:hAnsi="Arial"/>
                </w:rPr>
                <w:t>N/A</w:t>
              </w:r>
            </w:ins>
          </w:p>
        </w:tc>
      </w:tr>
      <w:tr w:rsidR="00F94DA9" w:rsidRPr="00D82A73" w14:paraId="57978D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87" w:author="Jarno Nieminen" w:date="2014-06-19T12:33:00Z">
            <w:trPr>
              <w:gridAfter w:val="0"/>
              <w:trHeight w:val="217"/>
            </w:trPr>
          </w:trPrChange>
        </w:trPr>
        <w:tc>
          <w:tcPr>
            <w:tcW w:w="2567" w:type="dxa"/>
            <w:gridSpan w:val="2"/>
            <w:tcPrChange w:id="3188" w:author="Jarno Nieminen" w:date="2014-06-19T12:33:00Z">
              <w:tcPr>
                <w:tcW w:w="2567" w:type="dxa"/>
                <w:gridSpan w:val="3"/>
              </w:tcPr>
            </w:tcPrChange>
          </w:tcPr>
          <w:p w14:paraId="76C059D0" w14:textId="77777777" w:rsidR="00F94DA9" w:rsidRPr="00D82A73" w:rsidRDefault="00F94DA9" w:rsidP="00F94DA9">
            <w:pPr>
              <w:rPr>
                <w:rFonts w:eastAsia="Arial Unicode MS"/>
              </w:rPr>
            </w:pPr>
            <w:r w:rsidRPr="00D82A73">
              <w:rPr>
                <w:rFonts w:eastAsia="Arial Unicode MS"/>
              </w:rPr>
              <w:t>(healthCareFacilityUnit)</w:t>
            </w:r>
          </w:p>
        </w:tc>
        <w:tc>
          <w:tcPr>
            <w:tcW w:w="3388" w:type="dxa"/>
            <w:tcPrChange w:id="3189" w:author="Jarno Nieminen" w:date="2014-06-19T12:33:00Z">
              <w:tcPr>
                <w:tcW w:w="3388" w:type="dxa"/>
                <w:gridSpan w:val="2"/>
              </w:tcPr>
            </w:tcPrChange>
          </w:tcPr>
          <w:p w14:paraId="4C4268CA" w14:textId="77777777" w:rsidR="00F94DA9" w:rsidRPr="00D82A73" w:rsidRDefault="00F94DA9" w:rsidP="00F94DA9">
            <w:pPr>
              <w:rPr>
                <w:rFonts w:eastAsia="Arial Unicode MS"/>
              </w:rPr>
            </w:pPr>
            <w:r w:rsidRPr="00D82A73">
              <w:rPr>
                <w:rFonts w:eastAsia="Arial Unicode MS"/>
              </w:rPr>
              <w:t>Mallens ägare.</w:t>
            </w:r>
          </w:p>
        </w:tc>
        <w:tc>
          <w:tcPr>
            <w:tcW w:w="1140" w:type="dxa"/>
            <w:tcPrChange w:id="3190" w:author="Jarno Nieminen" w:date="2014-06-19T12:33:00Z">
              <w:tcPr>
                <w:tcW w:w="1140" w:type="dxa"/>
                <w:gridSpan w:val="2"/>
              </w:tcPr>
            </w:tcPrChange>
          </w:tcPr>
          <w:p w14:paraId="2ABADA56" w14:textId="77777777" w:rsidR="00F94DA9" w:rsidRPr="00D82A73" w:rsidRDefault="00F94DA9" w:rsidP="00F94DA9">
            <w:pPr>
              <w:rPr>
                <w:rFonts w:eastAsia="Arial Unicode MS"/>
              </w:rPr>
            </w:pPr>
            <w:r w:rsidRPr="00D82A73">
              <w:rPr>
                <w:rFonts w:eastAsia="Arial Unicode MS"/>
              </w:rPr>
              <w:t>II</w:t>
            </w:r>
          </w:p>
        </w:tc>
        <w:tc>
          <w:tcPr>
            <w:tcW w:w="720" w:type="dxa"/>
            <w:tcPrChange w:id="3191" w:author="Jarno Nieminen" w:date="2014-06-19T12:33:00Z">
              <w:tcPr>
                <w:tcW w:w="720" w:type="dxa"/>
                <w:gridSpan w:val="2"/>
              </w:tcPr>
            </w:tcPrChange>
          </w:tcPr>
          <w:p w14:paraId="5D56DD9F" w14:textId="77777777" w:rsidR="00F94DA9" w:rsidRPr="00D82A73" w:rsidRDefault="00F94DA9" w:rsidP="00F94DA9">
            <w:pPr>
              <w:rPr>
                <w:rFonts w:eastAsia="Arial Unicode MS"/>
              </w:rPr>
            </w:pPr>
            <w:r w:rsidRPr="00D82A73">
              <w:rPr>
                <w:rFonts w:eastAsia="Arial Unicode MS"/>
              </w:rPr>
              <w:t>1</w:t>
            </w:r>
          </w:p>
        </w:tc>
        <w:tc>
          <w:tcPr>
            <w:tcW w:w="1800" w:type="dxa"/>
            <w:tcPrChange w:id="3192" w:author="Jarno Nieminen" w:date="2014-06-19T12:33:00Z">
              <w:tcPr>
                <w:tcW w:w="1800" w:type="dxa"/>
                <w:gridSpan w:val="2"/>
              </w:tcPr>
            </w:tcPrChange>
          </w:tcPr>
          <w:p w14:paraId="6881086E" w14:textId="77777777" w:rsidR="00F94DA9" w:rsidRPr="00D82A73" w:rsidRDefault="00F94DA9" w:rsidP="00F94DA9">
            <w:pPr>
              <w:rPr>
                <w:rFonts w:eastAsia="Arial Unicode MS"/>
              </w:rPr>
            </w:pPr>
            <w:r w:rsidRPr="00D82A73">
              <w:rPr>
                <w:rFonts w:eastAsia="Arial Unicode MS"/>
              </w:rPr>
              <w:t>Hsa-id</w:t>
            </w:r>
          </w:p>
        </w:tc>
        <w:tc>
          <w:tcPr>
            <w:tcW w:w="1920" w:type="dxa"/>
            <w:tcPrChange w:id="3193" w:author="Jarno Nieminen" w:date="2014-06-19T12:33:00Z">
              <w:tcPr>
                <w:tcW w:w="1920" w:type="dxa"/>
                <w:gridSpan w:val="2"/>
              </w:tcPr>
            </w:tcPrChange>
          </w:tcPr>
          <w:p w14:paraId="392D64D7" w14:textId="77777777" w:rsidR="00F94DA9" w:rsidRPr="00D82A73" w:rsidRDefault="00F94DA9" w:rsidP="00F94DA9"/>
        </w:tc>
        <w:tc>
          <w:tcPr>
            <w:tcW w:w="1200" w:type="dxa"/>
            <w:shd w:val="clear" w:color="auto" w:fill="auto"/>
            <w:tcPrChange w:id="3194" w:author="Jarno Nieminen" w:date="2014-06-19T12:33:00Z">
              <w:tcPr>
                <w:tcW w:w="1200" w:type="dxa"/>
                <w:gridSpan w:val="2"/>
                <w:shd w:val="clear" w:color="auto" w:fill="auto"/>
              </w:tcPr>
            </w:tcPrChange>
          </w:tcPr>
          <w:p w14:paraId="1D824FC5" w14:textId="11519EC1" w:rsidR="00F94DA9" w:rsidRPr="00D82A73" w:rsidRDefault="00F94DA9" w:rsidP="00F94DA9">
            <w:pPr>
              <w:rPr>
                <w:rFonts w:ascii="Arial" w:eastAsia="Arial Unicode MS" w:hAnsi="Arial"/>
              </w:rPr>
            </w:pPr>
            <w:ins w:id="3195" w:author="Jarno Nieminen" w:date="2014-06-19T11:16:00Z">
              <w:r w:rsidRPr="00B424C3">
                <w:rPr>
                  <w:rFonts w:ascii="Arial" w:eastAsia="Arial Unicode MS" w:hAnsi="Arial"/>
                </w:rPr>
                <w:t>Vård och omsorgsutövare</w:t>
              </w:r>
            </w:ins>
          </w:p>
        </w:tc>
        <w:tc>
          <w:tcPr>
            <w:tcW w:w="1162" w:type="dxa"/>
            <w:shd w:val="clear" w:color="auto" w:fill="auto"/>
            <w:tcPrChange w:id="3196" w:author="Jarno Nieminen" w:date="2014-06-19T12:33:00Z">
              <w:tcPr>
                <w:tcW w:w="1080" w:type="dxa"/>
                <w:shd w:val="clear" w:color="auto" w:fill="auto"/>
              </w:tcPr>
            </w:tcPrChange>
          </w:tcPr>
          <w:p w14:paraId="2B3AECDE" w14:textId="03440A04" w:rsidR="00F94DA9" w:rsidRPr="00D82A73" w:rsidRDefault="00F94DA9" w:rsidP="00F94DA9">
            <w:pPr>
              <w:rPr>
                <w:rFonts w:ascii="Arial" w:eastAsia="Arial Unicode MS" w:hAnsi="Arial"/>
              </w:rPr>
            </w:pPr>
            <w:ins w:id="3197" w:author="Jarno Nieminen" w:date="2014-06-19T11:16:00Z">
              <w:r w:rsidRPr="00B424C3">
                <w:rPr>
                  <w:rFonts w:ascii="Arial" w:eastAsia="Arial Unicode MS" w:hAnsi="Arial"/>
                </w:rPr>
                <w:t>enhet id</w:t>
              </w:r>
            </w:ins>
          </w:p>
        </w:tc>
        <w:tc>
          <w:tcPr>
            <w:tcW w:w="1078" w:type="dxa"/>
            <w:shd w:val="clear" w:color="auto" w:fill="auto"/>
            <w:tcPrChange w:id="3198" w:author="Jarno Nieminen" w:date="2014-06-19T12:33:00Z">
              <w:tcPr>
                <w:tcW w:w="1160" w:type="dxa"/>
                <w:shd w:val="clear" w:color="auto" w:fill="auto"/>
              </w:tcPr>
            </w:tcPrChange>
          </w:tcPr>
          <w:p w14:paraId="0E9DD240" w14:textId="7A3F76CE" w:rsidR="00F94DA9" w:rsidRPr="00D82A73" w:rsidRDefault="00F94DA9" w:rsidP="00F94DA9">
            <w:pPr>
              <w:rPr>
                <w:rFonts w:ascii="Arial" w:eastAsia="Arial Unicode MS" w:hAnsi="Arial"/>
              </w:rPr>
            </w:pPr>
            <w:ins w:id="3199" w:author="Jarno Nieminen" w:date="2014-06-19T12:36:00Z">
              <w:r>
                <w:rPr>
                  <w:rFonts w:ascii="Arial" w:eastAsia="Arial Unicode MS" w:hAnsi="Arial"/>
                </w:rPr>
                <w:t>N/A</w:t>
              </w:r>
            </w:ins>
          </w:p>
        </w:tc>
      </w:tr>
      <w:tr w:rsidR="00F94DA9" w:rsidRPr="00D82A73" w14:paraId="69DC3DB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0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01" w:author="Jarno Nieminen" w:date="2014-06-19T12:33:00Z">
            <w:trPr>
              <w:gridAfter w:val="0"/>
              <w:trHeight w:val="217"/>
            </w:trPr>
          </w:trPrChange>
        </w:trPr>
        <w:tc>
          <w:tcPr>
            <w:tcW w:w="2567" w:type="dxa"/>
            <w:gridSpan w:val="2"/>
            <w:tcPrChange w:id="3202" w:author="Jarno Nieminen" w:date="2014-06-19T12:33:00Z">
              <w:tcPr>
                <w:tcW w:w="2567" w:type="dxa"/>
                <w:gridSpan w:val="3"/>
              </w:tcPr>
            </w:tcPrChange>
          </w:tcPr>
          <w:p w14:paraId="6C14E20B" w14:textId="77777777" w:rsidR="00F94DA9" w:rsidRPr="00D82A73" w:rsidRDefault="00F94DA9" w:rsidP="00F94DA9">
            <w:pPr>
              <w:rPr>
                <w:rFonts w:eastAsia="Arial Unicode MS"/>
              </w:rPr>
            </w:pPr>
            <w:r w:rsidRPr="00D82A73">
              <w:rPr>
                <w:rFonts w:eastAsia="Arial Unicode MS"/>
              </w:rPr>
              <w:t>Sida/id</w:t>
            </w:r>
          </w:p>
          <w:p w14:paraId="7830B1BC" w14:textId="77777777" w:rsidR="00F94DA9" w:rsidRPr="00D82A73" w:rsidRDefault="00F94DA9" w:rsidP="00F94DA9">
            <w:pPr>
              <w:rPr>
                <w:rFonts w:eastAsia="Arial Unicode MS"/>
              </w:rPr>
            </w:pPr>
            <w:r w:rsidRPr="00D82A73">
              <w:rPr>
                <w:rFonts w:eastAsia="Arial Unicode MS"/>
              </w:rPr>
              <w:t>(pages)</w:t>
            </w:r>
          </w:p>
        </w:tc>
        <w:tc>
          <w:tcPr>
            <w:tcW w:w="3388" w:type="dxa"/>
            <w:tcPrChange w:id="3203" w:author="Jarno Nieminen" w:date="2014-06-19T12:33:00Z">
              <w:tcPr>
                <w:tcW w:w="3388" w:type="dxa"/>
                <w:gridSpan w:val="2"/>
              </w:tcPr>
            </w:tcPrChange>
          </w:tcPr>
          <w:p w14:paraId="7F1F6F4E" w14:textId="77777777" w:rsidR="00F94DA9" w:rsidRPr="00D82A73" w:rsidRDefault="00F94DA9" w:rsidP="00F94DA9">
            <w:pPr>
              <w:rPr>
                <w:rFonts w:eastAsia="Arial Unicode MS"/>
              </w:rPr>
            </w:pPr>
            <w:r w:rsidRPr="00D82A73">
              <w:rPr>
                <w:rFonts w:eastAsia="Arial Unicode MS"/>
              </w:rPr>
              <w:t>Koppling till klass för sida.</w:t>
            </w:r>
          </w:p>
          <w:p w14:paraId="73FE06D5" w14:textId="77777777" w:rsidR="00F94DA9" w:rsidRPr="00D82A73" w:rsidRDefault="00F94DA9" w:rsidP="00F94DA9">
            <w:pPr>
              <w:rPr>
                <w:rFonts w:eastAsia="Arial Unicode MS"/>
              </w:rPr>
            </w:pPr>
          </w:p>
        </w:tc>
        <w:tc>
          <w:tcPr>
            <w:tcW w:w="1140" w:type="dxa"/>
            <w:tcPrChange w:id="3204" w:author="Jarno Nieminen" w:date="2014-06-19T12:33:00Z">
              <w:tcPr>
                <w:tcW w:w="1140" w:type="dxa"/>
                <w:gridSpan w:val="2"/>
              </w:tcPr>
            </w:tcPrChange>
          </w:tcPr>
          <w:p w14:paraId="73591130" w14:textId="77777777" w:rsidR="00F94DA9" w:rsidRPr="00D82A73" w:rsidRDefault="00F94DA9" w:rsidP="00F94DA9">
            <w:pPr>
              <w:rPr>
                <w:rFonts w:eastAsia="Arial Unicode MS"/>
              </w:rPr>
            </w:pPr>
            <w:r w:rsidRPr="00D82A73">
              <w:rPr>
                <w:rFonts w:eastAsia="Arial Unicode MS"/>
              </w:rPr>
              <w:t>II</w:t>
            </w:r>
          </w:p>
        </w:tc>
        <w:tc>
          <w:tcPr>
            <w:tcW w:w="720" w:type="dxa"/>
            <w:tcPrChange w:id="3205" w:author="Jarno Nieminen" w:date="2014-06-19T12:33:00Z">
              <w:tcPr>
                <w:tcW w:w="720" w:type="dxa"/>
                <w:gridSpan w:val="2"/>
              </w:tcPr>
            </w:tcPrChange>
          </w:tcPr>
          <w:p w14:paraId="3AF5495C" w14:textId="77777777" w:rsidR="00F94DA9" w:rsidRPr="00D82A73" w:rsidRDefault="00F94DA9" w:rsidP="00F94DA9">
            <w:pPr>
              <w:rPr>
                <w:rFonts w:eastAsia="Arial Unicode MS"/>
              </w:rPr>
            </w:pPr>
            <w:r w:rsidRPr="00D82A73">
              <w:rPr>
                <w:rFonts w:eastAsia="Arial Unicode MS"/>
              </w:rPr>
              <w:t>0..*</w:t>
            </w:r>
          </w:p>
        </w:tc>
        <w:tc>
          <w:tcPr>
            <w:tcW w:w="1800" w:type="dxa"/>
            <w:tcPrChange w:id="3206" w:author="Jarno Nieminen" w:date="2014-06-19T12:33:00Z">
              <w:tcPr>
                <w:tcW w:w="1800" w:type="dxa"/>
                <w:gridSpan w:val="2"/>
              </w:tcPr>
            </w:tcPrChange>
          </w:tcPr>
          <w:p w14:paraId="6F0C300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207" w:author="Jarno Nieminen" w:date="2014-06-19T12:33:00Z">
              <w:tcPr>
                <w:tcW w:w="1920" w:type="dxa"/>
                <w:gridSpan w:val="2"/>
              </w:tcPr>
            </w:tcPrChange>
          </w:tcPr>
          <w:p w14:paraId="419C5690"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3208" w:author="Jarno Nieminen" w:date="2014-06-19T12:33:00Z">
              <w:tcPr>
                <w:tcW w:w="1200" w:type="dxa"/>
                <w:gridSpan w:val="2"/>
                <w:shd w:val="clear" w:color="auto" w:fill="auto"/>
              </w:tcPr>
            </w:tcPrChange>
          </w:tcPr>
          <w:p w14:paraId="25B1A543" w14:textId="3707A08C" w:rsidR="00F94DA9" w:rsidRPr="00D82A73" w:rsidRDefault="00B37BC8" w:rsidP="00F94DA9">
            <w:pPr>
              <w:rPr>
                <w:rFonts w:ascii="Arial" w:eastAsia="Arial Unicode MS" w:hAnsi="Arial"/>
              </w:rPr>
            </w:pPr>
            <w:ins w:id="32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10" w:author="Jarno Nieminen" w:date="2014-06-19T12:33:00Z">
              <w:tcPr>
                <w:tcW w:w="1080" w:type="dxa"/>
                <w:shd w:val="clear" w:color="auto" w:fill="auto"/>
              </w:tcPr>
            </w:tcPrChange>
          </w:tcPr>
          <w:p w14:paraId="2B1DB1BD" w14:textId="30823A29" w:rsidR="00F94DA9" w:rsidRPr="00D82A73" w:rsidRDefault="00B37BC8" w:rsidP="00F94DA9">
            <w:pPr>
              <w:rPr>
                <w:rFonts w:ascii="Arial" w:eastAsia="Arial Unicode MS" w:hAnsi="Arial"/>
              </w:rPr>
            </w:pPr>
            <w:ins w:id="32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12" w:author="Jarno Nieminen" w:date="2014-06-19T12:33:00Z">
              <w:tcPr>
                <w:tcW w:w="1160" w:type="dxa"/>
                <w:shd w:val="clear" w:color="auto" w:fill="auto"/>
              </w:tcPr>
            </w:tcPrChange>
          </w:tcPr>
          <w:p w14:paraId="2D38748E" w14:textId="3AD8BD0F" w:rsidR="00F94DA9" w:rsidRPr="00D82A73" w:rsidRDefault="00F94DA9" w:rsidP="00F94DA9">
            <w:pPr>
              <w:rPr>
                <w:rFonts w:ascii="Arial" w:eastAsia="Arial Unicode MS" w:hAnsi="Arial"/>
              </w:rPr>
            </w:pPr>
            <w:ins w:id="3213" w:author="Jarno Nieminen" w:date="2014-06-19T12:36:00Z">
              <w:r>
                <w:rPr>
                  <w:rFonts w:ascii="Arial" w:eastAsia="Arial Unicode MS" w:hAnsi="Arial"/>
                </w:rPr>
                <w:t>N/A</w:t>
              </w:r>
            </w:ins>
          </w:p>
        </w:tc>
      </w:tr>
      <w:tr w:rsidR="00F94DA9" w:rsidRPr="00D82A73" w14:paraId="3BF16BE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1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5" w:author="Jarno Nieminen" w:date="2014-06-19T12:33:00Z">
            <w:trPr>
              <w:gridAfter w:val="0"/>
              <w:trHeight w:val="217"/>
            </w:trPr>
          </w:trPrChange>
        </w:trPr>
        <w:tc>
          <w:tcPr>
            <w:tcW w:w="2567" w:type="dxa"/>
            <w:gridSpan w:val="2"/>
            <w:tcPrChange w:id="3216" w:author="Jarno Nieminen" w:date="2014-06-19T12:33:00Z">
              <w:tcPr>
                <w:tcW w:w="2567" w:type="dxa"/>
                <w:gridSpan w:val="3"/>
              </w:tcPr>
            </w:tcPrChange>
          </w:tcPr>
          <w:p w14:paraId="41382597" w14:textId="77777777" w:rsidR="00F94DA9" w:rsidRPr="00D82A73" w:rsidRDefault="00F94DA9" w:rsidP="00F94DA9">
            <w:pPr>
              <w:rPr>
                <w:rFonts w:eastAsia="Arial Unicode MS"/>
              </w:rPr>
            </w:pPr>
            <w:r w:rsidRPr="00D82A73">
              <w:rPr>
                <w:rFonts w:eastAsia="Arial Unicode MS"/>
              </w:rPr>
              <w:t>(media/id)</w:t>
            </w:r>
          </w:p>
        </w:tc>
        <w:tc>
          <w:tcPr>
            <w:tcW w:w="3388" w:type="dxa"/>
            <w:tcPrChange w:id="3217" w:author="Jarno Nieminen" w:date="2014-06-19T12:33:00Z">
              <w:tcPr>
                <w:tcW w:w="3388" w:type="dxa"/>
                <w:gridSpan w:val="2"/>
              </w:tcPr>
            </w:tcPrChange>
          </w:tcPr>
          <w:p w14:paraId="2206EDB8"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3218" w:author="Jarno Nieminen" w:date="2014-06-19T12:33:00Z">
              <w:tcPr>
                <w:tcW w:w="1140" w:type="dxa"/>
                <w:gridSpan w:val="2"/>
              </w:tcPr>
            </w:tcPrChange>
          </w:tcPr>
          <w:p w14:paraId="7EDA79D7" w14:textId="77777777" w:rsidR="00F94DA9" w:rsidRPr="00D82A73" w:rsidRDefault="00F94DA9" w:rsidP="00F94DA9">
            <w:pPr>
              <w:rPr>
                <w:rFonts w:eastAsia="Arial Unicode MS"/>
              </w:rPr>
            </w:pPr>
            <w:r w:rsidRPr="00D82A73">
              <w:rPr>
                <w:rFonts w:eastAsia="Arial Unicode MS"/>
              </w:rPr>
              <w:t>II</w:t>
            </w:r>
          </w:p>
        </w:tc>
        <w:tc>
          <w:tcPr>
            <w:tcW w:w="720" w:type="dxa"/>
            <w:tcPrChange w:id="3219" w:author="Jarno Nieminen" w:date="2014-06-19T12:33:00Z">
              <w:tcPr>
                <w:tcW w:w="720" w:type="dxa"/>
                <w:gridSpan w:val="2"/>
              </w:tcPr>
            </w:tcPrChange>
          </w:tcPr>
          <w:p w14:paraId="1E8130AF" w14:textId="77777777" w:rsidR="00F94DA9" w:rsidRPr="00D82A73" w:rsidRDefault="00F94DA9" w:rsidP="00F94DA9">
            <w:pPr>
              <w:rPr>
                <w:rFonts w:eastAsia="Arial Unicode MS"/>
              </w:rPr>
            </w:pPr>
            <w:r w:rsidRPr="00D82A73">
              <w:rPr>
                <w:rFonts w:eastAsia="Arial Unicode MS"/>
              </w:rPr>
              <w:t>0..1</w:t>
            </w:r>
          </w:p>
        </w:tc>
        <w:tc>
          <w:tcPr>
            <w:tcW w:w="1800" w:type="dxa"/>
            <w:tcPrChange w:id="3220" w:author="Jarno Nieminen" w:date="2014-06-19T12:33:00Z">
              <w:tcPr>
                <w:tcW w:w="1800" w:type="dxa"/>
                <w:gridSpan w:val="2"/>
              </w:tcPr>
            </w:tcPrChange>
          </w:tcPr>
          <w:p w14:paraId="5D355B8D" w14:textId="77777777" w:rsidR="00F94DA9" w:rsidRPr="00D82A73" w:rsidRDefault="00F94DA9" w:rsidP="00F94DA9">
            <w:pPr>
              <w:rPr>
                <w:rFonts w:eastAsia="Arial Unicode MS"/>
              </w:rPr>
            </w:pPr>
          </w:p>
        </w:tc>
        <w:tc>
          <w:tcPr>
            <w:tcW w:w="1920" w:type="dxa"/>
            <w:tcPrChange w:id="3221" w:author="Jarno Nieminen" w:date="2014-06-19T12:33:00Z">
              <w:tcPr>
                <w:tcW w:w="1920" w:type="dxa"/>
                <w:gridSpan w:val="2"/>
              </w:tcPr>
            </w:tcPrChange>
          </w:tcPr>
          <w:p w14:paraId="63060FFB" w14:textId="77777777" w:rsidR="00F94DA9" w:rsidRPr="00D82A73" w:rsidRDefault="00F94DA9" w:rsidP="00F94DA9">
            <w:pPr>
              <w:rPr>
                <w:rFonts w:ascii="Arial" w:eastAsia="Arial Unicode MS" w:hAnsi="Arial"/>
              </w:rPr>
            </w:pPr>
          </w:p>
        </w:tc>
        <w:tc>
          <w:tcPr>
            <w:tcW w:w="1200" w:type="dxa"/>
            <w:shd w:val="clear" w:color="auto" w:fill="auto"/>
            <w:tcPrChange w:id="3222" w:author="Jarno Nieminen" w:date="2014-06-19T12:33:00Z">
              <w:tcPr>
                <w:tcW w:w="1200" w:type="dxa"/>
                <w:gridSpan w:val="2"/>
                <w:shd w:val="clear" w:color="auto" w:fill="auto"/>
              </w:tcPr>
            </w:tcPrChange>
          </w:tcPr>
          <w:p w14:paraId="7A9FEF44" w14:textId="40E68FB9" w:rsidR="00F94DA9" w:rsidRPr="00D82A73" w:rsidRDefault="00B37BC8" w:rsidP="00F94DA9">
            <w:pPr>
              <w:rPr>
                <w:rFonts w:ascii="Arial" w:eastAsia="Arial Unicode MS" w:hAnsi="Arial"/>
              </w:rPr>
            </w:pPr>
            <w:ins w:id="322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24" w:author="Jarno Nieminen" w:date="2014-06-19T12:33:00Z">
              <w:tcPr>
                <w:tcW w:w="1080" w:type="dxa"/>
                <w:shd w:val="clear" w:color="auto" w:fill="auto"/>
              </w:tcPr>
            </w:tcPrChange>
          </w:tcPr>
          <w:p w14:paraId="64AAF0CC" w14:textId="5C5CAA59" w:rsidR="00F94DA9" w:rsidRPr="00D82A73" w:rsidRDefault="00B37BC8" w:rsidP="00F94DA9">
            <w:pPr>
              <w:rPr>
                <w:rFonts w:ascii="Arial" w:eastAsia="Arial Unicode MS" w:hAnsi="Arial"/>
              </w:rPr>
            </w:pPr>
            <w:ins w:id="322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26" w:author="Jarno Nieminen" w:date="2014-06-19T12:33:00Z">
              <w:tcPr>
                <w:tcW w:w="1160" w:type="dxa"/>
                <w:shd w:val="clear" w:color="auto" w:fill="auto"/>
              </w:tcPr>
            </w:tcPrChange>
          </w:tcPr>
          <w:p w14:paraId="0CE4ADEF" w14:textId="38B3FD9C" w:rsidR="00F94DA9" w:rsidRPr="00D82A73" w:rsidRDefault="00F94DA9" w:rsidP="00F94DA9">
            <w:pPr>
              <w:rPr>
                <w:rFonts w:ascii="Arial" w:eastAsia="Arial Unicode MS" w:hAnsi="Arial"/>
              </w:rPr>
            </w:pPr>
            <w:ins w:id="3227" w:author="Jarno Nieminen" w:date="2014-06-19T12:36:00Z">
              <w:r>
                <w:rPr>
                  <w:rFonts w:ascii="Arial" w:eastAsia="Arial Unicode MS" w:hAnsi="Arial"/>
                </w:rPr>
                <w:t>N/A</w:t>
              </w:r>
            </w:ins>
          </w:p>
        </w:tc>
      </w:tr>
      <w:tr w:rsidR="00F94DA9" w:rsidRPr="00D82A73" w14:paraId="18604DA5" w14:textId="77777777" w:rsidTr="009C52F6">
        <w:trPr>
          <w:gridBefore w:val="1"/>
          <w:wBefore w:w="15" w:type="dxa"/>
          <w:trHeight w:val="217"/>
        </w:trPr>
        <w:tc>
          <w:tcPr>
            <w:tcW w:w="7080" w:type="dxa"/>
            <w:gridSpan w:val="3"/>
            <w:shd w:val="pct25" w:color="auto" w:fill="auto"/>
          </w:tcPr>
          <w:p w14:paraId="37C5AB6D" w14:textId="77777777" w:rsidR="00F94DA9" w:rsidRPr="00D82A73" w:rsidRDefault="00F94DA9" w:rsidP="00F94DA9">
            <w:r w:rsidRPr="00D82A73">
              <w:t>Associationer</w:t>
            </w:r>
          </w:p>
        </w:tc>
        <w:tc>
          <w:tcPr>
            <w:tcW w:w="7880" w:type="dxa"/>
            <w:gridSpan w:val="6"/>
            <w:shd w:val="pct25" w:color="auto" w:fill="auto"/>
          </w:tcPr>
          <w:p w14:paraId="354E5003" w14:textId="77777777" w:rsidR="00F94DA9" w:rsidRPr="00D82A73" w:rsidRDefault="00F94DA9" w:rsidP="00F94DA9">
            <w:pPr>
              <w:rPr>
                <w:rFonts w:eastAsia="Arial Unicode MS"/>
              </w:rPr>
            </w:pPr>
            <w:r w:rsidRPr="00D82A73">
              <w:t>Beslutsregel</w:t>
            </w:r>
          </w:p>
        </w:tc>
      </w:tr>
      <w:tr w:rsidR="00F94DA9" w:rsidRPr="00D82A73" w14:paraId="380312E3" w14:textId="77777777" w:rsidTr="009C52F6">
        <w:trPr>
          <w:gridBefore w:val="1"/>
          <w:wBefore w:w="15" w:type="dxa"/>
          <w:trHeight w:val="217"/>
        </w:trPr>
        <w:tc>
          <w:tcPr>
            <w:tcW w:w="7080" w:type="dxa"/>
            <w:gridSpan w:val="3"/>
          </w:tcPr>
          <w:p w14:paraId="418F828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
          <w:p w14:paraId="398ED80C" w14:textId="77777777" w:rsidR="00F94DA9" w:rsidRPr="00D82A73" w:rsidRDefault="00F94DA9" w:rsidP="00F94DA9">
            <w:pPr>
              <w:rPr>
                <w:rFonts w:ascii="Arial" w:eastAsia="Arial Unicode MS" w:hAnsi="Arial"/>
                <w:color w:val="000000"/>
              </w:rPr>
            </w:pPr>
          </w:p>
        </w:tc>
      </w:tr>
      <w:tr w:rsidR="00F94DA9" w:rsidRPr="00D82A73" w14:paraId="33DA5BFB" w14:textId="77777777" w:rsidTr="009C52F6">
        <w:trPr>
          <w:gridBefore w:val="1"/>
          <w:wBefore w:w="15" w:type="dxa"/>
          <w:trHeight w:val="217"/>
        </w:trPr>
        <w:tc>
          <w:tcPr>
            <w:tcW w:w="7080" w:type="dxa"/>
            <w:gridSpan w:val="3"/>
          </w:tcPr>
          <w:p w14:paraId="68F84FBA" w14:textId="77777777" w:rsidR="00F94DA9" w:rsidRPr="00D82A73" w:rsidRDefault="00F94DA9" w:rsidP="00F94DA9">
            <w:pPr>
              <w:rPr>
                <w:rFonts w:ascii="Arial" w:eastAsia="Arial Unicode MS" w:hAnsi="Arial"/>
                <w:color w:val="000000"/>
              </w:rPr>
            </w:pPr>
          </w:p>
        </w:tc>
        <w:tc>
          <w:tcPr>
            <w:tcW w:w="7880" w:type="dxa"/>
            <w:gridSpan w:val="6"/>
          </w:tcPr>
          <w:p w14:paraId="1917746E" w14:textId="77777777" w:rsidR="00F94DA9" w:rsidRPr="00D82A73" w:rsidRDefault="00F94DA9" w:rsidP="00F94DA9">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3228" w:name="_Toc220986030"/>
      <w:bookmarkStart w:id="3229" w:name="_Toc386458086"/>
      <w:bookmarkStart w:id="3230" w:name="_Toc193243783"/>
      <w:bookmarkStart w:id="3231" w:name="_Toc390951674"/>
      <w:r w:rsidRPr="00D82A73">
        <w:lastRenderedPageBreak/>
        <w:t>Klass Formulärsida (TemplatePage)</w:t>
      </w:r>
      <w:bookmarkEnd w:id="3228"/>
      <w:bookmarkEnd w:id="3229"/>
      <w:bookmarkEnd w:id="3231"/>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232">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0BEE5B53"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37BAC0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3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234" w:author="Jarno Nieminen" w:date="2014-06-19T12:37:00Z">
            <w:trPr>
              <w:gridAfter w:val="0"/>
              <w:cantSplit/>
              <w:trHeight w:val="375"/>
            </w:trPr>
          </w:trPrChange>
        </w:trPr>
        <w:tc>
          <w:tcPr>
            <w:tcW w:w="2545" w:type="dxa"/>
            <w:gridSpan w:val="2"/>
            <w:vMerge/>
            <w:shd w:val="pct25" w:color="auto" w:fill="auto"/>
            <w:tcPrChange w:id="3235" w:author="Jarno Nieminen" w:date="2014-06-19T12:37:00Z">
              <w:tcPr>
                <w:tcW w:w="2545" w:type="dxa"/>
                <w:gridSpan w:val="3"/>
                <w:vMerge/>
                <w:shd w:val="pct25" w:color="auto" w:fill="auto"/>
              </w:tcPr>
            </w:tcPrChange>
          </w:tcPr>
          <w:p w14:paraId="55F63A07" w14:textId="77777777" w:rsidR="00727585" w:rsidRPr="00D82A73" w:rsidRDefault="00727585" w:rsidP="00727585"/>
        </w:tc>
        <w:tc>
          <w:tcPr>
            <w:tcW w:w="3410" w:type="dxa"/>
            <w:vMerge/>
            <w:shd w:val="pct25" w:color="auto" w:fill="auto"/>
            <w:tcPrChange w:id="3236" w:author="Jarno Nieminen" w:date="2014-06-19T12:37:00Z">
              <w:tcPr>
                <w:tcW w:w="3410" w:type="dxa"/>
                <w:gridSpan w:val="2"/>
                <w:vMerge/>
                <w:shd w:val="pct25" w:color="auto" w:fill="auto"/>
              </w:tcPr>
            </w:tcPrChange>
          </w:tcPr>
          <w:p w14:paraId="621D08B7" w14:textId="77777777" w:rsidR="00727585" w:rsidRPr="00D82A73" w:rsidRDefault="00727585" w:rsidP="00727585"/>
        </w:tc>
        <w:tc>
          <w:tcPr>
            <w:tcW w:w="1140" w:type="dxa"/>
            <w:vMerge/>
            <w:shd w:val="pct25" w:color="auto" w:fill="auto"/>
            <w:tcPrChange w:id="3237" w:author="Jarno Nieminen" w:date="2014-06-19T12:37:00Z">
              <w:tcPr>
                <w:tcW w:w="1140" w:type="dxa"/>
                <w:gridSpan w:val="2"/>
                <w:vMerge/>
                <w:shd w:val="pct25" w:color="auto" w:fill="auto"/>
              </w:tcPr>
            </w:tcPrChange>
          </w:tcPr>
          <w:p w14:paraId="0EE43D15" w14:textId="77777777" w:rsidR="00727585" w:rsidRPr="00D82A73" w:rsidRDefault="00727585" w:rsidP="00727585"/>
        </w:tc>
        <w:tc>
          <w:tcPr>
            <w:tcW w:w="717" w:type="dxa"/>
            <w:vMerge/>
            <w:shd w:val="pct25" w:color="auto" w:fill="auto"/>
            <w:tcPrChange w:id="3238" w:author="Jarno Nieminen" w:date="2014-06-19T12:37:00Z">
              <w:tcPr>
                <w:tcW w:w="717" w:type="dxa"/>
                <w:gridSpan w:val="2"/>
                <w:vMerge/>
                <w:shd w:val="pct25" w:color="auto" w:fill="auto"/>
              </w:tcPr>
            </w:tcPrChange>
          </w:tcPr>
          <w:p w14:paraId="650817FB" w14:textId="77777777" w:rsidR="00727585" w:rsidRPr="00D82A73" w:rsidRDefault="00727585" w:rsidP="00727585"/>
        </w:tc>
        <w:tc>
          <w:tcPr>
            <w:tcW w:w="1803" w:type="dxa"/>
            <w:vMerge/>
            <w:shd w:val="pct25" w:color="auto" w:fill="auto"/>
            <w:tcPrChange w:id="3239" w:author="Jarno Nieminen" w:date="2014-06-19T12:37:00Z">
              <w:tcPr>
                <w:tcW w:w="1803" w:type="dxa"/>
                <w:gridSpan w:val="2"/>
                <w:vMerge/>
                <w:shd w:val="pct25" w:color="auto" w:fill="auto"/>
              </w:tcPr>
            </w:tcPrChange>
          </w:tcPr>
          <w:p w14:paraId="028CF1B9" w14:textId="77777777" w:rsidR="00727585" w:rsidRPr="00D82A73" w:rsidRDefault="00727585" w:rsidP="00727585"/>
        </w:tc>
        <w:tc>
          <w:tcPr>
            <w:tcW w:w="1920" w:type="dxa"/>
            <w:vMerge/>
            <w:shd w:val="pct25" w:color="auto" w:fill="auto"/>
            <w:tcPrChange w:id="3240" w:author="Jarno Nieminen" w:date="2014-06-19T12:37:00Z">
              <w:tcPr>
                <w:tcW w:w="1920" w:type="dxa"/>
                <w:gridSpan w:val="2"/>
                <w:vMerge/>
                <w:shd w:val="pct25" w:color="auto" w:fill="auto"/>
              </w:tcPr>
            </w:tcPrChange>
          </w:tcPr>
          <w:p w14:paraId="7421EB25" w14:textId="77777777" w:rsidR="00727585" w:rsidRPr="00D82A73" w:rsidRDefault="00727585" w:rsidP="00727585"/>
        </w:tc>
        <w:tc>
          <w:tcPr>
            <w:tcW w:w="1200" w:type="dxa"/>
            <w:tcBorders>
              <w:bottom w:val="single" w:sz="4" w:space="0" w:color="auto"/>
            </w:tcBorders>
            <w:shd w:val="pct25" w:color="auto" w:fill="auto"/>
            <w:tcPrChange w:id="3241" w:author="Jarno Nieminen" w:date="2014-06-19T12:37:00Z">
              <w:tcPr>
                <w:tcW w:w="1200" w:type="dxa"/>
                <w:gridSpan w:val="2"/>
                <w:tcBorders>
                  <w:bottom w:val="single" w:sz="4" w:space="0" w:color="auto"/>
                </w:tcBorders>
                <w:shd w:val="pct25" w:color="auto" w:fill="auto"/>
              </w:tcPr>
            </w:tcPrChange>
          </w:tcPr>
          <w:p w14:paraId="5446D956" w14:textId="147FC6FB" w:rsidR="00727585" w:rsidRPr="00D82A73" w:rsidRDefault="00727585">
            <w:pPr>
              <w:rPr>
                <w:rFonts w:eastAsia="Arial Unicode MS"/>
              </w:rPr>
            </w:pPr>
            <w:ins w:id="3242" w:author="Jarno Nieminen" w:date="2014-06-19T11:30:00Z">
              <w:r w:rsidRPr="009A3B8F">
                <w:rPr>
                  <w:rFonts w:eastAsia="Arial Unicode MS"/>
                </w:rPr>
                <w:t>Klass i V</w:t>
              </w:r>
              <w:r w:rsidRPr="009A3B8F">
                <w:rPr>
                  <w:rFonts w:eastAsia="Arial Unicode MS"/>
                </w:rPr>
                <w:noBreakHyphen/>
                <w:t>TIM</w:t>
              </w:r>
            </w:ins>
            <w:del w:id="3243"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244" w:author="Jarno Nieminen" w:date="2014-06-19T12:37:00Z">
              <w:tcPr>
                <w:tcW w:w="1080" w:type="dxa"/>
                <w:tcBorders>
                  <w:bottom w:val="single" w:sz="4" w:space="0" w:color="auto"/>
                </w:tcBorders>
                <w:shd w:val="pct25" w:color="auto" w:fill="auto"/>
              </w:tcPr>
            </w:tcPrChange>
          </w:tcPr>
          <w:p w14:paraId="3D0CA291" w14:textId="1C3DC606" w:rsidR="00727585" w:rsidRPr="00D82A73" w:rsidRDefault="00727585" w:rsidP="00727585">
            <w:pPr>
              <w:rPr>
                <w:rFonts w:eastAsia="Arial Unicode MS"/>
              </w:rPr>
            </w:pPr>
            <w:ins w:id="3245"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246" w:author="Jarno Nieminen" w:date="2014-06-19T12:37:00Z">
              <w:tcPr>
                <w:tcW w:w="1160" w:type="dxa"/>
                <w:tcBorders>
                  <w:bottom w:val="single" w:sz="4" w:space="0" w:color="auto"/>
                </w:tcBorders>
                <w:shd w:val="pct25" w:color="auto" w:fill="auto"/>
              </w:tcPr>
            </w:tcPrChange>
          </w:tcPr>
          <w:p w14:paraId="28C564DA" w14:textId="08E2A64E" w:rsidR="00727585" w:rsidRPr="00D82A73" w:rsidRDefault="00727585" w:rsidP="00727585">
            <w:pPr>
              <w:rPr>
                <w:rFonts w:eastAsia="Arial Unicode MS"/>
              </w:rPr>
            </w:pPr>
            <w:ins w:id="3247"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7E013F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4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49" w:author="Jarno Nieminen" w:date="2014-06-19T12:37:00Z">
            <w:trPr>
              <w:gridAfter w:val="0"/>
              <w:trHeight w:val="217"/>
            </w:trPr>
          </w:trPrChange>
        </w:trPr>
        <w:tc>
          <w:tcPr>
            <w:tcW w:w="2545" w:type="dxa"/>
            <w:gridSpan w:val="2"/>
            <w:tcPrChange w:id="3250" w:author="Jarno Nieminen" w:date="2014-06-19T12:37:00Z">
              <w:tcPr>
                <w:tcW w:w="2545" w:type="dxa"/>
                <w:gridSpan w:val="3"/>
              </w:tcPr>
            </w:tcPrChange>
          </w:tcPr>
          <w:p w14:paraId="12706A9F" w14:textId="77777777" w:rsidR="00F94DA9" w:rsidRPr="00D82A73" w:rsidRDefault="00F94DA9" w:rsidP="00F94DA9">
            <w:pPr>
              <w:rPr>
                <w:rFonts w:eastAsia="Arial Unicode MS"/>
              </w:rPr>
            </w:pPr>
            <w:r w:rsidRPr="00D82A73">
              <w:rPr>
                <w:rFonts w:eastAsia="Arial Unicode MS"/>
              </w:rPr>
              <w:t>(PageNumber)</w:t>
            </w:r>
          </w:p>
        </w:tc>
        <w:tc>
          <w:tcPr>
            <w:tcW w:w="3410" w:type="dxa"/>
            <w:tcPrChange w:id="3251" w:author="Jarno Nieminen" w:date="2014-06-19T12:37:00Z">
              <w:tcPr>
                <w:tcW w:w="3410" w:type="dxa"/>
                <w:gridSpan w:val="2"/>
              </w:tcPr>
            </w:tcPrChange>
          </w:tcPr>
          <w:p w14:paraId="7DB71A05"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252" w:author="Jarno Nieminen" w:date="2014-06-19T12:37:00Z">
              <w:tcPr>
                <w:tcW w:w="1140" w:type="dxa"/>
                <w:gridSpan w:val="2"/>
              </w:tcPr>
            </w:tcPrChange>
          </w:tcPr>
          <w:p w14:paraId="3F7C7E6D" w14:textId="77777777" w:rsidR="00F94DA9" w:rsidRPr="00D82A73" w:rsidRDefault="00F94DA9" w:rsidP="00F94DA9">
            <w:pPr>
              <w:rPr>
                <w:rFonts w:eastAsia="Arial Unicode MS"/>
              </w:rPr>
            </w:pPr>
            <w:r w:rsidRPr="00D82A73">
              <w:rPr>
                <w:rFonts w:eastAsia="Arial Unicode MS"/>
              </w:rPr>
              <w:t>VÄ</w:t>
            </w:r>
          </w:p>
        </w:tc>
        <w:tc>
          <w:tcPr>
            <w:tcW w:w="717" w:type="dxa"/>
            <w:tcPrChange w:id="3253" w:author="Jarno Nieminen" w:date="2014-06-19T12:37:00Z">
              <w:tcPr>
                <w:tcW w:w="717" w:type="dxa"/>
                <w:gridSpan w:val="2"/>
              </w:tcPr>
            </w:tcPrChange>
          </w:tcPr>
          <w:p w14:paraId="260AFF08" w14:textId="77777777" w:rsidR="00F94DA9" w:rsidRPr="00D82A73" w:rsidRDefault="00F94DA9" w:rsidP="00F94DA9">
            <w:pPr>
              <w:rPr>
                <w:rFonts w:eastAsia="Arial Unicode MS"/>
              </w:rPr>
            </w:pPr>
            <w:r w:rsidRPr="00D82A73">
              <w:rPr>
                <w:rFonts w:eastAsia="Arial Unicode MS"/>
              </w:rPr>
              <w:t>1</w:t>
            </w:r>
          </w:p>
        </w:tc>
        <w:tc>
          <w:tcPr>
            <w:tcW w:w="1803" w:type="dxa"/>
            <w:tcPrChange w:id="3254" w:author="Jarno Nieminen" w:date="2014-06-19T12:37:00Z">
              <w:tcPr>
                <w:tcW w:w="1803" w:type="dxa"/>
                <w:gridSpan w:val="2"/>
              </w:tcPr>
            </w:tcPrChange>
          </w:tcPr>
          <w:p w14:paraId="0EE68ACF" w14:textId="77777777" w:rsidR="00F94DA9" w:rsidRPr="00D82A73" w:rsidRDefault="00F94DA9" w:rsidP="00F94DA9">
            <w:pPr>
              <w:rPr>
                <w:rFonts w:eastAsia="Arial Unicode MS"/>
              </w:rPr>
            </w:pPr>
          </w:p>
        </w:tc>
        <w:tc>
          <w:tcPr>
            <w:tcW w:w="1920" w:type="dxa"/>
            <w:tcPrChange w:id="3255" w:author="Jarno Nieminen" w:date="2014-06-19T12:37:00Z">
              <w:tcPr>
                <w:tcW w:w="1920" w:type="dxa"/>
                <w:gridSpan w:val="2"/>
              </w:tcPr>
            </w:tcPrChange>
          </w:tcPr>
          <w:p w14:paraId="3D67E3D1" w14:textId="77777777" w:rsidR="00F94DA9" w:rsidRPr="00D82A73" w:rsidRDefault="00F94DA9" w:rsidP="00F94DA9">
            <w:pPr>
              <w:rPr>
                <w:rFonts w:ascii="Arial" w:eastAsia="Arial Unicode MS" w:hAnsi="Arial"/>
              </w:rPr>
            </w:pPr>
          </w:p>
        </w:tc>
        <w:tc>
          <w:tcPr>
            <w:tcW w:w="1200" w:type="dxa"/>
            <w:shd w:val="clear" w:color="auto" w:fill="auto"/>
            <w:tcPrChange w:id="3256" w:author="Jarno Nieminen" w:date="2014-06-19T12:37:00Z">
              <w:tcPr>
                <w:tcW w:w="1200" w:type="dxa"/>
                <w:gridSpan w:val="2"/>
                <w:shd w:val="clear" w:color="auto" w:fill="auto"/>
              </w:tcPr>
            </w:tcPrChange>
          </w:tcPr>
          <w:p w14:paraId="559BA0BE" w14:textId="1E614C79" w:rsidR="00F94DA9" w:rsidRPr="00D82A73" w:rsidRDefault="00B37BC8" w:rsidP="00F94DA9">
            <w:pPr>
              <w:rPr>
                <w:rFonts w:ascii="Arial" w:eastAsia="Arial Unicode MS" w:hAnsi="Arial"/>
              </w:rPr>
            </w:pPr>
            <w:ins w:id="32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58" w:author="Jarno Nieminen" w:date="2014-06-19T12:37:00Z">
              <w:tcPr>
                <w:tcW w:w="1080" w:type="dxa"/>
                <w:shd w:val="clear" w:color="auto" w:fill="auto"/>
              </w:tcPr>
            </w:tcPrChange>
          </w:tcPr>
          <w:p w14:paraId="4E726E5E" w14:textId="6EF643E5" w:rsidR="00F94DA9" w:rsidRPr="00D82A73" w:rsidRDefault="00B37BC8" w:rsidP="00F94DA9">
            <w:pPr>
              <w:rPr>
                <w:rFonts w:ascii="Arial" w:eastAsia="Arial Unicode MS" w:hAnsi="Arial"/>
              </w:rPr>
            </w:pPr>
            <w:ins w:id="32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60" w:author="Jarno Nieminen" w:date="2014-06-19T12:37:00Z">
              <w:tcPr>
                <w:tcW w:w="1160" w:type="dxa"/>
                <w:shd w:val="clear" w:color="auto" w:fill="auto"/>
              </w:tcPr>
            </w:tcPrChange>
          </w:tcPr>
          <w:p w14:paraId="1700E1B8" w14:textId="26342050" w:rsidR="00F94DA9" w:rsidRPr="00D82A73" w:rsidRDefault="00F94DA9" w:rsidP="00F94DA9">
            <w:pPr>
              <w:rPr>
                <w:rFonts w:ascii="Arial" w:eastAsia="Arial Unicode MS" w:hAnsi="Arial"/>
              </w:rPr>
            </w:pPr>
            <w:ins w:id="3261" w:author="Jarno Nieminen" w:date="2014-06-19T12:36:00Z">
              <w:r>
                <w:rPr>
                  <w:rFonts w:ascii="Arial" w:eastAsia="Arial Unicode MS" w:hAnsi="Arial"/>
                </w:rPr>
                <w:t>N/A</w:t>
              </w:r>
            </w:ins>
          </w:p>
        </w:tc>
      </w:tr>
      <w:tr w:rsidR="00F94DA9" w:rsidRPr="00D82A73" w14:paraId="16A8663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6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63" w:author="Jarno Nieminen" w:date="2014-06-19T12:37:00Z">
            <w:trPr>
              <w:gridAfter w:val="0"/>
              <w:trHeight w:val="217"/>
            </w:trPr>
          </w:trPrChange>
        </w:trPr>
        <w:tc>
          <w:tcPr>
            <w:tcW w:w="2545" w:type="dxa"/>
            <w:gridSpan w:val="2"/>
            <w:tcPrChange w:id="3264" w:author="Jarno Nieminen" w:date="2014-06-19T12:37:00Z">
              <w:tcPr>
                <w:tcW w:w="2545" w:type="dxa"/>
                <w:gridSpan w:val="3"/>
              </w:tcPr>
            </w:tcPrChange>
          </w:tcPr>
          <w:p w14:paraId="0A6A55C1" w14:textId="77777777" w:rsidR="00F94DA9" w:rsidRPr="00D82A73" w:rsidRDefault="00F94DA9" w:rsidP="00F94DA9">
            <w:pPr>
              <w:rPr>
                <w:rFonts w:eastAsia="Arial Unicode MS"/>
              </w:rPr>
            </w:pPr>
            <w:r w:rsidRPr="00D82A73">
              <w:rPr>
                <w:rFonts w:eastAsia="Arial Unicode MS"/>
              </w:rPr>
              <w:t>Rubrik</w:t>
            </w:r>
          </w:p>
          <w:p w14:paraId="2C6885FC" w14:textId="77777777" w:rsidR="00F94DA9" w:rsidRPr="00D82A73" w:rsidRDefault="00F94DA9" w:rsidP="00F94DA9">
            <w:pPr>
              <w:rPr>
                <w:rFonts w:eastAsia="Arial Unicode MS"/>
              </w:rPr>
            </w:pPr>
            <w:r w:rsidRPr="00D82A73">
              <w:rPr>
                <w:rFonts w:eastAsia="Arial Unicode MS"/>
              </w:rPr>
              <w:t>(Subject)</w:t>
            </w:r>
          </w:p>
        </w:tc>
        <w:tc>
          <w:tcPr>
            <w:tcW w:w="3410" w:type="dxa"/>
            <w:tcPrChange w:id="3265" w:author="Jarno Nieminen" w:date="2014-06-19T12:37:00Z">
              <w:tcPr>
                <w:tcW w:w="3410" w:type="dxa"/>
                <w:gridSpan w:val="2"/>
              </w:tcPr>
            </w:tcPrChange>
          </w:tcPr>
          <w:p w14:paraId="40E8E937" w14:textId="77777777" w:rsidR="00F94DA9" w:rsidRPr="00D82A73" w:rsidRDefault="00F94DA9" w:rsidP="00F94DA9">
            <w:pPr>
              <w:rPr>
                <w:rFonts w:eastAsia="Arial Unicode MS"/>
              </w:rPr>
            </w:pPr>
            <w:r w:rsidRPr="00D82A73">
              <w:rPr>
                <w:rFonts w:eastAsia="Arial Unicode MS"/>
              </w:rPr>
              <w:t>Sidans rubrik.</w:t>
            </w:r>
          </w:p>
          <w:p w14:paraId="4247C68F" w14:textId="77777777" w:rsidR="00F94DA9" w:rsidRPr="00D82A73" w:rsidRDefault="00F94DA9" w:rsidP="00F94DA9">
            <w:pPr>
              <w:rPr>
                <w:rFonts w:eastAsia="Arial Unicode MS"/>
              </w:rPr>
            </w:pPr>
            <w:r w:rsidRPr="00D82A73">
              <w:rPr>
                <w:rFonts w:eastAsia="Arial Unicode MS"/>
              </w:rPr>
              <w:t>T.ex Medicin.</w:t>
            </w:r>
          </w:p>
        </w:tc>
        <w:tc>
          <w:tcPr>
            <w:tcW w:w="1140" w:type="dxa"/>
            <w:tcPrChange w:id="3266" w:author="Jarno Nieminen" w:date="2014-06-19T12:37:00Z">
              <w:tcPr>
                <w:tcW w:w="1140" w:type="dxa"/>
                <w:gridSpan w:val="2"/>
              </w:tcPr>
            </w:tcPrChange>
          </w:tcPr>
          <w:p w14:paraId="56994526" w14:textId="77777777" w:rsidR="00F94DA9" w:rsidRPr="00D82A73" w:rsidRDefault="00F94DA9" w:rsidP="00F94DA9">
            <w:pPr>
              <w:rPr>
                <w:rFonts w:eastAsia="Arial Unicode MS"/>
              </w:rPr>
            </w:pPr>
            <w:r w:rsidRPr="00D82A73">
              <w:rPr>
                <w:rFonts w:eastAsia="Arial Unicode MS"/>
              </w:rPr>
              <w:t>TXT</w:t>
            </w:r>
          </w:p>
        </w:tc>
        <w:tc>
          <w:tcPr>
            <w:tcW w:w="717" w:type="dxa"/>
            <w:tcPrChange w:id="3267" w:author="Jarno Nieminen" w:date="2014-06-19T12:37:00Z">
              <w:tcPr>
                <w:tcW w:w="717" w:type="dxa"/>
                <w:gridSpan w:val="2"/>
              </w:tcPr>
            </w:tcPrChange>
          </w:tcPr>
          <w:p w14:paraId="50FE9D8B" w14:textId="77777777" w:rsidR="00F94DA9" w:rsidRPr="00D82A73" w:rsidRDefault="00F94DA9" w:rsidP="00F94DA9">
            <w:pPr>
              <w:rPr>
                <w:rFonts w:eastAsia="Arial Unicode MS"/>
              </w:rPr>
            </w:pPr>
            <w:r w:rsidRPr="00D82A73">
              <w:rPr>
                <w:rFonts w:eastAsia="Arial Unicode MS"/>
              </w:rPr>
              <w:t>0..1</w:t>
            </w:r>
          </w:p>
        </w:tc>
        <w:tc>
          <w:tcPr>
            <w:tcW w:w="1803" w:type="dxa"/>
            <w:tcPrChange w:id="3268" w:author="Jarno Nieminen" w:date="2014-06-19T12:37:00Z">
              <w:tcPr>
                <w:tcW w:w="1803" w:type="dxa"/>
                <w:gridSpan w:val="2"/>
              </w:tcPr>
            </w:tcPrChange>
          </w:tcPr>
          <w:p w14:paraId="52EEB60F" w14:textId="77777777" w:rsidR="00F94DA9" w:rsidRPr="00D82A73" w:rsidRDefault="00F94DA9" w:rsidP="00F94DA9">
            <w:pPr>
              <w:rPr>
                <w:rFonts w:eastAsia="Arial Unicode MS"/>
              </w:rPr>
            </w:pPr>
          </w:p>
        </w:tc>
        <w:tc>
          <w:tcPr>
            <w:tcW w:w="1920" w:type="dxa"/>
            <w:tcPrChange w:id="3269" w:author="Jarno Nieminen" w:date="2014-06-19T12:37:00Z">
              <w:tcPr>
                <w:tcW w:w="1920" w:type="dxa"/>
                <w:gridSpan w:val="2"/>
              </w:tcPr>
            </w:tcPrChange>
          </w:tcPr>
          <w:p w14:paraId="2ACB521D" w14:textId="77777777" w:rsidR="00F94DA9" w:rsidRPr="00D82A73" w:rsidRDefault="00F94DA9" w:rsidP="00F94DA9">
            <w:pPr>
              <w:rPr>
                <w:rFonts w:ascii="Arial" w:eastAsia="Arial Unicode MS" w:hAnsi="Arial"/>
              </w:rPr>
            </w:pPr>
          </w:p>
        </w:tc>
        <w:tc>
          <w:tcPr>
            <w:tcW w:w="1200" w:type="dxa"/>
            <w:shd w:val="clear" w:color="auto" w:fill="auto"/>
            <w:tcPrChange w:id="3270" w:author="Jarno Nieminen" w:date="2014-06-19T12:37:00Z">
              <w:tcPr>
                <w:tcW w:w="1200" w:type="dxa"/>
                <w:gridSpan w:val="2"/>
                <w:shd w:val="clear" w:color="auto" w:fill="auto"/>
              </w:tcPr>
            </w:tcPrChange>
          </w:tcPr>
          <w:p w14:paraId="5519F541" w14:textId="6C18A88A" w:rsidR="00F94DA9" w:rsidRPr="00D82A73" w:rsidRDefault="00B37BC8" w:rsidP="00F94DA9">
            <w:pPr>
              <w:rPr>
                <w:rFonts w:ascii="Arial" w:eastAsia="Arial Unicode MS" w:hAnsi="Arial"/>
              </w:rPr>
            </w:pPr>
            <w:ins w:id="32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72" w:author="Jarno Nieminen" w:date="2014-06-19T12:37:00Z">
              <w:tcPr>
                <w:tcW w:w="1080" w:type="dxa"/>
                <w:shd w:val="clear" w:color="auto" w:fill="auto"/>
              </w:tcPr>
            </w:tcPrChange>
          </w:tcPr>
          <w:p w14:paraId="5FE2ACD5" w14:textId="5DC7FE71" w:rsidR="00F94DA9" w:rsidRPr="00D82A73" w:rsidRDefault="00B37BC8" w:rsidP="00F94DA9">
            <w:pPr>
              <w:rPr>
                <w:rFonts w:ascii="Arial" w:eastAsia="Arial Unicode MS" w:hAnsi="Arial"/>
              </w:rPr>
            </w:pPr>
            <w:ins w:id="32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74" w:author="Jarno Nieminen" w:date="2014-06-19T12:37:00Z">
              <w:tcPr>
                <w:tcW w:w="1160" w:type="dxa"/>
                <w:shd w:val="clear" w:color="auto" w:fill="auto"/>
              </w:tcPr>
            </w:tcPrChange>
          </w:tcPr>
          <w:p w14:paraId="160D48A4" w14:textId="016CF9CC" w:rsidR="00F94DA9" w:rsidRPr="00D82A73" w:rsidRDefault="00F94DA9" w:rsidP="00F94DA9">
            <w:pPr>
              <w:rPr>
                <w:rFonts w:ascii="Arial" w:eastAsia="Arial Unicode MS" w:hAnsi="Arial"/>
              </w:rPr>
            </w:pPr>
            <w:ins w:id="3275" w:author="Jarno Nieminen" w:date="2014-06-19T12:37:00Z">
              <w:r>
                <w:rPr>
                  <w:rFonts w:ascii="Arial" w:eastAsia="Arial Unicode MS" w:hAnsi="Arial"/>
                </w:rPr>
                <w:t>N/A</w:t>
              </w:r>
            </w:ins>
          </w:p>
        </w:tc>
      </w:tr>
      <w:tr w:rsidR="00F94DA9" w:rsidRPr="00D82A73" w14:paraId="73771B0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7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77" w:author="Jarno Nieminen" w:date="2014-06-19T12:37:00Z">
            <w:trPr>
              <w:gridAfter w:val="0"/>
              <w:trHeight w:val="217"/>
            </w:trPr>
          </w:trPrChange>
        </w:trPr>
        <w:tc>
          <w:tcPr>
            <w:tcW w:w="2545" w:type="dxa"/>
            <w:gridSpan w:val="2"/>
            <w:tcPrChange w:id="3278" w:author="Jarno Nieminen" w:date="2014-06-19T12:37:00Z">
              <w:tcPr>
                <w:tcW w:w="2545" w:type="dxa"/>
                <w:gridSpan w:val="3"/>
              </w:tcPr>
            </w:tcPrChange>
          </w:tcPr>
          <w:p w14:paraId="55660D04" w14:textId="77777777" w:rsidR="00F94DA9" w:rsidRPr="00D82A73" w:rsidRDefault="00F94DA9" w:rsidP="00F94DA9">
            <w:pPr>
              <w:rPr>
                <w:rFonts w:eastAsia="Arial Unicode MS"/>
              </w:rPr>
            </w:pPr>
            <w:r w:rsidRPr="00D82A73">
              <w:rPr>
                <w:rFonts w:eastAsia="Arial Unicode MS"/>
              </w:rPr>
              <w:t>Beskrivning</w:t>
            </w:r>
          </w:p>
          <w:p w14:paraId="470E45C5" w14:textId="77777777" w:rsidR="00F94DA9" w:rsidRPr="00D82A73" w:rsidRDefault="00F94DA9" w:rsidP="00F94DA9">
            <w:pPr>
              <w:rPr>
                <w:rFonts w:eastAsia="Arial Unicode MS"/>
              </w:rPr>
            </w:pPr>
            <w:r w:rsidRPr="00D82A73">
              <w:rPr>
                <w:rFonts w:eastAsia="Arial Unicode MS"/>
              </w:rPr>
              <w:t>(Description)</w:t>
            </w:r>
          </w:p>
        </w:tc>
        <w:tc>
          <w:tcPr>
            <w:tcW w:w="3410" w:type="dxa"/>
            <w:tcPrChange w:id="3279" w:author="Jarno Nieminen" w:date="2014-06-19T12:37:00Z">
              <w:tcPr>
                <w:tcW w:w="3410" w:type="dxa"/>
                <w:gridSpan w:val="2"/>
              </w:tcPr>
            </w:tcPrChange>
          </w:tcPr>
          <w:p w14:paraId="09975EF3" w14:textId="77777777" w:rsidR="00F94DA9" w:rsidRPr="00D82A73" w:rsidRDefault="00F94DA9" w:rsidP="00F94DA9">
            <w:pPr>
              <w:rPr>
                <w:rFonts w:eastAsia="Arial Unicode MS"/>
              </w:rPr>
            </w:pPr>
            <w:r w:rsidRPr="00D82A73">
              <w:rPr>
                <w:rFonts w:eastAsia="Arial Unicode MS"/>
              </w:rPr>
              <w:t>Beskrivande text.</w:t>
            </w:r>
          </w:p>
          <w:p w14:paraId="0F225597" w14:textId="77777777" w:rsidR="00F94DA9" w:rsidRPr="00D82A73" w:rsidRDefault="00F94DA9" w:rsidP="00F94DA9">
            <w:pPr>
              <w:rPr>
                <w:rFonts w:eastAsia="Arial Unicode MS"/>
              </w:rPr>
            </w:pPr>
            <w:r w:rsidRPr="00D82A73">
              <w:rPr>
                <w:rFonts w:eastAsia="Arial Unicode MS"/>
              </w:rPr>
              <w:t>Stöder kodverk ”DocBook” Se tidbokningskontraktet!!</w:t>
            </w:r>
          </w:p>
          <w:p w14:paraId="333A3602"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280" w:author="Jarno Nieminen" w:date="2014-06-19T12:37:00Z">
              <w:tcPr>
                <w:tcW w:w="1140" w:type="dxa"/>
                <w:gridSpan w:val="2"/>
              </w:tcPr>
            </w:tcPrChange>
          </w:tcPr>
          <w:p w14:paraId="5B36AE63" w14:textId="77777777" w:rsidR="00F94DA9" w:rsidRPr="00D82A73" w:rsidRDefault="00F94DA9" w:rsidP="00F94DA9">
            <w:pPr>
              <w:rPr>
                <w:rFonts w:eastAsia="Arial Unicode MS"/>
              </w:rPr>
            </w:pPr>
            <w:r w:rsidRPr="00D82A73">
              <w:rPr>
                <w:rFonts w:eastAsia="Arial Unicode MS"/>
              </w:rPr>
              <w:t>TXT</w:t>
            </w:r>
          </w:p>
        </w:tc>
        <w:tc>
          <w:tcPr>
            <w:tcW w:w="717" w:type="dxa"/>
            <w:tcPrChange w:id="3281" w:author="Jarno Nieminen" w:date="2014-06-19T12:37:00Z">
              <w:tcPr>
                <w:tcW w:w="717" w:type="dxa"/>
                <w:gridSpan w:val="2"/>
              </w:tcPr>
            </w:tcPrChange>
          </w:tcPr>
          <w:p w14:paraId="5BCCE6A0" w14:textId="77777777" w:rsidR="00F94DA9" w:rsidRPr="00D82A73" w:rsidRDefault="00F94DA9" w:rsidP="00F94DA9">
            <w:pPr>
              <w:rPr>
                <w:rFonts w:eastAsia="Arial Unicode MS"/>
              </w:rPr>
            </w:pPr>
            <w:r w:rsidRPr="00D82A73">
              <w:rPr>
                <w:rFonts w:eastAsia="Arial Unicode MS"/>
              </w:rPr>
              <w:t>0..1</w:t>
            </w:r>
          </w:p>
        </w:tc>
        <w:tc>
          <w:tcPr>
            <w:tcW w:w="1803" w:type="dxa"/>
            <w:tcPrChange w:id="3282" w:author="Jarno Nieminen" w:date="2014-06-19T12:37:00Z">
              <w:tcPr>
                <w:tcW w:w="1803" w:type="dxa"/>
                <w:gridSpan w:val="2"/>
              </w:tcPr>
            </w:tcPrChange>
          </w:tcPr>
          <w:p w14:paraId="5EB88015"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283" w:author="Jarno Nieminen" w:date="2014-06-19T12:37:00Z">
              <w:tcPr>
                <w:tcW w:w="1920" w:type="dxa"/>
                <w:gridSpan w:val="2"/>
              </w:tcPr>
            </w:tcPrChange>
          </w:tcPr>
          <w:p w14:paraId="67169E69" w14:textId="77777777" w:rsidR="00F94DA9" w:rsidRPr="00D82A73" w:rsidRDefault="00F94DA9" w:rsidP="00F94DA9">
            <w:pPr>
              <w:rPr>
                <w:rFonts w:ascii="Arial" w:eastAsia="Arial Unicode MS" w:hAnsi="Arial"/>
              </w:rPr>
            </w:pPr>
          </w:p>
        </w:tc>
        <w:tc>
          <w:tcPr>
            <w:tcW w:w="1200" w:type="dxa"/>
            <w:shd w:val="clear" w:color="auto" w:fill="auto"/>
            <w:tcPrChange w:id="3284" w:author="Jarno Nieminen" w:date="2014-06-19T12:37:00Z">
              <w:tcPr>
                <w:tcW w:w="1200" w:type="dxa"/>
                <w:gridSpan w:val="2"/>
                <w:shd w:val="clear" w:color="auto" w:fill="auto"/>
              </w:tcPr>
            </w:tcPrChange>
          </w:tcPr>
          <w:p w14:paraId="69C81ADA" w14:textId="2CC1210B" w:rsidR="00F94DA9" w:rsidRPr="00D82A73" w:rsidRDefault="00B37BC8" w:rsidP="00F94DA9">
            <w:pPr>
              <w:rPr>
                <w:rFonts w:ascii="Arial" w:eastAsia="Arial Unicode MS" w:hAnsi="Arial"/>
              </w:rPr>
            </w:pPr>
            <w:ins w:id="32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86" w:author="Jarno Nieminen" w:date="2014-06-19T12:37:00Z">
              <w:tcPr>
                <w:tcW w:w="1080" w:type="dxa"/>
                <w:shd w:val="clear" w:color="auto" w:fill="auto"/>
              </w:tcPr>
            </w:tcPrChange>
          </w:tcPr>
          <w:p w14:paraId="3CBB0EF0" w14:textId="6B56F16D" w:rsidR="00F94DA9" w:rsidRPr="00D82A73" w:rsidRDefault="00B37BC8" w:rsidP="00F94DA9">
            <w:pPr>
              <w:rPr>
                <w:rFonts w:ascii="Arial" w:eastAsia="Arial Unicode MS" w:hAnsi="Arial"/>
              </w:rPr>
            </w:pPr>
            <w:ins w:id="32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88" w:author="Jarno Nieminen" w:date="2014-06-19T12:37:00Z">
              <w:tcPr>
                <w:tcW w:w="1160" w:type="dxa"/>
                <w:shd w:val="clear" w:color="auto" w:fill="auto"/>
              </w:tcPr>
            </w:tcPrChange>
          </w:tcPr>
          <w:p w14:paraId="6F38DCAF" w14:textId="3095A8B5" w:rsidR="00F94DA9" w:rsidRPr="00D82A73" w:rsidRDefault="00F94DA9" w:rsidP="00F94DA9">
            <w:pPr>
              <w:rPr>
                <w:rFonts w:ascii="Arial" w:eastAsia="Arial Unicode MS" w:hAnsi="Arial"/>
              </w:rPr>
            </w:pPr>
            <w:ins w:id="3289" w:author="Jarno Nieminen" w:date="2014-06-19T12:37:00Z">
              <w:r>
                <w:rPr>
                  <w:rFonts w:ascii="Arial" w:eastAsia="Arial Unicode MS" w:hAnsi="Arial"/>
                </w:rPr>
                <w:t>N/A</w:t>
              </w:r>
            </w:ins>
          </w:p>
        </w:tc>
      </w:tr>
      <w:tr w:rsidR="00F94DA9" w:rsidRPr="00D82A73" w14:paraId="7DB998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9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91" w:author="Jarno Nieminen" w:date="2014-06-19T12:37:00Z">
            <w:trPr>
              <w:gridAfter w:val="0"/>
              <w:trHeight w:val="217"/>
            </w:trPr>
          </w:trPrChange>
        </w:trPr>
        <w:tc>
          <w:tcPr>
            <w:tcW w:w="2545" w:type="dxa"/>
            <w:gridSpan w:val="2"/>
            <w:tcPrChange w:id="3292" w:author="Jarno Nieminen" w:date="2014-06-19T12:37:00Z">
              <w:tcPr>
                <w:tcW w:w="2545" w:type="dxa"/>
                <w:gridSpan w:val="3"/>
              </w:tcPr>
            </w:tcPrChange>
          </w:tcPr>
          <w:p w14:paraId="3B560776" w14:textId="77777777" w:rsidR="00F94DA9" w:rsidRPr="00D82A73" w:rsidRDefault="00F94DA9" w:rsidP="00F94DA9">
            <w:pPr>
              <w:rPr>
                <w:rFonts w:eastAsia="Arial Unicode MS"/>
              </w:rPr>
            </w:pPr>
            <w:r w:rsidRPr="00D82A73">
              <w:rPr>
                <w:rFonts w:eastAsia="Arial Unicode MS"/>
              </w:rPr>
              <w:t>Frågegruppering/id</w:t>
            </w:r>
          </w:p>
          <w:p w14:paraId="6E68FAD4" w14:textId="77777777" w:rsidR="00F94DA9" w:rsidRPr="00D82A73" w:rsidRDefault="00F94DA9" w:rsidP="00F94DA9">
            <w:pPr>
              <w:rPr>
                <w:rFonts w:eastAsia="Arial Unicode MS"/>
              </w:rPr>
            </w:pPr>
            <w:r w:rsidRPr="00D82A73">
              <w:rPr>
                <w:rFonts w:eastAsia="Arial Unicode MS"/>
              </w:rPr>
              <w:t>(TemplateQuestionBlock)</w:t>
            </w:r>
          </w:p>
        </w:tc>
        <w:tc>
          <w:tcPr>
            <w:tcW w:w="3410" w:type="dxa"/>
            <w:tcPrChange w:id="3293" w:author="Jarno Nieminen" w:date="2014-06-19T12:37:00Z">
              <w:tcPr>
                <w:tcW w:w="3410" w:type="dxa"/>
                <w:gridSpan w:val="2"/>
              </w:tcPr>
            </w:tcPrChange>
          </w:tcPr>
          <w:p w14:paraId="4C6B835D" w14:textId="77777777" w:rsidR="00F94DA9" w:rsidRPr="00D82A73" w:rsidRDefault="00F94DA9" w:rsidP="00F94DA9">
            <w:pPr>
              <w:rPr>
                <w:rFonts w:eastAsia="Arial Unicode MS"/>
              </w:rPr>
            </w:pPr>
            <w:r w:rsidRPr="00D82A73">
              <w:rPr>
                <w:rFonts w:eastAsia="Arial Unicode MS"/>
              </w:rPr>
              <w:t>Koppling till klass för frågegruppering.</w:t>
            </w:r>
          </w:p>
        </w:tc>
        <w:tc>
          <w:tcPr>
            <w:tcW w:w="1140" w:type="dxa"/>
            <w:tcPrChange w:id="3294" w:author="Jarno Nieminen" w:date="2014-06-19T12:37:00Z">
              <w:tcPr>
                <w:tcW w:w="1140" w:type="dxa"/>
                <w:gridSpan w:val="2"/>
              </w:tcPr>
            </w:tcPrChange>
          </w:tcPr>
          <w:p w14:paraId="539B5370" w14:textId="77777777" w:rsidR="00F94DA9" w:rsidRPr="00D82A73" w:rsidRDefault="00F94DA9" w:rsidP="00F94DA9">
            <w:pPr>
              <w:rPr>
                <w:rFonts w:eastAsia="Arial Unicode MS"/>
              </w:rPr>
            </w:pPr>
            <w:r w:rsidRPr="00D82A73">
              <w:rPr>
                <w:rFonts w:eastAsia="Arial Unicode MS"/>
              </w:rPr>
              <w:t>II</w:t>
            </w:r>
          </w:p>
        </w:tc>
        <w:tc>
          <w:tcPr>
            <w:tcW w:w="717" w:type="dxa"/>
            <w:tcPrChange w:id="3295" w:author="Jarno Nieminen" w:date="2014-06-19T12:37:00Z">
              <w:tcPr>
                <w:tcW w:w="717" w:type="dxa"/>
                <w:gridSpan w:val="2"/>
              </w:tcPr>
            </w:tcPrChange>
          </w:tcPr>
          <w:p w14:paraId="08DCC290" w14:textId="77777777" w:rsidR="00F94DA9" w:rsidRPr="00D82A73" w:rsidRDefault="00F94DA9" w:rsidP="00F94DA9">
            <w:pPr>
              <w:rPr>
                <w:rFonts w:eastAsia="Arial Unicode MS"/>
              </w:rPr>
            </w:pPr>
            <w:r w:rsidRPr="00D82A73">
              <w:rPr>
                <w:rFonts w:eastAsia="Arial Unicode MS"/>
              </w:rPr>
              <w:t>1..*</w:t>
            </w:r>
          </w:p>
        </w:tc>
        <w:tc>
          <w:tcPr>
            <w:tcW w:w="1803" w:type="dxa"/>
            <w:tcPrChange w:id="3296" w:author="Jarno Nieminen" w:date="2014-06-19T12:37:00Z">
              <w:tcPr>
                <w:tcW w:w="1803" w:type="dxa"/>
                <w:gridSpan w:val="2"/>
              </w:tcPr>
            </w:tcPrChange>
          </w:tcPr>
          <w:p w14:paraId="1820BDBF"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297" w:author="Jarno Nieminen" w:date="2014-06-19T12:37:00Z">
              <w:tcPr>
                <w:tcW w:w="1920" w:type="dxa"/>
                <w:gridSpan w:val="2"/>
              </w:tcPr>
            </w:tcPrChange>
          </w:tcPr>
          <w:p w14:paraId="3B1BFB0A" w14:textId="77777777" w:rsidR="00F94DA9" w:rsidRPr="00D82A73" w:rsidRDefault="00F94DA9" w:rsidP="00F94DA9">
            <w:pPr>
              <w:rPr>
                <w:rFonts w:ascii="Arial" w:eastAsia="Arial Unicode MS" w:hAnsi="Arial"/>
              </w:rPr>
            </w:pPr>
          </w:p>
        </w:tc>
        <w:tc>
          <w:tcPr>
            <w:tcW w:w="1200" w:type="dxa"/>
            <w:shd w:val="clear" w:color="auto" w:fill="auto"/>
            <w:tcPrChange w:id="3298" w:author="Jarno Nieminen" w:date="2014-06-19T12:37:00Z">
              <w:tcPr>
                <w:tcW w:w="1200" w:type="dxa"/>
                <w:gridSpan w:val="2"/>
                <w:shd w:val="clear" w:color="auto" w:fill="auto"/>
              </w:tcPr>
            </w:tcPrChange>
          </w:tcPr>
          <w:p w14:paraId="3B7A8061" w14:textId="1143769B" w:rsidR="00F94DA9" w:rsidRPr="00D82A73" w:rsidRDefault="00B37BC8" w:rsidP="00F94DA9">
            <w:pPr>
              <w:rPr>
                <w:rFonts w:ascii="Arial" w:eastAsia="Arial Unicode MS" w:hAnsi="Arial"/>
              </w:rPr>
            </w:pPr>
            <w:ins w:id="32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00" w:author="Jarno Nieminen" w:date="2014-06-19T12:37:00Z">
              <w:tcPr>
                <w:tcW w:w="1080" w:type="dxa"/>
                <w:shd w:val="clear" w:color="auto" w:fill="auto"/>
              </w:tcPr>
            </w:tcPrChange>
          </w:tcPr>
          <w:p w14:paraId="659BE998" w14:textId="3347D203" w:rsidR="00F94DA9" w:rsidRPr="00D82A73" w:rsidRDefault="00B37BC8" w:rsidP="00F94DA9">
            <w:pPr>
              <w:rPr>
                <w:rFonts w:ascii="Arial" w:eastAsia="Arial Unicode MS" w:hAnsi="Arial"/>
              </w:rPr>
            </w:pPr>
            <w:ins w:id="33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02" w:author="Jarno Nieminen" w:date="2014-06-19T12:37:00Z">
              <w:tcPr>
                <w:tcW w:w="1160" w:type="dxa"/>
                <w:shd w:val="clear" w:color="auto" w:fill="auto"/>
              </w:tcPr>
            </w:tcPrChange>
          </w:tcPr>
          <w:p w14:paraId="295D5CB0" w14:textId="13F2048A" w:rsidR="00F94DA9" w:rsidRPr="00D82A73" w:rsidRDefault="00F94DA9" w:rsidP="00F94DA9">
            <w:pPr>
              <w:rPr>
                <w:rFonts w:ascii="Arial" w:eastAsia="Arial Unicode MS" w:hAnsi="Arial"/>
              </w:rPr>
            </w:pPr>
            <w:ins w:id="3303" w:author="Jarno Nieminen" w:date="2014-06-19T12:37:00Z">
              <w:r>
                <w:rPr>
                  <w:rFonts w:ascii="Arial" w:eastAsia="Arial Unicode MS" w:hAnsi="Arial"/>
                </w:rPr>
                <w:t>N/A</w:t>
              </w:r>
            </w:ins>
          </w:p>
        </w:tc>
      </w:tr>
      <w:tr w:rsidR="00F94DA9" w:rsidRPr="00D82A73" w14:paraId="36FB8E6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0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05" w:author="Jarno Nieminen" w:date="2014-06-19T12:37:00Z">
            <w:trPr>
              <w:gridAfter w:val="0"/>
              <w:trHeight w:val="217"/>
            </w:trPr>
          </w:trPrChange>
        </w:trPr>
        <w:tc>
          <w:tcPr>
            <w:tcW w:w="2545" w:type="dxa"/>
            <w:gridSpan w:val="2"/>
            <w:tcPrChange w:id="3306" w:author="Jarno Nieminen" w:date="2014-06-19T12:37:00Z">
              <w:tcPr>
                <w:tcW w:w="2545" w:type="dxa"/>
                <w:gridSpan w:val="3"/>
              </w:tcPr>
            </w:tcPrChange>
          </w:tcPr>
          <w:p w14:paraId="540B8CA1" w14:textId="77777777" w:rsidR="00F94DA9" w:rsidRPr="00D82A73" w:rsidRDefault="00F94DA9" w:rsidP="00F94DA9">
            <w:pPr>
              <w:rPr>
                <w:rFonts w:eastAsia="Arial Unicode MS"/>
              </w:rPr>
            </w:pPr>
          </w:p>
        </w:tc>
        <w:tc>
          <w:tcPr>
            <w:tcW w:w="3410" w:type="dxa"/>
            <w:tcPrChange w:id="3307" w:author="Jarno Nieminen" w:date="2014-06-19T12:37:00Z">
              <w:tcPr>
                <w:tcW w:w="3410" w:type="dxa"/>
                <w:gridSpan w:val="2"/>
              </w:tcPr>
            </w:tcPrChange>
          </w:tcPr>
          <w:p w14:paraId="5A1EEF34" w14:textId="77777777" w:rsidR="00F94DA9" w:rsidRPr="00D82A73" w:rsidRDefault="00F94DA9" w:rsidP="00F94DA9">
            <w:pPr>
              <w:rPr>
                <w:rFonts w:eastAsia="Arial Unicode MS"/>
              </w:rPr>
            </w:pPr>
          </w:p>
        </w:tc>
        <w:tc>
          <w:tcPr>
            <w:tcW w:w="1140" w:type="dxa"/>
            <w:tcPrChange w:id="3308" w:author="Jarno Nieminen" w:date="2014-06-19T12:37:00Z">
              <w:tcPr>
                <w:tcW w:w="1140" w:type="dxa"/>
                <w:gridSpan w:val="2"/>
              </w:tcPr>
            </w:tcPrChange>
          </w:tcPr>
          <w:p w14:paraId="6FCB7B40" w14:textId="77777777" w:rsidR="00F94DA9" w:rsidRPr="00D82A73" w:rsidRDefault="00F94DA9" w:rsidP="00F94DA9">
            <w:pPr>
              <w:rPr>
                <w:rFonts w:eastAsia="Arial Unicode MS"/>
              </w:rPr>
            </w:pPr>
          </w:p>
        </w:tc>
        <w:tc>
          <w:tcPr>
            <w:tcW w:w="717" w:type="dxa"/>
            <w:tcPrChange w:id="3309" w:author="Jarno Nieminen" w:date="2014-06-19T12:37:00Z">
              <w:tcPr>
                <w:tcW w:w="717" w:type="dxa"/>
                <w:gridSpan w:val="2"/>
              </w:tcPr>
            </w:tcPrChange>
          </w:tcPr>
          <w:p w14:paraId="6C442C86" w14:textId="77777777" w:rsidR="00F94DA9" w:rsidRPr="00D82A73" w:rsidRDefault="00F94DA9" w:rsidP="00F94DA9">
            <w:pPr>
              <w:rPr>
                <w:rFonts w:eastAsia="Arial Unicode MS"/>
              </w:rPr>
            </w:pPr>
          </w:p>
        </w:tc>
        <w:tc>
          <w:tcPr>
            <w:tcW w:w="1803" w:type="dxa"/>
            <w:tcPrChange w:id="3310" w:author="Jarno Nieminen" w:date="2014-06-19T12:37:00Z">
              <w:tcPr>
                <w:tcW w:w="1803" w:type="dxa"/>
                <w:gridSpan w:val="2"/>
              </w:tcPr>
            </w:tcPrChange>
          </w:tcPr>
          <w:p w14:paraId="0E6D0EA3" w14:textId="77777777" w:rsidR="00F94DA9" w:rsidRPr="00D82A73" w:rsidRDefault="00F94DA9" w:rsidP="00F94DA9">
            <w:pPr>
              <w:rPr>
                <w:rFonts w:eastAsia="Arial Unicode MS"/>
              </w:rPr>
            </w:pPr>
          </w:p>
        </w:tc>
        <w:tc>
          <w:tcPr>
            <w:tcW w:w="1920" w:type="dxa"/>
            <w:tcPrChange w:id="3311" w:author="Jarno Nieminen" w:date="2014-06-19T12:37:00Z">
              <w:tcPr>
                <w:tcW w:w="1920" w:type="dxa"/>
                <w:gridSpan w:val="2"/>
              </w:tcPr>
            </w:tcPrChange>
          </w:tcPr>
          <w:p w14:paraId="08D743BB" w14:textId="77777777" w:rsidR="00F94DA9" w:rsidRPr="00D82A73" w:rsidRDefault="00F94DA9" w:rsidP="00F94DA9">
            <w:pPr>
              <w:rPr>
                <w:rFonts w:ascii="Arial" w:eastAsia="Arial Unicode MS" w:hAnsi="Arial"/>
              </w:rPr>
            </w:pPr>
          </w:p>
        </w:tc>
        <w:tc>
          <w:tcPr>
            <w:tcW w:w="1200" w:type="dxa"/>
            <w:shd w:val="clear" w:color="auto" w:fill="auto"/>
            <w:tcPrChange w:id="3312" w:author="Jarno Nieminen" w:date="2014-06-19T12:37:00Z">
              <w:tcPr>
                <w:tcW w:w="1200" w:type="dxa"/>
                <w:gridSpan w:val="2"/>
                <w:shd w:val="clear" w:color="auto" w:fill="auto"/>
              </w:tcPr>
            </w:tcPrChange>
          </w:tcPr>
          <w:p w14:paraId="454E1F78" w14:textId="77777777" w:rsidR="00F94DA9" w:rsidRPr="00D82A73" w:rsidRDefault="00F94DA9" w:rsidP="00F94DA9">
            <w:pPr>
              <w:rPr>
                <w:rFonts w:ascii="Arial" w:eastAsia="Arial Unicode MS" w:hAnsi="Arial"/>
              </w:rPr>
            </w:pPr>
          </w:p>
        </w:tc>
        <w:tc>
          <w:tcPr>
            <w:tcW w:w="1162" w:type="dxa"/>
            <w:shd w:val="clear" w:color="auto" w:fill="auto"/>
            <w:tcPrChange w:id="3313" w:author="Jarno Nieminen" w:date="2014-06-19T12:37:00Z">
              <w:tcPr>
                <w:tcW w:w="1080" w:type="dxa"/>
                <w:shd w:val="clear" w:color="auto" w:fill="auto"/>
              </w:tcPr>
            </w:tcPrChange>
          </w:tcPr>
          <w:p w14:paraId="611A23D2" w14:textId="77777777" w:rsidR="00F94DA9" w:rsidRPr="00D82A73" w:rsidRDefault="00F94DA9" w:rsidP="00F94DA9">
            <w:pPr>
              <w:rPr>
                <w:rFonts w:ascii="Arial" w:eastAsia="Arial Unicode MS" w:hAnsi="Arial"/>
              </w:rPr>
            </w:pPr>
          </w:p>
        </w:tc>
        <w:tc>
          <w:tcPr>
            <w:tcW w:w="1078" w:type="dxa"/>
            <w:shd w:val="clear" w:color="auto" w:fill="auto"/>
            <w:tcPrChange w:id="3314" w:author="Jarno Nieminen" w:date="2014-06-19T12:37:00Z">
              <w:tcPr>
                <w:tcW w:w="1160" w:type="dxa"/>
                <w:shd w:val="clear" w:color="auto" w:fill="auto"/>
              </w:tcPr>
            </w:tcPrChange>
          </w:tcPr>
          <w:p w14:paraId="42DD1857" w14:textId="77777777" w:rsidR="00F94DA9" w:rsidRPr="00D82A73" w:rsidRDefault="00F94DA9" w:rsidP="00F94DA9">
            <w:pPr>
              <w:rPr>
                <w:rFonts w:ascii="Arial" w:eastAsia="Arial Unicode MS" w:hAnsi="Arial"/>
              </w:rPr>
            </w:pPr>
          </w:p>
        </w:tc>
      </w:tr>
      <w:tr w:rsidR="00F94DA9" w:rsidRPr="00D82A73" w14:paraId="339FD19F" w14:textId="77777777" w:rsidTr="009C52F6">
        <w:trPr>
          <w:gridBefore w:val="1"/>
          <w:wBefore w:w="15" w:type="dxa"/>
          <w:trHeight w:val="217"/>
        </w:trPr>
        <w:tc>
          <w:tcPr>
            <w:tcW w:w="7080" w:type="dxa"/>
            <w:gridSpan w:val="3"/>
            <w:shd w:val="pct25" w:color="auto" w:fill="auto"/>
          </w:tcPr>
          <w:p w14:paraId="6B930C96" w14:textId="77777777" w:rsidR="00F94DA9" w:rsidRPr="00D82A73" w:rsidRDefault="00F94DA9" w:rsidP="00F94DA9">
            <w:pPr>
              <w:rPr>
                <w:b/>
              </w:rPr>
            </w:pPr>
            <w:r w:rsidRPr="00D82A73">
              <w:rPr>
                <w:b/>
              </w:rPr>
              <w:lastRenderedPageBreak/>
              <w:t>Associationer</w:t>
            </w:r>
          </w:p>
        </w:tc>
        <w:tc>
          <w:tcPr>
            <w:tcW w:w="7880" w:type="dxa"/>
            <w:gridSpan w:val="6"/>
            <w:shd w:val="pct25" w:color="auto" w:fill="auto"/>
          </w:tcPr>
          <w:p w14:paraId="0356CA69" w14:textId="77777777" w:rsidR="00F94DA9" w:rsidRPr="00D82A73" w:rsidRDefault="00F94DA9" w:rsidP="00F94DA9">
            <w:pPr>
              <w:rPr>
                <w:rFonts w:eastAsia="Arial Unicode MS"/>
                <w:b/>
              </w:rPr>
            </w:pPr>
            <w:r w:rsidRPr="00D82A73">
              <w:rPr>
                <w:b/>
              </w:rPr>
              <w:t>Beslutsregel</w:t>
            </w:r>
          </w:p>
        </w:tc>
      </w:tr>
      <w:tr w:rsidR="00F94DA9" w:rsidRPr="00D82A73" w14:paraId="6E1D8BB4" w14:textId="77777777" w:rsidTr="009C52F6">
        <w:trPr>
          <w:gridBefore w:val="1"/>
          <w:wBefore w:w="15" w:type="dxa"/>
          <w:trHeight w:val="217"/>
        </w:trPr>
        <w:tc>
          <w:tcPr>
            <w:tcW w:w="7080" w:type="dxa"/>
            <w:gridSpan w:val="3"/>
          </w:tcPr>
          <w:p w14:paraId="15399270"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
          <w:p w14:paraId="5CB385B6" w14:textId="77777777" w:rsidR="00F94DA9" w:rsidRPr="00D82A73" w:rsidRDefault="00F94DA9" w:rsidP="00F94DA9">
            <w:pPr>
              <w:rPr>
                <w:rFonts w:ascii="Arial" w:eastAsia="Arial Unicode MS" w:hAnsi="Arial"/>
                <w:color w:val="000000"/>
              </w:rPr>
            </w:pPr>
          </w:p>
        </w:tc>
      </w:tr>
      <w:tr w:rsidR="00F94DA9" w:rsidRPr="00D82A73" w14:paraId="2C5D90B8" w14:textId="77777777" w:rsidTr="009C52F6">
        <w:trPr>
          <w:gridBefore w:val="1"/>
          <w:wBefore w:w="15" w:type="dxa"/>
          <w:trHeight w:val="217"/>
        </w:trPr>
        <w:tc>
          <w:tcPr>
            <w:tcW w:w="7080" w:type="dxa"/>
            <w:gridSpan w:val="3"/>
          </w:tcPr>
          <w:p w14:paraId="7E856A81" w14:textId="77777777" w:rsidR="00F94DA9" w:rsidRPr="00D82A73" w:rsidRDefault="00F94DA9" w:rsidP="00F94DA9">
            <w:pPr>
              <w:rPr>
                <w:rFonts w:ascii="Arial" w:eastAsia="Arial Unicode MS" w:hAnsi="Arial"/>
                <w:color w:val="000000"/>
              </w:rPr>
            </w:pPr>
          </w:p>
        </w:tc>
        <w:tc>
          <w:tcPr>
            <w:tcW w:w="7880" w:type="dxa"/>
            <w:gridSpan w:val="6"/>
          </w:tcPr>
          <w:p w14:paraId="5F53C947" w14:textId="77777777" w:rsidR="00F94DA9" w:rsidRPr="00D82A73" w:rsidRDefault="00F94DA9" w:rsidP="00F94DA9">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3315" w:name="_Toc220986031"/>
      <w:bookmarkStart w:id="3316" w:name="_Toc386458087"/>
      <w:bookmarkStart w:id="3317" w:name="_Toc390951675"/>
      <w:r w:rsidRPr="00D82A73">
        <w:lastRenderedPageBreak/>
        <w:t>Klass Formulärsida (Page)</w:t>
      </w:r>
      <w:bookmarkEnd w:id="3315"/>
      <w:bookmarkEnd w:id="3316"/>
      <w:bookmarkEnd w:id="3317"/>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318">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52323FBD"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0136AE9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320" w:author="Jarno Nieminen" w:date="2014-06-19T12:37:00Z">
            <w:trPr>
              <w:gridAfter w:val="0"/>
              <w:cantSplit/>
              <w:trHeight w:val="375"/>
            </w:trPr>
          </w:trPrChange>
        </w:trPr>
        <w:tc>
          <w:tcPr>
            <w:tcW w:w="2545" w:type="dxa"/>
            <w:gridSpan w:val="2"/>
            <w:vMerge/>
            <w:shd w:val="pct25" w:color="auto" w:fill="auto"/>
            <w:tcPrChange w:id="3321" w:author="Jarno Nieminen" w:date="2014-06-19T12:37:00Z">
              <w:tcPr>
                <w:tcW w:w="2545" w:type="dxa"/>
                <w:gridSpan w:val="3"/>
                <w:vMerge/>
                <w:shd w:val="pct25" w:color="auto" w:fill="auto"/>
              </w:tcPr>
            </w:tcPrChange>
          </w:tcPr>
          <w:p w14:paraId="7D4FCFF9" w14:textId="77777777" w:rsidR="00727585" w:rsidRPr="00D82A73" w:rsidRDefault="00727585" w:rsidP="00727585"/>
        </w:tc>
        <w:tc>
          <w:tcPr>
            <w:tcW w:w="3410" w:type="dxa"/>
            <w:vMerge/>
            <w:shd w:val="pct25" w:color="auto" w:fill="auto"/>
            <w:tcPrChange w:id="3322" w:author="Jarno Nieminen" w:date="2014-06-19T12:37:00Z">
              <w:tcPr>
                <w:tcW w:w="3410" w:type="dxa"/>
                <w:gridSpan w:val="2"/>
                <w:vMerge/>
                <w:shd w:val="pct25" w:color="auto" w:fill="auto"/>
              </w:tcPr>
            </w:tcPrChange>
          </w:tcPr>
          <w:p w14:paraId="79EA74D2" w14:textId="77777777" w:rsidR="00727585" w:rsidRPr="00D82A73" w:rsidRDefault="00727585" w:rsidP="00727585"/>
        </w:tc>
        <w:tc>
          <w:tcPr>
            <w:tcW w:w="1140" w:type="dxa"/>
            <w:vMerge/>
            <w:shd w:val="pct25" w:color="auto" w:fill="auto"/>
            <w:tcPrChange w:id="3323" w:author="Jarno Nieminen" w:date="2014-06-19T12:37:00Z">
              <w:tcPr>
                <w:tcW w:w="1140" w:type="dxa"/>
                <w:gridSpan w:val="2"/>
                <w:vMerge/>
                <w:shd w:val="pct25" w:color="auto" w:fill="auto"/>
              </w:tcPr>
            </w:tcPrChange>
          </w:tcPr>
          <w:p w14:paraId="329095C0" w14:textId="77777777" w:rsidR="00727585" w:rsidRPr="00D82A73" w:rsidRDefault="00727585" w:rsidP="00727585"/>
        </w:tc>
        <w:tc>
          <w:tcPr>
            <w:tcW w:w="717" w:type="dxa"/>
            <w:vMerge/>
            <w:shd w:val="pct25" w:color="auto" w:fill="auto"/>
            <w:tcPrChange w:id="3324" w:author="Jarno Nieminen" w:date="2014-06-19T12:37:00Z">
              <w:tcPr>
                <w:tcW w:w="717" w:type="dxa"/>
                <w:gridSpan w:val="2"/>
                <w:vMerge/>
                <w:shd w:val="pct25" w:color="auto" w:fill="auto"/>
              </w:tcPr>
            </w:tcPrChange>
          </w:tcPr>
          <w:p w14:paraId="6FCDAB28" w14:textId="77777777" w:rsidR="00727585" w:rsidRPr="00D82A73" w:rsidRDefault="00727585" w:rsidP="00727585"/>
        </w:tc>
        <w:tc>
          <w:tcPr>
            <w:tcW w:w="1803" w:type="dxa"/>
            <w:vMerge/>
            <w:shd w:val="pct25" w:color="auto" w:fill="auto"/>
            <w:tcPrChange w:id="3325" w:author="Jarno Nieminen" w:date="2014-06-19T12:37:00Z">
              <w:tcPr>
                <w:tcW w:w="1803" w:type="dxa"/>
                <w:gridSpan w:val="2"/>
                <w:vMerge/>
                <w:shd w:val="pct25" w:color="auto" w:fill="auto"/>
              </w:tcPr>
            </w:tcPrChange>
          </w:tcPr>
          <w:p w14:paraId="402C1784" w14:textId="77777777" w:rsidR="00727585" w:rsidRPr="00D82A73" w:rsidRDefault="00727585" w:rsidP="00727585"/>
        </w:tc>
        <w:tc>
          <w:tcPr>
            <w:tcW w:w="1920" w:type="dxa"/>
            <w:vMerge/>
            <w:shd w:val="pct25" w:color="auto" w:fill="auto"/>
            <w:tcPrChange w:id="3326" w:author="Jarno Nieminen" w:date="2014-06-19T12:37:00Z">
              <w:tcPr>
                <w:tcW w:w="1920" w:type="dxa"/>
                <w:gridSpan w:val="2"/>
                <w:vMerge/>
                <w:shd w:val="pct25" w:color="auto" w:fill="auto"/>
              </w:tcPr>
            </w:tcPrChange>
          </w:tcPr>
          <w:p w14:paraId="768EF1B3" w14:textId="77777777" w:rsidR="00727585" w:rsidRPr="00D82A73" w:rsidRDefault="00727585" w:rsidP="00727585"/>
        </w:tc>
        <w:tc>
          <w:tcPr>
            <w:tcW w:w="1200" w:type="dxa"/>
            <w:tcBorders>
              <w:bottom w:val="single" w:sz="4" w:space="0" w:color="auto"/>
            </w:tcBorders>
            <w:shd w:val="pct25" w:color="auto" w:fill="auto"/>
            <w:tcPrChange w:id="3327" w:author="Jarno Nieminen" w:date="2014-06-19T12:37:00Z">
              <w:tcPr>
                <w:tcW w:w="1200" w:type="dxa"/>
                <w:gridSpan w:val="2"/>
                <w:tcBorders>
                  <w:bottom w:val="single" w:sz="4" w:space="0" w:color="auto"/>
                </w:tcBorders>
                <w:shd w:val="pct25" w:color="auto" w:fill="auto"/>
              </w:tcPr>
            </w:tcPrChange>
          </w:tcPr>
          <w:p w14:paraId="64DB5C8E" w14:textId="740679E9" w:rsidR="00727585" w:rsidRPr="00D82A73" w:rsidRDefault="00727585">
            <w:pPr>
              <w:rPr>
                <w:rFonts w:eastAsia="Arial Unicode MS"/>
              </w:rPr>
            </w:pPr>
            <w:ins w:id="3328" w:author="Jarno Nieminen" w:date="2014-06-19T11:30:00Z">
              <w:r w:rsidRPr="009A3B8F">
                <w:rPr>
                  <w:rFonts w:eastAsia="Arial Unicode MS"/>
                </w:rPr>
                <w:t>Klass i V</w:t>
              </w:r>
              <w:r w:rsidRPr="009A3B8F">
                <w:rPr>
                  <w:rFonts w:eastAsia="Arial Unicode MS"/>
                </w:rPr>
                <w:noBreakHyphen/>
                <w:t>TIM</w:t>
              </w:r>
            </w:ins>
            <w:del w:id="3329"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330" w:author="Jarno Nieminen" w:date="2014-06-19T12:37:00Z">
              <w:tcPr>
                <w:tcW w:w="1080" w:type="dxa"/>
                <w:tcBorders>
                  <w:bottom w:val="single" w:sz="4" w:space="0" w:color="auto"/>
                </w:tcBorders>
                <w:shd w:val="pct25" w:color="auto" w:fill="auto"/>
              </w:tcPr>
            </w:tcPrChange>
          </w:tcPr>
          <w:p w14:paraId="4E7AAF97" w14:textId="3F599DFA" w:rsidR="00727585" w:rsidRPr="00D82A73" w:rsidRDefault="00727585" w:rsidP="00727585">
            <w:pPr>
              <w:rPr>
                <w:rFonts w:eastAsia="Arial Unicode MS"/>
              </w:rPr>
            </w:pPr>
            <w:ins w:id="333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332" w:author="Jarno Nieminen" w:date="2014-06-19T12:37:00Z">
              <w:tcPr>
                <w:tcW w:w="1160" w:type="dxa"/>
                <w:tcBorders>
                  <w:bottom w:val="single" w:sz="4" w:space="0" w:color="auto"/>
                </w:tcBorders>
                <w:shd w:val="pct25" w:color="auto" w:fill="auto"/>
              </w:tcPr>
            </w:tcPrChange>
          </w:tcPr>
          <w:p w14:paraId="53AF254C" w14:textId="6C0E52D7" w:rsidR="00727585" w:rsidRPr="00D82A73" w:rsidRDefault="00727585" w:rsidP="00727585">
            <w:pPr>
              <w:rPr>
                <w:rFonts w:eastAsia="Arial Unicode MS"/>
              </w:rPr>
            </w:pPr>
            <w:ins w:id="333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295A260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35" w:author="Jarno Nieminen" w:date="2014-06-19T12:37:00Z">
            <w:trPr>
              <w:gridAfter w:val="0"/>
              <w:trHeight w:val="217"/>
            </w:trPr>
          </w:trPrChange>
        </w:trPr>
        <w:tc>
          <w:tcPr>
            <w:tcW w:w="2545" w:type="dxa"/>
            <w:gridSpan w:val="2"/>
            <w:tcPrChange w:id="3336" w:author="Jarno Nieminen" w:date="2014-06-19T12:37:00Z">
              <w:tcPr>
                <w:tcW w:w="2545" w:type="dxa"/>
                <w:gridSpan w:val="3"/>
              </w:tcPr>
            </w:tcPrChange>
          </w:tcPr>
          <w:p w14:paraId="29D50331" w14:textId="77777777" w:rsidR="00F94DA9" w:rsidRPr="00D82A73" w:rsidRDefault="00F94DA9" w:rsidP="00F94DA9">
            <w:pPr>
              <w:rPr>
                <w:rFonts w:eastAsia="Arial Unicode MS"/>
              </w:rPr>
            </w:pPr>
            <w:r w:rsidRPr="00D82A73">
              <w:rPr>
                <w:rFonts w:eastAsia="Arial Unicode MS"/>
              </w:rPr>
              <w:t>(PageNumber)</w:t>
            </w:r>
          </w:p>
        </w:tc>
        <w:tc>
          <w:tcPr>
            <w:tcW w:w="3410" w:type="dxa"/>
            <w:tcPrChange w:id="3337" w:author="Jarno Nieminen" w:date="2014-06-19T12:37:00Z">
              <w:tcPr>
                <w:tcW w:w="3410" w:type="dxa"/>
                <w:gridSpan w:val="2"/>
              </w:tcPr>
            </w:tcPrChange>
          </w:tcPr>
          <w:p w14:paraId="6BE83FF2" w14:textId="6CC4258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47EA27C1"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338" w:author="Jarno Nieminen" w:date="2014-06-19T12:37:00Z">
              <w:tcPr>
                <w:tcW w:w="1140" w:type="dxa"/>
                <w:gridSpan w:val="2"/>
              </w:tcPr>
            </w:tcPrChange>
          </w:tcPr>
          <w:p w14:paraId="7D03EA81" w14:textId="77777777" w:rsidR="00F94DA9" w:rsidRPr="00D82A73" w:rsidRDefault="00F94DA9" w:rsidP="00F94DA9">
            <w:pPr>
              <w:rPr>
                <w:rFonts w:eastAsia="Arial Unicode MS"/>
              </w:rPr>
            </w:pPr>
            <w:r w:rsidRPr="00D82A73">
              <w:rPr>
                <w:rFonts w:eastAsia="Arial Unicode MS"/>
              </w:rPr>
              <w:t>VÄ</w:t>
            </w:r>
          </w:p>
        </w:tc>
        <w:tc>
          <w:tcPr>
            <w:tcW w:w="717" w:type="dxa"/>
            <w:tcPrChange w:id="3339" w:author="Jarno Nieminen" w:date="2014-06-19T12:37:00Z">
              <w:tcPr>
                <w:tcW w:w="717" w:type="dxa"/>
                <w:gridSpan w:val="2"/>
              </w:tcPr>
            </w:tcPrChange>
          </w:tcPr>
          <w:p w14:paraId="1A485D70" w14:textId="77777777" w:rsidR="00F94DA9" w:rsidRPr="00D82A73" w:rsidRDefault="00F94DA9" w:rsidP="00F94DA9">
            <w:pPr>
              <w:rPr>
                <w:rFonts w:eastAsia="Arial Unicode MS"/>
              </w:rPr>
            </w:pPr>
            <w:r w:rsidRPr="00D82A73">
              <w:rPr>
                <w:rFonts w:eastAsia="Arial Unicode MS"/>
              </w:rPr>
              <w:t>1</w:t>
            </w:r>
          </w:p>
        </w:tc>
        <w:tc>
          <w:tcPr>
            <w:tcW w:w="1803" w:type="dxa"/>
            <w:tcPrChange w:id="3340" w:author="Jarno Nieminen" w:date="2014-06-19T12:37:00Z">
              <w:tcPr>
                <w:tcW w:w="1803" w:type="dxa"/>
                <w:gridSpan w:val="2"/>
              </w:tcPr>
            </w:tcPrChange>
          </w:tcPr>
          <w:p w14:paraId="65354DDA" w14:textId="77777777" w:rsidR="00F94DA9" w:rsidRPr="00D82A73" w:rsidRDefault="00F94DA9" w:rsidP="00F94DA9">
            <w:pPr>
              <w:rPr>
                <w:rFonts w:eastAsia="Arial Unicode MS"/>
              </w:rPr>
            </w:pPr>
          </w:p>
        </w:tc>
        <w:tc>
          <w:tcPr>
            <w:tcW w:w="1920" w:type="dxa"/>
            <w:tcPrChange w:id="3341" w:author="Jarno Nieminen" w:date="2014-06-19T12:37:00Z">
              <w:tcPr>
                <w:tcW w:w="1920" w:type="dxa"/>
                <w:gridSpan w:val="2"/>
              </w:tcPr>
            </w:tcPrChange>
          </w:tcPr>
          <w:p w14:paraId="48F89EED" w14:textId="77777777" w:rsidR="00F94DA9" w:rsidRPr="00D82A73" w:rsidRDefault="00F94DA9" w:rsidP="00F94DA9">
            <w:pPr>
              <w:rPr>
                <w:rFonts w:ascii="Arial" w:eastAsia="Arial Unicode MS" w:hAnsi="Arial"/>
              </w:rPr>
            </w:pPr>
          </w:p>
        </w:tc>
        <w:tc>
          <w:tcPr>
            <w:tcW w:w="1200" w:type="dxa"/>
            <w:shd w:val="clear" w:color="auto" w:fill="auto"/>
            <w:tcPrChange w:id="3342" w:author="Jarno Nieminen" w:date="2014-06-19T12:37:00Z">
              <w:tcPr>
                <w:tcW w:w="1200" w:type="dxa"/>
                <w:gridSpan w:val="2"/>
                <w:shd w:val="clear" w:color="auto" w:fill="auto"/>
              </w:tcPr>
            </w:tcPrChange>
          </w:tcPr>
          <w:p w14:paraId="04F5D82C" w14:textId="5E426B13" w:rsidR="00F94DA9" w:rsidRPr="00D82A73" w:rsidRDefault="00B37BC8" w:rsidP="00F94DA9">
            <w:pPr>
              <w:rPr>
                <w:rFonts w:ascii="Arial" w:eastAsia="Arial Unicode MS" w:hAnsi="Arial"/>
              </w:rPr>
            </w:pPr>
            <w:ins w:id="33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44" w:author="Jarno Nieminen" w:date="2014-06-19T12:37:00Z">
              <w:tcPr>
                <w:tcW w:w="1080" w:type="dxa"/>
                <w:shd w:val="clear" w:color="auto" w:fill="auto"/>
              </w:tcPr>
            </w:tcPrChange>
          </w:tcPr>
          <w:p w14:paraId="6672BCF0" w14:textId="24C713B0" w:rsidR="00F94DA9" w:rsidRPr="00D82A73" w:rsidRDefault="00B37BC8" w:rsidP="00F94DA9">
            <w:pPr>
              <w:rPr>
                <w:rFonts w:ascii="Arial" w:eastAsia="Arial Unicode MS" w:hAnsi="Arial"/>
              </w:rPr>
            </w:pPr>
            <w:ins w:id="33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46" w:author="Jarno Nieminen" w:date="2014-06-19T12:37:00Z">
              <w:tcPr>
                <w:tcW w:w="1160" w:type="dxa"/>
                <w:shd w:val="clear" w:color="auto" w:fill="auto"/>
              </w:tcPr>
            </w:tcPrChange>
          </w:tcPr>
          <w:p w14:paraId="5AC742CA" w14:textId="42797ADC" w:rsidR="00F94DA9" w:rsidRPr="00D82A73" w:rsidRDefault="00F94DA9" w:rsidP="00F94DA9">
            <w:pPr>
              <w:rPr>
                <w:rFonts w:ascii="Arial" w:eastAsia="Arial Unicode MS" w:hAnsi="Arial"/>
              </w:rPr>
            </w:pPr>
            <w:ins w:id="3347" w:author="Jarno Nieminen" w:date="2014-06-19T12:37:00Z">
              <w:r>
                <w:rPr>
                  <w:rFonts w:ascii="Arial" w:eastAsia="Arial Unicode MS" w:hAnsi="Arial"/>
                </w:rPr>
                <w:t>N/A</w:t>
              </w:r>
            </w:ins>
          </w:p>
        </w:tc>
      </w:tr>
      <w:tr w:rsidR="00F94DA9" w:rsidRPr="00D82A73" w14:paraId="09559D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4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49" w:author="Jarno Nieminen" w:date="2014-06-19T12:37:00Z">
            <w:trPr>
              <w:gridAfter w:val="0"/>
              <w:trHeight w:val="217"/>
            </w:trPr>
          </w:trPrChange>
        </w:trPr>
        <w:tc>
          <w:tcPr>
            <w:tcW w:w="2545" w:type="dxa"/>
            <w:gridSpan w:val="2"/>
            <w:tcPrChange w:id="3350" w:author="Jarno Nieminen" w:date="2014-06-19T12:37:00Z">
              <w:tcPr>
                <w:tcW w:w="2545" w:type="dxa"/>
                <w:gridSpan w:val="3"/>
              </w:tcPr>
            </w:tcPrChange>
          </w:tcPr>
          <w:p w14:paraId="0271FB45" w14:textId="77777777" w:rsidR="00F94DA9" w:rsidRPr="00D82A73" w:rsidRDefault="00F94DA9" w:rsidP="00F94DA9">
            <w:pPr>
              <w:rPr>
                <w:rFonts w:eastAsia="Arial Unicode MS"/>
              </w:rPr>
            </w:pPr>
            <w:r w:rsidRPr="00D82A73">
              <w:rPr>
                <w:rFonts w:eastAsia="Arial Unicode MS"/>
              </w:rPr>
              <w:t>Rubrik</w:t>
            </w:r>
          </w:p>
          <w:p w14:paraId="69C12AEE" w14:textId="77777777" w:rsidR="00F94DA9" w:rsidRPr="00D82A73" w:rsidRDefault="00F94DA9" w:rsidP="00F94DA9">
            <w:pPr>
              <w:rPr>
                <w:rFonts w:eastAsia="Arial Unicode MS"/>
              </w:rPr>
            </w:pPr>
            <w:r w:rsidRPr="00D82A73">
              <w:rPr>
                <w:rFonts w:eastAsia="Arial Unicode MS"/>
              </w:rPr>
              <w:t>(Subject)</w:t>
            </w:r>
          </w:p>
        </w:tc>
        <w:tc>
          <w:tcPr>
            <w:tcW w:w="3410" w:type="dxa"/>
            <w:tcPrChange w:id="3351" w:author="Jarno Nieminen" w:date="2014-06-19T12:37:00Z">
              <w:tcPr>
                <w:tcW w:w="3410" w:type="dxa"/>
                <w:gridSpan w:val="2"/>
              </w:tcPr>
            </w:tcPrChange>
          </w:tcPr>
          <w:p w14:paraId="3298D464" w14:textId="77777777" w:rsidR="00F94DA9" w:rsidRPr="00D82A73" w:rsidRDefault="00F94DA9" w:rsidP="00F94DA9">
            <w:pPr>
              <w:rPr>
                <w:rFonts w:eastAsia="Arial Unicode MS"/>
              </w:rPr>
            </w:pPr>
            <w:r w:rsidRPr="00D82A73">
              <w:rPr>
                <w:rFonts w:eastAsia="Arial Unicode MS"/>
              </w:rPr>
              <w:t>Sidans rubrik.</w:t>
            </w:r>
          </w:p>
          <w:p w14:paraId="2C18C8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352" w:author="Jarno Nieminen" w:date="2014-06-19T12:37:00Z">
              <w:tcPr>
                <w:tcW w:w="1140" w:type="dxa"/>
                <w:gridSpan w:val="2"/>
              </w:tcPr>
            </w:tcPrChange>
          </w:tcPr>
          <w:p w14:paraId="4DCA5412" w14:textId="77777777" w:rsidR="00F94DA9" w:rsidRPr="00D82A73" w:rsidRDefault="00F94DA9" w:rsidP="00F94DA9">
            <w:pPr>
              <w:rPr>
                <w:rFonts w:eastAsia="Arial Unicode MS"/>
              </w:rPr>
            </w:pPr>
            <w:r w:rsidRPr="00D82A73">
              <w:rPr>
                <w:rFonts w:eastAsia="Arial Unicode MS"/>
              </w:rPr>
              <w:t>TXT</w:t>
            </w:r>
          </w:p>
        </w:tc>
        <w:tc>
          <w:tcPr>
            <w:tcW w:w="717" w:type="dxa"/>
            <w:tcPrChange w:id="3353" w:author="Jarno Nieminen" w:date="2014-06-19T12:37:00Z">
              <w:tcPr>
                <w:tcW w:w="717" w:type="dxa"/>
                <w:gridSpan w:val="2"/>
              </w:tcPr>
            </w:tcPrChange>
          </w:tcPr>
          <w:p w14:paraId="660825A8" w14:textId="77777777" w:rsidR="00F94DA9" w:rsidRPr="00D82A73" w:rsidRDefault="00F94DA9" w:rsidP="00F94DA9">
            <w:pPr>
              <w:rPr>
                <w:rFonts w:eastAsia="Arial Unicode MS"/>
              </w:rPr>
            </w:pPr>
            <w:r w:rsidRPr="00D82A73">
              <w:rPr>
                <w:rFonts w:eastAsia="Arial Unicode MS"/>
              </w:rPr>
              <w:t>0..1</w:t>
            </w:r>
          </w:p>
        </w:tc>
        <w:tc>
          <w:tcPr>
            <w:tcW w:w="1803" w:type="dxa"/>
            <w:tcPrChange w:id="3354" w:author="Jarno Nieminen" w:date="2014-06-19T12:37:00Z">
              <w:tcPr>
                <w:tcW w:w="1803" w:type="dxa"/>
                <w:gridSpan w:val="2"/>
              </w:tcPr>
            </w:tcPrChange>
          </w:tcPr>
          <w:p w14:paraId="6199862E" w14:textId="77777777" w:rsidR="00F94DA9" w:rsidRPr="00D82A73" w:rsidRDefault="00F94DA9" w:rsidP="00F94DA9">
            <w:pPr>
              <w:rPr>
                <w:rFonts w:eastAsia="Arial Unicode MS"/>
              </w:rPr>
            </w:pPr>
          </w:p>
        </w:tc>
        <w:tc>
          <w:tcPr>
            <w:tcW w:w="1920" w:type="dxa"/>
            <w:tcPrChange w:id="3355" w:author="Jarno Nieminen" w:date="2014-06-19T12:37:00Z">
              <w:tcPr>
                <w:tcW w:w="1920" w:type="dxa"/>
                <w:gridSpan w:val="2"/>
              </w:tcPr>
            </w:tcPrChange>
          </w:tcPr>
          <w:p w14:paraId="59BD7EFB" w14:textId="77777777" w:rsidR="00F94DA9" w:rsidRPr="00D82A73" w:rsidRDefault="00F94DA9" w:rsidP="00F94DA9">
            <w:pPr>
              <w:rPr>
                <w:rFonts w:ascii="Arial" w:eastAsia="Arial Unicode MS" w:hAnsi="Arial"/>
              </w:rPr>
            </w:pPr>
          </w:p>
        </w:tc>
        <w:tc>
          <w:tcPr>
            <w:tcW w:w="1200" w:type="dxa"/>
            <w:shd w:val="clear" w:color="auto" w:fill="auto"/>
            <w:tcPrChange w:id="3356" w:author="Jarno Nieminen" w:date="2014-06-19T12:37:00Z">
              <w:tcPr>
                <w:tcW w:w="1200" w:type="dxa"/>
                <w:gridSpan w:val="2"/>
                <w:shd w:val="clear" w:color="auto" w:fill="auto"/>
              </w:tcPr>
            </w:tcPrChange>
          </w:tcPr>
          <w:p w14:paraId="55BD4F14" w14:textId="4F3E3A99" w:rsidR="00F94DA9" w:rsidRPr="00D82A73" w:rsidRDefault="00B37BC8" w:rsidP="00F94DA9">
            <w:pPr>
              <w:rPr>
                <w:rFonts w:ascii="Arial" w:eastAsia="Arial Unicode MS" w:hAnsi="Arial"/>
              </w:rPr>
            </w:pPr>
            <w:ins w:id="33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58" w:author="Jarno Nieminen" w:date="2014-06-19T12:37:00Z">
              <w:tcPr>
                <w:tcW w:w="1080" w:type="dxa"/>
                <w:shd w:val="clear" w:color="auto" w:fill="auto"/>
              </w:tcPr>
            </w:tcPrChange>
          </w:tcPr>
          <w:p w14:paraId="5A8FA1AF" w14:textId="341A8401" w:rsidR="00F94DA9" w:rsidRPr="00D82A73" w:rsidRDefault="00B37BC8" w:rsidP="00F94DA9">
            <w:pPr>
              <w:rPr>
                <w:rFonts w:ascii="Arial" w:eastAsia="Arial Unicode MS" w:hAnsi="Arial"/>
              </w:rPr>
            </w:pPr>
            <w:ins w:id="33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60" w:author="Jarno Nieminen" w:date="2014-06-19T12:37:00Z">
              <w:tcPr>
                <w:tcW w:w="1160" w:type="dxa"/>
                <w:shd w:val="clear" w:color="auto" w:fill="auto"/>
              </w:tcPr>
            </w:tcPrChange>
          </w:tcPr>
          <w:p w14:paraId="533A943C" w14:textId="63C5C4A6" w:rsidR="00F94DA9" w:rsidRPr="00D82A73" w:rsidRDefault="00F94DA9" w:rsidP="00F94DA9">
            <w:pPr>
              <w:rPr>
                <w:rFonts w:ascii="Arial" w:eastAsia="Arial Unicode MS" w:hAnsi="Arial"/>
              </w:rPr>
            </w:pPr>
            <w:ins w:id="3361" w:author="Jarno Nieminen" w:date="2014-06-19T12:37:00Z">
              <w:r>
                <w:rPr>
                  <w:rFonts w:ascii="Arial" w:eastAsia="Arial Unicode MS" w:hAnsi="Arial"/>
                </w:rPr>
                <w:t>N/A</w:t>
              </w:r>
            </w:ins>
          </w:p>
        </w:tc>
      </w:tr>
      <w:tr w:rsidR="00F94DA9" w:rsidRPr="00D82A73" w14:paraId="03A5B35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6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63" w:author="Jarno Nieminen" w:date="2014-06-19T12:37:00Z">
            <w:trPr>
              <w:gridAfter w:val="0"/>
              <w:trHeight w:val="217"/>
            </w:trPr>
          </w:trPrChange>
        </w:trPr>
        <w:tc>
          <w:tcPr>
            <w:tcW w:w="2545" w:type="dxa"/>
            <w:gridSpan w:val="2"/>
            <w:tcPrChange w:id="3364" w:author="Jarno Nieminen" w:date="2014-06-19T12:37:00Z">
              <w:tcPr>
                <w:tcW w:w="2545" w:type="dxa"/>
                <w:gridSpan w:val="3"/>
              </w:tcPr>
            </w:tcPrChange>
          </w:tcPr>
          <w:p w14:paraId="348B4A86" w14:textId="77777777" w:rsidR="00F94DA9" w:rsidRPr="00D82A73" w:rsidRDefault="00F94DA9" w:rsidP="00F94DA9">
            <w:pPr>
              <w:rPr>
                <w:rFonts w:eastAsia="Arial Unicode MS"/>
              </w:rPr>
            </w:pPr>
            <w:r w:rsidRPr="00D82A73">
              <w:rPr>
                <w:rFonts w:eastAsia="Arial Unicode MS"/>
              </w:rPr>
              <w:t>Beskrivning</w:t>
            </w:r>
          </w:p>
          <w:p w14:paraId="5EB6D80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65" w:author="Jarno Nieminen" w:date="2014-06-19T12:37:00Z">
              <w:tcPr>
                <w:tcW w:w="3410" w:type="dxa"/>
                <w:gridSpan w:val="2"/>
              </w:tcPr>
            </w:tcPrChange>
          </w:tcPr>
          <w:p w14:paraId="2789C30F" w14:textId="77777777" w:rsidR="00F94DA9" w:rsidRPr="00D82A73" w:rsidRDefault="00F94DA9" w:rsidP="00F94DA9">
            <w:pPr>
              <w:rPr>
                <w:rFonts w:eastAsia="Arial Unicode MS"/>
              </w:rPr>
            </w:pPr>
            <w:r w:rsidRPr="00D82A73">
              <w:rPr>
                <w:rFonts w:eastAsia="Arial Unicode MS"/>
              </w:rPr>
              <w:t>Beskrivande text.</w:t>
            </w:r>
          </w:p>
          <w:p w14:paraId="6B0CD35D" w14:textId="77777777" w:rsidR="00F94DA9" w:rsidRPr="00D82A73" w:rsidRDefault="00F94DA9" w:rsidP="00F94DA9">
            <w:pPr>
              <w:rPr>
                <w:rFonts w:eastAsia="Arial Unicode MS"/>
              </w:rPr>
            </w:pPr>
            <w:r w:rsidRPr="00D82A73">
              <w:rPr>
                <w:rFonts w:eastAsia="Arial Unicode MS"/>
              </w:rPr>
              <w:t>Stöder kodverk ”DocBook” Se tidbokningskontraktet!!</w:t>
            </w:r>
          </w:p>
          <w:p w14:paraId="66158A79"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66" w:author="Jarno Nieminen" w:date="2014-06-19T12:37:00Z">
              <w:tcPr>
                <w:tcW w:w="1140" w:type="dxa"/>
                <w:gridSpan w:val="2"/>
              </w:tcPr>
            </w:tcPrChange>
          </w:tcPr>
          <w:p w14:paraId="636E2F2D" w14:textId="77777777" w:rsidR="00F94DA9" w:rsidRPr="00D82A73" w:rsidRDefault="00F94DA9" w:rsidP="00F94DA9">
            <w:pPr>
              <w:rPr>
                <w:rFonts w:eastAsia="Arial Unicode MS"/>
              </w:rPr>
            </w:pPr>
            <w:r w:rsidRPr="00D82A73">
              <w:rPr>
                <w:rFonts w:eastAsia="Arial Unicode MS"/>
              </w:rPr>
              <w:t>TXT</w:t>
            </w:r>
          </w:p>
        </w:tc>
        <w:tc>
          <w:tcPr>
            <w:tcW w:w="717" w:type="dxa"/>
            <w:tcPrChange w:id="3367" w:author="Jarno Nieminen" w:date="2014-06-19T12:37:00Z">
              <w:tcPr>
                <w:tcW w:w="717" w:type="dxa"/>
                <w:gridSpan w:val="2"/>
              </w:tcPr>
            </w:tcPrChange>
          </w:tcPr>
          <w:p w14:paraId="1514CEC8" w14:textId="77777777" w:rsidR="00F94DA9" w:rsidRPr="00D82A73" w:rsidRDefault="00F94DA9" w:rsidP="00F94DA9">
            <w:pPr>
              <w:rPr>
                <w:rFonts w:eastAsia="Arial Unicode MS"/>
              </w:rPr>
            </w:pPr>
            <w:r w:rsidRPr="00D82A73">
              <w:rPr>
                <w:rFonts w:eastAsia="Arial Unicode MS"/>
              </w:rPr>
              <w:t>0..1</w:t>
            </w:r>
          </w:p>
        </w:tc>
        <w:tc>
          <w:tcPr>
            <w:tcW w:w="1803" w:type="dxa"/>
            <w:tcPrChange w:id="3368" w:author="Jarno Nieminen" w:date="2014-06-19T12:37:00Z">
              <w:tcPr>
                <w:tcW w:w="1803" w:type="dxa"/>
                <w:gridSpan w:val="2"/>
              </w:tcPr>
            </w:tcPrChange>
          </w:tcPr>
          <w:p w14:paraId="5A4D84AE"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369" w:author="Jarno Nieminen" w:date="2014-06-19T12:37:00Z">
              <w:tcPr>
                <w:tcW w:w="1920" w:type="dxa"/>
                <w:gridSpan w:val="2"/>
              </w:tcPr>
            </w:tcPrChange>
          </w:tcPr>
          <w:p w14:paraId="6AE7DFA0" w14:textId="77777777" w:rsidR="00F94DA9" w:rsidRPr="00D82A73" w:rsidRDefault="00F94DA9" w:rsidP="00F94DA9">
            <w:pPr>
              <w:rPr>
                <w:rFonts w:ascii="Arial" w:eastAsia="Arial Unicode MS" w:hAnsi="Arial"/>
              </w:rPr>
            </w:pPr>
          </w:p>
        </w:tc>
        <w:tc>
          <w:tcPr>
            <w:tcW w:w="1200" w:type="dxa"/>
            <w:shd w:val="clear" w:color="auto" w:fill="auto"/>
            <w:tcPrChange w:id="3370" w:author="Jarno Nieminen" w:date="2014-06-19T12:37:00Z">
              <w:tcPr>
                <w:tcW w:w="1200" w:type="dxa"/>
                <w:gridSpan w:val="2"/>
                <w:shd w:val="clear" w:color="auto" w:fill="auto"/>
              </w:tcPr>
            </w:tcPrChange>
          </w:tcPr>
          <w:p w14:paraId="5C7AE3DA" w14:textId="5355B49B" w:rsidR="00F94DA9" w:rsidRPr="00D82A73" w:rsidRDefault="00B37BC8" w:rsidP="00F94DA9">
            <w:pPr>
              <w:rPr>
                <w:rFonts w:ascii="Arial" w:eastAsia="Arial Unicode MS" w:hAnsi="Arial"/>
              </w:rPr>
            </w:pPr>
            <w:ins w:id="33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72" w:author="Jarno Nieminen" w:date="2014-06-19T12:37:00Z">
              <w:tcPr>
                <w:tcW w:w="1080" w:type="dxa"/>
                <w:shd w:val="clear" w:color="auto" w:fill="auto"/>
              </w:tcPr>
            </w:tcPrChange>
          </w:tcPr>
          <w:p w14:paraId="7183FD3B" w14:textId="5602F10E" w:rsidR="00F94DA9" w:rsidRPr="00D82A73" w:rsidRDefault="00B37BC8" w:rsidP="00F94DA9">
            <w:pPr>
              <w:rPr>
                <w:rFonts w:ascii="Arial" w:eastAsia="Arial Unicode MS" w:hAnsi="Arial"/>
              </w:rPr>
            </w:pPr>
            <w:ins w:id="33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74" w:author="Jarno Nieminen" w:date="2014-06-19T12:37:00Z">
              <w:tcPr>
                <w:tcW w:w="1160" w:type="dxa"/>
                <w:shd w:val="clear" w:color="auto" w:fill="auto"/>
              </w:tcPr>
            </w:tcPrChange>
          </w:tcPr>
          <w:p w14:paraId="6F96B4DF" w14:textId="274B5F31" w:rsidR="00F94DA9" w:rsidRPr="00D82A73" w:rsidRDefault="00F94DA9" w:rsidP="00F94DA9">
            <w:pPr>
              <w:rPr>
                <w:rFonts w:ascii="Arial" w:eastAsia="Arial Unicode MS" w:hAnsi="Arial"/>
              </w:rPr>
            </w:pPr>
            <w:ins w:id="3375" w:author="Jarno Nieminen" w:date="2014-06-19T12:37:00Z">
              <w:r>
                <w:rPr>
                  <w:rFonts w:ascii="Arial" w:eastAsia="Arial Unicode MS" w:hAnsi="Arial"/>
                </w:rPr>
                <w:t>N/A</w:t>
              </w:r>
            </w:ins>
          </w:p>
        </w:tc>
      </w:tr>
      <w:tr w:rsidR="00F94DA9" w:rsidRPr="00D82A73" w14:paraId="463CF3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7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77" w:author="Jarno Nieminen" w:date="2014-06-19T12:37:00Z">
            <w:trPr>
              <w:gridAfter w:val="0"/>
              <w:trHeight w:val="217"/>
            </w:trPr>
          </w:trPrChange>
        </w:trPr>
        <w:tc>
          <w:tcPr>
            <w:tcW w:w="2545" w:type="dxa"/>
            <w:gridSpan w:val="2"/>
            <w:tcPrChange w:id="3378" w:author="Jarno Nieminen" w:date="2014-06-19T12:37:00Z">
              <w:tcPr>
                <w:tcW w:w="2545" w:type="dxa"/>
                <w:gridSpan w:val="3"/>
              </w:tcPr>
            </w:tcPrChange>
          </w:tcPr>
          <w:p w14:paraId="06DDF2D7" w14:textId="77777777" w:rsidR="00F94DA9" w:rsidRPr="00D82A73" w:rsidRDefault="00F94DA9" w:rsidP="00F94DA9">
            <w:pPr>
              <w:rPr>
                <w:rFonts w:eastAsia="Arial Unicode MS"/>
              </w:rPr>
            </w:pPr>
            <w:r w:rsidRPr="00D82A73">
              <w:rPr>
                <w:rFonts w:eastAsia="Arial Unicode MS"/>
              </w:rPr>
              <w:t>(InformationURL)</w:t>
            </w:r>
          </w:p>
        </w:tc>
        <w:tc>
          <w:tcPr>
            <w:tcW w:w="3410" w:type="dxa"/>
            <w:tcPrChange w:id="3379" w:author="Jarno Nieminen" w:date="2014-06-19T12:37:00Z">
              <w:tcPr>
                <w:tcW w:w="3410" w:type="dxa"/>
                <w:gridSpan w:val="2"/>
              </w:tcPr>
            </w:tcPrChange>
          </w:tcPr>
          <w:p w14:paraId="0BB9DA9B" w14:textId="77777777" w:rsidR="00F94DA9" w:rsidRPr="00D82A73" w:rsidRDefault="00F94DA9" w:rsidP="00F94DA9">
            <w:pPr>
              <w:rPr>
                <w:rFonts w:eastAsia="Arial Unicode MS"/>
              </w:rPr>
            </w:pPr>
            <w:r w:rsidRPr="00D82A73">
              <w:rPr>
                <w:rFonts w:eastAsia="Arial Unicode MS"/>
              </w:rPr>
              <w:t>URL till hjälpsida/mer information.</w:t>
            </w:r>
          </w:p>
        </w:tc>
        <w:tc>
          <w:tcPr>
            <w:tcW w:w="1140" w:type="dxa"/>
            <w:tcPrChange w:id="3380" w:author="Jarno Nieminen" w:date="2014-06-19T12:37:00Z">
              <w:tcPr>
                <w:tcW w:w="1140" w:type="dxa"/>
                <w:gridSpan w:val="2"/>
              </w:tcPr>
            </w:tcPrChange>
          </w:tcPr>
          <w:p w14:paraId="74041E22" w14:textId="77777777" w:rsidR="00F94DA9" w:rsidRPr="00D82A73" w:rsidRDefault="00F94DA9" w:rsidP="00F94DA9">
            <w:pPr>
              <w:rPr>
                <w:rFonts w:eastAsia="Arial Unicode MS"/>
              </w:rPr>
            </w:pPr>
            <w:r w:rsidRPr="00D82A73">
              <w:rPr>
                <w:rFonts w:eastAsia="Arial Unicode MS"/>
              </w:rPr>
              <w:t>TXT</w:t>
            </w:r>
          </w:p>
        </w:tc>
        <w:tc>
          <w:tcPr>
            <w:tcW w:w="717" w:type="dxa"/>
            <w:tcPrChange w:id="3381" w:author="Jarno Nieminen" w:date="2014-06-19T12:37:00Z">
              <w:tcPr>
                <w:tcW w:w="717" w:type="dxa"/>
                <w:gridSpan w:val="2"/>
              </w:tcPr>
            </w:tcPrChange>
          </w:tcPr>
          <w:p w14:paraId="5D04F689" w14:textId="77777777" w:rsidR="00F94DA9" w:rsidRPr="00D82A73" w:rsidRDefault="00F94DA9" w:rsidP="00F94DA9">
            <w:pPr>
              <w:rPr>
                <w:rFonts w:eastAsia="Arial Unicode MS"/>
              </w:rPr>
            </w:pPr>
            <w:r w:rsidRPr="00D82A73">
              <w:rPr>
                <w:rFonts w:eastAsia="Arial Unicode MS"/>
              </w:rPr>
              <w:t>0..1</w:t>
            </w:r>
          </w:p>
        </w:tc>
        <w:tc>
          <w:tcPr>
            <w:tcW w:w="1803" w:type="dxa"/>
            <w:tcPrChange w:id="3382" w:author="Jarno Nieminen" w:date="2014-06-19T12:37:00Z">
              <w:tcPr>
                <w:tcW w:w="1803" w:type="dxa"/>
                <w:gridSpan w:val="2"/>
              </w:tcPr>
            </w:tcPrChange>
          </w:tcPr>
          <w:p w14:paraId="2272CD19" w14:textId="77777777" w:rsidR="00F94DA9" w:rsidRPr="00D82A73" w:rsidRDefault="00F94DA9" w:rsidP="00F94DA9">
            <w:pPr>
              <w:rPr>
                <w:rFonts w:eastAsia="Arial Unicode MS"/>
              </w:rPr>
            </w:pPr>
          </w:p>
        </w:tc>
        <w:tc>
          <w:tcPr>
            <w:tcW w:w="1920" w:type="dxa"/>
            <w:tcPrChange w:id="3383" w:author="Jarno Nieminen" w:date="2014-06-19T12:37:00Z">
              <w:tcPr>
                <w:tcW w:w="1920" w:type="dxa"/>
                <w:gridSpan w:val="2"/>
              </w:tcPr>
            </w:tcPrChange>
          </w:tcPr>
          <w:p w14:paraId="2932FE11" w14:textId="77777777" w:rsidR="00F94DA9" w:rsidRPr="00D82A73" w:rsidRDefault="00F94DA9" w:rsidP="00F94DA9">
            <w:pPr>
              <w:rPr>
                <w:rFonts w:ascii="Arial" w:eastAsia="Arial Unicode MS" w:hAnsi="Arial"/>
              </w:rPr>
            </w:pPr>
          </w:p>
        </w:tc>
        <w:tc>
          <w:tcPr>
            <w:tcW w:w="1200" w:type="dxa"/>
            <w:shd w:val="clear" w:color="auto" w:fill="auto"/>
            <w:tcPrChange w:id="3384" w:author="Jarno Nieminen" w:date="2014-06-19T12:37:00Z">
              <w:tcPr>
                <w:tcW w:w="1200" w:type="dxa"/>
                <w:gridSpan w:val="2"/>
                <w:shd w:val="clear" w:color="auto" w:fill="auto"/>
              </w:tcPr>
            </w:tcPrChange>
          </w:tcPr>
          <w:p w14:paraId="24499EAE" w14:textId="6AEB38FB" w:rsidR="00F94DA9" w:rsidRPr="00D82A73" w:rsidRDefault="00F94DA9" w:rsidP="00F94DA9">
            <w:pPr>
              <w:rPr>
                <w:rFonts w:ascii="Arial" w:eastAsia="Arial Unicode MS" w:hAnsi="Arial"/>
              </w:rPr>
            </w:pPr>
            <w:ins w:id="3385" w:author="Jarno Nieminen" w:date="2014-06-19T11:18:00Z">
              <w:r w:rsidRPr="009A3B8F">
                <w:rPr>
                  <w:rFonts w:ascii="Arial" w:eastAsia="Arial Unicode MS" w:hAnsi="Arial"/>
                  <w:color w:val="FF0000"/>
                </w:rPr>
                <w:t>Tele och eKommunikation???</w:t>
              </w:r>
            </w:ins>
          </w:p>
        </w:tc>
        <w:tc>
          <w:tcPr>
            <w:tcW w:w="1162" w:type="dxa"/>
            <w:shd w:val="clear" w:color="auto" w:fill="auto"/>
            <w:tcPrChange w:id="3386" w:author="Jarno Nieminen" w:date="2014-06-19T12:37:00Z">
              <w:tcPr>
                <w:tcW w:w="1080" w:type="dxa"/>
                <w:shd w:val="clear" w:color="auto" w:fill="auto"/>
              </w:tcPr>
            </w:tcPrChange>
          </w:tcPr>
          <w:p w14:paraId="37593E25" w14:textId="77777777" w:rsidR="00F94DA9" w:rsidRPr="00D82A73" w:rsidRDefault="00F94DA9" w:rsidP="00F94DA9">
            <w:pPr>
              <w:rPr>
                <w:rFonts w:ascii="Arial" w:eastAsia="Arial Unicode MS" w:hAnsi="Arial"/>
              </w:rPr>
            </w:pPr>
          </w:p>
        </w:tc>
        <w:tc>
          <w:tcPr>
            <w:tcW w:w="1078" w:type="dxa"/>
            <w:shd w:val="clear" w:color="auto" w:fill="auto"/>
            <w:tcPrChange w:id="3387" w:author="Jarno Nieminen" w:date="2014-06-19T12:37:00Z">
              <w:tcPr>
                <w:tcW w:w="1160" w:type="dxa"/>
                <w:shd w:val="clear" w:color="auto" w:fill="auto"/>
              </w:tcPr>
            </w:tcPrChange>
          </w:tcPr>
          <w:p w14:paraId="75B1EF79" w14:textId="77777777" w:rsidR="00F94DA9" w:rsidRPr="00D82A73" w:rsidRDefault="00F94DA9" w:rsidP="00F94DA9">
            <w:pPr>
              <w:rPr>
                <w:rFonts w:ascii="Arial" w:eastAsia="Arial Unicode MS" w:hAnsi="Arial"/>
              </w:rPr>
            </w:pPr>
          </w:p>
        </w:tc>
      </w:tr>
      <w:tr w:rsidR="00F94DA9" w:rsidRPr="00D82A73" w14:paraId="59E583C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8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89" w:author="Jarno Nieminen" w:date="2014-06-19T12:37:00Z">
            <w:trPr>
              <w:gridAfter w:val="0"/>
              <w:trHeight w:val="217"/>
            </w:trPr>
          </w:trPrChange>
        </w:trPr>
        <w:tc>
          <w:tcPr>
            <w:tcW w:w="2545" w:type="dxa"/>
            <w:gridSpan w:val="2"/>
            <w:tcPrChange w:id="3390" w:author="Jarno Nieminen" w:date="2014-06-19T12:37:00Z">
              <w:tcPr>
                <w:tcW w:w="2545" w:type="dxa"/>
                <w:gridSpan w:val="3"/>
              </w:tcPr>
            </w:tcPrChange>
          </w:tcPr>
          <w:p w14:paraId="2B599A6F" w14:textId="77777777" w:rsidR="00F94DA9" w:rsidRPr="00D82A73" w:rsidRDefault="00F94DA9" w:rsidP="00F94DA9">
            <w:pPr>
              <w:rPr>
                <w:rFonts w:eastAsia="Arial Unicode MS"/>
              </w:rPr>
            </w:pPr>
            <w:r w:rsidRPr="00D82A73">
              <w:rPr>
                <w:rFonts w:eastAsia="Arial Unicode MS"/>
              </w:rPr>
              <w:lastRenderedPageBreak/>
              <w:t>(LastPage)</w:t>
            </w:r>
          </w:p>
        </w:tc>
        <w:tc>
          <w:tcPr>
            <w:tcW w:w="3410" w:type="dxa"/>
            <w:tcPrChange w:id="3391" w:author="Jarno Nieminen" w:date="2014-06-19T12:37:00Z">
              <w:tcPr>
                <w:tcW w:w="3410" w:type="dxa"/>
                <w:gridSpan w:val="2"/>
              </w:tcPr>
            </w:tcPrChange>
          </w:tcPr>
          <w:p w14:paraId="27865F1B" w14:textId="77777777" w:rsidR="00F94DA9" w:rsidRPr="00D82A73" w:rsidRDefault="00F94DA9" w:rsidP="00F94DA9">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3392" w:author="Jarno Nieminen" w:date="2014-06-19T12:37:00Z">
              <w:tcPr>
                <w:tcW w:w="1140" w:type="dxa"/>
                <w:gridSpan w:val="2"/>
              </w:tcPr>
            </w:tcPrChange>
          </w:tcPr>
          <w:p w14:paraId="68FB4CEC" w14:textId="77777777" w:rsidR="00F94DA9" w:rsidRPr="00D82A73" w:rsidRDefault="00F94DA9" w:rsidP="00F94DA9">
            <w:pPr>
              <w:rPr>
                <w:rFonts w:eastAsia="Arial Unicode MS"/>
              </w:rPr>
            </w:pPr>
            <w:r w:rsidRPr="00D82A73">
              <w:rPr>
                <w:rFonts w:eastAsia="Arial Unicode MS"/>
              </w:rPr>
              <w:t>S/F</w:t>
            </w:r>
          </w:p>
        </w:tc>
        <w:tc>
          <w:tcPr>
            <w:tcW w:w="717" w:type="dxa"/>
            <w:tcPrChange w:id="3393" w:author="Jarno Nieminen" w:date="2014-06-19T12:37:00Z">
              <w:tcPr>
                <w:tcW w:w="717" w:type="dxa"/>
                <w:gridSpan w:val="2"/>
              </w:tcPr>
            </w:tcPrChange>
          </w:tcPr>
          <w:p w14:paraId="0BC2E9D5" w14:textId="77777777" w:rsidR="00F94DA9" w:rsidRPr="00D82A73" w:rsidRDefault="00F94DA9" w:rsidP="00F94DA9">
            <w:pPr>
              <w:rPr>
                <w:rFonts w:eastAsia="Arial Unicode MS"/>
              </w:rPr>
            </w:pPr>
            <w:r w:rsidRPr="00D82A73">
              <w:rPr>
                <w:rFonts w:eastAsia="Arial Unicode MS"/>
              </w:rPr>
              <w:t>1</w:t>
            </w:r>
          </w:p>
        </w:tc>
        <w:tc>
          <w:tcPr>
            <w:tcW w:w="1803" w:type="dxa"/>
            <w:tcPrChange w:id="3394" w:author="Jarno Nieminen" w:date="2014-06-19T12:37:00Z">
              <w:tcPr>
                <w:tcW w:w="1803" w:type="dxa"/>
                <w:gridSpan w:val="2"/>
              </w:tcPr>
            </w:tcPrChange>
          </w:tcPr>
          <w:p w14:paraId="4F9139AA" w14:textId="77777777" w:rsidR="00F94DA9" w:rsidRPr="00D82A73" w:rsidRDefault="00F94DA9" w:rsidP="00F94DA9">
            <w:pPr>
              <w:rPr>
                <w:rFonts w:eastAsia="Arial Unicode MS"/>
              </w:rPr>
            </w:pPr>
            <w:r w:rsidRPr="00D82A73">
              <w:rPr>
                <w:rFonts w:eastAsia="Arial Unicode MS"/>
              </w:rPr>
              <w:t>S = Indikerar att detta är det sista sidan.</w:t>
            </w:r>
          </w:p>
          <w:p w14:paraId="115E0BD2" w14:textId="77777777" w:rsidR="00F94DA9" w:rsidRPr="00D82A73" w:rsidRDefault="00F94DA9" w:rsidP="00F94DA9">
            <w:pPr>
              <w:rPr>
                <w:rFonts w:eastAsia="Arial Unicode MS"/>
              </w:rPr>
            </w:pPr>
            <w:r w:rsidRPr="00D82A73">
              <w:rPr>
                <w:rFonts w:eastAsia="Arial Unicode MS"/>
              </w:rPr>
              <w:t>F= Indikerar att ytterligare sidor.</w:t>
            </w:r>
          </w:p>
        </w:tc>
        <w:tc>
          <w:tcPr>
            <w:tcW w:w="1920" w:type="dxa"/>
            <w:tcPrChange w:id="3395" w:author="Jarno Nieminen" w:date="2014-06-19T12:37:00Z">
              <w:tcPr>
                <w:tcW w:w="1920" w:type="dxa"/>
                <w:gridSpan w:val="2"/>
              </w:tcPr>
            </w:tcPrChange>
          </w:tcPr>
          <w:p w14:paraId="5FF841B1" w14:textId="77777777" w:rsidR="00F94DA9" w:rsidRPr="00D82A73" w:rsidRDefault="00F94DA9" w:rsidP="00F94DA9">
            <w:pPr>
              <w:rPr>
                <w:rFonts w:ascii="Arial" w:eastAsia="Arial Unicode MS" w:hAnsi="Arial"/>
              </w:rPr>
            </w:pPr>
          </w:p>
        </w:tc>
        <w:tc>
          <w:tcPr>
            <w:tcW w:w="1200" w:type="dxa"/>
            <w:shd w:val="clear" w:color="auto" w:fill="auto"/>
            <w:tcPrChange w:id="3396" w:author="Jarno Nieminen" w:date="2014-06-19T12:37:00Z">
              <w:tcPr>
                <w:tcW w:w="1200" w:type="dxa"/>
                <w:gridSpan w:val="2"/>
                <w:shd w:val="clear" w:color="auto" w:fill="auto"/>
              </w:tcPr>
            </w:tcPrChange>
          </w:tcPr>
          <w:p w14:paraId="51FD0B4D" w14:textId="2F1C06DA" w:rsidR="00F94DA9" w:rsidRPr="00D82A73" w:rsidRDefault="00B37BC8" w:rsidP="00F94DA9">
            <w:pPr>
              <w:rPr>
                <w:rFonts w:ascii="Arial" w:eastAsia="Arial Unicode MS" w:hAnsi="Arial"/>
              </w:rPr>
            </w:pPr>
            <w:ins w:id="33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98" w:author="Jarno Nieminen" w:date="2014-06-19T12:37:00Z">
              <w:tcPr>
                <w:tcW w:w="1080" w:type="dxa"/>
                <w:shd w:val="clear" w:color="auto" w:fill="auto"/>
              </w:tcPr>
            </w:tcPrChange>
          </w:tcPr>
          <w:p w14:paraId="73A7674E" w14:textId="5D9FD69E" w:rsidR="00F94DA9" w:rsidRPr="00D82A73" w:rsidRDefault="00B37BC8" w:rsidP="00F94DA9">
            <w:pPr>
              <w:rPr>
                <w:rFonts w:ascii="Arial" w:eastAsia="Arial Unicode MS" w:hAnsi="Arial"/>
              </w:rPr>
            </w:pPr>
            <w:ins w:id="33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00" w:author="Jarno Nieminen" w:date="2014-06-19T12:37:00Z">
              <w:tcPr>
                <w:tcW w:w="1160" w:type="dxa"/>
                <w:shd w:val="clear" w:color="auto" w:fill="auto"/>
              </w:tcPr>
            </w:tcPrChange>
          </w:tcPr>
          <w:p w14:paraId="78330F79" w14:textId="0BA5528F" w:rsidR="00F94DA9" w:rsidRPr="00D82A73" w:rsidRDefault="007D2FB1" w:rsidP="00F94DA9">
            <w:pPr>
              <w:rPr>
                <w:rFonts w:ascii="Arial" w:eastAsia="Arial Unicode MS" w:hAnsi="Arial"/>
              </w:rPr>
            </w:pPr>
            <w:ins w:id="3401" w:author="Jarno Nieminen" w:date="2014-06-19T13:09:00Z">
              <w:r>
                <w:rPr>
                  <w:rFonts w:ascii="Arial" w:eastAsia="Arial Unicode MS" w:hAnsi="Arial"/>
                </w:rPr>
                <w:t>Saknas i V</w:t>
              </w:r>
              <w:r>
                <w:rPr>
                  <w:rFonts w:ascii="Arial" w:eastAsia="Arial Unicode MS" w:hAnsi="Arial"/>
                </w:rPr>
                <w:noBreakHyphen/>
                <w:t>TIM 2.2</w:t>
              </w:r>
            </w:ins>
          </w:p>
        </w:tc>
      </w:tr>
      <w:tr w:rsidR="00F94DA9" w:rsidRPr="00D82A73" w14:paraId="01B8C7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0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03" w:author="Jarno Nieminen" w:date="2014-06-19T12:37:00Z">
            <w:trPr>
              <w:gridAfter w:val="0"/>
              <w:trHeight w:val="217"/>
            </w:trPr>
          </w:trPrChange>
        </w:trPr>
        <w:tc>
          <w:tcPr>
            <w:tcW w:w="2545" w:type="dxa"/>
            <w:gridSpan w:val="2"/>
            <w:tcPrChange w:id="3404" w:author="Jarno Nieminen" w:date="2014-06-19T12:37:00Z">
              <w:tcPr>
                <w:tcW w:w="2545" w:type="dxa"/>
                <w:gridSpan w:val="3"/>
              </w:tcPr>
            </w:tcPrChange>
          </w:tcPr>
          <w:p w14:paraId="54FD35A5" w14:textId="77777777" w:rsidR="00F94DA9" w:rsidRPr="00D82A73" w:rsidRDefault="00F94DA9" w:rsidP="00F94DA9">
            <w:pPr>
              <w:rPr>
                <w:rFonts w:eastAsia="Arial Unicode MS"/>
              </w:rPr>
            </w:pPr>
            <w:r w:rsidRPr="00D82A73">
              <w:rPr>
                <w:rFonts w:eastAsia="Arial Unicode MS"/>
              </w:rPr>
              <w:t>Frågor/id</w:t>
            </w:r>
          </w:p>
          <w:p w14:paraId="10FFD84E" w14:textId="77777777" w:rsidR="00F94DA9" w:rsidRPr="00D82A73" w:rsidRDefault="00F94DA9" w:rsidP="00F94DA9">
            <w:pPr>
              <w:rPr>
                <w:rFonts w:eastAsia="Arial Unicode MS"/>
              </w:rPr>
            </w:pPr>
            <w:r w:rsidRPr="00D82A73">
              <w:rPr>
                <w:rFonts w:eastAsia="Arial Unicode MS"/>
              </w:rPr>
              <w:t>(QuestionBlock)</w:t>
            </w:r>
          </w:p>
        </w:tc>
        <w:tc>
          <w:tcPr>
            <w:tcW w:w="3410" w:type="dxa"/>
            <w:tcPrChange w:id="3405" w:author="Jarno Nieminen" w:date="2014-06-19T12:37:00Z">
              <w:tcPr>
                <w:tcW w:w="3410" w:type="dxa"/>
                <w:gridSpan w:val="2"/>
              </w:tcPr>
            </w:tcPrChange>
          </w:tcPr>
          <w:p w14:paraId="4219E840" w14:textId="77777777" w:rsidR="00F94DA9" w:rsidRPr="00D82A73" w:rsidRDefault="00F94DA9" w:rsidP="00F94DA9">
            <w:pPr>
              <w:rPr>
                <w:rFonts w:eastAsia="Arial Unicode MS"/>
              </w:rPr>
            </w:pPr>
            <w:r w:rsidRPr="00D82A73">
              <w:rPr>
                <w:rFonts w:eastAsia="Arial Unicode MS"/>
              </w:rPr>
              <w:t>Koppling till klass för Block.</w:t>
            </w:r>
          </w:p>
        </w:tc>
        <w:tc>
          <w:tcPr>
            <w:tcW w:w="1140" w:type="dxa"/>
            <w:tcPrChange w:id="3406" w:author="Jarno Nieminen" w:date="2014-06-19T12:37:00Z">
              <w:tcPr>
                <w:tcW w:w="1140" w:type="dxa"/>
                <w:gridSpan w:val="2"/>
              </w:tcPr>
            </w:tcPrChange>
          </w:tcPr>
          <w:p w14:paraId="76EFB6C3" w14:textId="77777777" w:rsidR="00F94DA9" w:rsidRPr="00D82A73" w:rsidRDefault="00F94DA9" w:rsidP="00F94DA9">
            <w:pPr>
              <w:rPr>
                <w:rFonts w:eastAsia="Arial Unicode MS"/>
              </w:rPr>
            </w:pPr>
            <w:r w:rsidRPr="00D82A73">
              <w:rPr>
                <w:rFonts w:eastAsia="Arial Unicode MS"/>
              </w:rPr>
              <w:t>II</w:t>
            </w:r>
          </w:p>
        </w:tc>
        <w:tc>
          <w:tcPr>
            <w:tcW w:w="717" w:type="dxa"/>
            <w:tcPrChange w:id="3407" w:author="Jarno Nieminen" w:date="2014-06-19T12:37:00Z">
              <w:tcPr>
                <w:tcW w:w="717" w:type="dxa"/>
                <w:gridSpan w:val="2"/>
              </w:tcPr>
            </w:tcPrChange>
          </w:tcPr>
          <w:p w14:paraId="65435D09" w14:textId="77777777" w:rsidR="00F94DA9" w:rsidRPr="00D82A73" w:rsidRDefault="00F94DA9" w:rsidP="00F94DA9">
            <w:pPr>
              <w:rPr>
                <w:rFonts w:eastAsia="Arial Unicode MS"/>
              </w:rPr>
            </w:pPr>
            <w:r w:rsidRPr="00D82A73">
              <w:rPr>
                <w:rFonts w:eastAsia="Arial Unicode MS"/>
              </w:rPr>
              <w:t>1..*</w:t>
            </w:r>
          </w:p>
        </w:tc>
        <w:tc>
          <w:tcPr>
            <w:tcW w:w="1803" w:type="dxa"/>
            <w:tcPrChange w:id="3408" w:author="Jarno Nieminen" w:date="2014-06-19T12:37:00Z">
              <w:tcPr>
                <w:tcW w:w="1803" w:type="dxa"/>
                <w:gridSpan w:val="2"/>
              </w:tcPr>
            </w:tcPrChange>
          </w:tcPr>
          <w:p w14:paraId="64550865"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409" w:author="Jarno Nieminen" w:date="2014-06-19T12:37:00Z">
              <w:tcPr>
                <w:tcW w:w="1920" w:type="dxa"/>
                <w:gridSpan w:val="2"/>
              </w:tcPr>
            </w:tcPrChange>
          </w:tcPr>
          <w:p w14:paraId="2D2FFAA3" w14:textId="77777777" w:rsidR="00F94DA9" w:rsidRPr="00D82A73" w:rsidRDefault="00F94DA9" w:rsidP="00F94DA9">
            <w:pPr>
              <w:rPr>
                <w:rFonts w:ascii="Arial" w:eastAsia="Arial Unicode MS" w:hAnsi="Arial"/>
              </w:rPr>
            </w:pPr>
          </w:p>
        </w:tc>
        <w:tc>
          <w:tcPr>
            <w:tcW w:w="1200" w:type="dxa"/>
            <w:shd w:val="clear" w:color="auto" w:fill="auto"/>
            <w:tcPrChange w:id="3410" w:author="Jarno Nieminen" w:date="2014-06-19T12:37:00Z">
              <w:tcPr>
                <w:tcW w:w="1200" w:type="dxa"/>
                <w:gridSpan w:val="2"/>
                <w:shd w:val="clear" w:color="auto" w:fill="auto"/>
              </w:tcPr>
            </w:tcPrChange>
          </w:tcPr>
          <w:p w14:paraId="24AF00EE" w14:textId="12B0D203" w:rsidR="00F94DA9" w:rsidRPr="00D82A73" w:rsidRDefault="00B37BC8" w:rsidP="00F94DA9">
            <w:pPr>
              <w:rPr>
                <w:rFonts w:ascii="Arial" w:eastAsia="Arial Unicode MS" w:hAnsi="Arial"/>
              </w:rPr>
            </w:pPr>
            <w:ins w:id="34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12" w:author="Jarno Nieminen" w:date="2014-06-19T12:37:00Z">
              <w:tcPr>
                <w:tcW w:w="1080" w:type="dxa"/>
                <w:shd w:val="clear" w:color="auto" w:fill="auto"/>
              </w:tcPr>
            </w:tcPrChange>
          </w:tcPr>
          <w:p w14:paraId="68C36966" w14:textId="4C68AE70" w:rsidR="00F94DA9" w:rsidRPr="00D82A73" w:rsidRDefault="00B37BC8" w:rsidP="00F94DA9">
            <w:pPr>
              <w:rPr>
                <w:rFonts w:ascii="Arial" w:eastAsia="Arial Unicode MS" w:hAnsi="Arial"/>
              </w:rPr>
            </w:pPr>
            <w:ins w:id="34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14" w:author="Jarno Nieminen" w:date="2014-06-19T12:37:00Z">
              <w:tcPr>
                <w:tcW w:w="1160" w:type="dxa"/>
                <w:shd w:val="clear" w:color="auto" w:fill="auto"/>
              </w:tcPr>
            </w:tcPrChange>
          </w:tcPr>
          <w:p w14:paraId="2BAF5E13" w14:textId="63B52425" w:rsidR="00F94DA9" w:rsidRPr="00D82A73" w:rsidRDefault="00F94DA9" w:rsidP="00F94DA9">
            <w:pPr>
              <w:rPr>
                <w:rFonts w:ascii="Arial" w:eastAsia="Arial Unicode MS" w:hAnsi="Arial"/>
              </w:rPr>
            </w:pPr>
            <w:ins w:id="3415" w:author="Jarno Nieminen" w:date="2014-06-19T12:37:00Z">
              <w:r>
                <w:rPr>
                  <w:rFonts w:ascii="Arial" w:eastAsia="Arial Unicode MS" w:hAnsi="Arial"/>
                </w:rPr>
                <w:t>N/A</w:t>
              </w:r>
            </w:ins>
          </w:p>
        </w:tc>
      </w:tr>
      <w:tr w:rsidR="00F94DA9" w:rsidRPr="00D82A73" w14:paraId="7307CC3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1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17" w:author="Jarno Nieminen" w:date="2014-06-19T12:37:00Z">
            <w:trPr>
              <w:gridAfter w:val="0"/>
              <w:trHeight w:val="217"/>
            </w:trPr>
          </w:trPrChange>
        </w:trPr>
        <w:tc>
          <w:tcPr>
            <w:tcW w:w="2545" w:type="dxa"/>
            <w:gridSpan w:val="2"/>
            <w:tcPrChange w:id="3418" w:author="Jarno Nieminen" w:date="2014-06-19T12:37:00Z">
              <w:tcPr>
                <w:tcW w:w="2545" w:type="dxa"/>
                <w:gridSpan w:val="3"/>
              </w:tcPr>
            </w:tcPrChange>
          </w:tcPr>
          <w:p w14:paraId="28CD8050" w14:textId="77777777" w:rsidR="00F94DA9" w:rsidRPr="00D82A73" w:rsidRDefault="00F94DA9" w:rsidP="00F94DA9">
            <w:pPr>
              <w:rPr>
                <w:rFonts w:eastAsia="Arial Unicode MS"/>
              </w:rPr>
            </w:pPr>
          </w:p>
        </w:tc>
        <w:tc>
          <w:tcPr>
            <w:tcW w:w="3410" w:type="dxa"/>
            <w:tcPrChange w:id="3419" w:author="Jarno Nieminen" w:date="2014-06-19T12:37:00Z">
              <w:tcPr>
                <w:tcW w:w="3410" w:type="dxa"/>
                <w:gridSpan w:val="2"/>
              </w:tcPr>
            </w:tcPrChange>
          </w:tcPr>
          <w:p w14:paraId="6EC04717" w14:textId="77777777" w:rsidR="00F94DA9" w:rsidRPr="00D82A73" w:rsidRDefault="00F94DA9" w:rsidP="00F94DA9">
            <w:pPr>
              <w:rPr>
                <w:rFonts w:eastAsia="Arial Unicode MS"/>
              </w:rPr>
            </w:pPr>
          </w:p>
        </w:tc>
        <w:tc>
          <w:tcPr>
            <w:tcW w:w="1140" w:type="dxa"/>
            <w:tcPrChange w:id="3420" w:author="Jarno Nieminen" w:date="2014-06-19T12:37:00Z">
              <w:tcPr>
                <w:tcW w:w="1140" w:type="dxa"/>
                <w:gridSpan w:val="2"/>
              </w:tcPr>
            </w:tcPrChange>
          </w:tcPr>
          <w:p w14:paraId="61743FE1" w14:textId="77777777" w:rsidR="00F94DA9" w:rsidRPr="00D82A73" w:rsidRDefault="00F94DA9" w:rsidP="00F94DA9">
            <w:pPr>
              <w:rPr>
                <w:rFonts w:eastAsia="Arial Unicode MS"/>
              </w:rPr>
            </w:pPr>
          </w:p>
        </w:tc>
        <w:tc>
          <w:tcPr>
            <w:tcW w:w="717" w:type="dxa"/>
            <w:tcPrChange w:id="3421" w:author="Jarno Nieminen" w:date="2014-06-19T12:37:00Z">
              <w:tcPr>
                <w:tcW w:w="717" w:type="dxa"/>
                <w:gridSpan w:val="2"/>
              </w:tcPr>
            </w:tcPrChange>
          </w:tcPr>
          <w:p w14:paraId="43C384C3" w14:textId="77777777" w:rsidR="00F94DA9" w:rsidRPr="00D82A73" w:rsidRDefault="00F94DA9" w:rsidP="00F94DA9">
            <w:pPr>
              <w:rPr>
                <w:rFonts w:eastAsia="Arial Unicode MS"/>
              </w:rPr>
            </w:pPr>
          </w:p>
        </w:tc>
        <w:tc>
          <w:tcPr>
            <w:tcW w:w="1803" w:type="dxa"/>
            <w:tcPrChange w:id="3422" w:author="Jarno Nieminen" w:date="2014-06-19T12:37:00Z">
              <w:tcPr>
                <w:tcW w:w="1803" w:type="dxa"/>
                <w:gridSpan w:val="2"/>
              </w:tcPr>
            </w:tcPrChange>
          </w:tcPr>
          <w:p w14:paraId="3EC90781" w14:textId="77777777" w:rsidR="00F94DA9" w:rsidRPr="00D82A73" w:rsidRDefault="00F94DA9" w:rsidP="00F94DA9">
            <w:pPr>
              <w:rPr>
                <w:rFonts w:eastAsia="Arial Unicode MS"/>
              </w:rPr>
            </w:pPr>
          </w:p>
        </w:tc>
        <w:tc>
          <w:tcPr>
            <w:tcW w:w="1920" w:type="dxa"/>
            <w:tcPrChange w:id="3423" w:author="Jarno Nieminen" w:date="2014-06-19T12:37:00Z">
              <w:tcPr>
                <w:tcW w:w="1920" w:type="dxa"/>
                <w:gridSpan w:val="2"/>
              </w:tcPr>
            </w:tcPrChange>
          </w:tcPr>
          <w:p w14:paraId="4131B176" w14:textId="77777777" w:rsidR="00F94DA9" w:rsidRPr="00D82A73" w:rsidRDefault="00F94DA9" w:rsidP="00F94DA9">
            <w:pPr>
              <w:rPr>
                <w:rFonts w:ascii="Arial" w:eastAsia="Arial Unicode MS" w:hAnsi="Arial"/>
              </w:rPr>
            </w:pPr>
          </w:p>
        </w:tc>
        <w:tc>
          <w:tcPr>
            <w:tcW w:w="1200" w:type="dxa"/>
            <w:shd w:val="clear" w:color="auto" w:fill="auto"/>
            <w:tcPrChange w:id="3424" w:author="Jarno Nieminen" w:date="2014-06-19T12:37:00Z">
              <w:tcPr>
                <w:tcW w:w="1200" w:type="dxa"/>
                <w:gridSpan w:val="2"/>
                <w:shd w:val="clear" w:color="auto" w:fill="auto"/>
              </w:tcPr>
            </w:tcPrChange>
          </w:tcPr>
          <w:p w14:paraId="2A71CE4A" w14:textId="77777777" w:rsidR="00F94DA9" w:rsidRPr="00D82A73" w:rsidRDefault="00F94DA9" w:rsidP="00F94DA9">
            <w:pPr>
              <w:rPr>
                <w:rFonts w:ascii="Arial" w:eastAsia="Arial Unicode MS" w:hAnsi="Arial"/>
              </w:rPr>
            </w:pPr>
          </w:p>
        </w:tc>
        <w:tc>
          <w:tcPr>
            <w:tcW w:w="1162" w:type="dxa"/>
            <w:shd w:val="clear" w:color="auto" w:fill="auto"/>
            <w:tcPrChange w:id="3425" w:author="Jarno Nieminen" w:date="2014-06-19T12:37:00Z">
              <w:tcPr>
                <w:tcW w:w="1080" w:type="dxa"/>
                <w:shd w:val="clear" w:color="auto" w:fill="auto"/>
              </w:tcPr>
            </w:tcPrChange>
          </w:tcPr>
          <w:p w14:paraId="6B03BF3A" w14:textId="77777777" w:rsidR="00F94DA9" w:rsidRPr="00D82A73" w:rsidRDefault="00F94DA9" w:rsidP="00F94DA9">
            <w:pPr>
              <w:rPr>
                <w:rFonts w:ascii="Arial" w:eastAsia="Arial Unicode MS" w:hAnsi="Arial"/>
              </w:rPr>
            </w:pPr>
          </w:p>
        </w:tc>
        <w:tc>
          <w:tcPr>
            <w:tcW w:w="1078" w:type="dxa"/>
            <w:shd w:val="clear" w:color="auto" w:fill="auto"/>
            <w:tcPrChange w:id="3426" w:author="Jarno Nieminen" w:date="2014-06-19T12:37:00Z">
              <w:tcPr>
                <w:tcW w:w="1160" w:type="dxa"/>
                <w:shd w:val="clear" w:color="auto" w:fill="auto"/>
              </w:tcPr>
            </w:tcPrChange>
          </w:tcPr>
          <w:p w14:paraId="09CC05D1" w14:textId="77777777" w:rsidR="00F94DA9" w:rsidRPr="00D82A73" w:rsidRDefault="00F94DA9" w:rsidP="00F94DA9">
            <w:pPr>
              <w:rPr>
                <w:rFonts w:ascii="Arial" w:eastAsia="Arial Unicode MS" w:hAnsi="Arial"/>
              </w:rPr>
            </w:pPr>
          </w:p>
        </w:tc>
      </w:tr>
      <w:tr w:rsidR="00F94DA9" w:rsidRPr="00D82A73" w14:paraId="7F3507C6" w14:textId="77777777" w:rsidTr="009C52F6">
        <w:trPr>
          <w:gridBefore w:val="1"/>
          <w:wBefore w:w="15" w:type="dxa"/>
          <w:trHeight w:val="217"/>
        </w:trPr>
        <w:tc>
          <w:tcPr>
            <w:tcW w:w="7080" w:type="dxa"/>
            <w:gridSpan w:val="3"/>
            <w:shd w:val="pct25" w:color="auto" w:fill="auto"/>
          </w:tcPr>
          <w:p w14:paraId="0D3210AE" w14:textId="77777777" w:rsidR="00F94DA9" w:rsidRPr="00D82A73" w:rsidRDefault="00F94DA9" w:rsidP="00F94DA9">
            <w:pPr>
              <w:rPr>
                <w:b/>
              </w:rPr>
            </w:pPr>
            <w:r w:rsidRPr="00D82A73">
              <w:rPr>
                <w:b/>
              </w:rPr>
              <w:t>Associationer</w:t>
            </w:r>
          </w:p>
        </w:tc>
        <w:tc>
          <w:tcPr>
            <w:tcW w:w="7880" w:type="dxa"/>
            <w:gridSpan w:val="6"/>
            <w:shd w:val="pct25" w:color="auto" w:fill="auto"/>
          </w:tcPr>
          <w:p w14:paraId="54B6ADC3" w14:textId="77777777" w:rsidR="00F94DA9" w:rsidRPr="00D82A73" w:rsidRDefault="00F94DA9" w:rsidP="00F94DA9">
            <w:pPr>
              <w:rPr>
                <w:rFonts w:eastAsia="Arial Unicode MS"/>
                <w:b/>
              </w:rPr>
            </w:pPr>
            <w:r w:rsidRPr="00D82A73">
              <w:rPr>
                <w:b/>
              </w:rPr>
              <w:t>Beslutsregel</w:t>
            </w:r>
          </w:p>
        </w:tc>
      </w:tr>
      <w:tr w:rsidR="00F94DA9" w:rsidRPr="00D82A73" w14:paraId="678C21E8" w14:textId="77777777" w:rsidTr="009C52F6">
        <w:trPr>
          <w:gridBefore w:val="1"/>
          <w:wBefore w:w="15" w:type="dxa"/>
          <w:trHeight w:val="217"/>
        </w:trPr>
        <w:tc>
          <w:tcPr>
            <w:tcW w:w="7080" w:type="dxa"/>
            <w:gridSpan w:val="3"/>
          </w:tcPr>
          <w:p w14:paraId="3078336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
          <w:p w14:paraId="0E582B91" w14:textId="77777777" w:rsidR="00F94DA9" w:rsidRPr="00D82A73" w:rsidRDefault="00F94DA9" w:rsidP="00F94DA9">
            <w:pPr>
              <w:rPr>
                <w:rFonts w:ascii="Arial" w:eastAsia="Arial Unicode MS" w:hAnsi="Arial"/>
                <w:color w:val="000000"/>
              </w:rPr>
            </w:pPr>
          </w:p>
        </w:tc>
      </w:tr>
    </w:tbl>
    <w:p w14:paraId="05FD9F05" w14:textId="77777777" w:rsidR="006A2F41" w:rsidRPr="00D82A73" w:rsidRDefault="006A2F41" w:rsidP="006A2F41">
      <w:pPr>
        <w:pStyle w:val="Heading3"/>
      </w:pPr>
      <w:bookmarkStart w:id="3427" w:name="_Toc220986032"/>
      <w:bookmarkStart w:id="3428" w:name="_Toc386458088"/>
      <w:bookmarkStart w:id="3429" w:name="_Toc390951676"/>
      <w:r w:rsidRPr="00D82A73">
        <w:t>Klass Frågegrupperingsmall (TemplateQuestionBlock)</w:t>
      </w:r>
      <w:bookmarkEnd w:id="3427"/>
      <w:bookmarkEnd w:id="3428"/>
      <w:bookmarkEnd w:id="3429"/>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430">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3BE08D27"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4CCCB5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3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432" w:author="Jarno Nieminen" w:date="2014-06-19T12:37:00Z">
            <w:trPr>
              <w:gridAfter w:val="0"/>
              <w:cantSplit/>
              <w:trHeight w:val="375"/>
            </w:trPr>
          </w:trPrChange>
        </w:trPr>
        <w:tc>
          <w:tcPr>
            <w:tcW w:w="2545" w:type="dxa"/>
            <w:gridSpan w:val="2"/>
            <w:vMerge/>
            <w:shd w:val="pct25" w:color="auto" w:fill="auto"/>
            <w:tcPrChange w:id="3433" w:author="Jarno Nieminen" w:date="2014-06-19T12:37:00Z">
              <w:tcPr>
                <w:tcW w:w="2545" w:type="dxa"/>
                <w:gridSpan w:val="3"/>
                <w:vMerge/>
                <w:shd w:val="pct25" w:color="auto" w:fill="auto"/>
              </w:tcPr>
            </w:tcPrChange>
          </w:tcPr>
          <w:p w14:paraId="1AC2758C" w14:textId="77777777" w:rsidR="00727585" w:rsidRPr="00D82A73" w:rsidRDefault="00727585" w:rsidP="00727585"/>
        </w:tc>
        <w:tc>
          <w:tcPr>
            <w:tcW w:w="3410" w:type="dxa"/>
            <w:vMerge/>
            <w:shd w:val="pct25" w:color="auto" w:fill="auto"/>
            <w:tcPrChange w:id="3434" w:author="Jarno Nieminen" w:date="2014-06-19T12:37:00Z">
              <w:tcPr>
                <w:tcW w:w="3410" w:type="dxa"/>
                <w:gridSpan w:val="2"/>
                <w:vMerge/>
                <w:shd w:val="pct25" w:color="auto" w:fill="auto"/>
              </w:tcPr>
            </w:tcPrChange>
          </w:tcPr>
          <w:p w14:paraId="312445D1" w14:textId="77777777" w:rsidR="00727585" w:rsidRPr="00D82A73" w:rsidRDefault="00727585" w:rsidP="00727585"/>
        </w:tc>
        <w:tc>
          <w:tcPr>
            <w:tcW w:w="1140" w:type="dxa"/>
            <w:vMerge/>
            <w:shd w:val="pct25" w:color="auto" w:fill="auto"/>
            <w:tcPrChange w:id="3435" w:author="Jarno Nieminen" w:date="2014-06-19T12:37:00Z">
              <w:tcPr>
                <w:tcW w:w="1140" w:type="dxa"/>
                <w:gridSpan w:val="2"/>
                <w:vMerge/>
                <w:shd w:val="pct25" w:color="auto" w:fill="auto"/>
              </w:tcPr>
            </w:tcPrChange>
          </w:tcPr>
          <w:p w14:paraId="5797211D" w14:textId="77777777" w:rsidR="00727585" w:rsidRPr="00D82A73" w:rsidRDefault="00727585" w:rsidP="00727585"/>
        </w:tc>
        <w:tc>
          <w:tcPr>
            <w:tcW w:w="717" w:type="dxa"/>
            <w:vMerge/>
            <w:shd w:val="pct25" w:color="auto" w:fill="auto"/>
            <w:tcPrChange w:id="3436" w:author="Jarno Nieminen" w:date="2014-06-19T12:37:00Z">
              <w:tcPr>
                <w:tcW w:w="717" w:type="dxa"/>
                <w:gridSpan w:val="2"/>
                <w:vMerge/>
                <w:shd w:val="pct25" w:color="auto" w:fill="auto"/>
              </w:tcPr>
            </w:tcPrChange>
          </w:tcPr>
          <w:p w14:paraId="5BDE4C98" w14:textId="77777777" w:rsidR="00727585" w:rsidRPr="00D82A73" w:rsidRDefault="00727585" w:rsidP="00727585"/>
        </w:tc>
        <w:tc>
          <w:tcPr>
            <w:tcW w:w="1803" w:type="dxa"/>
            <w:vMerge/>
            <w:shd w:val="pct25" w:color="auto" w:fill="auto"/>
            <w:tcPrChange w:id="3437" w:author="Jarno Nieminen" w:date="2014-06-19T12:37:00Z">
              <w:tcPr>
                <w:tcW w:w="1803" w:type="dxa"/>
                <w:gridSpan w:val="2"/>
                <w:vMerge/>
                <w:shd w:val="pct25" w:color="auto" w:fill="auto"/>
              </w:tcPr>
            </w:tcPrChange>
          </w:tcPr>
          <w:p w14:paraId="7A2D551B" w14:textId="77777777" w:rsidR="00727585" w:rsidRPr="00D82A73" w:rsidRDefault="00727585" w:rsidP="00727585"/>
        </w:tc>
        <w:tc>
          <w:tcPr>
            <w:tcW w:w="1920" w:type="dxa"/>
            <w:vMerge/>
            <w:shd w:val="pct25" w:color="auto" w:fill="auto"/>
            <w:tcPrChange w:id="3438" w:author="Jarno Nieminen" w:date="2014-06-19T12:37:00Z">
              <w:tcPr>
                <w:tcW w:w="1920" w:type="dxa"/>
                <w:gridSpan w:val="2"/>
                <w:vMerge/>
                <w:shd w:val="pct25" w:color="auto" w:fill="auto"/>
              </w:tcPr>
            </w:tcPrChange>
          </w:tcPr>
          <w:p w14:paraId="3826F09C" w14:textId="77777777" w:rsidR="00727585" w:rsidRPr="00D82A73" w:rsidRDefault="00727585" w:rsidP="00727585"/>
        </w:tc>
        <w:tc>
          <w:tcPr>
            <w:tcW w:w="1200" w:type="dxa"/>
            <w:tcBorders>
              <w:bottom w:val="single" w:sz="4" w:space="0" w:color="auto"/>
            </w:tcBorders>
            <w:shd w:val="pct25" w:color="auto" w:fill="auto"/>
            <w:tcPrChange w:id="3439" w:author="Jarno Nieminen" w:date="2014-06-19T12:37:00Z">
              <w:tcPr>
                <w:tcW w:w="1200" w:type="dxa"/>
                <w:gridSpan w:val="2"/>
                <w:tcBorders>
                  <w:bottom w:val="single" w:sz="4" w:space="0" w:color="auto"/>
                </w:tcBorders>
                <w:shd w:val="pct25" w:color="auto" w:fill="auto"/>
              </w:tcPr>
            </w:tcPrChange>
          </w:tcPr>
          <w:p w14:paraId="48E957A1" w14:textId="3B6BD535" w:rsidR="00727585" w:rsidRPr="00D82A73" w:rsidRDefault="00727585" w:rsidP="00727585">
            <w:pPr>
              <w:rPr>
                <w:rFonts w:eastAsia="Arial Unicode MS"/>
              </w:rPr>
            </w:pPr>
            <w:ins w:id="3440" w:author="Jarno Nieminen" w:date="2014-06-19T11:30:00Z">
              <w:r w:rsidRPr="009A3B8F">
                <w:rPr>
                  <w:rFonts w:eastAsia="Arial Unicode MS"/>
                </w:rPr>
                <w:t>Klass i V</w:t>
              </w:r>
              <w:r w:rsidRPr="009A3B8F">
                <w:rPr>
                  <w:rFonts w:eastAsia="Arial Unicode MS"/>
                </w:rPr>
                <w:noBreakHyphen/>
                <w:t>TIM</w:t>
              </w:r>
            </w:ins>
            <w:del w:id="3441"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442" w:author="Jarno Nieminen" w:date="2014-06-19T12:37:00Z">
              <w:tcPr>
                <w:tcW w:w="1080" w:type="dxa"/>
                <w:tcBorders>
                  <w:bottom w:val="single" w:sz="4" w:space="0" w:color="auto"/>
                </w:tcBorders>
                <w:shd w:val="pct25" w:color="auto" w:fill="auto"/>
              </w:tcPr>
            </w:tcPrChange>
          </w:tcPr>
          <w:p w14:paraId="3AD395DA" w14:textId="349D5E0F" w:rsidR="00727585" w:rsidRPr="00D82A73" w:rsidRDefault="00727585" w:rsidP="00727585">
            <w:pPr>
              <w:rPr>
                <w:rFonts w:eastAsia="Arial Unicode MS"/>
              </w:rPr>
            </w:pPr>
            <w:ins w:id="3443"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444" w:author="Jarno Nieminen" w:date="2014-06-19T12:37:00Z">
              <w:tcPr>
                <w:tcW w:w="1160" w:type="dxa"/>
                <w:tcBorders>
                  <w:bottom w:val="single" w:sz="4" w:space="0" w:color="auto"/>
                </w:tcBorders>
                <w:shd w:val="pct25" w:color="auto" w:fill="auto"/>
              </w:tcPr>
            </w:tcPrChange>
          </w:tcPr>
          <w:p w14:paraId="6228A848" w14:textId="142E31BB" w:rsidR="00727585" w:rsidRPr="00D82A73" w:rsidRDefault="00727585" w:rsidP="00727585">
            <w:pPr>
              <w:rPr>
                <w:rFonts w:eastAsia="Arial Unicode MS"/>
              </w:rPr>
            </w:pPr>
            <w:ins w:id="3445" w:author="Jarno Nieminen" w:date="2014-06-19T11:30:00Z">
              <w:r w:rsidRPr="009A3B8F">
                <w:rPr>
                  <w:rFonts w:eastAsia="Arial Unicode MS"/>
                </w:rPr>
                <w:t>Kodverk i V</w:t>
              </w:r>
              <w:r w:rsidRPr="009A3B8F">
                <w:rPr>
                  <w:rFonts w:eastAsia="Arial Unicode MS"/>
                </w:rPr>
                <w:noBreakHyphen/>
                <w:t>TIM</w:t>
              </w:r>
            </w:ins>
          </w:p>
        </w:tc>
      </w:tr>
      <w:tr w:rsidR="00F94DA9" w:rsidRPr="00D82A73" w14:paraId="67BD97D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4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47" w:author="Jarno Nieminen" w:date="2014-06-19T12:37:00Z">
            <w:trPr>
              <w:gridAfter w:val="0"/>
              <w:trHeight w:val="217"/>
            </w:trPr>
          </w:trPrChange>
        </w:trPr>
        <w:tc>
          <w:tcPr>
            <w:tcW w:w="2545" w:type="dxa"/>
            <w:gridSpan w:val="2"/>
            <w:tcPrChange w:id="3448" w:author="Jarno Nieminen" w:date="2014-06-19T12:37:00Z">
              <w:tcPr>
                <w:tcW w:w="2545" w:type="dxa"/>
                <w:gridSpan w:val="3"/>
              </w:tcPr>
            </w:tcPrChange>
          </w:tcPr>
          <w:p w14:paraId="644AF7A9" w14:textId="77777777" w:rsidR="00F94DA9" w:rsidRPr="00D82A73" w:rsidRDefault="00F94DA9" w:rsidP="00F94DA9">
            <w:pPr>
              <w:rPr>
                <w:rFonts w:eastAsia="Arial Unicode MS"/>
              </w:rPr>
            </w:pPr>
            <w:r w:rsidRPr="00D82A73">
              <w:rPr>
                <w:rFonts w:eastAsia="Arial Unicode MS"/>
              </w:rPr>
              <w:t>(BlockNumber)</w:t>
            </w:r>
          </w:p>
        </w:tc>
        <w:tc>
          <w:tcPr>
            <w:tcW w:w="3410" w:type="dxa"/>
            <w:tcPrChange w:id="3449" w:author="Jarno Nieminen" w:date="2014-06-19T12:37:00Z">
              <w:tcPr>
                <w:tcW w:w="3410" w:type="dxa"/>
                <w:gridSpan w:val="2"/>
              </w:tcPr>
            </w:tcPrChange>
          </w:tcPr>
          <w:p w14:paraId="2B0BE7DC"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450" w:author="Jarno Nieminen" w:date="2014-06-19T12:37:00Z">
              <w:tcPr>
                <w:tcW w:w="1140" w:type="dxa"/>
                <w:gridSpan w:val="2"/>
              </w:tcPr>
            </w:tcPrChange>
          </w:tcPr>
          <w:p w14:paraId="36061E88" w14:textId="77777777" w:rsidR="00F94DA9" w:rsidRPr="00D82A73" w:rsidRDefault="00F94DA9" w:rsidP="00F94DA9">
            <w:pPr>
              <w:rPr>
                <w:rFonts w:eastAsia="Arial Unicode MS"/>
              </w:rPr>
            </w:pPr>
            <w:r w:rsidRPr="00D82A73">
              <w:rPr>
                <w:rFonts w:eastAsia="Arial Unicode MS"/>
              </w:rPr>
              <w:t>VÄ</w:t>
            </w:r>
          </w:p>
        </w:tc>
        <w:tc>
          <w:tcPr>
            <w:tcW w:w="717" w:type="dxa"/>
            <w:tcPrChange w:id="3451" w:author="Jarno Nieminen" w:date="2014-06-19T12:37:00Z">
              <w:tcPr>
                <w:tcW w:w="717" w:type="dxa"/>
                <w:gridSpan w:val="2"/>
              </w:tcPr>
            </w:tcPrChange>
          </w:tcPr>
          <w:p w14:paraId="23CE13C3" w14:textId="77777777" w:rsidR="00F94DA9" w:rsidRPr="00D82A73" w:rsidRDefault="00F94DA9" w:rsidP="00F94DA9">
            <w:pPr>
              <w:rPr>
                <w:rFonts w:eastAsia="Arial Unicode MS"/>
              </w:rPr>
            </w:pPr>
            <w:r w:rsidRPr="00D82A73">
              <w:rPr>
                <w:rFonts w:eastAsia="Arial Unicode MS"/>
              </w:rPr>
              <w:t>1</w:t>
            </w:r>
          </w:p>
        </w:tc>
        <w:tc>
          <w:tcPr>
            <w:tcW w:w="1803" w:type="dxa"/>
            <w:tcPrChange w:id="3452" w:author="Jarno Nieminen" w:date="2014-06-19T12:37:00Z">
              <w:tcPr>
                <w:tcW w:w="1803" w:type="dxa"/>
                <w:gridSpan w:val="2"/>
              </w:tcPr>
            </w:tcPrChange>
          </w:tcPr>
          <w:p w14:paraId="33D8EDD7" w14:textId="77777777" w:rsidR="00F94DA9" w:rsidRPr="00D82A73" w:rsidRDefault="00F94DA9" w:rsidP="00F94DA9">
            <w:pPr>
              <w:rPr>
                <w:rFonts w:eastAsia="Arial Unicode MS"/>
              </w:rPr>
            </w:pPr>
          </w:p>
        </w:tc>
        <w:tc>
          <w:tcPr>
            <w:tcW w:w="1920" w:type="dxa"/>
            <w:tcPrChange w:id="3453" w:author="Jarno Nieminen" w:date="2014-06-19T12:37:00Z">
              <w:tcPr>
                <w:tcW w:w="1920" w:type="dxa"/>
                <w:gridSpan w:val="2"/>
              </w:tcPr>
            </w:tcPrChange>
          </w:tcPr>
          <w:p w14:paraId="24292E51" w14:textId="77777777" w:rsidR="00F94DA9" w:rsidRPr="00D82A73" w:rsidRDefault="00F94DA9" w:rsidP="00F94DA9">
            <w:pPr>
              <w:rPr>
                <w:rFonts w:ascii="Arial" w:eastAsia="Arial Unicode MS" w:hAnsi="Arial"/>
              </w:rPr>
            </w:pPr>
          </w:p>
        </w:tc>
        <w:tc>
          <w:tcPr>
            <w:tcW w:w="1200" w:type="dxa"/>
            <w:shd w:val="clear" w:color="auto" w:fill="auto"/>
            <w:tcPrChange w:id="3454" w:author="Jarno Nieminen" w:date="2014-06-19T12:37:00Z">
              <w:tcPr>
                <w:tcW w:w="1200" w:type="dxa"/>
                <w:gridSpan w:val="2"/>
                <w:shd w:val="clear" w:color="auto" w:fill="auto"/>
              </w:tcPr>
            </w:tcPrChange>
          </w:tcPr>
          <w:p w14:paraId="5AE2B1C4" w14:textId="72BFEE69" w:rsidR="00F94DA9" w:rsidRPr="00D82A73" w:rsidRDefault="00B37BC8" w:rsidP="00F94DA9">
            <w:pPr>
              <w:rPr>
                <w:rFonts w:ascii="Arial" w:eastAsia="Arial Unicode MS" w:hAnsi="Arial"/>
              </w:rPr>
            </w:pPr>
            <w:ins w:id="345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56" w:author="Jarno Nieminen" w:date="2014-06-19T12:37:00Z">
              <w:tcPr>
                <w:tcW w:w="1080" w:type="dxa"/>
                <w:shd w:val="clear" w:color="auto" w:fill="auto"/>
              </w:tcPr>
            </w:tcPrChange>
          </w:tcPr>
          <w:p w14:paraId="45CA8BF6" w14:textId="161C6F2F" w:rsidR="00F94DA9" w:rsidRPr="00D82A73" w:rsidRDefault="00B37BC8" w:rsidP="00F94DA9">
            <w:pPr>
              <w:rPr>
                <w:rFonts w:ascii="Arial" w:eastAsia="Arial Unicode MS" w:hAnsi="Arial"/>
              </w:rPr>
            </w:pPr>
            <w:ins w:id="345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58" w:author="Jarno Nieminen" w:date="2014-06-19T12:37:00Z">
              <w:tcPr>
                <w:tcW w:w="1160" w:type="dxa"/>
                <w:shd w:val="clear" w:color="auto" w:fill="auto"/>
              </w:tcPr>
            </w:tcPrChange>
          </w:tcPr>
          <w:p w14:paraId="06683B74" w14:textId="7021D61B" w:rsidR="00F94DA9" w:rsidRPr="00D82A73" w:rsidRDefault="00F94DA9" w:rsidP="00F94DA9">
            <w:pPr>
              <w:rPr>
                <w:rFonts w:ascii="Arial" w:eastAsia="Arial Unicode MS" w:hAnsi="Arial"/>
              </w:rPr>
            </w:pPr>
            <w:ins w:id="3459" w:author="Jarno Nieminen" w:date="2014-06-19T12:37:00Z">
              <w:r>
                <w:rPr>
                  <w:rFonts w:ascii="Arial" w:eastAsia="Arial Unicode MS" w:hAnsi="Arial"/>
                </w:rPr>
                <w:t>N/A</w:t>
              </w:r>
            </w:ins>
          </w:p>
        </w:tc>
      </w:tr>
      <w:tr w:rsidR="00F94DA9" w:rsidRPr="00D82A73" w14:paraId="3BBF03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6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61" w:author="Jarno Nieminen" w:date="2014-06-19T12:37:00Z">
            <w:trPr>
              <w:gridAfter w:val="0"/>
              <w:trHeight w:val="217"/>
            </w:trPr>
          </w:trPrChange>
        </w:trPr>
        <w:tc>
          <w:tcPr>
            <w:tcW w:w="2545" w:type="dxa"/>
            <w:gridSpan w:val="2"/>
            <w:tcPrChange w:id="3462" w:author="Jarno Nieminen" w:date="2014-06-19T12:37:00Z">
              <w:tcPr>
                <w:tcW w:w="2545" w:type="dxa"/>
                <w:gridSpan w:val="3"/>
              </w:tcPr>
            </w:tcPrChange>
          </w:tcPr>
          <w:p w14:paraId="6F7831D5" w14:textId="77777777" w:rsidR="00F94DA9" w:rsidRPr="00D82A73" w:rsidRDefault="00F94DA9" w:rsidP="00F94DA9">
            <w:pPr>
              <w:rPr>
                <w:rFonts w:eastAsia="Arial Unicode MS"/>
              </w:rPr>
            </w:pPr>
            <w:r w:rsidRPr="00D82A73">
              <w:rPr>
                <w:rFonts w:eastAsia="Arial Unicode MS"/>
              </w:rPr>
              <w:lastRenderedPageBreak/>
              <w:t>Rubrik</w:t>
            </w:r>
          </w:p>
          <w:p w14:paraId="711CA0D4" w14:textId="77777777" w:rsidR="00F94DA9" w:rsidRPr="00D82A73" w:rsidRDefault="00F94DA9" w:rsidP="00F94DA9">
            <w:pPr>
              <w:rPr>
                <w:rFonts w:eastAsia="Arial Unicode MS"/>
              </w:rPr>
            </w:pPr>
            <w:r w:rsidRPr="00D82A73">
              <w:rPr>
                <w:rFonts w:eastAsia="Arial Unicode MS"/>
              </w:rPr>
              <w:t>(Subject)</w:t>
            </w:r>
          </w:p>
        </w:tc>
        <w:tc>
          <w:tcPr>
            <w:tcW w:w="3410" w:type="dxa"/>
            <w:tcPrChange w:id="3463" w:author="Jarno Nieminen" w:date="2014-06-19T12:37:00Z">
              <w:tcPr>
                <w:tcW w:w="3410" w:type="dxa"/>
                <w:gridSpan w:val="2"/>
              </w:tcPr>
            </w:tcPrChange>
          </w:tcPr>
          <w:p w14:paraId="7252C6F2" w14:textId="77777777" w:rsidR="00F94DA9" w:rsidRPr="00D82A73" w:rsidRDefault="00F94DA9" w:rsidP="00F94DA9">
            <w:pPr>
              <w:rPr>
                <w:rFonts w:eastAsia="Arial Unicode MS"/>
              </w:rPr>
            </w:pPr>
            <w:r w:rsidRPr="00D82A73">
              <w:rPr>
                <w:rFonts w:eastAsia="Arial Unicode MS"/>
              </w:rPr>
              <w:t>Blockets rubrik.</w:t>
            </w:r>
          </w:p>
          <w:p w14:paraId="6CA71B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464" w:author="Jarno Nieminen" w:date="2014-06-19T12:37:00Z">
              <w:tcPr>
                <w:tcW w:w="1140" w:type="dxa"/>
                <w:gridSpan w:val="2"/>
              </w:tcPr>
            </w:tcPrChange>
          </w:tcPr>
          <w:p w14:paraId="61D0A1F5" w14:textId="77777777" w:rsidR="00F94DA9" w:rsidRPr="00D82A73" w:rsidRDefault="00F94DA9" w:rsidP="00F94DA9">
            <w:pPr>
              <w:rPr>
                <w:rFonts w:eastAsia="Arial Unicode MS"/>
              </w:rPr>
            </w:pPr>
            <w:r w:rsidRPr="00D82A73">
              <w:rPr>
                <w:rFonts w:eastAsia="Arial Unicode MS"/>
              </w:rPr>
              <w:t>TXT</w:t>
            </w:r>
          </w:p>
        </w:tc>
        <w:tc>
          <w:tcPr>
            <w:tcW w:w="717" w:type="dxa"/>
            <w:tcPrChange w:id="3465" w:author="Jarno Nieminen" w:date="2014-06-19T12:37:00Z">
              <w:tcPr>
                <w:tcW w:w="717" w:type="dxa"/>
                <w:gridSpan w:val="2"/>
              </w:tcPr>
            </w:tcPrChange>
          </w:tcPr>
          <w:p w14:paraId="1BE22D9D" w14:textId="77777777" w:rsidR="00F94DA9" w:rsidRPr="00D82A73" w:rsidRDefault="00F94DA9" w:rsidP="00F94DA9">
            <w:pPr>
              <w:rPr>
                <w:rFonts w:eastAsia="Arial Unicode MS"/>
              </w:rPr>
            </w:pPr>
            <w:r w:rsidRPr="00D82A73">
              <w:rPr>
                <w:rFonts w:eastAsia="Arial Unicode MS"/>
              </w:rPr>
              <w:t>0..1</w:t>
            </w:r>
          </w:p>
        </w:tc>
        <w:tc>
          <w:tcPr>
            <w:tcW w:w="1803" w:type="dxa"/>
            <w:tcPrChange w:id="3466" w:author="Jarno Nieminen" w:date="2014-06-19T12:37:00Z">
              <w:tcPr>
                <w:tcW w:w="1803" w:type="dxa"/>
                <w:gridSpan w:val="2"/>
              </w:tcPr>
            </w:tcPrChange>
          </w:tcPr>
          <w:p w14:paraId="4EFCB24E" w14:textId="77777777" w:rsidR="00F94DA9" w:rsidRPr="00D82A73" w:rsidRDefault="00F94DA9" w:rsidP="00F94DA9">
            <w:pPr>
              <w:rPr>
                <w:rFonts w:eastAsia="Arial Unicode MS"/>
              </w:rPr>
            </w:pPr>
          </w:p>
        </w:tc>
        <w:tc>
          <w:tcPr>
            <w:tcW w:w="1920" w:type="dxa"/>
            <w:tcPrChange w:id="3467" w:author="Jarno Nieminen" w:date="2014-06-19T12:37:00Z">
              <w:tcPr>
                <w:tcW w:w="1920" w:type="dxa"/>
                <w:gridSpan w:val="2"/>
              </w:tcPr>
            </w:tcPrChange>
          </w:tcPr>
          <w:p w14:paraId="4F51451C" w14:textId="77777777" w:rsidR="00F94DA9" w:rsidRPr="00D82A73" w:rsidRDefault="00F94DA9" w:rsidP="00F94DA9">
            <w:pPr>
              <w:rPr>
                <w:rFonts w:ascii="Arial" w:eastAsia="Arial Unicode MS" w:hAnsi="Arial"/>
              </w:rPr>
            </w:pPr>
          </w:p>
        </w:tc>
        <w:tc>
          <w:tcPr>
            <w:tcW w:w="1200" w:type="dxa"/>
            <w:shd w:val="clear" w:color="auto" w:fill="auto"/>
            <w:tcPrChange w:id="3468" w:author="Jarno Nieminen" w:date="2014-06-19T12:37:00Z">
              <w:tcPr>
                <w:tcW w:w="1200" w:type="dxa"/>
                <w:gridSpan w:val="2"/>
                <w:shd w:val="clear" w:color="auto" w:fill="auto"/>
              </w:tcPr>
            </w:tcPrChange>
          </w:tcPr>
          <w:p w14:paraId="7BD516CA" w14:textId="0A18C7C9" w:rsidR="00F94DA9" w:rsidRPr="00D82A73" w:rsidRDefault="00B37BC8" w:rsidP="00F94DA9">
            <w:pPr>
              <w:rPr>
                <w:rFonts w:ascii="Arial" w:eastAsia="Arial Unicode MS" w:hAnsi="Arial"/>
              </w:rPr>
            </w:pPr>
            <w:ins w:id="346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70" w:author="Jarno Nieminen" w:date="2014-06-19T12:37:00Z">
              <w:tcPr>
                <w:tcW w:w="1080" w:type="dxa"/>
                <w:shd w:val="clear" w:color="auto" w:fill="auto"/>
              </w:tcPr>
            </w:tcPrChange>
          </w:tcPr>
          <w:p w14:paraId="38D8387F" w14:textId="09559EFD" w:rsidR="00F94DA9" w:rsidRPr="00D82A73" w:rsidRDefault="00B37BC8" w:rsidP="00F94DA9">
            <w:pPr>
              <w:rPr>
                <w:rFonts w:ascii="Arial" w:eastAsia="Arial Unicode MS" w:hAnsi="Arial"/>
              </w:rPr>
            </w:pPr>
            <w:ins w:id="347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72" w:author="Jarno Nieminen" w:date="2014-06-19T12:37:00Z">
              <w:tcPr>
                <w:tcW w:w="1160" w:type="dxa"/>
                <w:shd w:val="clear" w:color="auto" w:fill="auto"/>
              </w:tcPr>
            </w:tcPrChange>
          </w:tcPr>
          <w:p w14:paraId="59FC3661" w14:textId="64BEE263" w:rsidR="00F94DA9" w:rsidRPr="00D82A73" w:rsidRDefault="00F94DA9" w:rsidP="00F94DA9">
            <w:pPr>
              <w:rPr>
                <w:rFonts w:ascii="Arial" w:eastAsia="Arial Unicode MS" w:hAnsi="Arial"/>
              </w:rPr>
            </w:pPr>
            <w:ins w:id="3473" w:author="Jarno Nieminen" w:date="2014-06-19T12:37:00Z">
              <w:r>
                <w:rPr>
                  <w:rFonts w:ascii="Arial" w:eastAsia="Arial Unicode MS" w:hAnsi="Arial"/>
                </w:rPr>
                <w:t>N/A</w:t>
              </w:r>
            </w:ins>
          </w:p>
        </w:tc>
      </w:tr>
      <w:tr w:rsidR="00F94DA9" w:rsidRPr="00D82A73" w14:paraId="3AA0CF9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7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75" w:author="Jarno Nieminen" w:date="2014-06-19T12:37:00Z">
            <w:trPr>
              <w:gridAfter w:val="0"/>
              <w:trHeight w:val="217"/>
            </w:trPr>
          </w:trPrChange>
        </w:trPr>
        <w:tc>
          <w:tcPr>
            <w:tcW w:w="2545" w:type="dxa"/>
            <w:gridSpan w:val="2"/>
            <w:tcPrChange w:id="3476" w:author="Jarno Nieminen" w:date="2014-06-19T12:37:00Z">
              <w:tcPr>
                <w:tcW w:w="2545" w:type="dxa"/>
                <w:gridSpan w:val="3"/>
              </w:tcPr>
            </w:tcPrChange>
          </w:tcPr>
          <w:p w14:paraId="29FDC96A" w14:textId="77777777" w:rsidR="00F94DA9" w:rsidRPr="00D82A73" w:rsidRDefault="00F94DA9" w:rsidP="00F94DA9">
            <w:pPr>
              <w:rPr>
                <w:rFonts w:eastAsia="Arial Unicode MS"/>
              </w:rPr>
            </w:pPr>
            <w:r w:rsidRPr="00D82A73">
              <w:rPr>
                <w:rFonts w:eastAsia="Arial Unicode MS"/>
              </w:rPr>
              <w:t>Beskrivning</w:t>
            </w:r>
          </w:p>
          <w:p w14:paraId="0824A3C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477" w:author="Jarno Nieminen" w:date="2014-06-19T12:37:00Z">
              <w:tcPr>
                <w:tcW w:w="3410" w:type="dxa"/>
                <w:gridSpan w:val="2"/>
              </w:tcPr>
            </w:tcPrChange>
          </w:tcPr>
          <w:p w14:paraId="00AAD817" w14:textId="77777777" w:rsidR="00F94DA9" w:rsidRPr="00D82A73" w:rsidRDefault="00F94DA9" w:rsidP="00F94DA9">
            <w:pPr>
              <w:rPr>
                <w:rFonts w:eastAsia="Arial Unicode MS"/>
              </w:rPr>
            </w:pPr>
            <w:r w:rsidRPr="00D82A73">
              <w:rPr>
                <w:rFonts w:eastAsia="Arial Unicode MS"/>
              </w:rPr>
              <w:t>Beskrivande text.</w:t>
            </w:r>
          </w:p>
          <w:p w14:paraId="3530ADF1" w14:textId="77777777" w:rsidR="00F94DA9" w:rsidRPr="00D82A73" w:rsidRDefault="00F94DA9" w:rsidP="00F94DA9">
            <w:pPr>
              <w:rPr>
                <w:rFonts w:eastAsia="Arial Unicode MS"/>
              </w:rPr>
            </w:pPr>
            <w:r w:rsidRPr="00D82A73">
              <w:rPr>
                <w:rFonts w:eastAsia="Arial Unicode MS"/>
              </w:rPr>
              <w:t>Stöder kodverk ”DocBook” Se tidbokningskontraktet!!</w:t>
            </w:r>
          </w:p>
          <w:p w14:paraId="278DCA40"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478" w:author="Jarno Nieminen" w:date="2014-06-19T12:37:00Z">
              <w:tcPr>
                <w:tcW w:w="1140" w:type="dxa"/>
                <w:gridSpan w:val="2"/>
              </w:tcPr>
            </w:tcPrChange>
          </w:tcPr>
          <w:p w14:paraId="0594B41C" w14:textId="77777777" w:rsidR="00F94DA9" w:rsidRPr="00D82A73" w:rsidRDefault="00F94DA9" w:rsidP="00F94DA9">
            <w:pPr>
              <w:rPr>
                <w:rFonts w:eastAsia="Arial Unicode MS"/>
              </w:rPr>
            </w:pPr>
            <w:r w:rsidRPr="00D82A73">
              <w:rPr>
                <w:rFonts w:eastAsia="Arial Unicode MS"/>
              </w:rPr>
              <w:t>TXT</w:t>
            </w:r>
          </w:p>
        </w:tc>
        <w:tc>
          <w:tcPr>
            <w:tcW w:w="717" w:type="dxa"/>
            <w:tcPrChange w:id="3479" w:author="Jarno Nieminen" w:date="2014-06-19T12:37:00Z">
              <w:tcPr>
                <w:tcW w:w="717" w:type="dxa"/>
                <w:gridSpan w:val="2"/>
              </w:tcPr>
            </w:tcPrChange>
          </w:tcPr>
          <w:p w14:paraId="34CE5081" w14:textId="77777777" w:rsidR="00F94DA9" w:rsidRPr="00D82A73" w:rsidRDefault="00F94DA9" w:rsidP="00F94DA9">
            <w:pPr>
              <w:rPr>
                <w:rFonts w:eastAsia="Arial Unicode MS"/>
              </w:rPr>
            </w:pPr>
            <w:r w:rsidRPr="00D82A73">
              <w:rPr>
                <w:rFonts w:eastAsia="Arial Unicode MS"/>
              </w:rPr>
              <w:t>0..1</w:t>
            </w:r>
          </w:p>
        </w:tc>
        <w:tc>
          <w:tcPr>
            <w:tcW w:w="1803" w:type="dxa"/>
            <w:tcPrChange w:id="3480" w:author="Jarno Nieminen" w:date="2014-06-19T12:37:00Z">
              <w:tcPr>
                <w:tcW w:w="1803" w:type="dxa"/>
                <w:gridSpan w:val="2"/>
              </w:tcPr>
            </w:tcPrChange>
          </w:tcPr>
          <w:p w14:paraId="69F33B24"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481" w:author="Jarno Nieminen" w:date="2014-06-19T12:37:00Z">
              <w:tcPr>
                <w:tcW w:w="1920" w:type="dxa"/>
                <w:gridSpan w:val="2"/>
              </w:tcPr>
            </w:tcPrChange>
          </w:tcPr>
          <w:p w14:paraId="3330C735" w14:textId="77777777" w:rsidR="00F94DA9" w:rsidRPr="00D82A73" w:rsidRDefault="00F94DA9" w:rsidP="00F94DA9">
            <w:pPr>
              <w:rPr>
                <w:rFonts w:ascii="Arial" w:eastAsia="Arial Unicode MS" w:hAnsi="Arial"/>
              </w:rPr>
            </w:pPr>
          </w:p>
        </w:tc>
        <w:tc>
          <w:tcPr>
            <w:tcW w:w="1200" w:type="dxa"/>
            <w:shd w:val="clear" w:color="auto" w:fill="auto"/>
            <w:tcPrChange w:id="3482" w:author="Jarno Nieminen" w:date="2014-06-19T12:37:00Z">
              <w:tcPr>
                <w:tcW w:w="1200" w:type="dxa"/>
                <w:gridSpan w:val="2"/>
                <w:shd w:val="clear" w:color="auto" w:fill="auto"/>
              </w:tcPr>
            </w:tcPrChange>
          </w:tcPr>
          <w:p w14:paraId="7157066E" w14:textId="6D04AF1D" w:rsidR="00F94DA9" w:rsidRPr="00D82A73" w:rsidRDefault="00B37BC8" w:rsidP="00F94DA9">
            <w:pPr>
              <w:rPr>
                <w:rFonts w:ascii="Arial" w:eastAsia="Arial Unicode MS" w:hAnsi="Arial"/>
              </w:rPr>
            </w:pPr>
            <w:ins w:id="34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84" w:author="Jarno Nieminen" w:date="2014-06-19T12:37:00Z">
              <w:tcPr>
                <w:tcW w:w="1080" w:type="dxa"/>
                <w:shd w:val="clear" w:color="auto" w:fill="auto"/>
              </w:tcPr>
            </w:tcPrChange>
          </w:tcPr>
          <w:p w14:paraId="329EA36C" w14:textId="22F63CF1" w:rsidR="00F94DA9" w:rsidRPr="00D82A73" w:rsidRDefault="00B37BC8" w:rsidP="00F94DA9">
            <w:pPr>
              <w:rPr>
                <w:rFonts w:ascii="Arial" w:eastAsia="Arial Unicode MS" w:hAnsi="Arial"/>
              </w:rPr>
            </w:pPr>
            <w:ins w:id="34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86" w:author="Jarno Nieminen" w:date="2014-06-19T12:37:00Z">
              <w:tcPr>
                <w:tcW w:w="1160" w:type="dxa"/>
                <w:shd w:val="clear" w:color="auto" w:fill="auto"/>
              </w:tcPr>
            </w:tcPrChange>
          </w:tcPr>
          <w:p w14:paraId="0AF02AA6" w14:textId="6814A1B0" w:rsidR="00F94DA9" w:rsidRPr="00D82A73" w:rsidRDefault="00F94DA9" w:rsidP="00F94DA9">
            <w:pPr>
              <w:rPr>
                <w:rFonts w:ascii="Arial" w:eastAsia="Arial Unicode MS" w:hAnsi="Arial"/>
              </w:rPr>
            </w:pPr>
            <w:ins w:id="3487" w:author="Jarno Nieminen" w:date="2014-06-19T12:37:00Z">
              <w:r>
                <w:rPr>
                  <w:rFonts w:ascii="Arial" w:eastAsia="Arial Unicode MS" w:hAnsi="Arial"/>
                </w:rPr>
                <w:t>N/A</w:t>
              </w:r>
            </w:ins>
          </w:p>
        </w:tc>
      </w:tr>
      <w:tr w:rsidR="00F94DA9" w:rsidRPr="00D82A73" w14:paraId="44A1F65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89" w:author="Jarno Nieminen" w:date="2014-06-19T12:37:00Z">
            <w:trPr>
              <w:gridAfter w:val="0"/>
              <w:trHeight w:val="217"/>
            </w:trPr>
          </w:trPrChange>
        </w:trPr>
        <w:tc>
          <w:tcPr>
            <w:tcW w:w="2545" w:type="dxa"/>
            <w:gridSpan w:val="2"/>
            <w:tcPrChange w:id="3490" w:author="Jarno Nieminen" w:date="2014-06-19T12:37:00Z">
              <w:tcPr>
                <w:tcW w:w="2545" w:type="dxa"/>
                <w:gridSpan w:val="3"/>
              </w:tcPr>
            </w:tcPrChange>
          </w:tcPr>
          <w:p w14:paraId="46479610" w14:textId="77777777" w:rsidR="00F94DA9" w:rsidRPr="00D82A73" w:rsidRDefault="00F94DA9" w:rsidP="00F94DA9">
            <w:pPr>
              <w:rPr>
                <w:rFonts w:eastAsia="Arial Unicode MS"/>
              </w:rPr>
            </w:pPr>
            <w:r w:rsidRPr="00D82A73">
              <w:rPr>
                <w:rFonts w:eastAsia="Arial Unicode MS"/>
              </w:rPr>
              <w:t>(InformationURL)</w:t>
            </w:r>
          </w:p>
        </w:tc>
        <w:tc>
          <w:tcPr>
            <w:tcW w:w="3410" w:type="dxa"/>
            <w:tcPrChange w:id="3491" w:author="Jarno Nieminen" w:date="2014-06-19T12:37:00Z">
              <w:tcPr>
                <w:tcW w:w="3410" w:type="dxa"/>
                <w:gridSpan w:val="2"/>
              </w:tcPr>
            </w:tcPrChange>
          </w:tcPr>
          <w:p w14:paraId="4354B9FB" w14:textId="77777777" w:rsidR="00F94DA9" w:rsidRPr="00D82A73" w:rsidRDefault="00F94DA9" w:rsidP="00F94DA9">
            <w:pPr>
              <w:rPr>
                <w:rFonts w:eastAsia="Arial Unicode MS"/>
              </w:rPr>
            </w:pPr>
            <w:r w:rsidRPr="00D82A73">
              <w:rPr>
                <w:rFonts w:eastAsia="Arial Unicode MS"/>
              </w:rPr>
              <w:t>URL till hjälpsida/mer information.</w:t>
            </w:r>
          </w:p>
        </w:tc>
        <w:tc>
          <w:tcPr>
            <w:tcW w:w="1140" w:type="dxa"/>
            <w:tcPrChange w:id="3492" w:author="Jarno Nieminen" w:date="2014-06-19T12:37:00Z">
              <w:tcPr>
                <w:tcW w:w="1140" w:type="dxa"/>
                <w:gridSpan w:val="2"/>
              </w:tcPr>
            </w:tcPrChange>
          </w:tcPr>
          <w:p w14:paraId="246FA7AE" w14:textId="77777777" w:rsidR="00F94DA9" w:rsidRPr="00D82A73" w:rsidRDefault="00F94DA9" w:rsidP="00F94DA9">
            <w:pPr>
              <w:rPr>
                <w:rFonts w:eastAsia="Arial Unicode MS"/>
              </w:rPr>
            </w:pPr>
            <w:r w:rsidRPr="00D82A73">
              <w:rPr>
                <w:rFonts w:eastAsia="Arial Unicode MS"/>
              </w:rPr>
              <w:t>TXT</w:t>
            </w:r>
          </w:p>
        </w:tc>
        <w:tc>
          <w:tcPr>
            <w:tcW w:w="717" w:type="dxa"/>
            <w:tcPrChange w:id="3493" w:author="Jarno Nieminen" w:date="2014-06-19T12:37:00Z">
              <w:tcPr>
                <w:tcW w:w="717" w:type="dxa"/>
                <w:gridSpan w:val="2"/>
              </w:tcPr>
            </w:tcPrChange>
          </w:tcPr>
          <w:p w14:paraId="6A807B5A" w14:textId="77777777" w:rsidR="00F94DA9" w:rsidRPr="00D82A73" w:rsidRDefault="00F94DA9" w:rsidP="00F94DA9">
            <w:pPr>
              <w:rPr>
                <w:rFonts w:eastAsia="Arial Unicode MS"/>
              </w:rPr>
            </w:pPr>
            <w:r w:rsidRPr="00D82A73">
              <w:rPr>
                <w:rFonts w:eastAsia="Arial Unicode MS"/>
              </w:rPr>
              <w:t>0..1</w:t>
            </w:r>
          </w:p>
        </w:tc>
        <w:tc>
          <w:tcPr>
            <w:tcW w:w="1803" w:type="dxa"/>
            <w:tcPrChange w:id="3494" w:author="Jarno Nieminen" w:date="2014-06-19T12:37:00Z">
              <w:tcPr>
                <w:tcW w:w="1803" w:type="dxa"/>
                <w:gridSpan w:val="2"/>
              </w:tcPr>
            </w:tcPrChange>
          </w:tcPr>
          <w:p w14:paraId="5E090DED" w14:textId="77777777" w:rsidR="00F94DA9" w:rsidRPr="00D82A73" w:rsidRDefault="00F94DA9" w:rsidP="00F94DA9">
            <w:pPr>
              <w:rPr>
                <w:rFonts w:eastAsia="Arial Unicode MS"/>
              </w:rPr>
            </w:pPr>
            <w:r w:rsidRPr="00D82A73">
              <w:rPr>
                <w:rFonts w:eastAsia="Arial Unicode MS"/>
              </w:rPr>
              <w:t>(InformationURL)</w:t>
            </w:r>
          </w:p>
        </w:tc>
        <w:tc>
          <w:tcPr>
            <w:tcW w:w="1920" w:type="dxa"/>
            <w:tcPrChange w:id="3495" w:author="Jarno Nieminen" w:date="2014-06-19T12:37:00Z">
              <w:tcPr>
                <w:tcW w:w="1920" w:type="dxa"/>
                <w:gridSpan w:val="2"/>
              </w:tcPr>
            </w:tcPrChange>
          </w:tcPr>
          <w:p w14:paraId="1C681BF6" w14:textId="77777777" w:rsidR="00F94DA9" w:rsidRPr="00D82A73" w:rsidRDefault="00F94DA9" w:rsidP="00F94DA9">
            <w:pPr>
              <w:rPr>
                <w:rFonts w:ascii="Arial" w:eastAsia="Arial Unicode MS" w:hAnsi="Arial"/>
              </w:rPr>
            </w:pPr>
          </w:p>
        </w:tc>
        <w:tc>
          <w:tcPr>
            <w:tcW w:w="1200" w:type="dxa"/>
            <w:shd w:val="clear" w:color="auto" w:fill="auto"/>
            <w:tcPrChange w:id="3496" w:author="Jarno Nieminen" w:date="2014-06-19T12:37:00Z">
              <w:tcPr>
                <w:tcW w:w="1200" w:type="dxa"/>
                <w:gridSpan w:val="2"/>
                <w:shd w:val="clear" w:color="auto" w:fill="auto"/>
              </w:tcPr>
            </w:tcPrChange>
          </w:tcPr>
          <w:p w14:paraId="61055E31" w14:textId="5CF5DA09" w:rsidR="00F94DA9" w:rsidRPr="00D82A73" w:rsidRDefault="00F94DA9" w:rsidP="00F94DA9">
            <w:pPr>
              <w:rPr>
                <w:rFonts w:ascii="Arial" w:eastAsia="Arial Unicode MS" w:hAnsi="Arial"/>
              </w:rPr>
            </w:pPr>
            <w:ins w:id="3497" w:author="Jarno Nieminen" w:date="2014-06-19T11:19:00Z">
              <w:r w:rsidRPr="009A3B8F">
                <w:rPr>
                  <w:rFonts w:ascii="Arial" w:eastAsia="Arial Unicode MS" w:hAnsi="Arial"/>
                  <w:color w:val="FF0000"/>
                </w:rPr>
                <w:t>Tele och eKommunikation???</w:t>
              </w:r>
            </w:ins>
          </w:p>
        </w:tc>
        <w:tc>
          <w:tcPr>
            <w:tcW w:w="1162" w:type="dxa"/>
            <w:shd w:val="clear" w:color="auto" w:fill="auto"/>
            <w:tcPrChange w:id="3498" w:author="Jarno Nieminen" w:date="2014-06-19T12:37:00Z">
              <w:tcPr>
                <w:tcW w:w="1080" w:type="dxa"/>
                <w:shd w:val="clear" w:color="auto" w:fill="auto"/>
              </w:tcPr>
            </w:tcPrChange>
          </w:tcPr>
          <w:p w14:paraId="25FB75FD" w14:textId="77777777" w:rsidR="00F94DA9" w:rsidRPr="00D82A73" w:rsidRDefault="00F94DA9" w:rsidP="00F94DA9">
            <w:pPr>
              <w:rPr>
                <w:rFonts w:ascii="Arial" w:eastAsia="Arial Unicode MS" w:hAnsi="Arial"/>
              </w:rPr>
            </w:pPr>
          </w:p>
        </w:tc>
        <w:tc>
          <w:tcPr>
            <w:tcW w:w="1078" w:type="dxa"/>
            <w:shd w:val="clear" w:color="auto" w:fill="auto"/>
            <w:tcPrChange w:id="3499" w:author="Jarno Nieminen" w:date="2014-06-19T12:37:00Z">
              <w:tcPr>
                <w:tcW w:w="1160" w:type="dxa"/>
                <w:shd w:val="clear" w:color="auto" w:fill="auto"/>
              </w:tcPr>
            </w:tcPrChange>
          </w:tcPr>
          <w:p w14:paraId="3AEA2BE0" w14:textId="77777777" w:rsidR="00F94DA9" w:rsidRPr="00D82A73" w:rsidRDefault="00F94DA9" w:rsidP="00F94DA9">
            <w:pPr>
              <w:rPr>
                <w:rFonts w:ascii="Arial" w:eastAsia="Arial Unicode MS" w:hAnsi="Arial"/>
              </w:rPr>
            </w:pPr>
          </w:p>
        </w:tc>
      </w:tr>
      <w:tr w:rsidR="00F94DA9" w:rsidRPr="00D82A73" w14:paraId="33E7853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0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01" w:author="Jarno Nieminen" w:date="2014-06-19T12:37:00Z">
            <w:trPr>
              <w:gridAfter w:val="0"/>
              <w:trHeight w:val="217"/>
            </w:trPr>
          </w:trPrChange>
        </w:trPr>
        <w:tc>
          <w:tcPr>
            <w:tcW w:w="2545" w:type="dxa"/>
            <w:gridSpan w:val="2"/>
            <w:tcPrChange w:id="3502" w:author="Jarno Nieminen" w:date="2014-06-19T12:37:00Z">
              <w:tcPr>
                <w:tcW w:w="2545" w:type="dxa"/>
                <w:gridSpan w:val="3"/>
              </w:tcPr>
            </w:tcPrChange>
          </w:tcPr>
          <w:p w14:paraId="1474F3ED" w14:textId="77777777" w:rsidR="00F94DA9" w:rsidRPr="00D82A73" w:rsidRDefault="00F94DA9" w:rsidP="00F94DA9">
            <w:pPr>
              <w:rPr>
                <w:rFonts w:eastAsia="Arial Unicode MS"/>
              </w:rPr>
            </w:pPr>
            <w:r w:rsidRPr="00D82A73">
              <w:rPr>
                <w:rFonts w:eastAsia="Arial Unicode MS"/>
              </w:rPr>
              <w:t>(NumberOfQuestions)</w:t>
            </w:r>
          </w:p>
        </w:tc>
        <w:tc>
          <w:tcPr>
            <w:tcW w:w="3410" w:type="dxa"/>
            <w:tcPrChange w:id="3503" w:author="Jarno Nieminen" w:date="2014-06-19T12:37:00Z">
              <w:tcPr>
                <w:tcW w:w="3410" w:type="dxa"/>
                <w:gridSpan w:val="2"/>
              </w:tcPr>
            </w:tcPrChange>
          </w:tcPr>
          <w:p w14:paraId="65BE9008" w14:textId="77777777" w:rsidR="00F94DA9" w:rsidRPr="00D82A73" w:rsidRDefault="00F94DA9" w:rsidP="00F94DA9">
            <w:pPr>
              <w:rPr>
                <w:rFonts w:eastAsia="Arial Unicode MS"/>
              </w:rPr>
            </w:pPr>
            <w:r w:rsidRPr="00D82A73">
              <w:rPr>
                <w:rFonts w:eastAsia="Arial Unicode MS"/>
              </w:rPr>
              <w:t>Antal frågor tillhörande blocket.</w:t>
            </w:r>
          </w:p>
          <w:p w14:paraId="5AA860F1" w14:textId="77777777" w:rsidR="00F94DA9" w:rsidRPr="00D82A73" w:rsidRDefault="00F94DA9" w:rsidP="00F94DA9">
            <w:pPr>
              <w:rPr>
                <w:rFonts w:eastAsia="Arial Unicode MS"/>
              </w:rPr>
            </w:pPr>
            <w:r w:rsidRPr="00D82A73">
              <w:rPr>
                <w:rFonts w:eastAsia="Arial Unicode MS"/>
              </w:rPr>
              <w:t>T.ex. 10</w:t>
            </w:r>
          </w:p>
        </w:tc>
        <w:tc>
          <w:tcPr>
            <w:tcW w:w="1140" w:type="dxa"/>
            <w:tcPrChange w:id="3504" w:author="Jarno Nieminen" w:date="2014-06-19T12:37:00Z">
              <w:tcPr>
                <w:tcW w:w="1140" w:type="dxa"/>
                <w:gridSpan w:val="2"/>
              </w:tcPr>
            </w:tcPrChange>
          </w:tcPr>
          <w:p w14:paraId="089BD5D2" w14:textId="77777777" w:rsidR="00F94DA9" w:rsidRPr="00D82A73" w:rsidRDefault="00F94DA9" w:rsidP="00F94DA9">
            <w:pPr>
              <w:rPr>
                <w:rFonts w:eastAsia="Arial Unicode MS"/>
              </w:rPr>
            </w:pPr>
            <w:r w:rsidRPr="00D82A73">
              <w:rPr>
                <w:rFonts w:eastAsia="Arial Unicode MS"/>
              </w:rPr>
              <w:t>VÄ</w:t>
            </w:r>
          </w:p>
        </w:tc>
        <w:tc>
          <w:tcPr>
            <w:tcW w:w="717" w:type="dxa"/>
            <w:tcPrChange w:id="3505" w:author="Jarno Nieminen" w:date="2014-06-19T12:37:00Z">
              <w:tcPr>
                <w:tcW w:w="717" w:type="dxa"/>
                <w:gridSpan w:val="2"/>
              </w:tcPr>
            </w:tcPrChange>
          </w:tcPr>
          <w:p w14:paraId="5D668BB7" w14:textId="77777777" w:rsidR="00F94DA9" w:rsidRPr="00D82A73" w:rsidRDefault="00F94DA9" w:rsidP="00F94DA9">
            <w:pPr>
              <w:rPr>
                <w:rFonts w:eastAsia="Arial Unicode MS"/>
              </w:rPr>
            </w:pPr>
            <w:r w:rsidRPr="00D82A73">
              <w:rPr>
                <w:rFonts w:eastAsia="Arial Unicode MS"/>
              </w:rPr>
              <w:t>1</w:t>
            </w:r>
          </w:p>
        </w:tc>
        <w:tc>
          <w:tcPr>
            <w:tcW w:w="1803" w:type="dxa"/>
            <w:tcPrChange w:id="3506" w:author="Jarno Nieminen" w:date="2014-06-19T12:37:00Z">
              <w:tcPr>
                <w:tcW w:w="1803" w:type="dxa"/>
                <w:gridSpan w:val="2"/>
              </w:tcPr>
            </w:tcPrChange>
          </w:tcPr>
          <w:p w14:paraId="420ACEB0" w14:textId="77777777" w:rsidR="00F94DA9" w:rsidRPr="00D82A73" w:rsidRDefault="00F94DA9" w:rsidP="00F94DA9">
            <w:pPr>
              <w:rPr>
                <w:rFonts w:eastAsia="Arial Unicode MS"/>
              </w:rPr>
            </w:pPr>
          </w:p>
        </w:tc>
        <w:tc>
          <w:tcPr>
            <w:tcW w:w="1920" w:type="dxa"/>
            <w:tcPrChange w:id="3507" w:author="Jarno Nieminen" w:date="2014-06-19T12:37:00Z">
              <w:tcPr>
                <w:tcW w:w="1920" w:type="dxa"/>
                <w:gridSpan w:val="2"/>
              </w:tcPr>
            </w:tcPrChange>
          </w:tcPr>
          <w:p w14:paraId="33A7FC4C" w14:textId="77777777" w:rsidR="00F94DA9" w:rsidRPr="00D82A73" w:rsidRDefault="00F94DA9" w:rsidP="00F94DA9">
            <w:pPr>
              <w:rPr>
                <w:rFonts w:ascii="Arial" w:eastAsia="Arial Unicode MS" w:hAnsi="Arial"/>
              </w:rPr>
            </w:pPr>
          </w:p>
        </w:tc>
        <w:tc>
          <w:tcPr>
            <w:tcW w:w="1200" w:type="dxa"/>
            <w:shd w:val="clear" w:color="auto" w:fill="auto"/>
            <w:tcPrChange w:id="3508" w:author="Jarno Nieminen" w:date="2014-06-19T12:37:00Z">
              <w:tcPr>
                <w:tcW w:w="1200" w:type="dxa"/>
                <w:gridSpan w:val="2"/>
                <w:shd w:val="clear" w:color="auto" w:fill="auto"/>
              </w:tcPr>
            </w:tcPrChange>
          </w:tcPr>
          <w:p w14:paraId="4E86B897" w14:textId="41089252" w:rsidR="00F94DA9" w:rsidRPr="00D82A73" w:rsidRDefault="00B37BC8" w:rsidP="00F94DA9">
            <w:pPr>
              <w:rPr>
                <w:rFonts w:ascii="Arial" w:eastAsia="Arial Unicode MS" w:hAnsi="Arial"/>
              </w:rPr>
            </w:pPr>
            <w:ins w:id="35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10" w:author="Jarno Nieminen" w:date="2014-06-19T12:37:00Z">
              <w:tcPr>
                <w:tcW w:w="1080" w:type="dxa"/>
                <w:shd w:val="clear" w:color="auto" w:fill="auto"/>
              </w:tcPr>
            </w:tcPrChange>
          </w:tcPr>
          <w:p w14:paraId="21644F8D" w14:textId="004AE7AC" w:rsidR="00F94DA9" w:rsidRPr="00D82A73" w:rsidRDefault="00B37BC8" w:rsidP="00F94DA9">
            <w:pPr>
              <w:rPr>
                <w:rFonts w:ascii="Arial" w:eastAsia="Arial Unicode MS" w:hAnsi="Arial"/>
              </w:rPr>
            </w:pPr>
            <w:ins w:id="35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12" w:author="Jarno Nieminen" w:date="2014-06-19T12:37:00Z">
              <w:tcPr>
                <w:tcW w:w="1160" w:type="dxa"/>
                <w:shd w:val="clear" w:color="auto" w:fill="auto"/>
              </w:tcPr>
            </w:tcPrChange>
          </w:tcPr>
          <w:p w14:paraId="204C8DC5" w14:textId="62301803" w:rsidR="00F94DA9" w:rsidRPr="00D82A73" w:rsidRDefault="00F94DA9" w:rsidP="00F94DA9">
            <w:pPr>
              <w:rPr>
                <w:rFonts w:ascii="Arial" w:eastAsia="Arial Unicode MS" w:hAnsi="Arial"/>
              </w:rPr>
            </w:pPr>
            <w:ins w:id="3513" w:author="Jarno Nieminen" w:date="2014-06-19T12:37:00Z">
              <w:r>
                <w:rPr>
                  <w:rFonts w:ascii="Arial" w:eastAsia="Arial Unicode MS" w:hAnsi="Arial"/>
                </w:rPr>
                <w:t>N/A</w:t>
              </w:r>
            </w:ins>
          </w:p>
        </w:tc>
      </w:tr>
      <w:tr w:rsidR="00F94DA9" w:rsidRPr="00D82A73" w14:paraId="6718C6D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1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15" w:author="Jarno Nieminen" w:date="2014-06-19T12:37:00Z">
            <w:trPr>
              <w:gridAfter w:val="0"/>
              <w:trHeight w:val="217"/>
            </w:trPr>
          </w:trPrChange>
        </w:trPr>
        <w:tc>
          <w:tcPr>
            <w:tcW w:w="2545" w:type="dxa"/>
            <w:gridSpan w:val="2"/>
            <w:tcPrChange w:id="3516" w:author="Jarno Nieminen" w:date="2014-06-19T12:37:00Z">
              <w:tcPr>
                <w:tcW w:w="2545" w:type="dxa"/>
                <w:gridSpan w:val="3"/>
              </w:tcPr>
            </w:tcPrChange>
          </w:tcPr>
          <w:p w14:paraId="53EEC08F"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517" w:author="Jarno Nieminen" w:date="2014-06-19T12:37:00Z">
              <w:tcPr>
                <w:tcW w:w="3410" w:type="dxa"/>
                <w:gridSpan w:val="2"/>
              </w:tcPr>
            </w:tcPrChange>
          </w:tcPr>
          <w:p w14:paraId="095E1A86"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518" w:author="Jarno Nieminen" w:date="2014-06-19T12:37:00Z">
              <w:tcPr>
                <w:tcW w:w="1140" w:type="dxa"/>
                <w:gridSpan w:val="2"/>
              </w:tcPr>
            </w:tcPrChange>
          </w:tcPr>
          <w:p w14:paraId="7A2C41B8" w14:textId="77777777" w:rsidR="00F94DA9" w:rsidRPr="00D82A73" w:rsidRDefault="00F94DA9" w:rsidP="00F94DA9">
            <w:pPr>
              <w:rPr>
                <w:rFonts w:eastAsia="Arial Unicode MS"/>
              </w:rPr>
            </w:pPr>
            <w:r w:rsidRPr="00D82A73">
              <w:rPr>
                <w:rFonts w:eastAsia="Arial Unicode MS"/>
              </w:rPr>
              <w:t>II</w:t>
            </w:r>
          </w:p>
        </w:tc>
        <w:tc>
          <w:tcPr>
            <w:tcW w:w="717" w:type="dxa"/>
            <w:tcPrChange w:id="3519" w:author="Jarno Nieminen" w:date="2014-06-19T12:37:00Z">
              <w:tcPr>
                <w:tcW w:w="717" w:type="dxa"/>
                <w:gridSpan w:val="2"/>
              </w:tcPr>
            </w:tcPrChange>
          </w:tcPr>
          <w:p w14:paraId="0EE23525" w14:textId="77777777" w:rsidR="00F94DA9" w:rsidRPr="00D82A73" w:rsidRDefault="00F94DA9" w:rsidP="00F94DA9">
            <w:pPr>
              <w:rPr>
                <w:rFonts w:eastAsia="Arial Unicode MS"/>
              </w:rPr>
            </w:pPr>
            <w:r w:rsidRPr="00D82A73">
              <w:rPr>
                <w:rFonts w:eastAsia="Arial Unicode MS"/>
              </w:rPr>
              <w:t>0..1</w:t>
            </w:r>
          </w:p>
        </w:tc>
        <w:tc>
          <w:tcPr>
            <w:tcW w:w="1803" w:type="dxa"/>
            <w:tcPrChange w:id="3520" w:author="Jarno Nieminen" w:date="2014-06-19T12:37:00Z">
              <w:tcPr>
                <w:tcW w:w="1803" w:type="dxa"/>
                <w:gridSpan w:val="2"/>
              </w:tcPr>
            </w:tcPrChange>
          </w:tcPr>
          <w:p w14:paraId="171D8551" w14:textId="77777777" w:rsidR="00F94DA9" w:rsidRPr="00D82A73" w:rsidRDefault="00F94DA9" w:rsidP="00F94DA9">
            <w:pPr>
              <w:rPr>
                <w:rFonts w:eastAsia="Arial Unicode MS"/>
              </w:rPr>
            </w:pPr>
          </w:p>
        </w:tc>
        <w:tc>
          <w:tcPr>
            <w:tcW w:w="1920" w:type="dxa"/>
            <w:tcPrChange w:id="3521" w:author="Jarno Nieminen" w:date="2014-06-19T12:37:00Z">
              <w:tcPr>
                <w:tcW w:w="1920" w:type="dxa"/>
                <w:gridSpan w:val="2"/>
              </w:tcPr>
            </w:tcPrChange>
          </w:tcPr>
          <w:p w14:paraId="629022BB" w14:textId="77777777" w:rsidR="00F94DA9" w:rsidRPr="00D82A73" w:rsidRDefault="00F94DA9" w:rsidP="00F94DA9">
            <w:pPr>
              <w:rPr>
                <w:rFonts w:ascii="Arial" w:eastAsia="Arial Unicode MS" w:hAnsi="Arial"/>
              </w:rPr>
            </w:pPr>
          </w:p>
        </w:tc>
        <w:tc>
          <w:tcPr>
            <w:tcW w:w="1200" w:type="dxa"/>
            <w:shd w:val="clear" w:color="auto" w:fill="auto"/>
            <w:tcPrChange w:id="3522" w:author="Jarno Nieminen" w:date="2014-06-19T12:37:00Z">
              <w:tcPr>
                <w:tcW w:w="1200" w:type="dxa"/>
                <w:gridSpan w:val="2"/>
                <w:shd w:val="clear" w:color="auto" w:fill="auto"/>
              </w:tcPr>
            </w:tcPrChange>
          </w:tcPr>
          <w:p w14:paraId="4E914383" w14:textId="0EFD68B9" w:rsidR="00F94DA9" w:rsidRPr="00D82A73" w:rsidRDefault="00B37BC8" w:rsidP="00F94DA9">
            <w:pPr>
              <w:rPr>
                <w:rFonts w:ascii="Arial" w:eastAsia="Arial Unicode MS" w:hAnsi="Arial"/>
              </w:rPr>
            </w:pPr>
            <w:ins w:id="352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24" w:author="Jarno Nieminen" w:date="2014-06-19T12:37:00Z">
              <w:tcPr>
                <w:tcW w:w="1080" w:type="dxa"/>
                <w:shd w:val="clear" w:color="auto" w:fill="auto"/>
              </w:tcPr>
            </w:tcPrChange>
          </w:tcPr>
          <w:p w14:paraId="35D7E1CA" w14:textId="6BAE2E78" w:rsidR="00F94DA9" w:rsidRPr="00D82A73" w:rsidRDefault="00B37BC8" w:rsidP="00F94DA9">
            <w:pPr>
              <w:rPr>
                <w:rFonts w:ascii="Arial" w:eastAsia="Arial Unicode MS" w:hAnsi="Arial"/>
              </w:rPr>
            </w:pPr>
            <w:ins w:id="352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26" w:author="Jarno Nieminen" w:date="2014-06-19T12:37:00Z">
              <w:tcPr>
                <w:tcW w:w="1160" w:type="dxa"/>
                <w:shd w:val="clear" w:color="auto" w:fill="auto"/>
              </w:tcPr>
            </w:tcPrChange>
          </w:tcPr>
          <w:p w14:paraId="35FDDD1F" w14:textId="14773F18" w:rsidR="00F94DA9" w:rsidRPr="00D82A73" w:rsidRDefault="00F94DA9" w:rsidP="00F94DA9">
            <w:pPr>
              <w:rPr>
                <w:rFonts w:ascii="Arial" w:eastAsia="Arial Unicode MS" w:hAnsi="Arial"/>
              </w:rPr>
            </w:pPr>
            <w:ins w:id="3527" w:author="Jarno Nieminen" w:date="2014-06-19T12:37:00Z">
              <w:r>
                <w:rPr>
                  <w:rFonts w:ascii="Arial" w:eastAsia="Arial Unicode MS" w:hAnsi="Arial"/>
                </w:rPr>
                <w:t>N/A</w:t>
              </w:r>
            </w:ins>
          </w:p>
        </w:tc>
      </w:tr>
      <w:tr w:rsidR="00F94DA9" w:rsidRPr="00D82A73" w14:paraId="03C566B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2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29" w:author="Jarno Nieminen" w:date="2014-06-19T12:37:00Z">
            <w:trPr>
              <w:gridAfter w:val="0"/>
              <w:trHeight w:val="217"/>
            </w:trPr>
          </w:trPrChange>
        </w:trPr>
        <w:tc>
          <w:tcPr>
            <w:tcW w:w="2545" w:type="dxa"/>
            <w:gridSpan w:val="2"/>
            <w:tcPrChange w:id="3530" w:author="Jarno Nieminen" w:date="2014-06-19T12:37:00Z">
              <w:tcPr>
                <w:tcW w:w="2545" w:type="dxa"/>
                <w:gridSpan w:val="3"/>
              </w:tcPr>
            </w:tcPrChange>
          </w:tcPr>
          <w:p w14:paraId="3C908151" w14:textId="77777777" w:rsidR="00F94DA9" w:rsidRPr="00D82A73" w:rsidRDefault="00F94DA9" w:rsidP="00F94DA9">
            <w:pPr>
              <w:rPr>
                <w:rFonts w:eastAsia="Arial Unicode MS"/>
              </w:rPr>
            </w:pPr>
            <w:r w:rsidRPr="00D82A73">
              <w:rPr>
                <w:rFonts w:eastAsia="Arial Unicode MS"/>
              </w:rPr>
              <w:t>Frågor/id</w:t>
            </w:r>
          </w:p>
          <w:p w14:paraId="0EBDD326" w14:textId="77777777" w:rsidR="00F94DA9" w:rsidRPr="00D82A73" w:rsidRDefault="00F94DA9" w:rsidP="00F94DA9">
            <w:pPr>
              <w:rPr>
                <w:rFonts w:eastAsia="Arial Unicode MS"/>
              </w:rPr>
            </w:pPr>
            <w:r w:rsidRPr="00D82A73">
              <w:rPr>
                <w:rFonts w:eastAsia="Arial Unicode MS"/>
              </w:rPr>
              <w:t>(QuestionId)</w:t>
            </w:r>
          </w:p>
        </w:tc>
        <w:tc>
          <w:tcPr>
            <w:tcW w:w="3410" w:type="dxa"/>
            <w:tcPrChange w:id="3531" w:author="Jarno Nieminen" w:date="2014-06-19T12:37:00Z">
              <w:tcPr>
                <w:tcW w:w="3410" w:type="dxa"/>
                <w:gridSpan w:val="2"/>
              </w:tcPr>
            </w:tcPrChange>
          </w:tcPr>
          <w:p w14:paraId="235A20AA"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532" w:author="Jarno Nieminen" w:date="2014-06-19T12:37:00Z">
              <w:tcPr>
                <w:tcW w:w="1140" w:type="dxa"/>
                <w:gridSpan w:val="2"/>
              </w:tcPr>
            </w:tcPrChange>
          </w:tcPr>
          <w:p w14:paraId="53A3D4A7" w14:textId="77777777" w:rsidR="00F94DA9" w:rsidRPr="00D82A73" w:rsidRDefault="00F94DA9" w:rsidP="00F94DA9">
            <w:pPr>
              <w:rPr>
                <w:rFonts w:eastAsia="Arial Unicode MS"/>
              </w:rPr>
            </w:pPr>
            <w:r w:rsidRPr="00D82A73">
              <w:rPr>
                <w:rFonts w:eastAsia="Arial Unicode MS"/>
              </w:rPr>
              <w:t>II</w:t>
            </w:r>
          </w:p>
        </w:tc>
        <w:tc>
          <w:tcPr>
            <w:tcW w:w="717" w:type="dxa"/>
            <w:tcPrChange w:id="3533" w:author="Jarno Nieminen" w:date="2014-06-19T12:37:00Z">
              <w:tcPr>
                <w:tcW w:w="717" w:type="dxa"/>
                <w:gridSpan w:val="2"/>
              </w:tcPr>
            </w:tcPrChange>
          </w:tcPr>
          <w:p w14:paraId="4F21DBAA" w14:textId="77777777" w:rsidR="00F94DA9" w:rsidRPr="00D82A73" w:rsidRDefault="00F94DA9" w:rsidP="00F94DA9">
            <w:pPr>
              <w:rPr>
                <w:rFonts w:eastAsia="Arial Unicode MS"/>
              </w:rPr>
            </w:pPr>
            <w:r w:rsidRPr="00D82A73">
              <w:rPr>
                <w:rFonts w:eastAsia="Arial Unicode MS"/>
              </w:rPr>
              <w:t>1..*</w:t>
            </w:r>
          </w:p>
        </w:tc>
        <w:tc>
          <w:tcPr>
            <w:tcW w:w="1803" w:type="dxa"/>
            <w:tcPrChange w:id="3534" w:author="Jarno Nieminen" w:date="2014-06-19T12:37:00Z">
              <w:tcPr>
                <w:tcW w:w="1803" w:type="dxa"/>
                <w:gridSpan w:val="2"/>
              </w:tcPr>
            </w:tcPrChange>
          </w:tcPr>
          <w:p w14:paraId="60F4F028"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535" w:author="Jarno Nieminen" w:date="2014-06-19T12:37:00Z">
              <w:tcPr>
                <w:tcW w:w="1920" w:type="dxa"/>
                <w:gridSpan w:val="2"/>
              </w:tcPr>
            </w:tcPrChange>
          </w:tcPr>
          <w:p w14:paraId="2FAE21D9" w14:textId="77777777" w:rsidR="00F94DA9" w:rsidRPr="00D82A73" w:rsidRDefault="00F94DA9" w:rsidP="00F94DA9">
            <w:pPr>
              <w:rPr>
                <w:rFonts w:ascii="Arial" w:eastAsia="Arial Unicode MS" w:hAnsi="Arial"/>
              </w:rPr>
            </w:pPr>
          </w:p>
        </w:tc>
        <w:tc>
          <w:tcPr>
            <w:tcW w:w="1200" w:type="dxa"/>
            <w:shd w:val="clear" w:color="auto" w:fill="auto"/>
            <w:tcPrChange w:id="3536" w:author="Jarno Nieminen" w:date="2014-06-19T12:37:00Z">
              <w:tcPr>
                <w:tcW w:w="1200" w:type="dxa"/>
                <w:gridSpan w:val="2"/>
                <w:shd w:val="clear" w:color="auto" w:fill="auto"/>
              </w:tcPr>
            </w:tcPrChange>
          </w:tcPr>
          <w:p w14:paraId="46554A36" w14:textId="00A0DC50" w:rsidR="00F94DA9" w:rsidRPr="00D82A73" w:rsidRDefault="00B37BC8" w:rsidP="00F94DA9">
            <w:pPr>
              <w:rPr>
                <w:rFonts w:ascii="Arial" w:eastAsia="Arial Unicode MS" w:hAnsi="Arial"/>
              </w:rPr>
            </w:pPr>
            <w:ins w:id="353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38" w:author="Jarno Nieminen" w:date="2014-06-19T12:37:00Z">
              <w:tcPr>
                <w:tcW w:w="1080" w:type="dxa"/>
                <w:shd w:val="clear" w:color="auto" w:fill="auto"/>
              </w:tcPr>
            </w:tcPrChange>
          </w:tcPr>
          <w:p w14:paraId="510CE54A" w14:textId="03763A5A" w:rsidR="00F94DA9" w:rsidRPr="00D82A73" w:rsidRDefault="00B37BC8" w:rsidP="00F94DA9">
            <w:pPr>
              <w:rPr>
                <w:rFonts w:ascii="Arial" w:eastAsia="Arial Unicode MS" w:hAnsi="Arial"/>
              </w:rPr>
            </w:pPr>
            <w:ins w:id="353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40" w:author="Jarno Nieminen" w:date="2014-06-19T12:37:00Z">
              <w:tcPr>
                <w:tcW w:w="1160" w:type="dxa"/>
                <w:shd w:val="clear" w:color="auto" w:fill="auto"/>
              </w:tcPr>
            </w:tcPrChange>
          </w:tcPr>
          <w:p w14:paraId="76C52265" w14:textId="02831E91" w:rsidR="00F94DA9" w:rsidRPr="00D82A73" w:rsidRDefault="00F94DA9" w:rsidP="00F94DA9">
            <w:pPr>
              <w:rPr>
                <w:rFonts w:ascii="Arial" w:eastAsia="Arial Unicode MS" w:hAnsi="Arial"/>
              </w:rPr>
            </w:pPr>
            <w:ins w:id="3541" w:author="Jarno Nieminen" w:date="2014-06-19T12:37:00Z">
              <w:r>
                <w:rPr>
                  <w:rFonts w:ascii="Arial" w:eastAsia="Arial Unicode MS" w:hAnsi="Arial"/>
                </w:rPr>
                <w:t>N/A</w:t>
              </w:r>
            </w:ins>
          </w:p>
        </w:tc>
      </w:tr>
      <w:tr w:rsidR="00F94DA9" w:rsidRPr="00D82A73" w14:paraId="09A5C66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4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43" w:author="Jarno Nieminen" w:date="2014-06-19T12:37:00Z">
            <w:trPr>
              <w:gridAfter w:val="0"/>
              <w:trHeight w:val="217"/>
            </w:trPr>
          </w:trPrChange>
        </w:trPr>
        <w:tc>
          <w:tcPr>
            <w:tcW w:w="2545" w:type="dxa"/>
            <w:gridSpan w:val="2"/>
            <w:tcPrChange w:id="3544" w:author="Jarno Nieminen" w:date="2014-06-19T12:37:00Z">
              <w:tcPr>
                <w:tcW w:w="2545" w:type="dxa"/>
                <w:gridSpan w:val="3"/>
              </w:tcPr>
            </w:tcPrChange>
          </w:tcPr>
          <w:p w14:paraId="47025538" w14:textId="77777777" w:rsidR="00F94DA9" w:rsidRPr="00D82A73" w:rsidRDefault="00F94DA9" w:rsidP="00F94DA9">
            <w:pPr>
              <w:rPr>
                <w:rFonts w:eastAsia="Arial Unicode MS"/>
              </w:rPr>
            </w:pPr>
          </w:p>
        </w:tc>
        <w:tc>
          <w:tcPr>
            <w:tcW w:w="3410" w:type="dxa"/>
            <w:tcPrChange w:id="3545" w:author="Jarno Nieminen" w:date="2014-06-19T12:37:00Z">
              <w:tcPr>
                <w:tcW w:w="3410" w:type="dxa"/>
                <w:gridSpan w:val="2"/>
              </w:tcPr>
            </w:tcPrChange>
          </w:tcPr>
          <w:p w14:paraId="3F8C1DE9" w14:textId="77777777" w:rsidR="00F94DA9" w:rsidRPr="00D82A73" w:rsidRDefault="00F94DA9" w:rsidP="00F94DA9">
            <w:pPr>
              <w:rPr>
                <w:rFonts w:eastAsia="Arial Unicode MS"/>
              </w:rPr>
            </w:pPr>
          </w:p>
        </w:tc>
        <w:tc>
          <w:tcPr>
            <w:tcW w:w="1140" w:type="dxa"/>
            <w:tcPrChange w:id="3546" w:author="Jarno Nieminen" w:date="2014-06-19T12:37:00Z">
              <w:tcPr>
                <w:tcW w:w="1140" w:type="dxa"/>
                <w:gridSpan w:val="2"/>
              </w:tcPr>
            </w:tcPrChange>
          </w:tcPr>
          <w:p w14:paraId="7D6441F1" w14:textId="77777777" w:rsidR="00F94DA9" w:rsidRPr="00D82A73" w:rsidRDefault="00F94DA9" w:rsidP="00F94DA9">
            <w:pPr>
              <w:rPr>
                <w:rFonts w:eastAsia="Arial Unicode MS"/>
              </w:rPr>
            </w:pPr>
          </w:p>
        </w:tc>
        <w:tc>
          <w:tcPr>
            <w:tcW w:w="717" w:type="dxa"/>
            <w:tcPrChange w:id="3547" w:author="Jarno Nieminen" w:date="2014-06-19T12:37:00Z">
              <w:tcPr>
                <w:tcW w:w="717" w:type="dxa"/>
                <w:gridSpan w:val="2"/>
              </w:tcPr>
            </w:tcPrChange>
          </w:tcPr>
          <w:p w14:paraId="0A42B3A3" w14:textId="77777777" w:rsidR="00F94DA9" w:rsidRPr="00D82A73" w:rsidRDefault="00F94DA9" w:rsidP="00F94DA9">
            <w:pPr>
              <w:rPr>
                <w:rFonts w:eastAsia="Arial Unicode MS"/>
              </w:rPr>
            </w:pPr>
          </w:p>
        </w:tc>
        <w:tc>
          <w:tcPr>
            <w:tcW w:w="1803" w:type="dxa"/>
            <w:tcPrChange w:id="3548" w:author="Jarno Nieminen" w:date="2014-06-19T12:37:00Z">
              <w:tcPr>
                <w:tcW w:w="1803" w:type="dxa"/>
                <w:gridSpan w:val="2"/>
              </w:tcPr>
            </w:tcPrChange>
          </w:tcPr>
          <w:p w14:paraId="3BF23C12" w14:textId="77777777" w:rsidR="00F94DA9" w:rsidRPr="00D82A73" w:rsidRDefault="00F94DA9" w:rsidP="00F94DA9">
            <w:pPr>
              <w:rPr>
                <w:rFonts w:eastAsia="Arial Unicode MS"/>
              </w:rPr>
            </w:pPr>
          </w:p>
        </w:tc>
        <w:tc>
          <w:tcPr>
            <w:tcW w:w="1920" w:type="dxa"/>
            <w:tcPrChange w:id="3549" w:author="Jarno Nieminen" w:date="2014-06-19T12:37:00Z">
              <w:tcPr>
                <w:tcW w:w="1920" w:type="dxa"/>
                <w:gridSpan w:val="2"/>
              </w:tcPr>
            </w:tcPrChange>
          </w:tcPr>
          <w:p w14:paraId="56F75FCB" w14:textId="77777777" w:rsidR="00F94DA9" w:rsidRPr="00D82A73" w:rsidRDefault="00F94DA9" w:rsidP="00F94DA9">
            <w:pPr>
              <w:rPr>
                <w:rFonts w:ascii="Arial" w:eastAsia="Arial Unicode MS" w:hAnsi="Arial"/>
              </w:rPr>
            </w:pPr>
          </w:p>
        </w:tc>
        <w:tc>
          <w:tcPr>
            <w:tcW w:w="1200" w:type="dxa"/>
            <w:shd w:val="clear" w:color="auto" w:fill="auto"/>
            <w:tcPrChange w:id="3550" w:author="Jarno Nieminen" w:date="2014-06-19T12:37:00Z">
              <w:tcPr>
                <w:tcW w:w="1200" w:type="dxa"/>
                <w:gridSpan w:val="2"/>
                <w:shd w:val="clear" w:color="auto" w:fill="auto"/>
              </w:tcPr>
            </w:tcPrChange>
          </w:tcPr>
          <w:p w14:paraId="6B22E61B" w14:textId="77777777" w:rsidR="00F94DA9" w:rsidRPr="00D82A73" w:rsidRDefault="00F94DA9" w:rsidP="00F94DA9">
            <w:pPr>
              <w:rPr>
                <w:rFonts w:ascii="Arial" w:eastAsia="Arial Unicode MS" w:hAnsi="Arial"/>
              </w:rPr>
            </w:pPr>
          </w:p>
        </w:tc>
        <w:tc>
          <w:tcPr>
            <w:tcW w:w="1162" w:type="dxa"/>
            <w:shd w:val="clear" w:color="auto" w:fill="auto"/>
            <w:tcPrChange w:id="3551" w:author="Jarno Nieminen" w:date="2014-06-19T12:37:00Z">
              <w:tcPr>
                <w:tcW w:w="1080" w:type="dxa"/>
                <w:shd w:val="clear" w:color="auto" w:fill="auto"/>
              </w:tcPr>
            </w:tcPrChange>
          </w:tcPr>
          <w:p w14:paraId="34E28136" w14:textId="77777777" w:rsidR="00F94DA9" w:rsidRPr="00D82A73" w:rsidRDefault="00F94DA9" w:rsidP="00F94DA9">
            <w:pPr>
              <w:rPr>
                <w:rFonts w:ascii="Arial" w:eastAsia="Arial Unicode MS" w:hAnsi="Arial"/>
              </w:rPr>
            </w:pPr>
          </w:p>
        </w:tc>
        <w:tc>
          <w:tcPr>
            <w:tcW w:w="1078" w:type="dxa"/>
            <w:shd w:val="clear" w:color="auto" w:fill="auto"/>
            <w:tcPrChange w:id="3552" w:author="Jarno Nieminen" w:date="2014-06-19T12:37:00Z">
              <w:tcPr>
                <w:tcW w:w="1160" w:type="dxa"/>
                <w:shd w:val="clear" w:color="auto" w:fill="auto"/>
              </w:tcPr>
            </w:tcPrChange>
          </w:tcPr>
          <w:p w14:paraId="7083C191" w14:textId="77777777" w:rsidR="00F94DA9" w:rsidRPr="00D82A73" w:rsidRDefault="00F94DA9" w:rsidP="00F94DA9">
            <w:pPr>
              <w:rPr>
                <w:rFonts w:ascii="Arial" w:eastAsia="Arial Unicode MS" w:hAnsi="Arial"/>
              </w:rPr>
            </w:pPr>
          </w:p>
        </w:tc>
      </w:tr>
      <w:tr w:rsidR="00F94DA9" w:rsidRPr="00D82A73" w14:paraId="6D9D0F87" w14:textId="77777777" w:rsidTr="009C52F6">
        <w:trPr>
          <w:gridBefore w:val="1"/>
          <w:wBefore w:w="15" w:type="dxa"/>
          <w:trHeight w:val="217"/>
        </w:trPr>
        <w:tc>
          <w:tcPr>
            <w:tcW w:w="7080" w:type="dxa"/>
            <w:gridSpan w:val="3"/>
            <w:shd w:val="pct25" w:color="auto" w:fill="auto"/>
          </w:tcPr>
          <w:p w14:paraId="37B9E2B2" w14:textId="77777777" w:rsidR="00F94DA9" w:rsidRPr="00D82A73" w:rsidRDefault="00F94DA9" w:rsidP="00F94DA9">
            <w:pPr>
              <w:rPr>
                <w:b/>
              </w:rPr>
            </w:pPr>
            <w:r w:rsidRPr="00D82A73">
              <w:rPr>
                <w:b/>
              </w:rPr>
              <w:t>Associationer</w:t>
            </w:r>
          </w:p>
        </w:tc>
        <w:tc>
          <w:tcPr>
            <w:tcW w:w="7880" w:type="dxa"/>
            <w:gridSpan w:val="6"/>
            <w:shd w:val="pct25" w:color="auto" w:fill="auto"/>
          </w:tcPr>
          <w:p w14:paraId="713A88C0" w14:textId="77777777" w:rsidR="00F94DA9" w:rsidRPr="00D82A73" w:rsidRDefault="00F94DA9" w:rsidP="00F94DA9">
            <w:pPr>
              <w:rPr>
                <w:rFonts w:eastAsia="Arial Unicode MS"/>
                <w:b/>
              </w:rPr>
            </w:pPr>
            <w:r w:rsidRPr="00D82A73">
              <w:rPr>
                <w:b/>
              </w:rPr>
              <w:t>Beslutsregel</w:t>
            </w:r>
          </w:p>
        </w:tc>
      </w:tr>
      <w:tr w:rsidR="00F94DA9" w:rsidRPr="00D82A73" w14:paraId="4983D8CE" w14:textId="77777777" w:rsidTr="009C52F6">
        <w:trPr>
          <w:gridBefore w:val="1"/>
          <w:wBefore w:w="15" w:type="dxa"/>
          <w:trHeight w:val="217"/>
        </w:trPr>
        <w:tc>
          <w:tcPr>
            <w:tcW w:w="7080" w:type="dxa"/>
            <w:gridSpan w:val="3"/>
          </w:tcPr>
          <w:p w14:paraId="3D69AFE5"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1A8DB5CA" w14:textId="77777777" w:rsidR="00F94DA9" w:rsidRPr="00D82A73" w:rsidRDefault="00F94DA9" w:rsidP="00F94DA9">
            <w:pPr>
              <w:rPr>
                <w:rFonts w:ascii="Arial" w:eastAsia="Arial Unicode MS" w:hAnsi="Arial"/>
                <w:color w:val="000000"/>
              </w:rPr>
            </w:pPr>
          </w:p>
        </w:tc>
      </w:tr>
      <w:tr w:rsidR="00F94DA9" w:rsidRPr="00D82A73" w14:paraId="016520A5" w14:textId="77777777" w:rsidTr="009C52F6">
        <w:trPr>
          <w:gridBefore w:val="1"/>
          <w:wBefore w:w="15" w:type="dxa"/>
          <w:trHeight w:val="217"/>
        </w:trPr>
        <w:tc>
          <w:tcPr>
            <w:tcW w:w="7080" w:type="dxa"/>
            <w:gridSpan w:val="3"/>
          </w:tcPr>
          <w:p w14:paraId="6221292E"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D35BB74" w14:textId="77777777" w:rsidR="00F94DA9" w:rsidRPr="00D82A73" w:rsidRDefault="00F94DA9" w:rsidP="00F94DA9">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3553" w:name="_Toc220986033"/>
      <w:bookmarkStart w:id="3554" w:name="_Toc386458089"/>
      <w:bookmarkStart w:id="3555" w:name="_Toc390951677"/>
      <w:r w:rsidRPr="00D82A73">
        <w:lastRenderedPageBreak/>
        <w:t>Klass Frågegruppering (QuestionBlock)</w:t>
      </w:r>
      <w:bookmarkEnd w:id="3230"/>
      <w:bookmarkEnd w:id="3553"/>
      <w:bookmarkEnd w:id="3554"/>
      <w:bookmarkEnd w:id="3555"/>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556">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3093D43B"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2A78C99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5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558" w:author="Jarno Nieminen" w:date="2014-06-19T12:37:00Z">
            <w:trPr>
              <w:gridAfter w:val="0"/>
              <w:cantSplit/>
              <w:trHeight w:val="375"/>
            </w:trPr>
          </w:trPrChange>
        </w:trPr>
        <w:tc>
          <w:tcPr>
            <w:tcW w:w="2545" w:type="dxa"/>
            <w:gridSpan w:val="2"/>
            <w:vMerge/>
            <w:shd w:val="pct25" w:color="auto" w:fill="auto"/>
            <w:tcPrChange w:id="3559" w:author="Jarno Nieminen" w:date="2014-06-19T12:37:00Z">
              <w:tcPr>
                <w:tcW w:w="2545" w:type="dxa"/>
                <w:gridSpan w:val="3"/>
                <w:vMerge/>
                <w:shd w:val="pct25" w:color="auto" w:fill="auto"/>
              </w:tcPr>
            </w:tcPrChange>
          </w:tcPr>
          <w:p w14:paraId="33D381A0" w14:textId="77777777" w:rsidR="00727585" w:rsidRPr="00D82A73" w:rsidRDefault="00727585" w:rsidP="00727585"/>
        </w:tc>
        <w:tc>
          <w:tcPr>
            <w:tcW w:w="3410" w:type="dxa"/>
            <w:vMerge/>
            <w:shd w:val="pct25" w:color="auto" w:fill="auto"/>
            <w:tcPrChange w:id="3560" w:author="Jarno Nieminen" w:date="2014-06-19T12:37:00Z">
              <w:tcPr>
                <w:tcW w:w="3410" w:type="dxa"/>
                <w:gridSpan w:val="2"/>
                <w:vMerge/>
                <w:shd w:val="pct25" w:color="auto" w:fill="auto"/>
              </w:tcPr>
            </w:tcPrChange>
          </w:tcPr>
          <w:p w14:paraId="5420B130" w14:textId="77777777" w:rsidR="00727585" w:rsidRPr="00D82A73" w:rsidRDefault="00727585" w:rsidP="00727585"/>
        </w:tc>
        <w:tc>
          <w:tcPr>
            <w:tcW w:w="1140" w:type="dxa"/>
            <w:vMerge/>
            <w:shd w:val="pct25" w:color="auto" w:fill="auto"/>
            <w:tcPrChange w:id="3561" w:author="Jarno Nieminen" w:date="2014-06-19T12:37:00Z">
              <w:tcPr>
                <w:tcW w:w="1140" w:type="dxa"/>
                <w:gridSpan w:val="2"/>
                <w:vMerge/>
                <w:shd w:val="pct25" w:color="auto" w:fill="auto"/>
              </w:tcPr>
            </w:tcPrChange>
          </w:tcPr>
          <w:p w14:paraId="053A6505" w14:textId="77777777" w:rsidR="00727585" w:rsidRPr="00D82A73" w:rsidRDefault="00727585" w:rsidP="00727585"/>
        </w:tc>
        <w:tc>
          <w:tcPr>
            <w:tcW w:w="717" w:type="dxa"/>
            <w:vMerge/>
            <w:shd w:val="pct25" w:color="auto" w:fill="auto"/>
            <w:tcPrChange w:id="3562" w:author="Jarno Nieminen" w:date="2014-06-19T12:37:00Z">
              <w:tcPr>
                <w:tcW w:w="717" w:type="dxa"/>
                <w:gridSpan w:val="2"/>
                <w:vMerge/>
                <w:shd w:val="pct25" w:color="auto" w:fill="auto"/>
              </w:tcPr>
            </w:tcPrChange>
          </w:tcPr>
          <w:p w14:paraId="2C42177B" w14:textId="77777777" w:rsidR="00727585" w:rsidRPr="00D82A73" w:rsidRDefault="00727585" w:rsidP="00727585"/>
        </w:tc>
        <w:tc>
          <w:tcPr>
            <w:tcW w:w="1803" w:type="dxa"/>
            <w:vMerge/>
            <w:shd w:val="pct25" w:color="auto" w:fill="auto"/>
            <w:tcPrChange w:id="3563" w:author="Jarno Nieminen" w:date="2014-06-19T12:37:00Z">
              <w:tcPr>
                <w:tcW w:w="1803" w:type="dxa"/>
                <w:gridSpan w:val="2"/>
                <w:vMerge/>
                <w:shd w:val="pct25" w:color="auto" w:fill="auto"/>
              </w:tcPr>
            </w:tcPrChange>
          </w:tcPr>
          <w:p w14:paraId="7E8B9907" w14:textId="77777777" w:rsidR="00727585" w:rsidRPr="00D82A73" w:rsidRDefault="00727585" w:rsidP="00727585"/>
        </w:tc>
        <w:tc>
          <w:tcPr>
            <w:tcW w:w="1920" w:type="dxa"/>
            <w:vMerge/>
            <w:shd w:val="pct25" w:color="auto" w:fill="auto"/>
            <w:tcPrChange w:id="3564" w:author="Jarno Nieminen" w:date="2014-06-19T12:37:00Z">
              <w:tcPr>
                <w:tcW w:w="1920" w:type="dxa"/>
                <w:gridSpan w:val="2"/>
                <w:vMerge/>
                <w:shd w:val="pct25" w:color="auto" w:fill="auto"/>
              </w:tcPr>
            </w:tcPrChange>
          </w:tcPr>
          <w:p w14:paraId="4C7AAF75" w14:textId="77777777" w:rsidR="00727585" w:rsidRPr="00D82A73" w:rsidRDefault="00727585" w:rsidP="00727585"/>
        </w:tc>
        <w:tc>
          <w:tcPr>
            <w:tcW w:w="1200" w:type="dxa"/>
            <w:tcBorders>
              <w:bottom w:val="single" w:sz="4" w:space="0" w:color="auto"/>
            </w:tcBorders>
            <w:shd w:val="pct25" w:color="auto" w:fill="auto"/>
            <w:tcPrChange w:id="3565" w:author="Jarno Nieminen" w:date="2014-06-19T12:37:00Z">
              <w:tcPr>
                <w:tcW w:w="1200" w:type="dxa"/>
                <w:gridSpan w:val="2"/>
                <w:tcBorders>
                  <w:bottom w:val="single" w:sz="4" w:space="0" w:color="auto"/>
                </w:tcBorders>
                <w:shd w:val="pct25" w:color="auto" w:fill="auto"/>
              </w:tcPr>
            </w:tcPrChange>
          </w:tcPr>
          <w:p w14:paraId="19A9F68B" w14:textId="4C509013" w:rsidR="00727585" w:rsidRPr="00D82A73" w:rsidRDefault="00727585">
            <w:pPr>
              <w:rPr>
                <w:rFonts w:eastAsia="Arial Unicode MS"/>
              </w:rPr>
            </w:pPr>
            <w:ins w:id="3566" w:author="Jarno Nieminen" w:date="2014-06-19T11:30:00Z">
              <w:r w:rsidRPr="009A3B8F">
                <w:rPr>
                  <w:rFonts w:eastAsia="Arial Unicode MS"/>
                </w:rPr>
                <w:t>Klass i V</w:t>
              </w:r>
              <w:r w:rsidRPr="009A3B8F">
                <w:rPr>
                  <w:rFonts w:eastAsia="Arial Unicode MS"/>
                </w:rPr>
                <w:noBreakHyphen/>
                <w:t>TIM</w:t>
              </w:r>
            </w:ins>
            <w:del w:id="3567"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568" w:author="Jarno Nieminen" w:date="2014-06-19T12:37:00Z">
              <w:tcPr>
                <w:tcW w:w="1080" w:type="dxa"/>
                <w:tcBorders>
                  <w:bottom w:val="single" w:sz="4" w:space="0" w:color="auto"/>
                </w:tcBorders>
                <w:shd w:val="pct25" w:color="auto" w:fill="auto"/>
              </w:tcPr>
            </w:tcPrChange>
          </w:tcPr>
          <w:p w14:paraId="28640093" w14:textId="1D215EEF" w:rsidR="00727585" w:rsidRPr="00D82A73" w:rsidRDefault="00727585" w:rsidP="00727585">
            <w:pPr>
              <w:rPr>
                <w:rFonts w:eastAsia="Arial Unicode MS"/>
              </w:rPr>
            </w:pPr>
            <w:ins w:id="3569"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570" w:author="Jarno Nieminen" w:date="2014-06-19T12:37:00Z">
              <w:tcPr>
                <w:tcW w:w="1160" w:type="dxa"/>
                <w:tcBorders>
                  <w:bottom w:val="single" w:sz="4" w:space="0" w:color="auto"/>
                </w:tcBorders>
                <w:shd w:val="pct25" w:color="auto" w:fill="auto"/>
              </w:tcPr>
            </w:tcPrChange>
          </w:tcPr>
          <w:p w14:paraId="1F76C538" w14:textId="2443C221" w:rsidR="00727585" w:rsidRPr="00D82A73" w:rsidRDefault="00727585" w:rsidP="00727585">
            <w:pPr>
              <w:rPr>
                <w:rFonts w:eastAsia="Arial Unicode MS"/>
              </w:rPr>
            </w:pPr>
            <w:ins w:id="3571"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1DC8A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7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73" w:author="Jarno Nieminen" w:date="2014-06-19T12:37:00Z">
            <w:trPr>
              <w:gridAfter w:val="0"/>
              <w:trHeight w:val="217"/>
            </w:trPr>
          </w:trPrChange>
        </w:trPr>
        <w:tc>
          <w:tcPr>
            <w:tcW w:w="2545" w:type="dxa"/>
            <w:gridSpan w:val="2"/>
            <w:tcPrChange w:id="3574" w:author="Jarno Nieminen" w:date="2014-06-19T12:37:00Z">
              <w:tcPr>
                <w:tcW w:w="2545" w:type="dxa"/>
                <w:gridSpan w:val="3"/>
              </w:tcPr>
            </w:tcPrChange>
          </w:tcPr>
          <w:p w14:paraId="76D97971" w14:textId="77777777" w:rsidR="00F94DA9" w:rsidRPr="00D82A73" w:rsidRDefault="00F94DA9" w:rsidP="00F94DA9">
            <w:pPr>
              <w:rPr>
                <w:rFonts w:eastAsia="Arial Unicode MS"/>
              </w:rPr>
            </w:pPr>
            <w:r w:rsidRPr="00D82A73">
              <w:rPr>
                <w:rFonts w:eastAsia="Arial Unicode MS"/>
              </w:rPr>
              <w:t>(BlockNumber)</w:t>
            </w:r>
          </w:p>
        </w:tc>
        <w:tc>
          <w:tcPr>
            <w:tcW w:w="3410" w:type="dxa"/>
            <w:tcPrChange w:id="3575" w:author="Jarno Nieminen" w:date="2014-06-19T12:37:00Z">
              <w:tcPr>
                <w:tcW w:w="3410" w:type="dxa"/>
                <w:gridSpan w:val="2"/>
              </w:tcPr>
            </w:tcPrChange>
          </w:tcPr>
          <w:p w14:paraId="1014E5FB" w14:textId="3241A4B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0CC78077"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576" w:author="Jarno Nieminen" w:date="2014-06-19T12:37:00Z">
              <w:tcPr>
                <w:tcW w:w="1140" w:type="dxa"/>
                <w:gridSpan w:val="2"/>
              </w:tcPr>
            </w:tcPrChange>
          </w:tcPr>
          <w:p w14:paraId="5C980422" w14:textId="77777777" w:rsidR="00F94DA9" w:rsidRPr="00D82A73" w:rsidRDefault="00F94DA9" w:rsidP="00F94DA9">
            <w:pPr>
              <w:rPr>
                <w:rFonts w:eastAsia="Arial Unicode MS"/>
              </w:rPr>
            </w:pPr>
            <w:r w:rsidRPr="00D82A73">
              <w:rPr>
                <w:rFonts w:eastAsia="Arial Unicode MS"/>
              </w:rPr>
              <w:t>VÄ</w:t>
            </w:r>
          </w:p>
        </w:tc>
        <w:tc>
          <w:tcPr>
            <w:tcW w:w="717" w:type="dxa"/>
            <w:tcPrChange w:id="3577" w:author="Jarno Nieminen" w:date="2014-06-19T12:37:00Z">
              <w:tcPr>
                <w:tcW w:w="717" w:type="dxa"/>
                <w:gridSpan w:val="2"/>
              </w:tcPr>
            </w:tcPrChange>
          </w:tcPr>
          <w:p w14:paraId="4EE38150" w14:textId="77777777" w:rsidR="00F94DA9" w:rsidRPr="00D82A73" w:rsidRDefault="00F94DA9" w:rsidP="00F94DA9">
            <w:pPr>
              <w:rPr>
                <w:rFonts w:eastAsia="Arial Unicode MS"/>
              </w:rPr>
            </w:pPr>
            <w:r w:rsidRPr="00D82A73">
              <w:rPr>
                <w:rFonts w:eastAsia="Arial Unicode MS"/>
              </w:rPr>
              <w:t>1</w:t>
            </w:r>
          </w:p>
        </w:tc>
        <w:tc>
          <w:tcPr>
            <w:tcW w:w="1803" w:type="dxa"/>
            <w:tcPrChange w:id="3578" w:author="Jarno Nieminen" w:date="2014-06-19T12:37:00Z">
              <w:tcPr>
                <w:tcW w:w="1803" w:type="dxa"/>
                <w:gridSpan w:val="2"/>
              </w:tcPr>
            </w:tcPrChange>
          </w:tcPr>
          <w:p w14:paraId="08E4C8A9" w14:textId="77777777" w:rsidR="00F94DA9" w:rsidRPr="00D82A73" w:rsidRDefault="00F94DA9" w:rsidP="00F94DA9">
            <w:pPr>
              <w:rPr>
                <w:rFonts w:eastAsia="Arial Unicode MS"/>
              </w:rPr>
            </w:pPr>
          </w:p>
        </w:tc>
        <w:tc>
          <w:tcPr>
            <w:tcW w:w="1920" w:type="dxa"/>
            <w:tcPrChange w:id="3579" w:author="Jarno Nieminen" w:date="2014-06-19T12:37:00Z">
              <w:tcPr>
                <w:tcW w:w="1920" w:type="dxa"/>
                <w:gridSpan w:val="2"/>
              </w:tcPr>
            </w:tcPrChange>
          </w:tcPr>
          <w:p w14:paraId="4BF2B2C4" w14:textId="77777777" w:rsidR="00F94DA9" w:rsidRPr="00D82A73" w:rsidRDefault="00F94DA9" w:rsidP="00F94DA9">
            <w:pPr>
              <w:rPr>
                <w:rFonts w:ascii="Arial" w:eastAsia="Arial Unicode MS" w:hAnsi="Arial"/>
              </w:rPr>
            </w:pPr>
          </w:p>
        </w:tc>
        <w:tc>
          <w:tcPr>
            <w:tcW w:w="1200" w:type="dxa"/>
            <w:shd w:val="clear" w:color="auto" w:fill="auto"/>
            <w:tcPrChange w:id="3580" w:author="Jarno Nieminen" w:date="2014-06-19T12:37:00Z">
              <w:tcPr>
                <w:tcW w:w="1200" w:type="dxa"/>
                <w:gridSpan w:val="2"/>
                <w:shd w:val="clear" w:color="auto" w:fill="auto"/>
              </w:tcPr>
            </w:tcPrChange>
          </w:tcPr>
          <w:p w14:paraId="38C0EBF6" w14:textId="059DC809" w:rsidR="00F94DA9" w:rsidRPr="00D82A73" w:rsidRDefault="00B37BC8" w:rsidP="00F94DA9">
            <w:pPr>
              <w:rPr>
                <w:rFonts w:ascii="Arial" w:eastAsia="Arial Unicode MS" w:hAnsi="Arial"/>
              </w:rPr>
            </w:pPr>
            <w:ins w:id="35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82" w:author="Jarno Nieminen" w:date="2014-06-19T12:37:00Z">
              <w:tcPr>
                <w:tcW w:w="1080" w:type="dxa"/>
                <w:shd w:val="clear" w:color="auto" w:fill="auto"/>
              </w:tcPr>
            </w:tcPrChange>
          </w:tcPr>
          <w:p w14:paraId="5C28FF47" w14:textId="2181E17A" w:rsidR="00F94DA9" w:rsidRPr="00D82A73" w:rsidRDefault="00B37BC8" w:rsidP="00F94DA9">
            <w:pPr>
              <w:rPr>
                <w:rFonts w:ascii="Arial" w:eastAsia="Arial Unicode MS" w:hAnsi="Arial"/>
              </w:rPr>
            </w:pPr>
            <w:ins w:id="35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84" w:author="Jarno Nieminen" w:date="2014-06-19T12:37:00Z">
              <w:tcPr>
                <w:tcW w:w="1160" w:type="dxa"/>
                <w:shd w:val="clear" w:color="auto" w:fill="auto"/>
              </w:tcPr>
            </w:tcPrChange>
          </w:tcPr>
          <w:p w14:paraId="2BD62880" w14:textId="066A2CF1" w:rsidR="00F94DA9" w:rsidRPr="00D82A73" w:rsidRDefault="00F94DA9" w:rsidP="00F94DA9">
            <w:pPr>
              <w:rPr>
                <w:rFonts w:ascii="Arial" w:eastAsia="Arial Unicode MS" w:hAnsi="Arial"/>
              </w:rPr>
            </w:pPr>
            <w:ins w:id="3585" w:author="Jarno Nieminen" w:date="2014-06-19T12:37:00Z">
              <w:r>
                <w:rPr>
                  <w:rFonts w:ascii="Arial" w:eastAsia="Arial Unicode MS" w:hAnsi="Arial"/>
                </w:rPr>
                <w:t>N/A</w:t>
              </w:r>
            </w:ins>
          </w:p>
        </w:tc>
      </w:tr>
      <w:tr w:rsidR="00F94DA9" w:rsidRPr="00D82A73" w14:paraId="583CFBE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8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87" w:author="Jarno Nieminen" w:date="2014-06-19T12:37:00Z">
            <w:trPr>
              <w:gridAfter w:val="0"/>
              <w:trHeight w:val="217"/>
            </w:trPr>
          </w:trPrChange>
        </w:trPr>
        <w:tc>
          <w:tcPr>
            <w:tcW w:w="2545" w:type="dxa"/>
            <w:gridSpan w:val="2"/>
            <w:tcPrChange w:id="3588" w:author="Jarno Nieminen" w:date="2014-06-19T12:37:00Z">
              <w:tcPr>
                <w:tcW w:w="2545" w:type="dxa"/>
                <w:gridSpan w:val="3"/>
              </w:tcPr>
            </w:tcPrChange>
          </w:tcPr>
          <w:p w14:paraId="14CB3497" w14:textId="77777777" w:rsidR="00F94DA9" w:rsidRPr="00D82A73" w:rsidRDefault="00F94DA9" w:rsidP="00F94DA9">
            <w:pPr>
              <w:rPr>
                <w:rFonts w:eastAsia="Arial Unicode MS"/>
              </w:rPr>
            </w:pPr>
            <w:r w:rsidRPr="00D82A73">
              <w:rPr>
                <w:rFonts w:eastAsia="Arial Unicode MS"/>
              </w:rPr>
              <w:t>Rubrik</w:t>
            </w:r>
          </w:p>
          <w:p w14:paraId="52AD540E" w14:textId="77777777" w:rsidR="00F94DA9" w:rsidRPr="00D82A73" w:rsidRDefault="00F94DA9" w:rsidP="00F94DA9">
            <w:pPr>
              <w:rPr>
                <w:rFonts w:eastAsia="Arial Unicode MS"/>
              </w:rPr>
            </w:pPr>
            <w:r w:rsidRPr="00D82A73">
              <w:rPr>
                <w:rFonts w:eastAsia="Arial Unicode MS"/>
              </w:rPr>
              <w:t>(Subject)</w:t>
            </w:r>
          </w:p>
        </w:tc>
        <w:tc>
          <w:tcPr>
            <w:tcW w:w="3410" w:type="dxa"/>
            <w:tcPrChange w:id="3589" w:author="Jarno Nieminen" w:date="2014-06-19T12:37:00Z">
              <w:tcPr>
                <w:tcW w:w="3410" w:type="dxa"/>
                <w:gridSpan w:val="2"/>
              </w:tcPr>
            </w:tcPrChange>
          </w:tcPr>
          <w:p w14:paraId="5E7E76B3" w14:textId="77777777" w:rsidR="00F94DA9" w:rsidRPr="00D82A73" w:rsidRDefault="00F94DA9" w:rsidP="00F94DA9">
            <w:pPr>
              <w:rPr>
                <w:rFonts w:eastAsia="Arial Unicode MS"/>
              </w:rPr>
            </w:pPr>
            <w:r w:rsidRPr="00D82A73">
              <w:rPr>
                <w:rFonts w:eastAsia="Arial Unicode MS"/>
              </w:rPr>
              <w:t>Blockets rubrik.</w:t>
            </w:r>
          </w:p>
          <w:p w14:paraId="349C9429" w14:textId="77777777" w:rsidR="00F94DA9" w:rsidRPr="00D82A73" w:rsidRDefault="00F94DA9" w:rsidP="00F94DA9">
            <w:pPr>
              <w:rPr>
                <w:rFonts w:eastAsia="Arial Unicode MS"/>
              </w:rPr>
            </w:pPr>
            <w:r w:rsidRPr="00D82A73">
              <w:rPr>
                <w:rFonts w:eastAsia="Arial Unicode MS"/>
              </w:rPr>
              <w:t>T.ex Medicin.</w:t>
            </w:r>
          </w:p>
        </w:tc>
        <w:tc>
          <w:tcPr>
            <w:tcW w:w="1140" w:type="dxa"/>
            <w:tcPrChange w:id="3590" w:author="Jarno Nieminen" w:date="2014-06-19T12:37:00Z">
              <w:tcPr>
                <w:tcW w:w="1140" w:type="dxa"/>
                <w:gridSpan w:val="2"/>
              </w:tcPr>
            </w:tcPrChange>
          </w:tcPr>
          <w:p w14:paraId="75ECA848" w14:textId="77777777" w:rsidR="00F94DA9" w:rsidRPr="00D82A73" w:rsidRDefault="00F94DA9" w:rsidP="00F94DA9">
            <w:pPr>
              <w:rPr>
                <w:rFonts w:eastAsia="Arial Unicode MS"/>
              </w:rPr>
            </w:pPr>
            <w:r w:rsidRPr="00D82A73">
              <w:rPr>
                <w:rFonts w:eastAsia="Arial Unicode MS"/>
              </w:rPr>
              <w:t>TXT</w:t>
            </w:r>
          </w:p>
        </w:tc>
        <w:tc>
          <w:tcPr>
            <w:tcW w:w="717" w:type="dxa"/>
            <w:tcPrChange w:id="3591" w:author="Jarno Nieminen" w:date="2014-06-19T12:37:00Z">
              <w:tcPr>
                <w:tcW w:w="717" w:type="dxa"/>
                <w:gridSpan w:val="2"/>
              </w:tcPr>
            </w:tcPrChange>
          </w:tcPr>
          <w:p w14:paraId="1300C5A0" w14:textId="77777777" w:rsidR="00F94DA9" w:rsidRPr="00D82A73" w:rsidRDefault="00F94DA9" w:rsidP="00F94DA9">
            <w:pPr>
              <w:rPr>
                <w:rFonts w:eastAsia="Arial Unicode MS"/>
              </w:rPr>
            </w:pPr>
            <w:r w:rsidRPr="00D82A73">
              <w:rPr>
                <w:rFonts w:eastAsia="Arial Unicode MS"/>
              </w:rPr>
              <w:t>0..1</w:t>
            </w:r>
          </w:p>
        </w:tc>
        <w:tc>
          <w:tcPr>
            <w:tcW w:w="1803" w:type="dxa"/>
            <w:tcPrChange w:id="3592" w:author="Jarno Nieminen" w:date="2014-06-19T12:37:00Z">
              <w:tcPr>
                <w:tcW w:w="1803" w:type="dxa"/>
                <w:gridSpan w:val="2"/>
              </w:tcPr>
            </w:tcPrChange>
          </w:tcPr>
          <w:p w14:paraId="1FAA3B28" w14:textId="77777777" w:rsidR="00F94DA9" w:rsidRPr="00D82A73" w:rsidRDefault="00F94DA9" w:rsidP="00F94DA9">
            <w:pPr>
              <w:rPr>
                <w:rFonts w:eastAsia="Arial Unicode MS"/>
              </w:rPr>
            </w:pPr>
          </w:p>
        </w:tc>
        <w:tc>
          <w:tcPr>
            <w:tcW w:w="1920" w:type="dxa"/>
            <w:tcPrChange w:id="3593" w:author="Jarno Nieminen" w:date="2014-06-19T12:37:00Z">
              <w:tcPr>
                <w:tcW w:w="1920" w:type="dxa"/>
                <w:gridSpan w:val="2"/>
              </w:tcPr>
            </w:tcPrChange>
          </w:tcPr>
          <w:p w14:paraId="60AC3191" w14:textId="77777777" w:rsidR="00F94DA9" w:rsidRPr="00D82A73" w:rsidRDefault="00F94DA9" w:rsidP="00F94DA9">
            <w:pPr>
              <w:rPr>
                <w:rFonts w:ascii="Arial" w:eastAsia="Arial Unicode MS" w:hAnsi="Arial"/>
              </w:rPr>
            </w:pPr>
          </w:p>
        </w:tc>
        <w:tc>
          <w:tcPr>
            <w:tcW w:w="1200" w:type="dxa"/>
            <w:shd w:val="clear" w:color="auto" w:fill="auto"/>
            <w:tcPrChange w:id="3594" w:author="Jarno Nieminen" w:date="2014-06-19T12:37:00Z">
              <w:tcPr>
                <w:tcW w:w="1200" w:type="dxa"/>
                <w:gridSpan w:val="2"/>
                <w:shd w:val="clear" w:color="auto" w:fill="auto"/>
              </w:tcPr>
            </w:tcPrChange>
          </w:tcPr>
          <w:p w14:paraId="48F65ED1" w14:textId="217FE7DE" w:rsidR="00F94DA9" w:rsidRPr="00D82A73" w:rsidRDefault="00B37BC8" w:rsidP="00F94DA9">
            <w:pPr>
              <w:rPr>
                <w:rFonts w:ascii="Arial" w:eastAsia="Arial Unicode MS" w:hAnsi="Arial"/>
              </w:rPr>
            </w:pPr>
            <w:ins w:id="35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96" w:author="Jarno Nieminen" w:date="2014-06-19T12:37:00Z">
              <w:tcPr>
                <w:tcW w:w="1080" w:type="dxa"/>
                <w:shd w:val="clear" w:color="auto" w:fill="auto"/>
              </w:tcPr>
            </w:tcPrChange>
          </w:tcPr>
          <w:p w14:paraId="2EA05B48" w14:textId="641B76CF" w:rsidR="00F94DA9" w:rsidRPr="00D82A73" w:rsidRDefault="00B37BC8" w:rsidP="00F94DA9">
            <w:pPr>
              <w:rPr>
                <w:rFonts w:ascii="Arial" w:eastAsia="Arial Unicode MS" w:hAnsi="Arial"/>
              </w:rPr>
            </w:pPr>
            <w:ins w:id="35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98" w:author="Jarno Nieminen" w:date="2014-06-19T12:37:00Z">
              <w:tcPr>
                <w:tcW w:w="1160" w:type="dxa"/>
                <w:shd w:val="clear" w:color="auto" w:fill="auto"/>
              </w:tcPr>
            </w:tcPrChange>
          </w:tcPr>
          <w:p w14:paraId="58DAAD73" w14:textId="6ECAF5FF" w:rsidR="00F94DA9" w:rsidRPr="00D82A73" w:rsidRDefault="00F94DA9" w:rsidP="00F94DA9">
            <w:pPr>
              <w:rPr>
                <w:rFonts w:ascii="Arial" w:eastAsia="Arial Unicode MS" w:hAnsi="Arial"/>
              </w:rPr>
            </w:pPr>
            <w:ins w:id="3599" w:author="Jarno Nieminen" w:date="2014-06-19T12:38:00Z">
              <w:r>
                <w:rPr>
                  <w:rFonts w:ascii="Arial" w:eastAsia="Arial Unicode MS" w:hAnsi="Arial"/>
                </w:rPr>
                <w:t>N/A</w:t>
              </w:r>
            </w:ins>
          </w:p>
        </w:tc>
      </w:tr>
      <w:tr w:rsidR="00F94DA9" w:rsidRPr="00D82A73" w14:paraId="186D4E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0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01" w:author="Jarno Nieminen" w:date="2014-06-19T12:37:00Z">
            <w:trPr>
              <w:gridAfter w:val="0"/>
              <w:trHeight w:val="217"/>
            </w:trPr>
          </w:trPrChange>
        </w:trPr>
        <w:tc>
          <w:tcPr>
            <w:tcW w:w="2545" w:type="dxa"/>
            <w:gridSpan w:val="2"/>
            <w:tcPrChange w:id="3602" w:author="Jarno Nieminen" w:date="2014-06-19T12:37:00Z">
              <w:tcPr>
                <w:tcW w:w="2545" w:type="dxa"/>
                <w:gridSpan w:val="3"/>
              </w:tcPr>
            </w:tcPrChange>
          </w:tcPr>
          <w:p w14:paraId="3697BE2E" w14:textId="77777777" w:rsidR="00F94DA9" w:rsidRPr="00D82A73" w:rsidRDefault="00F94DA9" w:rsidP="00F94DA9">
            <w:pPr>
              <w:rPr>
                <w:rFonts w:eastAsia="Arial Unicode MS"/>
              </w:rPr>
            </w:pPr>
            <w:r w:rsidRPr="00D82A73">
              <w:rPr>
                <w:rFonts w:eastAsia="Arial Unicode MS"/>
              </w:rPr>
              <w:t>Beskrivning</w:t>
            </w:r>
          </w:p>
          <w:p w14:paraId="7667C39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603" w:author="Jarno Nieminen" w:date="2014-06-19T12:37:00Z">
              <w:tcPr>
                <w:tcW w:w="3410" w:type="dxa"/>
                <w:gridSpan w:val="2"/>
              </w:tcPr>
            </w:tcPrChange>
          </w:tcPr>
          <w:p w14:paraId="05C6C894" w14:textId="77777777" w:rsidR="00F94DA9" w:rsidRPr="00D82A73" w:rsidRDefault="00F94DA9" w:rsidP="00F94DA9">
            <w:pPr>
              <w:rPr>
                <w:rFonts w:eastAsia="Arial Unicode MS"/>
              </w:rPr>
            </w:pPr>
            <w:r w:rsidRPr="00D82A73">
              <w:rPr>
                <w:rFonts w:eastAsia="Arial Unicode MS"/>
              </w:rPr>
              <w:t>Beskrivande text.</w:t>
            </w:r>
          </w:p>
          <w:p w14:paraId="36099814" w14:textId="77777777" w:rsidR="00F94DA9" w:rsidRPr="00D82A73" w:rsidRDefault="00F94DA9" w:rsidP="00F94DA9">
            <w:pPr>
              <w:rPr>
                <w:rFonts w:eastAsia="Arial Unicode MS"/>
              </w:rPr>
            </w:pPr>
            <w:r w:rsidRPr="00D82A73">
              <w:rPr>
                <w:rFonts w:eastAsia="Arial Unicode MS"/>
              </w:rPr>
              <w:t>Stöder kodverk ”DocBook” Se tidbokningskontraktet!!</w:t>
            </w:r>
          </w:p>
          <w:p w14:paraId="291C0797"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604" w:author="Jarno Nieminen" w:date="2014-06-19T12:37:00Z">
              <w:tcPr>
                <w:tcW w:w="1140" w:type="dxa"/>
                <w:gridSpan w:val="2"/>
              </w:tcPr>
            </w:tcPrChange>
          </w:tcPr>
          <w:p w14:paraId="335BFAE8" w14:textId="77777777" w:rsidR="00F94DA9" w:rsidRPr="00D82A73" w:rsidRDefault="00F94DA9" w:rsidP="00F94DA9">
            <w:pPr>
              <w:rPr>
                <w:rFonts w:eastAsia="Arial Unicode MS"/>
              </w:rPr>
            </w:pPr>
            <w:r w:rsidRPr="00D82A73">
              <w:rPr>
                <w:rFonts w:eastAsia="Arial Unicode MS"/>
              </w:rPr>
              <w:t>TXT</w:t>
            </w:r>
          </w:p>
        </w:tc>
        <w:tc>
          <w:tcPr>
            <w:tcW w:w="717" w:type="dxa"/>
            <w:tcPrChange w:id="3605" w:author="Jarno Nieminen" w:date="2014-06-19T12:37:00Z">
              <w:tcPr>
                <w:tcW w:w="717" w:type="dxa"/>
                <w:gridSpan w:val="2"/>
              </w:tcPr>
            </w:tcPrChange>
          </w:tcPr>
          <w:p w14:paraId="6AB561F5" w14:textId="77777777" w:rsidR="00F94DA9" w:rsidRPr="00D82A73" w:rsidRDefault="00F94DA9" w:rsidP="00F94DA9">
            <w:pPr>
              <w:rPr>
                <w:rFonts w:eastAsia="Arial Unicode MS"/>
              </w:rPr>
            </w:pPr>
            <w:r w:rsidRPr="00D82A73">
              <w:rPr>
                <w:rFonts w:eastAsia="Arial Unicode MS"/>
              </w:rPr>
              <w:t>0..1</w:t>
            </w:r>
          </w:p>
        </w:tc>
        <w:tc>
          <w:tcPr>
            <w:tcW w:w="1803" w:type="dxa"/>
            <w:tcPrChange w:id="3606" w:author="Jarno Nieminen" w:date="2014-06-19T12:37:00Z">
              <w:tcPr>
                <w:tcW w:w="1803" w:type="dxa"/>
                <w:gridSpan w:val="2"/>
              </w:tcPr>
            </w:tcPrChange>
          </w:tcPr>
          <w:p w14:paraId="4B7BDF60"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607" w:author="Jarno Nieminen" w:date="2014-06-19T12:37:00Z">
              <w:tcPr>
                <w:tcW w:w="1920" w:type="dxa"/>
                <w:gridSpan w:val="2"/>
              </w:tcPr>
            </w:tcPrChange>
          </w:tcPr>
          <w:p w14:paraId="6A354AE0" w14:textId="77777777" w:rsidR="00F94DA9" w:rsidRPr="00D82A73" w:rsidRDefault="00F94DA9" w:rsidP="00F94DA9">
            <w:pPr>
              <w:rPr>
                <w:rFonts w:ascii="Arial" w:eastAsia="Arial Unicode MS" w:hAnsi="Arial"/>
              </w:rPr>
            </w:pPr>
          </w:p>
        </w:tc>
        <w:tc>
          <w:tcPr>
            <w:tcW w:w="1200" w:type="dxa"/>
            <w:shd w:val="clear" w:color="auto" w:fill="auto"/>
            <w:tcPrChange w:id="3608" w:author="Jarno Nieminen" w:date="2014-06-19T12:37:00Z">
              <w:tcPr>
                <w:tcW w:w="1200" w:type="dxa"/>
                <w:gridSpan w:val="2"/>
                <w:shd w:val="clear" w:color="auto" w:fill="auto"/>
              </w:tcPr>
            </w:tcPrChange>
          </w:tcPr>
          <w:p w14:paraId="19866DE3" w14:textId="69A01974" w:rsidR="00F94DA9" w:rsidRPr="00D82A73" w:rsidRDefault="00B37BC8" w:rsidP="00F94DA9">
            <w:pPr>
              <w:rPr>
                <w:rFonts w:ascii="Arial" w:eastAsia="Arial Unicode MS" w:hAnsi="Arial"/>
              </w:rPr>
            </w:pPr>
            <w:ins w:id="360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10" w:author="Jarno Nieminen" w:date="2014-06-19T12:37:00Z">
              <w:tcPr>
                <w:tcW w:w="1080" w:type="dxa"/>
                <w:shd w:val="clear" w:color="auto" w:fill="auto"/>
              </w:tcPr>
            </w:tcPrChange>
          </w:tcPr>
          <w:p w14:paraId="55325044" w14:textId="3E23504C" w:rsidR="00F94DA9" w:rsidRPr="00D82A73" w:rsidRDefault="00B37BC8" w:rsidP="00F94DA9">
            <w:pPr>
              <w:rPr>
                <w:rFonts w:ascii="Arial" w:eastAsia="Arial Unicode MS" w:hAnsi="Arial"/>
              </w:rPr>
            </w:pPr>
            <w:ins w:id="361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12" w:author="Jarno Nieminen" w:date="2014-06-19T12:37:00Z">
              <w:tcPr>
                <w:tcW w:w="1160" w:type="dxa"/>
                <w:shd w:val="clear" w:color="auto" w:fill="auto"/>
              </w:tcPr>
            </w:tcPrChange>
          </w:tcPr>
          <w:p w14:paraId="063E2064" w14:textId="4F6EBE7A" w:rsidR="00F94DA9" w:rsidRPr="00D82A73" w:rsidRDefault="00F94DA9" w:rsidP="00F94DA9">
            <w:pPr>
              <w:rPr>
                <w:rFonts w:ascii="Arial" w:eastAsia="Arial Unicode MS" w:hAnsi="Arial"/>
              </w:rPr>
            </w:pPr>
            <w:ins w:id="3613" w:author="Jarno Nieminen" w:date="2014-06-19T12:38:00Z">
              <w:r>
                <w:rPr>
                  <w:rFonts w:ascii="Arial" w:eastAsia="Arial Unicode MS" w:hAnsi="Arial"/>
                </w:rPr>
                <w:t>N/A</w:t>
              </w:r>
            </w:ins>
          </w:p>
        </w:tc>
      </w:tr>
      <w:tr w:rsidR="00F94DA9" w:rsidRPr="00D82A73" w14:paraId="3132FB1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1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15" w:author="Jarno Nieminen" w:date="2014-06-19T12:37:00Z">
            <w:trPr>
              <w:gridAfter w:val="0"/>
              <w:trHeight w:val="217"/>
            </w:trPr>
          </w:trPrChange>
        </w:trPr>
        <w:tc>
          <w:tcPr>
            <w:tcW w:w="2545" w:type="dxa"/>
            <w:gridSpan w:val="2"/>
            <w:tcPrChange w:id="3616" w:author="Jarno Nieminen" w:date="2014-06-19T12:37:00Z">
              <w:tcPr>
                <w:tcW w:w="2545" w:type="dxa"/>
                <w:gridSpan w:val="3"/>
              </w:tcPr>
            </w:tcPrChange>
          </w:tcPr>
          <w:p w14:paraId="3459467C" w14:textId="77777777" w:rsidR="00F94DA9" w:rsidRPr="00D82A73" w:rsidRDefault="00F94DA9" w:rsidP="00F94DA9">
            <w:pPr>
              <w:rPr>
                <w:rFonts w:eastAsia="Arial Unicode MS"/>
              </w:rPr>
            </w:pPr>
            <w:r w:rsidRPr="00D82A73">
              <w:rPr>
                <w:rFonts w:eastAsia="Arial Unicode MS"/>
              </w:rPr>
              <w:lastRenderedPageBreak/>
              <w:t>(InformationURL)</w:t>
            </w:r>
          </w:p>
        </w:tc>
        <w:tc>
          <w:tcPr>
            <w:tcW w:w="3410" w:type="dxa"/>
            <w:tcPrChange w:id="3617" w:author="Jarno Nieminen" w:date="2014-06-19T12:37:00Z">
              <w:tcPr>
                <w:tcW w:w="3410" w:type="dxa"/>
                <w:gridSpan w:val="2"/>
              </w:tcPr>
            </w:tcPrChange>
          </w:tcPr>
          <w:p w14:paraId="5FF1C821" w14:textId="77777777" w:rsidR="00F94DA9" w:rsidRPr="00D82A73" w:rsidRDefault="00F94DA9" w:rsidP="00F94DA9">
            <w:pPr>
              <w:rPr>
                <w:rFonts w:eastAsia="Arial Unicode MS"/>
              </w:rPr>
            </w:pPr>
            <w:r w:rsidRPr="00D82A73">
              <w:rPr>
                <w:rFonts w:eastAsia="Arial Unicode MS"/>
              </w:rPr>
              <w:t>URL till hjälpsida/mer information.</w:t>
            </w:r>
          </w:p>
        </w:tc>
        <w:tc>
          <w:tcPr>
            <w:tcW w:w="1140" w:type="dxa"/>
            <w:tcPrChange w:id="3618" w:author="Jarno Nieminen" w:date="2014-06-19T12:37:00Z">
              <w:tcPr>
                <w:tcW w:w="1140" w:type="dxa"/>
                <w:gridSpan w:val="2"/>
              </w:tcPr>
            </w:tcPrChange>
          </w:tcPr>
          <w:p w14:paraId="599785F5" w14:textId="77777777" w:rsidR="00F94DA9" w:rsidRPr="00D82A73" w:rsidRDefault="00F94DA9" w:rsidP="00F94DA9">
            <w:pPr>
              <w:rPr>
                <w:rFonts w:eastAsia="Arial Unicode MS"/>
              </w:rPr>
            </w:pPr>
            <w:r w:rsidRPr="00D82A73">
              <w:rPr>
                <w:rFonts w:eastAsia="Arial Unicode MS"/>
              </w:rPr>
              <w:t>TXT</w:t>
            </w:r>
          </w:p>
        </w:tc>
        <w:tc>
          <w:tcPr>
            <w:tcW w:w="717" w:type="dxa"/>
            <w:tcPrChange w:id="3619" w:author="Jarno Nieminen" w:date="2014-06-19T12:37:00Z">
              <w:tcPr>
                <w:tcW w:w="717" w:type="dxa"/>
                <w:gridSpan w:val="2"/>
              </w:tcPr>
            </w:tcPrChange>
          </w:tcPr>
          <w:p w14:paraId="24FAFE65" w14:textId="77777777" w:rsidR="00F94DA9" w:rsidRPr="00D82A73" w:rsidRDefault="00F94DA9" w:rsidP="00F94DA9">
            <w:pPr>
              <w:rPr>
                <w:rFonts w:eastAsia="Arial Unicode MS"/>
              </w:rPr>
            </w:pPr>
            <w:r w:rsidRPr="00D82A73">
              <w:rPr>
                <w:rFonts w:eastAsia="Arial Unicode MS"/>
              </w:rPr>
              <w:t>0..1</w:t>
            </w:r>
          </w:p>
        </w:tc>
        <w:tc>
          <w:tcPr>
            <w:tcW w:w="1803" w:type="dxa"/>
            <w:tcPrChange w:id="3620" w:author="Jarno Nieminen" w:date="2014-06-19T12:37:00Z">
              <w:tcPr>
                <w:tcW w:w="1803" w:type="dxa"/>
                <w:gridSpan w:val="2"/>
              </w:tcPr>
            </w:tcPrChange>
          </w:tcPr>
          <w:p w14:paraId="4BFE1BDE" w14:textId="77777777" w:rsidR="00F94DA9" w:rsidRPr="00D82A73" w:rsidRDefault="00F94DA9" w:rsidP="00F94DA9">
            <w:pPr>
              <w:rPr>
                <w:rFonts w:eastAsia="Arial Unicode MS"/>
              </w:rPr>
            </w:pPr>
            <w:r w:rsidRPr="00D82A73">
              <w:rPr>
                <w:rFonts w:eastAsia="Arial Unicode MS"/>
              </w:rPr>
              <w:t>(InformationURL)</w:t>
            </w:r>
          </w:p>
        </w:tc>
        <w:tc>
          <w:tcPr>
            <w:tcW w:w="1920" w:type="dxa"/>
            <w:tcPrChange w:id="3621" w:author="Jarno Nieminen" w:date="2014-06-19T12:37:00Z">
              <w:tcPr>
                <w:tcW w:w="1920" w:type="dxa"/>
                <w:gridSpan w:val="2"/>
              </w:tcPr>
            </w:tcPrChange>
          </w:tcPr>
          <w:p w14:paraId="6E7FEFCF" w14:textId="77777777" w:rsidR="00F94DA9" w:rsidRPr="00D82A73" w:rsidRDefault="00F94DA9" w:rsidP="00F94DA9">
            <w:pPr>
              <w:rPr>
                <w:rFonts w:ascii="Arial" w:eastAsia="Arial Unicode MS" w:hAnsi="Arial"/>
              </w:rPr>
            </w:pPr>
          </w:p>
        </w:tc>
        <w:tc>
          <w:tcPr>
            <w:tcW w:w="1200" w:type="dxa"/>
            <w:shd w:val="clear" w:color="auto" w:fill="auto"/>
            <w:tcPrChange w:id="3622" w:author="Jarno Nieminen" w:date="2014-06-19T12:37:00Z">
              <w:tcPr>
                <w:tcW w:w="1200" w:type="dxa"/>
                <w:gridSpan w:val="2"/>
                <w:shd w:val="clear" w:color="auto" w:fill="auto"/>
              </w:tcPr>
            </w:tcPrChange>
          </w:tcPr>
          <w:p w14:paraId="3D1FC213" w14:textId="5EBA77FD" w:rsidR="00F94DA9" w:rsidRPr="00D82A73" w:rsidRDefault="00F94DA9" w:rsidP="00F94DA9">
            <w:pPr>
              <w:rPr>
                <w:rFonts w:ascii="Arial" w:eastAsia="Arial Unicode MS" w:hAnsi="Arial"/>
              </w:rPr>
            </w:pPr>
            <w:ins w:id="3623" w:author="Jarno Nieminen" w:date="2014-06-19T11:19:00Z">
              <w:r w:rsidRPr="009A3B8F">
                <w:rPr>
                  <w:rFonts w:ascii="Arial" w:eastAsia="Arial Unicode MS" w:hAnsi="Arial"/>
                  <w:color w:val="FF0000"/>
                </w:rPr>
                <w:t>Tele och eKommunikation???</w:t>
              </w:r>
            </w:ins>
          </w:p>
        </w:tc>
        <w:tc>
          <w:tcPr>
            <w:tcW w:w="1162" w:type="dxa"/>
            <w:shd w:val="clear" w:color="auto" w:fill="auto"/>
            <w:tcPrChange w:id="3624" w:author="Jarno Nieminen" w:date="2014-06-19T12:37:00Z">
              <w:tcPr>
                <w:tcW w:w="1080" w:type="dxa"/>
                <w:shd w:val="clear" w:color="auto" w:fill="auto"/>
              </w:tcPr>
            </w:tcPrChange>
          </w:tcPr>
          <w:p w14:paraId="06651FB5" w14:textId="77777777" w:rsidR="00F94DA9" w:rsidRPr="00D82A73" w:rsidRDefault="00F94DA9" w:rsidP="00F94DA9">
            <w:pPr>
              <w:rPr>
                <w:rFonts w:ascii="Arial" w:eastAsia="Arial Unicode MS" w:hAnsi="Arial"/>
              </w:rPr>
            </w:pPr>
          </w:p>
        </w:tc>
        <w:tc>
          <w:tcPr>
            <w:tcW w:w="1078" w:type="dxa"/>
            <w:shd w:val="clear" w:color="auto" w:fill="auto"/>
            <w:tcPrChange w:id="3625" w:author="Jarno Nieminen" w:date="2014-06-19T12:37:00Z">
              <w:tcPr>
                <w:tcW w:w="1160" w:type="dxa"/>
                <w:shd w:val="clear" w:color="auto" w:fill="auto"/>
              </w:tcPr>
            </w:tcPrChange>
          </w:tcPr>
          <w:p w14:paraId="707E1D32" w14:textId="77777777" w:rsidR="00F94DA9" w:rsidRPr="00D82A73" w:rsidRDefault="00F94DA9" w:rsidP="00F94DA9">
            <w:pPr>
              <w:rPr>
                <w:rFonts w:ascii="Arial" w:eastAsia="Arial Unicode MS" w:hAnsi="Arial"/>
              </w:rPr>
            </w:pPr>
          </w:p>
        </w:tc>
      </w:tr>
      <w:tr w:rsidR="00F94DA9" w:rsidRPr="00D82A73" w14:paraId="6471853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2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27" w:author="Jarno Nieminen" w:date="2014-06-19T12:37:00Z">
            <w:trPr>
              <w:gridAfter w:val="0"/>
              <w:trHeight w:val="217"/>
            </w:trPr>
          </w:trPrChange>
        </w:trPr>
        <w:tc>
          <w:tcPr>
            <w:tcW w:w="2545" w:type="dxa"/>
            <w:gridSpan w:val="2"/>
            <w:tcPrChange w:id="3628" w:author="Jarno Nieminen" w:date="2014-06-19T12:37:00Z">
              <w:tcPr>
                <w:tcW w:w="2545" w:type="dxa"/>
                <w:gridSpan w:val="3"/>
              </w:tcPr>
            </w:tcPrChange>
          </w:tcPr>
          <w:p w14:paraId="0BD7081C" w14:textId="77777777" w:rsidR="00F94DA9" w:rsidRPr="00D82A73" w:rsidRDefault="00F94DA9" w:rsidP="00F94DA9">
            <w:pPr>
              <w:rPr>
                <w:rFonts w:eastAsia="Arial Unicode MS"/>
              </w:rPr>
            </w:pPr>
            <w:r w:rsidRPr="00D82A73">
              <w:rPr>
                <w:rFonts w:eastAsia="Arial Unicode MS"/>
              </w:rPr>
              <w:t>(NumberOfQuestions)</w:t>
            </w:r>
          </w:p>
        </w:tc>
        <w:tc>
          <w:tcPr>
            <w:tcW w:w="3410" w:type="dxa"/>
            <w:tcPrChange w:id="3629" w:author="Jarno Nieminen" w:date="2014-06-19T12:37:00Z">
              <w:tcPr>
                <w:tcW w:w="3410" w:type="dxa"/>
                <w:gridSpan w:val="2"/>
              </w:tcPr>
            </w:tcPrChange>
          </w:tcPr>
          <w:p w14:paraId="535EC57B" w14:textId="77777777" w:rsidR="00F94DA9" w:rsidRPr="00D82A73" w:rsidRDefault="00F94DA9" w:rsidP="00F94DA9">
            <w:pPr>
              <w:rPr>
                <w:rFonts w:eastAsia="Arial Unicode MS"/>
              </w:rPr>
            </w:pPr>
            <w:r w:rsidRPr="00D82A73">
              <w:rPr>
                <w:rFonts w:eastAsia="Arial Unicode MS"/>
              </w:rPr>
              <w:t>Antal frågor tillhörande blocket.</w:t>
            </w:r>
          </w:p>
          <w:p w14:paraId="75CAD912" w14:textId="77777777" w:rsidR="00F94DA9" w:rsidRPr="00D82A73" w:rsidRDefault="00F94DA9" w:rsidP="00F94DA9">
            <w:pPr>
              <w:rPr>
                <w:rFonts w:eastAsia="Arial Unicode MS"/>
              </w:rPr>
            </w:pPr>
            <w:r w:rsidRPr="00D82A73">
              <w:rPr>
                <w:rFonts w:eastAsia="Arial Unicode MS"/>
              </w:rPr>
              <w:t>T.ex. 10</w:t>
            </w:r>
          </w:p>
        </w:tc>
        <w:tc>
          <w:tcPr>
            <w:tcW w:w="1140" w:type="dxa"/>
            <w:tcPrChange w:id="3630" w:author="Jarno Nieminen" w:date="2014-06-19T12:37:00Z">
              <w:tcPr>
                <w:tcW w:w="1140" w:type="dxa"/>
                <w:gridSpan w:val="2"/>
              </w:tcPr>
            </w:tcPrChange>
          </w:tcPr>
          <w:p w14:paraId="01F67C22" w14:textId="77777777" w:rsidR="00F94DA9" w:rsidRPr="00D82A73" w:rsidRDefault="00F94DA9" w:rsidP="00F94DA9">
            <w:pPr>
              <w:rPr>
                <w:rFonts w:eastAsia="Arial Unicode MS"/>
              </w:rPr>
            </w:pPr>
            <w:r w:rsidRPr="00D82A73">
              <w:rPr>
                <w:rFonts w:eastAsia="Arial Unicode MS"/>
              </w:rPr>
              <w:t>VÄ</w:t>
            </w:r>
          </w:p>
        </w:tc>
        <w:tc>
          <w:tcPr>
            <w:tcW w:w="717" w:type="dxa"/>
            <w:tcPrChange w:id="3631" w:author="Jarno Nieminen" w:date="2014-06-19T12:37:00Z">
              <w:tcPr>
                <w:tcW w:w="717" w:type="dxa"/>
                <w:gridSpan w:val="2"/>
              </w:tcPr>
            </w:tcPrChange>
          </w:tcPr>
          <w:p w14:paraId="6804C9BD" w14:textId="77777777" w:rsidR="00F94DA9" w:rsidRPr="00D82A73" w:rsidRDefault="00F94DA9" w:rsidP="00F94DA9">
            <w:pPr>
              <w:rPr>
                <w:rFonts w:eastAsia="Arial Unicode MS"/>
              </w:rPr>
            </w:pPr>
            <w:r w:rsidRPr="00D82A73">
              <w:rPr>
                <w:rFonts w:eastAsia="Arial Unicode MS"/>
              </w:rPr>
              <w:t>1</w:t>
            </w:r>
          </w:p>
        </w:tc>
        <w:tc>
          <w:tcPr>
            <w:tcW w:w="1803" w:type="dxa"/>
            <w:tcPrChange w:id="3632" w:author="Jarno Nieminen" w:date="2014-06-19T12:37:00Z">
              <w:tcPr>
                <w:tcW w:w="1803" w:type="dxa"/>
                <w:gridSpan w:val="2"/>
              </w:tcPr>
            </w:tcPrChange>
          </w:tcPr>
          <w:p w14:paraId="1ABC4A01" w14:textId="77777777" w:rsidR="00F94DA9" w:rsidRPr="00D82A73" w:rsidRDefault="00F94DA9" w:rsidP="00F94DA9">
            <w:pPr>
              <w:rPr>
                <w:rFonts w:eastAsia="Arial Unicode MS"/>
              </w:rPr>
            </w:pPr>
          </w:p>
        </w:tc>
        <w:tc>
          <w:tcPr>
            <w:tcW w:w="1920" w:type="dxa"/>
            <w:tcPrChange w:id="3633" w:author="Jarno Nieminen" w:date="2014-06-19T12:37:00Z">
              <w:tcPr>
                <w:tcW w:w="1920" w:type="dxa"/>
                <w:gridSpan w:val="2"/>
              </w:tcPr>
            </w:tcPrChange>
          </w:tcPr>
          <w:p w14:paraId="446FD9E3" w14:textId="77777777" w:rsidR="00F94DA9" w:rsidRPr="00D82A73" w:rsidRDefault="00F94DA9" w:rsidP="00F94DA9">
            <w:pPr>
              <w:rPr>
                <w:rFonts w:ascii="Arial" w:eastAsia="Arial Unicode MS" w:hAnsi="Arial"/>
              </w:rPr>
            </w:pPr>
          </w:p>
        </w:tc>
        <w:tc>
          <w:tcPr>
            <w:tcW w:w="1200" w:type="dxa"/>
            <w:shd w:val="clear" w:color="auto" w:fill="auto"/>
            <w:tcPrChange w:id="3634" w:author="Jarno Nieminen" w:date="2014-06-19T12:37:00Z">
              <w:tcPr>
                <w:tcW w:w="1200" w:type="dxa"/>
                <w:gridSpan w:val="2"/>
                <w:shd w:val="clear" w:color="auto" w:fill="auto"/>
              </w:tcPr>
            </w:tcPrChange>
          </w:tcPr>
          <w:p w14:paraId="1206A4EC" w14:textId="1995B180" w:rsidR="00F94DA9" w:rsidRPr="00D82A73" w:rsidRDefault="00B37BC8" w:rsidP="00F94DA9">
            <w:pPr>
              <w:rPr>
                <w:rFonts w:ascii="Arial" w:eastAsia="Arial Unicode MS" w:hAnsi="Arial"/>
              </w:rPr>
            </w:pPr>
            <w:ins w:id="363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36" w:author="Jarno Nieminen" w:date="2014-06-19T12:37:00Z">
              <w:tcPr>
                <w:tcW w:w="1080" w:type="dxa"/>
                <w:shd w:val="clear" w:color="auto" w:fill="auto"/>
              </w:tcPr>
            </w:tcPrChange>
          </w:tcPr>
          <w:p w14:paraId="23F1A1D7" w14:textId="5DC057B1" w:rsidR="00F94DA9" w:rsidRPr="00D82A73" w:rsidRDefault="00B37BC8" w:rsidP="00F94DA9">
            <w:pPr>
              <w:rPr>
                <w:rFonts w:ascii="Arial" w:eastAsia="Arial Unicode MS" w:hAnsi="Arial"/>
              </w:rPr>
            </w:pPr>
            <w:ins w:id="363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38" w:author="Jarno Nieminen" w:date="2014-06-19T12:37:00Z">
              <w:tcPr>
                <w:tcW w:w="1160" w:type="dxa"/>
                <w:shd w:val="clear" w:color="auto" w:fill="auto"/>
              </w:tcPr>
            </w:tcPrChange>
          </w:tcPr>
          <w:p w14:paraId="07DA801D" w14:textId="74466226" w:rsidR="00F94DA9" w:rsidRPr="00D82A73" w:rsidRDefault="00F94DA9" w:rsidP="00F94DA9">
            <w:pPr>
              <w:rPr>
                <w:rFonts w:ascii="Arial" w:eastAsia="Arial Unicode MS" w:hAnsi="Arial"/>
              </w:rPr>
            </w:pPr>
            <w:ins w:id="3639" w:author="Jarno Nieminen" w:date="2014-06-19T12:38:00Z">
              <w:r>
                <w:rPr>
                  <w:rFonts w:ascii="Arial" w:eastAsia="Arial Unicode MS" w:hAnsi="Arial"/>
                </w:rPr>
                <w:t>N/A</w:t>
              </w:r>
            </w:ins>
          </w:p>
        </w:tc>
      </w:tr>
      <w:tr w:rsidR="00F94DA9" w:rsidRPr="00D82A73" w14:paraId="44C9071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4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41" w:author="Jarno Nieminen" w:date="2014-06-19T12:37:00Z">
            <w:trPr>
              <w:gridAfter w:val="0"/>
              <w:trHeight w:val="217"/>
            </w:trPr>
          </w:trPrChange>
        </w:trPr>
        <w:tc>
          <w:tcPr>
            <w:tcW w:w="2545" w:type="dxa"/>
            <w:gridSpan w:val="2"/>
            <w:tcPrChange w:id="3642" w:author="Jarno Nieminen" w:date="2014-06-19T12:37:00Z">
              <w:tcPr>
                <w:tcW w:w="2545" w:type="dxa"/>
                <w:gridSpan w:val="3"/>
              </w:tcPr>
            </w:tcPrChange>
          </w:tcPr>
          <w:p w14:paraId="720F8C87"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643" w:author="Jarno Nieminen" w:date="2014-06-19T12:37:00Z">
              <w:tcPr>
                <w:tcW w:w="3410" w:type="dxa"/>
                <w:gridSpan w:val="2"/>
              </w:tcPr>
            </w:tcPrChange>
          </w:tcPr>
          <w:p w14:paraId="598F0E2D"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644" w:author="Jarno Nieminen" w:date="2014-06-19T12:37:00Z">
              <w:tcPr>
                <w:tcW w:w="1140" w:type="dxa"/>
                <w:gridSpan w:val="2"/>
              </w:tcPr>
            </w:tcPrChange>
          </w:tcPr>
          <w:p w14:paraId="601FCD5B" w14:textId="77777777" w:rsidR="00F94DA9" w:rsidRPr="00D82A73" w:rsidRDefault="00F94DA9" w:rsidP="00F94DA9">
            <w:pPr>
              <w:rPr>
                <w:rFonts w:eastAsia="Arial Unicode MS"/>
              </w:rPr>
            </w:pPr>
            <w:r w:rsidRPr="00D82A73">
              <w:rPr>
                <w:rFonts w:eastAsia="Arial Unicode MS"/>
              </w:rPr>
              <w:t>II</w:t>
            </w:r>
          </w:p>
        </w:tc>
        <w:tc>
          <w:tcPr>
            <w:tcW w:w="717" w:type="dxa"/>
            <w:tcPrChange w:id="3645" w:author="Jarno Nieminen" w:date="2014-06-19T12:37:00Z">
              <w:tcPr>
                <w:tcW w:w="717" w:type="dxa"/>
                <w:gridSpan w:val="2"/>
              </w:tcPr>
            </w:tcPrChange>
          </w:tcPr>
          <w:p w14:paraId="3F16034F" w14:textId="77777777" w:rsidR="00F94DA9" w:rsidRPr="00D82A73" w:rsidRDefault="00F94DA9" w:rsidP="00F94DA9">
            <w:pPr>
              <w:rPr>
                <w:rFonts w:eastAsia="Arial Unicode MS"/>
              </w:rPr>
            </w:pPr>
            <w:r w:rsidRPr="00D82A73">
              <w:rPr>
                <w:rFonts w:eastAsia="Arial Unicode MS"/>
              </w:rPr>
              <w:t>0..1</w:t>
            </w:r>
          </w:p>
        </w:tc>
        <w:tc>
          <w:tcPr>
            <w:tcW w:w="1803" w:type="dxa"/>
            <w:tcPrChange w:id="3646" w:author="Jarno Nieminen" w:date="2014-06-19T12:37:00Z">
              <w:tcPr>
                <w:tcW w:w="1803" w:type="dxa"/>
                <w:gridSpan w:val="2"/>
              </w:tcPr>
            </w:tcPrChange>
          </w:tcPr>
          <w:p w14:paraId="4A89D314" w14:textId="77777777" w:rsidR="00F94DA9" w:rsidRPr="00D82A73" w:rsidRDefault="00F94DA9" w:rsidP="00F94DA9">
            <w:pPr>
              <w:rPr>
                <w:rFonts w:eastAsia="Arial Unicode MS"/>
              </w:rPr>
            </w:pPr>
          </w:p>
        </w:tc>
        <w:tc>
          <w:tcPr>
            <w:tcW w:w="1920" w:type="dxa"/>
            <w:tcPrChange w:id="3647" w:author="Jarno Nieminen" w:date="2014-06-19T12:37:00Z">
              <w:tcPr>
                <w:tcW w:w="1920" w:type="dxa"/>
                <w:gridSpan w:val="2"/>
              </w:tcPr>
            </w:tcPrChange>
          </w:tcPr>
          <w:p w14:paraId="247376E4" w14:textId="77777777" w:rsidR="00F94DA9" w:rsidRPr="00D82A73" w:rsidRDefault="00F94DA9" w:rsidP="00F94DA9">
            <w:pPr>
              <w:rPr>
                <w:rFonts w:ascii="Arial" w:eastAsia="Arial Unicode MS" w:hAnsi="Arial"/>
              </w:rPr>
            </w:pPr>
          </w:p>
        </w:tc>
        <w:tc>
          <w:tcPr>
            <w:tcW w:w="1200" w:type="dxa"/>
            <w:shd w:val="clear" w:color="auto" w:fill="auto"/>
            <w:tcPrChange w:id="3648" w:author="Jarno Nieminen" w:date="2014-06-19T12:37:00Z">
              <w:tcPr>
                <w:tcW w:w="1200" w:type="dxa"/>
                <w:gridSpan w:val="2"/>
                <w:shd w:val="clear" w:color="auto" w:fill="auto"/>
              </w:tcPr>
            </w:tcPrChange>
          </w:tcPr>
          <w:p w14:paraId="7CA4CD62" w14:textId="5A407350" w:rsidR="00F94DA9" w:rsidRPr="00D82A73" w:rsidRDefault="00B37BC8" w:rsidP="00F94DA9">
            <w:pPr>
              <w:rPr>
                <w:rFonts w:ascii="Arial" w:eastAsia="Arial Unicode MS" w:hAnsi="Arial"/>
              </w:rPr>
            </w:pPr>
            <w:ins w:id="364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50" w:author="Jarno Nieminen" w:date="2014-06-19T12:37:00Z">
              <w:tcPr>
                <w:tcW w:w="1080" w:type="dxa"/>
                <w:shd w:val="clear" w:color="auto" w:fill="auto"/>
              </w:tcPr>
            </w:tcPrChange>
          </w:tcPr>
          <w:p w14:paraId="59683085" w14:textId="62047261" w:rsidR="00F94DA9" w:rsidRPr="00D82A73" w:rsidRDefault="00B37BC8" w:rsidP="00F94DA9">
            <w:pPr>
              <w:rPr>
                <w:rFonts w:ascii="Arial" w:eastAsia="Arial Unicode MS" w:hAnsi="Arial"/>
              </w:rPr>
            </w:pPr>
            <w:ins w:id="365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52" w:author="Jarno Nieminen" w:date="2014-06-19T12:37:00Z">
              <w:tcPr>
                <w:tcW w:w="1160" w:type="dxa"/>
                <w:shd w:val="clear" w:color="auto" w:fill="auto"/>
              </w:tcPr>
            </w:tcPrChange>
          </w:tcPr>
          <w:p w14:paraId="0D1A4B57" w14:textId="317C6027" w:rsidR="00F94DA9" w:rsidRPr="00D82A73" w:rsidRDefault="00F94DA9" w:rsidP="00F94DA9">
            <w:pPr>
              <w:rPr>
                <w:rFonts w:ascii="Arial" w:eastAsia="Arial Unicode MS" w:hAnsi="Arial"/>
              </w:rPr>
            </w:pPr>
            <w:ins w:id="3653" w:author="Jarno Nieminen" w:date="2014-06-19T12:38:00Z">
              <w:r>
                <w:rPr>
                  <w:rFonts w:ascii="Arial" w:eastAsia="Arial Unicode MS" w:hAnsi="Arial"/>
                </w:rPr>
                <w:t>N/A</w:t>
              </w:r>
            </w:ins>
          </w:p>
        </w:tc>
      </w:tr>
      <w:tr w:rsidR="00F94DA9" w:rsidRPr="00D82A73" w14:paraId="0BB635E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5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55" w:author="Jarno Nieminen" w:date="2014-06-19T12:37:00Z">
            <w:trPr>
              <w:gridAfter w:val="0"/>
              <w:trHeight w:val="217"/>
            </w:trPr>
          </w:trPrChange>
        </w:trPr>
        <w:tc>
          <w:tcPr>
            <w:tcW w:w="2545" w:type="dxa"/>
            <w:gridSpan w:val="2"/>
            <w:tcPrChange w:id="3656" w:author="Jarno Nieminen" w:date="2014-06-19T12:37:00Z">
              <w:tcPr>
                <w:tcW w:w="2545" w:type="dxa"/>
                <w:gridSpan w:val="3"/>
              </w:tcPr>
            </w:tcPrChange>
          </w:tcPr>
          <w:p w14:paraId="6F22104A" w14:textId="77777777" w:rsidR="00F94DA9" w:rsidRPr="00D82A73" w:rsidRDefault="00F94DA9" w:rsidP="00F94DA9">
            <w:pPr>
              <w:rPr>
                <w:rFonts w:eastAsia="Arial Unicode MS"/>
              </w:rPr>
            </w:pPr>
            <w:r w:rsidRPr="00D82A73">
              <w:rPr>
                <w:rFonts w:eastAsia="Arial Unicode MS"/>
              </w:rPr>
              <w:t>Frågor/id</w:t>
            </w:r>
          </w:p>
          <w:p w14:paraId="08D7C84B" w14:textId="77777777" w:rsidR="00F94DA9" w:rsidRPr="00D82A73" w:rsidRDefault="00F94DA9" w:rsidP="00F94DA9">
            <w:pPr>
              <w:rPr>
                <w:rFonts w:eastAsia="Arial Unicode MS"/>
              </w:rPr>
            </w:pPr>
            <w:r w:rsidRPr="00D82A73">
              <w:rPr>
                <w:rFonts w:eastAsia="Arial Unicode MS"/>
              </w:rPr>
              <w:t>(QuestionId)</w:t>
            </w:r>
          </w:p>
        </w:tc>
        <w:tc>
          <w:tcPr>
            <w:tcW w:w="3410" w:type="dxa"/>
            <w:tcPrChange w:id="3657" w:author="Jarno Nieminen" w:date="2014-06-19T12:37:00Z">
              <w:tcPr>
                <w:tcW w:w="3410" w:type="dxa"/>
                <w:gridSpan w:val="2"/>
              </w:tcPr>
            </w:tcPrChange>
          </w:tcPr>
          <w:p w14:paraId="592B9DD1"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658" w:author="Jarno Nieminen" w:date="2014-06-19T12:37:00Z">
              <w:tcPr>
                <w:tcW w:w="1140" w:type="dxa"/>
                <w:gridSpan w:val="2"/>
              </w:tcPr>
            </w:tcPrChange>
          </w:tcPr>
          <w:p w14:paraId="79523A15" w14:textId="77777777" w:rsidR="00F94DA9" w:rsidRPr="00D82A73" w:rsidRDefault="00F94DA9" w:rsidP="00F94DA9">
            <w:pPr>
              <w:rPr>
                <w:rFonts w:eastAsia="Arial Unicode MS"/>
              </w:rPr>
            </w:pPr>
            <w:r w:rsidRPr="00D82A73">
              <w:rPr>
                <w:rFonts w:eastAsia="Arial Unicode MS"/>
              </w:rPr>
              <w:t>II</w:t>
            </w:r>
          </w:p>
        </w:tc>
        <w:tc>
          <w:tcPr>
            <w:tcW w:w="717" w:type="dxa"/>
            <w:tcPrChange w:id="3659" w:author="Jarno Nieminen" w:date="2014-06-19T12:37:00Z">
              <w:tcPr>
                <w:tcW w:w="717" w:type="dxa"/>
                <w:gridSpan w:val="2"/>
              </w:tcPr>
            </w:tcPrChange>
          </w:tcPr>
          <w:p w14:paraId="628B2BB1" w14:textId="77777777" w:rsidR="00F94DA9" w:rsidRPr="00D82A73" w:rsidRDefault="00F94DA9" w:rsidP="00F94DA9">
            <w:pPr>
              <w:rPr>
                <w:rFonts w:eastAsia="Arial Unicode MS"/>
              </w:rPr>
            </w:pPr>
            <w:r w:rsidRPr="00D82A73">
              <w:rPr>
                <w:rFonts w:eastAsia="Arial Unicode MS"/>
              </w:rPr>
              <w:t>1..*</w:t>
            </w:r>
          </w:p>
        </w:tc>
        <w:tc>
          <w:tcPr>
            <w:tcW w:w="1803" w:type="dxa"/>
            <w:tcPrChange w:id="3660" w:author="Jarno Nieminen" w:date="2014-06-19T12:37:00Z">
              <w:tcPr>
                <w:tcW w:w="1803" w:type="dxa"/>
                <w:gridSpan w:val="2"/>
              </w:tcPr>
            </w:tcPrChange>
          </w:tcPr>
          <w:p w14:paraId="10180D14"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661" w:author="Jarno Nieminen" w:date="2014-06-19T12:37:00Z">
              <w:tcPr>
                <w:tcW w:w="1920" w:type="dxa"/>
                <w:gridSpan w:val="2"/>
              </w:tcPr>
            </w:tcPrChange>
          </w:tcPr>
          <w:p w14:paraId="05BA81B3" w14:textId="77777777" w:rsidR="00F94DA9" w:rsidRPr="00D82A73" w:rsidRDefault="00F94DA9" w:rsidP="00F94DA9">
            <w:pPr>
              <w:rPr>
                <w:rFonts w:ascii="Arial" w:eastAsia="Arial Unicode MS" w:hAnsi="Arial"/>
              </w:rPr>
            </w:pPr>
          </w:p>
        </w:tc>
        <w:tc>
          <w:tcPr>
            <w:tcW w:w="1200" w:type="dxa"/>
            <w:shd w:val="clear" w:color="auto" w:fill="auto"/>
            <w:tcPrChange w:id="3662" w:author="Jarno Nieminen" w:date="2014-06-19T12:37:00Z">
              <w:tcPr>
                <w:tcW w:w="1200" w:type="dxa"/>
                <w:gridSpan w:val="2"/>
                <w:shd w:val="clear" w:color="auto" w:fill="auto"/>
              </w:tcPr>
            </w:tcPrChange>
          </w:tcPr>
          <w:p w14:paraId="5F0E63CD" w14:textId="552A9296" w:rsidR="00F94DA9" w:rsidRPr="00D82A73" w:rsidRDefault="00B37BC8" w:rsidP="00F94DA9">
            <w:pPr>
              <w:rPr>
                <w:rFonts w:ascii="Arial" w:eastAsia="Arial Unicode MS" w:hAnsi="Arial"/>
              </w:rPr>
            </w:pPr>
            <w:ins w:id="366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64" w:author="Jarno Nieminen" w:date="2014-06-19T12:37:00Z">
              <w:tcPr>
                <w:tcW w:w="1080" w:type="dxa"/>
                <w:shd w:val="clear" w:color="auto" w:fill="auto"/>
              </w:tcPr>
            </w:tcPrChange>
          </w:tcPr>
          <w:p w14:paraId="46179D05" w14:textId="25CAD9F5" w:rsidR="00F94DA9" w:rsidRPr="00D82A73" w:rsidRDefault="00B37BC8" w:rsidP="00F94DA9">
            <w:pPr>
              <w:rPr>
                <w:rFonts w:ascii="Arial" w:eastAsia="Arial Unicode MS" w:hAnsi="Arial"/>
              </w:rPr>
            </w:pPr>
            <w:ins w:id="366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66" w:author="Jarno Nieminen" w:date="2014-06-19T12:37:00Z">
              <w:tcPr>
                <w:tcW w:w="1160" w:type="dxa"/>
                <w:shd w:val="clear" w:color="auto" w:fill="auto"/>
              </w:tcPr>
            </w:tcPrChange>
          </w:tcPr>
          <w:p w14:paraId="12EF91BA" w14:textId="7AF63C14" w:rsidR="00F94DA9" w:rsidRPr="00D82A73" w:rsidRDefault="00F94DA9" w:rsidP="00F94DA9">
            <w:pPr>
              <w:rPr>
                <w:rFonts w:ascii="Arial" w:eastAsia="Arial Unicode MS" w:hAnsi="Arial"/>
              </w:rPr>
            </w:pPr>
            <w:ins w:id="3667" w:author="Jarno Nieminen" w:date="2014-06-19T12:38:00Z">
              <w:r>
                <w:rPr>
                  <w:rFonts w:ascii="Arial" w:eastAsia="Arial Unicode MS" w:hAnsi="Arial"/>
                </w:rPr>
                <w:t>N/A</w:t>
              </w:r>
            </w:ins>
          </w:p>
        </w:tc>
      </w:tr>
      <w:tr w:rsidR="00F94DA9" w:rsidRPr="00D82A73" w14:paraId="16A1D41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6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69" w:author="Jarno Nieminen" w:date="2014-06-19T12:37:00Z">
            <w:trPr>
              <w:gridAfter w:val="0"/>
              <w:trHeight w:val="217"/>
            </w:trPr>
          </w:trPrChange>
        </w:trPr>
        <w:tc>
          <w:tcPr>
            <w:tcW w:w="2545" w:type="dxa"/>
            <w:gridSpan w:val="2"/>
            <w:tcPrChange w:id="3670" w:author="Jarno Nieminen" w:date="2014-06-19T12:37:00Z">
              <w:tcPr>
                <w:tcW w:w="2545" w:type="dxa"/>
                <w:gridSpan w:val="3"/>
              </w:tcPr>
            </w:tcPrChange>
          </w:tcPr>
          <w:p w14:paraId="683FCF7D" w14:textId="77777777" w:rsidR="00F94DA9" w:rsidRPr="00D82A73" w:rsidRDefault="00F94DA9" w:rsidP="00F94DA9">
            <w:pPr>
              <w:rPr>
                <w:rFonts w:eastAsia="Arial Unicode MS"/>
              </w:rPr>
            </w:pPr>
          </w:p>
        </w:tc>
        <w:tc>
          <w:tcPr>
            <w:tcW w:w="3410" w:type="dxa"/>
            <w:tcPrChange w:id="3671" w:author="Jarno Nieminen" w:date="2014-06-19T12:37:00Z">
              <w:tcPr>
                <w:tcW w:w="3410" w:type="dxa"/>
                <w:gridSpan w:val="2"/>
              </w:tcPr>
            </w:tcPrChange>
          </w:tcPr>
          <w:p w14:paraId="7307DB0E" w14:textId="77777777" w:rsidR="00F94DA9" w:rsidRPr="00D82A73" w:rsidRDefault="00F94DA9" w:rsidP="00F94DA9">
            <w:pPr>
              <w:rPr>
                <w:rFonts w:eastAsia="Arial Unicode MS"/>
              </w:rPr>
            </w:pPr>
          </w:p>
        </w:tc>
        <w:tc>
          <w:tcPr>
            <w:tcW w:w="1140" w:type="dxa"/>
            <w:tcPrChange w:id="3672" w:author="Jarno Nieminen" w:date="2014-06-19T12:37:00Z">
              <w:tcPr>
                <w:tcW w:w="1140" w:type="dxa"/>
                <w:gridSpan w:val="2"/>
              </w:tcPr>
            </w:tcPrChange>
          </w:tcPr>
          <w:p w14:paraId="0F6B9077" w14:textId="77777777" w:rsidR="00F94DA9" w:rsidRPr="00D82A73" w:rsidRDefault="00F94DA9" w:rsidP="00F94DA9">
            <w:pPr>
              <w:rPr>
                <w:rFonts w:eastAsia="Arial Unicode MS"/>
              </w:rPr>
            </w:pPr>
          </w:p>
        </w:tc>
        <w:tc>
          <w:tcPr>
            <w:tcW w:w="717" w:type="dxa"/>
            <w:tcPrChange w:id="3673" w:author="Jarno Nieminen" w:date="2014-06-19T12:37:00Z">
              <w:tcPr>
                <w:tcW w:w="717" w:type="dxa"/>
                <w:gridSpan w:val="2"/>
              </w:tcPr>
            </w:tcPrChange>
          </w:tcPr>
          <w:p w14:paraId="2C91D9C2" w14:textId="77777777" w:rsidR="00F94DA9" w:rsidRPr="00D82A73" w:rsidRDefault="00F94DA9" w:rsidP="00F94DA9">
            <w:pPr>
              <w:rPr>
                <w:rFonts w:eastAsia="Arial Unicode MS"/>
              </w:rPr>
            </w:pPr>
          </w:p>
        </w:tc>
        <w:tc>
          <w:tcPr>
            <w:tcW w:w="1803" w:type="dxa"/>
            <w:tcPrChange w:id="3674" w:author="Jarno Nieminen" w:date="2014-06-19T12:37:00Z">
              <w:tcPr>
                <w:tcW w:w="1803" w:type="dxa"/>
                <w:gridSpan w:val="2"/>
              </w:tcPr>
            </w:tcPrChange>
          </w:tcPr>
          <w:p w14:paraId="725BA79D" w14:textId="77777777" w:rsidR="00F94DA9" w:rsidRPr="00D82A73" w:rsidRDefault="00F94DA9" w:rsidP="00F94DA9">
            <w:pPr>
              <w:rPr>
                <w:rFonts w:eastAsia="Arial Unicode MS"/>
              </w:rPr>
            </w:pPr>
          </w:p>
        </w:tc>
        <w:tc>
          <w:tcPr>
            <w:tcW w:w="1920" w:type="dxa"/>
            <w:tcPrChange w:id="3675" w:author="Jarno Nieminen" w:date="2014-06-19T12:37:00Z">
              <w:tcPr>
                <w:tcW w:w="1920" w:type="dxa"/>
                <w:gridSpan w:val="2"/>
              </w:tcPr>
            </w:tcPrChange>
          </w:tcPr>
          <w:p w14:paraId="413A1E75" w14:textId="77777777" w:rsidR="00F94DA9" w:rsidRPr="00D82A73" w:rsidRDefault="00F94DA9" w:rsidP="00F94DA9">
            <w:pPr>
              <w:rPr>
                <w:rFonts w:ascii="Arial" w:eastAsia="Arial Unicode MS" w:hAnsi="Arial"/>
              </w:rPr>
            </w:pPr>
          </w:p>
        </w:tc>
        <w:tc>
          <w:tcPr>
            <w:tcW w:w="1200" w:type="dxa"/>
            <w:shd w:val="clear" w:color="auto" w:fill="auto"/>
            <w:tcPrChange w:id="3676" w:author="Jarno Nieminen" w:date="2014-06-19T12:37:00Z">
              <w:tcPr>
                <w:tcW w:w="1200" w:type="dxa"/>
                <w:gridSpan w:val="2"/>
                <w:shd w:val="clear" w:color="auto" w:fill="auto"/>
              </w:tcPr>
            </w:tcPrChange>
          </w:tcPr>
          <w:p w14:paraId="6DAF420C" w14:textId="77777777" w:rsidR="00F94DA9" w:rsidRPr="00D82A73" w:rsidRDefault="00F94DA9" w:rsidP="00F94DA9">
            <w:pPr>
              <w:rPr>
                <w:rFonts w:ascii="Arial" w:eastAsia="Arial Unicode MS" w:hAnsi="Arial"/>
              </w:rPr>
            </w:pPr>
          </w:p>
        </w:tc>
        <w:tc>
          <w:tcPr>
            <w:tcW w:w="1162" w:type="dxa"/>
            <w:shd w:val="clear" w:color="auto" w:fill="auto"/>
            <w:tcPrChange w:id="3677" w:author="Jarno Nieminen" w:date="2014-06-19T12:37:00Z">
              <w:tcPr>
                <w:tcW w:w="1080" w:type="dxa"/>
                <w:shd w:val="clear" w:color="auto" w:fill="auto"/>
              </w:tcPr>
            </w:tcPrChange>
          </w:tcPr>
          <w:p w14:paraId="7785B480" w14:textId="77777777" w:rsidR="00F94DA9" w:rsidRPr="00D82A73" w:rsidRDefault="00F94DA9" w:rsidP="00F94DA9">
            <w:pPr>
              <w:rPr>
                <w:rFonts w:ascii="Arial" w:eastAsia="Arial Unicode MS" w:hAnsi="Arial"/>
              </w:rPr>
            </w:pPr>
          </w:p>
        </w:tc>
        <w:tc>
          <w:tcPr>
            <w:tcW w:w="1078" w:type="dxa"/>
            <w:shd w:val="clear" w:color="auto" w:fill="auto"/>
            <w:tcPrChange w:id="3678" w:author="Jarno Nieminen" w:date="2014-06-19T12:37:00Z">
              <w:tcPr>
                <w:tcW w:w="1160" w:type="dxa"/>
                <w:shd w:val="clear" w:color="auto" w:fill="auto"/>
              </w:tcPr>
            </w:tcPrChange>
          </w:tcPr>
          <w:p w14:paraId="5F6A934D" w14:textId="77777777" w:rsidR="00F94DA9" w:rsidRPr="00D82A73" w:rsidRDefault="00F94DA9" w:rsidP="00F94DA9">
            <w:pPr>
              <w:rPr>
                <w:rFonts w:ascii="Arial" w:eastAsia="Arial Unicode MS" w:hAnsi="Arial"/>
              </w:rPr>
            </w:pPr>
          </w:p>
        </w:tc>
      </w:tr>
      <w:tr w:rsidR="00F94DA9" w:rsidRPr="00D82A73" w14:paraId="302F8ACF" w14:textId="77777777" w:rsidTr="009C52F6">
        <w:trPr>
          <w:gridBefore w:val="1"/>
          <w:wBefore w:w="15" w:type="dxa"/>
          <w:trHeight w:val="217"/>
        </w:trPr>
        <w:tc>
          <w:tcPr>
            <w:tcW w:w="7080" w:type="dxa"/>
            <w:gridSpan w:val="3"/>
            <w:shd w:val="pct25" w:color="auto" w:fill="auto"/>
          </w:tcPr>
          <w:p w14:paraId="5952CF32" w14:textId="77777777" w:rsidR="00F94DA9" w:rsidRPr="00D82A73" w:rsidRDefault="00F94DA9" w:rsidP="00F94DA9">
            <w:pPr>
              <w:rPr>
                <w:b/>
              </w:rPr>
            </w:pPr>
            <w:r w:rsidRPr="00D82A73">
              <w:rPr>
                <w:b/>
              </w:rPr>
              <w:t>Associationer</w:t>
            </w:r>
          </w:p>
        </w:tc>
        <w:tc>
          <w:tcPr>
            <w:tcW w:w="7880" w:type="dxa"/>
            <w:gridSpan w:val="6"/>
            <w:shd w:val="pct25" w:color="auto" w:fill="auto"/>
          </w:tcPr>
          <w:p w14:paraId="58E3A4A1" w14:textId="77777777" w:rsidR="00F94DA9" w:rsidRPr="00D82A73" w:rsidRDefault="00F94DA9" w:rsidP="00F94DA9">
            <w:pPr>
              <w:rPr>
                <w:rFonts w:eastAsia="Arial Unicode MS"/>
                <w:b/>
              </w:rPr>
            </w:pPr>
            <w:r w:rsidRPr="00D82A73">
              <w:rPr>
                <w:b/>
              </w:rPr>
              <w:t>Beslutsregel</w:t>
            </w:r>
          </w:p>
        </w:tc>
      </w:tr>
      <w:tr w:rsidR="00F94DA9" w:rsidRPr="00D82A73" w14:paraId="1285E9B7" w14:textId="77777777" w:rsidTr="009C52F6">
        <w:trPr>
          <w:gridBefore w:val="1"/>
          <w:wBefore w:w="15" w:type="dxa"/>
          <w:trHeight w:val="217"/>
        </w:trPr>
        <w:tc>
          <w:tcPr>
            <w:tcW w:w="7080" w:type="dxa"/>
            <w:gridSpan w:val="3"/>
          </w:tcPr>
          <w:p w14:paraId="2AECE44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5CFDDFF7" w14:textId="77777777" w:rsidR="00F94DA9" w:rsidRPr="00D82A73" w:rsidRDefault="00F94DA9" w:rsidP="00F94DA9">
            <w:pPr>
              <w:rPr>
                <w:rFonts w:ascii="Arial" w:eastAsia="Arial Unicode MS" w:hAnsi="Arial"/>
                <w:color w:val="000000"/>
              </w:rPr>
            </w:pPr>
          </w:p>
        </w:tc>
      </w:tr>
      <w:tr w:rsidR="00F94DA9" w:rsidRPr="00D82A73" w14:paraId="4CF0E730" w14:textId="77777777" w:rsidTr="009C52F6">
        <w:trPr>
          <w:gridBefore w:val="1"/>
          <w:wBefore w:w="15" w:type="dxa"/>
          <w:trHeight w:val="217"/>
        </w:trPr>
        <w:tc>
          <w:tcPr>
            <w:tcW w:w="7080" w:type="dxa"/>
            <w:gridSpan w:val="3"/>
          </w:tcPr>
          <w:p w14:paraId="3663C2EF"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C3A202B" w14:textId="77777777" w:rsidR="00F94DA9" w:rsidRPr="00D82A73" w:rsidRDefault="00F94DA9" w:rsidP="00F94DA9">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3679" w:name="_Toc193243784"/>
    </w:p>
    <w:p w14:paraId="635EDDB4" w14:textId="77777777" w:rsidR="006A2F41" w:rsidRPr="00D82A73" w:rsidRDefault="006A2F41" w:rsidP="006A2F41">
      <w:pPr>
        <w:pStyle w:val="Heading3"/>
      </w:pPr>
      <w:bookmarkStart w:id="3680" w:name="_Toc220986034"/>
      <w:bookmarkStart w:id="3681" w:name="_Toc386458090"/>
      <w:bookmarkStart w:id="3682" w:name="_Toc390951678"/>
      <w:r w:rsidRPr="00D82A73">
        <w:lastRenderedPageBreak/>
        <w:t>Klass Formulärfråga mall (TemplateQuestion)</w:t>
      </w:r>
      <w:bookmarkEnd w:id="3680"/>
      <w:bookmarkEnd w:id="3681"/>
      <w:bookmarkEnd w:id="3682"/>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683">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1B58CCAF"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19D6C5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84"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685" w:author="Jarno Nieminen" w:date="2014-06-19T12:38:00Z">
            <w:trPr>
              <w:gridAfter w:val="0"/>
              <w:cantSplit/>
              <w:trHeight w:val="375"/>
            </w:trPr>
          </w:trPrChange>
        </w:trPr>
        <w:tc>
          <w:tcPr>
            <w:tcW w:w="2545" w:type="dxa"/>
            <w:gridSpan w:val="2"/>
            <w:vMerge/>
            <w:shd w:val="pct25" w:color="auto" w:fill="auto"/>
            <w:tcPrChange w:id="3686" w:author="Jarno Nieminen" w:date="2014-06-19T12:38:00Z">
              <w:tcPr>
                <w:tcW w:w="2545" w:type="dxa"/>
                <w:gridSpan w:val="3"/>
                <w:vMerge/>
                <w:shd w:val="pct25" w:color="auto" w:fill="auto"/>
              </w:tcPr>
            </w:tcPrChange>
          </w:tcPr>
          <w:p w14:paraId="38677199" w14:textId="77777777" w:rsidR="00727585" w:rsidRPr="00D82A73" w:rsidRDefault="00727585" w:rsidP="00727585"/>
        </w:tc>
        <w:tc>
          <w:tcPr>
            <w:tcW w:w="3410" w:type="dxa"/>
            <w:vMerge/>
            <w:shd w:val="pct25" w:color="auto" w:fill="auto"/>
            <w:tcPrChange w:id="3687" w:author="Jarno Nieminen" w:date="2014-06-19T12:38:00Z">
              <w:tcPr>
                <w:tcW w:w="3410" w:type="dxa"/>
                <w:gridSpan w:val="2"/>
                <w:vMerge/>
                <w:shd w:val="pct25" w:color="auto" w:fill="auto"/>
              </w:tcPr>
            </w:tcPrChange>
          </w:tcPr>
          <w:p w14:paraId="737DC56F" w14:textId="77777777" w:rsidR="00727585" w:rsidRPr="00D82A73" w:rsidRDefault="00727585" w:rsidP="00727585"/>
        </w:tc>
        <w:tc>
          <w:tcPr>
            <w:tcW w:w="1140" w:type="dxa"/>
            <w:vMerge/>
            <w:shd w:val="pct25" w:color="auto" w:fill="auto"/>
            <w:tcPrChange w:id="3688" w:author="Jarno Nieminen" w:date="2014-06-19T12:38:00Z">
              <w:tcPr>
                <w:tcW w:w="1140" w:type="dxa"/>
                <w:gridSpan w:val="2"/>
                <w:vMerge/>
                <w:shd w:val="pct25" w:color="auto" w:fill="auto"/>
              </w:tcPr>
            </w:tcPrChange>
          </w:tcPr>
          <w:p w14:paraId="3B0C1EC6" w14:textId="77777777" w:rsidR="00727585" w:rsidRPr="00D82A73" w:rsidRDefault="00727585" w:rsidP="00727585"/>
        </w:tc>
        <w:tc>
          <w:tcPr>
            <w:tcW w:w="717" w:type="dxa"/>
            <w:vMerge/>
            <w:shd w:val="pct25" w:color="auto" w:fill="auto"/>
            <w:tcPrChange w:id="3689" w:author="Jarno Nieminen" w:date="2014-06-19T12:38:00Z">
              <w:tcPr>
                <w:tcW w:w="717" w:type="dxa"/>
                <w:gridSpan w:val="2"/>
                <w:vMerge/>
                <w:shd w:val="pct25" w:color="auto" w:fill="auto"/>
              </w:tcPr>
            </w:tcPrChange>
          </w:tcPr>
          <w:p w14:paraId="5B0557B0" w14:textId="77777777" w:rsidR="00727585" w:rsidRPr="00D82A73" w:rsidRDefault="00727585" w:rsidP="00727585"/>
        </w:tc>
        <w:tc>
          <w:tcPr>
            <w:tcW w:w="1803" w:type="dxa"/>
            <w:vMerge/>
            <w:shd w:val="pct25" w:color="auto" w:fill="auto"/>
            <w:tcPrChange w:id="3690" w:author="Jarno Nieminen" w:date="2014-06-19T12:38:00Z">
              <w:tcPr>
                <w:tcW w:w="1803" w:type="dxa"/>
                <w:gridSpan w:val="2"/>
                <w:vMerge/>
                <w:shd w:val="pct25" w:color="auto" w:fill="auto"/>
              </w:tcPr>
            </w:tcPrChange>
          </w:tcPr>
          <w:p w14:paraId="7701D8E5" w14:textId="77777777" w:rsidR="00727585" w:rsidRPr="00D82A73" w:rsidRDefault="00727585" w:rsidP="00727585"/>
        </w:tc>
        <w:tc>
          <w:tcPr>
            <w:tcW w:w="1920" w:type="dxa"/>
            <w:vMerge/>
            <w:shd w:val="pct25" w:color="auto" w:fill="auto"/>
            <w:tcPrChange w:id="3691" w:author="Jarno Nieminen" w:date="2014-06-19T12:38:00Z">
              <w:tcPr>
                <w:tcW w:w="1920" w:type="dxa"/>
                <w:gridSpan w:val="2"/>
                <w:vMerge/>
                <w:shd w:val="pct25" w:color="auto" w:fill="auto"/>
              </w:tcPr>
            </w:tcPrChange>
          </w:tcPr>
          <w:p w14:paraId="1CEAC0DB" w14:textId="77777777" w:rsidR="00727585" w:rsidRPr="00D82A73" w:rsidRDefault="00727585" w:rsidP="00727585"/>
        </w:tc>
        <w:tc>
          <w:tcPr>
            <w:tcW w:w="1200" w:type="dxa"/>
            <w:tcBorders>
              <w:bottom w:val="single" w:sz="4" w:space="0" w:color="auto"/>
            </w:tcBorders>
            <w:shd w:val="pct25" w:color="auto" w:fill="auto"/>
            <w:tcPrChange w:id="3692" w:author="Jarno Nieminen" w:date="2014-06-19T12:38:00Z">
              <w:tcPr>
                <w:tcW w:w="1200" w:type="dxa"/>
                <w:gridSpan w:val="2"/>
                <w:tcBorders>
                  <w:bottom w:val="single" w:sz="4" w:space="0" w:color="auto"/>
                </w:tcBorders>
                <w:shd w:val="pct25" w:color="auto" w:fill="auto"/>
              </w:tcPr>
            </w:tcPrChange>
          </w:tcPr>
          <w:p w14:paraId="74F5482E" w14:textId="19F20E48" w:rsidR="00727585" w:rsidRPr="00D82A73" w:rsidRDefault="00727585" w:rsidP="00727585">
            <w:pPr>
              <w:rPr>
                <w:rFonts w:eastAsia="Arial Unicode MS"/>
              </w:rPr>
            </w:pPr>
            <w:ins w:id="3693" w:author="Jarno Nieminen" w:date="2014-06-19T11:30:00Z">
              <w:r w:rsidRPr="009A3B8F">
                <w:rPr>
                  <w:rFonts w:eastAsia="Arial Unicode MS"/>
                </w:rPr>
                <w:t>Klass i V</w:t>
              </w:r>
              <w:r w:rsidRPr="009A3B8F">
                <w:rPr>
                  <w:rFonts w:eastAsia="Arial Unicode MS"/>
                </w:rPr>
                <w:noBreakHyphen/>
                <w:t>TIM</w:t>
              </w:r>
            </w:ins>
            <w:del w:id="3694"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695" w:author="Jarno Nieminen" w:date="2014-06-19T12:38:00Z">
              <w:tcPr>
                <w:tcW w:w="1080" w:type="dxa"/>
                <w:tcBorders>
                  <w:bottom w:val="single" w:sz="4" w:space="0" w:color="auto"/>
                </w:tcBorders>
                <w:shd w:val="pct25" w:color="auto" w:fill="auto"/>
              </w:tcPr>
            </w:tcPrChange>
          </w:tcPr>
          <w:p w14:paraId="00DEF684" w14:textId="75A6F39F" w:rsidR="00727585" w:rsidRPr="00D82A73" w:rsidRDefault="00727585" w:rsidP="00727585">
            <w:pPr>
              <w:rPr>
                <w:rFonts w:eastAsia="Arial Unicode MS"/>
              </w:rPr>
            </w:pPr>
            <w:ins w:id="3696"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697" w:author="Jarno Nieminen" w:date="2014-06-19T12:38:00Z">
              <w:tcPr>
                <w:tcW w:w="1160" w:type="dxa"/>
                <w:tcBorders>
                  <w:bottom w:val="single" w:sz="4" w:space="0" w:color="auto"/>
                </w:tcBorders>
                <w:shd w:val="pct25" w:color="auto" w:fill="auto"/>
              </w:tcPr>
            </w:tcPrChange>
          </w:tcPr>
          <w:p w14:paraId="04A3C55A" w14:textId="20DD1F2A" w:rsidR="00727585" w:rsidRPr="00D82A73" w:rsidRDefault="00727585" w:rsidP="00727585">
            <w:pPr>
              <w:rPr>
                <w:rFonts w:eastAsia="Arial Unicode MS"/>
              </w:rPr>
            </w:pPr>
            <w:ins w:id="3698" w:author="Jarno Nieminen" w:date="2014-06-19T11:30:00Z">
              <w:r w:rsidRPr="009A3B8F">
                <w:rPr>
                  <w:rFonts w:eastAsia="Arial Unicode MS"/>
                </w:rPr>
                <w:t>Kodverk i V</w:t>
              </w:r>
              <w:r w:rsidRPr="009A3B8F">
                <w:rPr>
                  <w:rFonts w:eastAsia="Arial Unicode MS"/>
                </w:rPr>
                <w:noBreakHyphen/>
                <w:t>TIM</w:t>
              </w:r>
            </w:ins>
          </w:p>
        </w:tc>
      </w:tr>
      <w:tr w:rsidR="00F65853" w:rsidRPr="00D82A73" w14:paraId="482154C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9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00" w:author="Jarno Nieminen" w:date="2014-06-19T12:38:00Z">
            <w:trPr>
              <w:gridAfter w:val="0"/>
              <w:trHeight w:val="217"/>
            </w:trPr>
          </w:trPrChange>
        </w:trPr>
        <w:tc>
          <w:tcPr>
            <w:tcW w:w="2545" w:type="dxa"/>
            <w:gridSpan w:val="2"/>
            <w:tcPrChange w:id="3701" w:author="Jarno Nieminen" w:date="2014-06-19T12:38:00Z">
              <w:tcPr>
                <w:tcW w:w="2545" w:type="dxa"/>
                <w:gridSpan w:val="3"/>
              </w:tcPr>
            </w:tcPrChange>
          </w:tcPr>
          <w:p w14:paraId="5F5BAB0A" w14:textId="77777777" w:rsidR="00F65853" w:rsidRPr="00D82A73" w:rsidRDefault="00F65853" w:rsidP="00F65853">
            <w:pPr>
              <w:rPr>
                <w:rFonts w:eastAsia="Arial Unicode MS"/>
              </w:rPr>
            </w:pPr>
            <w:r w:rsidRPr="00D82A73">
              <w:rPr>
                <w:rFonts w:eastAsia="Arial Unicode MS"/>
              </w:rPr>
              <w:t>(InformationURL)</w:t>
            </w:r>
          </w:p>
        </w:tc>
        <w:tc>
          <w:tcPr>
            <w:tcW w:w="3410" w:type="dxa"/>
            <w:tcPrChange w:id="3702" w:author="Jarno Nieminen" w:date="2014-06-19T12:38:00Z">
              <w:tcPr>
                <w:tcW w:w="3410" w:type="dxa"/>
                <w:gridSpan w:val="2"/>
              </w:tcPr>
            </w:tcPrChange>
          </w:tcPr>
          <w:p w14:paraId="5ABD8291" w14:textId="77777777" w:rsidR="00F65853" w:rsidRPr="00D82A73" w:rsidRDefault="00F65853" w:rsidP="00F65853">
            <w:pPr>
              <w:rPr>
                <w:rFonts w:eastAsia="Arial Unicode MS"/>
              </w:rPr>
            </w:pPr>
            <w:r w:rsidRPr="00D82A73">
              <w:rPr>
                <w:rFonts w:eastAsia="Arial Unicode MS"/>
              </w:rPr>
              <w:t>URL till hjälpsida/mer information.</w:t>
            </w:r>
          </w:p>
        </w:tc>
        <w:tc>
          <w:tcPr>
            <w:tcW w:w="1140" w:type="dxa"/>
            <w:tcPrChange w:id="3703" w:author="Jarno Nieminen" w:date="2014-06-19T12:38:00Z">
              <w:tcPr>
                <w:tcW w:w="1140" w:type="dxa"/>
                <w:gridSpan w:val="2"/>
              </w:tcPr>
            </w:tcPrChange>
          </w:tcPr>
          <w:p w14:paraId="3346E239" w14:textId="77777777" w:rsidR="00F65853" w:rsidRPr="00D82A73" w:rsidRDefault="00F65853" w:rsidP="00F65853">
            <w:pPr>
              <w:rPr>
                <w:rFonts w:eastAsia="Arial Unicode MS"/>
              </w:rPr>
            </w:pPr>
            <w:r w:rsidRPr="00D82A73">
              <w:rPr>
                <w:rFonts w:eastAsia="Arial Unicode MS"/>
              </w:rPr>
              <w:t>TXT</w:t>
            </w:r>
          </w:p>
        </w:tc>
        <w:tc>
          <w:tcPr>
            <w:tcW w:w="717" w:type="dxa"/>
            <w:tcPrChange w:id="3704" w:author="Jarno Nieminen" w:date="2014-06-19T12:38:00Z">
              <w:tcPr>
                <w:tcW w:w="717" w:type="dxa"/>
                <w:gridSpan w:val="2"/>
              </w:tcPr>
            </w:tcPrChange>
          </w:tcPr>
          <w:p w14:paraId="41616D9D" w14:textId="77777777" w:rsidR="00F65853" w:rsidRPr="00D82A73" w:rsidRDefault="00F65853" w:rsidP="00F65853">
            <w:pPr>
              <w:rPr>
                <w:rFonts w:eastAsia="Arial Unicode MS"/>
              </w:rPr>
            </w:pPr>
            <w:r w:rsidRPr="00D82A73">
              <w:rPr>
                <w:rFonts w:eastAsia="Arial Unicode MS"/>
              </w:rPr>
              <w:t>0..1</w:t>
            </w:r>
          </w:p>
        </w:tc>
        <w:tc>
          <w:tcPr>
            <w:tcW w:w="1803" w:type="dxa"/>
            <w:tcPrChange w:id="3705" w:author="Jarno Nieminen" w:date="2014-06-19T12:38:00Z">
              <w:tcPr>
                <w:tcW w:w="1803" w:type="dxa"/>
                <w:gridSpan w:val="2"/>
              </w:tcPr>
            </w:tcPrChange>
          </w:tcPr>
          <w:p w14:paraId="51B6EFC2" w14:textId="77777777" w:rsidR="00F65853" w:rsidRPr="00D82A73" w:rsidRDefault="00F65853" w:rsidP="00F65853">
            <w:pPr>
              <w:rPr>
                <w:rFonts w:eastAsia="Arial Unicode MS"/>
              </w:rPr>
            </w:pPr>
          </w:p>
        </w:tc>
        <w:tc>
          <w:tcPr>
            <w:tcW w:w="1920" w:type="dxa"/>
            <w:tcPrChange w:id="3706" w:author="Jarno Nieminen" w:date="2014-06-19T12:38:00Z">
              <w:tcPr>
                <w:tcW w:w="1920" w:type="dxa"/>
                <w:gridSpan w:val="2"/>
              </w:tcPr>
            </w:tcPrChange>
          </w:tcPr>
          <w:p w14:paraId="7218C981" w14:textId="77777777" w:rsidR="00F65853" w:rsidRPr="00D82A73" w:rsidRDefault="00F65853" w:rsidP="00F65853">
            <w:pPr>
              <w:rPr>
                <w:rFonts w:ascii="Arial" w:eastAsia="Arial Unicode MS" w:hAnsi="Arial"/>
              </w:rPr>
            </w:pPr>
          </w:p>
        </w:tc>
        <w:tc>
          <w:tcPr>
            <w:tcW w:w="1200" w:type="dxa"/>
            <w:shd w:val="clear" w:color="auto" w:fill="auto"/>
            <w:tcPrChange w:id="3707" w:author="Jarno Nieminen" w:date="2014-06-19T12:38:00Z">
              <w:tcPr>
                <w:tcW w:w="1200" w:type="dxa"/>
                <w:gridSpan w:val="2"/>
                <w:shd w:val="clear" w:color="auto" w:fill="auto"/>
              </w:tcPr>
            </w:tcPrChange>
          </w:tcPr>
          <w:p w14:paraId="3BF74683" w14:textId="329A1441" w:rsidR="00F65853" w:rsidRPr="00D82A73" w:rsidRDefault="008209DA" w:rsidP="00F65853">
            <w:pPr>
              <w:rPr>
                <w:rFonts w:ascii="Arial" w:eastAsia="Arial Unicode MS" w:hAnsi="Arial"/>
              </w:rPr>
            </w:pPr>
            <w:ins w:id="3708" w:author="Jarno Nieminen" w:date="2014-06-19T11:19:00Z">
              <w:r w:rsidRPr="009A3B8F">
                <w:rPr>
                  <w:rFonts w:ascii="Arial" w:eastAsia="Arial Unicode MS" w:hAnsi="Arial"/>
                  <w:color w:val="FF0000"/>
                </w:rPr>
                <w:t>Tele och eKommunikation???</w:t>
              </w:r>
            </w:ins>
          </w:p>
        </w:tc>
        <w:tc>
          <w:tcPr>
            <w:tcW w:w="1162" w:type="dxa"/>
            <w:shd w:val="clear" w:color="auto" w:fill="auto"/>
            <w:tcPrChange w:id="3709" w:author="Jarno Nieminen" w:date="2014-06-19T12:38:00Z">
              <w:tcPr>
                <w:tcW w:w="1080" w:type="dxa"/>
                <w:shd w:val="clear" w:color="auto" w:fill="auto"/>
              </w:tcPr>
            </w:tcPrChange>
          </w:tcPr>
          <w:p w14:paraId="1858D1C1" w14:textId="77777777" w:rsidR="00F65853" w:rsidRPr="00D82A73" w:rsidRDefault="00F65853" w:rsidP="00F65853">
            <w:pPr>
              <w:rPr>
                <w:rFonts w:ascii="Arial" w:eastAsia="Arial Unicode MS" w:hAnsi="Arial"/>
              </w:rPr>
            </w:pPr>
          </w:p>
        </w:tc>
        <w:tc>
          <w:tcPr>
            <w:tcW w:w="1078" w:type="dxa"/>
            <w:shd w:val="clear" w:color="auto" w:fill="auto"/>
            <w:tcPrChange w:id="3710" w:author="Jarno Nieminen" w:date="2014-06-19T12:38:00Z">
              <w:tcPr>
                <w:tcW w:w="1160" w:type="dxa"/>
                <w:shd w:val="clear" w:color="auto" w:fill="auto"/>
              </w:tcPr>
            </w:tcPrChange>
          </w:tcPr>
          <w:p w14:paraId="22739B80" w14:textId="77777777" w:rsidR="00F65853" w:rsidRPr="00D82A73" w:rsidRDefault="00F65853" w:rsidP="00F65853">
            <w:pPr>
              <w:rPr>
                <w:rFonts w:ascii="Arial" w:eastAsia="Arial Unicode MS" w:hAnsi="Arial"/>
              </w:rPr>
            </w:pPr>
          </w:p>
        </w:tc>
      </w:tr>
      <w:tr w:rsidR="00F94DA9" w:rsidRPr="00D82A73" w14:paraId="5A77EB4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1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12" w:author="Jarno Nieminen" w:date="2014-06-19T12:38:00Z">
            <w:trPr>
              <w:gridAfter w:val="0"/>
              <w:trHeight w:val="217"/>
            </w:trPr>
          </w:trPrChange>
        </w:trPr>
        <w:tc>
          <w:tcPr>
            <w:tcW w:w="2545" w:type="dxa"/>
            <w:gridSpan w:val="2"/>
            <w:tcPrChange w:id="3713" w:author="Jarno Nieminen" w:date="2014-06-19T12:38:00Z">
              <w:tcPr>
                <w:tcW w:w="2545" w:type="dxa"/>
                <w:gridSpan w:val="3"/>
              </w:tcPr>
            </w:tcPrChange>
          </w:tcPr>
          <w:p w14:paraId="41BEBAAD" w14:textId="77777777" w:rsidR="00F94DA9" w:rsidRPr="00D82A73" w:rsidRDefault="00F94DA9" w:rsidP="00F94DA9">
            <w:pPr>
              <w:rPr>
                <w:rFonts w:eastAsia="Arial Unicode MS"/>
              </w:rPr>
            </w:pPr>
            <w:r w:rsidRPr="00D82A73">
              <w:rPr>
                <w:rFonts w:eastAsia="Arial Unicode MS"/>
              </w:rPr>
              <w:t>(Subject)</w:t>
            </w:r>
          </w:p>
        </w:tc>
        <w:tc>
          <w:tcPr>
            <w:tcW w:w="3410" w:type="dxa"/>
            <w:tcPrChange w:id="3714" w:author="Jarno Nieminen" w:date="2014-06-19T12:38:00Z">
              <w:tcPr>
                <w:tcW w:w="3410" w:type="dxa"/>
                <w:gridSpan w:val="2"/>
              </w:tcPr>
            </w:tcPrChange>
          </w:tcPr>
          <w:p w14:paraId="4D0C4AE6" w14:textId="77777777" w:rsidR="00F94DA9" w:rsidRPr="00D82A73" w:rsidRDefault="00F94DA9" w:rsidP="00F94DA9">
            <w:pPr>
              <w:rPr>
                <w:rFonts w:eastAsia="Arial Unicode MS"/>
              </w:rPr>
            </w:pPr>
            <w:r w:rsidRPr="00D82A73">
              <w:rPr>
                <w:rFonts w:eastAsia="Arial Unicode MS"/>
              </w:rPr>
              <w:t>Frågans rubrik.</w:t>
            </w:r>
          </w:p>
          <w:p w14:paraId="6BA24167" w14:textId="77777777" w:rsidR="00F94DA9" w:rsidRPr="00D82A73" w:rsidRDefault="00F94DA9" w:rsidP="00F94DA9">
            <w:pPr>
              <w:rPr>
                <w:rFonts w:eastAsia="Arial Unicode MS"/>
              </w:rPr>
            </w:pPr>
            <w:r w:rsidRPr="00D82A73">
              <w:rPr>
                <w:rFonts w:eastAsia="Arial Unicode MS"/>
              </w:rPr>
              <w:t>T.ex Ange din blodgrupp.</w:t>
            </w:r>
          </w:p>
        </w:tc>
        <w:tc>
          <w:tcPr>
            <w:tcW w:w="1140" w:type="dxa"/>
            <w:tcPrChange w:id="3715" w:author="Jarno Nieminen" w:date="2014-06-19T12:38:00Z">
              <w:tcPr>
                <w:tcW w:w="1140" w:type="dxa"/>
                <w:gridSpan w:val="2"/>
              </w:tcPr>
            </w:tcPrChange>
          </w:tcPr>
          <w:p w14:paraId="4AB4032E" w14:textId="77777777" w:rsidR="00F94DA9" w:rsidRPr="00D82A73" w:rsidRDefault="00F94DA9" w:rsidP="00F94DA9">
            <w:pPr>
              <w:rPr>
                <w:rFonts w:eastAsia="Arial Unicode MS"/>
              </w:rPr>
            </w:pPr>
            <w:r w:rsidRPr="00D82A73">
              <w:rPr>
                <w:rFonts w:eastAsia="Arial Unicode MS"/>
              </w:rPr>
              <w:t>TXT</w:t>
            </w:r>
          </w:p>
        </w:tc>
        <w:tc>
          <w:tcPr>
            <w:tcW w:w="717" w:type="dxa"/>
            <w:tcPrChange w:id="3716" w:author="Jarno Nieminen" w:date="2014-06-19T12:38:00Z">
              <w:tcPr>
                <w:tcW w:w="717" w:type="dxa"/>
                <w:gridSpan w:val="2"/>
              </w:tcPr>
            </w:tcPrChange>
          </w:tcPr>
          <w:p w14:paraId="76EAD1CD" w14:textId="77777777" w:rsidR="00F94DA9" w:rsidRPr="00D82A73" w:rsidRDefault="00F94DA9" w:rsidP="00F94DA9">
            <w:pPr>
              <w:rPr>
                <w:rFonts w:eastAsia="Arial Unicode MS"/>
              </w:rPr>
            </w:pPr>
            <w:r w:rsidRPr="00D82A73">
              <w:rPr>
                <w:rFonts w:eastAsia="Arial Unicode MS"/>
              </w:rPr>
              <w:t>1</w:t>
            </w:r>
          </w:p>
        </w:tc>
        <w:tc>
          <w:tcPr>
            <w:tcW w:w="1803" w:type="dxa"/>
            <w:tcPrChange w:id="3717" w:author="Jarno Nieminen" w:date="2014-06-19T12:38:00Z">
              <w:tcPr>
                <w:tcW w:w="1803" w:type="dxa"/>
                <w:gridSpan w:val="2"/>
              </w:tcPr>
            </w:tcPrChange>
          </w:tcPr>
          <w:p w14:paraId="297F9A5D" w14:textId="77777777" w:rsidR="00F94DA9" w:rsidRPr="00D82A73" w:rsidRDefault="00F94DA9" w:rsidP="00F94DA9">
            <w:pPr>
              <w:rPr>
                <w:rFonts w:eastAsia="Arial Unicode MS"/>
              </w:rPr>
            </w:pPr>
          </w:p>
        </w:tc>
        <w:tc>
          <w:tcPr>
            <w:tcW w:w="1920" w:type="dxa"/>
            <w:tcPrChange w:id="3718" w:author="Jarno Nieminen" w:date="2014-06-19T12:38:00Z">
              <w:tcPr>
                <w:tcW w:w="1920" w:type="dxa"/>
                <w:gridSpan w:val="2"/>
              </w:tcPr>
            </w:tcPrChange>
          </w:tcPr>
          <w:p w14:paraId="1F51A30D" w14:textId="77777777" w:rsidR="00F94DA9" w:rsidRPr="00D82A73" w:rsidRDefault="00F94DA9" w:rsidP="00F94DA9">
            <w:pPr>
              <w:rPr>
                <w:rFonts w:ascii="Arial" w:eastAsia="Arial Unicode MS" w:hAnsi="Arial"/>
              </w:rPr>
            </w:pPr>
          </w:p>
        </w:tc>
        <w:tc>
          <w:tcPr>
            <w:tcW w:w="1200" w:type="dxa"/>
            <w:shd w:val="clear" w:color="auto" w:fill="auto"/>
            <w:tcPrChange w:id="3719" w:author="Jarno Nieminen" w:date="2014-06-19T12:38:00Z">
              <w:tcPr>
                <w:tcW w:w="1200" w:type="dxa"/>
                <w:gridSpan w:val="2"/>
                <w:shd w:val="clear" w:color="auto" w:fill="auto"/>
              </w:tcPr>
            </w:tcPrChange>
          </w:tcPr>
          <w:p w14:paraId="19E8E538" w14:textId="2BA3712E" w:rsidR="00F94DA9" w:rsidRPr="00D82A73" w:rsidRDefault="00B37BC8" w:rsidP="00F94DA9">
            <w:pPr>
              <w:rPr>
                <w:rFonts w:ascii="Arial" w:eastAsia="Arial Unicode MS" w:hAnsi="Arial"/>
              </w:rPr>
            </w:pPr>
            <w:ins w:id="37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21" w:author="Jarno Nieminen" w:date="2014-06-19T12:38:00Z">
              <w:tcPr>
                <w:tcW w:w="1080" w:type="dxa"/>
                <w:shd w:val="clear" w:color="auto" w:fill="auto"/>
              </w:tcPr>
            </w:tcPrChange>
          </w:tcPr>
          <w:p w14:paraId="16AE515D" w14:textId="184EDF6C" w:rsidR="00F94DA9" w:rsidRPr="00D82A73" w:rsidRDefault="00B37BC8" w:rsidP="00F94DA9">
            <w:pPr>
              <w:rPr>
                <w:rFonts w:ascii="Arial" w:eastAsia="Arial Unicode MS" w:hAnsi="Arial"/>
              </w:rPr>
            </w:pPr>
            <w:ins w:id="37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23" w:author="Jarno Nieminen" w:date="2014-06-19T12:38:00Z">
              <w:tcPr>
                <w:tcW w:w="1160" w:type="dxa"/>
                <w:shd w:val="clear" w:color="auto" w:fill="auto"/>
              </w:tcPr>
            </w:tcPrChange>
          </w:tcPr>
          <w:p w14:paraId="38742338" w14:textId="6B6FE666" w:rsidR="00F94DA9" w:rsidRPr="00D82A73" w:rsidRDefault="00F94DA9" w:rsidP="00F94DA9">
            <w:pPr>
              <w:rPr>
                <w:rFonts w:ascii="Arial" w:eastAsia="Arial Unicode MS" w:hAnsi="Arial"/>
              </w:rPr>
            </w:pPr>
            <w:ins w:id="3724" w:author="Jarno Nieminen" w:date="2014-06-19T12:38:00Z">
              <w:r>
                <w:rPr>
                  <w:rFonts w:ascii="Arial" w:eastAsia="Arial Unicode MS" w:hAnsi="Arial"/>
                </w:rPr>
                <w:t>N/A</w:t>
              </w:r>
            </w:ins>
          </w:p>
        </w:tc>
      </w:tr>
      <w:tr w:rsidR="00F94DA9" w:rsidRPr="00D82A73" w14:paraId="648D3F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2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26" w:author="Jarno Nieminen" w:date="2014-06-19T12:38:00Z">
            <w:trPr>
              <w:gridAfter w:val="0"/>
              <w:trHeight w:val="217"/>
            </w:trPr>
          </w:trPrChange>
        </w:trPr>
        <w:tc>
          <w:tcPr>
            <w:tcW w:w="2545" w:type="dxa"/>
            <w:gridSpan w:val="2"/>
            <w:tcPrChange w:id="3727" w:author="Jarno Nieminen" w:date="2014-06-19T12:38:00Z">
              <w:tcPr>
                <w:tcW w:w="2545" w:type="dxa"/>
                <w:gridSpan w:val="3"/>
              </w:tcPr>
            </w:tcPrChange>
          </w:tcPr>
          <w:p w14:paraId="458A6ED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728" w:author="Jarno Nieminen" w:date="2014-06-19T12:38:00Z">
              <w:tcPr>
                <w:tcW w:w="3410" w:type="dxa"/>
                <w:gridSpan w:val="2"/>
              </w:tcPr>
            </w:tcPrChange>
          </w:tcPr>
          <w:p w14:paraId="6ACA2835" w14:textId="77777777" w:rsidR="00F94DA9" w:rsidRPr="00D82A73" w:rsidRDefault="00F94DA9" w:rsidP="00F94DA9">
            <w:pPr>
              <w:rPr>
                <w:rFonts w:eastAsia="Arial Unicode MS"/>
              </w:rPr>
            </w:pPr>
            <w:r w:rsidRPr="00D82A73">
              <w:rPr>
                <w:rFonts w:eastAsia="Arial Unicode MS"/>
              </w:rPr>
              <w:t>Frågans beskrivande text eller instruktion till användaren/patient.</w:t>
            </w:r>
          </w:p>
          <w:p w14:paraId="687562C0" w14:textId="77777777" w:rsidR="00F94DA9" w:rsidRPr="00D82A73" w:rsidRDefault="00F94DA9" w:rsidP="00F94DA9">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729" w:author="Jarno Nieminen" w:date="2014-06-19T12:38:00Z">
              <w:tcPr>
                <w:tcW w:w="1140" w:type="dxa"/>
                <w:gridSpan w:val="2"/>
              </w:tcPr>
            </w:tcPrChange>
          </w:tcPr>
          <w:p w14:paraId="7A5A565C" w14:textId="77777777" w:rsidR="00F94DA9" w:rsidRPr="00D82A73" w:rsidRDefault="00F94DA9" w:rsidP="00F94DA9">
            <w:pPr>
              <w:rPr>
                <w:rFonts w:eastAsia="Arial Unicode MS"/>
              </w:rPr>
            </w:pPr>
            <w:r w:rsidRPr="00D82A73">
              <w:rPr>
                <w:rFonts w:eastAsia="Arial Unicode MS"/>
              </w:rPr>
              <w:t>TXT</w:t>
            </w:r>
          </w:p>
        </w:tc>
        <w:tc>
          <w:tcPr>
            <w:tcW w:w="717" w:type="dxa"/>
            <w:tcPrChange w:id="3730" w:author="Jarno Nieminen" w:date="2014-06-19T12:38:00Z">
              <w:tcPr>
                <w:tcW w:w="717" w:type="dxa"/>
                <w:gridSpan w:val="2"/>
              </w:tcPr>
            </w:tcPrChange>
          </w:tcPr>
          <w:p w14:paraId="76AFF5DD" w14:textId="77777777" w:rsidR="00F94DA9" w:rsidRPr="00D82A73" w:rsidRDefault="00F94DA9" w:rsidP="00F94DA9">
            <w:pPr>
              <w:rPr>
                <w:rFonts w:eastAsia="Arial Unicode MS"/>
              </w:rPr>
            </w:pPr>
            <w:r w:rsidRPr="00D82A73">
              <w:rPr>
                <w:rFonts w:eastAsia="Arial Unicode MS"/>
              </w:rPr>
              <w:t>1..0</w:t>
            </w:r>
          </w:p>
        </w:tc>
        <w:tc>
          <w:tcPr>
            <w:tcW w:w="1803" w:type="dxa"/>
            <w:tcPrChange w:id="3731" w:author="Jarno Nieminen" w:date="2014-06-19T12:38:00Z">
              <w:tcPr>
                <w:tcW w:w="1803" w:type="dxa"/>
                <w:gridSpan w:val="2"/>
              </w:tcPr>
            </w:tcPrChange>
          </w:tcPr>
          <w:p w14:paraId="57781599" w14:textId="77777777" w:rsidR="00F94DA9" w:rsidRPr="00D82A73" w:rsidRDefault="00F94DA9" w:rsidP="00F94DA9">
            <w:pPr>
              <w:rPr>
                <w:rFonts w:eastAsia="Arial Unicode MS"/>
              </w:rPr>
            </w:pPr>
          </w:p>
        </w:tc>
        <w:tc>
          <w:tcPr>
            <w:tcW w:w="1920" w:type="dxa"/>
            <w:tcPrChange w:id="3732" w:author="Jarno Nieminen" w:date="2014-06-19T12:38:00Z">
              <w:tcPr>
                <w:tcW w:w="1920" w:type="dxa"/>
                <w:gridSpan w:val="2"/>
              </w:tcPr>
            </w:tcPrChange>
          </w:tcPr>
          <w:p w14:paraId="34E1613B" w14:textId="77777777" w:rsidR="00F94DA9" w:rsidRPr="00D82A73" w:rsidRDefault="00F94DA9" w:rsidP="00F94DA9">
            <w:pPr>
              <w:rPr>
                <w:rFonts w:ascii="Arial" w:eastAsia="Arial Unicode MS" w:hAnsi="Arial"/>
              </w:rPr>
            </w:pPr>
          </w:p>
        </w:tc>
        <w:tc>
          <w:tcPr>
            <w:tcW w:w="1200" w:type="dxa"/>
            <w:shd w:val="clear" w:color="auto" w:fill="auto"/>
            <w:tcPrChange w:id="3733" w:author="Jarno Nieminen" w:date="2014-06-19T12:38:00Z">
              <w:tcPr>
                <w:tcW w:w="1200" w:type="dxa"/>
                <w:gridSpan w:val="2"/>
                <w:shd w:val="clear" w:color="auto" w:fill="auto"/>
              </w:tcPr>
            </w:tcPrChange>
          </w:tcPr>
          <w:p w14:paraId="455BD552" w14:textId="6E9D15FA" w:rsidR="00F94DA9" w:rsidRPr="00D82A73" w:rsidRDefault="00B37BC8" w:rsidP="00F94DA9">
            <w:pPr>
              <w:rPr>
                <w:rFonts w:ascii="Arial" w:eastAsia="Arial Unicode MS" w:hAnsi="Arial"/>
              </w:rPr>
            </w:pPr>
            <w:ins w:id="37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35" w:author="Jarno Nieminen" w:date="2014-06-19T12:38:00Z">
              <w:tcPr>
                <w:tcW w:w="1080" w:type="dxa"/>
                <w:shd w:val="clear" w:color="auto" w:fill="auto"/>
              </w:tcPr>
            </w:tcPrChange>
          </w:tcPr>
          <w:p w14:paraId="6F13902A" w14:textId="7692F38B" w:rsidR="00F94DA9" w:rsidRPr="00D82A73" w:rsidRDefault="00B37BC8" w:rsidP="00F94DA9">
            <w:pPr>
              <w:rPr>
                <w:rFonts w:ascii="Arial" w:eastAsia="Arial Unicode MS" w:hAnsi="Arial"/>
              </w:rPr>
            </w:pPr>
            <w:ins w:id="37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37" w:author="Jarno Nieminen" w:date="2014-06-19T12:38:00Z">
              <w:tcPr>
                <w:tcW w:w="1160" w:type="dxa"/>
                <w:shd w:val="clear" w:color="auto" w:fill="auto"/>
              </w:tcPr>
            </w:tcPrChange>
          </w:tcPr>
          <w:p w14:paraId="5C8E923E" w14:textId="2B3B9B4D" w:rsidR="00F94DA9" w:rsidRPr="00D82A73" w:rsidRDefault="00F94DA9" w:rsidP="00F94DA9">
            <w:pPr>
              <w:rPr>
                <w:rFonts w:ascii="Arial" w:eastAsia="Arial Unicode MS" w:hAnsi="Arial"/>
              </w:rPr>
            </w:pPr>
            <w:ins w:id="3738" w:author="Jarno Nieminen" w:date="2014-06-19T12:38:00Z">
              <w:r>
                <w:rPr>
                  <w:rFonts w:ascii="Arial" w:eastAsia="Arial Unicode MS" w:hAnsi="Arial"/>
                </w:rPr>
                <w:t>N/A</w:t>
              </w:r>
            </w:ins>
          </w:p>
        </w:tc>
      </w:tr>
      <w:tr w:rsidR="00F94DA9" w:rsidRPr="00D82A73" w14:paraId="0980DB6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3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40" w:author="Jarno Nieminen" w:date="2014-06-19T12:38:00Z">
            <w:trPr>
              <w:gridAfter w:val="0"/>
              <w:trHeight w:val="217"/>
            </w:trPr>
          </w:trPrChange>
        </w:trPr>
        <w:tc>
          <w:tcPr>
            <w:tcW w:w="2545" w:type="dxa"/>
            <w:gridSpan w:val="2"/>
            <w:tcPrChange w:id="3741" w:author="Jarno Nieminen" w:date="2014-06-19T12:38:00Z">
              <w:tcPr>
                <w:tcW w:w="2545" w:type="dxa"/>
                <w:gridSpan w:val="3"/>
              </w:tcPr>
            </w:tcPrChange>
          </w:tcPr>
          <w:p w14:paraId="19C7D9F9" w14:textId="77777777" w:rsidR="00F94DA9" w:rsidRPr="00D82A73" w:rsidRDefault="00F94DA9" w:rsidP="00F94DA9">
            <w:pPr>
              <w:rPr>
                <w:rFonts w:eastAsia="Arial Unicode MS"/>
              </w:rPr>
            </w:pPr>
            <w:r w:rsidRPr="00D82A73">
              <w:rPr>
                <w:rFonts w:eastAsia="Arial Unicode MS"/>
              </w:rPr>
              <w:t>(FormId)</w:t>
            </w:r>
          </w:p>
        </w:tc>
        <w:tc>
          <w:tcPr>
            <w:tcW w:w="3410" w:type="dxa"/>
            <w:tcPrChange w:id="3742" w:author="Jarno Nieminen" w:date="2014-06-19T12:38:00Z">
              <w:tcPr>
                <w:tcW w:w="3410" w:type="dxa"/>
                <w:gridSpan w:val="2"/>
              </w:tcPr>
            </w:tcPrChange>
          </w:tcPr>
          <w:p w14:paraId="2301EBF7" w14:textId="77777777" w:rsidR="00F94DA9" w:rsidRPr="00D82A73" w:rsidRDefault="00F94DA9" w:rsidP="00F94DA9">
            <w:pPr>
              <w:rPr>
                <w:rFonts w:eastAsia="Arial Unicode MS"/>
              </w:rPr>
            </w:pPr>
            <w:r w:rsidRPr="00D82A73">
              <w:rPr>
                <w:rFonts w:eastAsia="Arial Unicode MS"/>
              </w:rPr>
              <w:t>Frågans unika id. (Producentens unika id)</w:t>
            </w:r>
          </w:p>
        </w:tc>
        <w:tc>
          <w:tcPr>
            <w:tcW w:w="1140" w:type="dxa"/>
            <w:tcPrChange w:id="3743" w:author="Jarno Nieminen" w:date="2014-06-19T12:38:00Z">
              <w:tcPr>
                <w:tcW w:w="1140" w:type="dxa"/>
                <w:gridSpan w:val="2"/>
              </w:tcPr>
            </w:tcPrChange>
          </w:tcPr>
          <w:p w14:paraId="1BC639A6" w14:textId="77777777" w:rsidR="00F94DA9" w:rsidRPr="00D82A73" w:rsidRDefault="00F94DA9" w:rsidP="00F94DA9">
            <w:pPr>
              <w:rPr>
                <w:rFonts w:eastAsia="Arial Unicode MS"/>
              </w:rPr>
            </w:pPr>
            <w:r w:rsidRPr="00D82A73">
              <w:rPr>
                <w:rFonts w:eastAsia="Arial Unicode MS"/>
              </w:rPr>
              <w:t>TXT</w:t>
            </w:r>
          </w:p>
        </w:tc>
        <w:tc>
          <w:tcPr>
            <w:tcW w:w="717" w:type="dxa"/>
            <w:tcPrChange w:id="3744" w:author="Jarno Nieminen" w:date="2014-06-19T12:38:00Z">
              <w:tcPr>
                <w:tcW w:w="717" w:type="dxa"/>
                <w:gridSpan w:val="2"/>
              </w:tcPr>
            </w:tcPrChange>
          </w:tcPr>
          <w:p w14:paraId="1E9E63C2" w14:textId="77777777" w:rsidR="00F94DA9" w:rsidRPr="00D82A73" w:rsidRDefault="00F94DA9" w:rsidP="00F94DA9">
            <w:pPr>
              <w:rPr>
                <w:rFonts w:eastAsia="Arial Unicode MS"/>
              </w:rPr>
            </w:pPr>
            <w:r w:rsidRPr="00D82A73">
              <w:rPr>
                <w:rFonts w:eastAsia="Arial Unicode MS"/>
              </w:rPr>
              <w:t>1</w:t>
            </w:r>
          </w:p>
        </w:tc>
        <w:tc>
          <w:tcPr>
            <w:tcW w:w="1803" w:type="dxa"/>
            <w:tcPrChange w:id="3745" w:author="Jarno Nieminen" w:date="2014-06-19T12:38:00Z">
              <w:tcPr>
                <w:tcW w:w="1803" w:type="dxa"/>
                <w:gridSpan w:val="2"/>
              </w:tcPr>
            </w:tcPrChange>
          </w:tcPr>
          <w:p w14:paraId="3D65C3C5" w14:textId="77777777" w:rsidR="00F94DA9" w:rsidRPr="00D82A73" w:rsidRDefault="00F94DA9" w:rsidP="00F94DA9">
            <w:pPr>
              <w:rPr>
                <w:rFonts w:eastAsia="Arial Unicode MS"/>
              </w:rPr>
            </w:pPr>
          </w:p>
        </w:tc>
        <w:tc>
          <w:tcPr>
            <w:tcW w:w="1920" w:type="dxa"/>
            <w:tcPrChange w:id="3746" w:author="Jarno Nieminen" w:date="2014-06-19T12:38:00Z">
              <w:tcPr>
                <w:tcW w:w="1920" w:type="dxa"/>
                <w:gridSpan w:val="2"/>
              </w:tcPr>
            </w:tcPrChange>
          </w:tcPr>
          <w:p w14:paraId="0414428C" w14:textId="77777777" w:rsidR="00F94DA9" w:rsidRPr="00D82A73" w:rsidRDefault="00F94DA9" w:rsidP="00F94DA9">
            <w:pPr>
              <w:rPr>
                <w:rFonts w:ascii="Arial" w:eastAsia="Arial Unicode MS" w:hAnsi="Arial"/>
              </w:rPr>
            </w:pPr>
          </w:p>
        </w:tc>
        <w:tc>
          <w:tcPr>
            <w:tcW w:w="1200" w:type="dxa"/>
            <w:shd w:val="clear" w:color="auto" w:fill="auto"/>
            <w:tcPrChange w:id="3747" w:author="Jarno Nieminen" w:date="2014-06-19T12:38:00Z">
              <w:tcPr>
                <w:tcW w:w="1200" w:type="dxa"/>
                <w:gridSpan w:val="2"/>
                <w:shd w:val="clear" w:color="auto" w:fill="auto"/>
              </w:tcPr>
            </w:tcPrChange>
          </w:tcPr>
          <w:p w14:paraId="1849B081" w14:textId="68BDD748" w:rsidR="00F94DA9" w:rsidRPr="00D82A73" w:rsidRDefault="00B37BC8" w:rsidP="00F94DA9">
            <w:pPr>
              <w:rPr>
                <w:rFonts w:ascii="Arial" w:eastAsia="Arial Unicode MS" w:hAnsi="Arial"/>
              </w:rPr>
            </w:pPr>
            <w:ins w:id="37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49" w:author="Jarno Nieminen" w:date="2014-06-19T12:38:00Z">
              <w:tcPr>
                <w:tcW w:w="1080" w:type="dxa"/>
                <w:shd w:val="clear" w:color="auto" w:fill="auto"/>
              </w:tcPr>
            </w:tcPrChange>
          </w:tcPr>
          <w:p w14:paraId="5E050ED1" w14:textId="45F189B6" w:rsidR="00F94DA9" w:rsidRPr="00D82A73" w:rsidRDefault="00B37BC8" w:rsidP="00F94DA9">
            <w:pPr>
              <w:rPr>
                <w:rFonts w:ascii="Arial" w:eastAsia="Arial Unicode MS" w:hAnsi="Arial"/>
              </w:rPr>
            </w:pPr>
            <w:ins w:id="37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51" w:author="Jarno Nieminen" w:date="2014-06-19T12:38:00Z">
              <w:tcPr>
                <w:tcW w:w="1160" w:type="dxa"/>
                <w:shd w:val="clear" w:color="auto" w:fill="auto"/>
              </w:tcPr>
            </w:tcPrChange>
          </w:tcPr>
          <w:p w14:paraId="03164C7C" w14:textId="30A35CFC" w:rsidR="00F94DA9" w:rsidRPr="00D82A73" w:rsidRDefault="00F94DA9" w:rsidP="00F94DA9">
            <w:pPr>
              <w:rPr>
                <w:rFonts w:ascii="Arial" w:eastAsia="Arial Unicode MS" w:hAnsi="Arial"/>
              </w:rPr>
            </w:pPr>
            <w:ins w:id="3752" w:author="Jarno Nieminen" w:date="2014-06-19T12:38:00Z">
              <w:r>
                <w:rPr>
                  <w:rFonts w:ascii="Arial" w:eastAsia="Arial Unicode MS" w:hAnsi="Arial"/>
                </w:rPr>
                <w:t>N/A</w:t>
              </w:r>
            </w:ins>
          </w:p>
        </w:tc>
      </w:tr>
      <w:tr w:rsidR="00F94DA9" w:rsidRPr="00D82A73" w14:paraId="147BE4D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5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54" w:author="Jarno Nieminen" w:date="2014-06-19T12:38:00Z">
            <w:trPr>
              <w:gridAfter w:val="0"/>
              <w:trHeight w:val="217"/>
            </w:trPr>
          </w:trPrChange>
        </w:trPr>
        <w:tc>
          <w:tcPr>
            <w:tcW w:w="2545" w:type="dxa"/>
            <w:gridSpan w:val="2"/>
            <w:tcPrChange w:id="3755" w:author="Jarno Nieminen" w:date="2014-06-19T12:38:00Z">
              <w:tcPr>
                <w:tcW w:w="2545" w:type="dxa"/>
                <w:gridSpan w:val="3"/>
              </w:tcPr>
            </w:tcPrChange>
          </w:tcPr>
          <w:p w14:paraId="2F6D0A22" w14:textId="77777777" w:rsidR="00F94DA9" w:rsidRPr="00D82A73" w:rsidRDefault="00F94DA9" w:rsidP="00F94DA9">
            <w:pPr>
              <w:rPr>
                <w:rFonts w:eastAsia="Arial Unicode MS"/>
              </w:rPr>
            </w:pPr>
            <w:r w:rsidRPr="00D82A73">
              <w:rPr>
                <w:rFonts w:eastAsia="Arial Unicode MS"/>
              </w:rPr>
              <w:t>(input)</w:t>
            </w:r>
          </w:p>
        </w:tc>
        <w:tc>
          <w:tcPr>
            <w:tcW w:w="3410" w:type="dxa"/>
            <w:tcPrChange w:id="3756" w:author="Jarno Nieminen" w:date="2014-06-19T12:38:00Z">
              <w:tcPr>
                <w:tcW w:w="3410" w:type="dxa"/>
                <w:gridSpan w:val="2"/>
              </w:tcPr>
            </w:tcPrChange>
          </w:tcPr>
          <w:p w14:paraId="052A886C" w14:textId="77777777" w:rsidR="00F94DA9" w:rsidRPr="00D82A73" w:rsidRDefault="00F94DA9" w:rsidP="00F94DA9">
            <w:pPr>
              <w:rPr>
                <w:rFonts w:eastAsia="Arial Unicode MS"/>
              </w:rPr>
            </w:pPr>
            <w:r w:rsidRPr="00D82A73">
              <w:rPr>
                <w:rFonts w:eastAsia="Arial Unicode MS"/>
              </w:rPr>
              <w:t xml:space="preserve">Beskriver frågans inmatningstyp. </w:t>
            </w:r>
          </w:p>
          <w:p w14:paraId="4BC045CD" w14:textId="77777777" w:rsidR="00F94DA9" w:rsidRPr="00D82A73" w:rsidRDefault="00F94DA9" w:rsidP="00F94DA9">
            <w:pPr>
              <w:rPr>
                <w:rFonts w:eastAsia="Arial Unicode MS"/>
              </w:rPr>
            </w:pPr>
            <w:r w:rsidRPr="00D82A73">
              <w:rPr>
                <w:rFonts w:eastAsia="Arial Unicode MS"/>
              </w:rPr>
              <w:t>T.ex. radio(enkelvärde), checkbox(multivärde) eller fritext.</w:t>
            </w:r>
          </w:p>
        </w:tc>
        <w:tc>
          <w:tcPr>
            <w:tcW w:w="1140" w:type="dxa"/>
            <w:tcPrChange w:id="3757" w:author="Jarno Nieminen" w:date="2014-06-19T12:38:00Z">
              <w:tcPr>
                <w:tcW w:w="1140" w:type="dxa"/>
                <w:gridSpan w:val="2"/>
              </w:tcPr>
            </w:tcPrChange>
          </w:tcPr>
          <w:p w14:paraId="2A42B243" w14:textId="77777777" w:rsidR="00F94DA9" w:rsidRPr="00D82A73" w:rsidRDefault="00F94DA9" w:rsidP="00F94DA9">
            <w:pPr>
              <w:rPr>
                <w:rFonts w:eastAsia="Arial Unicode MS"/>
              </w:rPr>
            </w:pPr>
            <w:r w:rsidRPr="00D82A73">
              <w:rPr>
                <w:rFonts w:eastAsia="Arial Unicode MS"/>
              </w:rPr>
              <w:t>KTOV</w:t>
            </w:r>
          </w:p>
        </w:tc>
        <w:tc>
          <w:tcPr>
            <w:tcW w:w="717" w:type="dxa"/>
            <w:tcPrChange w:id="3758" w:author="Jarno Nieminen" w:date="2014-06-19T12:38:00Z">
              <w:tcPr>
                <w:tcW w:w="717" w:type="dxa"/>
                <w:gridSpan w:val="2"/>
              </w:tcPr>
            </w:tcPrChange>
          </w:tcPr>
          <w:p w14:paraId="5BBD7BF8" w14:textId="77777777" w:rsidR="00F94DA9" w:rsidRPr="00D82A73" w:rsidRDefault="00F94DA9" w:rsidP="00F94DA9">
            <w:pPr>
              <w:rPr>
                <w:rFonts w:eastAsia="Arial Unicode MS"/>
              </w:rPr>
            </w:pPr>
            <w:r w:rsidRPr="00D82A73">
              <w:rPr>
                <w:rFonts w:eastAsia="Arial Unicode MS"/>
              </w:rPr>
              <w:t>1</w:t>
            </w:r>
          </w:p>
        </w:tc>
        <w:tc>
          <w:tcPr>
            <w:tcW w:w="1803" w:type="dxa"/>
            <w:tcPrChange w:id="3759" w:author="Jarno Nieminen" w:date="2014-06-19T12:38:00Z">
              <w:tcPr>
                <w:tcW w:w="1803" w:type="dxa"/>
                <w:gridSpan w:val="2"/>
              </w:tcPr>
            </w:tcPrChange>
          </w:tcPr>
          <w:p w14:paraId="0F49CBD0" w14:textId="77777777" w:rsidR="00F94DA9" w:rsidRPr="00D82A73" w:rsidRDefault="00F94DA9" w:rsidP="00F94DA9">
            <w:pPr>
              <w:rPr>
                <w:rFonts w:eastAsia="Arial Unicode MS"/>
              </w:rPr>
            </w:pPr>
            <w:r w:rsidRPr="00D82A73">
              <w:rPr>
                <w:rFonts w:eastAsia="Arial Unicode MS"/>
              </w:rPr>
              <w:t>KV Inmatningstyp</w:t>
            </w:r>
          </w:p>
          <w:p w14:paraId="1D1CA190" w14:textId="77777777" w:rsidR="00F94DA9" w:rsidRPr="00D82A73" w:rsidRDefault="00F94DA9" w:rsidP="00F94DA9"/>
        </w:tc>
        <w:tc>
          <w:tcPr>
            <w:tcW w:w="1920" w:type="dxa"/>
            <w:tcPrChange w:id="3760" w:author="Jarno Nieminen" w:date="2014-06-19T12:38:00Z">
              <w:tcPr>
                <w:tcW w:w="1920" w:type="dxa"/>
                <w:gridSpan w:val="2"/>
              </w:tcPr>
            </w:tcPrChange>
          </w:tcPr>
          <w:p w14:paraId="6E6ED139" w14:textId="77777777" w:rsidR="00F94DA9" w:rsidRPr="00D82A73" w:rsidRDefault="00F94DA9" w:rsidP="00F94DA9">
            <w:pPr>
              <w:rPr>
                <w:rFonts w:ascii="Arial" w:eastAsia="Arial Unicode MS" w:hAnsi="Arial"/>
              </w:rPr>
            </w:pPr>
          </w:p>
        </w:tc>
        <w:tc>
          <w:tcPr>
            <w:tcW w:w="1200" w:type="dxa"/>
            <w:shd w:val="clear" w:color="auto" w:fill="auto"/>
            <w:tcPrChange w:id="3761" w:author="Jarno Nieminen" w:date="2014-06-19T12:38:00Z">
              <w:tcPr>
                <w:tcW w:w="1200" w:type="dxa"/>
                <w:gridSpan w:val="2"/>
                <w:shd w:val="clear" w:color="auto" w:fill="auto"/>
              </w:tcPr>
            </w:tcPrChange>
          </w:tcPr>
          <w:p w14:paraId="2C5D7597" w14:textId="5EC9D7F6" w:rsidR="00F94DA9" w:rsidRPr="00D82A73" w:rsidRDefault="00B37BC8" w:rsidP="00F94DA9">
            <w:pPr>
              <w:rPr>
                <w:rFonts w:ascii="Arial" w:eastAsia="Arial Unicode MS" w:hAnsi="Arial"/>
              </w:rPr>
            </w:pPr>
            <w:ins w:id="376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63" w:author="Jarno Nieminen" w:date="2014-06-19T12:38:00Z">
              <w:tcPr>
                <w:tcW w:w="1080" w:type="dxa"/>
                <w:shd w:val="clear" w:color="auto" w:fill="auto"/>
              </w:tcPr>
            </w:tcPrChange>
          </w:tcPr>
          <w:p w14:paraId="1874DB54" w14:textId="3A46019A" w:rsidR="00F94DA9" w:rsidRPr="00D82A73" w:rsidRDefault="00B37BC8" w:rsidP="00F94DA9">
            <w:pPr>
              <w:rPr>
                <w:rFonts w:ascii="Arial" w:eastAsia="Arial Unicode MS" w:hAnsi="Arial"/>
              </w:rPr>
            </w:pPr>
            <w:ins w:id="376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65" w:author="Jarno Nieminen" w:date="2014-06-19T12:38:00Z">
              <w:tcPr>
                <w:tcW w:w="1160" w:type="dxa"/>
                <w:shd w:val="clear" w:color="auto" w:fill="auto"/>
              </w:tcPr>
            </w:tcPrChange>
          </w:tcPr>
          <w:p w14:paraId="560EE534" w14:textId="66E61019" w:rsidR="00F94DA9" w:rsidRPr="00D82A73" w:rsidRDefault="007D2FB1" w:rsidP="00F94DA9">
            <w:pPr>
              <w:rPr>
                <w:rFonts w:ascii="Arial" w:eastAsia="Arial Unicode MS" w:hAnsi="Arial"/>
              </w:rPr>
            </w:pPr>
            <w:ins w:id="3766" w:author="Jarno Nieminen" w:date="2014-06-19T13:10:00Z">
              <w:r>
                <w:rPr>
                  <w:rFonts w:ascii="Arial" w:eastAsia="Arial Unicode MS" w:hAnsi="Arial"/>
                </w:rPr>
                <w:t>Saknas i V</w:t>
              </w:r>
              <w:r>
                <w:rPr>
                  <w:rFonts w:ascii="Arial" w:eastAsia="Arial Unicode MS" w:hAnsi="Arial"/>
                </w:rPr>
                <w:noBreakHyphen/>
                <w:t>TIM 2.2</w:t>
              </w:r>
            </w:ins>
          </w:p>
        </w:tc>
      </w:tr>
      <w:tr w:rsidR="00F94DA9" w:rsidRPr="00D82A73" w14:paraId="79EF6B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6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68" w:author="Jarno Nieminen" w:date="2014-06-19T12:38:00Z">
            <w:trPr>
              <w:gridAfter w:val="0"/>
              <w:trHeight w:val="217"/>
            </w:trPr>
          </w:trPrChange>
        </w:trPr>
        <w:tc>
          <w:tcPr>
            <w:tcW w:w="2545" w:type="dxa"/>
            <w:gridSpan w:val="2"/>
            <w:tcPrChange w:id="3769" w:author="Jarno Nieminen" w:date="2014-06-19T12:38:00Z">
              <w:tcPr>
                <w:tcW w:w="2545" w:type="dxa"/>
                <w:gridSpan w:val="3"/>
              </w:tcPr>
            </w:tcPrChange>
          </w:tcPr>
          <w:p w14:paraId="7007DE7B" w14:textId="77777777" w:rsidR="00F94DA9" w:rsidRPr="00D82A73" w:rsidRDefault="00F94DA9" w:rsidP="00F94DA9">
            <w:pPr>
              <w:rPr>
                <w:rFonts w:eastAsia="Arial Unicode MS"/>
              </w:rPr>
            </w:pPr>
            <w:r w:rsidRPr="00D82A73">
              <w:rPr>
                <w:rFonts w:eastAsia="Arial Unicode MS"/>
              </w:rPr>
              <w:lastRenderedPageBreak/>
              <w:t>(Mandatory)</w:t>
            </w:r>
          </w:p>
        </w:tc>
        <w:tc>
          <w:tcPr>
            <w:tcW w:w="3410" w:type="dxa"/>
            <w:tcPrChange w:id="3770" w:author="Jarno Nieminen" w:date="2014-06-19T12:38:00Z">
              <w:tcPr>
                <w:tcW w:w="3410" w:type="dxa"/>
                <w:gridSpan w:val="2"/>
              </w:tcPr>
            </w:tcPrChange>
          </w:tcPr>
          <w:p w14:paraId="78EEF99C" w14:textId="77777777" w:rsidR="00F94DA9" w:rsidRPr="00D82A73" w:rsidRDefault="00F94DA9" w:rsidP="00F94DA9">
            <w:pPr>
              <w:rPr>
                <w:rFonts w:eastAsia="Arial Unicode MS"/>
              </w:rPr>
            </w:pPr>
            <w:r w:rsidRPr="00D82A73">
              <w:rPr>
                <w:rFonts w:eastAsia="Arial Unicode MS"/>
              </w:rPr>
              <w:t>Indikerar om frågan är obligatorisk.</w:t>
            </w:r>
          </w:p>
        </w:tc>
        <w:tc>
          <w:tcPr>
            <w:tcW w:w="1140" w:type="dxa"/>
            <w:tcPrChange w:id="3771" w:author="Jarno Nieminen" w:date="2014-06-19T12:38:00Z">
              <w:tcPr>
                <w:tcW w:w="1140" w:type="dxa"/>
                <w:gridSpan w:val="2"/>
              </w:tcPr>
            </w:tcPrChange>
          </w:tcPr>
          <w:p w14:paraId="02EAC94A" w14:textId="77777777" w:rsidR="00F94DA9" w:rsidRPr="00D82A73" w:rsidRDefault="00F94DA9" w:rsidP="00F94DA9">
            <w:pPr>
              <w:rPr>
                <w:rFonts w:eastAsia="Arial Unicode MS"/>
              </w:rPr>
            </w:pPr>
            <w:r w:rsidRPr="00D82A73">
              <w:rPr>
                <w:rFonts w:eastAsia="Arial Unicode MS"/>
              </w:rPr>
              <w:t>S/F</w:t>
            </w:r>
          </w:p>
        </w:tc>
        <w:tc>
          <w:tcPr>
            <w:tcW w:w="717" w:type="dxa"/>
            <w:tcPrChange w:id="3772" w:author="Jarno Nieminen" w:date="2014-06-19T12:38:00Z">
              <w:tcPr>
                <w:tcW w:w="717" w:type="dxa"/>
                <w:gridSpan w:val="2"/>
              </w:tcPr>
            </w:tcPrChange>
          </w:tcPr>
          <w:p w14:paraId="0438D9DA" w14:textId="77777777" w:rsidR="00F94DA9" w:rsidRPr="00D82A73" w:rsidRDefault="00F94DA9" w:rsidP="00F94DA9">
            <w:pPr>
              <w:rPr>
                <w:rFonts w:eastAsia="Arial Unicode MS"/>
              </w:rPr>
            </w:pPr>
            <w:r w:rsidRPr="00D82A73">
              <w:rPr>
                <w:rFonts w:eastAsia="Arial Unicode MS"/>
              </w:rPr>
              <w:t>1</w:t>
            </w:r>
          </w:p>
        </w:tc>
        <w:tc>
          <w:tcPr>
            <w:tcW w:w="1803" w:type="dxa"/>
            <w:tcPrChange w:id="3773" w:author="Jarno Nieminen" w:date="2014-06-19T12:38:00Z">
              <w:tcPr>
                <w:tcW w:w="1803" w:type="dxa"/>
                <w:gridSpan w:val="2"/>
              </w:tcPr>
            </w:tcPrChange>
          </w:tcPr>
          <w:p w14:paraId="140A3BFE" w14:textId="77777777" w:rsidR="00F94DA9" w:rsidRPr="00D82A73" w:rsidRDefault="00F94DA9" w:rsidP="00F94DA9">
            <w:r w:rsidRPr="00D82A73">
              <w:t>True = obligatorisk fråga</w:t>
            </w:r>
          </w:p>
          <w:p w14:paraId="67AC47CB" w14:textId="77777777" w:rsidR="00F94DA9" w:rsidRPr="00D82A73" w:rsidRDefault="00F94DA9" w:rsidP="00F94DA9">
            <w:pPr>
              <w:rPr>
                <w:rFonts w:eastAsia="Arial Unicode MS"/>
              </w:rPr>
            </w:pPr>
            <w:r w:rsidRPr="00D82A73">
              <w:rPr>
                <w:szCs w:val="20"/>
              </w:rPr>
              <w:t>False = Frivillig fråga</w:t>
            </w:r>
          </w:p>
        </w:tc>
        <w:tc>
          <w:tcPr>
            <w:tcW w:w="1920" w:type="dxa"/>
            <w:tcPrChange w:id="3774" w:author="Jarno Nieminen" w:date="2014-06-19T12:38:00Z">
              <w:tcPr>
                <w:tcW w:w="1920" w:type="dxa"/>
                <w:gridSpan w:val="2"/>
              </w:tcPr>
            </w:tcPrChange>
          </w:tcPr>
          <w:p w14:paraId="574B211B" w14:textId="77777777" w:rsidR="00F94DA9" w:rsidRPr="00D82A73" w:rsidRDefault="00F94DA9" w:rsidP="00F94DA9">
            <w:pPr>
              <w:rPr>
                <w:rFonts w:ascii="Arial" w:eastAsia="Arial Unicode MS" w:hAnsi="Arial"/>
              </w:rPr>
            </w:pPr>
          </w:p>
        </w:tc>
        <w:tc>
          <w:tcPr>
            <w:tcW w:w="1200" w:type="dxa"/>
            <w:shd w:val="clear" w:color="auto" w:fill="auto"/>
            <w:tcPrChange w:id="3775" w:author="Jarno Nieminen" w:date="2014-06-19T12:38:00Z">
              <w:tcPr>
                <w:tcW w:w="1200" w:type="dxa"/>
                <w:gridSpan w:val="2"/>
                <w:shd w:val="clear" w:color="auto" w:fill="auto"/>
              </w:tcPr>
            </w:tcPrChange>
          </w:tcPr>
          <w:p w14:paraId="7841EF9B" w14:textId="7B1CBE06" w:rsidR="00F94DA9" w:rsidRPr="00D82A73" w:rsidRDefault="00B37BC8" w:rsidP="00F94DA9">
            <w:pPr>
              <w:rPr>
                <w:rFonts w:ascii="Arial" w:eastAsia="Arial Unicode MS" w:hAnsi="Arial"/>
              </w:rPr>
            </w:pPr>
            <w:ins w:id="377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77" w:author="Jarno Nieminen" w:date="2014-06-19T12:38:00Z">
              <w:tcPr>
                <w:tcW w:w="1080" w:type="dxa"/>
                <w:shd w:val="clear" w:color="auto" w:fill="auto"/>
              </w:tcPr>
            </w:tcPrChange>
          </w:tcPr>
          <w:p w14:paraId="1492159B" w14:textId="21405314" w:rsidR="00F94DA9" w:rsidRPr="00D82A73" w:rsidRDefault="00B37BC8" w:rsidP="00F94DA9">
            <w:pPr>
              <w:rPr>
                <w:rFonts w:ascii="Arial" w:eastAsia="Arial Unicode MS" w:hAnsi="Arial"/>
              </w:rPr>
            </w:pPr>
            <w:ins w:id="377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79" w:author="Jarno Nieminen" w:date="2014-06-19T12:38:00Z">
              <w:tcPr>
                <w:tcW w:w="1160" w:type="dxa"/>
                <w:shd w:val="clear" w:color="auto" w:fill="auto"/>
              </w:tcPr>
            </w:tcPrChange>
          </w:tcPr>
          <w:p w14:paraId="43539E5F" w14:textId="0D50ECE5" w:rsidR="00F94DA9" w:rsidRPr="00D82A73" w:rsidRDefault="00131DBE" w:rsidP="00F94DA9">
            <w:pPr>
              <w:rPr>
                <w:rFonts w:ascii="Arial" w:eastAsia="Arial Unicode MS" w:hAnsi="Arial"/>
              </w:rPr>
            </w:pPr>
            <w:ins w:id="3780" w:author="Jarno Nieminen" w:date="2014-06-19T13:12:00Z">
              <w:r>
                <w:rPr>
                  <w:rFonts w:ascii="Arial" w:eastAsia="Arial Unicode MS" w:hAnsi="Arial"/>
                </w:rPr>
                <w:t>Saknas i V</w:t>
              </w:r>
              <w:r>
                <w:rPr>
                  <w:rFonts w:ascii="Arial" w:eastAsia="Arial Unicode MS" w:hAnsi="Arial"/>
                </w:rPr>
                <w:noBreakHyphen/>
                <w:t>TIM 2.2</w:t>
              </w:r>
            </w:ins>
          </w:p>
        </w:tc>
      </w:tr>
      <w:tr w:rsidR="00F94DA9" w:rsidRPr="00D82A73" w14:paraId="5E54C84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8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82" w:author="Jarno Nieminen" w:date="2014-06-19T12:38:00Z">
            <w:trPr>
              <w:gridAfter w:val="0"/>
              <w:trHeight w:val="217"/>
            </w:trPr>
          </w:trPrChange>
        </w:trPr>
        <w:tc>
          <w:tcPr>
            <w:tcW w:w="2545" w:type="dxa"/>
            <w:gridSpan w:val="2"/>
            <w:tcPrChange w:id="3783" w:author="Jarno Nieminen" w:date="2014-06-19T12:38:00Z">
              <w:tcPr>
                <w:tcW w:w="2545" w:type="dxa"/>
                <w:gridSpan w:val="3"/>
              </w:tcPr>
            </w:tcPrChange>
          </w:tcPr>
          <w:p w14:paraId="710716F2" w14:textId="77777777" w:rsidR="00F94DA9" w:rsidRPr="00D82A73" w:rsidRDefault="00F94DA9" w:rsidP="00F94DA9">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3784" w:author="Jarno Nieminen" w:date="2014-06-19T12:38:00Z">
              <w:tcPr>
                <w:tcW w:w="3410" w:type="dxa"/>
                <w:gridSpan w:val="2"/>
              </w:tcPr>
            </w:tcPrChange>
          </w:tcPr>
          <w:p w14:paraId="380837C7" w14:textId="77777777" w:rsidR="00F94DA9" w:rsidRPr="00D82A73" w:rsidRDefault="00F94DA9" w:rsidP="00F94DA9">
            <w:pPr>
              <w:rPr>
                <w:rFonts w:eastAsia="Arial Unicode MS"/>
              </w:rPr>
            </w:pPr>
            <w:r w:rsidRPr="00D82A73">
              <w:rPr>
                <w:rFonts w:eastAsia="Arial Unicode MS"/>
              </w:rPr>
              <w:t>Indikerar max antal värden som användaren får välja vid  checkbox/multivärde.</w:t>
            </w:r>
          </w:p>
        </w:tc>
        <w:tc>
          <w:tcPr>
            <w:tcW w:w="1140" w:type="dxa"/>
            <w:tcPrChange w:id="3785" w:author="Jarno Nieminen" w:date="2014-06-19T12:38:00Z">
              <w:tcPr>
                <w:tcW w:w="1140" w:type="dxa"/>
                <w:gridSpan w:val="2"/>
              </w:tcPr>
            </w:tcPrChange>
          </w:tcPr>
          <w:p w14:paraId="2E509C7E" w14:textId="77777777" w:rsidR="00F94DA9" w:rsidRPr="00D82A73" w:rsidRDefault="00F94DA9" w:rsidP="00F94DA9">
            <w:pPr>
              <w:rPr>
                <w:rFonts w:eastAsia="Arial Unicode MS"/>
              </w:rPr>
            </w:pPr>
            <w:r w:rsidRPr="00D82A73">
              <w:rPr>
                <w:rFonts w:eastAsia="Arial Unicode MS"/>
              </w:rPr>
              <w:t>VÄ</w:t>
            </w:r>
          </w:p>
        </w:tc>
        <w:tc>
          <w:tcPr>
            <w:tcW w:w="717" w:type="dxa"/>
            <w:tcPrChange w:id="3786" w:author="Jarno Nieminen" w:date="2014-06-19T12:38:00Z">
              <w:tcPr>
                <w:tcW w:w="717" w:type="dxa"/>
                <w:gridSpan w:val="2"/>
              </w:tcPr>
            </w:tcPrChange>
          </w:tcPr>
          <w:p w14:paraId="65906763" w14:textId="77777777" w:rsidR="00F94DA9" w:rsidRPr="00D82A73" w:rsidRDefault="00F94DA9" w:rsidP="00F94DA9">
            <w:pPr>
              <w:rPr>
                <w:rFonts w:eastAsia="Arial Unicode MS"/>
              </w:rPr>
            </w:pPr>
            <w:r w:rsidRPr="00D82A73">
              <w:rPr>
                <w:rFonts w:eastAsia="Arial Unicode MS"/>
              </w:rPr>
              <w:t>0..1</w:t>
            </w:r>
          </w:p>
        </w:tc>
        <w:tc>
          <w:tcPr>
            <w:tcW w:w="1803" w:type="dxa"/>
            <w:tcPrChange w:id="3787" w:author="Jarno Nieminen" w:date="2014-06-19T12:38:00Z">
              <w:tcPr>
                <w:tcW w:w="1803" w:type="dxa"/>
                <w:gridSpan w:val="2"/>
              </w:tcPr>
            </w:tcPrChange>
          </w:tcPr>
          <w:p w14:paraId="6FDB2418" w14:textId="77777777" w:rsidR="00F94DA9" w:rsidRPr="00D82A73" w:rsidRDefault="00F94DA9" w:rsidP="00F94DA9">
            <w:pPr>
              <w:rPr>
                <w:rFonts w:eastAsia="Arial Unicode MS"/>
              </w:rPr>
            </w:pPr>
          </w:p>
        </w:tc>
        <w:tc>
          <w:tcPr>
            <w:tcW w:w="1920" w:type="dxa"/>
            <w:tcPrChange w:id="3788" w:author="Jarno Nieminen" w:date="2014-06-19T12:38:00Z">
              <w:tcPr>
                <w:tcW w:w="1920" w:type="dxa"/>
                <w:gridSpan w:val="2"/>
              </w:tcPr>
            </w:tcPrChange>
          </w:tcPr>
          <w:p w14:paraId="45049279"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5B73F935"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789" w:author="Jarno Nieminen" w:date="2014-06-19T12:38:00Z">
              <w:tcPr>
                <w:tcW w:w="1200" w:type="dxa"/>
                <w:gridSpan w:val="2"/>
                <w:shd w:val="clear" w:color="auto" w:fill="auto"/>
              </w:tcPr>
            </w:tcPrChange>
          </w:tcPr>
          <w:p w14:paraId="0B2C4A83" w14:textId="4B503157" w:rsidR="00F94DA9" w:rsidRPr="00D82A73" w:rsidRDefault="00B37BC8" w:rsidP="00F94DA9">
            <w:pPr>
              <w:rPr>
                <w:rFonts w:ascii="Arial" w:eastAsia="Arial Unicode MS" w:hAnsi="Arial"/>
              </w:rPr>
            </w:pPr>
            <w:ins w:id="379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91" w:author="Jarno Nieminen" w:date="2014-06-19T12:38:00Z">
              <w:tcPr>
                <w:tcW w:w="1080" w:type="dxa"/>
                <w:shd w:val="clear" w:color="auto" w:fill="auto"/>
              </w:tcPr>
            </w:tcPrChange>
          </w:tcPr>
          <w:p w14:paraId="3D33386A" w14:textId="30B9B2D2" w:rsidR="00F94DA9" w:rsidRPr="00D82A73" w:rsidRDefault="00B37BC8" w:rsidP="00F94DA9">
            <w:pPr>
              <w:rPr>
                <w:rFonts w:ascii="Arial" w:eastAsia="Arial Unicode MS" w:hAnsi="Arial"/>
              </w:rPr>
            </w:pPr>
            <w:ins w:id="379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93" w:author="Jarno Nieminen" w:date="2014-06-19T12:38:00Z">
              <w:tcPr>
                <w:tcW w:w="1160" w:type="dxa"/>
                <w:shd w:val="clear" w:color="auto" w:fill="auto"/>
              </w:tcPr>
            </w:tcPrChange>
          </w:tcPr>
          <w:p w14:paraId="71081684" w14:textId="1C7116AB" w:rsidR="00F94DA9" w:rsidRPr="00D82A73" w:rsidRDefault="00F94DA9" w:rsidP="00F94DA9">
            <w:pPr>
              <w:rPr>
                <w:rFonts w:ascii="Arial" w:eastAsia="Arial Unicode MS" w:hAnsi="Arial"/>
              </w:rPr>
            </w:pPr>
            <w:ins w:id="3794" w:author="Jarno Nieminen" w:date="2014-06-19T12:38:00Z">
              <w:r>
                <w:rPr>
                  <w:rFonts w:ascii="Arial" w:eastAsia="Arial Unicode MS" w:hAnsi="Arial"/>
                </w:rPr>
                <w:t>N/A</w:t>
              </w:r>
            </w:ins>
          </w:p>
        </w:tc>
      </w:tr>
      <w:tr w:rsidR="00F94DA9" w:rsidRPr="00D82A73" w14:paraId="3493CC6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9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96" w:author="Jarno Nieminen" w:date="2014-06-19T12:38:00Z">
            <w:trPr>
              <w:gridAfter w:val="0"/>
              <w:trHeight w:val="217"/>
            </w:trPr>
          </w:trPrChange>
        </w:trPr>
        <w:tc>
          <w:tcPr>
            <w:tcW w:w="2545" w:type="dxa"/>
            <w:gridSpan w:val="2"/>
            <w:tcPrChange w:id="3797" w:author="Jarno Nieminen" w:date="2014-06-19T12:38:00Z">
              <w:tcPr>
                <w:tcW w:w="2545" w:type="dxa"/>
                <w:gridSpan w:val="3"/>
              </w:tcPr>
            </w:tcPrChange>
          </w:tcPr>
          <w:p w14:paraId="75933AA7" w14:textId="77777777" w:rsidR="00F94DA9" w:rsidRPr="00D82A73" w:rsidRDefault="00F94DA9" w:rsidP="00F94DA9">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798" w:author="Jarno Nieminen" w:date="2014-06-19T12:38:00Z">
              <w:tcPr>
                <w:tcW w:w="3410" w:type="dxa"/>
                <w:gridSpan w:val="2"/>
              </w:tcPr>
            </w:tcPrChange>
          </w:tcPr>
          <w:p w14:paraId="2C3E1F17" w14:textId="77777777" w:rsidR="00F94DA9" w:rsidRPr="00D82A73" w:rsidRDefault="00F94DA9" w:rsidP="00F94DA9">
            <w:pPr>
              <w:rPr>
                <w:rFonts w:eastAsia="Arial Unicode MS"/>
              </w:rPr>
            </w:pPr>
            <w:r w:rsidRPr="00D82A73">
              <w:rPr>
                <w:rFonts w:eastAsia="Arial Unicode MS"/>
              </w:rPr>
              <w:t>Indikerar min. antal värden som användaren får välja vid  checkbox/multivärde.</w:t>
            </w:r>
          </w:p>
        </w:tc>
        <w:tc>
          <w:tcPr>
            <w:tcW w:w="1140" w:type="dxa"/>
            <w:tcPrChange w:id="3799" w:author="Jarno Nieminen" w:date="2014-06-19T12:38:00Z">
              <w:tcPr>
                <w:tcW w:w="1140" w:type="dxa"/>
                <w:gridSpan w:val="2"/>
              </w:tcPr>
            </w:tcPrChange>
          </w:tcPr>
          <w:p w14:paraId="663B8A19" w14:textId="77777777" w:rsidR="00F94DA9" w:rsidRPr="00D82A73" w:rsidRDefault="00F94DA9" w:rsidP="00F94DA9">
            <w:pPr>
              <w:rPr>
                <w:rFonts w:eastAsia="Arial Unicode MS"/>
              </w:rPr>
            </w:pPr>
            <w:r w:rsidRPr="00D82A73">
              <w:rPr>
                <w:rFonts w:eastAsia="Arial Unicode MS"/>
              </w:rPr>
              <w:t>VÄ</w:t>
            </w:r>
          </w:p>
        </w:tc>
        <w:tc>
          <w:tcPr>
            <w:tcW w:w="717" w:type="dxa"/>
            <w:tcPrChange w:id="3800" w:author="Jarno Nieminen" w:date="2014-06-19T12:38:00Z">
              <w:tcPr>
                <w:tcW w:w="717" w:type="dxa"/>
                <w:gridSpan w:val="2"/>
              </w:tcPr>
            </w:tcPrChange>
          </w:tcPr>
          <w:p w14:paraId="152DCBA2" w14:textId="77777777" w:rsidR="00F94DA9" w:rsidRPr="00D82A73" w:rsidRDefault="00F94DA9" w:rsidP="00F94DA9">
            <w:pPr>
              <w:rPr>
                <w:rFonts w:eastAsia="Arial Unicode MS"/>
              </w:rPr>
            </w:pPr>
            <w:r w:rsidRPr="00D82A73">
              <w:rPr>
                <w:rFonts w:eastAsia="Arial Unicode MS"/>
              </w:rPr>
              <w:t>0..1</w:t>
            </w:r>
          </w:p>
        </w:tc>
        <w:tc>
          <w:tcPr>
            <w:tcW w:w="1803" w:type="dxa"/>
            <w:tcPrChange w:id="3801" w:author="Jarno Nieminen" w:date="2014-06-19T12:38:00Z">
              <w:tcPr>
                <w:tcW w:w="1803" w:type="dxa"/>
                <w:gridSpan w:val="2"/>
              </w:tcPr>
            </w:tcPrChange>
          </w:tcPr>
          <w:p w14:paraId="18E9C492" w14:textId="77777777" w:rsidR="00F94DA9" w:rsidRPr="00D82A73" w:rsidRDefault="00F94DA9" w:rsidP="00F94DA9">
            <w:pPr>
              <w:rPr>
                <w:rFonts w:eastAsia="Arial Unicode MS"/>
              </w:rPr>
            </w:pPr>
          </w:p>
        </w:tc>
        <w:tc>
          <w:tcPr>
            <w:tcW w:w="1920" w:type="dxa"/>
            <w:tcPrChange w:id="3802" w:author="Jarno Nieminen" w:date="2014-06-19T12:38:00Z">
              <w:tcPr>
                <w:tcW w:w="1920" w:type="dxa"/>
                <w:gridSpan w:val="2"/>
              </w:tcPr>
            </w:tcPrChange>
          </w:tcPr>
          <w:p w14:paraId="5B26C9CA"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7A181F6C"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03" w:author="Jarno Nieminen" w:date="2014-06-19T12:38:00Z">
              <w:tcPr>
                <w:tcW w:w="1200" w:type="dxa"/>
                <w:gridSpan w:val="2"/>
                <w:shd w:val="clear" w:color="auto" w:fill="auto"/>
              </w:tcPr>
            </w:tcPrChange>
          </w:tcPr>
          <w:p w14:paraId="0A7A78A9" w14:textId="335B1485" w:rsidR="00F94DA9" w:rsidRPr="00D82A73" w:rsidRDefault="00B37BC8" w:rsidP="00F94DA9">
            <w:pPr>
              <w:rPr>
                <w:rFonts w:ascii="Arial" w:eastAsia="Arial Unicode MS" w:hAnsi="Arial"/>
              </w:rPr>
            </w:pPr>
            <w:ins w:id="38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05" w:author="Jarno Nieminen" w:date="2014-06-19T12:38:00Z">
              <w:tcPr>
                <w:tcW w:w="1080" w:type="dxa"/>
                <w:shd w:val="clear" w:color="auto" w:fill="auto"/>
              </w:tcPr>
            </w:tcPrChange>
          </w:tcPr>
          <w:p w14:paraId="177399C7" w14:textId="4DAAA675" w:rsidR="00F94DA9" w:rsidRPr="00D82A73" w:rsidRDefault="00B37BC8" w:rsidP="00F94DA9">
            <w:pPr>
              <w:rPr>
                <w:rFonts w:ascii="Arial" w:eastAsia="Arial Unicode MS" w:hAnsi="Arial"/>
              </w:rPr>
            </w:pPr>
            <w:ins w:id="38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07" w:author="Jarno Nieminen" w:date="2014-06-19T12:38:00Z">
              <w:tcPr>
                <w:tcW w:w="1160" w:type="dxa"/>
                <w:shd w:val="clear" w:color="auto" w:fill="auto"/>
              </w:tcPr>
            </w:tcPrChange>
          </w:tcPr>
          <w:p w14:paraId="48DF2B7A" w14:textId="53842FE1" w:rsidR="00F94DA9" w:rsidRPr="00D82A73" w:rsidRDefault="00F94DA9" w:rsidP="00F94DA9">
            <w:pPr>
              <w:rPr>
                <w:rFonts w:ascii="Arial" w:eastAsia="Arial Unicode MS" w:hAnsi="Arial"/>
              </w:rPr>
            </w:pPr>
            <w:ins w:id="3808" w:author="Jarno Nieminen" w:date="2014-06-19T12:38:00Z">
              <w:r>
                <w:rPr>
                  <w:rFonts w:ascii="Arial" w:eastAsia="Arial Unicode MS" w:hAnsi="Arial"/>
                </w:rPr>
                <w:t>N/A</w:t>
              </w:r>
            </w:ins>
          </w:p>
        </w:tc>
      </w:tr>
      <w:tr w:rsidR="00F94DA9" w:rsidRPr="00D82A73" w14:paraId="6906FF4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10" w:author="Jarno Nieminen" w:date="2014-06-19T12:38:00Z">
            <w:trPr>
              <w:gridAfter w:val="0"/>
              <w:trHeight w:val="217"/>
            </w:trPr>
          </w:trPrChange>
        </w:trPr>
        <w:tc>
          <w:tcPr>
            <w:tcW w:w="2545" w:type="dxa"/>
            <w:gridSpan w:val="2"/>
            <w:tcPrChange w:id="3811" w:author="Jarno Nieminen" w:date="2014-06-19T12:38:00Z">
              <w:tcPr>
                <w:tcW w:w="2545" w:type="dxa"/>
                <w:gridSpan w:val="3"/>
              </w:tcPr>
            </w:tcPrChange>
          </w:tcPr>
          <w:p w14:paraId="2515402B" w14:textId="77777777" w:rsidR="00F94DA9" w:rsidRPr="00D82A73" w:rsidRDefault="00F94DA9" w:rsidP="00F94DA9">
            <w:pPr>
              <w:rPr>
                <w:rFonts w:eastAsia="Arial Unicode MS"/>
              </w:rPr>
            </w:pPr>
            <w:r w:rsidRPr="00D82A73">
              <w:rPr>
                <w:rFonts w:eastAsia="Arial Unicode MS"/>
              </w:rPr>
              <w:t>(InputUnit)</w:t>
            </w:r>
          </w:p>
        </w:tc>
        <w:tc>
          <w:tcPr>
            <w:tcW w:w="3410" w:type="dxa"/>
            <w:tcPrChange w:id="3812" w:author="Jarno Nieminen" w:date="2014-06-19T12:38:00Z">
              <w:tcPr>
                <w:tcW w:w="3410" w:type="dxa"/>
                <w:gridSpan w:val="2"/>
              </w:tcPr>
            </w:tcPrChange>
          </w:tcPr>
          <w:p w14:paraId="3B4B86AA" w14:textId="77777777" w:rsidR="00F94DA9" w:rsidRPr="00D82A73" w:rsidRDefault="00F94DA9" w:rsidP="00F94DA9">
            <w:pPr>
              <w:rPr>
                <w:rFonts w:eastAsia="Arial Unicode MS"/>
              </w:rPr>
            </w:pPr>
            <w:r w:rsidRPr="00D82A73">
              <w:rPr>
                <w:rFonts w:eastAsia="Arial Unicode MS"/>
              </w:rPr>
              <w:t>Typ av enhet.</w:t>
            </w:r>
          </w:p>
          <w:p w14:paraId="5B7A07D1" w14:textId="77777777" w:rsidR="00F94DA9" w:rsidRPr="00D82A73" w:rsidRDefault="00F94DA9" w:rsidP="00F94DA9">
            <w:pPr>
              <w:rPr>
                <w:rFonts w:eastAsia="Arial Unicode MS"/>
              </w:rPr>
            </w:pPr>
            <w:r w:rsidRPr="00D82A73">
              <w:rPr>
                <w:rFonts w:eastAsia="Arial Unicode MS"/>
              </w:rPr>
              <w:t>T.ex. kg, m</w:t>
            </w:r>
          </w:p>
        </w:tc>
        <w:tc>
          <w:tcPr>
            <w:tcW w:w="1140" w:type="dxa"/>
            <w:tcPrChange w:id="3813" w:author="Jarno Nieminen" w:date="2014-06-19T12:38:00Z">
              <w:tcPr>
                <w:tcW w:w="1140" w:type="dxa"/>
                <w:gridSpan w:val="2"/>
              </w:tcPr>
            </w:tcPrChange>
          </w:tcPr>
          <w:p w14:paraId="738AB184" w14:textId="77777777" w:rsidR="00F94DA9" w:rsidRPr="00D82A73" w:rsidRDefault="00F94DA9" w:rsidP="00F94DA9">
            <w:pPr>
              <w:rPr>
                <w:rFonts w:eastAsia="Arial Unicode MS"/>
              </w:rPr>
            </w:pPr>
            <w:r w:rsidRPr="00D82A73">
              <w:rPr>
                <w:rFonts w:eastAsia="Arial Unicode MS"/>
              </w:rPr>
              <w:t>KTOV</w:t>
            </w:r>
          </w:p>
        </w:tc>
        <w:tc>
          <w:tcPr>
            <w:tcW w:w="717" w:type="dxa"/>
            <w:tcPrChange w:id="3814" w:author="Jarno Nieminen" w:date="2014-06-19T12:38:00Z">
              <w:tcPr>
                <w:tcW w:w="717" w:type="dxa"/>
                <w:gridSpan w:val="2"/>
              </w:tcPr>
            </w:tcPrChange>
          </w:tcPr>
          <w:p w14:paraId="2AC917EE" w14:textId="77777777" w:rsidR="00F94DA9" w:rsidRPr="00D82A73" w:rsidRDefault="00F94DA9" w:rsidP="00F94DA9">
            <w:pPr>
              <w:rPr>
                <w:rFonts w:eastAsia="Arial Unicode MS"/>
              </w:rPr>
            </w:pPr>
            <w:r w:rsidRPr="00D82A73">
              <w:rPr>
                <w:rFonts w:eastAsia="Arial Unicode MS"/>
              </w:rPr>
              <w:t>0..1</w:t>
            </w:r>
          </w:p>
        </w:tc>
        <w:tc>
          <w:tcPr>
            <w:tcW w:w="1803" w:type="dxa"/>
            <w:tcPrChange w:id="3815" w:author="Jarno Nieminen" w:date="2014-06-19T12:38:00Z">
              <w:tcPr>
                <w:tcW w:w="1803" w:type="dxa"/>
                <w:gridSpan w:val="2"/>
              </w:tcPr>
            </w:tcPrChange>
          </w:tcPr>
          <w:p w14:paraId="7FA7CC6A" w14:textId="77777777" w:rsidR="00F94DA9" w:rsidRPr="00D82A73" w:rsidRDefault="00F94DA9" w:rsidP="00F94DA9">
            <w:pPr>
              <w:rPr>
                <w:rFonts w:eastAsia="Arial Unicode MS"/>
              </w:rPr>
            </w:pPr>
            <w:r w:rsidRPr="00D82A73">
              <w:t>KV enhet</w:t>
            </w:r>
          </w:p>
        </w:tc>
        <w:tc>
          <w:tcPr>
            <w:tcW w:w="1920" w:type="dxa"/>
            <w:tcPrChange w:id="3816" w:author="Jarno Nieminen" w:date="2014-06-19T12:38:00Z">
              <w:tcPr>
                <w:tcW w:w="1920" w:type="dxa"/>
                <w:gridSpan w:val="2"/>
              </w:tcPr>
            </w:tcPrChange>
          </w:tcPr>
          <w:p w14:paraId="6359FF3C" w14:textId="77777777" w:rsidR="00F94DA9" w:rsidRPr="00D82A73" w:rsidRDefault="00F94DA9" w:rsidP="00F94DA9">
            <w:pPr>
              <w:rPr>
                <w:rFonts w:ascii="Arial" w:eastAsia="Arial Unicode MS" w:hAnsi="Arial"/>
              </w:rPr>
            </w:pPr>
          </w:p>
        </w:tc>
        <w:tc>
          <w:tcPr>
            <w:tcW w:w="1200" w:type="dxa"/>
            <w:shd w:val="clear" w:color="auto" w:fill="auto"/>
            <w:tcPrChange w:id="3817" w:author="Jarno Nieminen" w:date="2014-06-19T12:38:00Z">
              <w:tcPr>
                <w:tcW w:w="1200" w:type="dxa"/>
                <w:gridSpan w:val="2"/>
                <w:shd w:val="clear" w:color="auto" w:fill="auto"/>
              </w:tcPr>
            </w:tcPrChange>
          </w:tcPr>
          <w:p w14:paraId="0EA17D09" w14:textId="69E08EDD" w:rsidR="00F94DA9" w:rsidRPr="00D82A73" w:rsidRDefault="00131DBE" w:rsidP="00F94DA9">
            <w:pPr>
              <w:rPr>
                <w:rFonts w:ascii="Arial" w:eastAsia="Arial Unicode MS" w:hAnsi="Arial"/>
              </w:rPr>
            </w:pPr>
            <w:ins w:id="3818" w:author="Jarno Nieminen" w:date="2014-06-19T13:13:00Z">
              <w:r>
                <w:rPr>
                  <w:rFonts w:ascii="Arial" w:eastAsia="Arial Unicode MS" w:hAnsi="Arial"/>
                </w:rPr>
                <w:t>N/A</w:t>
              </w:r>
            </w:ins>
          </w:p>
        </w:tc>
        <w:tc>
          <w:tcPr>
            <w:tcW w:w="1162" w:type="dxa"/>
            <w:shd w:val="clear" w:color="auto" w:fill="auto"/>
            <w:tcPrChange w:id="3819" w:author="Jarno Nieminen" w:date="2014-06-19T12:38:00Z">
              <w:tcPr>
                <w:tcW w:w="1080" w:type="dxa"/>
                <w:shd w:val="clear" w:color="auto" w:fill="auto"/>
              </w:tcPr>
            </w:tcPrChange>
          </w:tcPr>
          <w:p w14:paraId="64468CBF" w14:textId="2E54BE46" w:rsidR="00F94DA9" w:rsidRPr="00D82A73" w:rsidRDefault="00131DBE" w:rsidP="00F94DA9">
            <w:pPr>
              <w:rPr>
                <w:rFonts w:ascii="Arial" w:eastAsia="Arial Unicode MS" w:hAnsi="Arial"/>
              </w:rPr>
            </w:pPr>
            <w:ins w:id="3820" w:author="Jarno Nieminen" w:date="2014-06-19T13:13:00Z">
              <w:r>
                <w:rPr>
                  <w:rFonts w:ascii="Arial" w:eastAsia="Arial Unicode MS" w:hAnsi="Arial"/>
                </w:rPr>
                <w:t>N/A</w:t>
              </w:r>
            </w:ins>
          </w:p>
        </w:tc>
        <w:tc>
          <w:tcPr>
            <w:tcW w:w="1078" w:type="dxa"/>
            <w:shd w:val="clear" w:color="auto" w:fill="auto"/>
            <w:tcPrChange w:id="3821" w:author="Jarno Nieminen" w:date="2014-06-19T12:38:00Z">
              <w:tcPr>
                <w:tcW w:w="1160" w:type="dxa"/>
                <w:shd w:val="clear" w:color="auto" w:fill="auto"/>
              </w:tcPr>
            </w:tcPrChange>
          </w:tcPr>
          <w:p w14:paraId="01926A5C" w14:textId="352C7A6E" w:rsidR="00F94DA9" w:rsidRPr="00D82A73" w:rsidRDefault="00334441" w:rsidP="00F94DA9">
            <w:pPr>
              <w:rPr>
                <w:rFonts w:ascii="Arial" w:eastAsia="Arial Unicode MS" w:hAnsi="Arial"/>
              </w:rPr>
            </w:pPr>
            <w:ins w:id="3822" w:author="Jarno Nieminen" w:date="2014-06-19T13:13:00Z">
              <w:r>
                <w:rPr>
                  <w:rFonts w:ascii="Arial" w:eastAsia="Arial Unicode MS" w:hAnsi="Arial"/>
                </w:rPr>
                <w:t>Kv</w:t>
              </w:r>
              <w:r w:rsidR="00131DBE">
                <w:rPr>
                  <w:rFonts w:ascii="Arial" w:eastAsia="Arial Unicode MS" w:hAnsi="Arial"/>
                </w:rPr>
                <w:t xml:space="preserve"> enhet</w:t>
              </w:r>
            </w:ins>
          </w:p>
        </w:tc>
      </w:tr>
      <w:tr w:rsidR="00F94DA9" w:rsidRPr="00D82A73" w14:paraId="611767E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2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24" w:author="Jarno Nieminen" w:date="2014-06-19T12:38:00Z">
            <w:trPr>
              <w:gridAfter w:val="0"/>
              <w:trHeight w:val="217"/>
            </w:trPr>
          </w:trPrChange>
        </w:trPr>
        <w:tc>
          <w:tcPr>
            <w:tcW w:w="2545" w:type="dxa"/>
            <w:gridSpan w:val="2"/>
            <w:tcPrChange w:id="3825" w:author="Jarno Nieminen" w:date="2014-06-19T12:38:00Z">
              <w:tcPr>
                <w:tcW w:w="2545" w:type="dxa"/>
                <w:gridSpan w:val="3"/>
              </w:tcPr>
            </w:tcPrChange>
          </w:tcPr>
          <w:p w14:paraId="4C7BEE95" w14:textId="77777777" w:rsidR="00F94DA9" w:rsidRPr="00D82A73" w:rsidRDefault="00F94DA9" w:rsidP="00F94DA9">
            <w:pPr>
              <w:rPr>
                <w:rFonts w:eastAsia="Arial Unicode MS"/>
              </w:rPr>
            </w:pPr>
            <w:r w:rsidRPr="00D82A73">
              <w:rPr>
                <w:rFonts w:eastAsia="Arial Unicode MS"/>
              </w:rPr>
              <w:t>(AnswerMax)</w:t>
            </w:r>
          </w:p>
        </w:tc>
        <w:tc>
          <w:tcPr>
            <w:tcW w:w="3410" w:type="dxa"/>
            <w:tcPrChange w:id="3826" w:author="Jarno Nieminen" w:date="2014-06-19T12:38:00Z">
              <w:tcPr>
                <w:tcW w:w="3410" w:type="dxa"/>
                <w:gridSpan w:val="2"/>
              </w:tcPr>
            </w:tcPrChange>
          </w:tcPr>
          <w:p w14:paraId="497C9A60" w14:textId="77777777" w:rsidR="00F94DA9" w:rsidRPr="00D82A73" w:rsidRDefault="00F94DA9" w:rsidP="00F94DA9">
            <w:pPr>
              <w:rPr>
                <w:rFonts w:eastAsia="Arial Unicode MS"/>
              </w:rPr>
            </w:pPr>
            <w:r w:rsidRPr="00D82A73">
              <w:rPr>
                <w:rFonts w:eastAsia="Arial Unicode MS"/>
              </w:rPr>
              <w:t>Specificerar maxvärde för inmatning. (Gäller typ: number, date)</w:t>
            </w:r>
          </w:p>
          <w:p w14:paraId="4C3B4352" w14:textId="77777777" w:rsidR="00F94DA9" w:rsidRPr="00D82A73" w:rsidRDefault="00F94DA9" w:rsidP="00F94DA9">
            <w:pPr>
              <w:rPr>
                <w:rFonts w:eastAsia="Arial Unicode MS"/>
              </w:rPr>
            </w:pPr>
            <w:r w:rsidRPr="00D82A73">
              <w:rPr>
                <w:rFonts w:eastAsia="Arial Unicode MS"/>
              </w:rPr>
              <w:t>T.ex: Ett värde får inte överskrida 10. Blodtryck, rimlighetsparameter.</w:t>
            </w:r>
          </w:p>
        </w:tc>
        <w:tc>
          <w:tcPr>
            <w:tcW w:w="1140" w:type="dxa"/>
            <w:tcPrChange w:id="3827" w:author="Jarno Nieminen" w:date="2014-06-19T12:38:00Z">
              <w:tcPr>
                <w:tcW w:w="1140" w:type="dxa"/>
                <w:gridSpan w:val="2"/>
              </w:tcPr>
            </w:tcPrChange>
          </w:tcPr>
          <w:p w14:paraId="18927097" w14:textId="77777777" w:rsidR="00F94DA9" w:rsidRPr="00D82A73" w:rsidRDefault="00F94DA9" w:rsidP="00F94DA9">
            <w:pPr>
              <w:rPr>
                <w:rFonts w:eastAsia="Arial Unicode MS"/>
              </w:rPr>
            </w:pPr>
            <w:r w:rsidRPr="00D82A73">
              <w:rPr>
                <w:rFonts w:eastAsia="Arial Unicode MS"/>
              </w:rPr>
              <w:t>VÅ</w:t>
            </w:r>
          </w:p>
        </w:tc>
        <w:tc>
          <w:tcPr>
            <w:tcW w:w="717" w:type="dxa"/>
            <w:tcPrChange w:id="3828" w:author="Jarno Nieminen" w:date="2014-06-19T12:38:00Z">
              <w:tcPr>
                <w:tcW w:w="717" w:type="dxa"/>
                <w:gridSpan w:val="2"/>
              </w:tcPr>
            </w:tcPrChange>
          </w:tcPr>
          <w:p w14:paraId="44F6157D" w14:textId="77777777" w:rsidR="00F94DA9" w:rsidRPr="00D82A73" w:rsidRDefault="00F94DA9" w:rsidP="00F94DA9">
            <w:pPr>
              <w:rPr>
                <w:rFonts w:eastAsia="Arial Unicode MS"/>
              </w:rPr>
            </w:pPr>
            <w:r w:rsidRPr="00D82A73">
              <w:rPr>
                <w:rFonts w:eastAsia="Arial Unicode MS"/>
              </w:rPr>
              <w:t>0..1</w:t>
            </w:r>
          </w:p>
        </w:tc>
        <w:tc>
          <w:tcPr>
            <w:tcW w:w="1803" w:type="dxa"/>
            <w:tcPrChange w:id="3829" w:author="Jarno Nieminen" w:date="2014-06-19T12:38:00Z">
              <w:tcPr>
                <w:tcW w:w="1803" w:type="dxa"/>
                <w:gridSpan w:val="2"/>
              </w:tcPr>
            </w:tcPrChange>
          </w:tcPr>
          <w:p w14:paraId="2FA344F0" w14:textId="77777777" w:rsidR="00F94DA9" w:rsidRPr="00D82A73" w:rsidRDefault="00F94DA9" w:rsidP="00F94DA9">
            <w:pPr>
              <w:rPr>
                <w:rFonts w:eastAsia="Arial Unicode MS"/>
              </w:rPr>
            </w:pPr>
          </w:p>
        </w:tc>
        <w:tc>
          <w:tcPr>
            <w:tcW w:w="1920" w:type="dxa"/>
            <w:tcPrChange w:id="3830" w:author="Jarno Nieminen" w:date="2014-06-19T12:38:00Z">
              <w:tcPr>
                <w:tcW w:w="1920" w:type="dxa"/>
                <w:gridSpan w:val="2"/>
              </w:tcPr>
            </w:tcPrChange>
          </w:tcPr>
          <w:p w14:paraId="25986D93"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31" w:author="Jarno Nieminen" w:date="2014-06-19T12:38:00Z">
              <w:tcPr>
                <w:tcW w:w="1200" w:type="dxa"/>
                <w:gridSpan w:val="2"/>
                <w:shd w:val="clear" w:color="auto" w:fill="auto"/>
              </w:tcPr>
            </w:tcPrChange>
          </w:tcPr>
          <w:p w14:paraId="63B077B1" w14:textId="78BBDFB2" w:rsidR="00F94DA9" w:rsidRPr="00D82A73" w:rsidRDefault="00B37BC8" w:rsidP="00F94DA9">
            <w:pPr>
              <w:rPr>
                <w:rFonts w:ascii="Arial" w:eastAsia="Arial Unicode MS" w:hAnsi="Arial"/>
              </w:rPr>
            </w:pPr>
            <w:ins w:id="383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33" w:author="Jarno Nieminen" w:date="2014-06-19T12:38:00Z">
              <w:tcPr>
                <w:tcW w:w="1080" w:type="dxa"/>
                <w:shd w:val="clear" w:color="auto" w:fill="auto"/>
              </w:tcPr>
            </w:tcPrChange>
          </w:tcPr>
          <w:p w14:paraId="03ECB299" w14:textId="3B89D1E0" w:rsidR="00F94DA9" w:rsidRPr="00D82A73" w:rsidRDefault="00B37BC8" w:rsidP="00F94DA9">
            <w:pPr>
              <w:rPr>
                <w:rFonts w:ascii="Arial" w:eastAsia="Arial Unicode MS" w:hAnsi="Arial"/>
              </w:rPr>
            </w:pPr>
            <w:ins w:id="383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35" w:author="Jarno Nieminen" w:date="2014-06-19T12:38:00Z">
              <w:tcPr>
                <w:tcW w:w="1160" w:type="dxa"/>
                <w:shd w:val="clear" w:color="auto" w:fill="auto"/>
              </w:tcPr>
            </w:tcPrChange>
          </w:tcPr>
          <w:p w14:paraId="2A8C3D46" w14:textId="4DF74094" w:rsidR="00F94DA9" w:rsidRPr="00D82A73" w:rsidRDefault="00F94DA9" w:rsidP="00F94DA9">
            <w:pPr>
              <w:rPr>
                <w:rFonts w:ascii="Arial" w:eastAsia="Arial Unicode MS" w:hAnsi="Arial"/>
              </w:rPr>
            </w:pPr>
            <w:ins w:id="3836" w:author="Jarno Nieminen" w:date="2014-06-19T12:38:00Z">
              <w:r>
                <w:rPr>
                  <w:rFonts w:ascii="Arial" w:eastAsia="Arial Unicode MS" w:hAnsi="Arial"/>
                </w:rPr>
                <w:t>N/A</w:t>
              </w:r>
            </w:ins>
          </w:p>
        </w:tc>
      </w:tr>
      <w:tr w:rsidR="00F94DA9" w:rsidRPr="00D82A73" w14:paraId="384B192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3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38" w:author="Jarno Nieminen" w:date="2014-06-19T12:38:00Z">
            <w:trPr>
              <w:gridAfter w:val="0"/>
              <w:trHeight w:val="217"/>
            </w:trPr>
          </w:trPrChange>
        </w:trPr>
        <w:tc>
          <w:tcPr>
            <w:tcW w:w="2545" w:type="dxa"/>
            <w:gridSpan w:val="2"/>
            <w:tcPrChange w:id="3839" w:author="Jarno Nieminen" w:date="2014-06-19T12:38:00Z">
              <w:tcPr>
                <w:tcW w:w="2545" w:type="dxa"/>
                <w:gridSpan w:val="3"/>
              </w:tcPr>
            </w:tcPrChange>
          </w:tcPr>
          <w:p w14:paraId="59FA72C5" w14:textId="77777777" w:rsidR="00F94DA9" w:rsidRPr="00D82A73" w:rsidRDefault="00F94DA9" w:rsidP="00F94DA9">
            <w:pPr>
              <w:rPr>
                <w:rFonts w:eastAsia="Arial Unicode MS"/>
              </w:rPr>
            </w:pPr>
            <w:r w:rsidRPr="00D82A73">
              <w:rPr>
                <w:rFonts w:eastAsia="Arial Unicode MS"/>
              </w:rPr>
              <w:lastRenderedPageBreak/>
              <w:t>(AnswerMin)</w:t>
            </w:r>
          </w:p>
        </w:tc>
        <w:tc>
          <w:tcPr>
            <w:tcW w:w="3410" w:type="dxa"/>
            <w:tcPrChange w:id="3840" w:author="Jarno Nieminen" w:date="2014-06-19T12:38:00Z">
              <w:tcPr>
                <w:tcW w:w="3410" w:type="dxa"/>
                <w:gridSpan w:val="2"/>
              </w:tcPr>
            </w:tcPrChange>
          </w:tcPr>
          <w:p w14:paraId="7811C595" w14:textId="77777777" w:rsidR="00F94DA9" w:rsidRPr="00D82A73" w:rsidRDefault="00F94DA9" w:rsidP="00F94DA9">
            <w:pPr>
              <w:rPr>
                <w:rFonts w:eastAsia="Arial Unicode MS"/>
              </w:rPr>
            </w:pPr>
            <w:r w:rsidRPr="00D82A73">
              <w:rPr>
                <w:rFonts w:eastAsia="Arial Unicode MS"/>
              </w:rPr>
              <w:t xml:space="preserve">Specificerar minvärde för inmatning. </w:t>
            </w:r>
          </w:p>
          <w:p w14:paraId="5CD5D30C" w14:textId="77777777" w:rsidR="00F94DA9" w:rsidRPr="00D82A73" w:rsidRDefault="00F94DA9" w:rsidP="00F94DA9">
            <w:pPr>
              <w:rPr>
                <w:rFonts w:eastAsia="Arial Unicode MS"/>
              </w:rPr>
            </w:pPr>
            <w:r w:rsidRPr="00D82A73">
              <w:rPr>
                <w:rFonts w:eastAsia="Arial Unicode MS"/>
              </w:rPr>
              <w:t>(Gäller typ: number, date)</w:t>
            </w:r>
          </w:p>
          <w:p w14:paraId="120E5F2F" w14:textId="77777777" w:rsidR="00F94DA9" w:rsidRPr="00D82A73" w:rsidRDefault="00F94DA9" w:rsidP="00F94DA9">
            <w:pPr>
              <w:rPr>
                <w:rFonts w:eastAsia="Arial Unicode MS"/>
              </w:rPr>
            </w:pPr>
          </w:p>
        </w:tc>
        <w:tc>
          <w:tcPr>
            <w:tcW w:w="1140" w:type="dxa"/>
            <w:tcPrChange w:id="3841" w:author="Jarno Nieminen" w:date="2014-06-19T12:38:00Z">
              <w:tcPr>
                <w:tcW w:w="1140" w:type="dxa"/>
                <w:gridSpan w:val="2"/>
              </w:tcPr>
            </w:tcPrChange>
          </w:tcPr>
          <w:p w14:paraId="4C665029" w14:textId="77777777" w:rsidR="00F94DA9" w:rsidRPr="00D82A73" w:rsidRDefault="00F94DA9" w:rsidP="00F94DA9">
            <w:pPr>
              <w:rPr>
                <w:rFonts w:eastAsia="Arial Unicode MS"/>
              </w:rPr>
            </w:pPr>
            <w:r w:rsidRPr="00D82A73">
              <w:rPr>
                <w:rFonts w:eastAsia="Arial Unicode MS"/>
              </w:rPr>
              <w:t>VÅ</w:t>
            </w:r>
          </w:p>
        </w:tc>
        <w:tc>
          <w:tcPr>
            <w:tcW w:w="717" w:type="dxa"/>
            <w:tcPrChange w:id="3842" w:author="Jarno Nieminen" w:date="2014-06-19T12:38:00Z">
              <w:tcPr>
                <w:tcW w:w="717" w:type="dxa"/>
                <w:gridSpan w:val="2"/>
              </w:tcPr>
            </w:tcPrChange>
          </w:tcPr>
          <w:p w14:paraId="0C1E16AE" w14:textId="77777777" w:rsidR="00F94DA9" w:rsidRPr="00D82A73" w:rsidRDefault="00F94DA9" w:rsidP="00F94DA9">
            <w:pPr>
              <w:rPr>
                <w:rFonts w:eastAsia="Arial Unicode MS"/>
              </w:rPr>
            </w:pPr>
            <w:r w:rsidRPr="00D82A73">
              <w:rPr>
                <w:rFonts w:eastAsia="Arial Unicode MS"/>
              </w:rPr>
              <w:t>0..1</w:t>
            </w:r>
          </w:p>
        </w:tc>
        <w:tc>
          <w:tcPr>
            <w:tcW w:w="1803" w:type="dxa"/>
            <w:tcPrChange w:id="3843" w:author="Jarno Nieminen" w:date="2014-06-19T12:38:00Z">
              <w:tcPr>
                <w:tcW w:w="1803" w:type="dxa"/>
                <w:gridSpan w:val="2"/>
              </w:tcPr>
            </w:tcPrChange>
          </w:tcPr>
          <w:p w14:paraId="7958C642" w14:textId="77777777" w:rsidR="00F94DA9" w:rsidRPr="00D82A73" w:rsidRDefault="00F94DA9" w:rsidP="00F94DA9">
            <w:pPr>
              <w:rPr>
                <w:rFonts w:eastAsia="Arial Unicode MS"/>
              </w:rPr>
            </w:pPr>
          </w:p>
        </w:tc>
        <w:tc>
          <w:tcPr>
            <w:tcW w:w="1920" w:type="dxa"/>
            <w:tcPrChange w:id="3844" w:author="Jarno Nieminen" w:date="2014-06-19T12:38:00Z">
              <w:tcPr>
                <w:tcW w:w="1920" w:type="dxa"/>
                <w:gridSpan w:val="2"/>
              </w:tcPr>
            </w:tcPrChange>
          </w:tcPr>
          <w:p w14:paraId="5DBAC2E4"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45" w:author="Jarno Nieminen" w:date="2014-06-19T12:38:00Z">
              <w:tcPr>
                <w:tcW w:w="1200" w:type="dxa"/>
                <w:gridSpan w:val="2"/>
                <w:shd w:val="clear" w:color="auto" w:fill="auto"/>
              </w:tcPr>
            </w:tcPrChange>
          </w:tcPr>
          <w:p w14:paraId="60D39AD7" w14:textId="4E419189" w:rsidR="00F94DA9" w:rsidRPr="00D82A73" w:rsidRDefault="00B37BC8" w:rsidP="00F94DA9">
            <w:pPr>
              <w:rPr>
                <w:rFonts w:ascii="Arial" w:eastAsia="Arial Unicode MS" w:hAnsi="Arial"/>
              </w:rPr>
            </w:pPr>
            <w:ins w:id="384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47" w:author="Jarno Nieminen" w:date="2014-06-19T12:38:00Z">
              <w:tcPr>
                <w:tcW w:w="1080" w:type="dxa"/>
                <w:shd w:val="clear" w:color="auto" w:fill="auto"/>
              </w:tcPr>
            </w:tcPrChange>
          </w:tcPr>
          <w:p w14:paraId="30E8072B" w14:textId="76C17F58" w:rsidR="00F94DA9" w:rsidRPr="00D82A73" w:rsidRDefault="00B37BC8" w:rsidP="00F94DA9">
            <w:pPr>
              <w:rPr>
                <w:rFonts w:ascii="Arial" w:eastAsia="Arial Unicode MS" w:hAnsi="Arial"/>
              </w:rPr>
            </w:pPr>
            <w:ins w:id="384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49" w:author="Jarno Nieminen" w:date="2014-06-19T12:38:00Z">
              <w:tcPr>
                <w:tcW w:w="1160" w:type="dxa"/>
                <w:shd w:val="clear" w:color="auto" w:fill="auto"/>
              </w:tcPr>
            </w:tcPrChange>
          </w:tcPr>
          <w:p w14:paraId="5067C706" w14:textId="386BBA1B" w:rsidR="00F94DA9" w:rsidRPr="00D82A73" w:rsidRDefault="00F94DA9" w:rsidP="00F94DA9">
            <w:pPr>
              <w:rPr>
                <w:rFonts w:ascii="Arial" w:eastAsia="Arial Unicode MS" w:hAnsi="Arial"/>
              </w:rPr>
            </w:pPr>
            <w:ins w:id="3850" w:author="Jarno Nieminen" w:date="2014-06-19T12:38:00Z">
              <w:r>
                <w:rPr>
                  <w:rFonts w:ascii="Arial" w:eastAsia="Arial Unicode MS" w:hAnsi="Arial"/>
                </w:rPr>
                <w:t>N/A</w:t>
              </w:r>
            </w:ins>
          </w:p>
        </w:tc>
      </w:tr>
      <w:tr w:rsidR="00F94DA9" w:rsidRPr="00D82A73" w14:paraId="45811CC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5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52" w:author="Jarno Nieminen" w:date="2014-06-19T12:38:00Z">
            <w:trPr>
              <w:gridAfter w:val="0"/>
              <w:trHeight w:val="217"/>
            </w:trPr>
          </w:trPrChange>
        </w:trPr>
        <w:tc>
          <w:tcPr>
            <w:tcW w:w="2545" w:type="dxa"/>
            <w:gridSpan w:val="2"/>
            <w:tcPrChange w:id="3853" w:author="Jarno Nieminen" w:date="2014-06-19T12:38:00Z">
              <w:tcPr>
                <w:tcW w:w="2545" w:type="dxa"/>
                <w:gridSpan w:val="3"/>
              </w:tcPr>
            </w:tcPrChange>
          </w:tcPr>
          <w:p w14:paraId="3411D80C" w14:textId="77777777" w:rsidR="00F94DA9" w:rsidRPr="00D82A73" w:rsidRDefault="00F94DA9" w:rsidP="00F94DA9">
            <w:pPr>
              <w:rPr>
                <w:rFonts w:eastAsia="Arial Unicode MS"/>
              </w:rPr>
            </w:pPr>
            <w:r w:rsidRPr="00D82A73">
              <w:rPr>
                <w:rFonts w:eastAsia="Arial Unicode MS"/>
              </w:rPr>
              <w:t>(AnswerMaxLenght)</w:t>
            </w:r>
          </w:p>
        </w:tc>
        <w:tc>
          <w:tcPr>
            <w:tcW w:w="3410" w:type="dxa"/>
            <w:tcPrChange w:id="3854" w:author="Jarno Nieminen" w:date="2014-06-19T12:38:00Z">
              <w:tcPr>
                <w:tcW w:w="3410" w:type="dxa"/>
                <w:gridSpan w:val="2"/>
              </w:tcPr>
            </w:tcPrChange>
          </w:tcPr>
          <w:p w14:paraId="2B9A1223" w14:textId="77777777" w:rsidR="00F94DA9" w:rsidRPr="00D82A73" w:rsidRDefault="00F94DA9" w:rsidP="00F94DA9">
            <w:pPr>
              <w:rPr>
                <w:rFonts w:eastAsia="Arial Unicode MS"/>
              </w:rPr>
            </w:pPr>
            <w:r w:rsidRPr="00D82A73">
              <w:rPr>
                <w:rFonts w:eastAsia="Arial Unicode MS"/>
              </w:rPr>
              <w:t>Specificerar maxvärdelängd för inmatning.</w:t>
            </w:r>
          </w:p>
          <w:p w14:paraId="50B69105" w14:textId="77777777" w:rsidR="00F94DA9" w:rsidRPr="00D82A73" w:rsidRDefault="00F94DA9" w:rsidP="00F94DA9">
            <w:pPr>
              <w:rPr>
                <w:rFonts w:eastAsia="Arial Unicode MS"/>
              </w:rPr>
            </w:pPr>
            <w:r w:rsidRPr="00D82A73">
              <w:rPr>
                <w:rFonts w:eastAsia="Arial Unicode MS"/>
              </w:rPr>
              <w:t>(Gäller typ: number)</w:t>
            </w:r>
          </w:p>
          <w:p w14:paraId="06E65186" w14:textId="77777777" w:rsidR="00F94DA9" w:rsidRPr="00D82A73" w:rsidRDefault="00F94DA9" w:rsidP="00F94DA9">
            <w:pPr>
              <w:rPr>
                <w:rFonts w:eastAsia="Arial Unicode MS"/>
              </w:rPr>
            </w:pPr>
            <w:r w:rsidRPr="00D82A73">
              <w:rPr>
                <w:rFonts w:eastAsia="Arial Unicode MS"/>
              </w:rPr>
              <w:t>T.ex: En inmatning (text) får inte vara större än 100 tecken.</w:t>
            </w:r>
          </w:p>
        </w:tc>
        <w:tc>
          <w:tcPr>
            <w:tcW w:w="1140" w:type="dxa"/>
            <w:tcPrChange w:id="3855" w:author="Jarno Nieminen" w:date="2014-06-19T12:38:00Z">
              <w:tcPr>
                <w:tcW w:w="1140" w:type="dxa"/>
                <w:gridSpan w:val="2"/>
              </w:tcPr>
            </w:tcPrChange>
          </w:tcPr>
          <w:p w14:paraId="4CD239F3" w14:textId="77777777" w:rsidR="00F94DA9" w:rsidRPr="00D82A73" w:rsidRDefault="00F94DA9" w:rsidP="00F94DA9">
            <w:pPr>
              <w:rPr>
                <w:rFonts w:eastAsia="Arial Unicode MS"/>
              </w:rPr>
            </w:pPr>
            <w:r w:rsidRPr="00D82A73">
              <w:rPr>
                <w:rFonts w:eastAsia="Arial Unicode MS"/>
              </w:rPr>
              <w:t>VÅ</w:t>
            </w:r>
          </w:p>
        </w:tc>
        <w:tc>
          <w:tcPr>
            <w:tcW w:w="717" w:type="dxa"/>
            <w:tcPrChange w:id="3856" w:author="Jarno Nieminen" w:date="2014-06-19T12:38:00Z">
              <w:tcPr>
                <w:tcW w:w="717" w:type="dxa"/>
                <w:gridSpan w:val="2"/>
              </w:tcPr>
            </w:tcPrChange>
          </w:tcPr>
          <w:p w14:paraId="380608ED" w14:textId="77777777" w:rsidR="00F94DA9" w:rsidRPr="00D82A73" w:rsidRDefault="00F94DA9" w:rsidP="00F94DA9">
            <w:pPr>
              <w:rPr>
                <w:rFonts w:eastAsia="Arial Unicode MS"/>
              </w:rPr>
            </w:pPr>
            <w:r w:rsidRPr="00D82A73">
              <w:rPr>
                <w:rFonts w:eastAsia="Arial Unicode MS"/>
              </w:rPr>
              <w:t>0..1</w:t>
            </w:r>
          </w:p>
        </w:tc>
        <w:tc>
          <w:tcPr>
            <w:tcW w:w="1803" w:type="dxa"/>
            <w:tcPrChange w:id="3857" w:author="Jarno Nieminen" w:date="2014-06-19T12:38:00Z">
              <w:tcPr>
                <w:tcW w:w="1803" w:type="dxa"/>
                <w:gridSpan w:val="2"/>
              </w:tcPr>
            </w:tcPrChange>
          </w:tcPr>
          <w:p w14:paraId="5A914A48" w14:textId="77777777" w:rsidR="00F94DA9" w:rsidRPr="00D82A73" w:rsidRDefault="00F94DA9" w:rsidP="00F94DA9">
            <w:pPr>
              <w:rPr>
                <w:rFonts w:eastAsia="Arial Unicode MS"/>
              </w:rPr>
            </w:pPr>
          </w:p>
        </w:tc>
        <w:tc>
          <w:tcPr>
            <w:tcW w:w="1920" w:type="dxa"/>
            <w:tcPrChange w:id="3858" w:author="Jarno Nieminen" w:date="2014-06-19T12:38:00Z">
              <w:tcPr>
                <w:tcW w:w="1920" w:type="dxa"/>
                <w:gridSpan w:val="2"/>
              </w:tcPr>
            </w:tcPrChange>
          </w:tcPr>
          <w:p w14:paraId="12DB925D"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59" w:author="Jarno Nieminen" w:date="2014-06-19T12:38:00Z">
              <w:tcPr>
                <w:tcW w:w="1200" w:type="dxa"/>
                <w:gridSpan w:val="2"/>
                <w:shd w:val="clear" w:color="auto" w:fill="auto"/>
              </w:tcPr>
            </w:tcPrChange>
          </w:tcPr>
          <w:p w14:paraId="0C8AA3F9" w14:textId="3007B513" w:rsidR="00F94DA9" w:rsidRPr="00D82A73" w:rsidRDefault="00B37BC8" w:rsidP="00F94DA9">
            <w:pPr>
              <w:rPr>
                <w:rFonts w:ascii="Arial" w:eastAsia="Arial Unicode MS" w:hAnsi="Arial"/>
              </w:rPr>
            </w:pPr>
            <w:ins w:id="386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61" w:author="Jarno Nieminen" w:date="2014-06-19T12:38:00Z">
              <w:tcPr>
                <w:tcW w:w="1080" w:type="dxa"/>
                <w:shd w:val="clear" w:color="auto" w:fill="auto"/>
              </w:tcPr>
            </w:tcPrChange>
          </w:tcPr>
          <w:p w14:paraId="3DC1450C" w14:textId="3561986C" w:rsidR="00F94DA9" w:rsidRPr="00D82A73" w:rsidRDefault="00B37BC8" w:rsidP="00F94DA9">
            <w:pPr>
              <w:rPr>
                <w:rFonts w:ascii="Arial" w:eastAsia="Arial Unicode MS" w:hAnsi="Arial"/>
              </w:rPr>
            </w:pPr>
            <w:ins w:id="386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63" w:author="Jarno Nieminen" w:date="2014-06-19T12:38:00Z">
              <w:tcPr>
                <w:tcW w:w="1160" w:type="dxa"/>
                <w:shd w:val="clear" w:color="auto" w:fill="auto"/>
              </w:tcPr>
            </w:tcPrChange>
          </w:tcPr>
          <w:p w14:paraId="3A82C30A" w14:textId="5EE50B3F" w:rsidR="00F94DA9" w:rsidRPr="00D82A73" w:rsidRDefault="00F94DA9" w:rsidP="00F94DA9">
            <w:pPr>
              <w:rPr>
                <w:rFonts w:ascii="Arial" w:eastAsia="Arial Unicode MS" w:hAnsi="Arial"/>
              </w:rPr>
            </w:pPr>
            <w:ins w:id="3864" w:author="Jarno Nieminen" w:date="2014-06-19T12:38:00Z">
              <w:r>
                <w:rPr>
                  <w:rFonts w:ascii="Arial" w:eastAsia="Arial Unicode MS" w:hAnsi="Arial"/>
                </w:rPr>
                <w:t>N/A</w:t>
              </w:r>
            </w:ins>
          </w:p>
        </w:tc>
      </w:tr>
      <w:tr w:rsidR="00F94DA9" w:rsidRPr="00D82A73" w14:paraId="7788197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66" w:author="Jarno Nieminen" w:date="2014-06-19T12:38:00Z">
            <w:trPr>
              <w:gridAfter w:val="0"/>
              <w:trHeight w:val="217"/>
            </w:trPr>
          </w:trPrChange>
        </w:trPr>
        <w:tc>
          <w:tcPr>
            <w:tcW w:w="2545" w:type="dxa"/>
            <w:gridSpan w:val="2"/>
            <w:tcPrChange w:id="3867" w:author="Jarno Nieminen" w:date="2014-06-19T12:38:00Z">
              <w:tcPr>
                <w:tcW w:w="2545" w:type="dxa"/>
                <w:gridSpan w:val="3"/>
              </w:tcPr>
            </w:tcPrChange>
          </w:tcPr>
          <w:p w14:paraId="053965A5" w14:textId="77777777" w:rsidR="00F94DA9" w:rsidRPr="00D82A73" w:rsidRDefault="00F94DA9" w:rsidP="00F94DA9">
            <w:pPr>
              <w:rPr>
                <w:rFonts w:eastAsia="Arial Unicode MS"/>
              </w:rPr>
            </w:pPr>
            <w:r w:rsidRPr="00D82A73">
              <w:rPr>
                <w:rFonts w:eastAsia="Arial Unicode MS"/>
              </w:rPr>
              <w:t>(AnswerPattern)</w:t>
            </w:r>
          </w:p>
        </w:tc>
        <w:tc>
          <w:tcPr>
            <w:tcW w:w="3410" w:type="dxa"/>
            <w:tcPrChange w:id="3868" w:author="Jarno Nieminen" w:date="2014-06-19T12:38:00Z">
              <w:tcPr>
                <w:tcW w:w="3410" w:type="dxa"/>
                <w:gridSpan w:val="2"/>
              </w:tcPr>
            </w:tcPrChange>
          </w:tcPr>
          <w:p w14:paraId="05FD27A3" w14:textId="77777777" w:rsidR="00F94DA9" w:rsidRPr="00D82A73" w:rsidRDefault="00F94DA9" w:rsidP="00F94DA9">
            <w:pPr>
              <w:rPr>
                <w:rFonts w:eastAsia="Arial Unicode MS"/>
              </w:rPr>
            </w:pPr>
            <w:r w:rsidRPr="00D82A73">
              <w:rPr>
                <w:rFonts w:eastAsia="Arial Unicode MS"/>
              </w:rPr>
              <w:t xml:space="preserve">Inmatningsvalidering </w:t>
            </w:r>
          </w:p>
          <w:p w14:paraId="5BE650A2" w14:textId="77777777" w:rsidR="00F94DA9" w:rsidRPr="00D82A73" w:rsidRDefault="00F94DA9" w:rsidP="00F94DA9">
            <w:pPr>
              <w:rPr>
                <w:rFonts w:eastAsia="Arial Unicode MS"/>
              </w:rPr>
            </w:pPr>
            <w:r w:rsidRPr="00D82A73">
              <w:rPr>
                <w:rFonts w:eastAsia="Arial Unicode MS"/>
              </w:rPr>
              <w:t>(Regular expresson).</w:t>
            </w:r>
          </w:p>
          <w:p w14:paraId="2DB04E70" w14:textId="77777777" w:rsidR="00F94DA9" w:rsidRPr="00D82A73" w:rsidRDefault="00F94DA9" w:rsidP="00F94DA9">
            <w:pPr>
              <w:rPr>
                <w:rFonts w:eastAsia="Arial Unicode MS"/>
              </w:rPr>
            </w:pPr>
            <w:r w:rsidRPr="00D82A73">
              <w:rPr>
                <w:rFonts w:eastAsia="Arial Unicode MS"/>
              </w:rPr>
              <w:t>T.ex: pattern="[A-z]{3}" tillåter endast 3 teckan A-z.</w:t>
            </w:r>
          </w:p>
        </w:tc>
        <w:tc>
          <w:tcPr>
            <w:tcW w:w="1140" w:type="dxa"/>
            <w:tcPrChange w:id="3869" w:author="Jarno Nieminen" w:date="2014-06-19T12:38:00Z">
              <w:tcPr>
                <w:tcW w:w="1140" w:type="dxa"/>
                <w:gridSpan w:val="2"/>
              </w:tcPr>
            </w:tcPrChange>
          </w:tcPr>
          <w:p w14:paraId="5FBDF4A1" w14:textId="77777777" w:rsidR="00F94DA9" w:rsidRPr="00D82A73" w:rsidRDefault="00F94DA9" w:rsidP="00F94DA9">
            <w:pPr>
              <w:rPr>
                <w:rFonts w:eastAsia="Arial Unicode MS"/>
              </w:rPr>
            </w:pPr>
            <w:r w:rsidRPr="00D82A73">
              <w:rPr>
                <w:rFonts w:eastAsia="Arial Unicode MS"/>
              </w:rPr>
              <w:t>TXT</w:t>
            </w:r>
          </w:p>
        </w:tc>
        <w:tc>
          <w:tcPr>
            <w:tcW w:w="717" w:type="dxa"/>
            <w:tcPrChange w:id="3870" w:author="Jarno Nieminen" w:date="2014-06-19T12:38:00Z">
              <w:tcPr>
                <w:tcW w:w="717" w:type="dxa"/>
                <w:gridSpan w:val="2"/>
              </w:tcPr>
            </w:tcPrChange>
          </w:tcPr>
          <w:p w14:paraId="155EAB71" w14:textId="77777777" w:rsidR="00F94DA9" w:rsidRPr="00D82A73" w:rsidRDefault="00F94DA9" w:rsidP="00F94DA9">
            <w:pPr>
              <w:rPr>
                <w:rFonts w:eastAsia="Arial Unicode MS"/>
              </w:rPr>
            </w:pPr>
            <w:r w:rsidRPr="00D82A73">
              <w:rPr>
                <w:rFonts w:eastAsia="Arial Unicode MS"/>
              </w:rPr>
              <w:t>0..1</w:t>
            </w:r>
          </w:p>
        </w:tc>
        <w:tc>
          <w:tcPr>
            <w:tcW w:w="1803" w:type="dxa"/>
            <w:tcPrChange w:id="3871" w:author="Jarno Nieminen" w:date="2014-06-19T12:38:00Z">
              <w:tcPr>
                <w:tcW w:w="1803" w:type="dxa"/>
                <w:gridSpan w:val="2"/>
              </w:tcPr>
            </w:tcPrChange>
          </w:tcPr>
          <w:p w14:paraId="6BE3D78E" w14:textId="77777777" w:rsidR="00F94DA9" w:rsidRPr="00D82A73" w:rsidRDefault="00F94DA9" w:rsidP="00F94DA9">
            <w:pPr>
              <w:rPr>
                <w:rFonts w:eastAsia="Arial Unicode MS"/>
              </w:rPr>
            </w:pPr>
          </w:p>
        </w:tc>
        <w:tc>
          <w:tcPr>
            <w:tcW w:w="1920" w:type="dxa"/>
            <w:tcPrChange w:id="3872" w:author="Jarno Nieminen" w:date="2014-06-19T12:38:00Z">
              <w:tcPr>
                <w:tcW w:w="1920" w:type="dxa"/>
                <w:gridSpan w:val="2"/>
              </w:tcPr>
            </w:tcPrChange>
          </w:tcPr>
          <w:p w14:paraId="1ED143B2"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73" w:author="Jarno Nieminen" w:date="2014-06-19T12:38:00Z">
              <w:tcPr>
                <w:tcW w:w="1200" w:type="dxa"/>
                <w:gridSpan w:val="2"/>
                <w:shd w:val="clear" w:color="auto" w:fill="auto"/>
              </w:tcPr>
            </w:tcPrChange>
          </w:tcPr>
          <w:p w14:paraId="5D1EC6B9" w14:textId="2057A3C5" w:rsidR="00F94DA9" w:rsidRPr="00D82A73" w:rsidRDefault="00B37BC8" w:rsidP="00F94DA9">
            <w:pPr>
              <w:rPr>
                <w:rFonts w:ascii="Arial" w:eastAsia="Arial Unicode MS" w:hAnsi="Arial"/>
              </w:rPr>
            </w:pPr>
            <w:ins w:id="387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75" w:author="Jarno Nieminen" w:date="2014-06-19T12:38:00Z">
              <w:tcPr>
                <w:tcW w:w="1080" w:type="dxa"/>
                <w:shd w:val="clear" w:color="auto" w:fill="auto"/>
              </w:tcPr>
            </w:tcPrChange>
          </w:tcPr>
          <w:p w14:paraId="00BA96DB" w14:textId="75570CC4" w:rsidR="00F94DA9" w:rsidRPr="00D82A73" w:rsidRDefault="00B37BC8" w:rsidP="00F94DA9">
            <w:pPr>
              <w:rPr>
                <w:rFonts w:ascii="Arial" w:eastAsia="Arial Unicode MS" w:hAnsi="Arial"/>
              </w:rPr>
            </w:pPr>
            <w:ins w:id="387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77" w:author="Jarno Nieminen" w:date="2014-06-19T12:38:00Z">
              <w:tcPr>
                <w:tcW w:w="1160" w:type="dxa"/>
                <w:shd w:val="clear" w:color="auto" w:fill="auto"/>
              </w:tcPr>
            </w:tcPrChange>
          </w:tcPr>
          <w:p w14:paraId="1139F567" w14:textId="12CAB017" w:rsidR="00F94DA9" w:rsidRPr="00D82A73" w:rsidRDefault="00F94DA9" w:rsidP="00F94DA9">
            <w:pPr>
              <w:rPr>
                <w:rFonts w:ascii="Arial" w:eastAsia="Arial Unicode MS" w:hAnsi="Arial"/>
              </w:rPr>
            </w:pPr>
            <w:ins w:id="3878" w:author="Jarno Nieminen" w:date="2014-06-19T12:38:00Z">
              <w:r>
                <w:rPr>
                  <w:rFonts w:ascii="Arial" w:eastAsia="Arial Unicode MS" w:hAnsi="Arial"/>
                </w:rPr>
                <w:t>N/A</w:t>
              </w:r>
            </w:ins>
          </w:p>
        </w:tc>
      </w:tr>
      <w:tr w:rsidR="00F94DA9" w:rsidRPr="00D82A73" w14:paraId="12FD47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80" w:author="Jarno Nieminen" w:date="2014-06-19T12:38:00Z">
            <w:trPr>
              <w:gridAfter w:val="0"/>
              <w:trHeight w:val="217"/>
            </w:trPr>
          </w:trPrChange>
        </w:trPr>
        <w:tc>
          <w:tcPr>
            <w:tcW w:w="2545" w:type="dxa"/>
            <w:gridSpan w:val="2"/>
            <w:tcPrChange w:id="3881" w:author="Jarno Nieminen" w:date="2014-06-19T12:38:00Z">
              <w:tcPr>
                <w:tcW w:w="2545" w:type="dxa"/>
                <w:gridSpan w:val="3"/>
              </w:tcPr>
            </w:tcPrChange>
          </w:tcPr>
          <w:p w14:paraId="3B465757" w14:textId="77777777" w:rsidR="00F94DA9" w:rsidRPr="00D82A73" w:rsidRDefault="00F94DA9" w:rsidP="00F94DA9">
            <w:pPr>
              <w:rPr>
                <w:rFonts w:eastAsia="Arial Unicode MS"/>
              </w:rPr>
            </w:pPr>
            <w:r w:rsidRPr="00D82A73">
              <w:rPr>
                <w:rFonts w:eastAsia="Arial Unicode MS"/>
              </w:rPr>
              <w:t>(AnswerStep)</w:t>
            </w:r>
          </w:p>
        </w:tc>
        <w:tc>
          <w:tcPr>
            <w:tcW w:w="3410" w:type="dxa"/>
            <w:tcPrChange w:id="3882" w:author="Jarno Nieminen" w:date="2014-06-19T12:38:00Z">
              <w:tcPr>
                <w:tcW w:w="3410" w:type="dxa"/>
                <w:gridSpan w:val="2"/>
              </w:tcPr>
            </w:tcPrChange>
          </w:tcPr>
          <w:p w14:paraId="14918A23" w14:textId="77777777" w:rsidR="00F94DA9" w:rsidRPr="00D82A73" w:rsidRDefault="00F94DA9" w:rsidP="00F94DA9">
            <w:pPr>
              <w:rPr>
                <w:rFonts w:eastAsia="Arial Unicode MS"/>
              </w:rPr>
            </w:pPr>
            <w:r w:rsidRPr="00D82A73">
              <w:rPr>
                <w:rFonts w:eastAsia="Arial Unicode MS"/>
              </w:rPr>
              <w:t xml:space="preserve">Specificerar giltiga intervall för inmatning. </w:t>
            </w:r>
          </w:p>
          <w:p w14:paraId="2E6D18EA" w14:textId="77777777" w:rsidR="00F94DA9" w:rsidRPr="00060509" w:rsidRDefault="00F94DA9" w:rsidP="00F94DA9">
            <w:pPr>
              <w:rPr>
                <w:rFonts w:eastAsia="Arial Unicode MS"/>
                <w:lang w:val="en-US"/>
              </w:rPr>
            </w:pPr>
            <w:r w:rsidRPr="00060509">
              <w:rPr>
                <w:rFonts w:eastAsia="Arial Unicode MS"/>
                <w:lang w:val="en-US"/>
              </w:rPr>
              <w:t>(Gäller typ: number, range, date, datetime, datetime-local, month, time och week)</w:t>
            </w:r>
          </w:p>
          <w:p w14:paraId="2A618554" w14:textId="77777777" w:rsidR="00F94DA9" w:rsidRPr="00D82A73" w:rsidRDefault="00F94DA9" w:rsidP="00F94DA9">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3883" w:author="Jarno Nieminen" w:date="2014-06-19T12:38:00Z">
              <w:tcPr>
                <w:tcW w:w="1140" w:type="dxa"/>
                <w:gridSpan w:val="2"/>
              </w:tcPr>
            </w:tcPrChange>
          </w:tcPr>
          <w:p w14:paraId="7A44A374" w14:textId="77777777" w:rsidR="00F94DA9" w:rsidRPr="00D82A73" w:rsidRDefault="00F94DA9" w:rsidP="00F94DA9">
            <w:pPr>
              <w:rPr>
                <w:rFonts w:eastAsia="Arial Unicode MS"/>
              </w:rPr>
            </w:pPr>
            <w:r w:rsidRPr="00D82A73">
              <w:rPr>
                <w:rFonts w:eastAsia="Arial Unicode MS"/>
              </w:rPr>
              <w:t>VÄ</w:t>
            </w:r>
          </w:p>
        </w:tc>
        <w:tc>
          <w:tcPr>
            <w:tcW w:w="717" w:type="dxa"/>
            <w:tcPrChange w:id="3884" w:author="Jarno Nieminen" w:date="2014-06-19T12:38:00Z">
              <w:tcPr>
                <w:tcW w:w="717" w:type="dxa"/>
                <w:gridSpan w:val="2"/>
              </w:tcPr>
            </w:tcPrChange>
          </w:tcPr>
          <w:p w14:paraId="363FA555" w14:textId="77777777" w:rsidR="00F94DA9" w:rsidRPr="00D82A73" w:rsidRDefault="00F94DA9" w:rsidP="00F94DA9">
            <w:pPr>
              <w:rPr>
                <w:rFonts w:eastAsia="Arial Unicode MS"/>
              </w:rPr>
            </w:pPr>
            <w:r w:rsidRPr="00D82A73">
              <w:rPr>
                <w:rFonts w:eastAsia="Arial Unicode MS"/>
              </w:rPr>
              <w:t>0..1</w:t>
            </w:r>
          </w:p>
        </w:tc>
        <w:tc>
          <w:tcPr>
            <w:tcW w:w="1803" w:type="dxa"/>
            <w:tcPrChange w:id="3885" w:author="Jarno Nieminen" w:date="2014-06-19T12:38:00Z">
              <w:tcPr>
                <w:tcW w:w="1803" w:type="dxa"/>
                <w:gridSpan w:val="2"/>
              </w:tcPr>
            </w:tcPrChange>
          </w:tcPr>
          <w:p w14:paraId="42B68206" w14:textId="77777777" w:rsidR="00F94DA9" w:rsidRPr="00D82A73" w:rsidRDefault="00F94DA9" w:rsidP="00F94DA9">
            <w:pPr>
              <w:rPr>
                <w:rFonts w:eastAsia="Arial Unicode MS"/>
              </w:rPr>
            </w:pPr>
          </w:p>
        </w:tc>
        <w:tc>
          <w:tcPr>
            <w:tcW w:w="1920" w:type="dxa"/>
            <w:tcPrChange w:id="3886" w:author="Jarno Nieminen" w:date="2014-06-19T12:38:00Z">
              <w:tcPr>
                <w:tcW w:w="1920" w:type="dxa"/>
                <w:gridSpan w:val="2"/>
              </w:tcPr>
            </w:tcPrChange>
          </w:tcPr>
          <w:p w14:paraId="6EA6F958" w14:textId="77777777" w:rsidR="00F94DA9" w:rsidRPr="00D82A73" w:rsidRDefault="00F94DA9" w:rsidP="00F94DA9">
            <w:pPr>
              <w:rPr>
                <w:rFonts w:ascii="Arial" w:eastAsia="Arial Unicode MS" w:hAnsi="Arial"/>
              </w:rPr>
            </w:pPr>
          </w:p>
        </w:tc>
        <w:tc>
          <w:tcPr>
            <w:tcW w:w="1200" w:type="dxa"/>
            <w:shd w:val="clear" w:color="auto" w:fill="auto"/>
            <w:tcPrChange w:id="3887" w:author="Jarno Nieminen" w:date="2014-06-19T12:38:00Z">
              <w:tcPr>
                <w:tcW w:w="1200" w:type="dxa"/>
                <w:gridSpan w:val="2"/>
                <w:shd w:val="clear" w:color="auto" w:fill="auto"/>
              </w:tcPr>
            </w:tcPrChange>
          </w:tcPr>
          <w:p w14:paraId="16B884A8" w14:textId="1AC42E11" w:rsidR="00F94DA9" w:rsidRPr="00D82A73" w:rsidRDefault="00B37BC8" w:rsidP="00F94DA9">
            <w:pPr>
              <w:rPr>
                <w:rFonts w:ascii="Arial" w:eastAsia="Arial Unicode MS" w:hAnsi="Arial"/>
              </w:rPr>
            </w:pPr>
            <w:ins w:id="388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89" w:author="Jarno Nieminen" w:date="2014-06-19T12:38:00Z">
              <w:tcPr>
                <w:tcW w:w="1080" w:type="dxa"/>
                <w:shd w:val="clear" w:color="auto" w:fill="auto"/>
              </w:tcPr>
            </w:tcPrChange>
          </w:tcPr>
          <w:p w14:paraId="3FC5D2DC" w14:textId="3EA859BA" w:rsidR="00F94DA9" w:rsidRPr="00D82A73" w:rsidRDefault="00B37BC8" w:rsidP="00F94DA9">
            <w:pPr>
              <w:rPr>
                <w:rFonts w:ascii="Arial" w:eastAsia="Arial Unicode MS" w:hAnsi="Arial"/>
              </w:rPr>
            </w:pPr>
            <w:ins w:id="389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91" w:author="Jarno Nieminen" w:date="2014-06-19T12:38:00Z">
              <w:tcPr>
                <w:tcW w:w="1160" w:type="dxa"/>
                <w:shd w:val="clear" w:color="auto" w:fill="auto"/>
              </w:tcPr>
            </w:tcPrChange>
          </w:tcPr>
          <w:p w14:paraId="233713BF" w14:textId="0E0CC5B4" w:rsidR="00F94DA9" w:rsidRPr="00D82A73" w:rsidRDefault="00F94DA9" w:rsidP="00F94DA9">
            <w:pPr>
              <w:rPr>
                <w:rFonts w:ascii="Arial" w:eastAsia="Arial Unicode MS" w:hAnsi="Arial"/>
              </w:rPr>
            </w:pPr>
            <w:ins w:id="3892" w:author="Jarno Nieminen" w:date="2014-06-19T12:38:00Z">
              <w:r>
                <w:rPr>
                  <w:rFonts w:ascii="Arial" w:eastAsia="Arial Unicode MS" w:hAnsi="Arial"/>
                </w:rPr>
                <w:t>N/A</w:t>
              </w:r>
            </w:ins>
          </w:p>
        </w:tc>
      </w:tr>
      <w:tr w:rsidR="00F94DA9" w:rsidRPr="00D82A73" w14:paraId="4049F9B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9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94" w:author="Jarno Nieminen" w:date="2014-06-19T12:38:00Z">
            <w:trPr>
              <w:gridAfter w:val="0"/>
              <w:trHeight w:val="217"/>
            </w:trPr>
          </w:trPrChange>
        </w:trPr>
        <w:tc>
          <w:tcPr>
            <w:tcW w:w="2545" w:type="dxa"/>
            <w:gridSpan w:val="2"/>
            <w:tcPrChange w:id="3895" w:author="Jarno Nieminen" w:date="2014-06-19T12:38:00Z">
              <w:tcPr>
                <w:tcW w:w="2545" w:type="dxa"/>
                <w:gridSpan w:val="3"/>
              </w:tcPr>
            </w:tcPrChange>
          </w:tcPr>
          <w:p w14:paraId="19A70DAE" w14:textId="77777777" w:rsidR="00F94DA9" w:rsidRPr="00D82A73" w:rsidRDefault="00F94DA9" w:rsidP="00F94DA9">
            <w:pPr>
              <w:rPr>
                <w:rFonts w:eastAsia="Arial Unicode MS"/>
              </w:rPr>
            </w:pPr>
            <w:r w:rsidRPr="00D82A73">
              <w:rPr>
                <w:rFonts w:eastAsia="Arial Unicode MS"/>
              </w:rPr>
              <w:t>(questionAlign)</w:t>
            </w:r>
          </w:p>
        </w:tc>
        <w:tc>
          <w:tcPr>
            <w:tcW w:w="3410" w:type="dxa"/>
            <w:tcPrChange w:id="3896" w:author="Jarno Nieminen" w:date="2014-06-19T12:38:00Z">
              <w:tcPr>
                <w:tcW w:w="3410" w:type="dxa"/>
                <w:gridSpan w:val="2"/>
              </w:tcPr>
            </w:tcPrChange>
          </w:tcPr>
          <w:p w14:paraId="38C498B7" w14:textId="77777777" w:rsidR="00F94DA9" w:rsidRPr="00D82A73" w:rsidRDefault="00F94DA9" w:rsidP="00F94DA9">
            <w:pPr>
              <w:rPr>
                <w:rFonts w:eastAsia="Arial Unicode MS"/>
              </w:rPr>
            </w:pPr>
            <w:r w:rsidRPr="00D82A73">
              <w:rPr>
                <w:rFonts w:eastAsia="Arial Unicode MS"/>
              </w:rPr>
              <w:t>Presentationsrekommendation för fråga och svarsalternativ.</w:t>
            </w:r>
          </w:p>
          <w:p w14:paraId="6923696A" w14:textId="77777777" w:rsidR="00F94DA9" w:rsidRPr="00D82A73" w:rsidRDefault="00F94DA9" w:rsidP="00F94DA9">
            <w:pPr>
              <w:pStyle w:val="ListParagraph"/>
              <w:numPr>
                <w:ilvl w:val="0"/>
                <w:numId w:val="27"/>
              </w:numPr>
              <w:rPr>
                <w:rFonts w:eastAsia="Arial Unicode MS"/>
              </w:rPr>
            </w:pPr>
            <w:r w:rsidRPr="00D82A73">
              <w:rPr>
                <w:rFonts w:eastAsia="Arial Unicode MS"/>
              </w:rPr>
              <w:lastRenderedPageBreak/>
              <w:t>left</w:t>
            </w:r>
          </w:p>
          <w:p w14:paraId="0E8FE58C" w14:textId="77777777" w:rsidR="00F94DA9" w:rsidRPr="00D82A73" w:rsidRDefault="00F94DA9" w:rsidP="00F94DA9">
            <w:pPr>
              <w:pStyle w:val="ListParagraph"/>
              <w:numPr>
                <w:ilvl w:val="0"/>
                <w:numId w:val="27"/>
              </w:numPr>
              <w:rPr>
                <w:rFonts w:eastAsia="Arial Unicode MS"/>
              </w:rPr>
            </w:pPr>
            <w:r w:rsidRPr="00D82A73">
              <w:rPr>
                <w:rFonts w:eastAsia="Arial Unicode MS"/>
              </w:rPr>
              <w:t>right</w:t>
            </w:r>
          </w:p>
          <w:p w14:paraId="4165DDC3" w14:textId="77777777" w:rsidR="00F94DA9" w:rsidRPr="00D82A73" w:rsidRDefault="00F94DA9" w:rsidP="00F94DA9">
            <w:pPr>
              <w:pStyle w:val="ListParagraph"/>
              <w:numPr>
                <w:ilvl w:val="0"/>
                <w:numId w:val="27"/>
              </w:numPr>
              <w:rPr>
                <w:rFonts w:eastAsia="Arial Unicode MS"/>
              </w:rPr>
            </w:pPr>
            <w:r w:rsidRPr="00D82A73">
              <w:rPr>
                <w:rFonts w:eastAsia="Arial Unicode MS"/>
              </w:rPr>
              <w:t>Center</w:t>
            </w:r>
          </w:p>
          <w:p w14:paraId="7BF95AA0" w14:textId="77777777" w:rsidR="00F94DA9" w:rsidRPr="00D82A73" w:rsidRDefault="00F94DA9" w:rsidP="00F94DA9">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2816B5B2" w14:textId="77777777" w:rsidR="00F94DA9" w:rsidRPr="00D82A73" w:rsidRDefault="00F94DA9" w:rsidP="00F94DA9">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897" w:author="Jarno Nieminen" w:date="2014-06-19T12:38:00Z">
              <w:tcPr>
                <w:tcW w:w="1140" w:type="dxa"/>
                <w:gridSpan w:val="2"/>
              </w:tcPr>
            </w:tcPrChange>
          </w:tcPr>
          <w:p w14:paraId="0A453406" w14:textId="77777777" w:rsidR="00F94DA9" w:rsidRPr="00D82A73" w:rsidRDefault="00F94DA9" w:rsidP="00F94DA9">
            <w:pPr>
              <w:rPr>
                <w:rFonts w:eastAsia="Arial Unicode MS"/>
              </w:rPr>
            </w:pPr>
            <w:r w:rsidRPr="00D82A73">
              <w:rPr>
                <w:rFonts w:eastAsia="Arial Unicode MS"/>
              </w:rPr>
              <w:lastRenderedPageBreak/>
              <w:t>TXT</w:t>
            </w:r>
          </w:p>
        </w:tc>
        <w:tc>
          <w:tcPr>
            <w:tcW w:w="717" w:type="dxa"/>
            <w:tcPrChange w:id="3898" w:author="Jarno Nieminen" w:date="2014-06-19T12:38:00Z">
              <w:tcPr>
                <w:tcW w:w="717" w:type="dxa"/>
                <w:gridSpan w:val="2"/>
              </w:tcPr>
            </w:tcPrChange>
          </w:tcPr>
          <w:p w14:paraId="1BE9932A" w14:textId="77777777" w:rsidR="00F94DA9" w:rsidRPr="00D82A73" w:rsidRDefault="00F94DA9" w:rsidP="00F94DA9">
            <w:pPr>
              <w:rPr>
                <w:rFonts w:eastAsia="Arial Unicode MS"/>
              </w:rPr>
            </w:pPr>
            <w:r w:rsidRPr="00D82A73">
              <w:rPr>
                <w:rFonts w:eastAsia="Arial Unicode MS"/>
              </w:rPr>
              <w:t>0..1</w:t>
            </w:r>
          </w:p>
        </w:tc>
        <w:tc>
          <w:tcPr>
            <w:tcW w:w="1803" w:type="dxa"/>
            <w:tcPrChange w:id="3899" w:author="Jarno Nieminen" w:date="2014-06-19T12:38:00Z">
              <w:tcPr>
                <w:tcW w:w="1803" w:type="dxa"/>
                <w:gridSpan w:val="2"/>
              </w:tcPr>
            </w:tcPrChange>
          </w:tcPr>
          <w:p w14:paraId="6ABF6296" w14:textId="77777777" w:rsidR="00F94DA9" w:rsidRPr="00D82A73" w:rsidRDefault="00F94DA9" w:rsidP="00F94DA9">
            <w:pPr>
              <w:rPr>
                <w:rFonts w:eastAsia="Arial Unicode MS"/>
              </w:rPr>
            </w:pPr>
          </w:p>
        </w:tc>
        <w:tc>
          <w:tcPr>
            <w:tcW w:w="1920" w:type="dxa"/>
            <w:tcPrChange w:id="3900" w:author="Jarno Nieminen" w:date="2014-06-19T12:38:00Z">
              <w:tcPr>
                <w:tcW w:w="1920" w:type="dxa"/>
                <w:gridSpan w:val="2"/>
              </w:tcPr>
            </w:tcPrChange>
          </w:tcPr>
          <w:p w14:paraId="4B35F466" w14:textId="77777777" w:rsidR="00F94DA9" w:rsidRPr="00D82A73" w:rsidRDefault="00F94DA9" w:rsidP="00F94DA9">
            <w:pPr>
              <w:rPr>
                <w:rFonts w:ascii="Arial" w:eastAsia="Arial Unicode MS" w:hAnsi="Arial"/>
              </w:rPr>
            </w:pPr>
          </w:p>
        </w:tc>
        <w:tc>
          <w:tcPr>
            <w:tcW w:w="1200" w:type="dxa"/>
            <w:shd w:val="clear" w:color="auto" w:fill="auto"/>
            <w:tcPrChange w:id="3901" w:author="Jarno Nieminen" w:date="2014-06-19T12:38:00Z">
              <w:tcPr>
                <w:tcW w:w="1200" w:type="dxa"/>
                <w:gridSpan w:val="2"/>
                <w:shd w:val="clear" w:color="auto" w:fill="auto"/>
              </w:tcPr>
            </w:tcPrChange>
          </w:tcPr>
          <w:p w14:paraId="6FEDDA13" w14:textId="6446E616" w:rsidR="00F94DA9" w:rsidRPr="00D82A73" w:rsidRDefault="00B37BC8" w:rsidP="00F94DA9">
            <w:pPr>
              <w:rPr>
                <w:rFonts w:ascii="Arial" w:eastAsia="Arial Unicode MS" w:hAnsi="Arial"/>
              </w:rPr>
            </w:pPr>
            <w:ins w:id="39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03" w:author="Jarno Nieminen" w:date="2014-06-19T12:38:00Z">
              <w:tcPr>
                <w:tcW w:w="1080" w:type="dxa"/>
                <w:shd w:val="clear" w:color="auto" w:fill="auto"/>
              </w:tcPr>
            </w:tcPrChange>
          </w:tcPr>
          <w:p w14:paraId="12D3EFC2" w14:textId="059E85EC" w:rsidR="00F94DA9" w:rsidRPr="00D82A73" w:rsidRDefault="00B37BC8" w:rsidP="00F94DA9">
            <w:pPr>
              <w:rPr>
                <w:rFonts w:ascii="Arial" w:eastAsia="Arial Unicode MS" w:hAnsi="Arial"/>
              </w:rPr>
            </w:pPr>
            <w:ins w:id="39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05" w:author="Jarno Nieminen" w:date="2014-06-19T12:38:00Z">
              <w:tcPr>
                <w:tcW w:w="1160" w:type="dxa"/>
                <w:shd w:val="clear" w:color="auto" w:fill="auto"/>
              </w:tcPr>
            </w:tcPrChange>
          </w:tcPr>
          <w:p w14:paraId="67A1ABD5" w14:textId="020C8F37" w:rsidR="00F94DA9" w:rsidRPr="00D82A73" w:rsidRDefault="00F94DA9" w:rsidP="00F94DA9">
            <w:pPr>
              <w:rPr>
                <w:rFonts w:ascii="Arial" w:eastAsia="Arial Unicode MS" w:hAnsi="Arial"/>
              </w:rPr>
            </w:pPr>
            <w:ins w:id="3906" w:author="Jarno Nieminen" w:date="2014-06-19T12:38:00Z">
              <w:r>
                <w:rPr>
                  <w:rFonts w:ascii="Arial" w:eastAsia="Arial Unicode MS" w:hAnsi="Arial"/>
                </w:rPr>
                <w:t>N/A</w:t>
              </w:r>
            </w:ins>
          </w:p>
        </w:tc>
      </w:tr>
      <w:tr w:rsidR="00F94DA9" w:rsidRPr="00D82A73" w14:paraId="432B618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0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08" w:author="Jarno Nieminen" w:date="2014-06-19T12:38:00Z">
            <w:trPr>
              <w:gridAfter w:val="0"/>
              <w:trHeight w:val="217"/>
            </w:trPr>
          </w:trPrChange>
        </w:trPr>
        <w:tc>
          <w:tcPr>
            <w:tcW w:w="2545" w:type="dxa"/>
            <w:gridSpan w:val="2"/>
            <w:tcPrChange w:id="3909" w:author="Jarno Nieminen" w:date="2014-06-19T12:38:00Z">
              <w:tcPr>
                <w:tcW w:w="2545" w:type="dxa"/>
                <w:gridSpan w:val="3"/>
              </w:tcPr>
            </w:tcPrChange>
          </w:tcPr>
          <w:p w14:paraId="70FE04E5" w14:textId="77777777" w:rsidR="00F94DA9" w:rsidRPr="00D82A73" w:rsidRDefault="00F94DA9" w:rsidP="00F94DA9">
            <w:pPr>
              <w:rPr>
                <w:rFonts w:eastAsia="Arial Unicode MS"/>
              </w:rPr>
            </w:pPr>
            <w:r w:rsidRPr="00D82A73">
              <w:rPr>
                <w:rFonts w:eastAsia="Arial Unicode MS"/>
              </w:rPr>
              <w:lastRenderedPageBreak/>
              <w:t xml:space="preserve">Code/id </w:t>
            </w:r>
          </w:p>
          <w:p w14:paraId="5C0ECB76" w14:textId="77777777" w:rsidR="00F94DA9" w:rsidRPr="00D82A73" w:rsidRDefault="00F94DA9" w:rsidP="00F94DA9">
            <w:pPr>
              <w:rPr>
                <w:rFonts w:eastAsia="Arial Unicode MS"/>
              </w:rPr>
            </w:pPr>
            <w:r w:rsidRPr="00D82A73">
              <w:rPr>
                <w:rFonts w:eastAsia="Arial Unicode MS"/>
              </w:rPr>
              <w:t>(codeType)</w:t>
            </w:r>
          </w:p>
        </w:tc>
        <w:tc>
          <w:tcPr>
            <w:tcW w:w="3410" w:type="dxa"/>
            <w:tcPrChange w:id="3910" w:author="Jarno Nieminen" w:date="2014-06-19T12:38:00Z">
              <w:tcPr>
                <w:tcW w:w="3410" w:type="dxa"/>
                <w:gridSpan w:val="2"/>
              </w:tcPr>
            </w:tcPrChange>
          </w:tcPr>
          <w:p w14:paraId="3EA05AE3" w14:textId="3650C513" w:rsidR="00F94DA9" w:rsidRPr="00D82A73" w:rsidRDefault="00F94DA9" w:rsidP="00F94DA9">
            <w:pPr>
              <w:rPr>
                <w:rFonts w:eastAsia="Arial Unicode MS"/>
              </w:rPr>
            </w:pPr>
            <w:r w:rsidRPr="00D82A73">
              <w:rPr>
                <w:rFonts w:eastAsia="Arial Unicode MS"/>
              </w:rPr>
              <w:t>Koppling till klass för kodverk. Används för att beskriv</w:t>
            </w:r>
            <w:r>
              <w:rPr>
                <w:rFonts w:eastAsia="Arial Unicode MS"/>
              </w:rPr>
              <w:t>a kod/kodverk för en fråga. T.e</w:t>
            </w:r>
            <w:r w:rsidRPr="00D82A73">
              <w:rPr>
                <w:rFonts w:eastAsia="Arial Unicode MS"/>
              </w:rPr>
              <w:t>x</w:t>
            </w:r>
            <w:r>
              <w:rPr>
                <w:rFonts w:eastAsia="Arial Unicode MS"/>
              </w:rPr>
              <w:t>.</w:t>
            </w:r>
            <w:r w:rsidRPr="00D82A73">
              <w:rPr>
                <w:rFonts w:eastAsia="Arial Unicode MS"/>
              </w:rPr>
              <w:t xml:space="preserve"> SNOMED-CT kod.</w:t>
            </w:r>
          </w:p>
        </w:tc>
        <w:tc>
          <w:tcPr>
            <w:tcW w:w="1140" w:type="dxa"/>
            <w:tcPrChange w:id="3911" w:author="Jarno Nieminen" w:date="2014-06-19T12:38:00Z">
              <w:tcPr>
                <w:tcW w:w="1140" w:type="dxa"/>
                <w:gridSpan w:val="2"/>
              </w:tcPr>
            </w:tcPrChange>
          </w:tcPr>
          <w:p w14:paraId="28CB9B52" w14:textId="77777777" w:rsidR="00F94DA9" w:rsidRPr="00D82A73" w:rsidRDefault="00F94DA9" w:rsidP="00F94DA9">
            <w:pPr>
              <w:rPr>
                <w:rFonts w:eastAsia="Arial Unicode MS"/>
              </w:rPr>
            </w:pPr>
            <w:r w:rsidRPr="00D82A73">
              <w:rPr>
                <w:rFonts w:eastAsia="Arial Unicode MS"/>
              </w:rPr>
              <w:t>II</w:t>
            </w:r>
          </w:p>
        </w:tc>
        <w:tc>
          <w:tcPr>
            <w:tcW w:w="717" w:type="dxa"/>
            <w:tcPrChange w:id="3912" w:author="Jarno Nieminen" w:date="2014-06-19T12:38:00Z">
              <w:tcPr>
                <w:tcW w:w="717" w:type="dxa"/>
                <w:gridSpan w:val="2"/>
              </w:tcPr>
            </w:tcPrChange>
          </w:tcPr>
          <w:p w14:paraId="26125F00" w14:textId="77777777" w:rsidR="00F94DA9" w:rsidRPr="00D82A73" w:rsidRDefault="00F94DA9" w:rsidP="00F94DA9">
            <w:pPr>
              <w:rPr>
                <w:rFonts w:eastAsia="Arial Unicode MS"/>
              </w:rPr>
            </w:pPr>
            <w:r w:rsidRPr="00D82A73">
              <w:rPr>
                <w:rFonts w:eastAsia="Arial Unicode MS"/>
              </w:rPr>
              <w:t>0..1</w:t>
            </w:r>
          </w:p>
        </w:tc>
        <w:tc>
          <w:tcPr>
            <w:tcW w:w="1803" w:type="dxa"/>
            <w:tcPrChange w:id="3913" w:author="Jarno Nieminen" w:date="2014-06-19T12:38:00Z">
              <w:tcPr>
                <w:tcW w:w="1803" w:type="dxa"/>
                <w:gridSpan w:val="2"/>
              </w:tcPr>
            </w:tcPrChange>
          </w:tcPr>
          <w:p w14:paraId="29D33E0C"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14" w:author="Jarno Nieminen" w:date="2014-06-19T12:38:00Z">
              <w:tcPr>
                <w:tcW w:w="1920" w:type="dxa"/>
                <w:gridSpan w:val="2"/>
              </w:tcPr>
            </w:tcPrChange>
          </w:tcPr>
          <w:p w14:paraId="28000AEF" w14:textId="77777777" w:rsidR="00F94DA9" w:rsidRPr="00D82A73" w:rsidRDefault="00F94DA9" w:rsidP="00F94DA9">
            <w:pPr>
              <w:rPr>
                <w:rFonts w:ascii="Arial" w:eastAsia="Arial Unicode MS" w:hAnsi="Arial"/>
              </w:rPr>
            </w:pPr>
          </w:p>
        </w:tc>
        <w:tc>
          <w:tcPr>
            <w:tcW w:w="1200" w:type="dxa"/>
            <w:shd w:val="clear" w:color="auto" w:fill="auto"/>
            <w:tcPrChange w:id="3915" w:author="Jarno Nieminen" w:date="2014-06-19T12:38:00Z">
              <w:tcPr>
                <w:tcW w:w="1200" w:type="dxa"/>
                <w:gridSpan w:val="2"/>
                <w:shd w:val="clear" w:color="auto" w:fill="auto"/>
              </w:tcPr>
            </w:tcPrChange>
          </w:tcPr>
          <w:p w14:paraId="24B02B9F" w14:textId="4A7C2601" w:rsidR="00F94DA9" w:rsidRPr="00D82A73" w:rsidRDefault="00B37BC8" w:rsidP="00F94DA9">
            <w:pPr>
              <w:rPr>
                <w:rFonts w:ascii="Arial" w:eastAsia="Arial Unicode MS" w:hAnsi="Arial"/>
              </w:rPr>
            </w:pPr>
            <w:ins w:id="391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17" w:author="Jarno Nieminen" w:date="2014-06-19T12:38:00Z">
              <w:tcPr>
                <w:tcW w:w="1080" w:type="dxa"/>
                <w:shd w:val="clear" w:color="auto" w:fill="auto"/>
              </w:tcPr>
            </w:tcPrChange>
          </w:tcPr>
          <w:p w14:paraId="15864077" w14:textId="5BBCC265" w:rsidR="00F94DA9" w:rsidRPr="00D82A73" w:rsidRDefault="00B37BC8" w:rsidP="00F94DA9">
            <w:pPr>
              <w:rPr>
                <w:rFonts w:ascii="Arial" w:eastAsia="Arial Unicode MS" w:hAnsi="Arial"/>
              </w:rPr>
            </w:pPr>
            <w:ins w:id="391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19" w:author="Jarno Nieminen" w:date="2014-06-19T12:38:00Z">
              <w:tcPr>
                <w:tcW w:w="1160" w:type="dxa"/>
                <w:shd w:val="clear" w:color="auto" w:fill="auto"/>
              </w:tcPr>
            </w:tcPrChange>
          </w:tcPr>
          <w:p w14:paraId="5A63D691" w14:textId="68D654F9" w:rsidR="00F94DA9" w:rsidRPr="00D82A73" w:rsidRDefault="00F94DA9" w:rsidP="00F94DA9">
            <w:pPr>
              <w:rPr>
                <w:rFonts w:ascii="Arial" w:eastAsia="Arial Unicode MS" w:hAnsi="Arial"/>
              </w:rPr>
            </w:pPr>
            <w:ins w:id="3920" w:author="Jarno Nieminen" w:date="2014-06-19T12:38:00Z">
              <w:r>
                <w:rPr>
                  <w:rFonts w:ascii="Arial" w:eastAsia="Arial Unicode MS" w:hAnsi="Arial"/>
                </w:rPr>
                <w:t>N/A</w:t>
              </w:r>
            </w:ins>
          </w:p>
        </w:tc>
      </w:tr>
      <w:tr w:rsidR="00F94DA9" w:rsidRPr="00D82A73" w14:paraId="613568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2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22" w:author="Jarno Nieminen" w:date="2014-06-19T12:38:00Z">
            <w:trPr>
              <w:gridAfter w:val="0"/>
              <w:trHeight w:val="217"/>
            </w:trPr>
          </w:trPrChange>
        </w:trPr>
        <w:tc>
          <w:tcPr>
            <w:tcW w:w="2545" w:type="dxa"/>
            <w:gridSpan w:val="2"/>
            <w:tcPrChange w:id="3923" w:author="Jarno Nieminen" w:date="2014-06-19T12:38:00Z">
              <w:tcPr>
                <w:tcW w:w="2545" w:type="dxa"/>
                <w:gridSpan w:val="3"/>
              </w:tcPr>
            </w:tcPrChange>
          </w:tcPr>
          <w:p w14:paraId="724849C2" w14:textId="77777777" w:rsidR="00F94DA9" w:rsidRPr="00D82A73" w:rsidRDefault="00F94DA9" w:rsidP="00F94DA9">
            <w:pPr>
              <w:rPr>
                <w:rFonts w:eastAsia="Arial Unicode MS"/>
              </w:rPr>
            </w:pPr>
            <w:r w:rsidRPr="00D82A73">
              <w:rPr>
                <w:rFonts w:eastAsia="Arial Unicode MS"/>
              </w:rPr>
              <w:t>Svarsalternativ/id</w:t>
            </w:r>
          </w:p>
          <w:p w14:paraId="5A4284A5" w14:textId="77777777" w:rsidR="00F94DA9" w:rsidRPr="00D82A73" w:rsidRDefault="00F94DA9" w:rsidP="00F94DA9">
            <w:pPr>
              <w:rPr>
                <w:rFonts w:eastAsia="Arial Unicode MS"/>
              </w:rPr>
            </w:pPr>
            <w:r w:rsidRPr="00D82A73">
              <w:rPr>
                <w:rFonts w:eastAsia="Arial Unicode MS"/>
              </w:rPr>
              <w:t>(AnswerAlternative)</w:t>
            </w:r>
          </w:p>
        </w:tc>
        <w:tc>
          <w:tcPr>
            <w:tcW w:w="3410" w:type="dxa"/>
            <w:tcPrChange w:id="3924" w:author="Jarno Nieminen" w:date="2014-06-19T12:38:00Z">
              <w:tcPr>
                <w:tcW w:w="3410" w:type="dxa"/>
                <w:gridSpan w:val="2"/>
              </w:tcPr>
            </w:tcPrChange>
          </w:tcPr>
          <w:p w14:paraId="44E7A0CE" w14:textId="77777777" w:rsidR="00F94DA9" w:rsidRPr="00D82A73" w:rsidRDefault="00F94DA9" w:rsidP="00F94DA9">
            <w:pPr>
              <w:rPr>
                <w:rFonts w:eastAsia="Arial Unicode MS"/>
              </w:rPr>
            </w:pPr>
            <w:r w:rsidRPr="00D82A73">
              <w:rPr>
                <w:rFonts w:eastAsia="Arial Unicode MS"/>
              </w:rPr>
              <w:t>Koppling till klass för svarsalternativ.</w:t>
            </w:r>
          </w:p>
        </w:tc>
        <w:tc>
          <w:tcPr>
            <w:tcW w:w="1140" w:type="dxa"/>
            <w:tcPrChange w:id="3925" w:author="Jarno Nieminen" w:date="2014-06-19T12:38:00Z">
              <w:tcPr>
                <w:tcW w:w="1140" w:type="dxa"/>
                <w:gridSpan w:val="2"/>
              </w:tcPr>
            </w:tcPrChange>
          </w:tcPr>
          <w:p w14:paraId="0510EA23" w14:textId="77777777" w:rsidR="00F94DA9" w:rsidRPr="00D82A73" w:rsidRDefault="00F94DA9" w:rsidP="00F94DA9">
            <w:pPr>
              <w:rPr>
                <w:rFonts w:eastAsia="Arial Unicode MS"/>
              </w:rPr>
            </w:pPr>
            <w:r w:rsidRPr="00D82A73">
              <w:rPr>
                <w:rFonts w:eastAsia="Arial Unicode MS"/>
              </w:rPr>
              <w:t>II</w:t>
            </w:r>
          </w:p>
        </w:tc>
        <w:tc>
          <w:tcPr>
            <w:tcW w:w="717" w:type="dxa"/>
            <w:tcPrChange w:id="3926" w:author="Jarno Nieminen" w:date="2014-06-19T12:38:00Z">
              <w:tcPr>
                <w:tcW w:w="717" w:type="dxa"/>
                <w:gridSpan w:val="2"/>
              </w:tcPr>
            </w:tcPrChange>
          </w:tcPr>
          <w:p w14:paraId="74F2F862" w14:textId="77777777" w:rsidR="00F94DA9" w:rsidRPr="00D82A73" w:rsidRDefault="00F94DA9" w:rsidP="00F94DA9">
            <w:pPr>
              <w:rPr>
                <w:rFonts w:eastAsia="Arial Unicode MS"/>
              </w:rPr>
            </w:pPr>
            <w:r w:rsidRPr="00D82A73">
              <w:rPr>
                <w:rFonts w:eastAsia="Arial Unicode MS"/>
              </w:rPr>
              <w:t>0..*</w:t>
            </w:r>
          </w:p>
        </w:tc>
        <w:tc>
          <w:tcPr>
            <w:tcW w:w="1803" w:type="dxa"/>
            <w:tcPrChange w:id="3927" w:author="Jarno Nieminen" w:date="2014-06-19T12:38:00Z">
              <w:tcPr>
                <w:tcW w:w="1803" w:type="dxa"/>
                <w:gridSpan w:val="2"/>
              </w:tcPr>
            </w:tcPrChange>
          </w:tcPr>
          <w:p w14:paraId="282FC63B"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28" w:author="Jarno Nieminen" w:date="2014-06-19T12:38:00Z">
              <w:tcPr>
                <w:tcW w:w="1920" w:type="dxa"/>
                <w:gridSpan w:val="2"/>
              </w:tcPr>
            </w:tcPrChange>
          </w:tcPr>
          <w:p w14:paraId="4BD49E60" w14:textId="77777777" w:rsidR="00F94DA9" w:rsidRPr="00D82A73" w:rsidRDefault="00F94DA9" w:rsidP="00F94DA9">
            <w:pPr>
              <w:rPr>
                <w:rFonts w:ascii="Arial" w:eastAsia="Arial Unicode MS" w:hAnsi="Arial"/>
              </w:rPr>
            </w:pPr>
          </w:p>
        </w:tc>
        <w:tc>
          <w:tcPr>
            <w:tcW w:w="1200" w:type="dxa"/>
            <w:shd w:val="clear" w:color="auto" w:fill="auto"/>
            <w:tcPrChange w:id="3929" w:author="Jarno Nieminen" w:date="2014-06-19T12:38:00Z">
              <w:tcPr>
                <w:tcW w:w="1200" w:type="dxa"/>
                <w:gridSpan w:val="2"/>
                <w:shd w:val="clear" w:color="auto" w:fill="auto"/>
              </w:tcPr>
            </w:tcPrChange>
          </w:tcPr>
          <w:p w14:paraId="36CC93A8" w14:textId="3F5B0BF6" w:rsidR="00F94DA9" w:rsidRPr="00D82A73" w:rsidRDefault="00B37BC8" w:rsidP="00F94DA9">
            <w:pPr>
              <w:rPr>
                <w:rFonts w:ascii="Arial" w:eastAsia="Arial Unicode MS" w:hAnsi="Arial"/>
              </w:rPr>
            </w:pPr>
            <w:ins w:id="393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31" w:author="Jarno Nieminen" w:date="2014-06-19T12:38:00Z">
              <w:tcPr>
                <w:tcW w:w="1080" w:type="dxa"/>
                <w:shd w:val="clear" w:color="auto" w:fill="auto"/>
              </w:tcPr>
            </w:tcPrChange>
          </w:tcPr>
          <w:p w14:paraId="61495225" w14:textId="5E97A885" w:rsidR="00F94DA9" w:rsidRPr="00D82A73" w:rsidRDefault="00B37BC8" w:rsidP="00F94DA9">
            <w:pPr>
              <w:rPr>
                <w:rFonts w:ascii="Arial" w:eastAsia="Arial Unicode MS" w:hAnsi="Arial"/>
              </w:rPr>
            </w:pPr>
            <w:ins w:id="393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33" w:author="Jarno Nieminen" w:date="2014-06-19T12:38:00Z">
              <w:tcPr>
                <w:tcW w:w="1160" w:type="dxa"/>
                <w:shd w:val="clear" w:color="auto" w:fill="auto"/>
              </w:tcPr>
            </w:tcPrChange>
          </w:tcPr>
          <w:p w14:paraId="54E14588" w14:textId="388C78E3" w:rsidR="00F94DA9" w:rsidRPr="00D82A73" w:rsidRDefault="00F94DA9" w:rsidP="00F94DA9">
            <w:pPr>
              <w:rPr>
                <w:rFonts w:ascii="Arial" w:eastAsia="Arial Unicode MS" w:hAnsi="Arial"/>
              </w:rPr>
            </w:pPr>
            <w:ins w:id="3934" w:author="Jarno Nieminen" w:date="2014-06-19T12:39:00Z">
              <w:r>
                <w:rPr>
                  <w:rFonts w:ascii="Arial" w:eastAsia="Arial Unicode MS" w:hAnsi="Arial"/>
                </w:rPr>
                <w:t>N/A</w:t>
              </w:r>
            </w:ins>
          </w:p>
        </w:tc>
      </w:tr>
      <w:tr w:rsidR="00F94DA9" w:rsidRPr="00D82A73" w14:paraId="34B2182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3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36" w:author="Jarno Nieminen" w:date="2014-06-19T12:38:00Z">
            <w:trPr>
              <w:gridAfter w:val="0"/>
              <w:trHeight w:val="217"/>
            </w:trPr>
          </w:trPrChange>
        </w:trPr>
        <w:tc>
          <w:tcPr>
            <w:tcW w:w="2545" w:type="dxa"/>
            <w:gridSpan w:val="2"/>
            <w:tcPrChange w:id="3937" w:author="Jarno Nieminen" w:date="2014-06-19T12:38:00Z">
              <w:tcPr>
                <w:tcW w:w="2545" w:type="dxa"/>
                <w:gridSpan w:val="3"/>
              </w:tcPr>
            </w:tcPrChange>
          </w:tcPr>
          <w:p w14:paraId="58F3ADEE" w14:textId="77777777" w:rsidR="00F94DA9" w:rsidRPr="00D82A73" w:rsidRDefault="00F94DA9" w:rsidP="00F94DA9">
            <w:pPr>
              <w:rPr>
                <w:rFonts w:eastAsia="Arial Unicode MS"/>
              </w:rPr>
            </w:pPr>
            <w:r w:rsidRPr="00D82A73">
              <w:rPr>
                <w:rFonts w:eastAsia="Arial Unicode MS"/>
              </w:rPr>
              <w:t>Media/id</w:t>
            </w:r>
          </w:p>
        </w:tc>
        <w:tc>
          <w:tcPr>
            <w:tcW w:w="3410" w:type="dxa"/>
            <w:tcPrChange w:id="3938" w:author="Jarno Nieminen" w:date="2014-06-19T12:38:00Z">
              <w:tcPr>
                <w:tcW w:w="3410" w:type="dxa"/>
                <w:gridSpan w:val="2"/>
              </w:tcPr>
            </w:tcPrChange>
          </w:tcPr>
          <w:p w14:paraId="1764743B" w14:textId="77777777" w:rsidR="00F94DA9" w:rsidRPr="00D82A73" w:rsidRDefault="00F94DA9" w:rsidP="00F94DA9">
            <w:pPr>
              <w:rPr>
                <w:rFonts w:eastAsia="Arial Unicode MS"/>
              </w:rPr>
            </w:pPr>
            <w:r w:rsidRPr="00D82A73">
              <w:rPr>
                <w:rFonts w:eastAsia="Arial Unicode MS"/>
              </w:rPr>
              <w:t>Koppling till klass för media.</w:t>
            </w:r>
          </w:p>
        </w:tc>
        <w:tc>
          <w:tcPr>
            <w:tcW w:w="1140" w:type="dxa"/>
            <w:tcPrChange w:id="3939" w:author="Jarno Nieminen" w:date="2014-06-19T12:38:00Z">
              <w:tcPr>
                <w:tcW w:w="1140" w:type="dxa"/>
                <w:gridSpan w:val="2"/>
              </w:tcPr>
            </w:tcPrChange>
          </w:tcPr>
          <w:p w14:paraId="03CBBD13" w14:textId="77777777" w:rsidR="00F94DA9" w:rsidRPr="00D82A73" w:rsidRDefault="00F94DA9" w:rsidP="00F94DA9">
            <w:pPr>
              <w:rPr>
                <w:rFonts w:eastAsia="Arial Unicode MS"/>
              </w:rPr>
            </w:pPr>
            <w:r w:rsidRPr="00D82A73">
              <w:rPr>
                <w:rFonts w:eastAsia="Arial Unicode MS"/>
              </w:rPr>
              <w:t>II</w:t>
            </w:r>
          </w:p>
        </w:tc>
        <w:tc>
          <w:tcPr>
            <w:tcW w:w="717" w:type="dxa"/>
            <w:tcPrChange w:id="3940" w:author="Jarno Nieminen" w:date="2014-06-19T12:38:00Z">
              <w:tcPr>
                <w:tcW w:w="717" w:type="dxa"/>
                <w:gridSpan w:val="2"/>
              </w:tcPr>
            </w:tcPrChange>
          </w:tcPr>
          <w:p w14:paraId="3A2139E0" w14:textId="77777777" w:rsidR="00F94DA9" w:rsidRPr="00D82A73" w:rsidRDefault="00F94DA9" w:rsidP="00F94DA9">
            <w:pPr>
              <w:rPr>
                <w:rFonts w:eastAsia="Arial Unicode MS"/>
              </w:rPr>
            </w:pPr>
            <w:r w:rsidRPr="00D82A73">
              <w:rPr>
                <w:rFonts w:eastAsia="Arial Unicode MS"/>
              </w:rPr>
              <w:t>0..1</w:t>
            </w:r>
          </w:p>
        </w:tc>
        <w:tc>
          <w:tcPr>
            <w:tcW w:w="1803" w:type="dxa"/>
            <w:tcPrChange w:id="3941" w:author="Jarno Nieminen" w:date="2014-06-19T12:38:00Z">
              <w:tcPr>
                <w:tcW w:w="1803" w:type="dxa"/>
                <w:gridSpan w:val="2"/>
              </w:tcPr>
            </w:tcPrChange>
          </w:tcPr>
          <w:p w14:paraId="27B61427"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42" w:author="Jarno Nieminen" w:date="2014-06-19T12:38:00Z">
              <w:tcPr>
                <w:tcW w:w="1920" w:type="dxa"/>
                <w:gridSpan w:val="2"/>
              </w:tcPr>
            </w:tcPrChange>
          </w:tcPr>
          <w:p w14:paraId="0F2FE47A" w14:textId="77777777" w:rsidR="00F94DA9" w:rsidRPr="00D82A73" w:rsidRDefault="00F94DA9" w:rsidP="00F94DA9">
            <w:pPr>
              <w:rPr>
                <w:rFonts w:ascii="Arial" w:eastAsia="Arial Unicode MS" w:hAnsi="Arial"/>
              </w:rPr>
            </w:pPr>
          </w:p>
        </w:tc>
        <w:tc>
          <w:tcPr>
            <w:tcW w:w="1200" w:type="dxa"/>
            <w:shd w:val="clear" w:color="auto" w:fill="auto"/>
            <w:tcPrChange w:id="3943" w:author="Jarno Nieminen" w:date="2014-06-19T12:38:00Z">
              <w:tcPr>
                <w:tcW w:w="1200" w:type="dxa"/>
                <w:gridSpan w:val="2"/>
                <w:shd w:val="clear" w:color="auto" w:fill="auto"/>
              </w:tcPr>
            </w:tcPrChange>
          </w:tcPr>
          <w:p w14:paraId="3B5CDAA9" w14:textId="6AA35F39" w:rsidR="00F94DA9" w:rsidRPr="00D82A73" w:rsidRDefault="00B37BC8" w:rsidP="00F94DA9">
            <w:pPr>
              <w:rPr>
                <w:rFonts w:ascii="Arial" w:eastAsia="Arial Unicode MS" w:hAnsi="Arial"/>
              </w:rPr>
            </w:pPr>
            <w:ins w:id="394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45" w:author="Jarno Nieminen" w:date="2014-06-19T12:38:00Z">
              <w:tcPr>
                <w:tcW w:w="1080" w:type="dxa"/>
                <w:shd w:val="clear" w:color="auto" w:fill="auto"/>
              </w:tcPr>
            </w:tcPrChange>
          </w:tcPr>
          <w:p w14:paraId="743D6407" w14:textId="5A974FF5" w:rsidR="00F94DA9" w:rsidRPr="00D82A73" w:rsidRDefault="00B37BC8" w:rsidP="00F94DA9">
            <w:pPr>
              <w:rPr>
                <w:rFonts w:ascii="Arial" w:eastAsia="Arial Unicode MS" w:hAnsi="Arial"/>
              </w:rPr>
            </w:pPr>
            <w:ins w:id="394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47" w:author="Jarno Nieminen" w:date="2014-06-19T12:38:00Z">
              <w:tcPr>
                <w:tcW w:w="1160" w:type="dxa"/>
                <w:shd w:val="clear" w:color="auto" w:fill="auto"/>
              </w:tcPr>
            </w:tcPrChange>
          </w:tcPr>
          <w:p w14:paraId="72334A30" w14:textId="22FB6E68" w:rsidR="00F94DA9" w:rsidRPr="00D82A73" w:rsidRDefault="00F94DA9" w:rsidP="00F94DA9">
            <w:pPr>
              <w:rPr>
                <w:rFonts w:ascii="Arial" w:eastAsia="Arial Unicode MS" w:hAnsi="Arial"/>
              </w:rPr>
            </w:pPr>
            <w:ins w:id="3948" w:author="Jarno Nieminen" w:date="2014-06-19T12:39:00Z">
              <w:r>
                <w:rPr>
                  <w:rFonts w:ascii="Arial" w:eastAsia="Arial Unicode MS" w:hAnsi="Arial"/>
                </w:rPr>
                <w:t>N/A</w:t>
              </w:r>
            </w:ins>
          </w:p>
        </w:tc>
      </w:tr>
      <w:tr w:rsidR="00F94DA9" w:rsidRPr="00D82A73" w14:paraId="301ADC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4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50" w:author="Jarno Nieminen" w:date="2014-06-19T12:38:00Z">
            <w:trPr>
              <w:gridAfter w:val="0"/>
              <w:trHeight w:val="217"/>
            </w:trPr>
          </w:trPrChange>
        </w:trPr>
        <w:tc>
          <w:tcPr>
            <w:tcW w:w="2545" w:type="dxa"/>
            <w:gridSpan w:val="2"/>
            <w:tcPrChange w:id="3951" w:author="Jarno Nieminen" w:date="2014-06-19T12:38:00Z">
              <w:tcPr>
                <w:tcW w:w="2545" w:type="dxa"/>
                <w:gridSpan w:val="3"/>
              </w:tcPr>
            </w:tcPrChange>
          </w:tcPr>
          <w:p w14:paraId="2F54C491" w14:textId="77777777" w:rsidR="00F94DA9" w:rsidRPr="00D82A73" w:rsidRDefault="00F94DA9" w:rsidP="00F94DA9">
            <w:pPr>
              <w:rPr>
                <w:rFonts w:eastAsia="Arial Unicode MS"/>
              </w:rPr>
            </w:pPr>
            <w:r w:rsidRPr="00D82A73">
              <w:rPr>
                <w:rFonts w:eastAsia="Arial Unicode MS"/>
              </w:rPr>
              <w:t>ValidationEvent/id</w:t>
            </w:r>
          </w:p>
        </w:tc>
        <w:tc>
          <w:tcPr>
            <w:tcW w:w="3410" w:type="dxa"/>
            <w:tcPrChange w:id="3952" w:author="Jarno Nieminen" w:date="2014-06-19T12:38:00Z">
              <w:tcPr>
                <w:tcW w:w="3410" w:type="dxa"/>
                <w:gridSpan w:val="2"/>
              </w:tcPr>
            </w:tcPrChange>
          </w:tcPr>
          <w:p w14:paraId="6205BDF3" w14:textId="77777777" w:rsidR="00F94DA9" w:rsidRPr="00D82A73" w:rsidRDefault="00F94DA9" w:rsidP="00F94DA9">
            <w:pPr>
              <w:rPr>
                <w:rFonts w:eastAsia="Arial Unicode MS"/>
              </w:rPr>
            </w:pPr>
            <w:r w:rsidRPr="00D82A73">
              <w:rPr>
                <w:rFonts w:eastAsia="Arial Unicode MS"/>
              </w:rPr>
              <w:t>Koppling till klass för validerings events.</w:t>
            </w:r>
          </w:p>
        </w:tc>
        <w:tc>
          <w:tcPr>
            <w:tcW w:w="1140" w:type="dxa"/>
            <w:tcPrChange w:id="3953" w:author="Jarno Nieminen" w:date="2014-06-19T12:38:00Z">
              <w:tcPr>
                <w:tcW w:w="1140" w:type="dxa"/>
                <w:gridSpan w:val="2"/>
              </w:tcPr>
            </w:tcPrChange>
          </w:tcPr>
          <w:p w14:paraId="1154F3DD" w14:textId="77777777" w:rsidR="00F94DA9" w:rsidRPr="00D82A73" w:rsidRDefault="00F94DA9" w:rsidP="00F94DA9">
            <w:pPr>
              <w:rPr>
                <w:rFonts w:eastAsia="Arial Unicode MS"/>
              </w:rPr>
            </w:pPr>
            <w:r w:rsidRPr="00D82A73">
              <w:rPr>
                <w:rFonts w:eastAsia="Arial Unicode MS"/>
              </w:rPr>
              <w:t>II</w:t>
            </w:r>
          </w:p>
        </w:tc>
        <w:tc>
          <w:tcPr>
            <w:tcW w:w="717" w:type="dxa"/>
            <w:tcPrChange w:id="3954" w:author="Jarno Nieminen" w:date="2014-06-19T12:38:00Z">
              <w:tcPr>
                <w:tcW w:w="717" w:type="dxa"/>
                <w:gridSpan w:val="2"/>
              </w:tcPr>
            </w:tcPrChange>
          </w:tcPr>
          <w:p w14:paraId="031C1DEF" w14:textId="77777777" w:rsidR="00F94DA9" w:rsidRPr="00D82A73" w:rsidRDefault="00F94DA9" w:rsidP="00F94DA9">
            <w:pPr>
              <w:rPr>
                <w:rFonts w:eastAsia="Arial Unicode MS"/>
              </w:rPr>
            </w:pPr>
            <w:r w:rsidRPr="00D82A73">
              <w:rPr>
                <w:rFonts w:eastAsia="Arial Unicode MS"/>
              </w:rPr>
              <w:t>0..*</w:t>
            </w:r>
          </w:p>
        </w:tc>
        <w:tc>
          <w:tcPr>
            <w:tcW w:w="1803" w:type="dxa"/>
            <w:tcPrChange w:id="3955" w:author="Jarno Nieminen" w:date="2014-06-19T12:38:00Z">
              <w:tcPr>
                <w:tcW w:w="1803" w:type="dxa"/>
                <w:gridSpan w:val="2"/>
              </w:tcPr>
            </w:tcPrChange>
          </w:tcPr>
          <w:p w14:paraId="68B51996"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56" w:author="Jarno Nieminen" w:date="2014-06-19T12:38:00Z">
              <w:tcPr>
                <w:tcW w:w="1920" w:type="dxa"/>
                <w:gridSpan w:val="2"/>
              </w:tcPr>
            </w:tcPrChange>
          </w:tcPr>
          <w:p w14:paraId="06A37F71" w14:textId="77777777" w:rsidR="00F94DA9" w:rsidRPr="00D82A73" w:rsidRDefault="00F94DA9" w:rsidP="00F94DA9">
            <w:pPr>
              <w:rPr>
                <w:rFonts w:ascii="Arial" w:eastAsia="Arial Unicode MS" w:hAnsi="Arial"/>
              </w:rPr>
            </w:pPr>
          </w:p>
        </w:tc>
        <w:tc>
          <w:tcPr>
            <w:tcW w:w="1200" w:type="dxa"/>
            <w:shd w:val="clear" w:color="auto" w:fill="auto"/>
            <w:tcPrChange w:id="3957" w:author="Jarno Nieminen" w:date="2014-06-19T12:38:00Z">
              <w:tcPr>
                <w:tcW w:w="1200" w:type="dxa"/>
                <w:gridSpan w:val="2"/>
                <w:shd w:val="clear" w:color="auto" w:fill="auto"/>
              </w:tcPr>
            </w:tcPrChange>
          </w:tcPr>
          <w:p w14:paraId="495CC467" w14:textId="01041B10" w:rsidR="00F94DA9" w:rsidRPr="00D82A73" w:rsidRDefault="00B37BC8" w:rsidP="00F94DA9">
            <w:pPr>
              <w:rPr>
                <w:rFonts w:ascii="Arial" w:eastAsia="Arial Unicode MS" w:hAnsi="Arial"/>
              </w:rPr>
            </w:pPr>
            <w:ins w:id="395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59" w:author="Jarno Nieminen" w:date="2014-06-19T12:38:00Z">
              <w:tcPr>
                <w:tcW w:w="1080" w:type="dxa"/>
                <w:shd w:val="clear" w:color="auto" w:fill="auto"/>
              </w:tcPr>
            </w:tcPrChange>
          </w:tcPr>
          <w:p w14:paraId="06E77FA9" w14:textId="2469E7F7" w:rsidR="00F94DA9" w:rsidRPr="00D82A73" w:rsidRDefault="00B37BC8" w:rsidP="00F94DA9">
            <w:pPr>
              <w:rPr>
                <w:rFonts w:ascii="Arial" w:eastAsia="Arial Unicode MS" w:hAnsi="Arial"/>
              </w:rPr>
            </w:pPr>
            <w:ins w:id="396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61" w:author="Jarno Nieminen" w:date="2014-06-19T12:38:00Z">
              <w:tcPr>
                <w:tcW w:w="1160" w:type="dxa"/>
                <w:shd w:val="clear" w:color="auto" w:fill="auto"/>
              </w:tcPr>
            </w:tcPrChange>
          </w:tcPr>
          <w:p w14:paraId="7A191A82" w14:textId="40FEA240" w:rsidR="00F94DA9" w:rsidRPr="00D82A73" w:rsidRDefault="00F94DA9" w:rsidP="00F94DA9">
            <w:pPr>
              <w:rPr>
                <w:rFonts w:ascii="Arial" w:eastAsia="Arial Unicode MS" w:hAnsi="Arial"/>
              </w:rPr>
            </w:pPr>
            <w:ins w:id="3962" w:author="Jarno Nieminen" w:date="2014-06-19T12:39:00Z">
              <w:r>
                <w:rPr>
                  <w:rFonts w:ascii="Arial" w:eastAsia="Arial Unicode MS" w:hAnsi="Arial"/>
                </w:rPr>
                <w:t>N/A</w:t>
              </w:r>
            </w:ins>
          </w:p>
        </w:tc>
      </w:tr>
      <w:tr w:rsidR="00F94DA9" w:rsidRPr="00D82A73" w14:paraId="264E5D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64" w:author="Jarno Nieminen" w:date="2014-06-19T12:38:00Z">
            <w:trPr>
              <w:gridAfter w:val="0"/>
              <w:trHeight w:val="217"/>
            </w:trPr>
          </w:trPrChange>
        </w:trPr>
        <w:tc>
          <w:tcPr>
            <w:tcW w:w="2545" w:type="dxa"/>
            <w:gridSpan w:val="2"/>
            <w:tcPrChange w:id="3965" w:author="Jarno Nieminen" w:date="2014-06-19T12:38:00Z">
              <w:tcPr>
                <w:tcW w:w="2545" w:type="dxa"/>
                <w:gridSpan w:val="3"/>
              </w:tcPr>
            </w:tcPrChange>
          </w:tcPr>
          <w:p w14:paraId="117E4475" w14:textId="77777777" w:rsidR="00F94DA9" w:rsidRPr="00D82A73" w:rsidRDefault="00F94DA9" w:rsidP="00F94DA9">
            <w:pPr>
              <w:rPr>
                <w:rFonts w:eastAsia="Arial Unicode MS"/>
              </w:rPr>
            </w:pPr>
            <w:r w:rsidRPr="00D82A73">
              <w:rPr>
                <w:rFonts w:eastAsia="Arial Unicode MS"/>
              </w:rPr>
              <w:t>GridValue/id</w:t>
            </w:r>
          </w:p>
        </w:tc>
        <w:tc>
          <w:tcPr>
            <w:tcW w:w="3410" w:type="dxa"/>
            <w:tcPrChange w:id="3966" w:author="Jarno Nieminen" w:date="2014-06-19T12:38:00Z">
              <w:tcPr>
                <w:tcW w:w="3410" w:type="dxa"/>
                <w:gridSpan w:val="2"/>
              </w:tcPr>
            </w:tcPrChange>
          </w:tcPr>
          <w:p w14:paraId="3414EB43" w14:textId="77777777" w:rsidR="00F94DA9" w:rsidRPr="00D82A73" w:rsidRDefault="00F94DA9" w:rsidP="00F94DA9">
            <w:pPr>
              <w:rPr>
                <w:rFonts w:eastAsia="Arial Unicode MS"/>
              </w:rPr>
            </w:pPr>
            <w:r w:rsidRPr="00D82A73">
              <w:rPr>
                <w:rFonts w:eastAsia="Arial Unicode MS"/>
              </w:rPr>
              <w:t>Koppling till klass för ”grid” värden.</w:t>
            </w:r>
          </w:p>
        </w:tc>
        <w:tc>
          <w:tcPr>
            <w:tcW w:w="1140" w:type="dxa"/>
            <w:tcPrChange w:id="3967" w:author="Jarno Nieminen" w:date="2014-06-19T12:38:00Z">
              <w:tcPr>
                <w:tcW w:w="1140" w:type="dxa"/>
                <w:gridSpan w:val="2"/>
              </w:tcPr>
            </w:tcPrChange>
          </w:tcPr>
          <w:p w14:paraId="21922A01" w14:textId="77777777" w:rsidR="00F94DA9" w:rsidRPr="00D82A73" w:rsidRDefault="00F94DA9" w:rsidP="00F94DA9">
            <w:pPr>
              <w:rPr>
                <w:rFonts w:eastAsia="Arial Unicode MS"/>
              </w:rPr>
            </w:pPr>
            <w:r w:rsidRPr="00D82A73">
              <w:rPr>
                <w:rFonts w:eastAsia="Arial Unicode MS"/>
              </w:rPr>
              <w:t>II</w:t>
            </w:r>
          </w:p>
        </w:tc>
        <w:tc>
          <w:tcPr>
            <w:tcW w:w="717" w:type="dxa"/>
            <w:tcPrChange w:id="3968" w:author="Jarno Nieminen" w:date="2014-06-19T12:38:00Z">
              <w:tcPr>
                <w:tcW w:w="717" w:type="dxa"/>
                <w:gridSpan w:val="2"/>
              </w:tcPr>
            </w:tcPrChange>
          </w:tcPr>
          <w:p w14:paraId="7F6238D5" w14:textId="77777777" w:rsidR="00F94DA9" w:rsidRPr="00D82A73" w:rsidRDefault="00F94DA9" w:rsidP="00F94DA9">
            <w:pPr>
              <w:rPr>
                <w:rFonts w:eastAsia="Arial Unicode MS"/>
              </w:rPr>
            </w:pPr>
            <w:r w:rsidRPr="00D82A73">
              <w:rPr>
                <w:rFonts w:eastAsia="Arial Unicode MS"/>
              </w:rPr>
              <w:t>0..1</w:t>
            </w:r>
          </w:p>
        </w:tc>
        <w:tc>
          <w:tcPr>
            <w:tcW w:w="1803" w:type="dxa"/>
            <w:tcPrChange w:id="3969" w:author="Jarno Nieminen" w:date="2014-06-19T12:38:00Z">
              <w:tcPr>
                <w:tcW w:w="1803" w:type="dxa"/>
                <w:gridSpan w:val="2"/>
              </w:tcPr>
            </w:tcPrChange>
          </w:tcPr>
          <w:p w14:paraId="762B46B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70" w:author="Jarno Nieminen" w:date="2014-06-19T12:38:00Z">
              <w:tcPr>
                <w:tcW w:w="1920" w:type="dxa"/>
                <w:gridSpan w:val="2"/>
              </w:tcPr>
            </w:tcPrChange>
          </w:tcPr>
          <w:p w14:paraId="75453771" w14:textId="77777777" w:rsidR="00F94DA9" w:rsidRPr="00D82A73" w:rsidRDefault="00F94DA9" w:rsidP="00F94DA9">
            <w:pPr>
              <w:rPr>
                <w:rFonts w:ascii="Arial" w:eastAsia="Arial Unicode MS" w:hAnsi="Arial"/>
              </w:rPr>
            </w:pPr>
          </w:p>
        </w:tc>
        <w:tc>
          <w:tcPr>
            <w:tcW w:w="1200" w:type="dxa"/>
            <w:shd w:val="clear" w:color="auto" w:fill="auto"/>
            <w:tcPrChange w:id="3971" w:author="Jarno Nieminen" w:date="2014-06-19T12:38:00Z">
              <w:tcPr>
                <w:tcW w:w="1200" w:type="dxa"/>
                <w:gridSpan w:val="2"/>
                <w:shd w:val="clear" w:color="auto" w:fill="auto"/>
              </w:tcPr>
            </w:tcPrChange>
          </w:tcPr>
          <w:p w14:paraId="7B6CDD36" w14:textId="01341C7F" w:rsidR="00F94DA9" w:rsidRPr="00D82A73" w:rsidRDefault="00B37BC8" w:rsidP="00F94DA9">
            <w:pPr>
              <w:rPr>
                <w:rFonts w:ascii="Arial" w:eastAsia="Arial Unicode MS" w:hAnsi="Arial"/>
              </w:rPr>
            </w:pPr>
            <w:ins w:id="397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73" w:author="Jarno Nieminen" w:date="2014-06-19T12:38:00Z">
              <w:tcPr>
                <w:tcW w:w="1080" w:type="dxa"/>
                <w:shd w:val="clear" w:color="auto" w:fill="auto"/>
              </w:tcPr>
            </w:tcPrChange>
          </w:tcPr>
          <w:p w14:paraId="1A6F67DE" w14:textId="7B802292" w:rsidR="00F94DA9" w:rsidRPr="00D82A73" w:rsidRDefault="00B37BC8" w:rsidP="00F94DA9">
            <w:pPr>
              <w:rPr>
                <w:rFonts w:ascii="Arial" w:eastAsia="Arial Unicode MS" w:hAnsi="Arial"/>
              </w:rPr>
            </w:pPr>
            <w:ins w:id="397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75" w:author="Jarno Nieminen" w:date="2014-06-19T12:38:00Z">
              <w:tcPr>
                <w:tcW w:w="1160" w:type="dxa"/>
                <w:shd w:val="clear" w:color="auto" w:fill="auto"/>
              </w:tcPr>
            </w:tcPrChange>
          </w:tcPr>
          <w:p w14:paraId="3EF05DE1" w14:textId="177EC414" w:rsidR="00F94DA9" w:rsidRPr="00D82A73" w:rsidRDefault="00F94DA9" w:rsidP="00F94DA9">
            <w:pPr>
              <w:rPr>
                <w:rFonts w:ascii="Arial" w:eastAsia="Arial Unicode MS" w:hAnsi="Arial"/>
              </w:rPr>
            </w:pPr>
            <w:ins w:id="3976" w:author="Jarno Nieminen" w:date="2014-06-19T12:39:00Z">
              <w:r>
                <w:rPr>
                  <w:rFonts w:ascii="Arial" w:eastAsia="Arial Unicode MS" w:hAnsi="Arial"/>
                </w:rPr>
                <w:t>N/A</w:t>
              </w:r>
            </w:ins>
          </w:p>
        </w:tc>
      </w:tr>
      <w:tr w:rsidR="00340A76" w:rsidRPr="00D82A73" w14:paraId="37A56B2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7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78" w:author="Jarno Nieminen" w:date="2014-06-19T12:38:00Z">
            <w:trPr>
              <w:gridAfter w:val="0"/>
              <w:trHeight w:val="217"/>
            </w:trPr>
          </w:trPrChange>
        </w:trPr>
        <w:tc>
          <w:tcPr>
            <w:tcW w:w="2545" w:type="dxa"/>
            <w:gridSpan w:val="2"/>
            <w:tcPrChange w:id="3979" w:author="Jarno Nieminen" w:date="2014-06-19T12:38:00Z">
              <w:tcPr>
                <w:tcW w:w="2545" w:type="dxa"/>
                <w:gridSpan w:val="3"/>
              </w:tcPr>
            </w:tcPrChange>
          </w:tcPr>
          <w:p w14:paraId="27600CA7" w14:textId="77777777" w:rsidR="00340A76" w:rsidRPr="00D82A73" w:rsidRDefault="00340A76" w:rsidP="00340A76">
            <w:pPr>
              <w:rPr>
                <w:rFonts w:eastAsia="Arial Unicode MS"/>
              </w:rPr>
            </w:pPr>
            <w:r w:rsidRPr="00D82A73">
              <w:rPr>
                <w:rFonts w:eastAsia="Arial Unicode MS"/>
              </w:rPr>
              <w:lastRenderedPageBreak/>
              <w:t>QuestionSuperior/id</w:t>
            </w:r>
          </w:p>
        </w:tc>
        <w:tc>
          <w:tcPr>
            <w:tcW w:w="3410" w:type="dxa"/>
            <w:tcPrChange w:id="3980" w:author="Jarno Nieminen" w:date="2014-06-19T12:38:00Z">
              <w:tcPr>
                <w:tcW w:w="3410" w:type="dxa"/>
                <w:gridSpan w:val="2"/>
              </w:tcPr>
            </w:tcPrChange>
          </w:tcPr>
          <w:p w14:paraId="2AD23D08"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3981" w:author="Jarno Nieminen" w:date="2014-06-19T12:38:00Z">
              <w:tcPr>
                <w:tcW w:w="1140" w:type="dxa"/>
                <w:gridSpan w:val="2"/>
              </w:tcPr>
            </w:tcPrChange>
          </w:tcPr>
          <w:p w14:paraId="5E7C37FE" w14:textId="77777777" w:rsidR="00340A76" w:rsidRPr="00D82A73" w:rsidRDefault="00340A76" w:rsidP="00340A76">
            <w:pPr>
              <w:rPr>
                <w:rFonts w:eastAsia="Arial Unicode MS"/>
              </w:rPr>
            </w:pPr>
            <w:r w:rsidRPr="00D82A73">
              <w:rPr>
                <w:rFonts w:eastAsia="Arial Unicode MS"/>
              </w:rPr>
              <w:t>II</w:t>
            </w:r>
          </w:p>
        </w:tc>
        <w:tc>
          <w:tcPr>
            <w:tcW w:w="717" w:type="dxa"/>
            <w:tcPrChange w:id="3982" w:author="Jarno Nieminen" w:date="2014-06-19T12:38:00Z">
              <w:tcPr>
                <w:tcW w:w="717" w:type="dxa"/>
                <w:gridSpan w:val="2"/>
              </w:tcPr>
            </w:tcPrChange>
          </w:tcPr>
          <w:p w14:paraId="5E7CEE2D" w14:textId="77777777" w:rsidR="00340A76" w:rsidRPr="00D82A73" w:rsidRDefault="00340A76" w:rsidP="00340A76">
            <w:pPr>
              <w:rPr>
                <w:rFonts w:eastAsia="Arial Unicode MS"/>
              </w:rPr>
            </w:pPr>
            <w:r w:rsidRPr="00D82A73">
              <w:rPr>
                <w:rFonts w:eastAsia="Arial Unicode MS"/>
              </w:rPr>
              <w:t>0..1</w:t>
            </w:r>
          </w:p>
        </w:tc>
        <w:tc>
          <w:tcPr>
            <w:tcW w:w="1803" w:type="dxa"/>
            <w:tcPrChange w:id="3983" w:author="Jarno Nieminen" w:date="2014-06-19T12:38:00Z">
              <w:tcPr>
                <w:tcW w:w="1803" w:type="dxa"/>
                <w:gridSpan w:val="2"/>
              </w:tcPr>
            </w:tcPrChange>
          </w:tcPr>
          <w:p w14:paraId="79CA2B8E"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3984" w:author="Jarno Nieminen" w:date="2014-06-19T12:38:00Z">
              <w:tcPr>
                <w:tcW w:w="1920" w:type="dxa"/>
                <w:gridSpan w:val="2"/>
              </w:tcPr>
            </w:tcPrChange>
          </w:tcPr>
          <w:p w14:paraId="5BF5E66A" w14:textId="77777777" w:rsidR="00340A76" w:rsidRPr="00D82A73" w:rsidRDefault="00340A76" w:rsidP="00340A76">
            <w:pPr>
              <w:rPr>
                <w:rFonts w:ascii="Arial" w:eastAsia="Arial Unicode MS" w:hAnsi="Arial"/>
              </w:rPr>
            </w:pPr>
          </w:p>
        </w:tc>
        <w:tc>
          <w:tcPr>
            <w:tcW w:w="1200" w:type="dxa"/>
            <w:shd w:val="clear" w:color="auto" w:fill="auto"/>
            <w:tcPrChange w:id="3985" w:author="Jarno Nieminen" w:date="2014-06-19T12:38:00Z">
              <w:tcPr>
                <w:tcW w:w="1200" w:type="dxa"/>
                <w:gridSpan w:val="2"/>
                <w:shd w:val="clear" w:color="auto" w:fill="auto"/>
              </w:tcPr>
            </w:tcPrChange>
          </w:tcPr>
          <w:p w14:paraId="039545DB" w14:textId="104D28C2" w:rsidR="00340A76" w:rsidRPr="00D82A73" w:rsidRDefault="00B37BC8" w:rsidP="00340A76">
            <w:pPr>
              <w:rPr>
                <w:rFonts w:ascii="Arial" w:eastAsia="Arial Unicode MS" w:hAnsi="Arial"/>
              </w:rPr>
            </w:pPr>
            <w:ins w:id="398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87" w:author="Jarno Nieminen" w:date="2014-06-19T12:38:00Z">
              <w:tcPr>
                <w:tcW w:w="1080" w:type="dxa"/>
                <w:shd w:val="clear" w:color="auto" w:fill="auto"/>
              </w:tcPr>
            </w:tcPrChange>
          </w:tcPr>
          <w:p w14:paraId="10A591C4" w14:textId="4B89AF57" w:rsidR="00340A76" w:rsidRPr="00D82A73" w:rsidRDefault="00B37BC8" w:rsidP="00340A76">
            <w:pPr>
              <w:rPr>
                <w:rFonts w:ascii="Arial" w:eastAsia="Arial Unicode MS" w:hAnsi="Arial"/>
              </w:rPr>
            </w:pPr>
            <w:ins w:id="398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89" w:author="Jarno Nieminen" w:date="2014-06-19T12:38:00Z">
              <w:tcPr>
                <w:tcW w:w="1160" w:type="dxa"/>
                <w:shd w:val="clear" w:color="auto" w:fill="auto"/>
              </w:tcPr>
            </w:tcPrChange>
          </w:tcPr>
          <w:p w14:paraId="3AD5D050" w14:textId="5005A0C0" w:rsidR="00340A76" w:rsidRPr="00D82A73" w:rsidRDefault="00340A76" w:rsidP="00340A76">
            <w:pPr>
              <w:rPr>
                <w:rFonts w:ascii="Arial" w:eastAsia="Arial Unicode MS" w:hAnsi="Arial"/>
              </w:rPr>
            </w:pPr>
            <w:ins w:id="3990" w:author="Jarno Nieminen" w:date="2014-06-19T12:39:00Z">
              <w:r>
                <w:rPr>
                  <w:rFonts w:ascii="Arial" w:eastAsia="Arial Unicode MS" w:hAnsi="Arial"/>
                </w:rPr>
                <w:t>N/A</w:t>
              </w:r>
            </w:ins>
          </w:p>
        </w:tc>
      </w:tr>
      <w:tr w:rsidR="00340A76" w:rsidRPr="00D82A73" w14:paraId="052F91AC" w14:textId="77777777" w:rsidTr="009C52F6">
        <w:trPr>
          <w:gridBefore w:val="1"/>
          <w:wBefore w:w="15" w:type="dxa"/>
          <w:trHeight w:val="217"/>
        </w:trPr>
        <w:tc>
          <w:tcPr>
            <w:tcW w:w="7080" w:type="dxa"/>
            <w:gridSpan w:val="3"/>
            <w:shd w:val="pct25" w:color="auto" w:fill="auto"/>
          </w:tcPr>
          <w:p w14:paraId="600D5637" w14:textId="77777777" w:rsidR="00340A76" w:rsidRPr="00D82A73" w:rsidRDefault="00340A76" w:rsidP="00340A76">
            <w:r w:rsidRPr="00D82A73">
              <w:t>Associationer</w:t>
            </w:r>
          </w:p>
        </w:tc>
        <w:tc>
          <w:tcPr>
            <w:tcW w:w="7880" w:type="dxa"/>
            <w:gridSpan w:val="6"/>
            <w:shd w:val="pct25" w:color="auto" w:fill="auto"/>
          </w:tcPr>
          <w:p w14:paraId="7AB17702" w14:textId="77777777" w:rsidR="00340A76" w:rsidRPr="00D82A73" w:rsidRDefault="00340A76" w:rsidP="00340A76">
            <w:pPr>
              <w:rPr>
                <w:rFonts w:eastAsia="Arial Unicode MS"/>
              </w:rPr>
            </w:pPr>
            <w:r w:rsidRPr="00D82A73">
              <w:t>Beslutsregel</w:t>
            </w:r>
          </w:p>
        </w:tc>
      </w:tr>
      <w:tr w:rsidR="00340A76" w:rsidRPr="00D82A73" w14:paraId="5E7DF77F" w14:textId="77777777" w:rsidTr="009C52F6">
        <w:trPr>
          <w:gridBefore w:val="1"/>
          <w:wBefore w:w="15" w:type="dxa"/>
          <w:trHeight w:val="217"/>
        </w:trPr>
        <w:tc>
          <w:tcPr>
            <w:tcW w:w="7080" w:type="dxa"/>
            <w:gridSpan w:val="3"/>
          </w:tcPr>
          <w:p w14:paraId="0CF4366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6"/>
          </w:tcPr>
          <w:p w14:paraId="0FD7A267" w14:textId="77777777" w:rsidR="00340A76" w:rsidRPr="00D82A73" w:rsidRDefault="00340A76" w:rsidP="00340A76">
            <w:pPr>
              <w:rPr>
                <w:rFonts w:ascii="Arial" w:eastAsia="Arial Unicode MS" w:hAnsi="Arial"/>
                <w:color w:val="000000"/>
              </w:rPr>
            </w:pPr>
          </w:p>
        </w:tc>
      </w:tr>
      <w:tr w:rsidR="00340A76" w:rsidRPr="00D82A73" w14:paraId="5B7E8579" w14:textId="77777777" w:rsidTr="009C52F6">
        <w:trPr>
          <w:gridBefore w:val="1"/>
          <w:wBefore w:w="15" w:type="dxa"/>
          <w:trHeight w:val="217"/>
        </w:trPr>
        <w:tc>
          <w:tcPr>
            <w:tcW w:w="7080" w:type="dxa"/>
            <w:gridSpan w:val="3"/>
          </w:tcPr>
          <w:p w14:paraId="218CB82D"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2E82658C" w14:textId="77777777" w:rsidR="00340A76" w:rsidRPr="00D82A73" w:rsidRDefault="00340A76" w:rsidP="00340A76">
            <w:pPr>
              <w:rPr>
                <w:rFonts w:ascii="Arial" w:eastAsia="Arial Unicode MS" w:hAnsi="Arial"/>
                <w:color w:val="000000"/>
              </w:rPr>
            </w:pPr>
          </w:p>
        </w:tc>
      </w:tr>
      <w:tr w:rsidR="00340A76" w:rsidRPr="00D82A73" w14:paraId="04BDBF7E" w14:textId="77777777" w:rsidTr="009C52F6">
        <w:trPr>
          <w:gridBefore w:val="1"/>
          <w:wBefore w:w="15" w:type="dxa"/>
          <w:trHeight w:val="217"/>
        </w:trPr>
        <w:tc>
          <w:tcPr>
            <w:tcW w:w="7080" w:type="dxa"/>
            <w:gridSpan w:val="3"/>
          </w:tcPr>
          <w:p w14:paraId="1FD3561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099A6FC0" w14:textId="77777777" w:rsidR="00340A76" w:rsidRPr="00D82A73" w:rsidRDefault="00340A76" w:rsidP="00340A76">
            <w:pPr>
              <w:rPr>
                <w:rFonts w:ascii="Arial" w:eastAsia="Arial Unicode MS" w:hAnsi="Arial"/>
                <w:color w:val="000000"/>
              </w:rPr>
            </w:pPr>
          </w:p>
        </w:tc>
      </w:tr>
      <w:tr w:rsidR="00340A76" w:rsidRPr="00D82A73" w14:paraId="10904657" w14:textId="77777777" w:rsidTr="009C52F6">
        <w:trPr>
          <w:gridBefore w:val="1"/>
          <w:wBefore w:w="15" w:type="dxa"/>
          <w:trHeight w:val="217"/>
        </w:trPr>
        <w:tc>
          <w:tcPr>
            <w:tcW w:w="7080" w:type="dxa"/>
            <w:gridSpan w:val="3"/>
          </w:tcPr>
          <w:p w14:paraId="7E67F4B9"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752466FF" w14:textId="77777777" w:rsidR="00340A76" w:rsidRPr="00D82A73" w:rsidRDefault="00340A76" w:rsidP="00340A76">
            <w:pPr>
              <w:rPr>
                <w:rFonts w:ascii="Arial" w:eastAsia="Arial Unicode MS" w:hAnsi="Arial"/>
                <w:color w:val="000000"/>
              </w:rPr>
            </w:pPr>
          </w:p>
        </w:tc>
      </w:tr>
      <w:tr w:rsidR="00340A76" w:rsidRPr="00D82A73" w14:paraId="603839BE" w14:textId="77777777" w:rsidTr="009C52F6">
        <w:trPr>
          <w:gridBefore w:val="1"/>
          <w:wBefore w:w="15" w:type="dxa"/>
          <w:trHeight w:val="217"/>
        </w:trPr>
        <w:tc>
          <w:tcPr>
            <w:tcW w:w="7080" w:type="dxa"/>
            <w:gridSpan w:val="3"/>
          </w:tcPr>
          <w:p w14:paraId="09E73B45"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06D97A5F" w14:textId="77777777" w:rsidR="00340A76" w:rsidRPr="00D82A73" w:rsidRDefault="00340A76" w:rsidP="00340A76">
            <w:pPr>
              <w:rPr>
                <w:rFonts w:ascii="Arial" w:eastAsia="Arial Unicode MS" w:hAnsi="Arial"/>
                <w:color w:val="000000"/>
              </w:rPr>
            </w:pPr>
          </w:p>
        </w:tc>
      </w:tr>
      <w:tr w:rsidR="00340A76" w:rsidRPr="00D82A73" w14:paraId="7F90B73C" w14:textId="77777777" w:rsidTr="009C52F6">
        <w:trPr>
          <w:gridBefore w:val="1"/>
          <w:wBefore w:w="15" w:type="dxa"/>
          <w:trHeight w:val="217"/>
        </w:trPr>
        <w:tc>
          <w:tcPr>
            <w:tcW w:w="7080" w:type="dxa"/>
            <w:gridSpan w:val="3"/>
          </w:tcPr>
          <w:p w14:paraId="680C26CE" w14:textId="77777777" w:rsidR="00340A76" w:rsidRPr="00D82A73" w:rsidRDefault="00340A76" w:rsidP="00340A76">
            <w:pPr>
              <w:rPr>
                <w:rFonts w:ascii="Arial" w:eastAsia="Arial Unicode MS" w:hAnsi="Arial"/>
                <w:color w:val="000000"/>
              </w:rPr>
            </w:pPr>
          </w:p>
        </w:tc>
        <w:tc>
          <w:tcPr>
            <w:tcW w:w="7880" w:type="dxa"/>
            <w:gridSpan w:val="6"/>
          </w:tcPr>
          <w:p w14:paraId="3539A58C" w14:textId="77777777" w:rsidR="00340A76" w:rsidRPr="00D82A73" w:rsidRDefault="00340A76" w:rsidP="00340A76">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3991" w:name="_Toc220986035"/>
      <w:bookmarkStart w:id="3992" w:name="_Toc386458091"/>
      <w:bookmarkStart w:id="3993" w:name="_Toc390951679"/>
      <w:r w:rsidRPr="00D82A73">
        <w:t>Klass Formulärfråga (Question)</w:t>
      </w:r>
      <w:bookmarkEnd w:id="3679"/>
      <w:bookmarkEnd w:id="3991"/>
      <w:bookmarkEnd w:id="3992"/>
      <w:bookmarkEnd w:id="3993"/>
    </w:p>
    <w:p w14:paraId="487858E8" w14:textId="77777777" w:rsidR="006A2F41" w:rsidRPr="00D82A73" w:rsidRDefault="006A2F41" w:rsidP="006A2F41">
      <w:r w:rsidRPr="00D82A73">
        <w:t xml:space="preserve">Objektet innehåller en fråga samt metadata. </w:t>
      </w:r>
      <w:r w:rsidRPr="00D82A73">
        <w:rPr>
          <w:i/>
        </w:rPr>
        <w:t xml:space="preserve"> </w:t>
      </w:r>
    </w:p>
    <w:p w14:paraId="4BF7A661" w14:textId="77777777" w:rsidR="006A2F41" w:rsidRPr="00D82A73" w:rsidRDefault="006A2F41" w:rsidP="006A2F41">
      <w:r w:rsidRPr="00D82A73">
        <w:t>Exempel:</w:t>
      </w:r>
    </w:p>
    <w:p w14:paraId="76B6B8DE" w14:textId="77777777" w:rsidR="006A2F41" w:rsidRPr="00D82A73" w:rsidRDefault="006A2F41" w:rsidP="006A2F41">
      <w:r w:rsidRPr="00D82A73">
        <w:t xml:space="preserve">”Vilken är din favoritfärg?” </w:t>
      </w:r>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994">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24BD16BB" w14:textId="77777777" w:rsidTr="0026766E">
        <w:trPr>
          <w:cantSplit/>
          <w:trHeight w:val="376"/>
        </w:trPr>
        <w:tc>
          <w:tcPr>
            <w:tcW w:w="2545" w:type="dxa"/>
            <w:gridSpan w:val="2"/>
            <w:vMerge w:val="restart"/>
            <w:shd w:val="pct25" w:color="auto" w:fill="auto"/>
          </w:tcPr>
          <w:p w14:paraId="3A885E5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C98A5D3" w14:textId="77777777" w:rsidR="006A2F41" w:rsidRPr="00D82A73" w:rsidRDefault="006A2F41" w:rsidP="0026766E">
            <w:r w:rsidRPr="00D82A73">
              <w:t>Beskrivning</w:t>
            </w:r>
          </w:p>
        </w:tc>
        <w:tc>
          <w:tcPr>
            <w:tcW w:w="1140" w:type="dxa"/>
            <w:vMerge w:val="restart"/>
            <w:shd w:val="pct25" w:color="auto" w:fill="auto"/>
          </w:tcPr>
          <w:p w14:paraId="271E3E2F"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E446332" w14:textId="77777777" w:rsidR="006A2F41" w:rsidRPr="00D82A73" w:rsidRDefault="006A2F41" w:rsidP="0026766E">
            <w:r w:rsidRPr="00D82A73">
              <w:t>Mult</w:t>
            </w:r>
          </w:p>
        </w:tc>
        <w:tc>
          <w:tcPr>
            <w:tcW w:w="1803" w:type="dxa"/>
            <w:vMerge w:val="restart"/>
            <w:shd w:val="pct25" w:color="auto" w:fill="auto"/>
          </w:tcPr>
          <w:p w14:paraId="309E5200" w14:textId="62339F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4BCA5DD"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433DD4A" w14:textId="47873AF1"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14CFD5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996" w:author="Jarno Nieminen" w:date="2014-06-19T12:39:00Z">
            <w:trPr>
              <w:gridAfter w:val="0"/>
              <w:cantSplit/>
              <w:trHeight w:val="375"/>
            </w:trPr>
          </w:trPrChange>
        </w:trPr>
        <w:tc>
          <w:tcPr>
            <w:tcW w:w="2545" w:type="dxa"/>
            <w:gridSpan w:val="2"/>
            <w:vMerge/>
            <w:shd w:val="pct25" w:color="auto" w:fill="auto"/>
            <w:tcPrChange w:id="3997" w:author="Jarno Nieminen" w:date="2014-06-19T12:39:00Z">
              <w:tcPr>
                <w:tcW w:w="2545" w:type="dxa"/>
                <w:gridSpan w:val="3"/>
                <w:vMerge/>
                <w:shd w:val="pct25" w:color="auto" w:fill="auto"/>
              </w:tcPr>
            </w:tcPrChange>
          </w:tcPr>
          <w:p w14:paraId="051DDC47" w14:textId="77777777" w:rsidR="00727585" w:rsidRPr="00D82A73" w:rsidRDefault="00727585" w:rsidP="00727585"/>
        </w:tc>
        <w:tc>
          <w:tcPr>
            <w:tcW w:w="3410" w:type="dxa"/>
            <w:vMerge/>
            <w:shd w:val="pct25" w:color="auto" w:fill="auto"/>
            <w:tcPrChange w:id="3998" w:author="Jarno Nieminen" w:date="2014-06-19T12:39:00Z">
              <w:tcPr>
                <w:tcW w:w="3410" w:type="dxa"/>
                <w:gridSpan w:val="2"/>
                <w:vMerge/>
                <w:shd w:val="pct25" w:color="auto" w:fill="auto"/>
              </w:tcPr>
            </w:tcPrChange>
          </w:tcPr>
          <w:p w14:paraId="65984930" w14:textId="77777777" w:rsidR="00727585" w:rsidRPr="00D82A73" w:rsidRDefault="00727585" w:rsidP="00727585"/>
        </w:tc>
        <w:tc>
          <w:tcPr>
            <w:tcW w:w="1140" w:type="dxa"/>
            <w:vMerge/>
            <w:shd w:val="pct25" w:color="auto" w:fill="auto"/>
            <w:tcPrChange w:id="3999" w:author="Jarno Nieminen" w:date="2014-06-19T12:39:00Z">
              <w:tcPr>
                <w:tcW w:w="1140" w:type="dxa"/>
                <w:gridSpan w:val="2"/>
                <w:vMerge/>
                <w:shd w:val="pct25" w:color="auto" w:fill="auto"/>
              </w:tcPr>
            </w:tcPrChange>
          </w:tcPr>
          <w:p w14:paraId="1E3C9586" w14:textId="77777777" w:rsidR="00727585" w:rsidRPr="00D82A73" w:rsidRDefault="00727585" w:rsidP="00727585"/>
        </w:tc>
        <w:tc>
          <w:tcPr>
            <w:tcW w:w="717" w:type="dxa"/>
            <w:vMerge/>
            <w:shd w:val="pct25" w:color="auto" w:fill="auto"/>
            <w:tcPrChange w:id="4000" w:author="Jarno Nieminen" w:date="2014-06-19T12:39:00Z">
              <w:tcPr>
                <w:tcW w:w="717" w:type="dxa"/>
                <w:gridSpan w:val="2"/>
                <w:vMerge/>
                <w:shd w:val="pct25" w:color="auto" w:fill="auto"/>
              </w:tcPr>
            </w:tcPrChange>
          </w:tcPr>
          <w:p w14:paraId="1540FC6A" w14:textId="77777777" w:rsidR="00727585" w:rsidRPr="00D82A73" w:rsidRDefault="00727585" w:rsidP="00727585"/>
        </w:tc>
        <w:tc>
          <w:tcPr>
            <w:tcW w:w="1803" w:type="dxa"/>
            <w:vMerge/>
            <w:shd w:val="pct25" w:color="auto" w:fill="auto"/>
            <w:tcPrChange w:id="4001" w:author="Jarno Nieminen" w:date="2014-06-19T12:39:00Z">
              <w:tcPr>
                <w:tcW w:w="1803" w:type="dxa"/>
                <w:gridSpan w:val="2"/>
                <w:vMerge/>
                <w:shd w:val="pct25" w:color="auto" w:fill="auto"/>
              </w:tcPr>
            </w:tcPrChange>
          </w:tcPr>
          <w:p w14:paraId="792033F7" w14:textId="77777777" w:rsidR="00727585" w:rsidRPr="00D82A73" w:rsidRDefault="00727585" w:rsidP="00727585"/>
        </w:tc>
        <w:tc>
          <w:tcPr>
            <w:tcW w:w="1920" w:type="dxa"/>
            <w:vMerge/>
            <w:shd w:val="pct25" w:color="auto" w:fill="auto"/>
            <w:tcPrChange w:id="4002" w:author="Jarno Nieminen" w:date="2014-06-19T12:39:00Z">
              <w:tcPr>
                <w:tcW w:w="1920" w:type="dxa"/>
                <w:gridSpan w:val="2"/>
                <w:vMerge/>
                <w:shd w:val="pct25" w:color="auto" w:fill="auto"/>
              </w:tcPr>
            </w:tcPrChange>
          </w:tcPr>
          <w:p w14:paraId="6376732E" w14:textId="77777777" w:rsidR="00727585" w:rsidRPr="00D82A73" w:rsidRDefault="00727585" w:rsidP="00727585"/>
        </w:tc>
        <w:tc>
          <w:tcPr>
            <w:tcW w:w="1200" w:type="dxa"/>
            <w:tcBorders>
              <w:bottom w:val="single" w:sz="4" w:space="0" w:color="auto"/>
            </w:tcBorders>
            <w:shd w:val="pct25" w:color="auto" w:fill="auto"/>
            <w:tcPrChange w:id="4003" w:author="Jarno Nieminen" w:date="2014-06-19T12:39:00Z">
              <w:tcPr>
                <w:tcW w:w="1200" w:type="dxa"/>
                <w:gridSpan w:val="2"/>
                <w:tcBorders>
                  <w:bottom w:val="single" w:sz="4" w:space="0" w:color="auto"/>
                </w:tcBorders>
                <w:shd w:val="pct25" w:color="auto" w:fill="auto"/>
              </w:tcPr>
            </w:tcPrChange>
          </w:tcPr>
          <w:p w14:paraId="522D8DA4" w14:textId="7F77A054" w:rsidR="00727585" w:rsidRPr="00D82A73" w:rsidRDefault="00727585" w:rsidP="00727585">
            <w:pPr>
              <w:rPr>
                <w:rFonts w:eastAsia="Arial Unicode MS"/>
              </w:rPr>
            </w:pPr>
            <w:ins w:id="4004" w:author="Jarno Nieminen" w:date="2014-06-19T11:30:00Z">
              <w:r w:rsidRPr="009A3B8F">
                <w:rPr>
                  <w:rFonts w:eastAsia="Arial Unicode MS"/>
                </w:rPr>
                <w:t>Klass i V</w:t>
              </w:r>
              <w:r w:rsidRPr="009A3B8F">
                <w:rPr>
                  <w:rFonts w:eastAsia="Arial Unicode MS"/>
                </w:rPr>
                <w:noBreakHyphen/>
                <w:t>TIM</w:t>
              </w:r>
            </w:ins>
            <w:del w:id="4005"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006" w:author="Jarno Nieminen" w:date="2014-06-19T12:39:00Z">
              <w:tcPr>
                <w:tcW w:w="1080" w:type="dxa"/>
                <w:tcBorders>
                  <w:bottom w:val="single" w:sz="4" w:space="0" w:color="auto"/>
                </w:tcBorders>
                <w:shd w:val="pct25" w:color="auto" w:fill="auto"/>
              </w:tcPr>
            </w:tcPrChange>
          </w:tcPr>
          <w:p w14:paraId="389FB5EE" w14:textId="05D00214" w:rsidR="00727585" w:rsidRPr="00D82A73" w:rsidRDefault="00727585" w:rsidP="00727585">
            <w:pPr>
              <w:rPr>
                <w:rFonts w:eastAsia="Arial Unicode MS"/>
              </w:rPr>
            </w:pPr>
            <w:ins w:id="4007"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008" w:author="Jarno Nieminen" w:date="2014-06-19T12:39:00Z">
              <w:tcPr>
                <w:tcW w:w="1160" w:type="dxa"/>
                <w:tcBorders>
                  <w:bottom w:val="single" w:sz="4" w:space="0" w:color="auto"/>
                </w:tcBorders>
                <w:shd w:val="pct25" w:color="auto" w:fill="auto"/>
              </w:tcPr>
            </w:tcPrChange>
          </w:tcPr>
          <w:p w14:paraId="62132DC5" w14:textId="17EC62C7" w:rsidR="00727585" w:rsidRPr="00D82A73" w:rsidRDefault="00727585" w:rsidP="00727585">
            <w:pPr>
              <w:rPr>
                <w:rFonts w:eastAsia="Arial Unicode MS"/>
              </w:rPr>
            </w:pPr>
            <w:ins w:id="4009" w:author="Jarno Nieminen" w:date="2014-06-19T11:30:00Z">
              <w:r w:rsidRPr="009A3B8F">
                <w:rPr>
                  <w:rFonts w:eastAsia="Arial Unicode MS"/>
                </w:rPr>
                <w:t>Kodverk i V</w:t>
              </w:r>
              <w:r w:rsidRPr="009A3B8F">
                <w:rPr>
                  <w:rFonts w:eastAsia="Arial Unicode MS"/>
                </w:rPr>
                <w:noBreakHyphen/>
                <w:t>TIM</w:t>
              </w:r>
            </w:ins>
          </w:p>
        </w:tc>
      </w:tr>
      <w:tr w:rsidR="00F65853" w:rsidRPr="00D82A73" w14:paraId="56EE410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1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11" w:author="Jarno Nieminen" w:date="2014-06-19T12:39:00Z">
            <w:trPr>
              <w:gridAfter w:val="0"/>
              <w:trHeight w:val="217"/>
            </w:trPr>
          </w:trPrChange>
        </w:trPr>
        <w:tc>
          <w:tcPr>
            <w:tcW w:w="2545" w:type="dxa"/>
            <w:gridSpan w:val="2"/>
            <w:tcPrChange w:id="4012" w:author="Jarno Nieminen" w:date="2014-06-19T12:39:00Z">
              <w:tcPr>
                <w:tcW w:w="2545" w:type="dxa"/>
                <w:gridSpan w:val="3"/>
              </w:tcPr>
            </w:tcPrChange>
          </w:tcPr>
          <w:p w14:paraId="0434EDAB" w14:textId="77777777" w:rsidR="00F65853" w:rsidRPr="00D82A73" w:rsidRDefault="00F65853" w:rsidP="00F65853">
            <w:pPr>
              <w:rPr>
                <w:rFonts w:eastAsia="Arial Unicode MS"/>
              </w:rPr>
            </w:pPr>
            <w:r w:rsidRPr="00D82A73">
              <w:rPr>
                <w:rFonts w:eastAsia="Arial Unicode MS"/>
              </w:rPr>
              <w:lastRenderedPageBreak/>
              <w:t>(InformationURL)</w:t>
            </w:r>
          </w:p>
        </w:tc>
        <w:tc>
          <w:tcPr>
            <w:tcW w:w="3410" w:type="dxa"/>
            <w:tcPrChange w:id="4013" w:author="Jarno Nieminen" w:date="2014-06-19T12:39:00Z">
              <w:tcPr>
                <w:tcW w:w="3410" w:type="dxa"/>
                <w:gridSpan w:val="2"/>
              </w:tcPr>
            </w:tcPrChange>
          </w:tcPr>
          <w:p w14:paraId="7D8E5E6F" w14:textId="77777777" w:rsidR="00F65853" w:rsidRPr="00D82A73" w:rsidRDefault="00F65853" w:rsidP="00F65853">
            <w:pPr>
              <w:rPr>
                <w:rFonts w:eastAsia="Arial Unicode MS"/>
              </w:rPr>
            </w:pPr>
            <w:r w:rsidRPr="00D82A73">
              <w:rPr>
                <w:rFonts w:eastAsia="Arial Unicode MS"/>
              </w:rPr>
              <w:t>URL till hjälpsida/mer information.</w:t>
            </w:r>
          </w:p>
        </w:tc>
        <w:tc>
          <w:tcPr>
            <w:tcW w:w="1140" w:type="dxa"/>
            <w:tcPrChange w:id="4014" w:author="Jarno Nieminen" w:date="2014-06-19T12:39:00Z">
              <w:tcPr>
                <w:tcW w:w="1140" w:type="dxa"/>
                <w:gridSpan w:val="2"/>
              </w:tcPr>
            </w:tcPrChange>
          </w:tcPr>
          <w:p w14:paraId="59C9B3B2" w14:textId="77777777" w:rsidR="00F65853" w:rsidRPr="00D82A73" w:rsidRDefault="00F65853" w:rsidP="00F65853">
            <w:pPr>
              <w:rPr>
                <w:rFonts w:eastAsia="Arial Unicode MS"/>
              </w:rPr>
            </w:pPr>
            <w:r w:rsidRPr="00D82A73">
              <w:rPr>
                <w:rFonts w:eastAsia="Arial Unicode MS"/>
              </w:rPr>
              <w:t>TXT</w:t>
            </w:r>
          </w:p>
        </w:tc>
        <w:tc>
          <w:tcPr>
            <w:tcW w:w="717" w:type="dxa"/>
            <w:tcPrChange w:id="4015" w:author="Jarno Nieminen" w:date="2014-06-19T12:39:00Z">
              <w:tcPr>
                <w:tcW w:w="717" w:type="dxa"/>
                <w:gridSpan w:val="2"/>
              </w:tcPr>
            </w:tcPrChange>
          </w:tcPr>
          <w:p w14:paraId="29FF98BE" w14:textId="77777777" w:rsidR="00F65853" w:rsidRPr="00D82A73" w:rsidRDefault="00F65853" w:rsidP="00F65853">
            <w:pPr>
              <w:rPr>
                <w:rFonts w:eastAsia="Arial Unicode MS"/>
              </w:rPr>
            </w:pPr>
            <w:r w:rsidRPr="00D82A73">
              <w:rPr>
                <w:rFonts w:eastAsia="Arial Unicode MS"/>
              </w:rPr>
              <w:t>0..1</w:t>
            </w:r>
          </w:p>
        </w:tc>
        <w:tc>
          <w:tcPr>
            <w:tcW w:w="1803" w:type="dxa"/>
            <w:tcPrChange w:id="4016" w:author="Jarno Nieminen" w:date="2014-06-19T12:39:00Z">
              <w:tcPr>
                <w:tcW w:w="1803" w:type="dxa"/>
                <w:gridSpan w:val="2"/>
              </w:tcPr>
            </w:tcPrChange>
          </w:tcPr>
          <w:p w14:paraId="4D938C23" w14:textId="77777777" w:rsidR="00F65853" w:rsidRPr="00D82A73" w:rsidRDefault="00F65853" w:rsidP="00F65853">
            <w:pPr>
              <w:rPr>
                <w:rFonts w:eastAsia="Arial Unicode MS"/>
              </w:rPr>
            </w:pPr>
          </w:p>
        </w:tc>
        <w:tc>
          <w:tcPr>
            <w:tcW w:w="1920" w:type="dxa"/>
            <w:tcPrChange w:id="4017" w:author="Jarno Nieminen" w:date="2014-06-19T12:39:00Z">
              <w:tcPr>
                <w:tcW w:w="1920" w:type="dxa"/>
                <w:gridSpan w:val="2"/>
              </w:tcPr>
            </w:tcPrChange>
          </w:tcPr>
          <w:p w14:paraId="3073EFC2" w14:textId="77777777" w:rsidR="00F65853" w:rsidRPr="00D82A73" w:rsidRDefault="00F65853" w:rsidP="00F65853">
            <w:pPr>
              <w:rPr>
                <w:rFonts w:ascii="Arial" w:eastAsia="Arial Unicode MS" w:hAnsi="Arial"/>
              </w:rPr>
            </w:pPr>
          </w:p>
        </w:tc>
        <w:tc>
          <w:tcPr>
            <w:tcW w:w="1200" w:type="dxa"/>
            <w:shd w:val="clear" w:color="auto" w:fill="auto"/>
            <w:tcPrChange w:id="4018" w:author="Jarno Nieminen" w:date="2014-06-19T12:39:00Z">
              <w:tcPr>
                <w:tcW w:w="1200" w:type="dxa"/>
                <w:gridSpan w:val="2"/>
                <w:shd w:val="clear" w:color="auto" w:fill="auto"/>
              </w:tcPr>
            </w:tcPrChange>
          </w:tcPr>
          <w:p w14:paraId="6AC1C588" w14:textId="5C07D84E" w:rsidR="00F65853" w:rsidRPr="00D82A73" w:rsidRDefault="008209DA" w:rsidP="00F65853">
            <w:pPr>
              <w:rPr>
                <w:rFonts w:ascii="Arial" w:eastAsia="Arial Unicode MS" w:hAnsi="Arial"/>
              </w:rPr>
            </w:pPr>
            <w:ins w:id="4019" w:author="Jarno Nieminen" w:date="2014-06-19T11:19:00Z">
              <w:r w:rsidRPr="009A3B8F">
                <w:rPr>
                  <w:rFonts w:ascii="Arial" w:eastAsia="Arial Unicode MS" w:hAnsi="Arial"/>
                  <w:color w:val="FF0000"/>
                </w:rPr>
                <w:t>Tele och eKommunikation???</w:t>
              </w:r>
            </w:ins>
          </w:p>
        </w:tc>
        <w:tc>
          <w:tcPr>
            <w:tcW w:w="1162" w:type="dxa"/>
            <w:shd w:val="clear" w:color="auto" w:fill="auto"/>
            <w:tcPrChange w:id="4020" w:author="Jarno Nieminen" w:date="2014-06-19T12:39:00Z">
              <w:tcPr>
                <w:tcW w:w="1080" w:type="dxa"/>
                <w:shd w:val="clear" w:color="auto" w:fill="auto"/>
              </w:tcPr>
            </w:tcPrChange>
          </w:tcPr>
          <w:p w14:paraId="26C3ED5E" w14:textId="77777777" w:rsidR="00F65853" w:rsidRPr="00D82A73" w:rsidRDefault="00F65853" w:rsidP="00F65853">
            <w:pPr>
              <w:rPr>
                <w:rFonts w:ascii="Arial" w:eastAsia="Arial Unicode MS" w:hAnsi="Arial"/>
              </w:rPr>
            </w:pPr>
          </w:p>
        </w:tc>
        <w:tc>
          <w:tcPr>
            <w:tcW w:w="1078" w:type="dxa"/>
            <w:shd w:val="clear" w:color="auto" w:fill="auto"/>
            <w:tcPrChange w:id="4021" w:author="Jarno Nieminen" w:date="2014-06-19T12:39:00Z">
              <w:tcPr>
                <w:tcW w:w="1160" w:type="dxa"/>
                <w:shd w:val="clear" w:color="auto" w:fill="auto"/>
              </w:tcPr>
            </w:tcPrChange>
          </w:tcPr>
          <w:p w14:paraId="4575E566" w14:textId="77777777" w:rsidR="00F65853" w:rsidRPr="00D82A73" w:rsidRDefault="00F65853" w:rsidP="00F65853">
            <w:pPr>
              <w:rPr>
                <w:rFonts w:ascii="Arial" w:eastAsia="Arial Unicode MS" w:hAnsi="Arial"/>
              </w:rPr>
            </w:pPr>
          </w:p>
        </w:tc>
      </w:tr>
      <w:tr w:rsidR="00340A76" w:rsidRPr="00D82A73" w14:paraId="0407968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23" w:author="Jarno Nieminen" w:date="2014-06-19T12:39:00Z">
            <w:trPr>
              <w:gridAfter w:val="0"/>
              <w:trHeight w:val="217"/>
            </w:trPr>
          </w:trPrChange>
        </w:trPr>
        <w:tc>
          <w:tcPr>
            <w:tcW w:w="2545" w:type="dxa"/>
            <w:gridSpan w:val="2"/>
            <w:tcPrChange w:id="4024" w:author="Jarno Nieminen" w:date="2014-06-19T12:39:00Z">
              <w:tcPr>
                <w:tcW w:w="2545" w:type="dxa"/>
                <w:gridSpan w:val="3"/>
              </w:tcPr>
            </w:tcPrChange>
          </w:tcPr>
          <w:p w14:paraId="0D40EA75" w14:textId="77777777" w:rsidR="00340A76" w:rsidRPr="00D82A73" w:rsidRDefault="00340A76" w:rsidP="00340A76">
            <w:pPr>
              <w:rPr>
                <w:rFonts w:eastAsia="Arial Unicode MS"/>
              </w:rPr>
            </w:pPr>
            <w:r w:rsidRPr="00D82A73">
              <w:rPr>
                <w:rFonts w:eastAsia="Arial Unicode MS"/>
              </w:rPr>
              <w:t>(Subject)</w:t>
            </w:r>
          </w:p>
        </w:tc>
        <w:tc>
          <w:tcPr>
            <w:tcW w:w="3410" w:type="dxa"/>
            <w:tcPrChange w:id="4025" w:author="Jarno Nieminen" w:date="2014-06-19T12:39:00Z">
              <w:tcPr>
                <w:tcW w:w="3410" w:type="dxa"/>
                <w:gridSpan w:val="2"/>
              </w:tcPr>
            </w:tcPrChange>
          </w:tcPr>
          <w:p w14:paraId="0E6F403B" w14:textId="77777777" w:rsidR="00340A76" w:rsidRPr="00D82A73" w:rsidRDefault="00340A76" w:rsidP="00340A76">
            <w:pPr>
              <w:rPr>
                <w:rFonts w:eastAsia="Arial Unicode MS"/>
              </w:rPr>
            </w:pPr>
            <w:r w:rsidRPr="00D82A73">
              <w:rPr>
                <w:rFonts w:eastAsia="Arial Unicode MS"/>
              </w:rPr>
              <w:t>Frågans rubrik.</w:t>
            </w:r>
          </w:p>
          <w:p w14:paraId="5CFFD3F9" w14:textId="77777777" w:rsidR="00340A76" w:rsidRPr="00D82A73" w:rsidRDefault="00340A76" w:rsidP="00340A76">
            <w:pPr>
              <w:rPr>
                <w:rFonts w:eastAsia="Arial Unicode MS"/>
              </w:rPr>
            </w:pPr>
            <w:r w:rsidRPr="00D82A73">
              <w:rPr>
                <w:rFonts w:eastAsia="Arial Unicode MS"/>
              </w:rPr>
              <w:t>T.ex Ange din blodgrupp.</w:t>
            </w:r>
          </w:p>
        </w:tc>
        <w:tc>
          <w:tcPr>
            <w:tcW w:w="1140" w:type="dxa"/>
            <w:tcPrChange w:id="4026" w:author="Jarno Nieminen" w:date="2014-06-19T12:39:00Z">
              <w:tcPr>
                <w:tcW w:w="1140" w:type="dxa"/>
                <w:gridSpan w:val="2"/>
              </w:tcPr>
            </w:tcPrChange>
          </w:tcPr>
          <w:p w14:paraId="5D73EEAB" w14:textId="77777777" w:rsidR="00340A76" w:rsidRPr="00D82A73" w:rsidRDefault="00340A76" w:rsidP="00340A76">
            <w:pPr>
              <w:rPr>
                <w:rFonts w:eastAsia="Arial Unicode MS"/>
              </w:rPr>
            </w:pPr>
            <w:r w:rsidRPr="00D82A73">
              <w:rPr>
                <w:rFonts w:eastAsia="Arial Unicode MS"/>
              </w:rPr>
              <w:t>TXT</w:t>
            </w:r>
          </w:p>
        </w:tc>
        <w:tc>
          <w:tcPr>
            <w:tcW w:w="717" w:type="dxa"/>
            <w:tcPrChange w:id="4027" w:author="Jarno Nieminen" w:date="2014-06-19T12:39:00Z">
              <w:tcPr>
                <w:tcW w:w="717" w:type="dxa"/>
                <w:gridSpan w:val="2"/>
              </w:tcPr>
            </w:tcPrChange>
          </w:tcPr>
          <w:p w14:paraId="4397EF96" w14:textId="77777777" w:rsidR="00340A76" w:rsidRPr="00D82A73" w:rsidRDefault="00340A76" w:rsidP="00340A76">
            <w:pPr>
              <w:rPr>
                <w:rFonts w:eastAsia="Arial Unicode MS"/>
              </w:rPr>
            </w:pPr>
            <w:r w:rsidRPr="00D82A73">
              <w:rPr>
                <w:rFonts w:eastAsia="Arial Unicode MS"/>
              </w:rPr>
              <w:t>1</w:t>
            </w:r>
          </w:p>
        </w:tc>
        <w:tc>
          <w:tcPr>
            <w:tcW w:w="1803" w:type="dxa"/>
            <w:tcPrChange w:id="4028" w:author="Jarno Nieminen" w:date="2014-06-19T12:39:00Z">
              <w:tcPr>
                <w:tcW w:w="1803" w:type="dxa"/>
                <w:gridSpan w:val="2"/>
              </w:tcPr>
            </w:tcPrChange>
          </w:tcPr>
          <w:p w14:paraId="36CF22B0" w14:textId="77777777" w:rsidR="00340A76" w:rsidRPr="00D82A73" w:rsidRDefault="00340A76" w:rsidP="00340A76">
            <w:pPr>
              <w:rPr>
                <w:rFonts w:eastAsia="Arial Unicode MS"/>
              </w:rPr>
            </w:pPr>
          </w:p>
        </w:tc>
        <w:tc>
          <w:tcPr>
            <w:tcW w:w="1920" w:type="dxa"/>
            <w:tcPrChange w:id="4029" w:author="Jarno Nieminen" w:date="2014-06-19T12:39:00Z">
              <w:tcPr>
                <w:tcW w:w="1920" w:type="dxa"/>
                <w:gridSpan w:val="2"/>
              </w:tcPr>
            </w:tcPrChange>
          </w:tcPr>
          <w:p w14:paraId="43728192" w14:textId="77777777" w:rsidR="00340A76" w:rsidRPr="00D82A73" w:rsidRDefault="00340A76" w:rsidP="00340A76">
            <w:pPr>
              <w:rPr>
                <w:rFonts w:ascii="Arial" w:eastAsia="Arial Unicode MS" w:hAnsi="Arial"/>
              </w:rPr>
            </w:pPr>
          </w:p>
        </w:tc>
        <w:tc>
          <w:tcPr>
            <w:tcW w:w="1200" w:type="dxa"/>
            <w:shd w:val="clear" w:color="auto" w:fill="auto"/>
            <w:tcPrChange w:id="4030" w:author="Jarno Nieminen" w:date="2014-06-19T12:39:00Z">
              <w:tcPr>
                <w:tcW w:w="1200" w:type="dxa"/>
                <w:gridSpan w:val="2"/>
                <w:shd w:val="clear" w:color="auto" w:fill="auto"/>
              </w:tcPr>
            </w:tcPrChange>
          </w:tcPr>
          <w:p w14:paraId="1AE18A65" w14:textId="10F0AE93" w:rsidR="00340A76" w:rsidRPr="00D82A73" w:rsidRDefault="00B37BC8" w:rsidP="00340A76">
            <w:pPr>
              <w:rPr>
                <w:rFonts w:ascii="Arial" w:eastAsia="Arial Unicode MS" w:hAnsi="Arial"/>
              </w:rPr>
            </w:pPr>
            <w:ins w:id="40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32" w:author="Jarno Nieminen" w:date="2014-06-19T12:39:00Z">
              <w:tcPr>
                <w:tcW w:w="1080" w:type="dxa"/>
                <w:shd w:val="clear" w:color="auto" w:fill="auto"/>
              </w:tcPr>
            </w:tcPrChange>
          </w:tcPr>
          <w:p w14:paraId="5986FBB0" w14:textId="6D442001" w:rsidR="00340A76" w:rsidRPr="00D82A73" w:rsidRDefault="00B37BC8" w:rsidP="00340A76">
            <w:pPr>
              <w:rPr>
                <w:rFonts w:ascii="Arial" w:eastAsia="Arial Unicode MS" w:hAnsi="Arial"/>
              </w:rPr>
            </w:pPr>
            <w:ins w:id="403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34" w:author="Jarno Nieminen" w:date="2014-06-19T12:39:00Z">
              <w:tcPr>
                <w:tcW w:w="1160" w:type="dxa"/>
                <w:shd w:val="clear" w:color="auto" w:fill="auto"/>
              </w:tcPr>
            </w:tcPrChange>
          </w:tcPr>
          <w:p w14:paraId="2A727537" w14:textId="43AD786F" w:rsidR="00340A76" w:rsidRPr="00D82A73" w:rsidRDefault="00340A76" w:rsidP="00340A76">
            <w:pPr>
              <w:rPr>
                <w:rFonts w:ascii="Arial" w:eastAsia="Arial Unicode MS" w:hAnsi="Arial"/>
              </w:rPr>
            </w:pPr>
            <w:ins w:id="4035" w:author="Jarno Nieminen" w:date="2014-06-19T12:39:00Z">
              <w:r>
                <w:rPr>
                  <w:rFonts w:ascii="Arial" w:eastAsia="Arial Unicode MS" w:hAnsi="Arial"/>
                </w:rPr>
                <w:t>N/A</w:t>
              </w:r>
            </w:ins>
          </w:p>
        </w:tc>
      </w:tr>
      <w:tr w:rsidR="00340A76" w:rsidRPr="00D82A73" w14:paraId="5A90A6B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3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37" w:author="Jarno Nieminen" w:date="2014-06-19T12:39:00Z">
            <w:trPr>
              <w:gridAfter w:val="0"/>
              <w:trHeight w:val="217"/>
            </w:trPr>
          </w:trPrChange>
        </w:trPr>
        <w:tc>
          <w:tcPr>
            <w:tcW w:w="2545" w:type="dxa"/>
            <w:gridSpan w:val="2"/>
            <w:tcPrChange w:id="4038" w:author="Jarno Nieminen" w:date="2014-06-19T12:39:00Z">
              <w:tcPr>
                <w:tcW w:w="2545" w:type="dxa"/>
                <w:gridSpan w:val="3"/>
              </w:tcPr>
            </w:tcPrChange>
          </w:tcPr>
          <w:p w14:paraId="322565F9" w14:textId="77777777" w:rsidR="00340A76" w:rsidRPr="00D82A73" w:rsidRDefault="00340A76" w:rsidP="00340A76">
            <w:pPr>
              <w:rPr>
                <w:rFonts w:eastAsia="Arial Unicode MS"/>
              </w:rPr>
            </w:pPr>
            <w:r w:rsidRPr="00D82A73">
              <w:rPr>
                <w:rFonts w:eastAsia="Arial Unicode MS"/>
              </w:rPr>
              <w:t>(Description)</w:t>
            </w:r>
          </w:p>
        </w:tc>
        <w:tc>
          <w:tcPr>
            <w:tcW w:w="3410" w:type="dxa"/>
            <w:tcPrChange w:id="4039" w:author="Jarno Nieminen" w:date="2014-06-19T12:39:00Z">
              <w:tcPr>
                <w:tcW w:w="3410" w:type="dxa"/>
                <w:gridSpan w:val="2"/>
              </w:tcPr>
            </w:tcPrChange>
          </w:tcPr>
          <w:p w14:paraId="5FC5C125" w14:textId="77777777" w:rsidR="00340A76" w:rsidRPr="00D82A73" w:rsidRDefault="00340A76" w:rsidP="00340A76">
            <w:pPr>
              <w:rPr>
                <w:rFonts w:eastAsia="Arial Unicode MS"/>
              </w:rPr>
            </w:pPr>
            <w:r w:rsidRPr="00D82A73">
              <w:rPr>
                <w:rFonts w:eastAsia="Arial Unicode MS"/>
              </w:rPr>
              <w:t>Frågans beskrivande text eller instruktion till användaren/patient.</w:t>
            </w:r>
          </w:p>
          <w:p w14:paraId="408F916B" w14:textId="77777777" w:rsidR="00340A76" w:rsidRPr="00D82A73" w:rsidRDefault="00340A76" w:rsidP="00340A76">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4040" w:author="Jarno Nieminen" w:date="2014-06-19T12:39:00Z">
              <w:tcPr>
                <w:tcW w:w="1140" w:type="dxa"/>
                <w:gridSpan w:val="2"/>
              </w:tcPr>
            </w:tcPrChange>
          </w:tcPr>
          <w:p w14:paraId="5ECA7BB4" w14:textId="77777777" w:rsidR="00340A76" w:rsidRPr="00D82A73" w:rsidRDefault="00340A76" w:rsidP="00340A76">
            <w:pPr>
              <w:rPr>
                <w:rFonts w:eastAsia="Arial Unicode MS"/>
              </w:rPr>
            </w:pPr>
            <w:r w:rsidRPr="00D82A73">
              <w:rPr>
                <w:rFonts w:eastAsia="Arial Unicode MS"/>
              </w:rPr>
              <w:t>TXT</w:t>
            </w:r>
          </w:p>
        </w:tc>
        <w:tc>
          <w:tcPr>
            <w:tcW w:w="717" w:type="dxa"/>
            <w:tcPrChange w:id="4041" w:author="Jarno Nieminen" w:date="2014-06-19T12:39:00Z">
              <w:tcPr>
                <w:tcW w:w="717" w:type="dxa"/>
                <w:gridSpan w:val="2"/>
              </w:tcPr>
            </w:tcPrChange>
          </w:tcPr>
          <w:p w14:paraId="18F88D52" w14:textId="77777777" w:rsidR="00340A76" w:rsidRPr="00D82A73" w:rsidRDefault="00340A76" w:rsidP="00340A76">
            <w:pPr>
              <w:rPr>
                <w:rFonts w:eastAsia="Arial Unicode MS"/>
              </w:rPr>
            </w:pPr>
            <w:r w:rsidRPr="00D82A73">
              <w:rPr>
                <w:rFonts w:eastAsia="Arial Unicode MS"/>
              </w:rPr>
              <w:t>1..0</w:t>
            </w:r>
          </w:p>
        </w:tc>
        <w:tc>
          <w:tcPr>
            <w:tcW w:w="1803" w:type="dxa"/>
            <w:tcPrChange w:id="4042" w:author="Jarno Nieminen" w:date="2014-06-19T12:39:00Z">
              <w:tcPr>
                <w:tcW w:w="1803" w:type="dxa"/>
                <w:gridSpan w:val="2"/>
              </w:tcPr>
            </w:tcPrChange>
          </w:tcPr>
          <w:p w14:paraId="12524FF8" w14:textId="77777777" w:rsidR="00340A76" w:rsidRPr="00D82A73" w:rsidRDefault="00340A76" w:rsidP="00340A76">
            <w:pPr>
              <w:rPr>
                <w:rFonts w:eastAsia="Arial Unicode MS"/>
              </w:rPr>
            </w:pPr>
          </w:p>
        </w:tc>
        <w:tc>
          <w:tcPr>
            <w:tcW w:w="1920" w:type="dxa"/>
            <w:tcPrChange w:id="4043" w:author="Jarno Nieminen" w:date="2014-06-19T12:39:00Z">
              <w:tcPr>
                <w:tcW w:w="1920" w:type="dxa"/>
                <w:gridSpan w:val="2"/>
              </w:tcPr>
            </w:tcPrChange>
          </w:tcPr>
          <w:p w14:paraId="7AD29403" w14:textId="77777777" w:rsidR="00340A76" w:rsidRPr="00D82A73" w:rsidRDefault="00340A76" w:rsidP="00340A76">
            <w:pPr>
              <w:rPr>
                <w:rFonts w:ascii="Arial" w:eastAsia="Arial Unicode MS" w:hAnsi="Arial"/>
              </w:rPr>
            </w:pPr>
          </w:p>
        </w:tc>
        <w:tc>
          <w:tcPr>
            <w:tcW w:w="1200" w:type="dxa"/>
            <w:shd w:val="clear" w:color="auto" w:fill="auto"/>
            <w:tcPrChange w:id="4044" w:author="Jarno Nieminen" w:date="2014-06-19T12:39:00Z">
              <w:tcPr>
                <w:tcW w:w="1200" w:type="dxa"/>
                <w:gridSpan w:val="2"/>
                <w:shd w:val="clear" w:color="auto" w:fill="auto"/>
              </w:tcPr>
            </w:tcPrChange>
          </w:tcPr>
          <w:p w14:paraId="7B853CC2" w14:textId="559C9D99" w:rsidR="00340A76" w:rsidRPr="00D82A73" w:rsidRDefault="00B37BC8" w:rsidP="00340A76">
            <w:pPr>
              <w:rPr>
                <w:rFonts w:ascii="Arial" w:eastAsia="Arial Unicode MS" w:hAnsi="Arial"/>
              </w:rPr>
            </w:pPr>
            <w:ins w:id="404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46" w:author="Jarno Nieminen" w:date="2014-06-19T12:39:00Z">
              <w:tcPr>
                <w:tcW w:w="1080" w:type="dxa"/>
                <w:shd w:val="clear" w:color="auto" w:fill="auto"/>
              </w:tcPr>
            </w:tcPrChange>
          </w:tcPr>
          <w:p w14:paraId="4178E07A" w14:textId="43C2972C" w:rsidR="00340A76" w:rsidRPr="00D82A73" w:rsidRDefault="00B37BC8" w:rsidP="00340A76">
            <w:pPr>
              <w:rPr>
                <w:rFonts w:ascii="Arial" w:eastAsia="Arial Unicode MS" w:hAnsi="Arial"/>
              </w:rPr>
            </w:pPr>
            <w:ins w:id="404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48" w:author="Jarno Nieminen" w:date="2014-06-19T12:39:00Z">
              <w:tcPr>
                <w:tcW w:w="1160" w:type="dxa"/>
                <w:shd w:val="clear" w:color="auto" w:fill="auto"/>
              </w:tcPr>
            </w:tcPrChange>
          </w:tcPr>
          <w:p w14:paraId="554887DA" w14:textId="3D58DADC" w:rsidR="00340A76" w:rsidRPr="00D82A73" w:rsidRDefault="00340A76" w:rsidP="00340A76">
            <w:pPr>
              <w:rPr>
                <w:rFonts w:ascii="Arial" w:eastAsia="Arial Unicode MS" w:hAnsi="Arial"/>
              </w:rPr>
            </w:pPr>
            <w:ins w:id="4049" w:author="Jarno Nieminen" w:date="2014-06-19T12:39:00Z">
              <w:r>
                <w:rPr>
                  <w:rFonts w:ascii="Arial" w:eastAsia="Arial Unicode MS" w:hAnsi="Arial"/>
                </w:rPr>
                <w:t>N/A</w:t>
              </w:r>
            </w:ins>
          </w:p>
        </w:tc>
      </w:tr>
      <w:tr w:rsidR="00340A76" w:rsidRPr="00D82A73" w14:paraId="1B6619C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5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51" w:author="Jarno Nieminen" w:date="2014-06-19T12:39:00Z">
            <w:trPr>
              <w:gridAfter w:val="0"/>
              <w:trHeight w:val="217"/>
            </w:trPr>
          </w:trPrChange>
        </w:trPr>
        <w:tc>
          <w:tcPr>
            <w:tcW w:w="2545" w:type="dxa"/>
            <w:gridSpan w:val="2"/>
            <w:tcPrChange w:id="4052" w:author="Jarno Nieminen" w:date="2014-06-19T12:39:00Z">
              <w:tcPr>
                <w:tcW w:w="2545" w:type="dxa"/>
                <w:gridSpan w:val="3"/>
              </w:tcPr>
            </w:tcPrChange>
          </w:tcPr>
          <w:p w14:paraId="7A5973C1" w14:textId="77777777" w:rsidR="00340A76" w:rsidRPr="00D82A73" w:rsidRDefault="00340A76" w:rsidP="00340A76">
            <w:pPr>
              <w:rPr>
                <w:rFonts w:eastAsia="Arial Unicode MS"/>
              </w:rPr>
            </w:pPr>
            <w:r w:rsidRPr="00D82A73">
              <w:rPr>
                <w:rFonts w:eastAsia="Arial Unicode MS"/>
              </w:rPr>
              <w:t>(FormId)</w:t>
            </w:r>
          </w:p>
        </w:tc>
        <w:tc>
          <w:tcPr>
            <w:tcW w:w="3410" w:type="dxa"/>
            <w:tcPrChange w:id="4053" w:author="Jarno Nieminen" w:date="2014-06-19T12:39:00Z">
              <w:tcPr>
                <w:tcW w:w="3410" w:type="dxa"/>
                <w:gridSpan w:val="2"/>
              </w:tcPr>
            </w:tcPrChange>
          </w:tcPr>
          <w:p w14:paraId="54BA9DCF" w14:textId="77777777" w:rsidR="00340A76" w:rsidRPr="00D82A73" w:rsidRDefault="00340A76" w:rsidP="00340A76">
            <w:pPr>
              <w:rPr>
                <w:rFonts w:eastAsia="Arial Unicode MS"/>
              </w:rPr>
            </w:pPr>
            <w:r w:rsidRPr="00D82A73">
              <w:rPr>
                <w:rFonts w:eastAsia="Arial Unicode MS"/>
              </w:rPr>
              <w:t>Frågans unika id. (Producentens unika id)</w:t>
            </w:r>
          </w:p>
        </w:tc>
        <w:tc>
          <w:tcPr>
            <w:tcW w:w="1140" w:type="dxa"/>
            <w:tcPrChange w:id="4054" w:author="Jarno Nieminen" w:date="2014-06-19T12:39:00Z">
              <w:tcPr>
                <w:tcW w:w="1140" w:type="dxa"/>
                <w:gridSpan w:val="2"/>
              </w:tcPr>
            </w:tcPrChange>
          </w:tcPr>
          <w:p w14:paraId="16450138" w14:textId="77777777" w:rsidR="00340A76" w:rsidRPr="00D82A73" w:rsidRDefault="00340A76" w:rsidP="00340A76">
            <w:pPr>
              <w:rPr>
                <w:rFonts w:eastAsia="Arial Unicode MS"/>
              </w:rPr>
            </w:pPr>
            <w:r w:rsidRPr="00D82A73">
              <w:rPr>
                <w:rFonts w:eastAsia="Arial Unicode MS"/>
              </w:rPr>
              <w:t>TXT</w:t>
            </w:r>
          </w:p>
        </w:tc>
        <w:tc>
          <w:tcPr>
            <w:tcW w:w="717" w:type="dxa"/>
            <w:tcPrChange w:id="4055" w:author="Jarno Nieminen" w:date="2014-06-19T12:39:00Z">
              <w:tcPr>
                <w:tcW w:w="717" w:type="dxa"/>
                <w:gridSpan w:val="2"/>
              </w:tcPr>
            </w:tcPrChange>
          </w:tcPr>
          <w:p w14:paraId="704C6DD9" w14:textId="77777777" w:rsidR="00340A76" w:rsidRPr="00D82A73" w:rsidRDefault="00340A76" w:rsidP="00340A76">
            <w:pPr>
              <w:rPr>
                <w:rFonts w:eastAsia="Arial Unicode MS"/>
              </w:rPr>
            </w:pPr>
            <w:r w:rsidRPr="00D82A73">
              <w:rPr>
                <w:rFonts w:eastAsia="Arial Unicode MS"/>
              </w:rPr>
              <w:t>1</w:t>
            </w:r>
          </w:p>
        </w:tc>
        <w:tc>
          <w:tcPr>
            <w:tcW w:w="1803" w:type="dxa"/>
            <w:tcPrChange w:id="4056" w:author="Jarno Nieminen" w:date="2014-06-19T12:39:00Z">
              <w:tcPr>
                <w:tcW w:w="1803" w:type="dxa"/>
                <w:gridSpan w:val="2"/>
              </w:tcPr>
            </w:tcPrChange>
          </w:tcPr>
          <w:p w14:paraId="3F1F19FD" w14:textId="77777777" w:rsidR="00340A76" w:rsidRPr="00D82A73" w:rsidRDefault="00340A76" w:rsidP="00340A76">
            <w:pPr>
              <w:rPr>
                <w:rFonts w:eastAsia="Arial Unicode MS"/>
              </w:rPr>
            </w:pPr>
          </w:p>
        </w:tc>
        <w:tc>
          <w:tcPr>
            <w:tcW w:w="1920" w:type="dxa"/>
            <w:tcPrChange w:id="4057" w:author="Jarno Nieminen" w:date="2014-06-19T12:39:00Z">
              <w:tcPr>
                <w:tcW w:w="1920" w:type="dxa"/>
                <w:gridSpan w:val="2"/>
              </w:tcPr>
            </w:tcPrChange>
          </w:tcPr>
          <w:p w14:paraId="2734D800" w14:textId="77777777" w:rsidR="00340A76" w:rsidRPr="00D82A73" w:rsidRDefault="00340A76" w:rsidP="00340A76">
            <w:pPr>
              <w:rPr>
                <w:rFonts w:ascii="Arial" w:eastAsia="Arial Unicode MS" w:hAnsi="Arial"/>
              </w:rPr>
            </w:pPr>
          </w:p>
        </w:tc>
        <w:tc>
          <w:tcPr>
            <w:tcW w:w="1200" w:type="dxa"/>
            <w:shd w:val="clear" w:color="auto" w:fill="auto"/>
            <w:tcPrChange w:id="4058" w:author="Jarno Nieminen" w:date="2014-06-19T12:39:00Z">
              <w:tcPr>
                <w:tcW w:w="1200" w:type="dxa"/>
                <w:gridSpan w:val="2"/>
                <w:shd w:val="clear" w:color="auto" w:fill="auto"/>
              </w:tcPr>
            </w:tcPrChange>
          </w:tcPr>
          <w:p w14:paraId="314F50B7" w14:textId="580CE5EE" w:rsidR="00340A76" w:rsidRPr="00D82A73" w:rsidRDefault="00B37BC8" w:rsidP="00340A76">
            <w:pPr>
              <w:rPr>
                <w:rFonts w:ascii="Arial" w:eastAsia="Arial Unicode MS" w:hAnsi="Arial"/>
              </w:rPr>
            </w:pPr>
            <w:ins w:id="405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60" w:author="Jarno Nieminen" w:date="2014-06-19T12:39:00Z">
              <w:tcPr>
                <w:tcW w:w="1080" w:type="dxa"/>
                <w:shd w:val="clear" w:color="auto" w:fill="auto"/>
              </w:tcPr>
            </w:tcPrChange>
          </w:tcPr>
          <w:p w14:paraId="4AD858B8" w14:textId="32FC8B93" w:rsidR="00340A76" w:rsidRPr="00D82A73" w:rsidRDefault="00B37BC8" w:rsidP="00340A76">
            <w:pPr>
              <w:rPr>
                <w:rFonts w:ascii="Arial" w:eastAsia="Arial Unicode MS" w:hAnsi="Arial"/>
              </w:rPr>
            </w:pPr>
            <w:ins w:id="406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62" w:author="Jarno Nieminen" w:date="2014-06-19T12:39:00Z">
              <w:tcPr>
                <w:tcW w:w="1160" w:type="dxa"/>
                <w:shd w:val="clear" w:color="auto" w:fill="auto"/>
              </w:tcPr>
            </w:tcPrChange>
          </w:tcPr>
          <w:p w14:paraId="68D05552" w14:textId="574F13CB" w:rsidR="00340A76" w:rsidRPr="00D82A73" w:rsidRDefault="00340A76" w:rsidP="00340A76">
            <w:pPr>
              <w:rPr>
                <w:rFonts w:ascii="Arial" w:eastAsia="Arial Unicode MS" w:hAnsi="Arial"/>
              </w:rPr>
            </w:pPr>
            <w:ins w:id="4063" w:author="Jarno Nieminen" w:date="2014-06-19T12:39:00Z">
              <w:r>
                <w:rPr>
                  <w:rFonts w:ascii="Arial" w:eastAsia="Arial Unicode MS" w:hAnsi="Arial"/>
                </w:rPr>
                <w:t>N/A</w:t>
              </w:r>
            </w:ins>
          </w:p>
        </w:tc>
      </w:tr>
      <w:tr w:rsidR="00340A76" w:rsidRPr="00D82A73" w14:paraId="1F3E10A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6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65" w:author="Jarno Nieminen" w:date="2014-06-19T12:39:00Z">
            <w:trPr>
              <w:gridAfter w:val="0"/>
              <w:trHeight w:val="217"/>
            </w:trPr>
          </w:trPrChange>
        </w:trPr>
        <w:tc>
          <w:tcPr>
            <w:tcW w:w="2545" w:type="dxa"/>
            <w:gridSpan w:val="2"/>
            <w:tcPrChange w:id="4066" w:author="Jarno Nieminen" w:date="2014-06-19T12:39:00Z">
              <w:tcPr>
                <w:tcW w:w="2545" w:type="dxa"/>
                <w:gridSpan w:val="3"/>
              </w:tcPr>
            </w:tcPrChange>
          </w:tcPr>
          <w:p w14:paraId="36F701B1" w14:textId="77777777" w:rsidR="00340A76" w:rsidRPr="00D82A73" w:rsidRDefault="00340A76" w:rsidP="00340A76">
            <w:pPr>
              <w:rPr>
                <w:rFonts w:eastAsia="Arial Unicode MS"/>
              </w:rPr>
            </w:pPr>
            <w:r w:rsidRPr="00D82A73">
              <w:rPr>
                <w:rFonts w:eastAsia="Arial Unicode MS"/>
              </w:rPr>
              <w:t>(input)</w:t>
            </w:r>
          </w:p>
        </w:tc>
        <w:tc>
          <w:tcPr>
            <w:tcW w:w="3410" w:type="dxa"/>
            <w:tcPrChange w:id="4067" w:author="Jarno Nieminen" w:date="2014-06-19T12:39:00Z">
              <w:tcPr>
                <w:tcW w:w="3410" w:type="dxa"/>
                <w:gridSpan w:val="2"/>
              </w:tcPr>
            </w:tcPrChange>
          </w:tcPr>
          <w:p w14:paraId="3D08B174" w14:textId="77777777" w:rsidR="00340A76" w:rsidRPr="00D82A73" w:rsidRDefault="00340A76" w:rsidP="00340A76">
            <w:pPr>
              <w:rPr>
                <w:rFonts w:eastAsia="Arial Unicode MS"/>
              </w:rPr>
            </w:pPr>
            <w:r w:rsidRPr="00D82A73">
              <w:rPr>
                <w:rFonts w:eastAsia="Arial Unicode MS"/>
              </w:rPr>
              <w:t xml:space="preserve">Beskriver frågans inmatningstyp. </w:t>
            </w:r>
          </w:p>
          <w:p w14:paraId="118C73EE" w14:textId="77777777" w:rsidR="00340A76" w:rsidRPr="00D82A73" w:rsidRDefault="00340A76" w:rsidP="00340A76">
            <w:pPr>
              <w:rPr>
                <w:rFonts w:eastAsia="Arial Unicode MS"/>
              </w:rPr>
            </w:pPr>
            <w:r w:rsidRPr="00D82A73">
              <w:rPr>
                <w:rFonts w:eastAsia="Arial Unicode MS"/>
              </w:rPr>
              <w:t>T.ex. radio(enkelvärde), checkbox(multivärde) eller fritext.</w:t>
            </w:r>
          </w:p>
        </w:tc>
        <w:tc>
          <w:tcPr>
            <w:tcW w:w="1140" w:type="dxa"/>
            <w:tcPrChange w:id="4068" w:author="Jarno Nieminen" w:date="2014-06-19T12:39:00Z">
              <w:tcPr>
                <w:tcW w:w="1140" w:type="dxa"/>
                <w:gridSpan w:val="2"/>
              </w:tcPr>
            </w:tcPrChange>
          </w:tcPr>
          <w:p w14:paraId="54481B32" w14:textId="77777777" w:rsidR="00340A76" w:rsidRPr="00D82A73" w:rsidRDefault="00340A76" w:rsidP="00340A76">
            <w:pPr>
              <w:rPr>
                <w:rFonts w:eastAsia="Arial Unicode MS"/>
              </w:rPr>
            </w:pPr>
            <w:r w:rsidRPr="00D82A73">
              <w:rPr>
                <w:rFonts w:eastAsia="Arial Unicode MS"/>
              </w:rPr>
              <w:t>KTOV</w:t>
            </w:r>
          </w:p>
        </w:tc>
        <w:tc>
          <w:tcPr>
            <w:tcW w:w="717" w:type="dxa"/>
            <w:tcPrChange w:id="4069" w:author="Jarno Nieminen" w:date="2014-06-19T12:39:00Z">
              <w:tcPr>
                <w:tcW w:w="717" w:type="dxa"/>
                <w:gridSpan w:val="2"/>
              </w:tcPr>
            </w:tcPrChange>
          </w:tcPr>
          <w:p w14:paraId="6D482DAB" w14:textId="77777777" w:rsidR="00340A76" w:rsidRPr="00D82A73" w:rsidRDefault="00340A76" w:rsidP="00340A76">
            <w:pPr>
              <w:rPr>
                <w:rFonts w:eastAsia="Arial Unicode MS"/>
              </w:rPr>
            </w:pPr>
            <w:r w:rsidRPr="00D82A73">
              <w:rPr>
                <w:rFonts w:eastAsia="Arial Unicode MS"/>
              </w:rPr>
              <w:t>1</w:t>
            </w:r>
          </w:p>
        </w:tc>
        <w:tc>
          <w:tcPr>
            <w:tcW w:w="1803" w:type="dxa"/>
            <w:tcPrChange w:id="4070" w:author="Jarno Nieminen" w:date="2014-06-19T12:39:00Z">
              <w:tcPr>
                <w:tcW w:w="1803" w:type="dxa"/>
                <w:gridSpan w:val="2"/>
              </w:tcPr>
            </w:tcPrChange>
          </w:tcPr>
          <w:p w14:paraId="050CF787" w14:textId="77777777" w:rsidR="00340A76" w:rsidRPr="00D82A73" w:rsidRDefault="00340A76" w:rsidP="00340A76">
            <w:pPr>
              <w:rPr>
                <w:rFonts w:eastAsia="Arial Unicode MS"/>
              </w:rPr>
            </w:pPr>
            <w:r w:rsidRPr="00D82A73">
              <w:rPr>
                <w:rFonts w:eastAsia="Arial Unicode MS"/>
              </w:rPr>
              <w:t>KV Inmatningstyp</w:t>
            </w:r>
          </w:p>
          <w:p w14:paraId="5D80BA00" w14:textId="77777777" w:rsidR="00340A76" w:rsidRPr="00D82A73" w:rsidRDefault="00340A76" w:rsidP="00340A76"/>
        </w:tc>
        <w:tc>
          <w:tcPr>
            <w:tcW w:w="1920" w:type="dxa"/>
            <w:tcPrChange w:id="4071" w:author="Jarno Nieminen" w:date="2014-06-19T12:39:00Z">
              <w:tcPr>
                <w:tcW w:w="1920" w:type="dxa"/>
                <w:gridSpan w:val="2"/>
              </w:tcPr>
            </w:tcPrChange>
          </w:tcPr>
          <w:p w14:paraId="2E6C888A" w14:textId="77777777" w:rsidR="00340A76" w:rsidRPr="00D82A73" w:rsidRDefault="00340A76" w:rsidP="00340A76">
            <w:pPr>
              <w:rPr>
                <w:rFonts w:ascii="Arial" w:eastAsia="Arial Unicode MS" w:hAnsi="Arial"/>
              </w:rPr>
            </w:pPr>
          </w:p>
        </w:tc>
        <w:tc>
          <w:tcPr>
            <w:tcW w:w="1200" w:type="dxa"/>
            <w:shd w:val="clear" w:color="auto" w:fill="auto"/>
            <w:tcPrChange w:id="4072" w:author="Jarno Nieminen" w:date="2014-06-19T12:39:00Z">
              <w:tcPr>
                <w:tcW w:w="1200" w:type="dxa"/>
                <w:gridSpan w:val="2"/>
                <w:shd w:val="clear" w:color="auto" w:fill="auto"/>
              </w:tcPr>
            </w:tcPrChange>
          </w:tcPr>
          <w:p w14:paraId="14BED740" w14:textId="52F65FDF" w:rsidR="00340A76" w:rsidRPr="00D82A73" w:rsidRDefault="00B37BC8" w:rsidP="00340A76">
            <w:pPr>
              <w:rPr>
                <w:rFonts w:ascii="Arial" w:eastAsia="Arial Unicode MS" w:hAnsi="Arial"/>
              </w:rPr>
            </w:pPr>
            <w:ins w:id="407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74" w:author="Jarno Nieminen" w:date="2014-06-19T12:39:00Z">
              <w:tcPr>
                <w:tcW w:w="1080" w:type="dxa"/>
                <w:shd w:val="clear" w:color="auto" w:fill="auto"/>
              </w:tcPr>
            </w:tcPrChange>
          </w:tcPr>
          <w:p w14:paraId="78545FCE" w14:textId="4342D560" w:rsidR="00340A76" w:rsidRPr="00D82A73" w:rsidRDefault="00B37BC8" w:rsidP="00340A76">
            <w:pPr>
              <w:rPr>
                <w:rFonts w:ascii="Arial" w:eastAsia="Arial Unicode MS" w:hAnsi="Arial"/>
              </w:rPr>
            </w:pPr>
            <w:ins w:id="407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76" w:author="Jarno Nieminen" w:date="2014-06-19T12:39:00Z">
              <w:tcPr>
                <w:tcW w:w="1160" w:type="dxa"/>
                <w:shd w:val="clear" w:color="auto" w:fill="auto"/>
              </w:tcPr>
            </w:tcPrChange>
          </w:tcPr>
          <w:p w14:paraId="57EC4C75" w14:textId="7DB01728" w:rsidR="00340A76" w:rsidRPr="00D82A73" w:rsidRDefault="00235080" w:rsidP="00340A76">
            <w:pPr>
              <w:rPr>
                <w:rFonts w:ascii="Arial" w:eastAsia="Arial Unicode MS" w:hAnsi="Arial"/>
              </w:rPr>
            </w:pPr>
            <w:ins w:id="4077"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29CA1F7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79" w:author="Jarno Nieminen" w:date="2014-06-19T12:39:00Z">
            <w:trPr>
              <w:gridAfter w:val="0"/>
              <w:trHeight w:val="217"/>
            </w:trPr>
          </w:trPrChange>
        </w:trPr>
        <w:tc>
          <w:tcPr>
            <w:tcW w:w="2545" w:type="dxa"/>
            <w:gridSpan w:val="2"/>
            <w:tcPrChange w:id="4080" w:author="Jarno Nieminen" w:date="2014-06-19T12:39:00Z">
              <w:tcPr>
                <w:tcW w:w="2545" w:type="dxa"/>
                <w:gridSpan w:val="3"/>
              </w:tcPr>
            </w:tcPrChange>
          </w:tcPr>
          <w:p w14:paraId="2B10A816" w14:textId="77777777" w:rsidR="00340A76" w:rsidRPr="00D82A73" w:rsidRDefault="00340A76" w:rsidP="00340A76">
            <w:pPr>
              <w:rPr>
                <w:rFonts w:eastAsia="Arial Unicode MS"/>
              </w:rPr>
            </w:pPr>
            <w:r w:rsidRPr="00D82A73">
              <w:rPr>
                <w:rFonts w:eastAsia="Arial Unicode MS"/>
              </w:rPr>
              <w:t>(Mandatory)</w:t>
            </w:r>
          </w:p>
        </w:tc>
        <w:tc>
          <w:tcPr>
            <w:tcW w:w="3410" w:type="dxa"/>
            <w:tcPrChange w:id="4081" w:author="Jarno Nieminen" w:date="2014-06-19T12:39:00Z">
              <w:tcPr>
                <w:tcW w:w="3410" w:type="dxa"/>
                <w:gridSpan w:val="2"/>
              </w:tcPr>
            </w:tcPrChange>
          </w:tcPr>
          <w:p w14:paraId="390D254A" w14:textId="77777777" w:rsidR="00340A76" w:rsidRPr="00D82A73" w:rsidRDefault="00340A76" w:rsidP="00340A76">
            <w:pPr>
              <w:rPr>
                <w:rFonts w:eastAsia="Arial Unicode MS"/>
              </w:rPr>
            </w:pPr>
            <w:r w:rsidRPr="00D82A73">
              <w:rPr>
                <w:rFonts w:eastAsia="Arial Unicode MS"/>
              </w:rPr>
              <w:t>Indikerar om frågan är obligatorisk.</w:t>
            </w:r>
          </w:p>
        </w:tc>
        <w:tc>
          <w:tcPr>
            <w:tcW w:w="1140" w:type="dxa"/>
            <w:tcPrChange w:id="4082" w:author="Jarno Nieminen" w:date="2014-06-19T12:39:00Z">
              <w:tcPr>
                <w:tcW w:w="1140" w:type="dxa"/>
                <w:gridSpan w:val="2"/>
              </w:tcPr>
            </w:tcPrChange>
          </w:tcPr>
          <w:p w14:paraId="485C64CB" w14:textId="77777777" w:rsidR="00340A76" w:rsidRPr="00D82A73" w:rsidRDefault="00340A76" w:rsidP="00340A76">
            <w:pPr>
              <w:rPr>
                <w:rFonts w:eastAsia="Arial Unicode MS"/>
              </w:rPr>
            </w:pPr>
            <w:r w:rsidRPr="00D82A73">
              <w:rPr>
                <w:rFonts w:eastAsia="Arial Unicode MS"/>
              </w:rPr>
              <w:t>S/F</w:t>
            </w:r>
          </w:p>
        </w:tc>
        <w:tc>
          <w:tcPr>
            <w:tcW w:w="717" w:type="dxa"/>
            <w:tcPrChange w:id="4083" w:author="Jarno Nieminen" w:date="2014-06-19T12:39:00Z">
              <w:tcPr>
                <w:tcW w:w="717" w:type="dxa"/>
                <w:gridSpan w:val="2"/>
              </w:tcPr>
            </w:tcPrChange>
          </w:tcPr>
          <w:p w14:paraId="1B93A294" w14:textId="77777777" w:rsidR="00340A76" w:rsidRPr="00D82A73" w:rsidRDefault="00340A76" w:rsidP="00340A76">
            <w:pPr>
              <w:rPr>
                <w:rFonts w:eastAsia="Arial Unicode MS"/>
              </w:rPr>
            </w:pPr>
            <w:r w:rsidRPr="00D82A73">
              <w:rPr>
                <w:rFonts w:eastAsia="Arial Unicode MS"/>
              </w:rPr>
              <w:t>1</w:t>
            </w:r>
          </w:p>
        </w:tc>
        <w:tc>
          <w:tcPr>
            <w:tcW w:w="1803" w:type="dxa"/>
            <w:tcPrChange w:id="4084" w:author="Jarno Nieminen" w:date="2014-06-19T12:39:00Z">
              <w:tcPr>
                <w:tcW w:w="1803" w:type="dxa"/>
                <w:gridSpan w:val="2"/>
              </w:tcPr>
            </w:tcPrChange>
          </w:tcPr>
          <w:p w14:paraId="09D0D1A6" w14:textId="77777777" w:rsidR="00340A76" w:rsidRPr="00D82A73" w:rsidRDefault="00340A76" w:rsidP="00340A76">
            <w:r w:rsidRPr="00D82A73">
              <w:t>True = obligatorisk fråga</w:t>
            </w:r>
          </w:p>
          <w:p w14:paraId="2B078487" w14:textId="77777777" w:rsidR="00340A76" w:rsidRPr="00D82A73" w:rsidRDefault="00340A76" w:rsidP="00340A76">
            <w:pPr>
              <w:rPr>
                <w:rFonts w:eastAsia="Arial Unicode MS"/>
              </w:rPr>
            </w:pPr>
            <w:r w:rsidRPr="00D82A73">
              <w:rPr>
                <w:szCs w:val="20"/>
              </w:rPr>
              <w:t>False = Frivillig fråga</w:t>
            </w:r>
          </w:p>
        </w:tc>
        <w:tc>
          <w:tcPr>
            <w:tcW w:w="1920" w:type="dxa"/>
            <w:tcPrChange w:id="4085" w:author="Jarno Nieminen" w:date="2014-06-19T12:39:00Z">
              <w:tcPr>
                <w:tcW w:w="1920" w:type="dxa"/>
                <w:gridSpan w:val="2"/>
              </w:tcPr>
            </w:tcPrChange>
          </w:tcPr>
          <w:p w14:paraId="5A7403DC" w14:textId="77777777" w:rsidR="00340A76" w:rsidRPr="00D82A73" w:rsidRDefault="00340A76" w:rsidP="00340A76">
            <w:pPr>
              <w:rPr>
                <w:rFonts w:ascii="Arial" w:eastAsia="Arial Unicode MS" w:hAnsi="Arial"/>
              </w:rPr>
            </w:pPr>
          </w:p>
        </w:tc>
        <w:tc>
          <w:tcPr>
            <w:tcW w:w="1200" w:type="dxa"/>
            <w:shd w:val="clear" w:color="auto" w:fill="auto"/>
            <w:tcPrChange w:id="4086" w:author="Jarno Nieminen" w:date="2014-06-19T12:39:00Z">
              <w:tcPr>
                <w:tcW w:w="1200" w:type="dxa"/>
                <w:gridSpan w:val="2"/>
                <w:shd w:val="clear" w:color="auto" w:fill="auto"/>
              </w:tcPr>
            </w:tcPrChange>
          </w:tcPr>
          <w:p w14:paraId="2FC50071" w14:textId="0E8A3FDB" w:rsidR="00340A76" w:rsidRPr="00D82A73" w:rsidRDefault="00B37BC8" w:rsidP="00340A76">
            <w:pPr>
              <w:rPr>
                <w:rFonts w:ascii="Arial" w:eastAsia="Arial Unicode MS" w:hAnsi="Arial"/>
              </w:rPr>
            </w:pPr>
            <w:ins w:id="408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88" w:author="Jarno Nieminen" w:date="2014-06-19T12:39:00Z">
              <w:tcPr>
                <w:tcW w:w="1080" w:type="dxa"/>
                <w:shd w:val="clear" w:color="auto" w:fill="auto"/>
              </w:tcPr>
            </w:tcPrChange>
          </w:tcPr>
          <w:p w14:paraId="33AEA9A5" w14:textId="3B4F5151" w:rsidR="00340A76" w:rsidRPr="00D82A73" w:rsidRDefault="00B37BC8" w:rsidP="00340A76">
            <w:pPr>
              <w:rPr>
                <w:rFonts w:ascii="Arial" w:eastAsia="Arial Unicode MS" w:hAnsi="Arial"/>
              </w:rPr>
            </w:pPr>
            <w:ins w:id="408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90" w:author="Jarno Nieminen" w:date="2014-06-19T12:39:00Z">
              <w:tcPr>
                <w:tcW w:w="1160" w:type="dxa"/>
                <w:shd w:val="clear" w:color="auto" w:fill="auto"/>
              </w:tcPr>
            </w:tcPrChange>
          </w:tcPr>
          <w:p w14:paraId="4EAEFA6E" w14:textId="1B599A8C" w:rsidR="00340A76" w:rsidRPr="00D82A73" w:rsidRDefault="00235080" w:rsidP="00340A76">
            <w:pPr>
              <w:rPr>
                <w:rFonts w:ascii="Arial" w:eastAsia="Arial Unicode MS" w:hAnsi="Arial"/>
              </w:rPr>
            </w:pPr>
            <w:ins w:id="4091"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7EA1F8C2"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9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93" w:author="Jarno Nieminen" w:date="2014-06-19T12:39:00Z">
            <w:trPr>
              <w:gridAfter w:val="0"/>
              <w:trHeight w:val="217"/>
            </w:trPr>
          </w:trPrChange>
        </w:trPr>
        <w:tc>
          <w:tcPr>
            <w:tcW w:w="2545" w:type="dxa"/>
            <w:gridSpan w:val="2"/>
            <w:tcPrChange w:id="4094" w:author="Jarno Nieminen" w:date="2014-06-19T12:39:00Z">
              <w:tcPr>
                <w:tcW w:w="2545" w:type="dxa"/>
                <w:gridSpan w:val="3"/>
              </w:tcPr>
            </w:tcPrChange>
          </w:tcPr>
          <w:p w14:paraId="4A26A380" w14:textId="77777777" w:rsidR="00340A76" w:rsidRPr="00D82A73" w:rsidRDefault="00340A76" w:rsidP="00340A76">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4095" w:author="Jarno Nieminen" w:date="2014-06-19T12:39:00Z">
              <w:tcPr>
                <w:tcW w:w="3410" w:type="dxa"/>
                <w:gridSpan w:val="2"/>
              </w:tcPr>
            </w:tcPrChange>
          </w:tcPr>
          <w:p w14:paraId="475B3BF8" w14:textId="77777777" w:rsidR="00340A76" w:rsidRPr="00D82A73" w:rsidRDefault="00340A76" w:rsidP="00340A76">
            <w:pPr>
              <w:rPr>
                <w:rFonts w:eastAsia="Arial Unicode MS"/>
              </w:rPr>
            </w:pPr>
            <w:r w:rsidRPr="00D82A73">
              <w:rPr>
                <w:rFonts w:eastAsia="Arial Unicode MS"/>
              </w:rPr>
              <w:t>Indikerar max antal värden som användaren får välja vid  checkbox/multivärde.</w:t>
            </w:r>
          </w:p>
        </w:tc>
        <w:tc>
          <w:tcPr>
            <w:tcW w:w="1140" w:type="dxa"/>
            <w:tcPrChange w:id="4096" w:author="Jarno Nieminen" w:date="2014-06-19T12:39:00Z">
              <w:tcPr>
                <w:tcW w:w="1140" w:type="dxa"/>
                <w:gridSpan w:val="2"/>
              </w:tcPr>
            </w:tcPrChange>
          </w:tcPr>
          <w:p w14:paraId="1218641A" w14:textId="77777777" w:rsidR="00340A76" w:rsidRPr="00D82A73" w:rsidRDefault="00340A76" w:rsidP="00340A76">
            <w:pPr>
              <w:rPr>
                <w:rFonts w:eastAsia="Arial Unicode MS"/>
              </w:rPr>
            </w:pPr>
            <w:r w:rsidRPr="00D82A73">
              <w:rPr>
                <w:rFonts w:eastAsia="Arial Unicode MS"/>
              </w:rPr>
              <w:t>VÄ</w:t>
            </w:r>
          </w:p>
        </w:tc>
        <w:tc>
          <w:tcPr>
            <w:tcW w:w="717" w:type="dxa"/>
            <w:tcPrChange w:id="4097" w:author="Jarno Nieminen" w:date="2014-06-19T12:39:00Z">
              <w:tcPr>
                <w:tcW w:w="717" w:type="dxa"/>
                <w:gridSpan w:val="2"/>
              </w:tcPr>
            </w:tcPrChange>
          </w:tcPr>
          <w:p w14:paraId="4CC4E61A" w14:textId="77777777" w:rsidR="00340A76" w:rsidRPr="00D82A73" w:rsidRDefault="00340A76" w:rsidP="00340A76">
            <w:pPr>
              <w:rPr>
                <w:rFonts w:eastAsia="Arial Unicode MS"/>
              </w:rPr>
            </w:pPr>
            <w:r w:rsidRPr="00D82A73">
              <w:rPr>
                <w:rFonts w:eastAsia="Arial Unicode MS"/>
              </w:rPr>
              <w:t>0..1</w:t>
            </w:r>
          </w:p>
        </w:tc>
        <w:tc>
          <w:tcPr>
            <w:tcW w:w="1803" w:type="dxa"/>
            <w:tcPrChange w:id="4098" w:author="Jarno Nieminen" w:date="2014-06-19T12:39:00Z">
              <w:tcPr>
                <w:tcW w:w="1803" w:type="dxa"/>
                <w:gridSpan w:val="2"/>
              </w:tcPr>
            </w:tcPrChange>
          </w:tcPr>
          <w:p w14:paraId="38BC572D" w14:textId="77777777" w:rsidR="00340A76" w:rsidRPr="00D82A73" w:rsidRDefault="00340A76" w:rsidP="00340A76">
            <w:pPr>
              <w:rPr>
                <w:rFonts w:eastAsia="Arial Unicode MS"/>
              </w:rPr>
            </w:pPr>
          </w:p>
        </w:tc>
        <w:tc>
          <w:tcPr>
            <w:tcW w:w="1920" w:type="dxa"/>
            <w:tcPrChange w:id="4099" w:author="Jarno Nieminen" w:date="2014-06-19T12:39:00Z">
              <w:tcPr>
                <w:tcW w:w="1920" w:type="dxa"/>
                <w:gridSpan w:val="2"/>
              </w:tcPr>
            </w:tcPrChange>
          </w:tcPr>
          <w:p w14:paraId="2C692A1F"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5981B9C2" w14:textId="77777777" w:rsidR="00340A76" w:rsidRPr="00D82A73" w:rsidRDefault="00340A76" w:rsidP="00340A76">
            <w:pPr>
              <w:rPr>
                <w:rFonts w:ascii="Arial" w:eastAsia="Arial Unicode MS" w:hAnsi="Arial"/>
              </w:rPr>
            </w:pPr>
            <w:r w:rsidRPr="00D82A73">
              <w:rPr>
                <w:rFonts w:ascii="Arial" w:eastAsia="Arial Unicode MS" w:hAnsi="Arial"/>
              </w:rPr>
              <w:lastRenderedPageBreak/>
              <w:t>Kan användas för att validera inmatning av konsument.</w:t>
            </w:r>
          </w:p>
        </w:tc>
        <w:tc>
          <w:tcPr>
            <w:tcW w:w="1200" w:type="dxa"/>
            <w:shd w:val="clear" w:color="auto" w:fill="auto"/>
            <w:tcPrChange w:id="4100" w:author="Jarno Nieminen" w:date="2014-06-19T12:39:00Z">
              <w:tcPr>
                <w:tcW w:w="1200" w:type="dxa"/>
                <w:gridSpan w:val="2"/>
                <w:shd w:val="clear" w:color="auto" w:fill="auto"/>
              </w:tcPr>
            </w:tcPrChange>
          </w:tcPr>
          <w:p w14:paraId="60C020CA" w14:textId="3822C07F" w:rsidR="00340A76" w:rsidRPr="00D82A73" w:rsidRDefault="00B37BC8" w:rsidP="00340A76">
            <w:pPr>
              <w:rPr>
                <w:rFonts w:ascii="Arial" w:eastAsia="Arial Unicode MS" w:hAnsi="Arial"/>
              </w:rPr>
            </w:pPr>
            <w:ins w:id="4101" w:author="Jarno Nieminen" w:date="2014-06-19T12:51: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4102" w:author="Jarno Nieminen" w:date="2014-06-19T12:39:00Z">
              <w:tcPr>
                <w:tcW w:w="1080" w:type="dxa"/>
                <w:shd w:val="clear" w:color="auto" w:fill="auto"/>
              </w:tcPr>
            </w:tcPrChange>
          </w:tcPr>
          <w:p w14:paraId="45B6D301" w14:textId="2ADCD503" w:rsidR="00340A76" w:rsidRPr="00D82A73" w:rsidRDefault="00B37BC8" w:rsidP="00340A76">
            <w:pPr>
              <w:rPr>
                <w:rFonts w:ascii="Arial" w:eastAsia="Arial Unicode MS" w:hAnsi="Arial"/>
              </w:rPr>
            </w:pPr>
            <w:ins w:id="410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04" w:author="Jarno Nieminen" w:date="2014-06-19T12:39:00Z">
              <w:tcPr>
                <w:tcW w:w="1160" w:type="dxa"/>
                <w:shd w:val="clear" w:color="auto" w:fill="auto"/>
              </w:tcPr>
            </w:tcPrChange>
          </w:tcPr>
          <w:p w14:paraId="11C99D3D" w14:textId="6C9F6E25" w:rsidR="00340A76" w:rsidRPr="00D82A73" w:rsidRDefault="00340A76" w:rsidP="00340A76">
            <w:pPr>
              <w:rPr>
                <w:rFonts w:ascii="Arial" w:eastAsia="Arial Unicode MS" w:hAnsi="Arial"/>
              </w:rPr>
            </w:pPr>
            <w:ins w:id="4105" w:author="Jarno Nieminen" w:date="2014-06-19T12:39:00Z">
              <w:r>
                <w:rPr>
                  <w:rFonts w:ascii="Arial" w:eastAsia="Arial Unicode MS" w:hAnsi="Arial"/>
                </w:rPr>
                <w:t>N/A</w:t>
              </w:r>
            </w:ins>
          </w:p>
        </w:tc>
      </w:tr>
      <w:tr w:rsidR="00340A76" w:rsidRPr="00D82A73" w14:paraId="2B219C7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07" w:author="Jarno Nieminen" w:date="2014-06-19T12:39:00Z">
            <w:trPr>
              <w:gridAfter w:val="0"/>
              <w:trHeight w:val="217"/>
            </w:trPr>
          </w:trPrChange>
        </w:trPr>
        <w:tc>
          <w:tcPr>
            <w:tcW w:w="2545" w:type="dxa"/>
            <w:gridSpan w:val="2"/>
            <w:tcPrChange w:id="4108" w:author="Jarno Nieminen" w:date="2014-06-19T12:39:00Z">
              <w:tcPr>
                <w:tcW w:w="2545" w:type="dxa"/>
                <w:gridSpan w:val="3"/>
              </w:tcPr>
            </w:tcPrChange>
          </w:tcPr>
          <w:p w14:paraId="26D1353F" w14:textId="77777777" w:rsidR="00340A76" w:rsidRPr="00D82A73" w:rsidRDefault="00340A76" w:rsidP="00340A76">
            <w:pPr>
              <w:rPr>
                <w:rFonts w:eastAsia="Arial Unicode MS"/>
              </w:rPr>
            </w:pPr>
            <w:r w:rsidRPr="00D82A73">
              <w:rPr>
                <w:rFonts w:eastAsia="Arial Unicode MS"/>
              </w:rPr>
              <w:lastRenderedPageBreak/>
              <w:t>(MinNumberOf</w:t>
            </w:r>
            <w:r w:rsidRPr="00D82A73">
              <w:t>Choices</w:t>
            </w:r>
            <w:r w:rsidRPr="00D82A73">
              <w:rPr>
                <w:rFonts w:eastAsia="Arial Unicode MS"/>
              </w:rPr>
              <w:t>)</w:t>
            </w:r>
          </w:p>
        </w:tc>
        <w:tc>
          <w:tcPr>
            <w:tcW w:w="3410" w:type="dxa"/>
            <w:tcPrChange w:id="4109" w:author="Jarno Nieminen" w:date="2014-06-19T12:39:00Z">
              <w:tcPr>
                <w:tcW w:w="3410" w:type="dxa"/>
                <w:gridSpan w:val="2"/>
              </w:tcPr>
            </w:tcPrChange>
          </w:tcPr>
          <w:p w14:paraId="42F474A6" w14:textId="77777777" w:rsidR="00340A76" w:rsidRPr="00D82A73" w:rsidRDefault="00340A76" w:rsidP="00340A76">
            <w:pPr>
              <w:rPr>
                <w:rFonts w:eastAsia="Arial Unicode MS"/>
              </w:rPr>
            </w:pPr>
            <w:r w:rsidRPr="00D82A73">
              <w:rPr>
                <w:rFonts w:eastAsia="Arial Unicode MS"/>
              </w:rPr>
              <w:t>Indikerar min. antal värden som användaren får välja vid  checkbox/multivärde.</w:t>
            </w:r>
          </w:p>
        </w:tc>
        <w:tc>
          <w:tcPr>
            <w:tcW w:w="1140" w:type="dxa"/>
            <w:tcPrChange w:id="4110" w:author="Jarno Nieminen" w:date="2014-06-19T12:39:00Z">
              <w:tcPr>
                <w:tcW w:w="1140" w:type="dxa"/>
                <w:gridSpan w:val="2"/>
              </w:tcPr>
            </w:tcPrChange>
          </w:tcPr>
          <w:p w14:paraId="372BD813" w14:textId="77777777" w:rsidR="00340A76" w:rsidRPr="00D82A73" w:rsidRDefault="00340A76" w:rsidP="00340A76">
            <w:pPr>
              <w:rPr>
                <w:rFonts w:eastAsia="Arial Unicode MS"/>
              </w:rPr>
            </w:pPr>
            <w:r w:rsidRPr="00D82A73">
              <w:rPr>
                <w:rFonts w:eastAsia="Arial Unicode MS"/>
              </w:rPr>
              <w:t>VÄ</w:t>
            </w:r>
          </w:p>
        </w:tc>
        <w:tc>
          <w:tcPr>
            <w:tcW w:w="717" w:type="dxa"/>
            <w:tcPrChange w:id="4111" w:author="Jarno Nieminen" w:date="2014-06-19T12:39:00Z">
              <w:tcPr>
                <w:tcW w:w="717" w:type="dxa"/>
                <w:gridSpan w:val="2"/>
              </w:tcPr>
            </w:tcPrChange>
          </w:tcPr>
          <w:p w14:paraId="280D2D97" w14:textId="77777777" w:rsidR="00340A76" w:rsidRPr="00D82A73" w:rsidRDefault="00340A76" w:rsidP="00340A76">
            <w:pPr>
              <w:rPr>
                <w:rFonts w:eastAsia="Arial Unicode MS"/>
              </w:rPr>
            </w:pPr>
            <w:r w:rsidRPr="00D82A73">
              <w:rPr>
                <w:rFonts w:eastAsia="Arial Unicode MS"/>
              </w:rPr>
              <w:t>0..1</w:t>
            </w:r>
          </w:p>
        </w:tc>
        <w:tc>
          <w:tcPr>
            <w:tcW w:w="1803" w:type="dxa"/>
            <w:tcPrChange w:id="4112" w:author="Jarno Nieminen" w:date="2014-06-19T12:39:00Z">
              <w:tcPr>
                <w:tcW w:w="1803" w:type="dxa"/>
                <w:gridSpan w:val="2"/>
              </w:tcPr>
            </w:tcPrChange>
          </w:tcPr>
          <w:p w14:paraId="1C9AC7C9" w14:textId="77777777" w:rsidR="00340A76" w:rsidRPr="00D82A73" w:rsidRDefault="00340A76" w:rsidP="00340A76">
            <w:pPr>
              <w:rPr>
                <w:rFonts w:eastAsia="Arial Unicode MS"/>
              </w:rPr>
            </w:pPr>
          </w:p>
        </w:tc>
        <w:tc>
          <w:tcPr>
            <w:tcW w:w="1920" w:type="dxa"/>
            <w:tcPrChange w:id="4113" w:author="Jarno Nieminen" w:date="2014-06-19T12:39:00Z">
              <w:tcPr>
                <w:tcW w:w="1920" w:type="dxa"/>
                <w:gridSpan w:val="2"/>
              </w:tcPr>
            </w:tcPrChange>
          </w:tcPr>
          <w:p w14:paraId="78EF19E5"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07C16905" w14:textId="77777777" w:rsidR="00340A76" w:rsidRPr="00D82A73" w:rsidRDefault="00340A76" w:rsidP="00340A76">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4114" w:author="Jarno Nieminen" w:date="2014-06-19T12:39:00Z">
              <w:tcPr>
                <w:tcW w:w="1200" w:type="dxa"/>
                <w:gridSpan w:val="2"/>
                <w:shd w:val="clear" w:color="auto" w:fill="auto"/>
              </w:tcPr>
            </w:tcPrChange>
          </w:tcPr>
          <w:p w14:paraId="21E69DFD" w14:textId="033F1D28" w:rsidR="00340A76" w:rsidRPr="00D82A73" w:rsidRDefault="00B37BC8" w:rsidP="00340A76">
            <w:pPr>
              <w:rPr>
                <w:rFonts w:ascii="Arial" w:eastAsia="Arial Unicode MS" w:hAnsi="Arial"/>
              </w:rPr>
            </w:pPr>
            <w:ins w:id="411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16" w:author="Jarno Nieminen" w:date="2014-06-19T12:39:00Z">
              <w:tcPr>
                <w:tcW w:w="1080" w:type="dxa"/>
                <w:shd w:val="clear" w:color="auto" w:fill="auto"/>
              </w:tcPr>
            </w:tcPrChange>
          </w:tcPr>
          <w:p w14:paraId="2747BD17" w14:textId="7D3524AD" w:rsidR="00340A76" w:rsidRPr="00D82A73" w:rsidRDefault="00B37BC8" w:rsidP="00340A76">
            <w:pPr>
              <w:rPr>
                <w:rFonts w:ascii="Arial" w:eastAsia="Arial Unicode MS" w:hAnsi="Arial"/>
              </w:rPr>
            </w:pPr>
            <w:ins w:id="411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18" w:author="Jarno Nieminen" w:date="2014-06-19T12:39:00Z">
              <w:tcPr>
                <w:tcW w:w="1160" w:type="dxa"/>
                <w:shd w:val="clear" w:color="auto" w:fill="auto"/>
              </w:tcPr>
            </w:tcPrChange>
          </w:tcPr>
          <w:p w14:paraId="062DEE74" w14:textId="4192934A" w:rsidR="00340A76" w:rsidRPr="00D82A73" w:rsidRDefault="00340A76" w:rsidP="00340A76">
            <w:pPr>
              <w:rPr>
                <w:rFonts w:ascii="Arial" w:eastAsia="Arial Unicode MS" w:hAnsi="Arial"/>
              </w:rPr>
            </w:pPr>
            <w:ins w:id="4119" w:author="Jarno Nieminen" w:date="2014-06-19T12:39:00Z">
              <w:r>
                <w:rPr>
                  <w:rFonts w:ascii="Arial" w:eastAsia="Arial Unicode MS" w:hAnsi="Arial"/>
                </w:rPr>
                <w:t>N/A</w:t>
              </w:r>
            </w:ins>
          </w:p>
        </w:tc>
      </w:tr>
      <w:tr w:rsidR="00340A76" w:rsidRPr="00D82A73" w14:paraId="4692737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2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21" w:author="Jarno Nieminen" w:date="2014-06-19T12:39:00Z">
            <w:trPr>
              <w:gridAfter w:val="0"/>
              <w:trHeight w:val="217"/>
            </w:trPr>
          </w:trPrChange>
        </w:trPr>
        <w:tc>
          <w:tcPr>
            <w:tcW w:w="2545" w:type="dxa"/>
            <w:gridSpan w:val="2"/>
            <w:tcPrChange w:id="4122" w:author="Jarno Nieminen" w:date="2014-06-19T12:39:00Z">
              <w:tcPr>
                <w:tcW w:w="2545" w:type="dxa"/>
                <w:gridSpan w:val="3"/>
              </w:tcPr>
            </w:tcPrChange>
          </w:tcPr>
          <w:p w14:paraId="437CC0F9" w14:textId="77777777" w:rsidR="00340A76" w:rsidRPr="00D82A73" w:rsidRDefault="00340A76" w:rsidP="00340A76">
            <w:pPr>
              <w:rPr>
                <w:rFonts w:eastAsia="Arial Unicode MS"/>
              </w:rPr>
            </w:pPr>
            <w:r w:rsidRPr="00D82A73">
              <w:rPr>
                <w:rFonts w:eastAsia="Arial Unicode MS"/>
              </w:rPr>
              <w:t>(InputUnit)</w:t>
            </w:r>
          </w:p>
        </w:tc>
        <w:tc>
          <w:tcPr>
            <w:tcW w:w="3410" w:type="dxa"/>
            <w:tcPrChange w:id="4123" w:author="Jarno Nieminen" w:date="2014-06-19T12:39:00Z">
              <w:tcPr>
                <w:tcW w:w="3410" w:type="dxa"/>
                <w:gridSpan w:val="2"/>
              </w:tcPr>
            </w:tcPrChange>
          </w:tcPr>
          <w:p w14:paraId="2403E354" w14:textId="77777777" w:rsidR="00340A76" w:rsidRPr="00D82A73" w:rsidRDefault="00340A76" w:rsidP="00340A76">
            <w:pPr>
              <w:rPr>
                <w:rFonts w:eastAsia="Arial Unicode MS"/>
              </w:rPr>
            </w:pPr>
            <w:r w:rsidRPr="00D82A73">
              <w:rPr>
                <w:rFonts w:eastAsia="Arial Unicode MS"/>
              </w:rPr>
              <w:t>Typ av enhet.</w:t>
            </w:r>
          </w:p>
          <w:p w14:paraId="4434E34F" w14:textId="77777777" w:rsidR="00340A76" w:rsidRPr="00D82A73" w:rsidRDefault="00340A76" w:rsidP="00340A76">
            <w:pPr>
              <w:rPr>
                <w:rFonts w:eastAsia="Arial Unicode MS"/>
              </w:rPr>
            </w:pPr>
            <w:r w:rsidRPr="00D82A73">
              <w:rPr>
                <w:rFonts w:eastAsia="Arial Unicode MS"/>
              </w:rPr>
              <w:t>T.ex. kg, m</w:t>
            </w:r>
          </w:p>
        </w:tc>
        <w:tc>
          <w:tcPr>
            <w:tcW w:w="1140" w:type="dxa"/>
            <w:tcPrChange w:id="4124" w:author="Jarno Nieminen" w:date="2014-06-19T12:39:00Z">
              <w:tcPr>
                <w:tcW w:w="1140" w:type="dxa"/>
                <w:gridSpan w:val="2"/>
              </w:tcPr>
            </w:tcPrChange>
          </w:tcPr>
          <w:p w14:paraId="3C0126B7" w14:textId="77777777" w:rsidR="00340A76" w:rsidRPr="00D82A73" w:rsidRDefault="00340A76" w:rsidP="00340A76">
            <w:pPr>
              <w:rPr>
                <w:rFonts w:eastAsia="Arial Unicode MS"/>
              </w:rPr>
            </w:pPr>
            <w:r w:rsidRPr="00D82A73">
              <w:rPr>
                <w:rFonts w:eastAsia="Arial Unicode MS"/>
              </w:rPr>
              <w:t>KTOV</w:t>
            </w:r>
          </w:p>
        </w:tc>
        <w:tc>
          <w:tcPr>
            <w:tcW w:w="717" w:type="dxa"/>
            <w:tcPrChange w:id="4125" w:author="Jarno Nieminen" w:date="2014-06-19T12:39:00Z">
              <w:tcPr>
                <w:tcW w:w="717" w:type="dxa"/>
                <w:gridSpan w:val="2"/>
              </w:tcPr>
            </w:tcPrChange>
          </w:tcPr>
          <w:p w14:paraId="13370C3B" w14:textId="77777777" w:rsidR="00340A76" w:rsidRPr="00D82A73" w:rsidRDefault="00340A76" w:rsidP="00340A76">
            <w:pPr>
              <w:rPr>
                <w:rFonts w:eastAsia="Arial Unicode MS"/>
              </w:rPr>
            </w:pPr>
            <w:r w:rsidRPr="00D82A73">
              <w:rPr>
                <w:rFonts w:eastAsia="Arial Unicode MS"/>
              </w:rPr>
              <w:t>0..1</w:t>
            </w:r>
          </w:p>
        </w:tc>
        <w:tc>
          <w:tcPr>
            <w:tcW w:w="1803" w:type="dxa"/>
            <w:tcPrChange w:id="4126" w:author="Jarno Nieminen" w:date="2014-06-19T12:39:00Z">
              <w:tcPr>
                <w:tcW w:w="1803" w:type="dxa"/>
                <w:gridSpan w:val="2"/>
              </w:tcPr>
            </w:tcPrChange>
          </w:tcPr>
          <w:p w14:paraId="41DCED6E" w14:textId="77777777" w:rsidR="00340A76" w:rsidRPr="00D82A73" w:rsidRDefault="00340A76" w:rsidP="00340A76">
            <w:pPr>
              <w:rPr>
                <w:rFonts w:eastAsia="Arial Unicode MS"/>
              </w:rPr>
            </w:pPr>
            <w:r w:rsidRPr="00D82A73">
              <w:t>KV enhet</w:t>
            </w:r>
          </w:p>
        </w:tc>
        <w:tc>
          <w:tcPr>
            <w:tcW w:w="1920" w:type="dxa"/>
            <w:tcPrChange w:id="4127" w:author="Jarno Nieminen" w:date="2014-06-19T12:39:00Z">
              <w:tcPr>
                <w:tcW w:w="1920" w:type="dxa"/>
                <w:gridSpan w:val="2"/>
              </w:tcPr>
            </w:tcPrChange>
          </w:tcPr>
          <w:p w14:paraId="538D5F10" w14:textId="77777777" w:rsidR="00340A76" w:rsidRPr="00D82A73" w:rsidRDefault="00340A76" w:rsidP="00340A76">
            <w:pPr>
              <w:rPr>
                <w:rFonts w:ascii="Arial" w:eastAsia="Arial Unicode MS" w:hAnsi="Arial"/>
              </w:rPr>
            </w:pPr>
          </w:p>
        </w:tc>
        <w:tc>
          <w:tcPr>
            <w:tcW w:w="1200" w:type="dxa"/>
            <w:shd w:val="clear" w:color="auto" w:fill="auto"/>
            <w:tcPrChange w:id="4128" w:author="Jarno Nieminen" w:date="2014-06-19T12:39:00Z">
              <w:tcPr>
                <w:tcW w:w="1200" w:type="dxa"/>
                <w:gridSpan w:val="2"/>
                <w:shd w:val="clear" w:color="auto" w:fill="auto"/>
              </w:tcPr>
            </w:tcPrChange>
          </w:tcPr>
          <w:p w14:paraId="7184DB4D" w14:textId="5789D76B" w:rsidR="00340A76" w:rsidRPr="00D82A73" w:rsidRDefault="00B37BC8" w:rsidP="00340A76">
            <w:pPr>
              <w:rPr>
                <w:rFonts w:ascii="Arial" w:eastAsia="Arial Unicode MS" w:hAnsi="Arial"/>
              </w:rPr>
            </w:pPr>
            <w:ins w:id="412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30" w:author="Jarno Nieminen" w:date="2014-06-19T12:39:00Z">
              <w:tcPr>
                <w:tcW w:w="1080" w:type="dxa"/>
                <w:shd w:val="clear" w:color="auto" w:fill="auto"/>
              </w:tcPr>
            </w:tcPrChange>
          </w:tcPr>
          <w:p w14:paraId="10DE07CB" w14:textId="2903FFD0" w:rsidR="00340A76" w:rsidRPr="00D82A73" w:rsidRDefault="00B37BC8" w:rsidP="00340A76">
            <w:pPr>
              <w:rPr>
                <w:rFonts w:ascii="Arial" w:eastAsia="Arial Unicode MS" w:hAnsi="Arial"/>
              </w:rPr>
            </w:pPr>
            <w:ins w:id="413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32" w:author="Jarno Nieminen" w:date="2014-06-19T12:39:00Z">
              <w:tcPr>
                <w:tcW w:w="1160" w:type="dxa"/>
                <w:shd w:val="clear" w:color="auto" w:fill="auto"/>
              </w:tcPr>
            </w:tcPrChange>
          </w:tcPr>
          <w:p w14:paraId="30DDC319" w14:textId="3988B815" w:rsidR="00340A76" w:rsidRPr="00D82A73" w:rsidRDefault="00334441" w:rsidP="00340A76">
            <w:pPr>
              <w:rPr>
                <w:rFonts w:ascii="Arial" w:eastAsia="Arial Unicode MS" w:hAnsi="Arial"/>
              </w:rPr>
            </w:pPr>
            <w:ins w:id="4133"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1920B55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3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35" w:author="Jarno Nieminen" w:date="2014-06-19T12:39:00Z">
            <w:trPr>
              <w:gridAfter w:val="0"/>
              <w:trHeight w:val="217"/>
            </w:trPr>
          </w:trPrChange>
        </w:trPr>
        <w:tc>
          <w:tcPr>
            <w:tcW w:w="2545" w:type="dxa"/>
            <w:gridSpan w:val="2"/>
            <w:tcPrChange w:id="4136" w:author="Jarno Nieminen" w:date="2014-06-19T12:39:00Z">
              <w:tcPr>
                <w:tcW w:w="2545" w:type="dxa"/>
                <w:gridSpan w:val="3"/>
              </w:tcPr>
            </w:tcPrChange>
          </w:tcPr>
          <w:p w14:paraId="7B639C53" w14:textId="77777777" w:rsidR="00340A76" w:rsidRPr="00D82A73" w:rsidRDefault="00340A76" w:rsidP="00340A76">
            <w:pPr>
              <w:rPr>
                <w:rFonts w:eastAsia="Arial Unicode MS"/>
              </w:rPr>
            </w:pPr>
            <w:r w:rsidRPr="00D82A73">
              <w:rPr>
                <w:rFonts w:eastAsia="Arial Unicode MS"/>
              </w:rPr>
              <w:t>(AnswerMax)</w:t>
            </w:r>
          </w:p>
        </w:tc>
        <w:tc>
          <w:tcPr>
            <w:tcW w:w="3410" w:type="dxa"/>
            <w:tcPrChange w:id="4137" w:author="Jarno Nieminen" w:date="2014-06-19T12:39:00Z">
              <w:tcPr>
                <w:tcW w:w="3410" w:type="dxa"/>
                <w:gridSpan w:val="2"/>
              </w:tcPr>
            </w:tcPrChange>
          </w:tcPr>
          <w:p w14:paraId="37711A08" w14:textId="77777777" w:rsidR="00340A76" w:rsidRPr="00D82A73" w:rsidRDefault="00340A76" w:rsidP="00340A76">
            <w:pPr>
              <w:rPr>
                <w:rFonts w:eastAsia="Arial Unicode MS"/>
              </w:rPr>
            </w:pPr>
            <w:r w:rsidRPr="00D82A73">
              <w:rPr>
                <w:rFonts w:eastAsia="Arial Unicode MS"/>
              </w:rPr>
              <w:t>Specificerar maxvärde för inmatning. (Gäller typ: number, date)</w:t>
            </w:r>
          </w:p>
          <w:p w14:paraId="090084BE" w14:textId="77777777" w:rsidR="00340A76" w:rsidRPr="00D82A73" w:rsidRDefault="00340A76" w:rsidP="00340A76">
            <w:pPr>
              <w:rPr>
                <w:rFonts w:eastAsia="Arial Unicode MS"/>
              </w:rPr>
            </w:pPr>
            <w:r w:rsidRPr="00D82A73">
              <w:rPr>
                <w:rFonts w:eastAsia="Arial Unicode MS"/>
              </w:rPr>
              <w:t>T.ex: Ett värde får inte överskrida 10. Blodtryck, rimlighetsparameter.</w:t>
            </w:r>
          </w:p>
        </w:tc>
        <w:tc>
          <w:tcPr>
            <w:tcW w:w="1140" w:type="dxa"/>
            <w:tcPrChange w:id="4138" w:author="Jarno Nieminen" w:date="2014-06-19T12:39:00Z">
              <w:tcPr>
                <w:tcW w:w="1140" w:type="dxa"/>
                <w:gridSpan w:val="2"/>
              </w:tcPr>
            </w:tcPrChange>
          </w:tcPr>
          <w:p w14:paraId="73F12CB6" w14:textId="77777777" w:rsidR="00340A76" w:rsidRPr="00D82A73" w:rsidRDefault="00340A76" w:rsidP="00340A76">
            <w:pPr>
              <w:rPr>
                <w:rFonts w:eastAsia="Arial Unicode MS"/>
              </w:rPr>
            </w:pPr>
            <w:r w:rsidRPr="00D82A73">
              <w:rPr>
                <w:rFonts w:eastAsia="Arial Unicode MS"/>
              </w:rPr>
              <w:t>VÅ</w:t>
            </w:r>
          </w:p>
        </w:tc>
        <w:tc>
          <w:tcPr>
            <w:tcW w:w="717" w:type="dxa"/>
            <w:tcPrChange w:id="4139" w:author="Jarno Nieminen" w:date="2014-06-19T12:39:00Z">
              <w:tcPr>
                <w:tcW w:w="717" w:type="dxa"/>
                <w:gridSpan w:val="2"/>
              </w:tcPr>
            </w:tcPrChange>
          </w:tcPr>
          <w:p w14:paraId="064D2B18" w14:textId="77777777" w:rsidR="00340A76" w:rsidRPr="00D82A73" w:rsidRDefault="00340A76" w:rsidP="00340A76">
            <w:pPr>
              <w:rPr>
                <w:rFonts w:eastAsia="Arial Unicode MS"/>
              </w:rPr>
            </w:pPr>
            <w:r w:rsidRPr="00D82A73">
              <w:rPr>
                <w:rFonts w:eastAsia="Arial Unicode MS"/>
              </w:rPr>
              <w:t>0..1</w:t>
            </w:r>
          </w:p>
        </w:tc>
        <w:tc>
          <w:tcPr>
            <w:tcW w:w="1803" w:type="dxa"/>
            <w:tcPrChange w:id="4140" w:author="Jarno Nieminen" w:date="2014-06-19T12:39:00Z">
              <w:tcPr>
                <w:tcW w:w="1803" w:type="dxa"/>
                <w:gridSpan w:val="2"/>
              </w:tcPr>
            </w:tcPrChange>
          </w:tcPr>
          <w:p w14:paraId="597AFDA0" w14:textId="77777777" w:rsidR="00340A76" w:rsidRPr="00D82A73" w:rsidRDefault="00340A76" w:rsidP="00340A76">
            <w:pPr>
              <w:rPr>
                <w:rFonts w:eastAsia="Arial Unicode MS"/>
              </w:rPr>
            </w:pPr>
          </w:p>
        </w:tc>
        <w:tc>
          <w:tcPr>
            <w:tcW w:w="1920" w:type="dxa"/>
            <w:tcPrChange w:id="4141" w:author="Jarno Nieminen" w:date="2014-06-19T12:39:00Z">
              <w:tcPr>
                <w:tcW w:w="1920" w:type="dxa"/>
                <w:gridSpan w:val="2"/>
              </w:tcPr>
            </w:tcPrChange>
          </w:tcPr>
          <w:p w14:paraId="5E60CF05"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42" w:author="Jarno Nieminen" w:date="2014-06-19T12:39:00Z">
              <w:tcPr>
                <w:tcW w:w="1200" w:type="dxa"/>
                <w:gridSpan w:val="2"/>
                <w:shd w:val="clear" w:color="auto" w:fill="auto"/>
              </w:tcPr>
            </w:tcPrChange>
          </w:tcPr>
          <w:p w14:paraId="42F2E23C" w14:textId="68EB43DC" w:rsidR="00340A76" w:rsidRPr="00D82A73" w:rsidRDefault="00B37BC8" w:rsidP="00340A76">
            <w:pPr>
              <w:rPr>
                <w:rFonts w:ascii="Arial" w:eastAsia="Arial Unicode MS" w:hAnsi="Arial"/>
              </w:rPr>
            </w:pPr>
            <w:ins w:id="41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44" w:author="Jarno Nieminen" w:date="2014-06-19T12:39:00Z">
              <w:tcPr>
                <w:tcW w:w="1080" w:type="dxa"/>
                <w:shd w:val="clear" w:color="auto" w:fill="auto"/>
              </w:tcPr>
            </w:tcPrChange>
          </w:tcPr>
          <w:p w14:paraId="7ADDF574" w14:textId="574E23A3" w:rsidR="00340A76" w:rsidRPr="00D82A73" w:rsidRDefault="00B37BC8" w:rsidP="00340A76">
            <w:pPr>
              <w:rPr>
                <w:rFonts w:ascii="Arial" w:eastAsia="Arial Unicode MS" w:hAnsi="Arial"/>
              </w:rPr>
            </w:pPr>
            <w:ins w:id="41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46" w:author="Jarno Nieminen" w:date="2014-06-19T12:39:00Z">
              <w:tcPr>
                <w:tcW w:w="1160" w:type="dxa"/>
                <w:shd w:val="clear" w:color="auto" w:fill="auto"/>
              </w:tcPr>
            </w:tcPrChange>
          </w:tcPr>
          <w:p w14:paraId="301E654B" w14:textId="291D2580" w:rsidR="00340A76" w:rsidRPr="00D82A73" w:rsidRDefault="00340A76" w:rsidP="00340A76">
            <w:pPr>
              <w:rPr>
                <w:rFonts w:ascii="Arial" w:eastAsia="Arial Unicode MS" w:hAnsi="Arial"/>
              </w:rPr>
            </w:pPr>
            <w:ins w:id="4147" w:author="Jarno Nieminen" w:date="2014-06-19T12:39:00Z">
              <w:r>
                <w:rPr>
                  <w:rFonts w:ascii="Arial" w:eastAsia="Arial Unicode MS" w:hAnsi="Arial"/>
                </w:rPr>
                <w:t>N/A</w:t>
              </w:r>
            </w:ins>
          </w:p>
        </w:tc>
      </w:tr>
      <w:tr w:rsidR="00340A76" w:rsidRPr="00D82A73" w14:paraId="519643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49" w:author="Jarno Nieminen" w:date="2014-06-19T12:39:00Z">
            <w:trPr>
              <w:gridAfter w:val="0"/>
              <w:trHeight w:val="217"/>
            </w:trPr>
          </w:trPrChange>
        </w:trPr>
        <w:tc>
          <w:tcPr>
            <w:tcW w:w="2545" w:type="dxa"/>
            <w:gridSpan w:val="2"/>
            <w:tcPrChange w:id="4150" w:author="Jarno Nieminen" w:date="2014-06-19T12:39:00Z">
              <w:tcPr>
                <w:tcW w:w="2545" w:type="dxa"/>
                <w:gridSpan w:val="3"/>
              </w:tcPr>
            </w:tcPrChange>
          </w:tcPr>
          <w:p w14:paraId="16DA2600" w14:textId="77777777" w:rsidR="00340A76" w:rsidRPr="00D82A73" w:rsidRDefault="00340A76" w:rsidP="00340A76">
            <w:pPr>
              <w:rPr>
                <w:rFonts w:eastAsia="Arial Unicode MS"/>
              </w:rPr>
            </w:pPr>
            <w:r w:rsidRPr="00D82A73">
              <w:rPr>
                <w:rFonts w:eastAsia="Arial Unicode MS"/>
              </w:rPr>
              <w:t>(AnswerMin)</w:t>
            </w:r>
          </w:p>
        </w:tc>
        <w:tc>
          <w:tcPr>
            <w:tcW w:w="3410" w:type="dxa"/>
            <w:tcPrChange w:id="4151" w:author="Jarno Nieminen" w:date="2014-06-19T12:39:00Z">
              <w:tcPr>
                <w:tcW w:w="3410" w:type="dxa"/>
                <w:gridSpan w:val="2"/>
              </w:tcPr>
            </w:tcPrChange>
          </w:tcPr>
          <w:p w14:paraId="49F07B7B" w14:textId="77777777" w:rsidR="00340A76" w:rsidRPr="00D82A73" w:rsidRDefault="00340A76" w:rsidP="00340A76">
            <w:pPr>
              <w:rPr>
                <w:rFonts w:eastAsia="Arial Unicode MS"/>
              </w:rPr>
            </w:pPr>
            <w:r w:rsidRPr="00D82A73">
              <w:rPr>
                <w:rFonts w:eastAsia="Arial Unicode MS"/>
              </w:rPr>
              <w:t xml:space="preserve">Specificerar minvärde för inmatning. </w:t>
            </w:r>
          </w:p>
          <w:p w14:paraId="29BE0157" w14:textId="77777777" w:rsidR="00340A76" w:rsidRPr="00D82A73" w:rsidRDefault="00340A76" w:rsidP="00340A76">
            <w:pPr>
              <w:rPr>
                <w:rFonts w:eastAsia="Arial Unicode MS"/>
              </w:rPr>
            </w:pPr>
            <w:r w:rsidRPr="00D82A73">
              <w:rPr>
                <w:rFonts w:eastAsia="Arial Unicode MS"/>
              </w:rPr>
              <w:t>(Gäller typ: number, date)</w:t>
            </w:r>
          </w:p>
          <w:p w14:paraId="79463068" w14:textId="77777777" w:rsidR="00340A76" w:rsidRPr="00D82A73" w:rsidRDefault="00340A76" w:rsidP="00340A76">
            <w:pPr>
              <w:rPr>
                <w:rFonts w:eastAsia="Arial Unicode MS"/>
              </w:rPr>
            </w:pPr>
          </w:p>
        </w:tc>
        <w:tc>
          <w:tcPr>
            <w:tcW w:w="1140" w:type="dxa"/>
            <w:tcPrChange w:id="4152" w:author="Jarno Nieminen" w:date="2014-06-19T12:39:00Z">
              <w:tcPr>
                <w:tcW w:w="1140" w:type="dxa"/>
                <w:gridSpan w:val="2"/>
              </w:tcPr>
            </w:tcPrChange>
          </w:tcPr>
          <w:p w14:paraId="14BC02C4" w14:textId="77777777" w:rsidR="00340A76" w:rsidRPr="00D82A73" w:rsidRDefault="00340A76" w:rsidP="00340A76">
            <w:pPr>
              <w:rPr>
                <w:rFonts w:eastAsia="Arial Unicode MS"/>
              </w:rPr>
            </w:pPr>
            <w:r w:rsidRPr="00D82A73">
              <w:rPr>
                <w:rFonts w:eastAsia="Arial Unicode MS"/>
              </w:rPr>
              <w:t>VÅ</w:t>
            </w:r>
          </w:p>
        </w:tc>
        <w:tc>
          <w:tcPr>
            <w:tcW w:w="717" w:type="dxa"/>
            <w:tcPrChange w:id="4153" w:author="Jarno Nieminen" w:date="2014-06-19T12:39:00Z">
              <w:tcPr>
                <w:tcW w:w="717" w:type="dxa"/>
                <w:gridSpan w:val="2"/>
              </w:tcPr>
            </w:tcPrChange>
          </w:tcPr>
          <w:p w14:paraId="0BC2CBC9" w14:textId="77777777" w:rsidR="00340A76" w:rsidRPr="00D82A73" w:rsidRDefault="00340A76" w:rsidP="00340A76">
            <w:pPr>
              <w:rPr>
                <w:rFonts w:eastAsia="Arial Unicode MS"/>
              </w:rPr>
            </w:pPr>
            <w:r w:rsidRPr="00D82A73">
              <w:rPr>
                <w:rFonts w:eastAsia="Arial Unicode MS"/>
              </w:rPr>
              <w:t>0..1</w:t>
            </w:r>
          </w:p>
        </w:tc>
        <w:tc>
          <w:tcPr>
            <w:tcW w:w="1803" w:type="dxa"/>
            <w:tcPrChange w:id="4154" w:author="Jarno Nieminen" w:date="2014-06-19T12:39:00Z">
              <w:tcPr>
                <w:tcW w:w="1803" w:type="dxa"/>
                <w:gridSpan w:val="2"/>
              </w:tcPr>
            </w:tcPrChange>
          </w:tcPr>
          <w:p w14:paraId="4B10826F" w14:textId="77777777" w:rsidR="00340A76" w:rsidRPr="00D82A73" w:rsidRDefault="00340A76" w:rsidP="00340A76">
            <w:pPr>
              <w:rPr>
                <w:rFonts w:eastAsia="Arial Unicode MS"/>
              </w:rPr>
            </w:pPr>
          </w:p>
        </w:tc>
        <w:tc>
          <w:tcPr>
            <w:tcW w:w="1920" w:type="dxa"/>
            <w:tcPrChange w:id="4155" w:author="Jarno Nieminen" w:date="2014-06-19T12:39:00Z">
              <w:tcPr>
                <w:tcW w:w="1920" w:type="dxa"/>
                <w:gridSpan w:val="2"/>
              </w:tcPr>
            </w:tcPrChange>
          </w:tcPr>
          <w:p w14:paraId="5368C0CD"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56" w:author="Jarno Nieminen" w:date="2014-06-19T12:39:00Z">
              <w:tcPr>
                <w:tcW w:w="1200" w:type="dxa"/>
                <w:gridSpan w:val="2"/>
                <w:shd w:val="clear" w:color="auto" w:fill="auto"/>
              </w:tcPr>
            </w:tcPrChange>
          </w:tcPr>
          <w:p w14:paraId="74B96890" w14:textId="5CFA66BA" w:rsidR="00340A76" w:rsidRPr="00D82A73" w:rsidRDefault="00B37BC8" w:rsidP="00340A76">
            <w:pPr>
              <w:rPr>
                <w:rFonts w:ascii="Arial" w:eastAsia="Arial Unicode MS" w:hAnsi="Arial"/>
              </w:rPr>
            </w:pPr>
            <w:ins w:id="41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58" w:author="Jarno Nieminen" w:date="2014-06-19T12:39:00Z">
              <w:tcPr>
                <w:tcW w:w="1080" w:type="dxa"/>
                <w:shd w:val="clear" w:color="auto" w:fill="auto"/>
              </w:tcPr>
            </w:tcPrChange>
          </w:tcPr>
          <w:p w14:paraId="07ED5254" w14:textId="7CB8D3A4" w:rsidR="00340A76" w:rsidRPr="00D82A73" w:rsidRDefault="00B37BC8" w:rsidP="00340A76">
            <w:pPr>
              <w:rPr>
                <w:rFonts w:ascii="Arial" w:eastAsia="Arial Unicode MS" w:hAnsi="Arial"/>
              </w:rPr>
            </w:pPr>
            <w:ins w:id="41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60" w:author="Jarno Nieminen" w:date="2014-06-19T12:39:00Z">
              <w:tcPr>
                <w:tcW w:w="1160" w:type="dxa"/>
                <w:shd w:val="clear" w:color="auto" w:fill="auto"/>
              </w:tcPr>
            </w:tcPrChange>
          </w:tcPr>
          <w:p w14:paraId="367C174A" w14:textId="08ED5AE8" w:rsidR="00340A76" w:rsidRPr="00D82A73" w:rsidRDefault="00340A76" w:rsidP="00340A76">
            <w:pPr>
              <w:rPr>
                <w:rFonts w:ascii="Arial" w:eastAsia="Arial Unicode MS" w:hAnsi="Arial"/>
              </w:rPr>
            </w:pPr>
            <w:ins w:id="4161" w:author="Jarno Nieminen" w:date="2014-06-19T12:39:00Z">
              <w:r>
                <w:rPr>
                  <w:rFonts w:ascii="Arial" w:eastAsia="Arial Unicode MS" w:hAnsi="Arial"/>
                </w:rPr>
                <w:t>N/A</w:t>
              </w:r>
            </w:ins>
          </w:p>
        </w:tc>
      </w:tr>
      <w:tr w:rsidR="00340A76" w:rsidRPr="00D82A73" w14:paraId="6114D0C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6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63" w:author="Jarno Nieminen" w:date="2014-06-19T12:39:00Z">
            <w:trPr>
              <w:gridAfter w:val="0"/>
              <w:trHeight w:val="217"/>
            </w:trPr>
          </w:trPrChange>
        </w:trPr>
        <w:tc>
          <w:tcPr>
            <w:tcW w:w="2545" w:type="dxa"/>
            <w:gridSpan w:val="2"/>
            <w:tcPrChange w:id="4164" w:author="Jarno Nieminen" w:date="2014-06-19T12:39:00Z">
              <w:tcPr>
                <w:tcW w:w="2545" w:type="dxa"/>
                <w:gridSpan w:val="3"/>
              </w:tcPr>
            </w:tcPrChange>
          </w:tcPr>
          <w:p w14:paraId="0C9EF87F" w14:textId="77777777" w:rsidR="00340A76" w:rsidRPr="00D82A73" w:rsidRDefault="00340A76" w:rsidP="00340A76">
            <w:pPr>
              <w:rPr>
                <w:rFonts w:eastAsia="Arial Unicode MS"/>
              </w:rPr>
            </w:pPr>
            <w:r w:rsidRPr="00D82A73">
              <w:rPr>
                <w:rFonts w:eastAsia="Arial Unicode MS"/>
              </w:rPr>
              <w:t>(AnswerMaxLenght)</w:t>
            </w:r>
          </w:p>
        </w:tc>
        <w:tc>
          <w:tcPr>
            <w:tcW w:w="3410" w:type="dxa"/>
            <w:tcPrChange w:id="4165" w:author="Jarno Nieminen" w:date="2014-06-19T12:39:00Z">
              <w:tcPr>
                <w:tcW w:w="3410" w:type="dxa"/>
                <w:gridSpan w:val="2"/>
              </w:tcPr>
            </w:tcPrChange>
          </w:tcPr>
          <w:p w14:paraId="49AFD87C" w14:textId="77777777" w:rsidR="00340A76" w:rsidRPr="00D82A73" w:rsidRDefault="00340A76" w:rsidP="00340A76">
            <w:pPr>
              <w:rPr>
                <w:rFonts w:eastAsia="Arial Unicode MS"/>
              </w:rPr>
            </w:pPr>
            <w:r w:rsidRPr="00D82A73">
              <w:rPr>
                <w:rFonts w:eastAsia="Arial Unicode MS"/>
              </w:rPr>
              <w:t>Specificerar maxvärdelängd för inmatning.</w:t>
            </w:r>
          </w:p>
          <w:p w14:paraId="7A10D74C" w14:textId="77777777" w:rsidR="00340A76" w:rsidRPr="00D82A73" w:rsidRDefault="00340A76" w:rsidP="00340A76">
            <w:pPr>
              <w:rPr>
                <w:rFonts w:eastAsia="Arial Unicode MS"/>
              </w:rPr>
            </w:pPr>
            <w:r w:rsidRPr="00D82A73">
              <w:rPr>
                <w:rFonts w:eastAsia="Arial Unicode MS"/>
              </w:rPr>
              <w:t>(Gäller typ: number)</w:t>
            </w:r>
          </w:p>
          <w:p w14:paraId="73207F09" w14:textId="77777777" w:rsidR="00340A76" w:rsidRPr="00D82A73" w:rsidRDefault="00340A76" w:rsidP="00340A76">
            <w:pPr>
              <w:rPr>
                <w:rFonts w:eastAsia="Arial Unicode MS"/>
              </w:rPr>
            </w:pPr>
            <w:r w:rsidRPr="00D82A73">
              <w:rPr>
                <w:rFonts w:eastAsia="Arial Unicode MS"/>
              </w:rPr>
              <w:t>T.ex: En inmatning (text) får inte vara större än 100 tecken.</w:t>
            </w:r>
          </w:p>
        </w:tc>
        <w:tc>
          <w:tcPr>
            <w:tcW w:w="1140" w:type="dxa"/>
            <w:tcPrChange w:id="4166" w:author="Jarno Nieminen" w:date="2014-06-19T12:39:00Z">
              <w:tcPr>
                <w:tcW w:w="1140" w:type="dxa"/>
                <w:gridSpan w:val="2"/>
              </w:tcPr>
            </w:tcPrChange>
          </w:tcPr>
          <w:p w14:paraId="40B662FF" w14:textId="77777777" w:rsidR="00340A76" w:rsidRPr="00D82A73" w:rsidRDefault="00340A76" w:rsidP="00340A76">
            <w:pPr>
              <w:rPr>
                <w:rFonts w:eastAsia="Arial Unicode MS"/>
              </w:rPr>
            </w:pPr>
            <w:r w:rsidRPr="00D82A73">
              <w:rPr>
                <w:rFonts w:eastAsia="Arial Unicode MS"/>
              </w:rPr>
              <w:t>VÅ</w:t>
            </w:r>
          </w:p>
        </w:tc>
        <w:tc>
          <w:tcPr>
            <w:tcW w:w="717" w:type="dxa"/>
            <w:tcPrChange w:id="4167" w:author="Jarno Nieminen" w:date="2014-06-19T12:39:00Z">
              <w:tcPr>
                <w:tcW w:w="717" w:type="dxa"/>
                <w:gridSpan w:val="2"/>
              </w:tcPr>
            </w:tcPrChange>
          </w:tcPr>
          <w:p w14:paraId="3000ABAD" w14:textId="77777777" w:rsidR="00340A76" w:rsidRPr="00D82A73" w:rsidRDefault="00340A76" w:rsidP="00340A76">
            <w:pPr>
              <w:rPr>
                <w:rFonts w:eastAsia="Arial Unicode MS"/>
              </w:rPr>
            </w:pPr>
            <w:r w:rsidRPr="00D82A73">
              <w:rPr>
                <w:rFonts w:eastAsia="Arial Unicode MS"/>
              </w:rPr>
              <w:t>0..1</w:t>
            </w:r>
          </w:p>
        </w:tc>
        <w:tc>
          <w:tcPr>
            <w:tcW w:w="1803" w:type="dxa"/>
            <w:tcPrChange w:id="4168" w:author="Jarno Nieminen" w:date="2014-06-19T12:39:00Z">
              <w:tcPr>
                <w:tcW w:w="1803" w:type="dxa"/>
                <w:gridSpan w:val="2"/>
              </w:tcPr>
            </w:tcPrChange>
          </w:tcPr>
          <w:p w14:paraId="24C6D9ED" w14:textId="77777777" w:rsidR="00340A76" w:rsidRPr="00D82A73" w:rsidRDefault="00340A76" w:rsidP="00340A76">
            <w:pPr>
              <w:rPr>
                <w:rFonts w:eastAsia="Arial Unicode MS"/>
              </w:rPr>
            </w:pPr>
          </w:p>
        </w:tc>
        <w:tc>
          <w:tcPr>
            <w:tcW w:w="1920" w:type="dxa"/>
            <w:tcPrChange w:id="4169" w:author="Jarno Nieminen" w:date="2014-06-19T12:39:00Z">
              <w:tcPr>
                <w:tcW w:w="1920" w:type="dxa"/>
                <w:gridSpan w:val="2"/>
              </w:tcPr>
            </w:tcPrChange>
          </w:tcPr>
          <w:p w14:paraId="7BA316E9"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70" w:author="Jarno Nieminen" w:date="2014-06-19T12:39:00Z">
              <w:tcPr>
                <w:tcW w:w="1200" w:type="dxa"/>
                <w:gridSpan w:val="2"/>
                <w:shd w:val="clear" w:color="auto" w:fill="auto"/>
              </w:tcPr>
            </w:tcPrChange>
          </w:tcPr>
          <w:p w14:paraId="3AB2E33A" w14:textId="57C1B0D6" w:rsidR="00340A76" w:rsidRPr="00D82A73" w:rsidRDefault="00B37BC8" w:rsidP="00340A76">
            <w:pPr>
              <w:rPr>
                <w:rFonts w:ascii="Arial" w:eastAsia="Arial Unicode MS" w:hAnsi="Arial"/>
              </w:rPr>
            </w:pPr>
            <w:ins w:id="41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72" w:author="Jarno Nieminen" w:date="2014-06-19T12:39:00Z">
              <w:tcPr>
                <w:tcW w:w="1080" w:type="dxa"/>
                <w:shd w:val="clear" w:color="auto" w:fill="auto"/>
              </w:tcPr>
            </w:tcPrChange>
          </w:tcPr>
          <w:p w14:paraId="7BC40833" w14:textId="5C2B8B5C" w:rsidR="00340A76" w:rsidRPr="00D82A73" w:rsidRDefault="00B37BC8" w:rsidP="00340A76">
            <w:pPr>
              <w:rPr>
                <w:rFonts w:ascii="Arial" w:eastAsia="Arial Unicode MS" w:hAnsi="Arial"/>
              </w:rPr>
            </w:pPr>
            <w:ins w:id="41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74" w:author="Jarno Nieminen" w:date="2014-06-19T12:39:00Z">
              <w:tcPr>
                <w:tcW w:w="1160" w:type="dxa"/>
                <w:shd w:val="clear" w:color="auto" w:fill="auto"/>
              </w:tcPr>
            </w:tcPrChange>
          </w:tcPr>
          <w:p w14:paraId="2A7B8E74" w14:textId="746D8D18" w:rsidR="00340A76" w:rsidRPr="00D82A73" w:rsidRDefault="00340A76" w:rsidP="00340A76">
            <w:pPr>
              <w:rPr>
                <w:rFonts w:ascii="Arial" w:eastAsia="Arial Unicode MS" w:hAnsi="Arial"/>
              </w:rPr>
            </w:pPr>
            <w:ins w:id="4175" w:author="Jarno Nieminen" w:date="2014-06-19T12:39:00Z">
              <w:r>
                <w:rPr>
                  <w:rFonts w:ascii="Arial" w:eastAsia="Arial Unicode MS" w:hAnsi="Arial"/>
                </w:rPr>
                <w:t>N/A</w:t>
              </w:r>
            </w:ins>
          </w:p>
        </w:tc>
      </w:tr>
      <w:tr w:rsidR="00340A76" w:rsidRPr="00D82A73" w14:paraId="12F1903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77" w:author="Jarno Nieminen" w:date="2014-06-19T12:39:00Z">
            <w:trPr>
              <w:gridAfter w:val="0"/>
              <w:trHeight w:val="217"/>
            </w:trPr>
          </w:trPrChange>
        </w:trPr>
        <w:tc>
          <w:tcPr>
            <w:tcW w:w="2545" w:type="dxa"/>
            <w:gridSpan w:val="2"/>
            <w:tcPrChange w:id="4178" w:author="Jarno Nieminen" w:date="2014-06-19T12:39:00Z">
              <w:tcPr>
                <w:tcW w:w="2545" w:type="dxa"/>
                <w:gridSpan w:val="3"/>
              </w:tcPr>
            </w:tcPrChange>
          </w:tcPr>
          <w:p w14:paraId="769A5DEC" w14:textId="77777777" w:rsidR="00340A76" w:rsidRPr="00D82A73" w:rsidRDefault="00340A76" w:rsidP="00340A76">
            <w:pPr>
              <w:rPr>
                <w:rFonts w:eastAsia="Arial Unicode MS"/>
              </w:rPr>
            </w:pPr>
            <w:r w:rsidRPr="00D82A73">
              <w:rPr>
                <w:rFonts w:eastAsia="Arial Unicode MS"/>
              </w:rPr>
              <w:lastRenderedPageBreak/>
              <w:t>(AnswerPattern)</w:t>
            </w:r>
          </w:p>
        </w:tc>
        <w:tc>
          <w:tcPr>
            <w:tcW w:w="3410" w:type="dxa"/>
            <w:tcPrChange w:id="4179" w:author="Jarno Nieminen" w:date="2014-06-19T12:39:00Z">
              <w:tcPr>
                <w:tcW w:w="3410" w:type="dxa"/>
                <w:gridSpan w:val="2"/>
              </w:tcPr>
            </w:tcPrChange>
          </w:tcPr>
          <w:p w14:paraId="1B121BB3" w14:textId="77777777" w:rsidR="00340A76" w:rsidRPr="00D82A73" w:rsidRDefault="00340A76" w:rsidP="00340A76">
            <w:pPr>
              <w:rPr>
                <w:rFonts w:eastAsia="Arial Unicode MS"/>
              </w:rPr>
            </w:pPr>
            <w:r w:rsidRPr="00D82A73">
              <w:rPr>
                <w:rFonts w:eastAsia="Arial Unicode MS"/>
              </w:rPr>
              <w:t xml:space="preserve">Inmatningsvalidering </w:t>
            </w:r>
          </w:p>
          <w:p w14:paraId="20BD6A56" w14:textId="77777777" w:rsidR="00340A76" w:rsidRPr="00D82A73" w:rsidRDefault="00340A76" w:rsidP="00340A76">
            <w:pPr>
              <w:rPr>
                <w:rFonts w:eastAsia="Arial Unicode MS"/>
              </w:rPr>
            </w:pPr>
            <w:r w:rsidRPr="00D82A73">
              <w:rPr>
                <w:rFonts w:eastAsia="Arial Unicode MS"/>
              </w:rPr>
              <w:t>(Regular expresson).</w:t>
            </w:r>
          </w:p>
          <w:p w14:paraId="1DA52396" w14:textId="77777777" w:rsidR="00340A76" w:rsidRPr="00D82A73" w:rsidRDefault="00340A76" w:rsidP="00340A76">
            <w:pPr>
              <w:rPr>
                <w:rFonts w:eastAsia="Arial Unicode MS"/>
              </w:rPr>
            </w:pPr>
            <w:r w:rsidRPr="00D82A73">
              <w:rPr>
                <w:rFonts w:eastAsia="Arial Unicode MS"/>
              </w:rPr>
              <w:t>T.ex: pattern="[A-z]{3}" tillåter endast 3 teckan A-z.</w:t>
            </w:r>
          </w:p>
        </w:tc>
        <w:tc>
          <w:tcPr>
            <w:tcW w:w="1140" w:type="dxa"/>
            <w:tcPrChange w:id="4180" w:author="Jarno Nieminen" w:date="2014-06-19T12:39:00Z">
              <w:tcPr>
                <w:tcW w:w="1140" w:type="dxa"/>
                <w:gridSpan w:val="2"/>
              </w:tcPr>
            </w:tcPrChange>
          </w:tcPr>
          <w:p w14:paraId="6352E9C3" w14:textId="77777777" w:rsidR="00340A76" w:rsidRPr="00D82A73" w:rsidRDefault="00340A76" w:rsidP="00340A76">
            <w:pPr>
              <w:rPr>
                <w:rFonts w:eastAsia="Arial Unicode MS"/>
              </w:rPr>
            </w:pPr>
            <w:r w:rsidRPr="00D82A73">
              <w:rPr>
                <w:rFonts w:eastAsia="Arial Unicode MS"/>
              </w:rPr>
              <w:t>TXT</w:t>
            </w:r>
          </w:p>
        </w:tc>
        <w:tc>
          <w:tcPr>
            <w:tcW w:w="717" w:type="dxa"/>
            <w:tcPrChange w:id="4181" w:author="Jarno Nieminen" w:date="2014-06-19T12:39:00Z">
              <w:tcPr>
                <w:tcW w:w="717" w:type="dxa"/>
                <w:gridSpan w:val="2"/>
              </w:tcPr>
            </w:tcPrChange>
          </w:tcPr>
          <w:p w14:paraId="7EDEC77C" w14:textId="77777777" w:rsidR="00340A76" w:rsidRPr="00D82A73" w:rsidRDefault="00340A76" w:rsidP="00340A76">
            <w:pPr>
              <w:rPr>
                <w:rFonts w:eastAsia="Arial Unicode MS"/>
              </w:rPr>
            </w:pPr>
            <w:r w:rsidRPr="00D82A73">
              <w:rPr>
                <w:rFonts w:eastAsia="Arial Unicode MS"/>
              </w:rPr>
              <w:t>0..1</w:t>
            </w:r>
          </w:p>
        </w:tc>
        <w:tc>
          <w:tcPr>
            <w:tcW w:w="1803" w:type="dxa"/>
            <w:tcPrChange w:id="4182" w:author="Jarno Nieminen" w:date="2014-06-19T12:39:00Z">
              <w:tcPr>
                <w:tcW w:w="1803" w:type="dxa"/>
                <w:gridSpan w:val="2"/>
              </w:tcPr>
            </w:tcPrChange>
          </w:tcPr>
          <w:p w14:paraId="4397E498" w14:textId="77777777" w:rsidR="00340A76" w:rsidRPr="00D82A73" w:rsidRDefault="00340A76" w:rsidP="00340A76">
            <w:pPr>
              <w:rPr>
                <w:rFonts w:eastAsia="Arial Unicode MS"/>
              </w:rPr>
            </w:pPr>
          </w:p>
        </w:tc>
        <w:tc>
          <w:tcPr>
            <w:tcW w:w="1920" w:type="dxa"/>
            <w:tcPrChange w:id="4183" w:author="Jarno Nieminen" w:date="2014-06-19T12:39:00Z">
              <w:tcPr>
                <w:tcW w:w="1920" w:type="dxa"/>
                <w:gridSpan w:val="2"/>
              </w:tcPr>
            </w:tcPrChange>
          </w:tcPr>
          <w:p w14:paraId="3529817F"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84" w:author="Jarno Nieminen" w:date="2014-06-19T12:39:00Z">
              <w:tcPr>
                <w:tcW w:w="1200" w:type="dxa"/>
                <w:gridSpan w:val="2"/>
                <w:shd w:val="clear" w:color="auto" w:fill="auto"/>
              </w:tcPr>
            </w:tcPrChange>
          </w:tcPr>
          <w:p w14:paraId="1459BCA8" w14:textId="219CCC50" w:rsidR="00340A76" w:rsidRPr="00D82A73" w:rsidRDefault="00B37BC8" w:rsidP="00340A76">
            <w:pPr>
              <w:rPr>
                <w:rFonts w:ascii="Arial" w:eastAsia="Arial Unicode MS" w:hAnsi="Arial"/>
              </w:rPr>
            </w:pPr>
            <w:ins w:id="41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86" w:author="Jarno Nieminen" w:date="2014-06-19T12:39:00Z">
              <w:tcPr>
                <w:tcW w:w="1080" w:type="dxa"/>
                <w:shd w:val="clear" w:color="auto" w:fill="auto"/>
              </w:tcPr>
            </w:tcPrChange>
          </w:tcPr>
          <w:p w14:paraId="51A73280" w14:textId="7D4CBE1D" w:rsidR="00340A76" w:rsidRPr="00D82A73" w:rsidRDefault="00B37BC8" w:rsidP="00340A76">
            <w:pPr>
              <w:rPr>
                <w:rFonts w:ascii="Arial" w:eastAsia="Arial Unicode MS" w:hAnsi="Arial"/>
              </w:rPr>
            </w:pPr>
            <w:ins w:id="41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88" w:author="Jarno Nieminen" w:date="2014-06-19T12:39:00Z">
              <w:tcPr>
                <w:tcW w:w="1160" w:type="dxa"/>
                <w:shd w:val="clear" w:color="auto" w:fill="auto"/>
              </w:tcPr>
            </w:tcPrChange>
          </w:tcPr>
          <w:p w14:paraId="16493E8E" w14:textId="16232C02" w:rsidR="00340A76" w:rsidRPr="00D82A73" w:rsidRDefault="00340A76" w:rsidP="00340A76">
            <w:pPr>
              <w:rPr>
                <w:rFonts w:ascii="Arial" w:eastAsia="Arial Unicode MS" w:hAnsi="Arial"/>
              </w:rPr>
            </w:pPr>
            <w:ins w:id="4189" w:author="Jarno Nieminen" w:date="2014-06-19T12:39:00Z">
              <w:r>
                <w:rPr>
                  <w:rFonts w:ascii="Arial" w:eastAsia="Arial Unicode MS" w:hAnsi="Arial"/>
                </w:rPr>
                <w:t>N/A</w:t>
              </w:r>
            </w:ins>
          </w:p>
        </w:tc>
      </w:tr>
      <w:tr w:rsidR="00340A76" w:rsidRPr="00D82A73" w14:paraId="76F2313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9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91" w:author="Jarno Nieminen" w:date="2014-06-19T12:39:00Z">
            <w:trPr>
              <w:gridAfter w:val="0"/>
              <w:trHeight w:val="217"/>
            </w:trPr>
          </w:trPrChange>
        </w:trPr>
        <w:tc>
          <w:tcPr>
            <w:tcW w:w="2545" w:type="dxa"/>
            <w:gridSpan w:val="2"/>
            <w:tcPrChange w:id="4192" w:author="Jarno Nieminen" w:date="2014-06-19T12:39:00Z">
              <w:tcPr>
                <w:tcW w:w="2545" w:type="dxa"/>
                <w:gridSpan w:val="3"/>
              </w:tcPr>
            </w:tcPrChange>
          </w:tcPr>
          <w:p w14:paraId="5835BA5C" w14:textId="77777777" w:rsidR="00340A76" w:rsidRPr="00D82A73" w:rsidRDefault="00340A76" w:rsidP="00340A76">
            <w:pPr>
              <w:rPr>
                <w:rFonts w:eastAsia="Arial Unicode MS"/>
              </w:rPr>
            </w:pPr>
            <w:r w:rsidRPr="00D82A73">
              <w:rPr>
                <w:rFonts w:eastAsia="Arial Unicode MS"/>
              </w:rPr>
              <w:t>(AnswerStep)</w:t>
            </w:r>
          </w:p>
        </w:tc>
        <w:tc>
          <w:tcPr>
            <w:tcW w:w="3410" w:type="dxa"/>
            <w:tcPrChange w:id="4193" w:author="Jarno Nieminen" w:date="2014-06-19T12:39:00Z">
              <w:tcPr>
                <w:tcW w:w="3410" w:type="dxa"/>
                <w:gridSpan w:val="2"/>
              </w:tcPr>
            </w:tcPrChange>
          </w:tcPr>
          <w:p w14:paraId="203B405A" w14:textId="77777777" w:rsidR="00340A76" w:rsidRPr="00D82A73" w:rsidRDefault="00340A76" w:rsidP="00340A76">
            <w:pPr>
              <w:rPr>
                <w:rFonts w:eastAsia="Arial Unicode MS"/>
              </w:rPr>
            </w:pPr>
            <w:r w:rsidRPr="00D82A73">
              <w:rPr>
                <w:rFonts w:eastAsia="Arial Unicode MS"/>
              </w:rPr>
              <w:t xml:space="preserve">Specificerar giltiga intervall för inmatning. </w:t>
            </w:r>
          </w:p>
          <w:p w14:paraId="1C2089E0" w14:textId="77777777" w:rsidR="00340A76" w:rsidRPr="00060509" w:rsidRDefault="00340A76" w:rsidP="00340A76">
            <w:pPr>
              <w:rPr>
                <w:rFonts w:eastAsia="Arial Unicode MS"/>
                <w:lang w:val="en-US"/>
              </w:rPr>
            </w:pPr>
            <w:r w:rsidRPr="00060509">
              <w:rPr>
                <w:rFonts w:eastAsia="Arial Unicode MS"/>
                <w:lang w:val="en-US"/>
              </w:rPr>
              <w:t>(Gäller typ: number, range, date, datetime, datetime-local, month, time och week)</w:t>
            </w:r>
          </w:p>
          <w:p w14:paraId="27560D4D" w14:textId="77777777" w:rsidR="00340A76" w:rsidRPr="00D82A73" w:rsidRDefault="00340A76" w:rsidP="00340A76">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4194" w:author="Jarno Nieminen" w:date="2014-06-19T12:39:00Z">
              <w:tcPr>
                <w:tcW w:w="1140" w:type="dxa"/>
                <w:gridSpan w:val="2"/>
              </w:tcPr>
            </w:tcPrChange>
          </w:tcPr>
          <w:p w14:paraId="2B48FBEB" w14:textId="77777777" w:rsidR="00340A76" w:rsidRPr="00D82A73" w:rsidRDefault="00340A76" w:rsidP="00340A76">
            <w:pPr>
              <w:rPr>
                <w:rFonts w:eastAsia="Arial Unicode MS"/>
              </w:rPr>
            </w:pPr>
            <w:r w:rsidRPr="00D82A73">
              <w:rPr>
                <w:rFonts w:eastAsia="Arial Unicode MS"/>
              </w:rPr>
              <w:t>VÄ</w:t>
            </w:r>
          </w:p>
        </w:tc>
        <w:tc>
          <w:tcPr>
            <w:tcW w:w="717" w:type="dxa"/>
            <w:tcPrChange w:id="4195" w:author="Jarno Nieminen" w:date="2014-06-19T12:39:00Z">
              <w:tcPr>
                <w:tcW w:w="717" w:type="dxa"/>
                <w:gridSpan w:val="2"/>
              </w:tcPr>
            </w:tcPrChange>
          </w:tcPr>
          <w:p w14:paraId="29F54203" w14:textId="77777777" w:rsidR="00340A76" w:rsidRPr="00D82A73" w:rsidRDefault="00340A76" w:rsidP="00340A76">
            <w:pPr>
              <w:rPr>
                <w:rFonts w:eastAsia="Arial Unicode MS"/>
              </w:rPr>
            </w:pPr>
            <w:r w:rsidRPr="00D82A73">
              <w:rPr>
                <w:rFonts w:eastAsia="Arial Unicode MS"/>
              </w:rPr>
              <w:t>0..1</w:t>
            </w:r>
          </w:p>
        </w:tc>
        <w:tc>
          <w:tcPr>
            <w:tcW w:w="1803" w:type="dxa"/>
            <w:tcPrChange w:id="4196" w:author="Jarno Nieminen" w:date="2014-06-19T12:39:00Z">
              <w:tcPr>
                <w:tcW w:w="1803" w:type="dxa"/>
                <w:gridSpan w:val="2"/>
              </w:tcPr>
            </w:tcPrChange>
          </w:tcPr>
          <w:p w14:paraId="40F2262F" w14:textId="77777777" w:rsidR="00340A76" w:rsidRPr="00D82A73" w:rsidRDefault="00340A76" w:rsidP="00340A76">
            <w:pPr>
              <w:rPr>
                <w:rFonts w:eastAsia="Arial Unicode MS"/>
              </w:rPr>
            </w:pPr>
          </w:p>
        </w:tc>
        <w:tc>
          <w:tcPr>
            <w:tcW w:w="1920" w:type="dxa"/>
            <w:tcPrChange w:id="4197" w:author="Jarno Nieminen" w:date="2014-06-19T12:39:00Z">
              <w:tcPr>
                <w:tcW w:w="1920" w:type="dxa"/>
                <w:gridSpan w:val="2"/>
              </w:tcPr>
            </w:tcPrChange>
          </w:tcPr>
          <w:p w14:paraId="24AFC2A6" w14:textId="77777777" w:rsidR="00340A76" w:rsidRPr="00D82A73" w:rsidRDefault="00340A76" w:rsidP="00340A76">
            <w:pPr>
              <w:rPr>
                <w:rFonts w:ascii="Arial" w:eastAsia="Arial Unicode MS" w:hAnsi="Arial"/>
              </w:rPr>
            </w:pPr>
          </w:p>
        </w:tc>
        <w:tc>
          <w:tcPr>
            <w:tcW w:w="1200" w:type="dxa"/>
            <w:shd w:val="clear" w:color="auto" w:fill="auto"/>
            <w:tcPrChange w:id="4198" w:author="Jarno Nieminen" w:date="2014-06-19T12:39:00Z">
              <w:tcPr>
                <w:tcW w:w="1200" w:type="dxa"/>
                <w:gridSpan w:val="2"/>
                <w:shd w:val="clear" w:color="auto" w:fill="auto"/>
              </w:tcPr>
            </w:tcPrChange>
          </w:tcPr>
          <w:p w14:paraId="05CB3186" w14:textId="4D9A7B2A" w:rsidR="00340A76" w:rsidRPr="00D82A73" w:rsidRDefault="00B37BC8" w:rsidP="00340A76">
            <w:pPr>
              <w:rPr>
                <w:rFonts w:ascii="Arial" w:eastAsia="Arial Unicode MS" w:hAnsi="Arial"/>
              </w:rPr>
            </w:pPr>
            <w:ins w:id="41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00" w:author="Jarno Nieminen" w:date="2014-06-19T12:39:00Z">
              <w:tcPr>
                <w:tcW w:w="1080" w:type="dxa"/>
                <w:shd w:val="clear" w:color="auto" w:fill="auto"/>
              </w:tcPr>
            </w:tcPrChange>
          </w:tcPr>
          <w:p w14:paraId="5F37A5A3" w14:textId="09D026EB" w:rsidR="00340A76" w:rsidRPr="00D82A73" w:rsidRDefault="00B37BC8" w:rsidP="00340A76">
            <w:pPr>
              <w:rPr>
                <w:rFonts w:ascii="Arial" w:eastAsia="Arial Unicode MS" w:hAnsi="Arial"/>
              </w:rPr>
            </w:pPr>
            <w:ins w:id="42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02" w:author="Jarno Nieminen" w:date="2014-06-19T12:39:00Z">
              <w:tcPr>
                <w:tcW w:w="1160" w:type="dxa"/>
                <w:shd w:val="clear" w:color="auto" w:fill="auto"/>
              </w:tcPr>
            </w:tcPrChange>
          </w:tcPr>
          <w:p w14:paraId="74DA54C0" w14:textId="014B232E" w:rsidR="00340A76" w:rsidRPr="00D82A73" w:rsidRDefault="00340A76" w:rsidP="00340A76">
            <w:pPr>
              <w:rPr>
                <w:rFonts w:ascii="Arial" w:eastAsia="Arial Unicode MS" w:hAnsi="Arial"/>
              </w:rPr>
            </w:pPr>
            <w:ins w:id="4203" w:author="Jarno Nieminen" w:date="2014-06-19T12:39:00Z">
              <w:r>
                <w:rPr>
                  <w:rFonts w:ascii="Arial" w:eastAsia="Arial Unicode MS" w:hAnsi="Arial"/>
                </w:rPr>
                <w:t>N/A</w:t>
              </w:r>
            </w:ins>
          </w:p>
        </w:tc>
      </w:tr>
      <w:tr w:rsidR="00340A76" w:rsidRPr="00D82A73" w14:paraId="1AA17AF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0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05" w:author="Jarno Nieminen" w:date="2014-06-19T12:39:00Z">
            <w:trPr>
              <w:gridAfter w:val="0"/>
              <w:trHeight w:val="217"/>
            </w:trPr>
          </w:trPrChange>
        </w:trPr>
        <w:tc>
          <w:tcPr>
            <w:tcW w:w="2545" w:type="dxa"/>
            <w:gridSpan w:val="2"/>
            <w:tcPrChange w:id="4206" w:author="Jarno Nieminen" w:date="2014-06-19T12:39:00Z">
              <w:tcPr>
                <w:tcW w:w="2545" w:type="dxa"/>
                <w:gridSpan w:val="3"/>
              </w:tcPr>
            </w:tcPrChange>
          </w:tcPr>
          <w:p w14:paraId="44575211" w14:textId="77777777" w:rsidR="00340A76" w:rsidRPr="00D82A73" w:rsidRDefault="00340A76" w:rsidP="00340A76">
            <w:pPr>
              <w:rPr>
                <w:rFonts w:eastAsia="Arial Unicode MS"/>
              </w:rPr>
            </w:pPr>
            <w:r w:rsidRPr="00D82A73">
              <w:rPr>
                <w:rFonts w:eastAsia="Arial Unicode MS"/>
              </w:rPr>
              <w:t>(questionAlign)</w:t>
            </w:r>
          </w:p>
        </w:tc>
        <w:tc>
          <w:tcPr>
            <w:tcW w:w="3410" w:type="dxa"/>
            <w:tcPrChange w:id="4207" w:author="Jarno Nieminen" w:date="2014-06-19T12:39:00Z">
              <w:tcPr>
                <w:tcW w:w="3410" w:type="dxa"/>
                <w:gridSpan w:val="2"/>
              </w:tcPr>
            </w:tcPrChange>
          </w:tcPr>
          <w:p w14:paraId="64F4217A" w14:textId="77777777" w:rsidR="00340A76" w:rsidRPr="00D82A73" w:rsidRDefault="00340A76" w:rsidP="00340A76">
            <w:pPr>
              <w:rPr>
                <w:rFonts w:eastAsia="Arial Unicode MS"/>
              </w:rPr>
            </w:pPr>
            <w:r w:rsidRPr="00D82A73">
              <w:rPr>
                <w:rFonts w:eastAsia="Arial Unicode MS"/>
              </w:rPr>
              <w:t>Presentationsrekommendation för fråga och svarsalternativ.</w:t>
            </w:r>
          </w:p>
          <w:p w14:paraId="04B53438" w14:textId="77777777" w:rsidR="00340A76" w:rsidRPr="00D82A73" w:rsidRDefault="00340A76" w:rsidP="00340A76">
            <w:pPr>
              <w:pStyle w:val="ListParagraph"/>
              <w:numPr>
                <w:ilvl w:val="0"/>
                <w:numId w:val="27"/>
              </w:numPr>
              <w:rPr>
                <w:rFonts w:eastAsia="Arial Unicode MS"/>
              </w:rPr>
            </w:pPr>
            <w:r w:rsidRPr="00D82A73">
              <w:rPr>
                <w:rFonts w:eastAsia="Arial Unicode MS"/>
              </w:rPr>
              <w:t>left</w:t>
            </w:r>
          </w:p>
          <w:p w14:paraId="36A0F53A" w14:textId="77777777" w:rsidR="00340A76" w:rsidRPr="00D82A73" w:rsidRDefault="00340A76" w:rsidP="00340A76">
            <w:pPr>
              <w:pStyle w:val="ListParagraph"/>
              <w:numPr>
                <w:ilvl w:val="0"/>
                <w:numId w:val="27"/>
              </w:numPr>
              <w:rPr>
                <w:rFonts w:eastAsia="Arial Unicode MS"/>
              </w:rPr>
            </w:pPr>
            <w:r w:rsidRPr="00D82A73">
              <w:rPr>
                <w:rFonts w:eastAsia="Arial Unicode MS"/>
              </w:rPr>
              <w:t>right</w:t>
            </w:r>
          </w:p>
          <w:p w14:paraId="57EC8457" w14:textId="77777777" w:rsidR="00340A76" w:rsidRPr="00D82A73" w:rsidRDefault="00340A76" w:rsidP="00340A76">
            <w:pPr>
              <w:pStyle w:val="ListParagraph"/>
              <w:numPr>
                <w:ilvl w:val="0"/>
                <w:numId w:val="27"/>
              </w:numPr>
              <w:rPr>
                <w:rFonts w:eastAsia="Arial Unicode MS"/>
              </w:rPr>
            </w:pPr>
            <w:r w:rsidRPr="00D82A73">
              <w:rPr>
                <w:rFonts w:eastAsia="Arial Unicode MS"/>
              </w:rPr>
              <w:t>Center</w:t>
            </w:r>
          </w:p>
          <w:p w14:paraId="279DE861" w14:textId="77777777" w:rsidR="00340A76" w:rsidRPr="00D82A73" w:rsidRDefault="00340A76" w:rsidP="00340A76">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340A76" w:rsidRPr="00D82A73" w:rsidRDefault="00340A76" w:rsidP="00340A76">
            <w:pPr>
              <w:pStyle w:val="ListParagraph"/>
              <w:numPr>
                <w:ilvl w:val="0"/>
                <w:numId w:val="27"/>
              </w:numPr>
              <w:rPr>
                <w:rFonts w:eastAsia="Arial Unicode MS"/>
              </w:rPr>
            </w:pPr>
            <w:r w:rsidRPr="00D82A73">
              <w:rPr>
                <w:rFonts w:eastAsia="Arial Unicode MS"/>
              </w:rPr>
              <w:lastRenderedPageBreak/>
              <w:t>horizontal: Fråga och svarsalternativ presenteras i horisontalt. T.ex. inmatning placeras bredvid varandra.</w:t>
            </w:r>
          </w:p>
        </w:tc>
        <w:tc>
          <w:tcPr>
            <w:tcW w:w="1140" w:type="dxa"/>
            <w:tcPrChange w:id="4208" w:author="Jarno Nieminen" w:date="2014-06-19T12:39:00Z">
              <w:tcPr>
                <w:tcW w:w="1140" w:type="dxa"/>
                <w:gridSpan w:val="2"/>
              </w:tcPr>
            </w:tcPrChange>
          </w:tcPr>
          <w:p w14:paraId="4B095AAC" w14:textId="77777777" w:rsidR="00340A76" w:rsidRPr="00D82A73" w:rsidRDefault="00340A76" w:rsidP="00340A76">
            <w:pPr>
              <w:rPr>
                <w:rFonts w:eastAsia="Arial Unicode MS"/>
              </w:rPr>
            </w:pPr>
            <w:r w:rsidRPr="00D82A73">
              <w:rPr>
                <w:rFonts w:eastAsia="Arial Unicode MS"/>
              </w:rPr>
              <w:lastRenderedPageBreak/>
              <w:t>TXT</w:t>
            </w:r>
          </w:p>
        </w:tc>
        <w:tc>
          <w:tcPr>
            <w:tcW w:w="717" w:type="dxa"/>
            <w:tcPrChange w:id="4209" w:author="Jarno Nieminen" w:date="2014-06-19T12:39:00Z">
              <w:tcPr>
                <w:tcW w:w="717" w:type="dxa"/>
                <w:gridSpan w:val="2"/>
              </w:tcPr>
            </w:tcPrChange>
          </w:tcPr>
          <w:p w14:paraId="40E84EBA" w14:textId="77777777" w:rsidR="00340A76" w:rsidRPr="00D82A73" w:rsidRDefault="00340A76" w:rsidP="00340A76">
            <w:pPr>
              <w:rPr>
                <w:rFonts w:eastAsia="Arial Unicode MS"/>
              </w:rPr>
            </w:pPr>
            <w:r w:rsidRPr="00D82A73">
              <w:rPr>
                <w:rFonts w:eastAsia="Arial Unicode MS"/>
              </w:rPr>
              <w:t>0..1</w:t>
            </w:r>
          </w:p>
        </w:tc>
        <w:tc>
          <w:tcPr>
            <w:tcW w:w="1803" w:type="dxa"/>
            <w:tcPrChange w:id="4210" w:author="Jarno Nieminen" w:date="2014-06-19T12:39:00Z">
              <w:tcPr>
                <w:tcW w:w="1803" w:type="dxa"/>
                <w:gridSpan w:val="2"/>
              </w:tcPr>
            </w:tcPrChange>
          </w:tcPr>
          <w:p w14:paraId="2B211209" w14:textId="77777777" w:rsidR="00340A76" w:rsidRPr="00D82A73" w:rsidRDefault="00340A76" w:rsidP="00340A76">
            <w:pPr>
              <w:rPr>
                <w:rFonts w:eastAsia="Arial Unicode MS"/>
              </w:rPr>
            </w:pPr>
          </w:p>
        </w:tc>
        <w:tc>
          <w:tcPr>
            <w:tcW w:w="1920" w:type="dxa"/>
            <w:tcPrChange w:id="4211" w:author="Jarno Nieminen" w:date="2014-06-19T12:39:00Z">
              <w:tcPr>
                <w:tcW w:w="1920" w:type="dxa"/>
                <w:gridSpan w:val="2"/>
              </w:tcPr>
            </w:tcPrChange>
          </w:tcPr>
          <w:p w14:paraId="2EBD9C4B" w14:textId="77777777" w:rsidR="00340A76" w:rsidRPr="00D82A73" w:rsidRDefault="00340A76" w:rsidP="00340A76">
            <w:pPr>
              <w:rPr>
                <w:rFonts w:ascii="Arial" w:eastAsia="Arial Unicode MS" w:hAnsi="Arial"/>
              </w:rPr>
            </w:pPr>
          </w:p>
        </w:tc>
        <w:tc>
          <w:tcPr>
            <w:tcW w:w="1200" w:type="dxa"/>
            <w:shd w:val="clear" w:color="auto" w:fill="auto"/>
            <w:tcPrChange w:id="4212" w:author="Jarno Nieminen" w:date="2014-06-19T12:39:00Z">
              <w:tcPr>
                <w:tcW w:w="1200" w:type="dxa"/>
                <w:gridSpan w:val="2"/>
                <w:shd w:val="clear" w:color="auto" w:fill="auto"/>
              </w:tcPr>
            </w:tcPrChange>
          </w:tcPr>
          <w:p w14:paraId="3B21A57D" w14:textId="55A46DC9" w:rsidR="00340A76" w:rsidRPr="00D82A73" w:rsidRDefault="00B37BC8" w:rsidP="00340A76">
            <w:pPr>
              <w:rPr>
                <w:rFonts w:ascii="Arial" w:eastAsia="Arial Unicode MS" w:hAnsi="Arial"/>
              </w:rPr>
            </w:pPr>
            <w:ins w:id="42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14" w:author="Jarno Nieminen" w:date="2014-06-19T12:39:00Z">
              <w:tcPr>
                <w:tcW w:w="1080" w:type="dxa"/>
                <w:shd w:val="clear" w:color="auto" w:fill="auto"/>
              </w:tcPr>
            </w:tcPrChange>
          </w:tcPr>
          <w:p w14:paraId="14D687C0" w14:textId="4F15A323" w:rsidR="00340A76" w:rsidRPr="00D82A73" w:rsidRDefault="00B37BC8" w:rsidP="00340A76">
            <w:pPr>
              <w:rPr>
                <w:rFonts w:ascii="Arial" w:eastAsia="Arial Unicode MS" w:hAnsi="Arial"/>
              </w:rPr>
            </w:pPr>
            <w:ins w:id="42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16" w:author="Jarno Nieminen" w:date="2014-06-19T12:39:00Z">
              <w:tcPr>
                <w:tcW w:w="1160" w:type="dxa"/>
                <w:shd w:val="clear" w:color="auto" w:fill="auto"/>
              </w:tcPr>
            </w:tcPrChange>
          </w:tcPr>
          <w:p w14:paraId="05229457" w14:textId="44401FCC" w:rsidR="00340A76" w:rsidRPr="00D82A73" w:rsidRDefault="00340A76" w:rsidP="00340A76">
            <w:pPr>
              <w:rPr>
                <w:rFonts w:ascii="Arial" w:eastAsia="Arial Unicode MS" w:hAnsi="Arial"/>
              </w:rPr>
            </w:pPr>
            <w:ins w:id="4217" w:author="Jarno Nieminen" w:date="2014-06-19T12:39:00Z">
              <w:r>
                <w:rPr>
                  <w:rFonts w:ascii="Arial" w:eastAsia="Arial Unicode MS" w:hAnsi="Arial"/>
                </w:rPr>
                <w:t>N/A</w:t>
              </w:r>
            </w:ins>
          </w:p>
        </w:tc>
      </w:tr>
      <w:tr w:rsidR="00340A76" w:rsidRPr="00D82A73" w14:paraId="1633554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1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19" w:author="Jarno Nieminen" w:date="2014-06-19T12:39:00Z">
            <w:trPr>
              <w:gridAfter w:val="0"/>
              <w:trHeight w:val="217"/>
            </w:trPr>
          </w:trPrChange>
        </w:trPr>
        <w:tc>
          <w:tcPr>
            <w:tcW w:w="2545" w:type="dxa"/>
            <w:gridSpan w:val="2"/>
            <w:tcPrChange w:id="4220" w:author="Jarno Nieminen" w:date="2014-06-19T12:39:00Z">
              <w:tcPr>
                <w:tcW w:w="2545" w:type="dxa"/>
                <w:gridSpan w:val="3"/>
              </w:tcPr>
            </w:tcPrChange>
          </w:tcPr>
          <w:p w14:paraId="3FF61EE8" w14:textId="77777777" w:rsidR="00340A76" w:rsidRPr="00D82A73" w:rsidRDefault="00340A76" w:rsidP="00340A76">
            <w:pPr>
              <w:rPr>
                <w:rFonts w:eastAsia="Arial Unicode MS"/>
              </w:rPr>
            </w:pPr>
            <w:r w:rsidRPr="00D82A73">
              <w:rPr>
                <w:rFonts w:eastAsia="Arial Unicode MS"/>
              </w:rPr>
              <w:lastRenderedPageBreak/>
              <w:t xml:space="preserve">Code/id </w:t>
            </w:r>
          </w:p>
          <w:p w14:paraId="600C7C53" w14:textId="77777777" w:rsidR="00340A76" w:rsidRPr="00D82A73" w:rsidRDefault="00340A76" w:rsidP="00340A76">
            <w:pPr>
              <w:rPr>
                <w:rFonts w:eastAsia="Arial Unicode MS"/>
              </w:rPr>
            </w:pPr>
            <w:r w:rsidRPr="00D82A73">
              <w:rPr>
                <w:rFonts w:eastAsia="Arial Unicode MS"/>
              </w:rPr>
              <w:t>(codeType)</w:t>
            </w:r>
          </w:p>
        </w:tc>
        <w:tc>
          <w:tcPr>
            <w:tcW w:w="3410" w:type="dxa"/>
            <w:tcPrChange w:id="4221" w:author="Jarno Nieminen" w:date="2014-06-19T12:39:00Z">
              <w:tcPr>
                <w:tcW w:w="3410" w:type="dxa"/>
                <w:gridSpan w:val="2"/>
              </w:tcPr>
            </w:tcPrChange>
          </w:tcPr>
          <w:p w14:paraId="5A0A7862" w14:textId="38B12500"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en fråga. </w:t>
            </w:r>
            <w:r>
              <w:rPr>
                <w:rFonts w:eastAsia="Arial Unicode MS"/>
              </w:rPr>
              <w:t xml:space="preserve">T.ex. </w:t>
            </w:r>
            <w:r w:rsidRPr="00D82A73">
              <w:rPr>
                <w:rFonts w:eastAsia="Arial Unicode MS"/>
              </w:rPr>
              <w:t>SNOMED-CT kod.</w:t>
            </w:r>
          </w:p>
        </w:tc>
        <w:tc>
          <w:tcPr>
            <w:tcW w:w="1140" w:type="dxa"/>
            <w:tcPrChange w:id="4222" w:author="Jarno Nieminen" w:date="2014-06-19T12:39:00Z">
              <w:tcPr>
                <w:tcW w:w="1140" w:type="dxa"/>
                <w:gridSpan w:val="2"/>
              </w:tcPr>
            </w:tcPrChange>
          </w:tcPr>
          <w:p w14:paraId="5EB92795" w14:textId="77777777" w:rsidR="00340A76" w:rsidRPr="00D82A73" w:rsidRDefault="00340A76" w:rsidP="00340A76">
            <w:pPr>
              <w:rPr>
                <w:rFonts w:eastAsia="Arial Unicode MS"/>
              </w:rPr>
            </w:pPr>
            <w:r w:rsidRPr="00D82A73">
              <w:rPr>
                <w:rFonts w:eastAsia="Arial Unicode MS"/>
              </w:rPr>
              <w:t>II</w:t>
            </w:r>
          </w:p>
        </w:tc>
        <w:tc>
          <w:tcPr>
            <w:tcW w:w="717" w:type="dxa"/>
            <w:tcPrChange w:id="4223" w:author="Jarno Nieminen" w:date="2014-06-19T12:39:00Z">
              <w:tcPr>
                <w:tcW w:w="717" w:type="dxa"/>
                <w:gridSpan w:val="2"/>
              </w:tcPr>
            </w:tcPrChange>
          </w:tcPr>
          <w:p w14:paraId="0030731F" w14:textId="77777777" w:rsidR="00340A76" w:rsidRPr="00D82A73" w:rsidRDefault="00340A76" w:rsidP="00340A76">
            <w:pPr>
              <w:rPr>
                <w:rFonts w:eastAsia="Arial Unicode MS"/>
              </w:rPr>
            </w:pPr>
            <w:r w:rsidRPr="00D82A73">
              <w:rPr>
                <w:rFonts w:eastAsia="Arial Unicode MS"/>
              </w:rPr>
              <w:t>0..1</w:t>
            </w:r>
          </w:p>
        </w:tc>
        <w:tc>
          <w:tcPr>
            <w:tcW w:w="1803" w:type="dxa"/>
            <w:tcPrChange w:id="4224" w:author="Jarno Nieminen" w:date="2014-06-19T12:39:00Z">
              <w:tcPr>
                <w:tcW w:w="1803" w:type="dxa"/>
                <w:gridSpan w:val="2"/>
              </w:tcPr>
            </w:tcPrChange>
          </w:tcPr>
          <w:p w14:paraId="5DBD26A1"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25" w:author="Jarno Nieminen" w:date="2014-06-19T12:39:00Z">
              <w:tcPr>
                <w:tcW w:w="1920" w:type="dxa"/>
                <w:gridSpan w:val="2"/>
              </w:tcPr>
            </w:tcPrChange>
          </w:tcPr>
          <w:p w14:paraId="3C7FDB70" w14:textId="77777777" w:rsidR="00340A76" w:rsidRPr="00D82A73" w:rsidRDefault="00340A76" w:rsidP="00340A76">
            <w:pPr>
              <w:rPr>
                <w:rFonts w:ascii="Arial" w:eastAsia="Arial Unicode MS" w:hAnsi="Arial"/>
              </w:rPr>
            </w:pPr>
          </w:p>
        </w:tc>
        <w:tc>
          <w:tcPr>
            <w:tcW w:w="1200" w:type="dxa"/>
            <w:shd w:val="clear" w:color="auto" w:fill="auto"/>
            <w:tcPrChange w:id="4226" w:author="Jarno Nieminen" w:date="2014-06-19T12:39:00Z">
              <w:tcPr>
                <w:tcW w:w="1200" w:type="dxa"/>
                <w:gridSpan w:val="2"/>
                <w:shd w:val="clear" w:color="auto" w:fill="auto"/>
              </w:tcPr>
            </w:tcPrChange>
          </w:tcPr>
          <w:p w14:paraId="10121D99" w14:textId="50F1913A" w:rsidR="00340A76" w:rsidRPr="00D82A73" w:rsidRDefault="00B37BC8" w:rsidP="00340A76">
            <w:pPr>
              <w:rPr>
                <w:rFonts w:ascii="Arial" w:eastAsia="Arial Unicode MS" w:hAnsi="Arial"/>
              </w:rPr>
            </w:pPr>
            <w:ins w:id="42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28" w:author="Jarno Nieminen" w:date="2014-06-19T12:39:00Z">
              <w:tcPr>
                <w:tcW w:w="1080" w:type="dxa"/>
                <w:shd w:val="clear" w:color="auto" w:fill="auto"/>
              </w:tcPr>
            </w:tcPrChange>
          </w:tcPr>
          <w:p w14:paraId="22063C1E" w14:textId="3C4D33C1" w:rsidR="00340A76" w:rsidRPr="00D82A73" w:rsidRDefault="00B37BC8" w:rsidP="00340A76">
            <w:pPr>
              <w:rPr>
                <w:rFonts w:ascii="Arial" w:eastAsia="Arial Unicode MS" w:hAnsi="Arial"/>
              </w:rPr>
            </w:pPr>
            <w:ins w:id="42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30" w:author="Jarno Nieminen" w:date="2014-06-19T12:39:00Z">
              <w:tcPr>
                <w:tcW w:w="1160" w:type="dxa"/>
                <w:shd w:val="clear" w:color="auto" w:fill="auto"/>
              </w:tcPr>
            </w:tcPrChange>
          </w:tcPr>
          <w:p w14:paraId="643D13F4" w14:textId="07472314" w:rsidR="00340A76" w:rsidRPr="00D82A73" w:rsidRDefault="00340A76" w:rsidP="00340A76">
            <w:pPr>
              <w:rPr>
                <w:rFonts w:ascii="Arial" w:eastAsia="Arial Unicode MS" w:hAnsi="Arial"/>
              </w:rPr>
            </w:pPr>
            <w:ins w:id="4231" w:author="Jarno Nieminen" w:date="2014-06-19T12:39:00Z">
              <w:r>
                <w:rPr>
                  <w:rFonts w:ascii="Arial" w:eastAsia="Arial Unicode MS" w:hAnsi="Arial"/>
                </w:rPr>
                <w:t>N/A</w:t>
              </w:r>
            </w:ins>
          </w:p>
        </w:tc>
      </w:tr>
      <w:tr w:rsidR="00340A76" w:rsidRPr="00D82A73" w14:paraId="6EAD7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32"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33" w:author="Jarno Nieminen" w:date="2014-06-19T12:39:00Z">
            <w:trPr>
              <w:gridAfter w:val="0"/>
              <w:trHeight w:val="217"/>
            </w:trPr>
          </w:trPrChange>
        </w:trPr>
        <w:tc>
          <w:tcPr>
            <w:tcW w:w="2545" w:type="dxa"/>
            <w:gridSpan w:val="2"/>
            <w:tcPrChange w:id="4234" w:author="Jarno Nieminen" w:date="2014-06-19T12:39:00Z">
              <w:tcPr>
                <w:tcW w:w="2545" w:type="dxa"/>
                <w:gridSpan w:val="3"/>
              </w:tcPr>
            </w:tcPrChange>
          </w:tcPr>
          <w:p w14:paraId="4A5C46C2" w14:textId="77777777" w:rsidR="00340A76" w:rsidRPr="00D82A73" w:rsidRDefault="00340A76" w:rsidP="00340A76">
            <w:pPr>
              <w:rPr>
                <w:rFonts w:eastAsia="Arial Unicode MS"/>
              </w:rPr>
            </w:pPr>
            <w:r w:rsidRPr="00D82A73">
              <w:rPr>
                <w:rFonts w:eastAsia="Arial Unicode MS"/>
              </w:rPr>
              <w:t>Svarsalternativ/id</w:t>
            </w:r>
          </w:p>
          <w:p w14:paraId="51136DDF" w14:textId="77777777" w:rsidR="00340A76" w:rsidRPr="00D82A73" w:rsidRDefault="00340A76" w:rsidP="00340A76">
            <w:pPr>
              <w:rPr>
                <w:rFonts w:eastAsia="Arial Unicode MS"/>
              </w:rPr>
            </w:pPr>
            <w:r w:rsidRPr="00D82A73">
              <w:rPr>
                <w:rFonts w:eastAsia="Arial Unicode MS"/>
              </w:rPr>
              <w:t>(AnswerAlternative)</w:t>
            </w:r>
          </w:p>
        </w:tc>
        <w:tc>
          <w:tcPr>
            <w:tcW w:w="3410" w:type="dxa"/>
            <w:tcPrChange w:id="4235" w:author="Jarno Nieminen" w:date="2014-06-19T12:39:00Z">
              <w:tcPr>
                <w:tcW w:w="3410" w:type="dxa"/>
                <w:gridSpan w:val="2"/>
              </w:tcPr>
            </w:tcPrChange>
          </w:tcPr>
          <w:p w14:paraId="716AE557" w14:textId="77777777" w:rsidR="00340A76" w:rsidRPr="00D82A73" w:rsidRDefault="00340A76" w:rsidP="00340A76">
            <w:pPr>
              <w:rPr>
                <w:rFonts w:eastAsia="Arial Unicode MS"/>
              </w:rPr>
            </w:pPr>
            <w:r w:rsidRPr="00D82A73">
              <w:rPr>
                <w:rFonts w:eastAsia="Arial Unicode MS"/>
              </w:rPr>
              <w:t>Koppling till klass för svarsalternativ.</w:t>
            </w:r>
          </w:p>
        </w:tc>
        <w:tc>
          <w:tcPr>
            <w:tcW w:w="1140" w:type="dxa"/>
            <w:tcPrChange w:id="4236" w:author="Jarno Nieminen" w:date="2014-06-19T12:39:00Z">
              <w:tcPr>
                <w:tcW w:w="1140" w:type="dxa"/>
                <w:gridSpan w:val="2"/>
              </w:tcPr>
            </w:tcPrChange>
          </w:tcPr>
          <w:p w14:paraId="2CED38F0" w14:textId="77777777" w:rsidR="00340A76" w:rsidRPr="00D82A73" w:rsidRDefault="00340A76" w:rsidP="00340A76">
            <w:pPr>
              <w:rPr>
                <w:rFonts w:eastAsia="Arial Unicode MS"/>
              </w:rPr>
            </w:pPr>
            <w:r w:rsidRPr="00D82A73">
              <w:rPr>
                <w:rFonts w:eastAsia="Arial Unicode MS"/>
              </w:rPr>
              <w:t>II</w:t>
            </w:r>
          </w:p>
        </w:tc>
        <w:tc>
          <w:tcPr>
            <w:tcW w:w="717" w:type="dxa"/>
            <w:tcPrChange w:id="4237" w:author="Jarno Nieminen" w:date="2014-06-19T12:39:00Z">
              <w:tcPr>
                <w:tcW w:w="717" w:type="dxa"/>
                <w:gridSpan w:val="2"/>
              </w:tcPr>
            </w:tcPrChange>
          </w:tcPr>
          <w:p w14:paraId="23AE0C42" w14:textId="77777777" w:rsidR="00340A76" w:rsidRPr="00D82A73" w:rsidRDefault="00340A76" w:rsidP="00340A76">
            <w:pPr>
              <w:rPr>
                <w:rFonts w:eastAsia="Arial Unicode MS"/>
              </w:rPr>
            </w:pPr>
            <w:r w:rsidRPr="00D82A73">
              <w:rPr>
                <w:rFonts w:eastAsia="Arial Unicode MS"/>
              </w:rPr>
              <w:t>0..*</w:t>
            </w:r>
          </w:p>
        </w:tc>
        <w:tc>
          <w:tcPr>
            <w:tcW w:w="1803" w:type="dxa"/>
            <w:tcPrChange w:id="4238" w:author="Jarno Nieminen" w:date="2014-06-19T12:39:00Z">
              <w:tcPr>
                <w:tcW w:w="1803" w:type="dxa"/>
                <w:gridSpan w:val="2"/>
              </w:tcPr>
            </w:tcPrChange>
          </w:tcPr>
          <w:p w14:paraId="6718F4E0"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39" w:author="Jarno Nieminen" w:date="2014-06-19T12:39:00Z">
              <w:tcPr>
                <w:tcW w:w="1920" w:type="dxa"/>
                <w:gridSpan w:val="2"/>
              </w:tcPr>
            </w:tcPrChange>
          </w:tcPr>
          <w:p w14:paraId="4377185B" w14:textId="77777777" w:rsidR="00340A76" w:rsidRPr="00D82A73" w:rsidRDefault="00340A76" w:rsidP="00340A76">
            <w:pPr>
              <w:rPr>
                <w:rFonts w:ascii="Arial" w:eastAsia="Arial Unicode MS" w:hAnsi="Arial"/>
              </w:rPr>
            </w:pPr>
          </w:p>
        </w:tc>
        <w:tc>
          <w:tcPr>
            <w:tcW w:w="1200" w:type="dxa"/>
            <w:shd w:val="clear" w:color="auto" w:fill="auto"/>
            <w:tcPrChange w:id="4240" w:author="Jarno Nieminen" w:date="2014-06-19T12:39:00Z">
              <w:tcPr>
                <w:tcW w:w="1200" w:type="dxa"/>
                <w:gridSpan w:val="2"/>
                <w:shd w:val="clear" w:color="auto" w:fill="auto"/>
              </w:tcPr>
            </w:tcPrChange>
          </w:tcPr>
          <w:p w14:paraId="4AEE32E0" w14:textId="0DB282EA" w:rsidR="00340A76" w:rsidRPr="00D82A73" w:rsidRDefault="00B37BC8" w:rsidP="00340A76">
            <w:pPr>
              <w:rPr>
                <w:rFonts w:ascii="Arial" w:eastAsia="Arial Unicode MS" w:hAnsi="Arial"/>
              </w:rPr>
            </w:pPr>
            <w:ins w:id="424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42" w:author="Jarno Nieminen" w:date="2014-06-19T12:39:00Z">
              <w:tcPr>
                <w:tcW w:w="1080" w:type="dxa"/>
                <w:shd w:val="clear" w:color="auto" w:fill="auto"/>
              </w:tcPr>
            </w:tcPrChange>
          </w:tcPr>
          <w:p w14:paraId="2F2290B8" w14:textId="1DF292DB" w:rsidR="00340A76" w:rsidRPr="00D82A73" w:rsidRDefault="00B37BC8" w:rsidP="00340A76">
            <w:pPr>
              <w:rPr>
                <w:rFonts w:ascii="Arial" w:eastAsia="Arial Unicode MS" w:hAnsi="Arial"/>
              </w:rPr>
            </w:pPr>
            <w:ins w:id="424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44" w:author="Jarno Nieminen" w:date="2014-06-19T12:39:00Z">
              <w:tcPr>
                <w:tcW w:w="1160" w:type="dxa"/>
                <w:shd w:val="clear" w:color="auto" w:fill="auto"/>
              </w:tcPr>
            </w:tcPrChange>
          </w:tcPr>
          <w:p w14:paraId="5C16B869" w14:textId="0D83EACD" w:rsidR="00340A76" w:rsidRPr="00D82A73" w:rsidRDefault="00340A76" w:rsidP="00340A76">
            <w:pPr>
              <w:rPr>
                <w:rFonts w:ascii="Arial" w:eastAsia="Arial Unicode MS" w:hAnsi="Arial"/>
              </w:rPr>
            </w:pPr>
            <w:ins w:id="4245" w:author="Jarno Nieminen" w:date="2014-06-19T12:39:00Z">
              <w:r>
                <w:rPr>
                  <w:rFonts w:ascii="Arial" w:eastAsia="Arial Unicode MS" w:hAnsi="Arial"/>
                </w:rPr>
                <w:t>N/A</w:t>
              </w:r>
            </w:ins>
          </w:p>
        </w:tc>
      </w:tr>
      <w:tr w:rsidR="00340A76" w:rsidRPr="00D82A73" w14:paraId="5152CA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4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47" w:author="Jarno Nieminen" w:date="2014-06-19T12:39:00Z">
            <w:trPr>
              <w:gridAfter w:val="0"/>
              <w:trHeight w:val="217"/>
            </w:trPr>
          </w:trPrChange>
        </w:trPr>
        <w:tc>
          <w:tcPr>
            <w:tcW w:w="2545" w:type="dxa"/>
            <w:gridSpan w:val="2"/>
            <w:tcPrChange w:id="4248" w:author="Jarno Nieminen" w:date="2014-06-19T12:39:00Z">
              <w:tcPr>
                <w:tcW w:w="2545" w:type="dxa"/>
                <w:gridSpan w:val="3"/>
              </w:tcPr>
            </w:tcPrChange>
          </w:tcPr>
          <w:p w14:paraId="10DF5183" w14:textId="77777777" w:rsidR="00340A76" w:rsidRPr="00D82A73" w:rsidRDefault="00340A76" w:rsidP="00340A76">
            <w:pPr>
              <w:rPr>
                <w:rFonts w:eastAsia="Arial Unicode MS"/>
              </w:rPr>
            </w:pPr>
            <w:r w:rsidRPr="00D82A73">
              <w:rPr>
                <w:rFonts w:eastAsia="Arial Unicode MS"/>
              </w:rPr>
              <w:t>Media/id</w:t>
            </w:r>
          </w:p>
        </w:tc>
        <w:tc>
          <w:tcPr>
            <w:tcW w:w="3410" w:type="dxa"/>
            <w:tcPrChange w:id="4249" w:author="Jarno Nieminen" w:date="2014-06-19T12:39:00Z">
              <w:tcPr>
                <w:tcW w:w="3410" w:type="dxa"/>
                <w:gridSpan w:val="2"/>
              </w:tcPr>
            </w:tcPrChange>
          </w:tcPr>
          <w:p w14:paraId="6246C775"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250" w:author="Jarno Nieminen" w:date="2014-06-19T12:39:00Z">
              <w:tcPr>
                <w:tcW w:w="1140" w:type="dxa"/>
                <w:gridSpan w:val="2"/>
              </w:tcPr>
            </w:tcPrChange>
          </w:tcPr>
          <w:p w14:paraId="505ECE89" w14:textId="77777777" w:rsidR="00340A76" w:rsidRPr="00D82A73" w:rsidRDefault="00340A76" w:rsidP="00340A76">
            <w:pPr>
              <w:rPr>
                <w:rFonts w:eastAsia="Arial Unicode MS"/>
              </w:rPr>
            </w:pPr>
            <w:r w:rsidRPr="00D82A73">
              <w:rPr>
                <w:rFonts w:eastAsia="Arial Unicode MS"/>
              </w:rPr>
              <w:t>II</w:t>
            </w:r>
          </w:p>
        </w:tc>
        <w:tc>
          <w:tcPr>
            <w:tcW w:w="717" w:type="dxa"/>
            <w:tcPrChange w:id="4251" w:author="Jarno Nieminen" w:date="2014-06-19T12:39:00Z">
              <w:tcPr>
                <w:tcW w:w="717" w:type="dxa"/>
                <w:gridSpan w:val="2"/>
              </w:tcPr>
            </w:tcPrChange>
          </w:tcPr>
          <w:p w14:paraId="60264159" w14:textId="77777777" w:rsidR="00340A76" w:rsidRPr="00D82A73" w:rsidRDefault="00340A76" w:rsidP="00340A76">
            <w:pPr>
              <w:rPr>
                <w:rFonts w:eastAsia="Arial Unicode MS"/>
              </w:rPr>
            </w:pPr>
            <w:r w:rsidRPr="00D82A73">
              <w:rPr>
                <w:rFonts w:eastAsia="Arial Unicode MS"/>
              </w:rPr>
              <w:t>0..1</w:t>
            </w:r>
          </w:p>
        </w:tc>
        <w:tc>
          <w:tcPr>
            <w:tcW w:w="1803" w:type="dxa"/>
            <w:tcPrChange w:id="4252" w:author="Jarno Nieminen" w:date="2014-06-19T12:39:00Z">
              <w:tcPr>
                <w:tcW w:w="1803" w:type="dxa"/>
                <w:gridSpan w:val="2"/>
              </w:tcPr>
            </w:tcPrChange>
          </w:tcPr>
          <w:p w14:paraId="36A5DC88"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53" w:author="Jarno Nieminen" w:date="2014-06-19T12:39:00Z">
              <w:tcPr>
                <w:tcW w:w="1920" w:type="dxa"/>
                <w:gridSpan w:val="2"/>
              </w:tcPr>
            </w:tcPrChange>
          </w:tcPr>
          <w:p w14:paraId="140A2826" w14:textId="77777777" w:rsidR="00340A76" w:rsidRPr="00D82A73" w:rsidRDefault="00340A76" w:rsidP="00340A76">
            <w:pPr>
              <w:rPr>
                <w:rFonts w:ascii="Arial" w:eastAsia="Arial Unicode MS" w:hAnsi="Arial"/>
              </w:rPr>
            </w:pPr>
          </w:p>
        </w:tc>
        <w:tc>
          <w:tcPr>
            <w:tcW w:w="1200" w:type="dxa"/>
            <w:shd w:val="clear" w:color="auto" w:fill="auto"/>
            <w:tcPrChange w:id="4254" w:author="Jarno Nieminen" w:date="2014-06-19T12:39:00Z">
              <w:tcPr>
                <w:tcW w:w="1200" w:type="dxa"/>
                <w:gridSpan w:val="2"/>
                <w:shd w:val="clear" w:color="auto" w:fill="auto"/>
              </w:tcPr>
            </w:tcPrChange>
          </w:tcPr>
          <w:p w14:paraId="64B2EC01" w14:textId="4679BC93" w:rsidR="00340A76" w:rsidRPr="00D82A73" w:rsidRDefault="00B37BC8" w:rsidP="00340A76">
            <w:pPr>
              <w:rPr>
                <w:rFonts w:ascii="Arial" w:eastAsia="Arial Unicode MS" w:hAnsi="Arial"/>
              </w:rPr>
            </w:pPr>
            <w:ins w:id="425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56" w:author="Jarno Nieminen" w:date="2014-06-19T12:39:00Z">
              <w:tcPr>
                <w:tcW w:w="1080" w:type="dxa"/>
                <w:shd w:val="clear" w:color="auto" w:fill="auto"/>
              </w:tcPr>
            </w:tcPrChange>
          </w:tcPr>
          <w:p w14:paraId="3F14D707" w14:textId="1F1AE318" w:rsidR="00340A76" w:rsidRPr="00D82A73" w:rsidRDefault="00B37BC8" w:rsidP="00340A76">
            <w:pPr>
              <w:rPr>
                <w:rFonts w:ascii="Arial" w:eastAsia="Arial Unicode MS" w:hAnsi="Arial"/>
              </w:rPr>
            </w:pPr>
            <w:ins w:id="425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58" w:author="Jarno Nieminen" w:date="2014-06-19T12:39:00Z">
              <w:tcPr>
                <w:tcW w:w="1160" w:type="dxa"/>
                <w:shd w:val="clear" w:color="auto" w:fill="auto"/>
              </w:tcPr>
            </w:tcPrChange>
          </w:tcPr>
          <w:p w14:paraId="1D89FA44" w14:textId="1D6C0B20" w:rsidR="00340A76" w:rsidRPr="00D82A73" w:rsidRDefault="00340A76" w:rsidP="00340A76">
            <w:pPr>
              <w:rPr>
                <w:rFonts w:ascii="Arial" w:eastAsia="Arial Unicode MS" w:hAnsi="Arial"/>
              </w:rPr>
            </w:pPr>
            <w:ins w:id="4259" w:author="Jarno Nieminen" w:date="2014-06-19T12:39:00Z">
              <w:r>
                <w:rPr>
                  <w:rFonts w:ascii="Arial" w:eastAsia="Arial Unicode MS" w:hAnsi="Arial"/>
                </w:rPr>
                <w:t>N/A</w:t>
              </w:r>
            </w:ins>
          </w:p>
        </w:tc>
      </w:tr>
      <w:tr w:rsidR="00340A76" w:rsidRPr="00D82A73" w14:paraId="396BEC5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60"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61" w:author="Jarno Nieminen" w:date="2014-06-19T12:39:00Z">
            <w:trPr>
              <w:gridAfter w:val="0"/>
              <w:trHeight w:val="217"/>
            </w:trPr>
          </w:trPrChange>
        </w:trPr>
        <w:tc>
          <w:tcPr>
            <w:tcW w:w="2545" w:type="dxa"/>
            <w:gridSpan w:val="2"/>
            <w:tcPrChange w:id="4262" w:author="Jarno Nieminen" w:date="2014-06-19T12:39:00Z">
              <w:tcPr>
                <w:tcW w:w="2545" w:type="dxa"/>
                <w:gridSpan w:val="3"/>
              </w:tcPr>
            </w:tcPrChange>
          </w:tcPr>
          <w:p w14:paraId="7031B134" w14:textId="77777777" w:rsidR="00340A76" w:rsidRPr="00D82A73" w:rsidRDefault="00340A76" w:rsidP="00340A76">
            <w:pPr>
              <w:rPr>
                <w:rFonts w:eastAsia="Arial Unicode MS"/>
              </w:rPr>
            </w:pPr>
            <w:r w:rsidRPr="00D82A73">
              <w:rPr>
                <w:rFonts w:eastAsia="Arial Unicode MS"/>
              </w:rPr>
              <w:t>ValidationEvent/id</w:t>
            </w:r>
          </w:p>
        </w:tc>
        <w:tc>
          <w:tcPr>
            <w:tcW w:w="3410" w:type="dxa"/>
            <w:tcPrChange w:id="4263" w:author="Jarno Nieminen" w:date="2014-06-19T12:39:00Z">
              <w:tcPr>
                <w:tcW w:w="3410" w:type="dxa"/>
                <w:gridSpan w:val="2"/>
              </w:tcPr>
            </w:tcPrChange>
          </w:tcPr>
          <w:p w14:paraId="3D680F40" w14:textId="77777777" w:rsidR="00340A76" w:rsidRPr="00D82A73" w:rsidRDefault="00340A76" w:rsidP="00340A76">
            <w:pPr>
              <w:rPr>
                <w:rFonts w:eastAsia="Arial Unicode MS"/>
              </w:rPr>
            </w:pPr>
            <w:r w:rsidRPr="00D82A73">
              <w:rPr>
                <w:rFonts w:eastAsia="Arial Unicode MS"/>
              </w:rPr>
              <w:t>Koppling till klass för validerings events.</w:t>
            </w:r>
          </w:p>
        </w:tc>
        <w:tc>
          <w:tcPr>
            <w:tcW w:w="1140" w:type="dxa"/>
            <w:tcPrChange w:id="4264" w:author="Jarno Nieminen" w:date="2014-06-19T12:39:00Z">
              <w:tcPr>
                <w:tcW w:w="1140" w:type="dxa"/>
                <w:gridSpan w:val="2"/>
              </w:tcPr>
            </w:tcPrChange>
          </w:tcPr>
          <w:p w14:paraId="5C1DF1B9" w14:textId="77777777" w:rsidR="00340A76" w:rsidRPr="00D82A73" w:rsidRDefault="00340A76" w:rsidP="00340A76">
            <w:pPr>
              <w:rPr>
                <w:rFonts w:eastAsia="Arial Unicode MS"/>
              </w:rPr>
            </w:pPr>
            <w:r w:rsidRPr="00D82A73">
              <w:rPr>
                <w:rFonts w:eastAsia="Arial Unicode MS"/>
              </w:rPr>
              <w:t>II</w:t>
            </w:r>
          </w:p>
        </w:tc>
        <w:tc>
          <w:tcPr>
            <w:tcW w:w="717" w:type="dxa"/>
            <w:tcPrChange w:id="4265" w:author="Jarno Nieminen" w:date="2014-06-19T12:39:00Z">
              <w:tcPr>
                <w:tcW w:w="717" w:type="dxa"/>
                <w:gridSpan w:val="2"/>
              </w:tcPr>
            </w:tcPrChange>
          </w:tcPr>
          <w:p w14:paraId="03CF407E" w14:textId="77777777" w:rsidR="00340A76" w:rsidRPr="00D82A73" w:rsidRDefault="00340A76" w:rsidP="00340A76">
            <w:pPr>
              <w:rPr>
                <w:rFonts w:eastAsia="Arial Unicode MS"/>
              </w:rPr>
            </w:pPr>
            <w:r w:rsidRPr="00D82A73">
              <w:rPr>
                <w:rFonts w:eastAsia="Arial Unicode MS"/>
              </w:rPr>
              <w:t>0..*</w:t>
            </w:r>
          </w:p>
        </w:tc>
        <w:tc>
          <w:tcPr>
            <w:tcW w:w="1803" w:type="dxa"/>
            <w:tcPrChange w:id="4266" w:author="Jarno Nieminen" w:date="2014-06-19T12:39:00Z">
              <w:tcPr>
                <w:tcW w:w="1803" w:type="dxa"/>
                <w:gridSpan w:val="2"/>
              </w:tcPr>
            </w:tcPrChange>
          </w:tcPr>
          <w:p w14:paraId="40E9E609"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67" w:author="Jarno Nieminen" w:date="2014-06-19T12:39:00Z">
              <w:tcPr>
                <w:tcW w:w="1920" w:type="dxa"/>
                <w:gridSpan w:val="2"/>
              </w:tcPr>
            </w:tcPrChange>
          </w:tcPr>
          <w:p w14:paraId="682AACF3" w14:textId="77777777" w:rsidR="00340A76" w:rsidRPr="00D82A73" w:rsidRDefault="00340A76" w:rsidP="00340A76">
            <w:pPr>
              <w:rPr>
                <w:rFonts w:ascii="Arial" w:eastAsia="Arial Unicode MS" w:hAnsi="Arial"/>
              </w:rPr>
            </w:pPr>
          </w:p>
        </w:tc>
        <w:tc>
          <w:tcPr>
            <w:tcW w:w="1200" w:type="dxa"/>
            <w:shd w:val="clear" w:color="auto" w:fill="auto"/>
            <w:tcPrChange w:id="4268" w:author="Jarno Nieminen" w:date="2014-06-19T12:39:00Z">
              <w:tcPr>
                <w:tcW w:w="1200" w:type="dxa"/>
                <w:gridSpan w:val="2"/>
                <w:shd w:val="clear" w:color="auto" w:fill="auto"/>
              </w:tcPr>
            </w:tcPrChange>
          </w:tcPr>
          <w:p w14:paraId="4839E3A2" w14:textId="7DB06A32" w:rsidR="00340A76" w:rsidRPr="00D82A73" w:rsidRDefault="00B37BC8" w:rsidP="00340A76">
            <w:pPr>
              <w:rPr>
                <w:rFonts w:ascii="Arial" w:eastAsia="Arial Unicode MS" w:hAnsi="Arial"/>
              </w:rPr>
            </w:pPr>
            <w:ins w:id="426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70" w:author="Jarno Nieminen" w:date="2014-06-19T12:39:00Z">
              <w:tcPr>
                <w:tcW w:w="1080" w:type="dxa"/>
                <w:shd w:val="clear" w:color="auto" w:fill="auto"/>
              </w:tcPr>
            </w:tcPrChange>
          </w:tcPr>
          <w:p w14:paraId="6FDE9344" w14:textId="7EC3F660" w:rsidR="00340A76" w:rsidRPr="00D82A73" w:rsidRDefault="00B37BC8" w:rsidP="00340A76">
            <w:pPr>
              <w:rPr>
                <w:rFonts w:ascii="Arial" w:eastAsia="Arial Unicode MS" w:hAnsi="Arial"/>
              </w:rPr>
            </w:pPr>
            <w:ins w:id="427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72" w:author="Jarno Nieminen" w:date="2014-06-19T12:39:00Z">
              <w:tcPr>
                <w:tcW w:w="1160" w:type="dxa"/>
                <w:shd w:val="clear" w:color="auto" w:fill="auto"/>
              </w:tcPr>
            </w:tcPrChange>
          </w:tcPr>
          <w:p w14:paraId="48C49A9A" w14:textId="4CB02850" w:rsidR="00340A76" w:rsidRPr="00D82A73" w:rsidRDefault="00340A76" w:rsidP="00340A76">
            <w:pPr>
              <w:rPr>
                <w:rFonts w:ascii="Arial" w:eastAsia="Arial Unicode MS" w:hAnsi="Arial"/>
              </w:rPr>
            </w:pPr>
            <w:ins w:id="4273" w:author="Jarno Nieminen" w:date="2014-06-19T12:39:00Z">
              <w:r>
                <w:rPr>
                  <w:rFonts w:ascii="Arial" w:eastAsia="Arial Unicode MS" w:hAnsi="Arial"/>
                </w:rPr>
                <w:t>N/A</w:t>
              </w:r>
            </w:ins>
          </w:p>
        </w:tc>
      </w:tr>
      <w:tr w:rsidR="00340A76" w:rsidRPr="00D82A73" w14:paraId="6908CC9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7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75" w:author="Jarno Nieminen" w:date="2014-06-19T12:39:00Z">
            <w:trPr>
              <w:gridAfter w:val="0"/>
              <w:trHeight w:val="217"/>
            </w:trPr>
          </w:trPrChange>
        </w:trPr>
        <w:tc>
          <w:tcPr>
            <w:tcW w:w="2545" w:type="dxa"/>
            <w:gridSpan w:val="2"/>
            <w:tcPrChange w:id="4276" w:author="Jarno Nieminen" w:date="2014-06-19T12:39:00Z">
              <w:tcPr>
                <w:tcW w:w="2545" w:type="dxa"/>
                <w:gridSpan w:val="3"/>
              </w:tcPr>
            </w:tcPrChange>
          </w:tcPr>
          <w:p w14:paraId="7C57DDF6" w14:textId="77777777" w:rsidR="00340A76" w:rsidRPr="00D82A73" w:rsidRDefault="00340A76" w:rsidP="00340A76">
            <w:pPr>
              <w:rPr>
                <w:rFonts w:eastAsia="Arial Unicode MS"/>
              </w:rPr>
            </w:pPr>
            <w:r w:rsidRPr="00D82A73">
              <w:rPr>
                <w:rFonts w:eastAsia="Arial Unicode MS"/>
              </w:rPr>
              <w:t>GridValue/id</w:t>
            </w:r>
          </w:p>
        </w:tc>
        <w:tc>
          <w:tcPr>
            <w:tcW w:w="3410" w:type="dxa"/>
            <w:tcPrChange w:id="4277" w:author="Jarno Nieminen" w:date="2014-06-19T12:39:00Z">
              <w:tcPr>
                <w:tcW w:w="3410" w:type="dxa"/>
                <w:gridSpan w:val="2"/>
              </w:tcPr>
            </w:tcPrChange>
          </w:tcPr>
          <w:p w14:paraId="51EB2452" w14:textId="77777777" w:rsidR="00340A76" w:rsidRPr="00D82A73" w:rsidRDefault="00340A76" w:rsidP="00340A76">
            <w:pPr>
              <w:rPr>
                <w:rFonts w:eastAsia="Arial Unicode MS"/>
              </w:rPr>
            </w:pPr>
            <w:r w:rsidRPr="00D82A73">
              <w:rPr>
                <w:rFonts w:eastAsia="Arial Unicode MS"/>
              </w:rPr>
              <w:t>Koppling till klass för ”grid” värden.</w:t>
            </w:r>
          </w:p>
        </w:tc>
        <w:tc>
          <w:tcPr>
            <w:tcW w:w="1140" w:type="dxa"/>
            <w:tcPrChange w:id="4278" w:author="Jarno Nieminen" w:date="2014-06-19T12:39:00Z">
              <w:tcPr>
                <w:tcW w:w="1140" w:type="dxa"/>
                <w:gridSpan w:val="2"/>
              </w:tcPr>
            </w:tcPrChange>
          </w:tcPr>
          <w:p w14:paraId="44DD44AA" w14:textId="77777777" w:rsidR="00340A76" w:rsidRPr="00D82A73" w:rsidRDefault="00340A76" w:rsidP="00340A76">
            <w:pPr>
              <w:rPr>
                <w:rFonts w:eastAsia="Arial Unicode MS"/>
              </w:rPr>
            </w:pPr>
            <w:r w:rsidRPr="00D82A73">
              <w:rPr>
                <w:rFonts w:eastAsia="Arial Unicode MS"/>
              </w:rPr>
              <w:t>II</w:t>
            </w:r>
          </w:p>
        </w:tc>
        <w:tc>
          <w:tcPr>
            <w:tcW w:w="717" w:type="dxa"/>
            <w:tcPrChange w:id="4279" w:author="Jarno Nieminen" w:date="2014-06-19T12:39:00Z">
              <w:tcPr>
                <w:tcW w:w="717" w:type="dxa"/>
                <w:gridSpan w:val="2"/>
              </w:tcPr>
            </w:tcPrChange>
          </w:tcPr>
          <w:p w14:paraId="77A016A8" w14:textId="77777777" w:rsidR="00340A76" w:rsidRPr="00D82A73" w:rsidRDefault="00340A76" w:rsidP="00340A76">
            <w:pPr>
              <w:rPr>
                <w:rFonts w:eastAsia="Arial Unicode MS"/>
              </w:rPr>
            </w:pPr>
            <w:r w:rsidRPr="00D82A73">
              <w:rPr>
                <w:rFonts w:eastAsia="Arial Unicode MS"/>
              </w:rPr>
              <w:t>0..1</w:t>
            </w:r>
          </w:p>
        </w:tc>
        <w:tc>
          <w:tcPr>
            <w:tcW w:w="1803" w:type="dxa"/>
            <w:tcPrChange w:id="4280" w:author="Jarno Nieminen" w:date="2014-06-19T12:39:00Z">
              <w:tcPr>
                <w:tcW w:w="1803" w:type="dxa"/>
                <w:gridSpan w:val="2"/>
              </w:tcPr>
            </w:tcPrChange>
          </w:tcPr>
          <w:p w14:paraId="53921042"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81" w:author="Jarno Nieminen" w:date="2014-06-19T12:39:00Z">
              <w:tcPr>
                <w:tcW w:w="1920" w:type="dxa"/>
                <w:gridSpan w:val="2"/>
              </w:tcPr>
            </w:tcPrChange>
          </w:tcPr>
          <w:p w14:paraId="25869D1A" w14:textId="77777777" w:rsidR="00340A76" w:rsidRPr="00D82A73" w:rsidRDefault="00340A76" w:rsidP="00340A76">
            <w:pPr>
              <w:rPr>
                <w:rFonts w:ascii="Arial" w:eastAsia="Arial Unicode MS" w:hAnsi="Arial"/>
              </w:rPr>
            </w:pPr>
          </w:p>
        </w:tc>
        <w:tc>
          <w:tcPr>
            <w:tcW w:w="1200" w:type="dxa"/>
            <w:shd w:val="clear" w:color="auto" w:fill="auto"/>
            <w:tcPrChange w:id="4282" w:author="Jarno Nieminen" w:date="2014-06-19T12:39:00Z">
              <w:tcPr>
                <w:tcW w:w="1200" w:type="dxa"/>
                <w:gridSpan w:val="2"/>
                <w:shd w:val="clear" w:color="auto" w:fill="auto"/>
              </w:tcPr>
            </w:tcPrChange>
          </w:tcPr>
          <w:p w14:paraId="3845C237" w14:textId="4459E090" w:rsidR="00340A76" w:rsidRPr="00D82A73" w:rsidRDefault="00B37BC8" w:rsidP="00340A76">
            <w:pPr>
              <w:rPr>
                <w:rFonts w:ascii="Arial" w:eastAsia="Arial Unicode MS" w:hAnsi="Arial"/>
              </w:rPr>
            </w:pPr>
            <w:ins w:id="42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84" w:author="Jarno Nieminen" w:date="2014-06-19T12:39:00Z">
              <w:tcPr>
                <w:tcW w:w="1080" w:type="dxa"/>
                <w:shd w:val="clear" w:color="auto" w:fill="auto"/>
              </w:tcPr>
            </w:tcPrChange>
          </w:tcPr>
          <w:p w14:paraId="673894AA" w14:textId="37D69FF8" w:rsidR="00340A76" w:rsidRPr="00D82A73" w:rsidRDefault="00B37BC8" w:rsidP="00340A76">
            <w:pPr>
              <w:rPr>
                <w:rFonts w:ascii="Arial" w:eastAsia="Arial Unicode MS" w:hAnsi="Arial"/>
              </w:rPr>
            </w:pPr>
            <w:ins w:id="42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86" w:author="Jarno Nieminen" w:date="2014-06-19T12:39:00Z">
              <w:tcPr>
                <w:tcW w:w="1160" w:type="dxa"/>
                <w:shd w:val="clear" w:color="auto" w:fill="auto"/>
              </w:tcPr>
            </w:tcPrChange>
          </w:tcPr>
          <w:p w14:paraId="00AC320D" w14:textId="5AC85115" w:rsidR="00340A76" w:rsidRPr="00D82A73" w:rsidRDefault="00340A76" w:rsidP="00340A76">
            <w:pPr>
              <w:rPr>
                <w:rFonts w:ascii="Arial" w:eastAsia="Arial Unicode MS" w:hAnsi="Arial"/>
              </w:rPr>
            </w:pPr>
            <w:ins w:id="4287" w:author="Jarno Nieminen" w:date="2014-06-19T12:39:00Z">
              <w:r>
                <w:rPr>
                  <w:rFonts w:ascii="Arial" w:eastAsia="Arial Unicode MS" w:hAnsi="Arial"/>
                </w:rPr>
                <w:t>N/A</w:t>
              </w:r>
            </w:ins>
          </w:p>
        </w:tc>
      </w:tr>
      <w:tr w:rsidR="00340A76" w:rsidRPr="00D82A73" w14:paraId="166ECFF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88"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89" w:author="Jarno Nieminen" w:date="2014-06-19T12:39:00Z">
            <w:trPr>
              <w:gridAfter w:val="0"/>
              <w:trHeight w:val="217"/>
            </w:trPr>
          </w:trPrChange>
        </w:trPr>
        <w:tc>
          <w:tcPr>
            <w:tcW w:w="2545" w:type="dxa"/>
            <w:gridSpan w:val="2"/>
            <w:tcPrChange w:id="4290" w:author="Jarno Nieminen" w:date="2014-06-19T12:39:00Z">
              <w:tcPr>
                <w:tcW w:w="2545" w:type="dxa"/>
                <w:gridSpan w:val="3"/>
              </w:tcPr>
            </w:tcPrChange>
          </w:tcPr>
          <w:p w14:paraId="119E0C69"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291" w:author="Jarno Nieminen" w:date="2014-06-19T12:39:00Z">
              <w:tcPr>
                <w:tcW w:w="3410" w:type="dxa"/>
                <w:gridSpan w:val="2"/>
              </w:tcPr>
            </w:tcPrChange>
          </w:tcPr>
          <w:p w14:paraId="774EDCA0"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292" w:author="Jarno Nieminen" w:date="2014-06-19T12:39:00Z">
              <w:tcPr>
                <w:tcW w:w="1140" w:type="dxa"/>
                <w:gridSpan w:val="2"/>
              </w:tcPr>
            </w:tcPrChange>
          </w:tcPr>
          <w:p w14:paraId="2772E714" w14:textId="77777777" w:rsidR="00340A76" w:rsidRPr="00D82A73" w:rsidRDefault="00340A76" w:rsidP="00340A76">
            <w:pPr>
              <w:rPr>
                <w:rFonts w:eastAsia="Arial Unicode MS"/>
              </w:rPr>
            </w:pPr>
            <w:r w:rsidRPr="00D82A73">
              <w:rPr>
                <w:rFonts w:eastAsia="Arial Unicode MS"/>
              </w:rPr>
              <w:t>II</w:t>
            </w:r>
          </w:p>
        </w:tc>
        <w:tc>
          <w:tcPr>
            <w:tcW w:w="717" w:type="dxa"/>
            <w:tcPrChange w:id="4293" w:author="Jarno Nieminen" w:date="2014-06-19T12:39:00Z">
              <w:tcPr>
                <w:tcW w:w="717" w:type="dxa"/>
                <w:gridSpan w:val="2"/>
              </w:tcPr>
            </w:tcPrChange>
          </w:tcPr>
          <w:p w14:paraId="7E17B4F7" w14:textId="77777777" w:rsidR="00340A76" w:rsidRPr="00D82A73" w:rsidRDefault="00340A76" w:rsidP="00340A76">
            <w:pPr>
              <w:rPr>
                <w:rFonts w:eastAsia="Arial Unicode MS"/>
              </w:rPr>
            </w:pPr>
            <w:r w:rsidRPr="00D82A73">
              <w:rPr>
                <w:rFonts w:eastAsia="Arial Unicode MS"/>
              </w:rPr>
              <w:t>0..1</w:t>
            </w:r>
          </w:p>
        </w:tc>
        <w:tc>
          <w:tcPr>
            <w:tcW w:w="1803" w:type="dxa"/>
            <w:tcPrChange w:id="4294" w:author="Jarno Nieminen" w:date="2014-06-19T12:39:00Z">
              <w:tcPr>
                <w:tcW w:w="1803" w:type="dxa"/>
                <w:gridSpan w:val="2"/>
              </w:tcPr>
            </w:tcPrChange>
          </w:tcPr>
          <w:p w14:paraId="6E866B9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95" w:author="Jarno Nieminen" w:date="2014-06-19T12:39:00Z">
              <w:tcPr>
                <w:tcW w:w="1920" w:type="dxa"/>
                <w:gridSpan w:val="2"/>
              </w:tcPr>
            </w:tcPrChange>
          </w:tcPr>
          <w:p w14:paraId="35DAE729" w14:textId="77777777" w:rsidR="00340A76" w:rsidRPr="00D82A73" w:rsidRDefault="00340A76" w:rsidP="00340A76">
            <w:pPr>
              <w:rPr>
                <w:rFonts w:ascii="Arial" w:eastAsia="Arial Unicode MS" w:hAnsi="Arial"/>
              </w:rPr>
            </w:pPr>
          </w:p>
        </w:tc>
        <w:tc>
          <w:tcPr>
            <w:tcW w:w="1200" w:type="dxa"/>
            <w:shd w:val="clear" w:color="auto" w:fill="auto"/>
            <w:tcPrChange w:id="4296" w:author="Jarno Nieminen" w:date="2014-06-19T12:39:00Z">
              <w:tcPr>
                <w:tcW w:w="1200" w:type="dxa"/>
                <w:gridSpan w:val="2"/>
                <w:shd w:val="clear" w:color="auto" w:fill="auto"/>
              </w:tcPr>
            </w:tcPrChange>
          </w:tcPr>
          <w:p w14:paraId="29E2DF3F" w14:textId="55406A28" w:rsidR="00340A76" w:rsidRPr="00D82A73" w:rsidRDefault="00B37BC8" w:rsidP="00340A76">
            <w:pPr>
              <w:rPr>
                <w:rFonts w:ascii="Arial" w:eastAsia="Arial Unicode MS" w:hAnsi="Arial"/>
              </w:rPr>
            </w:pPr>
            <w:ins w:id="42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98" w:author="Jarno Nieminen" w:date="2014-06-19T12:39:00Z">
              <w:tcPr>
                <w:tcW w:w="1080" w:type="dxa"/>
                <w:shd w:val="clear" w:color="auto" w:fill="auto"/>
              </w:tcPr>
            </w:tcPrChange>
          </w:tcPr>
          <w:p w14:paraId="7F9B3512" w14:textId="55033034" w:rsidR="00340A76" w:rsidRPr="00D82A73" w:rsidRDefault="00B37BC8" w:rsidP="00340A76">
            <w:pPr>
              <w:rPr>
                <w:rFonts w:ascii="Arial" w:eastAsia="Arial Unicode MS" w:hAnsi="Arial"/>
              </w:rPr>
            </w:pPr>
            <w:ins w:id="42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00" w:author="Jarno Nieminen" w:date="2014-06-19T12:39:00Z">
              <w:tcPr>
                <w:tcW w:w="1160" w:type="dxa"/>
                <w:shd w:val="clear" w:color="auto" w:fill="auto"/>
              </w:tcPr>
            </w:tcPrChange>
          </w:tcPr>
          <w:p w14:paraId="004FF4CB" w14:textId="41BC9272" w:rsidR="00340A76" w:rsidRPr="00D82A73" w:rsidRDefault="00340A76" w:rsidP="00340A76">
            <w:pPr>
              <w:rPr>
                <w:rFonts w:ascii="Arial" w:eastAsia="Arial Unicode MS" w:hAnsi="Arial"/>
              </w:rPr>
            </w:pPr>
            <w:ins w:id="4301" w:author="Jarno Nieminen" w:date="2014-06-19T12:39:00Z">
              <w:r>
                <w:rPr>
                  <w:rFonts w:ascii="Arial" w:eastAsia="Arial Unicode MS" w:hAnsi="Arial"/>
                </w:rPr>
                <w:t>N/A</w:t>
              </w:r>
            </w:ins>
          </w:p>
        </w:tc>
      </w:tr>
      <w:tr w:rsidR="00340A76" w:rsidRPr="00D82A73" w14:paraId="15AB0568" w14:textId="77777777" w:rsidTr="009C52F6">
        <w:trPr>
          <w:gridBefore w:val="1"/>
          <w:wBefore w:w="15" w:type="dxa"/>
          <w:trHeight w:val="217"/>
        </w:trPr>
        <w:tc>
          <w:tcPr>
            <w:tcW w:w="7080" w:type="dxa"/>
            <w:gridSpan w:val="3"/>
            <w:shd w:val="pct25" w:color="auto" w:fill="auto"/>
          </w:tcPr>
          <w:p w14:paraId="342CDD65" w14:textId="77777777" w:rsidR="00340A76" w:rsidRPr="00D82A73" w:rsidRDefault="00340A76" w:rsidP="00340A76">
            <w:r w:rsidRPr="00D82A73">
              <w:t>Associationer</w:t>
            </w:r>
          </w:p>
        </w:tc>
        <w:tc>
          <w:tcPr>
            <w:tcW w:w="7880" w:type="dxa"/>
            <w:gridSpan w:val="6"/>
            <w:shd w:val="pct25" w:color="auto" w:fill="auto"/>
          </w:tcPr>
          <w:p w14:paraId="38364969" w14:textId="77777777" w:rsidR="00340A76" w:rsidRPr="00D82A73" w:rsidRDefault="00340A76" w:rsidP="00340A76">
            <w:pPr>
              <w:rPr>
                <w:rFonts w:eastAsia="Arial Unicode MS"/>
              </w:rPr>
            </w:pPr>
            <w:r w:rsidRPr="00D82A73">
              <w:t>Beslutsregel</w:t>
            </w:r>
          </w:p>
        </w:tc>
      </w:tr>
      <w:tr w:rsidR="00340A76" w:rsidRPr="00D82A73" w14:paraId="47736820" w14:textId="77777777" w:rsidTr="009C52F6">
        <w:trPr>
          <w:gridBefore w:val="1"/>
          <w:wBefore w:w="15" w:type="dxa"/>
          <w:trHeight w:val="217"/>
        </w:trPr>
        <w:tc>
          <w:tcPr>
            <w:tcW w:w="7080" w:type="dxa"/>
            <w:gridSpan w:val="3"/>
          </w:tcPr>
          <w:p w14:paraId="5CFB2C7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6"/>
          </w:tcPr>
          <w:p w14:paraId="2AE5A839" w14:textId="77777777" w:rsidR="00340A76" w:rsidRPr="00D82A73" w:rsidRDefault="00340A76" w:rsidP="00340A76">
            <w:pPr>
              <w:rPr>
                <w:rFonts w:ascii="Arial" w:eastAsia="Arial Unicode MS" w:hAnsi="Arial"/>
                <w:color w:val="000000"/>
              </w:rPr>
            </w:pPr>
          </w:p>
        </w:tc>
      </w:tr>
      <w:tr w:rsidR="00340A76" w:rsidRPr="00D82A73" w14:paraId="2D093E5F" w14:textId="77777777" w:rsidTr="009C52F6">
        <w:trPr>
          <w:gridBefore w:val="1"/>
          <w:wBefore w:w="15" w:type="dxa"/>
          <w:trHeight w:val="217"/>
        </w:trPr>
        <w:tc>
          <w:tcPr>
            <w:tcW w:w="7080" w:type="dxa"/>
            <w:gridSpan w:val="3"/>
          </w:tcPr>
          <w:p w14:paraId="316E702A"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74D1BB3E" w14:textId="77777777" w:rsidR="00340A76" w:rsidRPr="00D82A73" w:rsidRDefault="00340A76" w:rsidP="00340A76">
            <w:pPr>
              <w:rPr>
                <w:rFonts w:ascii="Arial" w:eastAsia="Arial Unicode MS" w:hAnsi="Arial"/>
                <w:color w:val="000000"/>
              </w:rPr>
            </w:pPr>
          </w:p>
        </w:tc>
      </w:tr>
      <w:tr w:rsidR="00340A76" w:rsidRPr="00D82A73" w14:paraId="738482B1" w14:textId="77777777" w:rsidTr="009C52F6">
        <w:trPr>
          <w:gridBefore w:val="1"/>
          <w:wBefore w:w="15" w:type="dxa"/>
          <w:trHeight w:val="217"/>
        </w:trPr>
        <w:tc>
          <w:tcPr>
            <w:tcW w:w="7080" w:type="dxa"/>
            <w:gridSpan w:val="3"/>
          </w:tcPr>
          <w:p w14:paraId="56AA9E4C"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lastRenderedPageBreak/>
              <w:t>En Formulärfråga (Question) har noll till ett kodverk (code)</w:t>
            </w:r>
          </w:p>
        </w:tc>
        <w:tc>
          <w:tcPr>
            <w:tcW w:w="7880" w:type="dxa"/>
            <w:gridSpan w:val="6"/>
          </w:tcPr>
          <w:p w14:paraId="6A87B701" w14:textId="77777777" w:rsidR="00340A76" w:rsidRPr="00D82A73" w:rsidRDefault="00340A76" w:rsidP="00340A76">
            <w:pPr>
              <w:rPr>
                <w:rFonts w:ascii="Arial" w:eastAsia="Arial Unicode MS" w:hAnsi="Arial"/>
                <w:color w:val="000000"/>
              </w:rPr>
            </w:pPr>
          </w:p>
        </w:tc>
      </w:tr>
      <w:tr w:rsidR="00340A76" w:rsidRPr="00D82A73" w14:paraId="5DB557A2" w14:textId="77777777" w:rsidTr="009C52F6">
        <w:trPr>
          <w:gridBefore w:val="1"/>
          <w:wBefore w:w="15" w:type="dxa"/>
          <w:trHeight w:val="217"/>
        </w:trPr>
        <w:tc>
          <w:tcPr>
            <w:tcW w:w="7080" w:type="dxa"/>
            <w:gridSpan w:val="3"/>
          </w:tcPr>
          <w:p w14:paraId="3D96BEA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5B1C09EB" w14:textId="77777777" w:rsidR="00340A76" w:rsidRPr="00D82A73" w:rsidRDefault="00340A76" w:rsidP="00340A76">
            <w:pPr>
              <w:rPr>
                <w:rFonts w:ascii="Arial" w:eastAsia="Arial Unicode MS" w:hAnsi="Arial"/>
                <w:color w:val="000000"/>
              </w:rPr>
            </w:pPr>
          </w:p>
        </w:tc>
      </w:tr>
      <w:tr w:rsidR="00340A76" w:rsidRPr="00D82A73" w14:paraId="2B3E0E82" w14:textId="77777777" w:rsidTr="009C52F6">
        <w:trPr>
          <w:gridBefore w:val="1"/>
          <w:wBefore w:w="15" w:type="dxa"/>
          <w:trHeight w:val="217"/>
        </w:trPr>
        <w:tc>
          <w:tcPr>
            <w:tcW w:w="7080" w:type="dxa"/>
            <w:gridSpan w:val="3"/>
          </w:tcPr>
          <w:p w14:paraId="10EFC4D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595EF732" w14:textId="77777777" w:rsidR="00340A76" w:rsidRPr="00D82A73" w:rsidRDefault="00340A76" w:rsidP="00340A76">
            <w:pPr>
              <w:rPr>
                <w:rFonts w:ascii="Arial" w:eastAsia="Arial Unicode MS" w:hAnsi="Arial"/>
                <w:color w:val="000000"/>
              </w:rPr>
            </w:pPr>
          </w:p>
        </w:tc>
      </w:tr>
      <w:tr w:rsidR="00340A76" w:rsidRPr="00D82A73" w14:paraId="1D2C9675" w14:textId="77777777" w:rsidTr="009C52F6">
        <w:trPr>
          <w:gridBefore w:val="1"/>
          <w:wBefore w:w="15" w:type="dxa"/>
          <w:trHeight w:val="217"/>
        </w:trPr>
        <w:tc>
          <w:tcPr>
            <w:tcW w:w="7080" w:type="dxa"/>
            <w:gridSpan w:val="3"/>
          </w:tcPr>
          <w:p w14:paraId="06BF66CC" w14:textId="77777777" w:rsidR="00340A76" w:rsidRPr="00D82A73" w:rsidRDefault="00340A76" w:rsidP="00340A76">
            <w:pPr>
              <w:rPr>
                <w:rFonts w:ascii="Arial" w:eastAsia="Arial Unicode MS" w:hAnsi="Arial"/>
                <w:color w:val="000000"/>
              </w:rPr>
            </w:pPr>
          </w:p>
        </w:tc>
        <w:tc>
          <w:tcPr>
            <w:tcW w:w="7880" w:type="dxa"/>
            <w:gridSpan w:val="6"/>
          </w:tcPr>
          <w:p w14:paraId="77D76437" w14:textId="77777777" w:rsidR="00340A76" w:rsidRPr="00D82A73" w:rsidRDefault="00340A76" w:rsidP="00340A76">
            <w:pPr>
              <w:rPr>
                <w:rFonts w:ascii="Arial" w:eastAsia="Arial Unicode MS" w:hAnsi="Arial"/>
                <w:color w:val="000000"/>
              </w:rPr>
            </w:pPr>
          </w:p>
        </w:tc>
      </w:tr>
    </w:tbl>
    <w:p w14:paraId="5294BF60" w14:textId="77777777" w:rsidR="006A2F41" w:rsidRPr="00D82A73" w:rsidRDefault="006A2F41" w:rsidP="006A2F41"/>
    <w:p w14:paraId="2F7E9A8C" w14:textId="77777777" w:rsidR="006A2F41" w:rsidRPr="00D82A73" w:rsidRDefault="006A2F41" w:rsidP="006A2F41">
      <w:pPr>
        <w:pStyle w:val="Heading3"/>
      </w:pPr>
      <w:r w:rsidRPr="00D82A73">
        <w:br w:type="page"/>
      </w:r>
      <w:bookmarkStart w:id="4302" w:name="_Toc193243785"/>
      <w:bookmarkStart w:id="4303" w:name="_Toc220986036"/>
      <w:bookmarkStart w:id="4304" w:name="_Toc386458092"/>
      <w:bookmarkStart w:id="4305" w:name="_Toc390951680"/>
      <w:r w:rsidRPr="00D82A73">
        <w:lastRenderedPageBreak/>
        <w:t>Klass Svarsalternativ (AnswerAlternative)</w:t>
      </w:r>
      <w:bookmarkEnd w:id="4302"/>
      <w:bookmarkEnd w:id="4303"/>
      <w:bookmarkEnd w:id="4304"/>
      <w:bookmarkEnd w:id="4305"/>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306">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7EE53927"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10F3A45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07"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308" w:author="Jarno Nieminen" w:date="2014-06-19T12:40:00Z">
            <w:trPr>
              <w:gridAfter w:val="0"/>
              <w:cantSplit/>
              <w:trHeight w:val="375"/>
            </w:trPr>
          </w:trPrChange>
        </w:trPr>
        <w:tc>
          <w:tcPr>
            <w:tcW w:w="2545" w:type="dxa"/>
            <w:gridSpan w:val="2"/>
            <w:vMerge/>
            <w:shd w:val="pct25" w:color="auto" w:fill="auto"/>
            <w:tcPrChange w:id="4309" w:author="Jarno Nieminen" w:date="2014-06-19T12:40:00Z">
              <w:tcPr>
                <w:tcW w:w="2545" w:type="dxa"/>
                <w:gridSpan w:val="3"/>
                <w:vMerge/>
                <w:shd w:val="pct25" w:color="auto" w:fill="auto"/>
              </w:tcPr>
            </w:tcPrChange>
          </w:tcPr>
          <w:p w14:paraId="1FA9D2B2" w14:textId="77777777" w:rsidR="00727585" w:rsidRPr="00D82A73" w:rsidRDefault="00727585" w:rsidP="00727585"/>
        </w:tc>
        <w:tc>
          <w:tcPr>
            <w:tcW w:w="3410" w:type="dxa"/>
            <w:vMerge/>
            <w:shd w:val="pct25" w:color="auto" w:fill="auto"/>
            <w:tcPrChange w:id="4310" w:author="Jarno Nieminen" w:date="2014-06-19T12:40:00Z">
              <w:tcPr>
                <w:tcW w:w="3410" w:type="dxa"/>
                <w:gridSpan w:val="2"/>
                <w:vMerge/>
                <w:shd w:val="pct25" w:color="auto" w:fill="auto"/>
              </w:tcPr>
            </w:tcPrChange>
          </w:tcPr>
          <w:p w14:paraId="5104C5F0" w14:textId="77777777" w:rsidR="00727585" w:rsidRPr="00D82A73" w:rsidRDefault="00727585" w:rsidP="00727585"/>
        </w:tc>
        <w:tc>
          <w:tcPr>
            <w:tcW w:w="1140" w:type="dxa"/>
            <w:vMerge/>
            <w:shd w:val="pct25" w:color="auto" w:fill="auto"/>
            <w:tcPrChange w:id="4311" w:author="Jarno Nieminen" w:date="2014-06-19T12:40:00Z">
              <w:tcPr>
                <w:tcW w:w="1140" w:type="dxa"/>
                <w:gridSpan w:val="2"/>
                <w:vMerge/>
                <w:shd w:val="pct25" w:color="auto" w:fill="auto"/>
              </w:tcPr>
            </w:tcPrChange>
          </w:tcPr>
          <w:p w14:paraId="3F2A68C5" w14:textId="77777777" w:rsidR="00727585" w:rsidRPr="00D82A73" w:rsidRDefault="00727585" w:rsidP="00727585"/>
        </w:tc>
        <w:tc>
          <w:tcPr>
            <w:tcW w:w="720" w:type="dxa"/>
            <w:vMerge/>
            <w:shd w:val="pct25" w:color="auto" w:fill="auto"/>
            <w:tcPrChange w:id="4312" w:author="Jarno Nieminen" w:date="2014-06-19T12:40:00Z">
              <w:tcPr>
                <w:tcW w:w="720" w:type="dxa"/>
                <w:gridSpan w:val="2"/>
                <w:vMerge/>
                <w:shd w:val="pct25" w:color="auto" w:fill="auto"/>
              </w:tcPr>
            </w:tcPrChange>
          </w:tcPr>
          <w:p w14:paraId="59022C93" w14:textId="77777777" w:rsidR="00727585" w:rsidRPr="00D82A73" w:rsidRDefault="00727585" w:rsidP="00727585"/>
        </w:tc>
        <w:tc>
          <w:tcPr>
            <w:tcW w:w="1800" w:type="dxa"/>
            <w:vMerge/>
            <w:shd w:val="pct25" w:color="auto" w:fill="auto"/>
            <w:tcPrChange w:id="4313" w:author="Jarno Nieminen" w:date="2014-06-19T12:40:00Z">
              <w:tcPr>
                <w:tcW w:w="1800" w:type="dxa"/>
                <w:gridSpan w:val="2"/>
                <w:vMerge/>
                <w:shd w:val="pct25" w:color="auto" w:fill="auto"/>
              </w:tcPr>
            </w:tcPrChange>
          </w:tcPr>
          <w:p w14:paraId="4374E988" w14:textId="77777777" w:rsidR="00727585" w:rsidRPr="00D82A73" w:rsidRDefault="00727585" w:rsidP="00727585"/>
        </w:tc>
        <w:tc>
          <w:tcPr>
            <w:tcW w:w="1920" w:type="dxa"/>
            <w:vMerge/>
            <w:shd w:val="pct25" w:color="auto" w:fill="auto"/>
            <w:tcPrChange w:id="4314" w:author="Jarno Nieminen" w:date="2014-06-19T12:40:00Z">
              <w:tcPr>
                <w:tcW w:w="1920" w:type="dxa"/>
                <w:gridSpan w:val="2"/>
                <w:vMerge/>
                <w:shd w:val="pct25" w:color="auto" w:fill="auto"/>
              </w:tcPr>
            </w:tcPrChange>
          </w:tcPr>
          <w:p w14:paraId="772FCFFC" w14:textId="77777777" w:rsidR="00727585" w:rsidRPr="00D82A73" w:rsidRDefault="00727585" w:rsidP="00727585"/>
        </w:tc>
        <w:tc>
          <w:tcPr>
            <w:tcW w:w="1200" w:type="dxa"/>
            <w:tcBorders>
              <w:bottom w:val="single" w:sz="4" w:space="0" w:color="auto"/>
            </w:tcBorders>
            <w:shd w:val="pct25" w:color="auto" w:fill="auto"/>
            <w:tcPrChange w:id="4315" w:author="Jarno Nieminen" w:date="2014-06-19T12:40:00Z">
              <w:tcPr>
                <w:tcW w:w="1200" w:type="dxa"/>
                <w:gridSpan w:val="2"/>
                <w:tcBorders>
                  <w:bottom w:val="single" w:sz="4" w:space="0" w:color="auto"/>
                </w:tcBorders>
                <w:shd w:val="pct25" w:color="auto" w:fill="auto"/>
              </w:tcPr>
            </w:tcPrChange>
          </w:tcPr>
          <w:p w14:paraId="004ADEA0" w14:textId="1CF700F4" w:rsidR="00727585" w:rsidRPr="00D82A73" w:rsidRDefault="00727585" w:rsidP="00727585">
            <w:pPr>
              <w:rPr>
                <w:rFonts w:eastAsia="Arial Unicode MS"/>
              </w:rPr>
            </w:pPr>
            <w:ins w:id="4316" w:author="Jarno Nieminen" w:date="2014-06-19T11:30:00Z">
              <w:r w:rsidRPr="009A3B8F">
                <w:rPr>
                  <w:rFonts w:eastAsia="Arial Unicode MS"/>
                </w:rPr>
                <w:t>Klass i V</w:t>
              </w:r>
              <w:r w:rsidRPr="009A3B8F">
                <w:rPr>
                  <w:rFonts w:eastAsia="Arial Unicode MS"/>
                </w:rPr>
                <w:noBreakHyphen/>
                <w:t>TIM</w:t>
              </w:r>
            </w:ins>
            <w:del w:id="4317"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318" w:author="Jarno Nieminen" w:date="2014-06-19T12:40:00Z">
              <w:tcPr>
                <w:tcW w:w="1080" w:type="dxa"/>
                <w:tcBorders>
                  <w:bottom w:val="single" w:sz="4" w:space="0" w:color="auto"/>
                </w:tcBorders>
                <w:shd w:val="pct25" w:color="auto" w:fill="auto"/>
              </w:tcPr>
            </w:tcPrChange>
          </w:tcPr>
          <w:p w14:paraId="534B5F24" w14:textId="653781FB" w:rsidR="00727585" w:rsidRPr="00D82A73" w:rsidRDefault="00727585" w:rsidP="00727585">
            <w:pPr>
              <w:rPr>
                <w:rFonts w:eastAsia="Arial Unicode MS"/>
              </w:rPr>
            </w:pPr>
            <w:ins w:id="4319"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320" w:author="Jarno Nieminen" w:date="2014-06-19T12:40:00Z">
              <w:tcPr>
                <w:tcW w:w="1160" w:type="dxa"/>
                <w:tcBorders>
                  <w:bottom w:val="single" w:sz="4" w:space="0" w:color="auto"/>
                </w:tcBorders>
                <w:shd w:val="pct25" w:color="auto" w:fill="auto"/>
              </w:tcPr>
            </w:tcPrChange>
          </w:tcPr>
          <w:p w14:paraId="0D8DB8B5" w14:textId="1D82743F" w:rsidR="00727585" w:rsidRPr="00D82A73" w:rsidRDefault="00727585" w:rsidP="00727585">
            <w:pPr>
              <w:rPr>
                <w:rFonts w:eastAsia="Arial Unicode MS"/>
              </w:rPr>
            </w:pPr>
            <w:ins w:id="4321" w:author="Jarno Nieminen" w:date="2014-06-19T11:30:00Z">
              <w:r w:rsidRPr="009A3B8F">
                <w:rPr>
                  <w:rFonts w:eastAsia="Arial Unicode MS"/>
                </w:rPr>
                <w:t>Kodverk i V</w:t>
              </w:r>
              <w:r w:rsidRPr="009A3B8F">
                <w:rPr>
                  <w:rFonts w:eastAsia="Arial Unicode MS"/>
                </w:rPr>
                <w:noBreakHyphen/>
                <w:t>TIM</w:t>
              </w:r>
            </w:ins>
          </w:p>
        </w:tc>
      </w:tr>
      <w:tr w:rsidR="00340A76" w:rsidRPr="00D82A73" w14:paraId="1776F07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2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23" w:author="Jarno Nieminen" w:date="2014-06-19T12:40:00Z">
            <w:trPr>
              <w:gridAfter w:val="0"/>
              <w:trHeight w:val="217"/>
            </w:trPr>
          </w:trPrChange>
        </w:trPr>
        <w:tc>
          <w:tcPr>
            <w:tcW w:w="2545" w:type="dxa"/>
            <w:gridSpan w:val="2"/>
            <w:tcPrChange w:id="4324" w:author="Jarno Nieminen" w:date="2014-06-19T12:40:00Z">
              <w:tcPr>
                <w:tcW w:w="2545" w:type="dxa"/>
                <w:gridSpan w:val="3"/>
              </w:tcPr>
            </w:tcPrChange>
          </w:tcPr>
          <w:p w14:paraId="6DF45400" w14:textId="77777777" w:rsidR="00340A76" w:rsidRPr="00D82A73" w:rsidRDefault="00340A76" w:rsidP="00340A76">
            <w:pPr>
              <w:rPr>
                <w:rFonts w:eastAsia="Arial Unicode MS"/>
              </w:rPr>
            </w:pPr>
            <w:r w:rsidRPr="00D82A73">
              <w:rPr>
                <w:rFonts w:eastAsia="Arial Unicode MS"/>
              </w:rPr>
              <w:t>(InputUnit)</w:t>
            </w:r>
          </w:p>
        </w:tc>
        <w:tc>
          <w:tcPr>
            <w:tcW w:w="3410" w:type="dxa"/>
            <w:tcPrChange w:id="4325" w:author="Jarno Nieminen" w:date="2014-06-19T12:40:00Z">
              <w:tcPr>
                <w:tcW w:w="3410" w:type="dxa"/>
                <w:gridSpan w:val="2"/>
              </w:tcPr>
            </w:tcPrChange>
          </w:tcPr>
          <w:p w14:paraId="51477F42" w14:textId="77777777" w:rsidR="00340A76" w:rsidRPr="00D82A73" w:rsidRDefault="00340A76" w:rsidP="00340A76">
            <w:pPr>
              <w:rPr>
                <w:rFonts w:eastAsia="Arial Unicode MS"/>
              </w:rPr>
            </w:pPr>
            <w:r w:rsidRPr="00D82A73">
              <w:rPr>
                <w:rFonts w:eastAsia="Arial Unicode MS"/>
              </w:rPr>
              <w:t>Typ av enhet.</w:t>
            </w:r>
          </w:p>
          <w:p w14:paraId="3EE9D92C" w14:textId="77777777" w:rsidR="00340A76" w:rsidRPr="00D82A73" w:rsidRDefault="00340A76" w:rsidP="00340A76">
            <w:pPr>
              <w:rPr>
                <w:rFonts w:eastAsia="Arial Unicode MS"/>
              </w:rPr>
            </w:pPr>
            <w:r w:rsidRPr="00D82A73">
              <w:rPr>
                <w:rFonts w:eastAsia="Arial Unicode MS"/>
              </w:rPr>
              <w:t>T.ex. kg, m</w:t>
            </w:r>
          </w:p>
        </w:tc>
        <w:tc>
          <w:tcPr>
            <w:tcW w:w="1140" w:type="dxa"/>
            <w:tcPrChange w:id="4326" w:author="Jarno Nieminen" w:date="2014-06-19T12:40:00Z">
              <w:tcPr>
                <w:tcW w:w="1140" w:type="dxa"/>
                <w:gridSpan w:val="2"/>
              </w:tcPr>
            </w:tcPrChange>
          </w:tcPr>
          <w:p w14:paraId="2C3D50CA" w14:textId="77777777" w:rsidR="00340A76" w:rsidRPr="00D82A73" w:rsidRDefault="00340A76" w:rsidP="00340A76">
            <w:pPr>
              <w:rPr>
                <w:rFonts w:eastAsia="Arial Unicode MS"/>
              </w:rPr>
            </w:pPr>
            <w:r w:rsidRPr="00D82A73">
              <w:rPr>
                <w:rFonts w:eastAsia="Arial Unicode MS"/>
              </w:rPr>
              <w:t>KTOV</w:t>
            </w:r>
          </w:p>
        </w:tc>
        <w:tc>
          <w:tcPr>
            <w:tcW w:w="720" w:type="dxa"/>
            <w:tcPrChange w:id="4327" w:author="Jarno Nieminen" w:date="2014-06-19T12:40:00Z">
              <w:tcPr>
                <w:tcW w:w="720" w:type="dxa"/>
                <w:gridSpan w:val="2"/>
              </w:tcPr>
            </w:tcPrChange>
          </w:tcPr>
          <w:p w14:paraId="47512D20" w14:textId="77777777" w:rsidR="00340A76" w:rsidRPr="00D82A73" w:rsidRDefault="00340A76" w:rsidP="00340A76">
            <w:pPr>
              <w:rPr>
                <w:rFonts w:eastAsia="Arial Unicode MS"/>
                <w:szCs w:val="20"/>
              </w:rPr>
            </w:pPr>
            <w:r w:rsidRPr="00D82A73">
              <w:rPr>
                <w:rFonts w:eastAsia="Arial Unicode MS"/>
              </w:rPr>
              <w:t>0..1</w:t>
            </w:r>
          </w:p>
        </w:tc>
        <w:tc>
          <w:tcPr>
            <w:tcW w:w="1800" w:type="dxa"/>
            <w:tcPrChange w:id="4328" w:author="Jarno Nieminen" w:date="2014-06-19T12:40:00Z">
              <w:tcPr>
                <w:tcW w:w="1800" w:type="dxa"/>
                <w:gridSpan w:val="2"/>
              </w:tcPr>
            </w:tcPrChange>
          </w:tcPr>
          <w:p w14:paraId="103CF301" w14:textId="77777777" w:rsidR="00340A76" w:rsidRPr="00D82A73" w:rsidRDefault="00340A76" w:rsidP="00340A76">
            <w:pPr>
              <w:rPr>
                <w:rFonts w:eastAsia="Arial Unicode MS"/>
              </w:rPr>
            </w:pPr>
            <w:r w:rsidRPr="00D82A73">
              <w:t>KV enhet</w:t>
            </w:r>
          </w:p>
        </w:tc>
        <w:tc>
          <w:tcPr>
            <w:tcW w:w="1920" w:type="dxa"/>
            <w:tcPrChange w:id="4329" w:author="Jarno Nieminen" w:date="2014-06-19T12:40:00Z">
              <w:tcPr>
                <w:tcW w:w="1920" w:type="dxa"/>
                <w:gridSpan w:val="2"/>
              </w:tcPr>
            </w:tcPrChange>
          </w:tcPr>
          <w:p w14:paraId="0D4320B1" w14:textId="77777777" w:rsidR="00340A76" w:rsidRPr="00D82A73" w:rsidRDefault="00340A76" w:rsidP="00340A76">
            <w:pPr>
              <w:rPr>
                <w:rFonts w:ascii="Arial" w:eastAsia="Arial Unicode MS" w:hAnsi="Arial"/>
              </w:rPr>
            </w:pPr>
          </w:p>
        </w:tc>
        <w:tc>
          <w:tcPr>
            <w:tcW w:w="1200" w:type="dxa"/>
            <w:shd w:val="clear" w:color="auto" w:fill="auto"/>
            <w:tcPrChange w:id="4330" w:author="Jarno Nieminen" w:date="2014-06-19T12:40:00Z">
              <w:tcPr>
                <w:tcW w:w="1200" w:type="dxa"/>
                <w:gridSpan w:val="2"/>
                <w:shd w:val="clear" w:color="auto" w:fill="auto"/>
              </w:tcPr>
            </w:tcPrChange>
          </w:tcPr>
          <w:p w14:paraId="6349EA09" w14:textId="5D55F439" w:rsidR="00340A76" w:rsidRPr="00D82A73" w:rsidRDefault="00235080" w:rsidP="00340A76">
            <w:pPr>
              <w:rPr>
                <w:rFonts w:ascii="Arial" w:eastAsia="Arial Unicode MS" w:hAnsi="Arial"/>
              </w:rPr>
            </w:pPr>
            <w:ins w:id="4331" w:author="Jarno Nieminen" w:date="2014-06-19T13:14:00Z">
              <w:r>
                <w:rPr>
                  <w:rFonts w:ascii="Arial" w:eastAsia="Arial Unicode MS" w:hAnsi="Arial"/>
                </w:rPr>
                <w:t>N/A</w:t>
              </w:r>
            </w:ins>
          </w:p>
        </w:tc>
        <w:tc>
          <w:tcPr>
            <w:tcW w:w="1162" w:type="dxa"/>
            <w:shd w:val="clear" w:color="auto" w:fill="auto"/>
            <w:tcPrChange w:id="4332" w:author="Jarno Nieminen" w:date="2014-06-19T12:40:00Z">
              <w:tcPr>
                <w:tcW w:w="1080" w:type="dxa"/>
                <w:shd w:val="clear" w:color="auto" w:fill="auto"/>
              </w:tcPr>
            </w:tcPrChange>
          </w:tcPr>
          <w:p w14:paraId="25A43CE7" w14:textId="699BE64E" w:rsidR="00340A76" w:rsidRPr="00D82A73" w:rsidRDefault="00235080" w:rsidP="00340A76">
            <w:pPr>
              <w:rPr>
                <w:rFonts w:ascii="Arial" w:eastAsia="Arial Unicode MS" w:hAnsi="Arial"/>
              </w:rPr>
            </w:pPr>
            <w:ins w:id="4333" w:author="Jarno Nieminen" w:date="2014-06-19T13:14:00Z">
              <w:r>
                <w:rPr>
                  <w:rFonts w:ascii="Arial" w:eastAsia="Arial Unicode MS" w:hAnsi="Arial"/>
                </w:rPr>
                <w:t>N/A</w:t>
              </w:r>
            </w:ins>
          </w:p>
        </w:tc>
        <w:tc>
          <w:tcPr>
            <w:tcW w:w="1078" w:type="dxa"/>
            <w:shd w:val="clear" w:color="auto" w:fill="auto"/>
            <w:tcPrChange w:id="4334" w:author="Jarno Nieminen" w:date="2014-06-19T12:40:00Z">
              <w:tcPr>
                <w:tcW w:w="1160" w:type="dxa"/>
                <w:shd w:val="clear" w:color="auto" w:fill="auto"/>
              </w:tcPr>
            </w:tcPrChange>
          </w:tcPr>
          <w:p w14:paraId="28C13765" w14:textId="6886B6A3" w:rsidR="00340A76" w:rsidRPr="00D82A73" w:rsidRDefault="00334441" w:rsidP="00340A76">
            <w:pPr>
              <w:rPr>
                <w:rFonts w:ascii="Arial" w:eastAsia="Arial Unicode MS" w:hAnsi="Arial"/>
              </w:rPr>
            </w:pPr>
            <w:ins w:id="4335"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73D9FE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3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37" w:author="Jarno Nieminen" w:date="2014-06-19T12:40:00Z">
            <w:trPr>
              <w:gridAfter w:val="0"/>
              <w:trHeight w:val="217"/>
            </w:trPr>
          </w:trPrChange>
        </w:trPr>
        <w:tc>
          <w:tcPr>
            <w:tcW w:w="2545" w:type="dxa"/>
            <w:gridSpan w:val="2"/>
            <w:tcPrChange w:id="4338" w:author="Jarno Nieminen" w:date="2014-06-19T12:40:00Z">
              <w:tcPr>
                <w:tcW w:w="2545" w:type="dxa"/>
                <w:gridSpan w:val="3"/>
              </w:tcPr>
            </w:tcPrChange>
          </w:tcPr>
          <w:p w14:paraId="48F4BA3C" w14:textId="77777777" w:rsidR="00340A76" w:rsidRPr="00D82A73" w:rsidRDefault="00340A76" w:rsidP="00340A76">
            <w:pPr>
              <w:rPr>
                <w:rFonts w:eastAsia="Arial Unicode MS"/>
              </w:rPr>
            </w:pPr>
            <w:r w:rsidRPr="00D82A73">
              <w:rPr>
                <w:rFonts w:eastAsia="Arial Unicode MS"/>
              </w:rPr>
              <w:t>(AlternativeValue)</w:t>
            </w:r>
          </w:p>
        </w:tc>
        <w:tc>
          <w:tcPr>
            <w:tcW w:w="3410" w:type="dxa"/>
            <w:tcPrChange w:id="4339" w:author="Jarno Nieminen" w:date="2014-06-19T12:40:00Z">
              <w:tcPr>
                <w:tcW w:w="3410" w:type="dxa"/>
                <w:gridSpan w:val="2"/>
              </w:tcPr>
            </w:tcPrChange>
          </w:tcPr>
          <w:p w14:paraId="6F996CEE" w14:textId="77777777" w:rsidR="00340A76" w:rsidRPr="00D82A73" w:rsidRDefault="00340A76" w:rsidP="00340A76">
            <w:pPr>
              <w:rPr>
                <w:rFonts w:eastAsia="Arial Unicode MS"/>
              </w:rPr>
            </w:pPr>
            <w:r w:rsidRPr="00D82A73">
              <w:rPr>
                <w:rFonts w:eastAsia="Arial Unicode MS"/>
              </w:rPr>
              <w:t>Valbart svarsalternativ.</w:t>
            </w:r>
          </w:p>
        </w:tc>
        <w:tc>
          <w:tcPr>
            <w:tcW w:w="1140" w:type="dxa"/>
            <w:tcPrChange w:id="4340" w:author="Jarno Nieminen" w:date="2014-06-19T12:40:00Z">
              <w:tcPr>
                <w:tcW w:w="1140" w:type="dxa"/>
                <w:gridSpan w:val="2"/>
              </w:tcPr>
            </w:tcPrChange>
          </w:tcPr>
          <w:p w14:paraId="6BF4DE32" w14:textId="77777777" w:rsidR="00340A76" w:rsidRPr="00D82A73" w:rsidRDefault="00340A76" w:rsidP="00340A76">
            <w:pPr>
              <w:rPr>
                <w:rFonts w:eastAsia="Arial Unicode MS"/>
              </w:rPr>
            </w:pPr>
            <w:r w:rsidRPr="00D82A73">
              <w:rPr>
                <w:rFonts w:eastAsia="Arial Unicode MS"/>
              </w:rPr>
              <w:t>ANY</w:t>
            </w:r>
          </w:p>
        </w:tc>
        <w:tc>
          <w:tcPr>
            <w:tcW w:w="720" w:type="dxa"/>
            <w:tcPrChange w:id="4341" w:author="Jarno Nieminen" w:date="2014-06-19T12:40:00Z">
              <w:tcPr>
                <w:tcW w:w="720" w:type="dxa"/>
                <w:gridSpan w:val="2"/>
              </w:tcPr>
            </w:tcPrChange>
          </w:tcPr>
          <w:p w14:paraId="2BFD0832" w14:textId="77777777" w:rsidR="00340A76" w:rsidRPr="00D82A73" w:rsidRDefault="00340A76" w:rsidP="00340A76">
            <w:pPr>
              <w:rPr>
                <w:rFonts w:eastAsia="Arial Unicode MS"/>
                <w:szCs w:val="20"/>
              </w:rPr>
            </w:pPr>
            <w:r w:rsidRPr="00D82A73">
              <w:rPr>
                <w:rFonts w:eastAsia="Arial Unicode MS"/>
                <w:szCs w:val="20"/>
              </w:rPr>
              <w:t>1..*</w:t>
            </w:r>
          </w:p>
        </w:tc>
        <w:tc>
          <w:tcPr>
            <w:tcW w:w="1800" w:type="dxa"/>
            <w:tcPrChange w:id="4342" w:author="Jarno Nieminen" w:date="2014-06-19T12:40:00Z">
              <w:tcPr>
                <w:tcW w:w="1800" w:type="dxa"/>
                <w:gridSpan w:val="2"/>
              </w:tcPr>
            </w:tcPrChange>
          </w:tcPr>
          <w:p w14:paraId="25302C86" w14:textId="77777777" w:rsidR="00340A76" w:rsidRPr="00D82A73" w:rsidRDefault="00340A76" w:rsidP="00340A76">
            <w:pPr>
              <w:rPr>
                <w:rFonts w:eastAsia="Arial Unicode MS"/>
              </w:rPr>
            </w:pPr>
          </w:p>
        </w:tc>
        <w:tc>
          <w:tcPr>
            <w:tcW w:w="1920" w:type="dxa"/>
            <w:tcPrChange w:id="4343" w:author="Jarno Nieminen" w:date="2014-06-19T12:40:00Z">
              <w:tcPr>
                <w:tcW w:w="1920" w:type="dxa"/>
                <w:gridSpan w:val="2"/>
              </w:tcPr>
            </w:tcPrChange>
          </w:tcPr>
          <w:p w14:paraId="4428D9A9" w14:textId="77777777" w:rsidR="00340A76" w:rsidRPr="00D82A73" w:rsidRDefault="00340A76" w:rsidP="00340A76">
            <w:pPr>
              <w:rPr>
                <w:rFonts w:ascii="Arial" w:eastAsia="Arial Unicode MS" w:hAnsi="Arial"/>
              </w:rPr>
            </w:pPr>
          </w:p>
        </w:tc>
        <w:tc>
          <w:tcPr>
            <w:tcW w:w="1200" w:type="dxa"/>
            <w:shd w:val="clear" w:color="auto" w:fill="auto"/>
            <w:tcPrChange w:id="4344" w:author="Jarno Nieminen" w:date="2014-06-19T12:40:00Z">
              <w:tcPr>
                <w:tcW w:w="1200" w:type="dxa"/>
                <w:gridSpan w:val="2"/>
                <w:shd w:val="clear" w:color="auto" w:fill="auto"/>
              </w:tcPr>
            </w:tcPrChange>
          </w:tcPr>
          <w:p w14:paraId="6E32FF16" w14:textId="53FE3CC3" w:rsidR="00340A76" w:rsidRPr="00D82A73" w:rsidRDefault="00B37BC8" w:rsidP="00340A76">
            <w:pPr>
              <w:rPr>
                <w:rFonts w:ascii="Arial" w:eastAsia="Arial Unicode MS" w:hAnsi="Arial"/>
              </w:rPr>
            </w:pPr>
            <w:ins w:id="434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46" w:author="Jarno Nieminen" w:date="2014-06-19T12:40:00Z">
              <w:tcPr>
                <w:tcW w:w="1080" w:type="dxa"/>
                <w:shd w:val="clear" w:color="auto" w:fill="auto"/>
              </w:tcPr>
            </w:tcPrChange>
          </w:tcPr>
          <w:p w14:paraId="3570CEE7" w14:textId="23B94BB8" w:rsidR="00340A76" w:rsidRPr="00D82A73" w:rsidRDefault="00B37BC8" w:rsidP="00340A76">
            <w:pPr>
              <w:rPr>
                <w:rFonts w:ascii="Arial" w:eastAsia="Arial Unicode MS" w:hAnsi="Arial"/>
              </w:rPr>
            </w:pPr>
            <w:ins w:id="434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48" w:author="Jarno Nieminen" w:date="2014-06-19T12:40:00Z">
              <w:tcPr>
                <w:tcW w:w="1160" w:type="dxa"/>
                <w:shd w:val="clear" w:color="auto" w:fill="auto"/>
              </w:tcPr>
            </w:tcPrChange>
          </w:tcPr>
          <w:p w14:paraId="43BE3A93" w14:textId="7591E4C0" w:rsidR="00340A76" w:rsidRPr="00D82A73" w:rsidRDefault="00340A76" w:rsidP="00340A76">
            <w:pPr>
              <w:rPr>
                <w:rFonts w:ascii="Arial" w:eastAsia="Arial Unicode MS" w:hAnsi="Arial"/>
              </w:rPr>
            </w:pPr>
            <w:ins w:id="4349" w:author="Jarno Nieminen" w:date="2014-06-19T12:40:00Z">
              <w:r>
                <w:rPr>
                  <w:rFonts w:ascii="Arial" w:eastAsia="Arial Unicode MS" w:hAnsi="Arial"/>
                </w:rPr>
                <w:t>N/A</w:t>
              </w:r>
            </w:ins>
          </w:p>
        </w:tc>
      </w:tr>
      <w:tr w:rsidR="00340A76" w:rsidRPr="00D82A73" w14:paraId="29D699B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5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51" w:author="Jarno Nieminen" w:date="2014-06-19T12:40:00Z">
            <w:trPr>
              <w:gridAfter w:val="0"/>
              <w:trHeight w:val="217"/>
            </w:trPr>
          </w:trPrChange>
        </w:trPr>
        <w:tc>
          <w:tcPr>
            <w:tcW w:w="2545" w:type="dxa"/>
            <w:gridSpan w:val="2"/>
            <w:tcPrChange w:id="4352" w:author="Jarno Nieminen" w:date="2014-06-19T12:40:00Z">
              <w:tcPr>
                <w:tcW w:w="2545" w:type="dxa"/>
                <w:gridSpan w:val="3"/>
              </w:tcPr>
            </w:tcPrChange>
          </w:tcPr>
          <w:p w14:paraId="0CFBF030" w14:textId="77777777" w:rsidR="00340A76" w:rsidRPr="00D82A73" w:rsidRDefault="00340A76" w:rsidP="00340A76">
            <w:pPr>
              <w:rPr>
                <w:rFonts w:eastAsia="Arial Unicode MS"/>
              </w:rPr>
            </w:pPr>
            <w:r w:rsidRPr="00D82A73">
              <w:rPr>
                <w:rFonts w:eastAsia="Arial Unicode MS"/>
              </w:rPr>
              <w:t>(answerHelp)</w:t>
            </w:r>
          </w:p>
        </w:tc>
        <w:tc>
          <w:tcPr>
            <w:tcW w:w="3410" w:type="dxa"/>
            <w:tcPrChange w:id="4353" w:author="Jarno Nieminen" w:date="2014-06-19T12:40:00Z">
              <w:tcPr>
                <w:tcW w:w="3410" w:type="dxa"/>
                <w:gridSpan w:val="2"/>
              </w:tcPr>
            </w:tcPrChange>
          </w:tcPr>
          <w:p w14:paraId="383A1C8F" w14:textId="77777777" w:rsidR="00340A76" w:rsidRPr="00D82A73" w:rsidRDefault="00340A76" w:rsidP="00340A76">
            <w:pPr>
              <w:rPr>
                <w:szCs w:val="20"/>
              </w:rPr>
            </w:pPr>
            <w:r w:rsidRPr="00D82A73">
              <w:rPr>
                <w:szCs w:val="20"/>
              </w:rPr>
              <w:t>Hjälptext till svarsalternativet. (placeholder)</w:t>
            </w:r>
          </w:p>
        </w:tc>
        <w:tc>
          <w:tcPr>
            <w:tcW w:w="1140" w:type="dxa"/>
            <w:tcPrChange w:id="4354" w:author="Jarno Nieminen" w:date="2014-06-19T12:40:00Z">
              <w:tcPr>
                <w:tcW w:w="1140" w:type="dxa"/>
                <w:gridSpan w:val="2"/>
              </w:tcPr>
            </w:tcPrChange>
          </w:tcPr>
          <w:p w14:paraId="2866597D" w14:textId="77777777" w:rsidR="00340A76" w:rsidRPr="00D82A73" w:rsidRDefault="00340A76" w:rsidP="00340A76">
            <w:pPr>
              <w:rPr>
                <w:rFonts w:eastAsia="Arial Unicode MS"/>
              </w:rPr>
            </w:pPr>
            <w:r w:rsidRPr="00D82A73">
              <w:rPr>
                <w:rFonts w:eastAsia="Arial Unicode MS"/>
              </w:rPr>
              <w:t>TXT</w:t>
            </w:r>
          </w:p>
        </w:tc>
        <w:tc>
          <w:tcPr>
            <w:tcW w:w="720" w:type="dxa"/>
            <w:tcPrChange w:id="4355" w:author="Jarno Nieminen" w:date="2014-06-19T12:40:00Z">
              <w:tcPr>
                <w:tcW w:w="720" w:type="dxa"/>
                <w:gridSpan w:val="2"/>
              </w:tcPr>
            </w:tcPrChange>
          </w:tcPr>
          <w:p w14:paraId="7983EB72" w14:textId="77777777" w:rsidR="00340A76" w:rsidRPr="00D82A73" w:rsidRDefault="00340A76" w:rsidP="00340A76">
            <w:pPr>
              <w:rPr>
                <w:rFonts w:eastAsia="Arial Unicode MS"/>
              </w:rPr>
            </w:pPr>
            <w:r w:rsidRPr="00D82A73">
              <w:rPr>
                <w:rFonts w:eastAsia="Arial Unicode MS"/>
              </w:rPr>
              <w:t>0..1</w:t>
            </w:r>
          </w:p>
        </w:tc>
        <w:tc>
          <w:tcPr>
            <w:tcW w:w="1800" w:type="dxa"/>
            <w:tcPrChange w:id="4356" w:author="Jarno Nieminen" w:date="2014-06-19T12:40:00Z">
              <w:tcPr>
                <w:tcW w:w="1800" w:type="dxa"/>
                <w:gridSpan w:val="2"/>
              </w:tcPr>
            </w:tcPrChange>
          </w:tcPr>
          <w:p w14:paraId="54EC68DA" w14:textId="77777777" w:rsidR="00340A76" w:rsidRPr="00D82A73" w:rsidRDefault="00340A76" w:rsidP="00340A76">
            <w:pPr>
              <w:rPr>
                <w:rFonts w:eastAsia="Arial Unicode MS"/>
              </w:rPr>
            </w:pPr>
          </w:p>
        </w:tc>
        <w:tc>
          <w:tcPr>
            <w:tcW w:w="1920" w:type="dxa"/>
            <w:tcPrChange w:id="4357" w:author="Jarno Nieminen" w:date="2014-06-19T12:40:00Z">
              <w:tcPr>
                <w:tcW w:w="1920" w:type="dxa"/>
                <w:gridSpan w:val="2"/>
              </w:tcPr>
            </w:tcPrChange>
          </w:tcPr>
          <w:p w14:paraId="0C7F5787" w14:textId="77777777" w:rsidR="00340A76" w:rsidRPr="00D82A73" w:rsidRDefault="00340A76" w:rsidP="00340A76">
            <w:pPr>
              <w:rPr>
                <w:rFonts w:ascii="Arial" w:eastAsia="Arial Unicode MS" w:hAnsi="Arial"/>
              </w:rPr>
            </w:pPr>
          </w:p>
        </w:tc>
        <w:tc>
          <w:tcPr>
            <w:tcW w:w="1200" w:type="dxa"/>
            <w:shd w:val="clear" w:color="auto" w:fill="auto"/>
            <w:tcPrChange w:id="4358" w:author="Jarno Nieminen" w:date="2014-06-19T12:40:00Z">
              <w:tcPr>
                <w:tcW w:w="1200" w:type="dxa"/>
                <w:gridSpan w:val="2"/>
                <w:shd w:val="clear" w:color="auto" w:fill="auto"/>
              </w:tcPr>
            </w:tcPrChange>
          </w:tcPr>
          <w:p w14:paraId="0C4D91D7" w14:textId="33C9DCAE" w:rsidR="00340A76" w:rsidRPr="00D82A73" w:rsidRDefault="00B37BC8" w:rsidP="00340A76">
            <w:pPr>
              <w:rPr>
                <w:rFonts w:ascii="Arial" w:eastAsia="Arial Unicode MS" w:hAnsi="Arial"/>
              </w:rPr>
            </w:pPr>
            <w:ins w:id="435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60" w:author="Jarno Nieminen" w:date="2014-06-19T12:40:00Z">
              <w:tcPr>
                <w:tcW w:w="1080" w:type="dxa"/>
                <w:shd w:val="clear" w:color="auto" w:fill="auto"/>
              </w:tcPr>
            </w:tcPrChange>
          </w:tcPr>
          <w:p w14:paraId="16E096A3" w14:textId="156A0C77" w:rsidR="00340A76" w:rsidRPr="00D82A73" w:rsidRDefault="00B37BC8" w:rsidP="00340A76">
            <w:pPr>
              <w:rPr>
                <w:rFonts w:ascii="Arial" w:eastAsia="Arial Unicode MS" w:hAnsi="Arial"/>
              </w:rPr>
            </w:pPr>
            <w:ins w:id="436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62" w:author="Jarno Nieminen" w:date="2014-06-19T12:40:00Z">
              <w:tcPr>
                <w:tcW w:w="1160" w:type="dxa"/>
                <w:shd w:val="clear" w:color="auto" w:fill="auto"/>
              </w:tcPr>
            </w:tcPrChange>
          </w:tcPr>
          <w:p w14:paraId="40FFA12A" w14:textId="0792B10F" w:rsidR="00340A76" w:rsidRPr="00D82A73" w:rsidRDefault="00340A76" w:rsidP="00340A76">
            <w:pPr>
              <w:rPr>
                <w:rFonts w:ascii="Arial" w:eastAsia="Arial Unicode MS" w:hAnsi="Arial"/>
              </w:rPr>
            </w:pPr>
            <w:ins w:id="4363" w:author="Jarno Nieminen" w:date="2014-06-19T12:40:00Z">
              <w:r>
                <w:rPr>
                  <w:rFonts w:ascii="Arial" w:eastAsia="Arial Unicode MS" w:hAnsi="Arial"/>
                </w:rPr>
                <w:t>N/A</w:t>
              </w:r>
            </w:ins>
          </w:p>
        </w:tc>
      </w:tr>
      <w:tr w:rsidR="00340A76" w:rsidRPr="00D82A73" w14:paraId="38EA916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64"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65" w:author="Jarno Nieminen" w:date="2014-06-19T12:40:00Z">
            <w:trPr>
              <w:gridAfter w:val="0"/>
              <w:trHeight w:val="217"/>
            </w:trPr>
          </w:trPrChange>
        </w:trPr>
        <w:tc>
          <w:tcPr>
            <w:tcW w:w="2545" w:type="dxa"/>
            <w:gridSpan w:val="2"/>
            <w:tcPrChange w:id="4366" w:author="Jarno Nieminen" w:date="2014-06-19T12:40:00Z">
              <w:tcPr>
                <w:tcW w:w="2545" w:type="dxa"/>
                <w:gridSpan w:val="3"/>
              </w:tcPr>
            </w:tcPrChange>
          </w:tcPr>
          <w:p w14:paraId="28D3793D" w14:textId="77777777" w:rsidR="00340A76" w:rsidRPr="00D82A73" w:rsidRDefault="00340A76" w:rsidP="00340A76">
            <w:pPr>
              <w:rPr>
                <w:rFonts w:eastAsia="Arial Unicode MS"/>
              </w:rPr>
            </w:pPr>
            <w:r w:rsidRPr="00D82A73">
              <w:rPr>
                <w:rFonts w:eastAsia="Arial Unicode MS"/>
              </w:rPr>
              <w:t>(AlternativID)</w:t>
            </w:r>
          </w:p>
        </w:tc>
        <w:tc>
          <w:tcPr>
            <w:tcW w:w="3410" w:type="dxa"/>
            <w:tcPrChange w:id="4367" w:author="Jarno Nieminen" w:date="2014-06-19T12:40:00Z">
              <w:tcPr>
                <w:tcW w:w="3410" w:type="dxa"/>
                <w:gridSpan w:val="2"/>
              </w:tcPr>
            </w:tcPrChange>
          </w:tcPr>
          <w:p w14:paraId="53DEF3BF" w14:textId="77777777" w:rsidR="00340A76" w:rsidRPr="00D82A73" w:rsidRDefault="00340A76" w:rsidP="00340A76">
            <w:pPr>
              <w:rPr>
                <w:szCs w:val="20"/>
              </w:rPr>
            </w:pPr>
            <w:r w:rsidRPr="00D82A73">
              <w:rPr>
                <w:szCs w:val="20"/>
              </w:rPr>
              <w:t xml:space="preserve">Svarsalternativets id. </w:t>
            </w:r>
          </w:p>
        </w:tc>
        <w:tc>
          <w:tcPr>
            <w:tcW w:w="1140" w:type="dxa"/>
            <w:tcPrChange w:id="4368" w:author="Jarno Nieminen" w:date="2014-06-19T12:40:00Z">
              <w:tcPr>
                <w:tcW w:w="1140" w:type="dxa"/>
                <w:gridSpan w:val="2"/>
              </w:tcPr>
            </w:tcPrChange>
          </w:tcPr>
          <w:p w14:paraId="2B39D761" w14:textId="77777777" w:rsidR="00340A76" w:rsidRPr="00D82A73" w:rsidRDefault="00340A76" w:rsidP="00340A76">
            <w:pPr>
              <w:rPr>
                <w:rFonts w:eastAsia="Arial Unicode MS"/>
              </w:rPr>
            </w:pPr>
            <w:r w:rsidRPr="00D82A73">
              <w:rPr>
                <w:rFonts w:eastAsia="Arial Unicode MS"/>
              </w:rPr>
              <w:t>II</w:t>
            </w:r>
          </w:p>
        </w:tc>
        <w:tc>
          <w:tcPr>
            <w:tcW w:w="720" w:type="dxa"/>
            <w:tcPrChange w:id="4369" w:author="Jarno Nieminen" w:date="2014-06-19T12:40:00Z">
              <w:tcPr>
                <w:tcW w:w="720" w:type="dxa"/>
                <w:gridSpan w:val="2"/>
              </w:tcPr>
            </w:tcPrChange>
          </w:tcPr>
          <w:p w14:paraId="65087AC7" w14:textId="77777777" w:rsidR="00340A76" w:rsidRPr="00D82A73" w:rsidRDefault="00340A76" w:rsidP="00340A76">
            <w:pPr>
              <w:rPr>
                <w:rFonts w:eastAsia="Arial Unicode MS"/>
              </w:rPr>
            </w:pPr>
            <w:r w:rsidRPr="00D82A73">
              <w:rPr>
                <w:rFonts w:eastAsia="Arial Unicode MS"/>
              </w:rPr>
              <w:t>1</w:t>
            </w:r>
          </w:p>
        </w:tc>
        <w:tc>
          <w:tcPr>
            <w:tcW w:w="1800" w:type="dxa"/>
            <w:tcPrChange w:id="4370" w:author="Jarno Nieminen" w:date="2014-06-19T12:40:00Z">
              <w:tcPr>
                <w:tcW w:w="1800" w:type="dxa"/>
                <w:gridSpan w:val="2"/>
              </w:tcPr>
            </w:tcPrChange>
          </w:tcPr>
          <w:p w14:paraId="115B1CA2" w14:textId="77777777" w:rsidR="00340A76" w:rsidRPr="00D82A73" w:rsidRDefault="00340A76" w:rsidP="00340A76">
            <w:pPr>
              <w:rPr>
                <w:rFonts w:eastAsia="Arial Unicode MS"/>
              </w:rPr>
            </w:pPr>
          </w:p>
        </w:tc>
        <w:tc>
          <w:tcPr>
            <w:tcW w:w="1920" w:type="dxa"/>
            <w:tcPrChange w:id="4371" w:author="Jarno Nieminen" w:date="2014-06-19T12:40:00Z">
              <w:tcPr>
                <w:tcW w:w="1920" w:type="dxa"/>
                <w:gridSpan w:val="2"/>
              </w:tcPr>
            </w:tcPrChange>
          </w:tcPr>
          <w:p w14:paraId="6F661B63" w14:textId="77777777" w:rsidR="00340A76" w:rsidRPr="00D82A73" w:rsidRDefault="00340A76" w:rsidP="00340A76">
            <w:pPr>
              <w:rPr>
                <w:rFonts w:ascii="Arial" w:eastAsia="Arial Unicode MS" w:hAnsi="Arial"/>
              </w:rPr>
            </w:pPr>
          </w:p>
        </w:tc>
        <w:tc>
          <w:tcPr>
            <w:tcW w:w="1200" w:type="dxa"/>
            <w:shd w:val="clear" w:color="auto" w:fill="auto"/>
            <w:tcPrChange w:id="4372" w:author="Jarno Nieminen" w:date="2014-06-19T12:40:00Z">
              <w:tcPr>
                <w:tcW w:w="1200" w:type="dxa"/>
                <w:gridSpan w:val="2"/>
                <w:shd w:val="clear" w:color="auto" w:fill="auto"/>
              </w:tcPr>
            </w:tcPrChange>
          </w:tcPr>
          <w:p w14:paraId="3B358912" w14:textId="0DF8F522" w:rsidR="00340A76" w:rsidRPr="00D82A73" w:rsidRDefault="00B37BC8" w:rsidP="00340A76">
            <w:pPr>
              <w:rPr>
                <w:rFonts w:ascii="Arial" w:eastAsia="Arial Unicode MS" w:hAnsi="Arial"/>
              </w:rPr>
            </w:pPr>
            <w:ins w:id="437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74" w:author="Jarno Nieminen" w:date="2014-06-19T12:40:00Z">
              <w:tcPr>
                <w:tcW w:w="1080" w:type="dxa"/>
                <w:shd w:val="clear" w:color="auto" w:fill="auto"/>
              </w:tcPr>
            </w:tcPrChange>
          </w:tcPr>
          <w:p w14:paraId="0FD844CB" w14:textId="27B994B0" w:rsidR="00340A76" w:rsidRPr="00D82A73" w:rsidRDefault="00B37BC8" w:rsidP="00340A76">
            <w:pPr>
              <w:rPr>
                <w:rFonts w:ascii="Arial" w:eastAsia="Arial Unicode MS" w:hAnsi="Arial"/>
              </w:rPr>
            </w:pPr>
            <w:ins w:id="437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76" w:author="Jarno Nieminen" w:date="2014-06-19T12:40:00Z">
              <w:tcPr>
                <w:tcW w:w="1160" w:type="dxa"/>
                <w:shd w:val="clear" w:color="auto" w:fill="auto"/>
              </w:tcPr>
            </w:tcPrChange>
          </w:tcPr>
          <w:p w14:paraId="76D3DDA2" w14:textId="4BCAC757" w:rsidR="00340A76" w:rsidRPr="00D82A73" w:rsidRDefault="00340A76" w:rsidP="00340A76">
            <w:pPr>
              <w:rPr>
                <w:rFonts w:ascii="Arial" w:eastAsia="Arial Unicode MS" w:hAnsi="Arial"/>
              </w:rPr>
            </w:pPr>
            <w:ins w:id="4377" w:author="Jarno Nieminen" w:date="2014-06-19T12:40:00Z">
              <w:r>
                <w:rPr>
                  <w:rFonts w:ascii="Arial" w:eastAsia="Arial Unicode MS" w:hAnsi="Arial"/>
                </w:rPr>
                <w:t>N/A</w:t>
              </w:r>
            </w:ins>
          </w:p>
        </w:tc>
      </w:tr>
      <w:tr w:rsidR="00340A76" w:rsidRPr="00D82A73" w14:paraId="422513B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7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79" w:author="Jarno Nieminen" w:date="2014-06-19T12:40:00Z">
            <w:trPr>
              <w:gridAfter w:val="0"/>
              <w:trHeight w:val="217"/>
            </w:trPr>
          </w:trPrChange>
        </w:trPr>
        <w:tc>
          <w:tcPr>
            <w:tcW w:w="2545" w:type="dxa"/>
            <w:gridSpan w:val="2"/>
            <w:tcPrChange w:id="4380" w:author="Jarno Nieminen" w:date="2014-06-19T12:40:00Z">
              <w:tcPr>
                <w:tcW w:w="2545" w:type="dxa"/>
                <w:gridSpan w:val="3"/>
              </w:tcPr>
            </w:tcPrChange>
          </w:tcPr>
          <w:p w14:paraId="19D8F882" w14:textId="77777777" w:rsidR="00340A76" w:rsidRPr="00D82A73" w:rsidRDefault="00340A76" w:rsidP="00340A76">
            <w:pPr>
              <w:rPr>
                <w:rFonts w:eastAsia="Arial Unicode MS"/>
              </w:rPr>
            </w:pPr>
            <w:r w:rsidRPr="00D82A73">
              <w:rPr>
                <w:rFonts w:eastAsia="Arial Unicode MS"/>
              </w:rPr>
              <w:lastRenderedPageBreak/>
              <w:t xml:space="preserve">Code/id </w:t>
            </w:r>
          </w:p>
          <w:p w14:paraId="33C24FC5" w14:textId="77777777" w:rsidR="00340A76" w:rsidRPr="00D82A73" w:rsidRDefault="00340A76" w:rsidP="00340A76">
            <w:pPr>
              <w:rPr>
                <w:rFonts w:eastAsia="Arial Unicode MS"/>
              </w:rPr>
            </w:pPr>
            <w:r w:rsidRPr="00D82A73">
              <w:rPr>
                <w:rFonts w:eastAsia="Arial Unicode MS"/>
              </w:rPr>
              <w:t>(codeType)</w:t>
            </w:r>
          </w:p>
        </w:tc>
        <w:tc>
          <w:tcPr>
            <w:tcW w:w="3410" w:type="dxa"/>
            <w:tcPrChange w:id="4381" w:author="Jarno Nieminen" w:date="2014-06-19T12:40:00Z">
              <w:tcPr>
                <w:tcW w:w="3410" w:type="dxa"/>
                <w:gridSpan w:val="2"/>
              </w:tcPr>
            </w:tcPrChange>
          </w:tcPr>
          <w:p w14:paraId="407B096A" w14:textId="3ACE8A4D"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ett svarsalternativ. </w:t>
            </w:r>
            <w:r>
              <w:rPr>
                <w:rFonts w:eastAsia="Arial Unicode MS"/>
              </w:rPr>
              <w:t xml:space="preserve">T.ex. </w:t>
            </w:r>
            <w:r w:rsidRPr="00D82A73">
              <w:rPr>
                <w:rFonts w:eastAsia="Arial Unicode MS"/>
              </w:rPr>
              <w:t>SNOMED-CT kod.</w:t>
            </w:r>
          </w:p>
        </w:tc>
        <w:tc>
          <w:tcPr>
            <w:tcW w:w="1140" w:type="dxa"/>
            <w:tcPrChange w:id="4382" w:author="Jarno Nieminen" w:date="2014-06-19T12:40:00Z">
              <w:tcPr>
                <w:tcW w:w="1140" w:type="dxa"/>
                <w:gridSpan w:val="2"/>
              </w:tcPr>
            </w:tcPrChange>
          </w:tcPr>
          <w:p w14:paraId="4B2500F9" w14:textId="77777777" w:rsidR="00340A76" w:rsidRPr="00D82A73" w:rsidRDefault="00340A76" w:rsidP="00340A76">
            <w:pPr>
              <w:rPr>
                <w:rFonts w:eastAsia="Arial Unicode MS"/>
              </w:rPr>
            </w:pPr>
            <w:r w:rsidRPr="00D82A73">
              <w:rPr>
                <w:rFonts w:eastAsia="Arial Unicode MS"/>
              </w:rPr>
              <w:t>II</w:t>
            </w:r>
          </w:p>
        </w:tc>
        <w:tc>
          <w:tcPr>
            <w:tcW w:w="720" w:type="dxa"/>
            <w:tcPrChange w:id="4383" w:author="Jarno Nieminen" w:date="2014-06-19T12:40:00Z">
              <w:tcPr>
                <w:tcW w:w="720" w:type="dxa"/>
                <w:gridSpan w:val="2"/>
              </w:tcPr>
            </w:tcPrChange>
          </w:tcPr>
          <w:p w14:paraId="65A325A6" w14:textId="77777777" w:rsidR="00340A76" w:rsidRPr="00D82A73" w:rsidRDefault="00340A76" w:rsidP="00340A76">
            <w:pPr>
              <w:rPr>
                <w:rFonts w:eastAsia="Arial Unicode MS"/>
              </w:rPr>
            </w:pPr>
            <w:r w:rsidRPr="00D82A73">
              <w:rPr>
                <w:rFonts w:eastAsia="Arial Unicode MS"/>
              </w:rPr>
              <w:t>0..1</w:t>
            </w:r>
          </w:p>
        </w:tc>
        <w:tc>
          <w:tcPr>
            <w:tcW w:w="1800" w:type="dxa"/>
            <w:tcPrChange w:id="4384" w:author="Jarno Nieminen" w:date="2014-06-19T12:40:00Z">
              <w:tcPr>
                <w:tcW w:w="1800" w:type="dxa"/>
                <w:gridSpan w:val="2"/>
              </w:tcPr>
            </w:tcPrChange>
          </w:tcPr>
          <w:p w14:paraId="3EE83F4D"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85" w:author="Jarno Nieminen" w:date="2014-06-19T12:40:00Z">
              <w:tcPr>
                <w:tcW w:w="1920" w:type="dxa"/>
                <w:gridSpan w:val="2"/>
              </w:tcPr>
            </w:tcPrChange>
          </w:tcPr>
          <w:p w14:paraId="6ED13952" w14:textId="77777777" w:rsidR="00340A76" w:rsidRPr="00D82A73" w:rsidRDefault="00340A76" w:rsidP="00340A76">
            <w:pPr>
              <w:rPr>
                <w:rFonts w:ascii="Arial" w:eastAsia="Arial Unicode MS" w:hAnsi="Arial"/>
              </w:rPr>
            </w:pPr>
          </w:p>
        </w:tc>
        <w:tc>
          <w:tcPr>
            <w:tcW w:w="1200" w:type="dxa"/>
            <w:shd w:val="clear" w:color="auto" w:fill="auto"/>
            <w:tcPrChange w:id="4386" w:author="Jarno Nieminen" w:date="2014-06-19T12:40:00Z">
              <w:tcPr>
                <w:tcW w:w="1200" w:type="dxa"/>
                <w:gridSpan w:val="2"/>
                <w:shd w:val="clear" w:color="auto" w:fill="auto"/>
              </w:tcPr>
            </w:tcPrChange>
          </w:tcPr>
          <w:p w14:paraId="6B910283" w14:textId="647B8AC8" w:rsidR="00340A76" w:rsidRPr="00D82A73" w:rsidRDefault="00B37BC8" w:rsidP="00340A76">
            <w:pPr>
              <w:rPr>
                <w:rFonts w:ascii="Arial" w:eastAsia="Arial Unicode MS" w:hAnsi="Arial"/>
              </w:rPr>
            </w:pPr>
            <w:ins w:id="438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88" w:author="Jarno Nieminen" w:date="2014-06-19T12:40:00Z">
              <w:tcPr>
                <w:tcW w:w="1080" w:type="dxa"/>
                <w:shd w:val="clear" w:color="auto" w:fill="auto"/>
              </w:tcPr>
            </w:tcPrChange>
          </w:tcPr>
          <w:p w14:paraId="351A4205" w14:textId="66A9E790" w:rsidR="00340A76" w:rsidRPr="00D82A73" w:rsidRDefault="00B37BC8" w:rsidP="00340A76">
            <w:pPr>
              <w:rPr>
                <w:rFonts w:ascii="Arial" w:eastAsia="Arial Unicode MS" w:hAnsi="Arial"/>
              </w:rPr>
            </w:pPr>
            <w:ins w:id="438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90" w:author="Jarno Nieminen" w:date="2014-06-19T12:40:00Z">
              <w:tcPr>
                <w:tcW w:w="1160" w:type="dxa"/>
                <w:shd w:val="clear" w:color="auto" w:fill="auto"/>
              </w:tcPr>
            </w:tcPrChange>
          </w:tcPr>
          <w:p w14:paraId="4B6378FB" w14:textId="58959A43" w:rsidR="00340A76" w:rsidRPr="00D82A73" w:rsidRDefault="00340A76" w:rsidP="00340A76">
            <w:pPr>
              <w:rPr>
                <w:rFonts w:ascii="Arial" w:eastAsia="Arial Unicode MS" w:hAnsi="Arial"/>
              </w:rPr>
            </w:pPr>
            <w:ins w:id="4391" w:author="Jarno Nieminen" w:date="2014-06-19T12:40:00Z">
              <w:r>
                <w:rPr>
                  <w:rFonts w:ascii="Arial" w:eastAsia="Arial Unicode MS" w:hAnsi="Arial"/>
                </w:rPr>
                <w:t>N/A</w:t>
              </w:r>
            </w:ins>
          </w:p>
        </w:tc>
      </w:tr>
      <w:tr w:rsidR="00340A76" w:rsidRPr="00D82A73" w14:paraId="064C0DB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9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93" w:author="Jarno Nieminen" w:date="2014-06-19T12:40:00Z">
            <w:trPr>
              <w:gridAfter w:val="0"/>
              <w:trHeight w:val="217"/>
            </w:trPr>
          </w:trPrChange>
        </w:trPr>
        <w:tc>
          <w:tcPr>
            <w:tcW w:w="2545" w:type="dxa"/>
            <w:gridSpan w:val="2"/>
            <w:tcPrChange w:id="4394" w:author="Jarno Nieminen" w:date="2014-06-19T12:40:00Z">
              <w:tcPr>
                <w:tcW w:w="2545" w:type="dxa"/>
                <w:gridSpan w:val="3"/>
              </w:tcPr>
            </w:tcPrChange>
          </w:tcPr>
          <w:p w14:paraId="237342B5" w14:textId="7C268F05" w:rsidR="00340A76" w:rsidRPr="00D82A73" w:rsidRDefault="00340A76" w:rsidP="00340A76">
            <w:pPr>
              <w:rPr>
                <w:rFonts w:eastAsia="Arial Unicode MS"/>
              </w:rPr>
            </w:pPr>
            <w:r w:rsidRPr="00D82A73">
              <w:rPr>
                <w:rFonts w:eastAsia="Arial Unicode MS"/>
              </w:rPr>
              <w:t>Medi</w:t>
            </w:r>
            <w:ins w:id="4395" w:author="Jarno Nieminen" w:date="2014-06-19T12:40:00Z">
              <w:r>
                <w:rPr>
                  <w:rFonts w:eastAsia="Arial Unicode MS"/>
                </w:rPr>
                <w:t>a</w:t>
              </w:r>
            </w:ins>
            <w:r w:rsidRPr="00D82A73">
              <w:rPr>
                <w:rFonts w:eastAsia="Arial Unicode MS"/>
              </w:rPr>
              <w:t>/id</w:t>
            </w:r>
          </w:p>
        </w:tc>
        <w:tc>
          <w:tcPr>
            <w:tcW w:w="3410" w:type="dxa"/>
            <w:tcPrChange w:id="4396" w:author="Jarno Nieminen" w:date="2014-06-19T12:40:00Z">
              <w:tcPr>
                <w:tcW w:w="3410" w:type="dxa"/>
                <w:gridSpan w:val="2"/>
              </w:tcPr>
            </w:tcPrChange>
          </w:tcPr>
          <w:p w14:paraId="17D2D5B3"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397" w:author="Jarno Nieminen" w:date="2014-06-19T12:40:00Z">
              <w:tcPr>
                <w:tcW w:w="1140" w:type="dxa"/>
                <w:gridSpan w:val="2"/>
              </w:tcPr>
            </w:tcPrChange>
          </w:tcPr>
          <w:p w14:paraId="0E5CF37F" w14:textId="77777777" w:rsidR="00340A76" w:rsidRPr="00D82A73" w:rsidRDefault="00340A76" w:rsidP="00340A76">
            <w:pPr>
              <w:rPr>
                <w:rFonts w:eastAsia="Arial Unicode MS"/>
              </w:rPr>
            </w:pPr>
            <w:r w:rsidRPr="00D82A73">
              <w:rPr>
                <w:rFonts w:eastAsia="Arial Unicode MS"/>
              </w:rPr>
              <w:t>II</w:t>
            </w:r>
          </w:p>
        </w:tc>
        <w:tc>
          <w:tcPr>
            <w:tcW w:w="720" w:type="dxa"/>
            <w:tcPrChange w:id="4398" w:author="Jarno Nieminen" w:date="2014-06-19T12:40:00Z">
              <w:tcPr>
                <w:tcW w:w="720" w:type="dxa"/>
                <w:gridSpan w:val="2"/>
              </w:tcPr>
            </w:tcPrChange>
          </w:tcPr>
          <w:p w14:paraId="1EF5FCD8" w14:textId="77777777" w:rsidR="00340A76" w:rsidRPr="00D82A73" w:rsidRDefault="00340A76" w:rsidP="00340A76">
            <w:pPr>
              <w:rPr>
                <w:rFonts w:eastAsia="Arial Unicode MS"/>
              </w:rPr>
            </w:pPr>
            <w:r w:rsidRPr="00D82A73">
              <w:rPr>
                <w:rFonts w:eastAsia="Arial Unicode MS"/>
              </w:rPr>
              <w:t>0..1</w:t>
            </w:r>
          </w:p>
        </w:tc>
        <w:tc>
          <w:tcPr>
            <w:tcW w:w="1800" w:type="dxa"/>
            <w:tcPrChange w:id="4399" w:author="Jarno Nieminen" w:date="2014-06-19T12:40:00Z">
              <w:tcPr>
                <w:tcW w:w="1800" w:type="dxa"/>
                <w:gridSpan w:val="2"/>
              </w:tcPr>
            </w:tcPrChange>
          </w:tcPr>
          <w:p w14:paraId="5DF1BCA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00" w:author="Jarno Nieminen" w:date="2014-06-19T12:40:00Z">
              <w:tcPr>
                <w:tcW w:w="1920" w:type="dxa"/>
                <w:gridSpan w:val="2"/>
              </w:tcPr>
            </w:tcPrChange>
          </w:tcPr>
          <w:p w14:paraId="1DDFA991" w14:textId="77777777" w:rsidR="00340A76" w:rsidRPr="00D82A73" w:rsidRDefault="00340A76" w:rsidP="00340A76">
            <w:pPr>
              <w:rPr>
                <w:rFonts w:ascii="Arial" w:eastAsia="Arial Unicode MS" w:hAnsi="Arial"/>
              </w:rPr>
            </w:pPr>
          </w:p>
        </w:tc>
        <w:tc>
          <w:tcPr>
            <w:tcW w:w="1200" w:type="dxa"/>
            <w:shd w:val="clear" w:color="auto" w:fill="auto"/>
            <w:tcPrChange w:id="4401" w:author="Jarno Nieminen" w:date="2014-06-19T12:40:00Z">
              <w:tcPr>
                <w:tcW w:w="1200" w:type="dxa"/>
                <w:gridSpan w:val="2"/>
                <w:shd w:val="clear" w:color="auto" w:fill="auto"/>
              </w:tcPr>
            </w:tcPrChange>
          </w:tcPr>
          <w:p w14:paraId="2878D10E" w14:textId="79D0DCB2" w:rsidR="00340A76" w:rsidRPr="00D82A73" w:rsidRDefault="00B37BC8" w:rsidP="00340A76">
            <w:pPr>
              <w:rPr>
                <w:rFonts w:ascii="Arial" w:eastAsia="Arial Unicode MS" w:hAnsi="Arial"/>
              </w:rPr>
            </w:pPr>
            <w:ins w:id="44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03" w:author="Jarno Nieminen" w:date="2014-06-19T12:40:00Z">
              <w:tcPr>
                <w:tcW w:w="1080" w:type="dxa"/>
                <w:shd w:val="clear" w:color="auto" w:fill="auto"/>
              </w:tcPr>
            </w:tcPrChange>
          </w:tcPr>
          <w:p w14:paraId="3DF8D476" w14:textId="556626F7" w:rsidR="00340A76" w:rsidRPr="00D82A73" w:rsidRDefault="00B37BC8" w:rsidP="00340A76">
            <w:pPr>
              <w:rPr>
                <w:rFonts w:ascii="Arial" w:eastAsia="Arial Unicode MS" w:hAnsi="Arial"/>
              </w:rPr>
            </w:pPr>
            <w:ins w:id="44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05" w:author="Jarno Nieminen" w:date="2014-06-19T12:40:00Z">
              <w:tcPr>
                <w:tcW w:w="1160" w:type="dxa"/>
                <w:shd w:val="clear" w:color="auto" w:fill="auto"/>
              </w:tcPr>
            </w:tcPrChange>
          </w:tcPr>
          <w:p w14:paraId="0DFB8C8F" w14:textId="56E3CC6E" w:rsidR="00340A76" w:rsidRPr="00D82A73" w:rsidRDefault="00340A76" w:rsidP="00340A76">
            <w:pPr>
              <w:rPr>
                <w:rFonts w:ascii="Arial" w:eastAsia="Arial Unicode MS" w:hAnsi="Arial"/>
              </w:rPr>
            </w:pPr>
            <w:ins w:id="4406" w:author="Jarno Nieminen" w:date="2014-06-19T12:40:00Z">
              <w:r>
                <w:rPr>
                  <w:rFonts w:ascii="Arial" w:eastAsia="Arial Unicode MS" w:hAnsi="Arial"/>
                </w:rPr>
                <w:t>N/A</w:t>
              </w:r>
            </w:ins>
          </w:p>
        </w:tc>
      </w:tr>
      <w:tr w:rsidR="00340A76" w:rsidRPr="00D82A73" w14:paraId="1C2D52BB" w14:textId="77777777" w:rsidTr="009C52F6">
        <w:trPr>
          <w:gridBefore w:val="1"/>
          <w:wBefore w:w="15" w:type="dxa"/>
          <w:trHeight w:val="217"/>
        </w:trPr>
        <w:tc>
          <w:tcPr>
            <w:tcW w:w="7080" w:type="dxa"/>
            <w:gridSpan w:val="3"/>
            <w:shd w:val="pct25" w:color="auto" w:fill="auto"/>
          </w:tcPr>
          <w:p w14:paraId="2EB5D435" w14:textId="77777777" w:rsidR="00340A76" w:rsidRPr="00D82A73" w:rsidRDefault="00340A76" w:rsidP="00340A76">
            <w:r w:rsidRPr="00D82A73">
              <w:t>Associationer</w:t>
            </w:r>
          </w:p>
        </w:tc>
        <w:tc>
          <w:tcPr>
            <w:tcW w:w="7880" w:type="dxa"/>
            <w:gridSpan w:val="6"/>
            <w:shd w:val="pct25" w:color="auto" w:fill="auto"/>
          </w:tcPr>
          <w:p w14:paraId="109AC2BC" w14:textId="77777777" w:rsidR="00340A76" w:rsidRPr="00D82A73" w:rsidRDefault="00340A76" w:rsidP="00340A76">
            <w:pPr>
              <w:rPr>
                <w:rFonts w:eastAsia="Arial Unicode MS"/>
              </w:rPr>
            </w:pPr>
            <w:r w:rsidRPr="00D82A73">
              <w:t>Beslutsregel</w:t>
            </w:r>
          </w:p>
        </w:tc>
      </w:tr>
      <w:tr w:rsidR="00340A76" w:rsidRPr="00D82A73" w14:paraId="615F3968" w14:textId="77777777" w:rsidTr="009C52F6">
        <w:trPr>
          <w:gridBefore w:val="1"/>
          <w:wBefore w:w="15" w:type="dxa"/>
          <w:trHeight w:val="217"/>
        </w:trPr>
        <w:tc>
          <w:tcPr>
            <w:tcW w:w="7080" w:type="dxa"/>
            <w:gridSpan w:val="3"/>
          </w:tcPr>
          <w:p w14:paraId="11CB9EC3"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
          <w:p w14:paraId="4B96559D" w14:textId="77777777" w:rsidR="00340A76" w:rsidRPr="00D82A73" w:rsidRDefault="00340A76" w:rsidP="00340A76">
            <w:pPr>
              <w:rPr>
                <w:rFonts w:ascii="Arial" w:eastAsia="Arial Unicode MS" w:hAnsi="Arial"/>
                <w:color w:val="000000"/>
              </w:rPr>
            </w:pPr>
          </w:p>
        </w:tc>
      </w:tr>
      <w:tr w:rsidR="00340A76" w:rsidRPr="00D82A73" w14:paraId="7F711E0F" w14:textId="77777777" w:rsidTr="009C52F6">
        <w:trPr>
          <w:gridBefore w:val="1"/>
          <w:wBefore w:w="15" w:type="dxa"/>
          <w:trHeight w:val="217"/>
        </w:trPr>
        <w:tc>
          <w:tcPr>
            <w:tcW w:w="7080" w:type="dxa"/>
            <w:gridSpan w:val="3"/>
          </w:tcPr>
          <w:p w14:paraId="1D2A2EAA" w14:textId="77777777" w:rsidR="00340A76" w:rsidRPr="00D82A73" w:rsidRDefault="00340A76" w:rsidP="00340A76">
            <w:pPr>
              <w:rPr>
                <w:rFonts w:ascii="Arial" w:eastAsia="Arial Unicode MS" w:hAnsi="Arial"/>
                <w:color w:val="000000"/>
              </w:rPr>
            </w:pPr>
          </w:p>
        </w:tc>
        <w:tc>
          <w:tcPr>
            <w:tcW w:w="7880" w:type="dxa"/>
            <w:gridSpan w:val="6"/>
          </w:tcPr>
          <w:p w14:paraId="764CE81A" w14:textId="77777777" w:rsidR="00340A76" w:rsidRPr="00D82A73" w:rsidRDefault="00340A76" w:rsidP="00340A76">
            <w:pPr>
              <w:rPr>
                <w:rFonts w:ascii="Arial" w:eastAsia="Arial Unicode MS" w:hAnsi="Arial"/>
                <w:color w:val="000000"/>
              </w:rPr>
            </w:pPr>
          </w:p>
        </w:tc>
      </w:tr>
    </w:tbl>
    <w:p w14:paraId="319B25F4" w14:textId="77777777" w:rsidR="006A2F41" w:rsidRPr="00D82A73" w:rsidRDefault="006A2F41" w:rsidP="006A2F41">
      <w:pPr>
        <w:pStyle w:val="Heading3"/>
      </w:pPr>
      <w:bookmarkStart w:id="4407" w:name="_Toc386457318"/>
      <w:bookmarkStart w:id="4408" w:name="_Toc386458093"/>
      <w:bookmarkEnd w:id="4407"/>
      <w:bookmarkEnd w:id="4408"/>
      <w:r w:rsidRPr="00D82A73">
        <w:br w:type="page"/>
      </w:r>
      <w:bookmarkStart w:id="4409" w:name="_Toc193243786"/>
      <w:bookmarkStart w:id="4410" w:name="_Toc220986037"/>
      <w:bookmarkStart w:id="4411" w:name="_Toc386458094"/>
      <w:bookmarkStart w:id="4412" w:name="_Toc390951681"/>
      <w:r w:rsidRPr="00D82A73">
        <w:lastRenderedPageBreak/>
        <w:t>Klass Svar (Answer)</w:t>
      </w:r>
      <w:bookmarkEnd w:id="4409"/>
      <w:bookmarkEnd w:id="4410"/>
      <w:bookmarkEnd w:id="4411"/>
      <w:bookmarkEnd w:id="4412"/>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413">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209C6CA3"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5D7A2E1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14"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415" w:author="Jarno Nieminen" w:date="2014-06-19T12:40:00Z">
            <w:trPr>
              <w:gridAfter w:val="0"/>
              <w:cantSplit/>
              <w:trHeight w:val="375"/>
            </w:trPr>
          </w:trPrChange>
        </w:trPr>
        <w:tc>
          <w:tcPr>
            <w:tcW w:w="2545" w:type="dxa"/>
            <w:gridSpan w:val="2"/>
            <w:vMerge/>
            <w:shd w:val="pct25" w:color="auto" w:fill="auto"/>
            <w:tcPrChange w:id="4416" w:author="Jarno Nieminen" w:date="2014-06-19T12:40:00Z">
              <w:tcPr>
                <w:tcW w:w="2545" w:type="dxa"/>
                <w:gridSpan w:val="3"/>
                <w:vMerge/>
                <w:shd w:val="pct25" w:color="auto" w:fill="auto"/>
              </w:tcPr>
            </w:tcPrChange>
          </w:tcPr>
          <w:p w14:paraId="526C27F7" w14:textId="77777777" w:rsidR="00727585" w:rsidRPr="00D82A73" w:rsidRDefault="00727585" w:rsidP="00727585"/>
        </w:tc>
        <w:tc>
          <w:tcPr>
            <w:tcW w:w="3410" w:type="dxa"/>
            <w:vMerge/>
            <w:shd w:val="pct25" w:color="auto" w:fill="auto"/>
            <w:tcPrChange w:id="4417" w:author="Jarno Nieminen" w:date="2014-06-19T12:40:00Z">
              <w:tcPr>
                <w:tcW w:w="3410" w:type="dxa"/>
                <w:gridSpan w:val="2"/>
                <w:vMerge/>
                <w:shd w:val="pct25" w:color="auto" w:fill="auto"/>
              </w:tcPr>
            </w:tcPrChange>
          </w:tcPr>
          <w:p w14:paraId="1A460DD1" w14:textId="77777777" w:rsidR="00727585" w:rsidRPr="00D82A73" w:rsidRDefault="00727585" w:rsidP="00727585"/>
        </w:tc>
        <w:tc>
          <w:tcPr>
            <w:tcW w:w="1140" w:type="dxa"/>
            <w:vMerge/>
            <w:shd w:val="pct25" w:color="auto" w:fill="auto"/>
            <w:tcPrChange w:id="4418" w:author="Jarno Nieminen" w:date="2014-06-19T12:40:00Z">
              <w:tcPr>
                <w:tcW w:w="1140" w:type="dxa"/>
                <w:gridSpan w:val="2"/>
                <w:vMerge/>
                <w:shd w:val="pct25" w:color="auto" w:fill="auto"/>
              </w:tcPr>
            </w:tcPrChange>
          </w:tcPr>
          <w:p w14:paraId="0C8CD1A9" w14:textId="77777777" w:rsidR="00727585" w:rsidRPr="00D82A73" w:rsidRDefault="00727585" w:rsidP="00727585"/>
        </w:tc>
        <w:tc>
          <w:tcPr>
            <w:tcW w:w="720" w:type="dxa"/>
            <w:vMerge/>
            <w:shd w:val="pct25" w:color="auto" w:fill="auto"/>
            <w:tcPrChange w:id="4419" w:author="Jarno Nieminen" w:date="2014-06-19T12:40:00Z">
              <w:tcPr>
                <w:tcW w:w="720" w:type="dxa"/>
                <w:gridSpan w:val="2"/>
                <w:vMerge/>
                <w:shd w:val="pct25" w:color="auto" w:fill="auto"/>
              </w:tcPr>
            </w:tcPrChange>
          </w:tcPr>
          <w:p w14:paraId="115405DB" w14:textId="77777777" w:rsidR="00727585" w:rsidRPr="00D82A73" w:rsidRDefault="00727585" w:rsidP="00727585"/>
        </w:tc>
        <w:tc>
          <w:tcPr>
            <w:tcW w:w="1800" w:type="dxa"/>
            <w:vMerge/>
            <w:shd w:val="pct25" w:color="auto" w:fill="auto"/>
            <w:tcPrChange w:id="4420" w:author="Jarno Nieminen" w:date="2014-06-19T12:40:00Z">
              <w:tcPr>
                <w:tcW w:w="1800" w:type="dxa"/>
                <w:gridSpan w:val="2"/>
                <w:vMerge/>
                <w:shd w:val="pct25" w:color="auto" w:fill="auto"/>
              </w:tcPr>
            </w:tcPrChange>
          </w:tcPr>
          <w:p w14:paraId="5F7164A5" w14:textId="77777777" w:rsidR="00727585" w:rsidRPr="00D82A73" w:rsidRDefault="00727585" w:rsidP="00727585"/>
        </w:tc>
        <w:tc>
          <w:tcPr>
            <w:tcW w:w="1920" w:type="dxa"/>
            <w:vMerge/>
            <w:shd w:val="pct25" w:color="auto" w:fill="auto"/>
            <w:tcPrChange w:id="4421" w:author="Jarno Nieminen" w:date="2014-06-19T12:40:00Z">
              <w:tcPr>
                <w:tcW w:w="1920" w:type="dxa"/>
                <w:gridSpan w:val="2"/>
                <w:vMerge/>
                <w:shd w:val="pct25" w:color="auto" w:fill="auto"/>
              </w:tcPr>
            </w:tcPrChange>
          </w:tcPr>
          <w:p w14:paraId="1C2EEFBA" w14:textId="77777777" w:rsidR="00727585" w:rsidRPr="00D82A73" w:rsidRDefault="00727585" w:rsidP="00727585"/>
        </w:tc>
        <w:tc>
          <w:tcPr>
            <w:tcW w:w="1200" w:type="dxa"/>
            <w:tcBorders>
              <w:bottom w:val="single" w:sz="4" w:space="0" w:color="auto"/>
            </w:tcBorders>
            <w:shd w:val="pct25" w:color="auto" w:fill="auto"/>
            <w:tcPrChange w:id="4422" w:author="Jarno Nieminen" w:date="2014-06-19T12:40:00Z">
              <w:tcPr>
                <w:tcW w:w="1200" w:type="dxa"/>
                <w:gridSpan w:val="2"/>
                <w:tcBorders>
                  <w:bottom w:val="single" w:sz="4" w:space="0" w:color="auto"/>
                </w:tcBorders>
                <w:shd w:val="pct25" w:color="auto" w:fill="auto"/>
              </w:tcPr>
            </w:tcPrChange>
          </w:tcPr>
          <w:p w14:paraId="4FAF679E" w14:textId="32A8F3F1" w:rsidR="00727585" w:rsidRPr="00D82A73" w:rsidRDefault="00727585" w:rsidP="00727585">
            <w:pPr>
              <w:rPr>
                <w:rFonts w:eastAsia="Arial Unicode MS"/>
              </w:rPr>
            </w:pPr>
            <w:ins w:id="4423" w:author="Jarno Nieminen" w:date="2014-06-19T11:31:00Z">
              <w:r w:rsidRPr="009A3B8F">
                <w:rPr>
                  <w:rFonts w:eastAsia="Arial Unicode MS"/>
                </w:rPr>
                <w:t>Klass i V</w:t>
              </w:r>
              <w:r w:rsidRPr="009A3B8F">
                <w:rPr>
                  <w:rFonts w:eastAsia="Arial Unicode MS"/>
                </w:rPr>
                <w:noBreakHyphen/>
                <w:t>TIM</w:t>
              </w:r>
            </w:ins>
            <w:del w:id="4424"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425" w:author="Jarno Nieminen" w:date="2014-06-19T12:40:00Z">
              <w:tcPr>
                <w:tcW w:w="1080" w:type="dxa"/>
                <w:tcBorders>
                  <w:bottom w:val="single" w:sz="4" w:space="0" w:color="auto"/>
                </w:tcBorders>
                <w:shd w:val="pct25" w:color="auto" w:fill="auto"/>
              </w:tcPr>
            </w:tcPrChange>
          </w:tcPr>
          <w:p w14:paraId="17270951" w14:textId="0B282759" w:rsidR="00727585" w:rsidRPr="00D82A73" w:rsidRDefault="00727585" w:rsidP="00727585">
            <w:pPr>
              <w:rPr>
                <w:rFonts w:eastAsia="Arial Unicode MS"/>
              </w:rPr>
            </w:pPr>
            <w:ins w:id="4426"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427" w:author="Jarno Nieminen" w:date="2014-06-19T12:40:00Z">
              <w:tcPr>
                <w:tcW w:w="1160" w:type="dxa"/>
                <w:tcBorders>
                  <w:bottom w:val="single" w:sz="4" w:space="0" w:color="auto"/>
                </w:tcBorders>
                <w:shd w:val="pct25" w:color="auto" w:fill="auto"/>
              </w:tcPr>
            </w:tcPrChange>
          </w:tcPr>
          <w:p w14:paraId="4F9D3800" w14:textId="1E7A26CC" w:rsidR="00727585" w:rsidRPr="00D82A73" w:rsidRDefault="00727585" w:rsidP="00727585">
            <w:pPr>
              <w:rPr>
                <w:rFonts w:eastAsia="Arial Unicode MS"/>
              </w:rPr>
            </w:pPr>
            <w:ins w:id="4428" w:author="Jarno Nieminen" w:date="2014-06-19T11:31:00Z">
              <w:r w:rsidRPr="009A3B8F">
                <w:rPr>
                  <w:rFonts w:eastAsia="Arial Unicode MS"/>
                </w:rPr>
                <w:t>Kodverk i V</w:t>
              </w:r>
              <w:r w:rsidRPr="009A3B8F">
                <w:rPr>
                  <w:rFonts w:eastAsia="Arial Unicode MS"/>
                </w:rPr>
                <w:noBreakHyphen/>
                <w:t>TIM</w:t>
              </w:r>
            </w:ins>
          </w:p>
        </w:tc>
      </w:tr>
      <w:tr w:rsidR="00340A76" w:rsidRPr="00D82A73" w14:paraId="55037EB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29"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30" w:author="Jarno Nieminen" w:date="2014-06-19T12:40:00Z">
            <w:trPr>
              <w:gridAfter w:val="0"/>
              <w:trHeight w:val="217"/>
            </w:trPr>
          </w:trPrChange>
        </w:trPr>
        <w:tc>
          <w:tcPr>
            <w:tcW w:w="2545" w:type="dxa"/>
            <w:gridSpan w:val="2"/>
            <w:tcPrChange w:id="4431" w:author="Jarno Nieminen" w:date="2014-06-19T12:40:00Z">
              <w:tcPr>
                <w:tcW w:w="2545" w:type="dxa"/>
                <w:gridSpan w:val="3"/>
              </w:tcPr>
            </w:tcPrChange>
          </w:tcPr>
          <w:p w14:paraId="33471D3F" w14:textId="77777777" w:rsidR="00340A76" w:rsidRPr="00D82A73" w:rsidRDefault="00340A76" w:rsidP="00340A76">
            <w:pPr>
              <w:rPr>
                <w:rFonts w:eastAsia="Arial Unicode MS"/>
              </w:rPr>
            </w:pPr>
            <w:r w:rsidRPr="00D82A73">
              <w:rPr>
                <w:rFonts w:eastAsia="Arial Unicode MS"/>
              </w:rPr>
              <w:t>(Value)</w:t>
            </w:r>
          </w:p>
        </w:tc>
        <w:tc>
          <w:tcPr>
            <w:tcW w:w="3410" w:type="dxa"/>
            <w:tcPrChange w:id="4432" w:author="Jarno Nieminen" w:date="2014-06-19T12:40:00Z">
              <w:tcPr>
                <w:tcW w:w="3410" w:type="dxa"/>
                <w:gridSpan w:val="2"/>
              </w:tcPr>
            </w:tcPrChange>
          </w:tcPr>
          <w:p w14:paraId="4A39BB26" w14:textId="77777777" w:rsidR="00340A76" w:rsidRPr="00D82A73" w:rsidRDefault="00340A76" w:rsidP="00340A76">
            <w:pPr>
              <w:rPr>
                <w:rFonts w:eastAsia="Arial Unicode MS"/>
              </w:rPr>
            </w:pPr>
            <w:r w:rsidRPr="00D82A73">
              <w:rPr>
                <w:rFonts w:eastAsia="Arial Unicode MS"/>
              </w:rPr>
              <w:t>Patientens/användarens svar.</w:t>
            </w:r>
          </w:p>
        </w:tc>
        <w:tc>
          <w:tcPr>
            <w:tcW w:w="1140" w:type="dxa"/>
            <w:tcPrChange w:id="4433" w:author="Jarno Nieminen" w:date="2014-06-19T12:40:00Z">
              <w:tcPr>
                <w:tcW w:w="1140" w:type="dxa"/>
                <w:gridSpan w:val="2"/>
              </w:tcPr>
            </w:tcPrChange>
          </w:tcPr>
          <w:p w14:paraId="23CD82AA" w14:textId="77777777" w:rsidR="00340A76" w:rsidRPr="00D82A73" w:rsidRDefault="00340A76" w:rsidP="00340A76">
            <w:pPr>
              <w:rPr>
                <w:rFonts w:eastAsia="Arial Unicode MS"/>
              </w:rPr>
            </w:pPr>
            <w:r w:rsidRPr="00D82A73">
              <w:rPr>
                <w:rFonts w:eastAsia="Arial Unicode MS"/>
              </w:rPr>
              <w:t>ANY</w:t>
            </w:r>
          </w:p>
        </w:tc>
        <w:tc>
          <w:tcPr>
            <w:tcW w:w="720" w:type="dxa"/>
            <w:tcPrChange w:id="4434" w:author="Jarno Nieminen" w:date="2014-06-19T12:40:00Z">
              <w:tcPr>
                <w:tcW w:w="720" w:type="dxa"/>
                <w:gridSpan w:val="2"/>
              </w:tcPr>
            </w:tcPrChange>
          </w:tcPr>
          <w:p w14:paraId="1E1A6FC7" w14:textId="77777777" w:rsidR="00340A76" w:rsidRPr="00D82A73" w:rsidRDefault="00340A76" w:rsidP="00340A76">
            <w:pPr>
              <w:rPr>
                <w:rFonts w:eastAsia="Arial Unicode MS"/>
              </w:rPr>
            </w:pPr>
            <w:r w:rsidRPr="00D82A73">
              <w:rPr>
                <w:rFonts w:eastAsia="Arial Unicode MS"/>
              </w:rPr>
              <w:t>1</w:t>
            </w:r>
          </w:p>
        </w:tc>
        <w:tc>
          <w:tcPr>
            <w:tcW w:w="1800" w:type="dxa"/>
            <w:tcPrChange w:id="4435" w:author="Jarno Nieminen" w:date="2014-06-19T12:40:00Z">
              <w:tcPr>
                <w:tcW w:w="1800" w:type="dxa"/>
                <w:gridSpan w:val="2"/>
              </w:tcPr>
            </w:tcPrChange>
          </w:tcPr>
          <w:p w14:paraId="773EEBB9" w14:textId="77777777" w:rsidR="00340A76" w:rsidRPr="00D82A73" w:rsidRDefault="00340A76" w:rsidP="00340A76">
            <w:pPr>
              <w:rPr>
                <w:rFonts w:eastAsia="Arial Unicode MS"/>
              </w:rPr>
            </w:pPr>
          </w:p>
        </w:tc>
        <w:tc>
          <w:tcPr>
            <w:tcW w:w="1920" w:type="dxa"/>
            <w:tcPrChange w:id="4436" w:author="Jarno Nieminen" w:date="2014-06-19T12:40:00Z">
              <w:tcPr>
                <w:tcW w:w="1920" w:type="dxa"/>
                <w:gridSpan w:val="2"/>
              </w:tcPr>
            </w:tcPrChange>
          </w:tcPr>
          <w:p w14:paraId="43E60E85" w14:textId="77777777" w:rsidR="00340A76" w:rsidRPr="00D82A73" w:rsidRDefault="00340A76" w:rsidP="00340A76">
            <w:pPr>
              <w:rPr>
                <w:rFonts w:ascii="Arial" w:eastAsia="Arial Unicode MS" w:hAnsi="Arial"/>
              </w:rPr>
            </w:pPr>
          </w:p>
        </w:tc>
        <w:tc>
          <w:tcPr>
            <w:tcW w:w="1200" w:type="dxa"/>
            <w:shd w:val="clear" w:color="auto" w:fill="auto"/>
            <w:tcPrChange w:id="4437" w:author="Jarno Nieminen" w:date="2014-06-19T12:40:00Z">
              <w:tcPr>
                <w:tcW w:w="1200" w:type="dxa"/>
                <w:gridSpan w:val="2"/>
                <w:shd w:val="clear" w:color="auto" w:fill="auto"/>
              </w:tcPr>
            </w:tcPrChange>
          </w:tcPr>
          <w:p w14:paraId="6BC7D6F6" w14:textId="37A58B4D" w:rsidR="00340A76" w:rsidRPr="00D82A73" w:rsidRDefault="00B37BC8" w:rsidP="00340A76">
            <w:pPr>
              <w:rPr>
                <w:rFonts w:ascii="Arial" w:eastAsia="Arial Unicode MS" w:hAnsi="Arial"/>
              </w:rPr>
            </w:pPr>
            <w:ins w:id="443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39" w:author="Jarno Nieminen" w:date="2014-06-19T12:40:00Z">
              <w:tcPr>
                <w:tcW w:w="1080" w:type="dxa"/>
                <w:shd w:val="clear" w:color="auto" w:fill="auto"/>
              </w:tcPr>
            </w:tcPrChange>
          </w:tcPr>
          <w:p w14:paraId="6C8E829E" w14:textId="2FCEB1AD" w:rsidR="00340A76" w:rsidRPr="00D82A73" w:rsidRDefault="00B37BC8" w:rsidP="00340A76">
            <w:pPr>
              <w:rPr>
                <w:rFonts w:ascii="Arial" w:eastAsia="Arial Unicode MS" w:hAnsi="Arial"/>
              </w:rPr>
            </w:pPr>
            <w:ins w:id="444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41" w:author="Jarno Nieminen" w:date="2014-06-19T12:40:00Z">
              <w:tcPr>
                <w:tcW w:w="1160" w:type="dxa"/>
                <w:shd w:val="clear" w:color="auto" w:fill="auto"/>
              </w:tcPr>
            </w:tcPrChange>
          </w:tcPr>
          <w:p w14:paraId="3235CCED" w14:textId="0874C1B6" w:rsidR="00340A76" w:rsidRPr="00D82A73" w:rsidRDefault="00340A76" w:rsidP="00340A76">
            <w:pPr>
              <w:rPr>
                <w:rFonts w:ascii="Arial" w:eastAsia="Arial Unicode MS" w:hAnsi="Arial"/>
              </w:rPr>
            </w:pPr>
            <w:ins w:id="4442" w:author="Jarno Nieminen" w:date="2014-06-19T12:40:00Z">
              <w:r>
                <w:rPr>
                  <w:rFonts w:ascii="Arial" w:eastAsia="Arial Unicode MS" w:hAnsi="Arial"/>
                </w:rPr>
                <w:t>N/A</w:t>
              </w:r>
            </w:ins>
          </w:p>
        </w:tc>
      </w:tr>
      <w:tr w:rsidR="00340A76" w:rsidRPr="00D82A73" w14:paraId="6507CE1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43"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44" w:author="Jarno Nieminen" w:date="2014-06-19T12:40:00Z">
            <w:trPr>
              <w:gridAfter w:val="0"/>
              <w:trHeight w:val="217"/>
            </w:trPr>
          </w:trPrChange>
        </w:trPr>
        <w:tc>
          <w:tcPr>
            <w:tcW w:w="2545" w:type="dxa"/>
            <w:gridSpan w:val="2"/>
            <w:tcPrChange w:id="4445" w:author="Jarno Nieminen" w:date="2014-06-19T12:40:00Z">
              <w:tcPr>
                <w:tcW w:w="2545" w:type="dxa"/>
                <w:gridSpan w:val="3"/>
              </w:tcPr>
            </w:tcPrChange>
          </w:tcPr>
          <w:p w14:paraId="0221B596" w14:textId="77777777" w:rsidR="00340A76" w:rsidRPr="00D82A73" w:rsidRDefault="00340A76" w:rsidP="00340A76">
            <w:pPr>
              <w:rPr>
                <w:rFonts w:eastAsia="Arial Unicode MS"/>
              </w:rPr>
            </w:pPr>
            <w:r w:rsidRPr="00D82A73">
              <w:rPr>
                <w:rFonts w:eastAsia="Arial Unicode MS"/>
              </w:rPr>
              <w:t>(ValueID)</w:t>
            </w:r>
          </w:p>
        </w:tc>
        <w:tc>
          <w:tcPr>
            <w:tcW w:w="3410" w:type="dxa"/>
            <w:tcPrChange w:id="4446" w:author="Jarno Nieminen" w:date="2014-06-19T12:40:00Z">
              <w:tcPr>
                <w:tcW w:w="3410" w:type="dxa"/>
                <w:gridSpan w:val="2"/>
              </w:tcPr>
            </w:tcPrChange>
          </w:tcPr>
          <w:p w14:paraId="623FF350" w14:textId="77777777" w:rsidR="00340A76" w:rsidRPr="00D82A73" w:rsidRDefault="00340A76" w:rsidP="00340A76">
            <w:pPr>
              <w:rPr>
                <w:rFonts w:eastAsia="Arial Unicode MS"/>
              </w:rPr>
            </w:pPr>
            <w:r w:rsidRPr="00D82A73">
              <w:rPr>
                <w:rFonts w:eastAsia="Arial Unicode MS"/>
              </w:rPr>
              <w:t>ID på frågan</w:t>
            </w:r>
          </w:p>
        </w:tc>
        <w:tc>
          <w:tcPr>
            <w:tcW w:w="1140" w:type="dxa"/>
            <w:tcPrChange w:id="4447" w:author="Jarno Nieminen" w:date="2014-06-19T12:40:00Z">
              <w:tcPr>
                <w:tcW w:w="1140" w:type="dxa"/>
                <w:gridSpan w:val="2"/>
              </w:tcPr>
            </w:tcPrChange>
          </w:tcPr>
          <w:p w14:paraId="4A662A44" w14:textId="77777777" w:rsidR="00340A76" w:rsidRPr="00D82A73" w:rsidRDefault="00340A76" w:rsidP="00340A76">
            <w:pPr>
              <w:rPr>
                <w:rFonts w:eastAsia="Arial Unicode MS"/>
              </w:rPr>
            </w:pPr>
            <w:r w:rsidRPr="00D82A73">
              <w:rPr>
                <w:rFonts w:eastAsia="Arial Unicode MS"/>
              </w:rPr>
              <w:t>II</w:t>
            </w:r>
          </w:p>
        </w:tc>
        <w:tc>
          <w:tcPr>
            <w:tcW w:w="720" w:type="dxa"/>
            <w:tcPrChange w:id="4448" w:author="Jarno Nieminen" w:date="2014-06-19T12:40:00Z">
              <w:tcPr>
                <w:tcW w:w="720" w:type="dxa"/>
                <w:gridSpan w:val="2"/>
              </w:tcPr>
            </w:tcPrChange>
          </w:tcPr>
          <w:p w14:paraId="4C705A41" w14:textId="77777777" w:rsidR="00340A76" w:rsidRPr="00D82A73" w:rsidRDefault="00340A76" w:rsidP="00340A76">
            <w:pPr>
              <w:rPr>
                <w:rFonts w:eastAsia="Arial Unicode MS"/>
              </w:rPr>
            </w:pPr>
            <w:r w:rsidRPr="00D82A73">
              <w:rPr>
                <w:rFonts w:eastAsia="Arial Unicode MS"/>
              </w:rPr>
              <w:t>1</w:t>
            </w:r>
          </w:p>
        </w:tc>
        <w:tc>
          <w:tcPr>
            <w:tcW w:w="1800" w:type="dxa"/>
            <w:tcPrChange w:id="4449" w:author="Jarno Nieminen" w:date="2014-06-19T12:40:00Z">
              <w:tcPr>
                <w:tcW w:w="1800" w:type="dxa"/>
                <w:gridSpan w:val="2"/>
              </w:tcPr>
            </w:tcPrChange>
          </w:tcPr>
          <w:p w14:paraId="0D434A81" w14:textId="77777777" w:rsidR="00340A76" w:rsidRPr="00D82A73" w:rsidRDefault="00340A76" w:rsidP="00340A76">
            <w:pPr>
              <w:rPr>
                <w:rFonts w:eastAsia="Arial Unicode MS"/>
              </w:rPr>
            </w:pPr>
          </w:p>
        </w:tc>
        <w:tc>
          <w:tcPr>
            <w:tcW w:w="1920" w:type="dxa"/>
            <w:tcPrChange w:id="4450" w:author="Jarno Nieminen" w:date="2014-06-19T12:40:00Z">
              <w:tcPr>
                <w:tcW w:w="1920" w:type="dxa"/>
                <w:gridSpan w:val="2"/>
              </w:tcPr>
            </w:tcPrChange>
          </w:tcPr>
          <w:p w14:paraId="698DF700" w14:textId="77777777" w:rsidR="00340A76" w:rsidRPr="00D82A73" w:rsidRDefault="00340A76" w:rsidP="00340A76">
            <w:pPr>
              <w:rPr>
                <w:rFonts w:ascii="Arial" w:eastAsia="Arial Unicode MS" w:hAnsi="Arial"/>
              </w:rPr>
            </w:pPr>
          </w:p>
        </w:tc>
        <w:tc>
          <w:tcPr>
            <w:tcW w:w="1200" w:type="dxa"/>
            <w:shd w:val="clear" w:color="auto" w:fill="auto"/>
            <w:tcPrChange w:id="4451" w:author="Jarno Nieminen" w:date="2014-06-19T12:40:00Z">
              <w:tcPr>
                <w:tcW w:w="1200" w:type="dxa"/>
                <w:gridSpan w:val="2"/>
                <w:shd w:val="clear" w:color="auto" w:fill="auto"/>
              </w:tcPr>
            </w:tcPrChange>
          </w:tcPr>
          <w:p w14:paraId="0649A76D" w14:textId="66F6A261" w:rsidR="00340A76" w:rsidRPr="00D82A73" w:rsidRDefault="00B37BC8" w:rsidP="00340A76">
            <w:pPr>
              <w:rPr>
                <w:rFonts w:ascii="Arial" w:eastAsia="Arial Unicode MS" w:hAnsi="Arial"/>
              </w:rPr>
            </w:pPr>
            <w:ins w:id="445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53" w:author="Jarno Nieminen" w:date="2014-06-19T12:40:00Z">
              <w:tcPr>
                <w:tcW w:w="1080" w:type="dxa"/>
                <w:shd w:val="clear" w:color="auto" w:fill="auto"/>
              </w:tcPr>
            </w:tcPrChange>
          </w:tcPr>
          <w:p w14:paraId="52A8ADB4" w14:textId="53E4EC8B" w:rsidR="00340A76" w:rsidRPr="00D82A73" w:rsidRDefault="00B37BC8" w:rsidP="00340A76">
            <w:pPr>
              <w:rPr>
                <w:rFonts w:ascii="Arial" w:eastAsia="Arial Unicode MS" w:hAnsi="Arial"/>
              </w:rPr>
            </w:pPr>
            <w:ins w:id="445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55" w:author="Jarno Nieminen" w:date="2014-06-19T12:40:00Z">
              <w:tcPr>
                <w:tcW w:w="1160" w:type="dxa"/>
                <w:shd w:val="clear" w:color="auto" w:fill="auto"/>
              </w:tcPr>
            </w:tcPrChange>
          </w:tcPr>
          <w:p w14:paraId="2C1CB992" w14:textId="5DB21F62" w:rsidR="00340A76" w:rsidRPr="00D82A73" w:rsidRDefault="00340A76" w:rsidP="00340A76">
            <w:pPr>
              <w:rPr>
                <w:rFonts w:ascii="Arial" w:eastAsia="Arial Unicode MS" w:hAnsi="Arial"/>
              </w:rPr>
            </w:pPr>
            <w:ins w:id="4456" w:author="Jarno Nieminen" w:date="2014-06-19T12:40:00Z">
              <w:r>
                <w:rPr>
                  <w:rFonts w:ascii="Arial" w:eastAsia="Arial Unicode MS" w:hAnsi="Arial"/>
                </w:rPr>
                <w:t>N/A</w:t>
              </w:r>
            </w:ins>
          </w:p>
        </w:tc>
      </w:tr>
      <w:tr w:rsidR="00340A76" w:rsidRPr="00D82A73" w14:paraId="2E714B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57"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58" w:author="Jarno Nieminen" w:date="2014-06-19T12:40:00Z">
            <w:trPr>
              <w:gridAfter w:val="0"/>
              <w:trHeight w:val="217"/>
            </w:trPr>
          </w:trPrChange>
        </w:trPr>
        <w:tc>
          <w:tcPr>
            <w:tcW w:w="2545" w:type="dxa"/>
            <w:gridSpan w:val="2"/>
            <w:tcPrChange w:id="4459" w:author="Jarno Nieminen" w:date="2014-06-19T12:40:00Z">
              <w:tcPr>
                <w:tcW w:w="2545" w:type="dxa"/>
                <w:gridSpan w:val="3"/>
              </w:tcPr>
            </w:tcPrChange>
          </w:tcPr>
          <w:p w14:paraId="7779F6BC" w14:textId="77777777" w:rsidR="00340A76" w:rsidRPr="00D82A73" w:rsidRDefault="00340A76" w:rsidP="00340A76">
            <w:pPr>
              <w:rPr>
                <w:rFonts w:eastAsia="Arial Unicode MS"/>
              </w:rPr>
            </w:pPr>
            <w:r w:rsidRPr="00D82A73">
              <w:rPr>
                <w:rFonts w:eastAsia="Arial Unicode MS"/>
              </w:rPr>
              <w:t>Statuskod/id</w:t>
            </w:r>
          </w:p>
          <w:p w14:paraId="1CFB74D9" w14:textId="77777777" w:rsidR="00340A76" w:rsidRPr="00D82A73" w:rsidRDefault="00340A76" w:rsidP="00340A76">
            <w:pPr>
              <w:rPr>
                <w:rFonts w:eastAsia="Arial Unicode MS"/>
              </w:rPr>
            </w:pPr>
            <w:r w:rsidRPr="00D82A73">
              <w:rPr>
                <w:rFonts w:eastAsia="Arial Unicode MS"/>
              </w:rPr>
              <w:t>(Status/id)</w:t>
            </w:r>
          </w:p>
        </w:tc>
        <w:tc>
          <w:tcPr>
            <w:tcW w:w="3410" w:type="dxa"/>
            <w:tcPrChange w:id="4460" w:author="Jarno Nieminen" w:date="2014-06-19T12:40:00Z">
              <w:tcPr>
                <w:tcW w:w="3410" w:type="dxa"/>
                <w:gridSpan w:val="2"/>
              </w:tcPr>
            </w:tcPrChange>
          </w:tcPr>
          <w:p w14:paraId="75BE67B2" w14:textId="77777777" w:rsidR="00340A76" w:rsidRPr="00D82A73" w:rsidRDefault="00340A76" w:rsidP="00340A76">
            <w:pPr>
              <w:rPr>
                <w:rFonts w:eastAsia="Arial Unicode MS"/>
              </w:rPr>
            </w:pPr>
            <w:r w:rsidRPr="00D82A73">
              <w:rPr>
                <w:rFonts w:eastAsia="Arial Unicode MS"/>
              </w:rPr>
              <w:t>Koppling till klass för statuskod.</w:t>
            </w:r>
          </w:p>
        </w:tc>
        <w:tc>
          <w:tcPr>
            <w:tcW w:w="1140" w:type="dxa"/>
            <w:tcPrChange w:id="4461" w:author="Jarno Nieminen" w:date="2014-06-19T12:40:00Z">
              <w:tcPr>
                <w:tcW w:w="1140" w:type="dxa"/>
                <w:gridSpan w:val="2"/>
              </w:tcPr>
            </w:tcPrChange>
          </w:tcPr>
          <w:p w14:paraId="249D00B7" w14:textId="77777777" w:rsidR="00340A76" w:rsidRPr="00D82A73" w:rsidRDefault="00340A76" w:rsidP="00340A76">
            <w:pPr>
              <w:rPr>
                <w:rFonts w:eastAsia="Arial Unicode MS"/>
              </w:rPr>
            </w:pPr>
            <w:r w:rsidRPr="00D82A73">
              <w:rPr>
                <w:rFonts w:eastAsia="Arial Unicode MS"/>
              </w:rPr>
              <w:t>II</w:t>
            </w:r>
          </w:p>
        </w:tc>
        <w:tc>
          <w:tcPr>
            <w:tcW w:w="720" w:type="dxa"/>
            <w:tcPrChange w:id="4462" w:author="Jarno Nieminen" w:date="2014-06-19T12:40:00Z">
              <w:tcPr>
                <w:tcW w:w="720" w:type="dxa"/>
                <w:gridSpan w:val="2"/>
              </w:tcPr>
            </w:tcPrChange>
          </w:tcPr>
          <w:p w14:paraId="3631396F" w14:textId="77777777" w:rsidR="00340A76" w:rsidRPr="00D82A73" w:rsidRDefault="00340A76" w:rsidP="00340A76">
            <w:pPr>
              <w:rPr>
                <w:rFonts w:eastAsia="Arial Unicode MS"/>
              </w:rPr>
            </w:pPr>
            <w:r w:rsidRPr="00D82A73">
              <w:rPr>
                <w:rFonts w:eastAsia="Arial Unicode MS"/>
              </w:rPr>
              <w:t>0..1</w:t>
            </w:r>
          </w:p>
        </w:tc>
        <w:tc>
          <w:tcPr>
            <w:tcW w:w="1800" w:type="dxa"/>
            <w:tcPrChange w:id="4463" w:author="Jarno Nieminen" w:date="2014-06-19T12:40:00Z">
              <w:tcPr>
                <w:tcW w:w="1800" w:type="dxa"/>
                <w:gridSpan w:val="2"/>
              </w:tcPr>
            </w:tcPrChange>
          </w:tcPr>
          <w:p w14:paraId="19751FB5"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64" w:author="Jarno Nieminen" w:date="2014-06-19T12:40:00Z">
              <w:tcPr>
                <w:tcW w:w="1920" w:type="dxa"/>
                <w:gridSpan w:val="2"/>
              </w:tcPr>
            </w:tcPrChange>
          </w:tcPr>
          <w:p w14:paraId="3D4E2810" w14:textId="77777777" w:rsidR="00340A76" w:rsidRPr="00D82A73" w:rsidRDefault="00340A76" w:rsidP="00340A76">
            <w:pPr>
              <w:rPr>
                <w:rFonts w:ascii="Arial" w:eastAsia="Arial Unicode MS" w:hAnsi="Arial"/>
              </w:rPr>
            </w:pPr>
          </w:p>
        </w:tc>
        <w:tc>
          <w:tcPr>
            <w:tcW w:w="1200" w:type="dxa"/>
            <w:shd w:val="clear" w:color="auto" w:fill="auto"/>
            <w:tcPrChange w:id="4465" w:author="Jarno Nieminen" w:date="2014-06-19T12:40:00Z">
              <w:tcPr>
                <w:tcW w:w="1200" w:type="dxa"/>
                <w:gridSpan w:val="2"/>
                <w:shd w:val="clear" w:color="auto" w:fill="auto"/>
              </w:tcPr>
            </w:tcPrChange>
          </w:tcPr>
          <w:p w14:paraId="7A63C853" w14:textId="6CC40429" w:rsidR="00340A76" w:rsidRPr="00D82A73" w:rsidRDefault="00B37BC8" w:rsidP="00340A76">
            <w:pPr>
              <w:rPr>
                <w:rFonts w:ascii="Arial" w:eastAsia="Arial Unicode MS" w:hAnsi="Arial"/>
              </w:rPr>
            </w:pPr>
            <w:ins w:id="446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67" w:author="Jarno Nieminen" w:date="2014-06-19T12:40:00Z">
              <w:tcPr>
                <w:tcW w:w="1080" w:type="dxa"/>
                <w:shd w:val="clear" w:color="auto" w:fill="auto"/>
              </w:tcPr>
            </w:tcPrChange>
          </w:tcPr>
          <w:p w14:paraId="6109022D" w14:textId="5DFCECD4" w:rsidR="00340A76" w:rsidRPr="00D82A73" w:rsidRDefault="00B37BC8" w:rsidP="00340A76">
            <w:pPr>
              <w:rPr>
                <w:rFonts w:ascii="Arial" w:eastAsia="Arial Unicode MS" w:hAnsi="Arial"/>
              </w:rPr>
            </w:pPr>
            <w:ins w:id="44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69" w:author="Jarno Nieminen" w:date="2014-06-19T12:40:00Z">
              <w:tcPr>
                <w:tcW w:w="1160" w:type="dxa"/>
                <w:shd w:val="clear" w:color="auto" w:fill="auto"/>
              </w:tcPr>
            </w:tcPrChange>
          </w:tcPr>
          <w:p w14:paraId="31A55316" w14:textId="6F15552E" w:rsidR="00340A76" w:rsidRPr="00D82A73" w:rsidRDefault="00340A76" w:rsidP="00340A76">
            <w:pPr>
              <w:rPr>
                <w:rFonts w:ascii="Arial" w:eastAsia="Arial Unicode MS" w:hAnsi="Arial"/>
              </w:rPr>
            </w:pPr>
            <w:ins w:id="4470" w:author="Jarno Nieminen" w:date="2014-06-19T12:40:00Z">
              <w:r>
                <w:rPr>
                  <w:rFonts w:ascii="Arial" w:eastAsia="Arial Unicode MS" w:hAnsi="Arial"/>
                </w:rPr>
                <w:t>N/A</w:t>
              </w:r>
            </w:ins>
          </w:p>
        </w:tc>
      </w:tr>
      <w:tr w:rsidR="00340A76" w:rsidRPr="00D82A73" w14:paraId="3C19141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71"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72" w:author="Jarno Nieminen" w:date="2014-06-19T12:40:00Z">
            <w:trPr>
              <w:gridAfter w:val="0"/>
              <w:trHeight w:val="217"/>
            </w:trPr>
          </w:trPrChange>
        </w:trPr>
        <w:tc>
          <w:tcPr>
            <w:tcW w:w="2545" w:type="dxa"/>
            <w:gridSpan w:val="2"/>
            <w:tcPrChange w:id="4473" w:author="Jarno Nieminen" w:date="2014-06-19T12:40:00Z">
              <w:tcPr>
                <w:tcW w:w="2545" w:type="dxa"/>
                <w:gridSpan w:val="3"/>
              </w:tcPr>
            </w:tcPrChange>
          </w:tcPr>
          <w:p w14:paraId="4B6C7B40" w14:textId="77777777" w:rsidR="00340A76" w:rsidRPr="00D82A73" w:rsidRDefault="00340A76" w:rsidP="00340A76">
            <w:pPr>
              <w:rPr>
                <w:rFonts w:eastAsia="Arial Unicode MS"/>
              </w:rPr>
            </w:pPr>
          </w:p>
        </w:tc>
        <w:tc>
          <w:tcPr>
            <w:tcW w:w="3410" w:type="dxa"/>
            <w:tcPrChange w:id="4474" w:author="Jarno Nieminen" w:date="2014-06-19T12:40:00Z">
              <w:tcPr>
                <w:tcW w:w="3410" w:type="dxa"/>
                <w:gridSpan w:val="2"/>
              </w:tcPr>
            </w:tcPrChange>
          </w:tcPr>
          <w:p w14:paraId="1BC118F9" w14:textId="77777777" w:rsidR="00340A76" w:rsidRPr="00D82A73" w:rsidRDefault="00340A76" w:rsidP="00340A76">
            <w:pPr>
              <w:rPr>
                <w:rFonts w:eastAsia="Arial Unicode MS"/>
              </w:rPr>
            </w:pPr>
          </w:p>
        </w:tc>
        <w:tc>
          <w:tcPr>
            <w:tcW w:w="1140" w:type="dxa"/>
            <w:tcPrChange w:id="4475" w:author="Jarno Nieminen" w:date="2014-06-19T12:40:00Z">
              <w:tcPr>
                <w:tcW w:w="1140" w:type="dxa"/>
                <w:gridSpan w:val="2"/>
              </w:tcPr>
            </w:tcPrChange>
          </w:tcPr>
          <w:p w14:paraId="59E7D050" w14:textId="77777777" w:rsidR="00340A76" w:rsidRPr="00D82A73" w:rsidRDefault="00340A76" w:rsidP="00340A76">
            <w:pPr>
              <w:rPr>
                <w:rFonts w:eastAsia="Arial Unicode MS"/>
              </w:rPr>
            </w:pPr>
          </w:p>
        </w:tc>
        <w:tc>
          <w:tcPr>
            <w:tcW w:w="720" w:type="dxa"/>
            <w:tcPrChange w:id="4476" w:author="Jarno Nieminen" w:date="2014-06-19T12:40:00Z">
              <w:tcPr>
                <w:tcW w:w="720" w:type="dxa"/>
                <w:gridSpan w:val="2"/>
              </w:tcPr>
            </w:tcPrChange>
          </w:tcPr>
          <w:p w14:paraId="2D2F6E52" w14:textId="77777777" w:rsidR="00340A76" w:rsidRPr="00D82A73" w:rsidRDefault="00340A76" w:rsidP="00340A76">
            <w:pPr>
              <w:rPr>
                <w:rFonts w:eastAsia="Arial Unicode MS"/>
              </w:rPr>
            </w:pPr>
          </w:p>
        </w:tc>
        <w:tc>
          <w:tcPr>
            <w:tcW w:w="1800" w:type="dxa"/>
            <w:tcPrChange w:id="4477" w:author="Jarno Nieminen" w:date="2014-06-19T12:40:00Z">
              <w:tcPr>
                <w:tcW w:w="1800" w:type="dxa"/>
                <w:gridSpan w:val="2"/>
              </w:tcPr>
            </w:tcPrChange>
          </w:tcPr>
          <w:p w14:paraId="0FA810CA" w14:textId="77777777" w:rsidR="00340A76" w:rsidRPr="00D82A73" w:rsidRDefault="00340A76" w:rsidP="00340A76">
            <w:pPr>
              <w:rPr>
                <w:rFonts w:eastAsia="Arial Unicode MS"/>
              </w:rPr>
            </w:pPr>
          </w:p>
        </w:tc>
        <w:tc>
          <w:tcPr>
            <w:tcW w:w="1920" w:type="dxa"/>
            <w:tcPrChange w:id="4478" w:author="Jarno Nieminen" w:date="2014-06-19T12:40:00Z">
              <w:tcPr>
                <w:tcW w:w="1920" w:type="dxa"/>
                <w:gridSpan w:val="2"/>
              </w:tcPr>
            </w:tcPrChange>
          </w:tcPr>
          <w:p w14:paraId="3D98D66C" w14:textId="77777777" w:rsidR="00340A76" w:rsidRPr="00D82A73" w:rsidRDefault="00340A76" w:rsidP="00340A76">
            <w:pPr>
              <w:rPr>
                <w:rFonts w:ascii="Arial" w:eastAsia="Arial Unicode MS" w:hAnsi="Arial"/>
              </w:rPr>
            </w:pPr>
          </w:p>
        </w:tc>
        <w:tc>
          <w:tcPr>
            <w:tcW w:w="1200" w:type="dxa"/>
            <w:shd w:val="clear" w:color="auto" w:fill="auto"/>
            <w:tcPrChange w:id="4479" w:author="Jarno Nieminen" w:date="2014-06-19T12:40:00Z">
              <w:tcPr>
                <w:tcW w:w="1200" w:type="dxa"/>
                <w:gridSpan w:val="2"/>
                <w:shd w:val="clear" w:color="auto" w:fill="auto"/>
              </w:tcPr>
            </w:tcPrChange>
          </w:tcPr>
          <w:p w14:paraId="2B66BA30" w14:textId="77777777" w:rsidR="00340A76" w:rsidRPr="00D82A73" w:rsidRDefault="00340A76" w:rsidP="00340A76">
            <w:pPr>
              <w:rPr>
                <w:rFonts w:ascii="Arial" w:eastAsia="Arial Unicode MS" w:hAnsi="Arial"/>
              </w:rPr>
            </w:pPr>
          </w:p>
        </w:tc>
        <w:tc>
          <w:tcPr>
            <w:tcW w:w="1162" w:type="dxa"/>
            <w:shd w:val="clear" w:color="auto" w:fill="auto"/>
            <w:tcPrChange w:id="4480" w:author="Jarno Nieminen" w:date="2014-06-19T12:40:00Z">
              <w:tcPr>
                <w:tcW w:w="1080" w:type="dxa"/>
                <w:shd w:val="clear" w:color="auto" w:fill="auto"/>
              </w:tcPr>
            </w:tcPrChange>
          </w:tcPr>
          <w:p w14:paraId="1F018BD2" w14:textId="77777777" w:rsidR="00340A76" w:rsidRPr="00D82A73" w:rsidRDefault="00340A76" w:rsidP="00340A76">
            <w:pPr>
              <w:rPr>
                <w:rFonts w:ascii="Arial" w:eastAsia="Arial Unicode MS" w:hAnsi="Arial"/>
              </w:rPr>
            </w:pPr>
          </w:p>
        </w:tc>
        <w:tc>
          <w:tcPr>
            <w:tcW w:w="1078" w:type="dxa"/>
            <w:shd w:val="clear" w:color="auto" w:fill="auto"/>
            <w:tcPrChange w:id="4481" w:author="Jarno Nieminen" w:date="2014-06-19T12:40:00Z">
              <w:tcPr>
                <w:tcW w:w="1160" w:type="dxa"/>
                <w:shd w:val="clear" w:color="auto" w:fill="auto"/>
              </w:tcPr>
            </w:tcPrChange>
          </w:tcPr>
          <w:p w14:paraId="195DBC9A" w14:textId="77777777" w:rsidR="00340A76" w:rsidRPr="00D82A73" w:rsidRDefault="00340A76" w:rsidP="00340A76">
            <w:pPr>
              <w:rPr>
                <w:rFonts w:ascii="Arial" w:eastAsia="Arial Unicode MS" w:hAnsi="Arial"/>
              </w:rPr>
            </w:pPr>
          </w:p>
        </w:tc>
      </w:tr>
      <w:tr w:rsidR="00340A76" w:rsidRPr="00D82A73" w14:paraId="4989CE89" w14:textId="77777777" w:rsidTr="009C52F6">
        <w:trPr>
          <w:gridBefore w:val="1"/>
          <w:wBefore w:w="15" w:type="dxa"/>
          <w:trHeight w:val="217"/>
        </w:trPr>
        <w:tc>
          <w:tcPr>
            <w:tcW w:w="7080" w:type="dxa"/>
            <w:gridSpan w:val="3"/>
            <w:shd w:val="pct25" w:color="auto" w:fill="auto"/>
          </w:tcPr>
          <w:p w14:paraId="2924C6BE" w14:textId="77777777" w:rsidR="00340A76" w:rsidRPr="00D82A73" w:rsidRDefault="00340A76" w:rsidP="00340A76">
            <w:r w:rsidRPr="00D82A73">
              <w:t>Associationer</w:t>
            </w:r>
          </w:p>
        </w:tc>
        <w:tc>
          <w:tcPr>
            <w:tcW w:w="7880" w:type="dxa"/>
            <w:gridSpan w:val="6"/>
            <w:shd w:val="pct25" w:color="auto" w:fill="auto"/>
          </w:tcPr>
          <w:p w14:paraId="02E941B1" w14:textId="77777777" w:rsidR="00340A76" w:rsidRPr="00D82A73" w:rsidRDefault="00340A76" w:rsidP="00340A76">
            <w:pPr>
              <w:rPr>
                <w:rFonts w:eastAsia="Arial Unicode MS"/>
              </w:rPr>
            </w:pPr>
            <w:r w:rsidRPr="00D82A73">
              <w:t>Beslutsregel</w:t>
            </w:r>
          </w:p>
        </w:tc>
      </w:tr>
      <w:tr w:rsidR="00340A76" w:rsidRPr="00D82A73" w14:paraId="6856E77A" w14:textId="77777777" w:rsidTr="009C52F6">
        <w:trPr>
          <w:gridBefore w:val="1"/>
          <w:wBefore w:w="15" w:type="dxa"/>
          <w:trHeight w:val="217"/>
        </w:trPr>
        <w:tc>
          <w:tcPr>
            <w:tcW w:w="7080" w:type="dxa"/>
            <w:gridSpan w:val="3"/>
          </w:tcPr>
          <w:p w14:paraId="46C5303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
          <w:p w14:paraId="15D6B127" w14:textId="77777777" w:rsidR="00340A76" w:rsidRPr="00D82A73" w:rsidRDefault="00340A76" w:rsidP="00340A76">
            <w:pPr>
              <w:rPr>
                <w:rFonts w:ascii="Arial" w:eastAsia="Arial Unicode MS" w:hAnsi="Arial"/>
                <w:color w:val="000000"/>
              </w:rPr>
            </w:pPr>
          </w:p>
        </w:tc>
      </w:tr>
      <w:tr w:rsidR="00340A76" w:rsidRPr="00D82A73" w14:paraId="122566F9" w14:textId="77777777" w:rsidTr="009C52F6">
        <w:trPr>
          <w:gridBefore w:val="1"/>
          <w:wBefore w:w="15" w:type="dxa"/>
          <w:trHeight w:val="217"/>
        </w:trPr>
        <w:tc>
          <w:tcPr>
            <w:tcW w:w="7080" w:type="dxa"/>
            <w:gridSpan w:val="3"/>
          </w:tcPr>
          <w:p w14:paraId="68FB2A0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
          <w:p w14:paraId="06875DC8" w14:textId="77777777" w:rsidR="00340A76" w:rsidRPr="00D82A73" w:rsidRDefault="00340A76" w:rsidP="00340A76">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54D97880" w14:textId="77777777" w:rsidR="006A2F41" w:rsidRPr="00D82A73" w:rsidRDefault="006A2F41" w:rsidP="006A2F41">
      <w:pPr>
        <w:pStyle w:val="Heading3"/>
      </w:pPr>
      <w:bookmarkStart w:id="4482" w:name="_Toc193243787"/>
      <w:bookmarkStart w:id="4483" w:name="_Toc220986038"/>
      <w:bookmarkStart w:id="4484" w:name="_Toc386458095"/>
      <w:bookmarkStart w:id="4485" w:name="_Toc390951682"/>
      <w:r w:rsidRPr="00D82A73">
        <w:t>Klass anropsbekräftelse (AnswerStatus)</w:t>
      </w:r>
      <w:bookmarkEnd w:id="4482"/>
      <w:bookmarkEnd w:id="4483"/>
      <w:bookmarkEnd w:id="4484"/>
      <w:bookmarkEnd w:id="4485"/>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503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4486" w:author="Jarno Nieminen" w:date="2014-06-19T12:43:00Z">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5"/>
        <w:gridCol w:w="2530"/>
        <w:gridCol w:w="3410"/>
        <w:gridCol w:w="1140"/>
        <w:gridCol w:w="720"/>
        <w:gridCol w:w="1800"/>
        <w:gridCol w:w="1920"/>
        <w:gridCol w:w="1200"/>
        <w:gridCol w:w="1162"/>
        <w:gridCol w:w="1134"/>
        <w:tblGridChange w:id="4487">
          <w:tblGrid>
            <w:gridCol w:w="15"/>
            <w:gridCol w:w="2530"/>
            <w:gridCol w:w="3410"/>
            <w:gridCol w:w="1140"/>
            <w:gridCol w:w="720"/>
            <w:gridCol w:w="1800"/>
            <w:gridCol w:w="1920"/>
            <w:gridCol w:w="1200"/>
            <w:gridCol w:w="1080"/>
            <w:gridCol w:w="1160"/>
          </w:tblGrid>
        </w:tblGridChange>
      </w:tblGrid>
      <w:tr w:rsidR="006A2F41" w:rsidRPr="00D82A73" w14:paraId="177FC485" w14:textId="77777777" w:rsidTr="00340A76">
        <w:trPr>
          <w:cantSplit/>
          <w:trHeight w:val="376"/>
          <w:trPrChange w:id="4488" w:author="Jarno Nieminen" w:date="2014-06-19T12:43:00Z">
            <w:trPr>
              <w:cantSplit/>
              <w:trHeight w:val="376"/>
            </w:trPr>
          </w:trPrChange>
        </w:trPr>
        <w:tc>
          <w:tcPr>
            <w:tcW w:w="2545" w:type="dxa"/>
            <w:gridSpan w:val="2"/>
            <w:vMerge w:val="restart"/>
            <w:shd w:val="pct25" w:color="auto" w:fill="auto"/>
            <w:tcPrChange w:id="4489" w:author="Jarno Nieminen" w:date="2014-06-19T12:43:00Z">
              <w:tcPr>
                <w:tcW w:w="2545" w:type="dxa"/>
                <w:gridSpan w:val="2"/>
                <w:vMerge w:val="restart"/>
                <w:shd w:val="pct25" w:color="auto" w:fill="auto"/>
              </w:tcPr>
            </w:tcPrChange>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Change w:id="4490" w:author="Jarno Nieminen" w:date="2014-06-19T12:43:00Z">
              <w:tcPr>
                <w:tcW w:w="3410" w:type="dxa"/>
                <w:vMerge w:val="restart"/>
                <w:shd w:val="pct25" w:color="auto" w:fill="auto"/>
              </w:tcPr>
            </w:tcPrChange>
          </w:tcPr>
          <w:p w14:paraId="3BC896F1" w14:textId="77777777" w:rsidR="006A2F41" w:rsidRPr="00D82A73" w:rsidRDefault="006A2F41" w:rsidP="0026766E">
            <w:r w:rsidRPr="00D82A73">
              <w:t>Beskrivning</w:t>
            </w:r>
          </w:p>
        </w:tc>
        <w:tc>
          <w:tcPr>
            <w:tcW w:w="1140" w:type="dxa"/>
            <w:vMerge w:val="restart"/>
            <w:shd w:val="pct25" w:color="auto" w:fill="auto"/>
            <w:tcPrChange w:id="4491" w:author="Jarno Nieminen" w:date="2014-06-19T12:43:00Z">
              <w:tcPr>
                <w:tcW w:w="1140" w:type="dxa"/>
                <w:vMerge w:val="restart"/>
                <w:shd w:val="pct25" w:color="auto" w:fill="auto"/>
              </w:tcPr>
            </w:tcPrChange>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Change w:id="4492" w:author="Jarno Nieminen" w:date="2014-06-19T12:43:00Z">
              <w:tcPr>
                <w:tcW w:w="720" w:type="dxa"/>
                <w:vMerge w:val="restart"/>
                <w:shd w:val="pct25" w:color="auto" w:fill="auto"/>
              </w:tcPr>
            </w:tcPrChange>
          </w:tcPr>
          <w:p w14:paraId="2FC30669" w14:textId="77777777" w:rsidR="006A2F41" w:rsidRPr="00D82A73" w:rsidRDefault="006A2F41" w:rsidP="0026766E">
            <w:r w:rsidRPr="00D82A73">
              <w:t>Mult</w:t>
            </w:r>
          </w:p>
        </w:tc>
        <w:tc>
          <w:tcPr>
            <w:tcW w:w="1800" w:type="dxa"/>
            <w:vMerge w:val="restart"/>
            <w:shd w:val="pct25" w:color="auto" w:fill="auto"/>
            <w:tcPrChange w:id="4493" w:author="Jarno Nieminen" w:date="2014-06-19T12:43:00Z">
              <w:tcPr>
                <w:tcW w:w="1800" w:type="dxa"/>
                <w:vMerge w:val="restart"/>
                <w:shd w:val="pct25" w:color="auto" w:fill="auto"/>
              </w:tcPr>
            </w:tcPrChange>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Change w:id="4494" w:author="Jarno Nieminen" w:date="2014-06-19T12:43:00Z">
              <w:tcPr>
                <w:tcW w:w="1920" w:type="dxa"/>
                <w:vMerge w:val="restart"/>
                <w:shd w:val="pct25" w:color="auto" w:fill="auto"/>
              </w:tcPr>
            </w:tcPrChange>
          </w:tcPr>
          <w:p w14:paraId="24FBF1DB" w14:textId="77777777" w:rsidR="006A2F41" w:rsidRPr="00D82A73" w:rsidRDefault="006A2F41" w:rsidP="0026766E">
            <w:pPr>
              <w:rPr>
                <w:rFonts w:eastAsia="Arial Unicode MS"/>
              </w:rPr>
            </w:pPr>
            <w:r w:rsidRPr="00D82A73">
              <w:t>Beslutsregler och kommentar</w:t>
            </w:r>
          </w:p>
        </w:tc>
        <w:tc>
          <w:tcPr>
            <w:tcW w:w="3496" w:type="dxa"/>
            <w:gridSpan w:val="3"/>
            <w:shd w:val="pct25" w:color="auto" w:fill="auto"/>
            <w:tcPrChange w:id="4495" w:author="Jarno Nieminen" w:date="2014-06-19T12:43:00Z">
              <w:tcPr>
                <w:tcW w:w="3440" w:type="dxa"/>
                <w:gridSpan w:val="3"/>
                <w:shd w:val="pct25" w:color="auto" w:fill="auto"/>
              </w:tcPr>
            </w:tcPrChange>
          </w:tcPr>
          <w:p w14:paraId="707A1B8C" w14:textId="294931ED"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055E6D80" w14:textId="77777777" w:rsidTr="00340A76">
        <w:trPr>
          <w:cantSplit/>
          <w:trHeight w:val="375"/>
          <w:trPrChange w:id="4496" w:author="Jarno Nieminen" w:date="2014-06-19T12:43:00Z">
            <w:trPr>
              <w:cantSplit/>
              <w:trHeight w:val="375"/>
            </w:trPr>
          </w:trPrChange>
        </w:trPr>
        <w:tc>
          <w:tcPr>
            <w:tcW w:w="2545" w:type="dxa"/>
            <w:gridSpan w:val="2"/>
            <w:vMerge/>
            <w:shd w:val="pct25" w:color="auto" w:fill="auto"/>
            <w:tcPrChange w:id="4497" w:author="Jarno Nieminen" w:date="2014-06-19T12:43:00Z">
              <w:tcPr>
                <w:tcW w:w="2545" w:type="dxa"/>
                <w:gridSpan w:val="2"/>
                <w:vMerge/>
                <w:shd w:val="pct25" w:color="auto" w:fill="auto"/>
              </w:tcPr>
            </w:tcPrChange>
          </w:tcPr>
          <w:p w14:paraId="1BA2E322" w14:textId="77777777" w:rsidR="00727585" w:rsidRPr="00D82A73" w:rsidRDefault="00727585" w:rsidP="00727585"/>
        </w:tc>
        <w:tc>
          <w:tcPr>
            <w:tcW w:w="3410" w:type="dxa"/>
            <w:vMerge/>
            <w:shd w:val="pct25" w:color="auto" w:fill="auto"/>
            <w:tcPrChange w:id="4498" w:author="Jarno Nieminen" w:date="2014-06-19T12:43:00Z">
              <w:tcPr>
                <w:tcW w:w="3410" w:type="dxa"/>
                <w:vMerge/>
                <w:shd w:val="pct25" w:color="auto" w:fill="auto"/>
              </w:tcPr>
            </w:tcPrChange>
          </w:tcPr>
          <w:p w14:paraId="52F04766" w14:textId="77777777" w:rsidR="00727585" w:rsidRPr="00D82A73" w:rsidRDefault="00727585" w:rsidP="00727585"/>
        </w:tc>
        <w:tc>
          <w:tcPr>
            <w:tcW w:w="1140" w:type="dxa"/>
            <w:vMerge/>
            <w:shd w:val="pct25" w:color="auto" w:fill="auto"/>
            <w:tcPrChange w:id="4499" w:author="Jarno Nieminen" w:date="2014-06-19T12:43:00Z">
              <w:tcPr>
                <w:tcW w:w="1140" w:type="dxa"/>
                <w:vMerge/>
                <w:shd w:val="pct25" w:color="auto" w:fill="auto"/>
              </w:tcPr>
            </w:tcPrChange>
          </w:tcPr>
          <w:p w14:paraId="66EFE8CC" w14:textId="77777777" w:rsidR="00727585" w:rsidRPr="00D82A73" w:rsidRDefault="00727585" w:rsidP="00727585"/>
        </w:tc>
        <w:tc>
          <w:tcPr>
            <w:tcW w:w="720" w:type="dxa"/>
            <w:vMerge/>
            <w:shd w:val="pct25" w:color="auto" w:fill="auto"/>
            <w:tcPrChange w:id="4500" w:author="Jarno Nieminen" w:date="2014-06-19T12:43:00Z">
              <w:tcPr>
                <w:tcW w:w="720" w:type="dxa"/>
                <w:vMerge/>
                <w:shd w:val="pct25" w:color="auto" w:fill="auto"/>
              </w:tcPr>
            </w:tcPrChange>
          </w:tcPr>
          <w:p w14:paraId="1CC2C4A9" w14:textId="77777777" w:rsidR="00727585" w:rsidRPr="00D82A73" w:rsidRDefault="00727585" w:rsidP="00727585"/>
        </w:tc>
        <w:tc>
          <w:tcPr>
            <w:tcW w:w="1800" w:type="dxa"/>
            <w:vMerge/>
            <w:shd w:val="pct25" w:color="auto" w:fill="auto"/>
            <w:tcPrChange w:id="4501" w:author="Jarno Nieminen" w:date="2014-06-19T12:43:00Z">
              <w:tcPr>
                <w:tcW w:w="1800" w:type="dxa"/>
                <w:vMerge/>
                <w:shd w:val="pct25" w:color="auto" w:fill="auto"/>
              </w:tcPr>
            </w:tcPrChange>
          </w:tcPr>
          <w:p w14:paraId="76FF461B" w14:textId="77777777" w:rsidR="00727585" w:rsidRPr="00D82A73" w:rsidRDefault="00727585" w:rsidP="00727585"/>
        </w:tc>
        <w:tc>
          <w:tcPr>
            <w:tcW w:w="1920" w:type="dxa"/>
            <w:vMerge/>
            <w:shd w:val="pct25" w:color="auto" w:fill="auto"/>
            <w:tcPrChange w:id="4502" w:author="Jarno Nieminen" w:date="2014-06-19T12:43:00Z">
              <w:tcPr>
                <w:tcW w:w="1920" w:type="dxa"/>
                <w:vMerge/>
                <w:shd w:val="pct25" w:color="auto" w:fill="auto"/>
              </w:tcPr>
            </w:tcPrChange>
          </w:tcPr>
          <w:p w14:paraId="3A317B49" w14:textId="77777777" w:rsidR="00727585" w:rsidRPr="00D82A73" w:rsidRDefault="00727585" w:rsidP="00727585"/>
        </w:tc>
        <w:tc>
          <w:tcPr>
            <w:tcW w:w="1200" w:type="dxa"/>
            <w:tcBorders>
              <w:bottom w:val="single" w:sz="4" w:space="0" w:color="auto"/>
            </w:tcBorders>
            <w:shd w:val="pct25" w:color="auto" w:fill="auto"/>
            <w:tcPrChange w:id="4503" w:author="Jarno Nieminen" w:date="2014-06-19T12:43:00Z">
              <w:tcPr>
                <w:tcW w:w="1200" w:type="dxa"/>
                <w:tcBorders>
                  <w:bottom w:val="single" w:sz="4" w:space="0" w:color="auto"/>
                </w:tcBorders>
                <w:shd w:val="pct25" w:color="auto" w:fill="auto"/>
              </w:tcPr>
            </w:tcPrChange>
          </w:tcPr>
          <w:p w14:paraId="17537491" w14:textId="7C8FD67A" w:rsidR="00727585" w:rsidRPr="00D82A73" w:rsidRDefault="00727585" w:rsidP="00727585">
            <w:pPr>
              <w:rPr>
                <w:rFonts w:eastAsia="Arial Unicode MS"/>
              </w:rPr>
            </w:pPr>
            <w:ins w:id="4504" w:author="Jarno Nieminen" w:date="2014-06-19T11:31:00Z">
              <w:r w:rsidRPr="009A3B8F">
                <w:rPr>
                  <w:rFonts w:eastAsia="Arial Unicode MS"/>
                </w:rPr>
                <w:t>Klass i V</w:t>
              </w:r>
              <w:r w:rsidRPr="009A3B8F">
                <w:rPr>
                  <w:rFonts w:eastAsia="Arial Unicode MS"/>
                </w:rPr>
                <w:noBreakHyphen/>
                <w:t>TIM</w:t>
              </w:r>
            </w:ins>
            <w:del w:id="4505"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506" w:author="Jarno Nieminen" w:date="2014-06-19T12:43:00Z">
              <w:tcPr>
                <w:tcW w:w="1080" w:type="dxa"/>
                <w:tcBorders>
                  <w:bottom w:val="single" w:sz="4" w:space="0" w:color="auto"/>
                </w:tcBorders>
                <w:shd w:val="pct25" w:color="auto" w:fill="auto"/>
              </w:tcPr>
            </w:tcPrChange>
          </w:tcPr>
          <w:p w14:paraId="77AB985E" w14:textId="42F2AACD" w:rsidR="00727585" w:rsidRPr="00D82A73" w:rsidRDefault="00727585" w:rsidP="00727585">
            <w:pPr>
              <w:rPr>
                <w:rFonts w:eastAsia="Arial Unicode MS"/>
              </w:rPr>
            </w:pPr>
            <w:ins w:id="4507" w:author="Jarno Nieminen" w:date="2014-06-19T11:31:00Z">
              <w:r w:rsidRPr="009A3B8F">
                <w:rPr>
                  <w:rFonts w:eastAsia="Arial Unicode MS"/>
                </w:rPr>
                <w:t>Attribut i V</w:t>
              </w:r>
              <w:r w:rsidRPr="009A3B8F">
                <w:rPr>
                  <w:rFonts w:eastAsia="Arial Unicode MS"/>
                </w:rPr>
                <w:noBreakHyphen/>
                <w:t>TIM</w:t>
              </w:r>
            </w:ins>
          </w:p>
        </w:tc>
        <w:tc>
          <w:tcPr>
            <w:tcW w:w="1134" w:type="dxa"/>
            <w:tcBorders>
              <w:bottom w:val="single" w:sz="4" w:space="0" w:color="auto"/>
            </w:tcBorders>
            <w:shd w:val="pct25" w:color="auto" w:fill="auto"/>
            <w:tcPrChange w:id="4508" w:author="Jarno Nieminen" w:date="2014-06-19T12:43:00Z">
              <w:tcPr>
                <w:tcW w:w="1160" w:type="dxa"/>
                <w:tcBorders>
                  <w:bottom w:val="single" w:sz="4" w:space="0" w:color="auto"/>
                </w:tcBorders>
                <w:shd w:val="pct25" w:color="auto" w:fill="auto"/>
              </w:tcPr>
            </w:tcPrChange>
          </w:tcPr>
          <w:p w14:paraId="0D01491C" w14:textId="728F5FA0" w:rsidR="00727585" w:rsidRPr="00D82A73" w:rsidRDefault="00727585" w:rsidP="00727585">
            <w:pPr>
              <w:rPr>
                <w:rFonts w:eastAsia="Arial Unicode MS"/>
              </w:rPr>
            </w:pPr>
            <w:ins w:id="4509" w:author="Jarno Nieminen" w:date="2014-06-19T11:31:00Z">
              <w:r w:rsidRPr="009A3B8F">
                <w:rPr>
                  <w:rFonts w:eastAsia="Arial Unicode MS"/>
                </w:rPr>
                <w:t>Kodverk i V</w:t>
              </w:r>
              <w:r w:rsidRPr="009A3B8F">
                <w:rPr>
                  <w:rFonts w:eastAsia="Arial Unicode MS"/>
                </w:rPr>
                <w:noBreakHyphen/>
                <w:t>TIM</w:t>
              </w:r>
            </w:ins>
          </w:p>
        </w:tc>
      </w:tr>
      <w:tr w:rsidR="00340A76" w:rsidRPr="00D82A73" w14:paraId="0D86E776" w14:textId="77777777" w:rsidTr="00340A76">
        <w:trPr>
          <w:trHeight w:val="217"/>
          <w:trPrChange w:id="4510" w:author="Jarno Nieminen" w:date="2014-06-19T12:43:00Z">
            <w:trPr>
              <w:trHeight w:val="217"/>
            </w:trPr>
          </w:trPrChange>
        </w:trPr>
        <w:tc>
          <w:tcPr>
            <w:tcW w:w="2545" w:type="dxa"/>
            <w:gridSpan w:val="2"/>
            <w:tcPrChange w:id="4511" w:author="Jarno Nieminen" w:date="2014-06-19T12:43:00Z">
              <w:tcPr>
                <w:tcW w:w="2545" w:type="dxa"/>
                <w:gridSpan w:val="2"/>
              </w:tcPr>
            </w:tcPrChange>
          </w:tcPr>
          <w:p w14:paraId="129B6F11" w14:textId="77777777" w:rsidR="00340A76" w:rsidRPr="00D82A73" w:rsidRDefault="00340A76" w:rsidP="00340A76">
            <w:pPr>
              <w:rPr>
                <w:rFonts w:eastAsia="Arial Unicode MS"/>
              </w:rPr>
            </w:pPr>
            <w:r w:rsidRPr="00D82A73">
              <w:rPr>
                <w:rFonts w:eastAsia="Arial Unicode MS"/>
              </w:rPr>
              <w:t>(resultCode)</w:t>
            </w:r>
          </w:p>
        </w:tc>
        <w:tc>
          <w:tcPr>
            <w:tcW w:w="3410" w:type="dxa"/>
            <w:tcPrChange w:id="4512" w:author="Jarno Nieminen" w:date="2014-06-19T12:43:00Z">
              <w:tcPr>
                <w:tcW w:w="3410" w:type="dxa"/>
              </w:tcPr>
            </w:tcPrChange>
          </w:tcPr>
          <w:p w14:paraId="70008F0D" w14:textId="77777777" w:rsidR="00340A76" w:rsidRPr="00D82A73" w:rsidRDefault="00340A76" w:rsidP="00340A76">
            <w:pPr>
              <w:rPr>
                <w:rFonts w:eastAsia="Arial Unicode MS"/>
              </w:rPr>
            </w:pPr>
            <w:r w:rsidRPr="00D82A73">
              <w:rPr>
                <w:rFonts w:eastAsia="Arial Unicode MS"/>
              </w:rPr>
              <w:t>Signalerar om frågan är ifylld på ett felaktigt sätt. Felkod</w:t>
            </w:r>
          </w:p>
        </w:tc>
        <w:tc>
          <w:tcPr>
            <w:tcW w:w="1140" w:type="dxa"/>
            <w:tcPrChange w:id="4513" w:author="Jarno Nieminen" w:date="2014-06-19T12:43:00Z">
              <w:tcPr>
                <w:tcW w:w="1140" w:type="dxa"/>
              </w:tcPr>
            </w:tcPrChange>
          </w:tcPr>
          <w:p w14:paraId="607CE88C" w14:textId="77777777" w:rsidR="00340A76" w:rsidRPr="00D82A73" w:rsidRDefault="00340A76" w:rsidP="00340A76">
            <w:pPr>
              <w:rPr>
                <w:rFonts w:eastAsia="Arial Unicode MS"/>
              </w:rPr>
            </w:pPr>
            <w:r w:rsidRPr="00D82A73">
              <w:rPr>
                <w:rFonts w:eastAsia="Arial Unicode MS"/>
              </w:rPr>
              <w:t>KTOV</w:t>
            </w:r>
          </w:p>
        </w:tc>
        <w:tc>
          <w:tcPr>
            <w:tcW w:w="720" w:type="dxa"/>
            <w:tcPrChange w:id="4514" w:author="Jarno Nieminen" w:date="2014-06-19T12:43:00Z">
              <w:tcPr>
                <w:tcW w:w="720" w:type="dxa"/>
              </w:tcPr>
            </w:tcPrChange>
          </w:tcPr>
          <w:p w14:paraId="32F22265" w14:textId="77777777" w:rsidR="00340A76" w:rsidRPr="00D82A73" w:rsidRDefault="00340A76" w:rsidP="00340A76">
            <w:pPr>
              <w:rPr>
                <w:rFonts w:eastAsia="Arial Unicode MS"/>
              </w:rPr>
            </w:pPr>
            <w:r w:rsidRPr="00D82A73">
              <w:rPr>
                <w:rFonts w:eastAsia="Arial Unicode MS"/>
              </w:rPr>
              <w:t>0..1</w:t>
            </w:r>
          </w:p>
        </w:tc>
        <w:tc>
          <w:tcPr>
            <w:tcW w:w="1800" w:type="dxa"/>
            <w:tcPrChange w:id="4515" w:author="Jarno Nieminen" w:date="2014-06-19T12:43:00Z">
              <w:tcPr>
                <w:tcW w:w="1800" w:type="dxa"/>
              </w:tcPr>
            </w:tcPrChange>
          </w:tcPr>
          <w:p w14:paraId="0E1E46E0" w14:textId="77777777" w:rsidR="00340A76" w:rsidRPr="00D82A73" w:rsidRDefault="00340A76" w:rsidP="00340A76">
            <w:pPr>
              <w:rPr>
                <w:rFonts w:eastAsia="Arial Unicode MS"/>
              </w:rPr>
            </w:pPr>
            <w:r w:rsidRPr="00D82A73">
              <w:rPr>
                <w:rFonts w:eastAsia="Arial Unicode MS"/>
              </w:rPr>
              <w:t>KV Statuskod</w:t>
            </w:r>
          </w:p>
          <w:p w14:paraId="3A91AC1C" w14:textId="77777777" w:rsidR="00340A76" w:rsidRPr="00D82A73" w:rsidRDefault="00340A76" w:rsidP="00340A76">
            <w:pPr>
              <w:rPr>
                <w:rFonts w:eastAsia="Arial Unicode MS"/>
              </w:rPr>
            </w:pPr>
          </w:p>
        </w:tc>
        <w:tc>
          <w:tcPr>
            <w:tcW w:w="1920" w:type="dxa"/>
            <w:tcPrChange w:id="4516" w:author="Jarno Nieminen" w:date="2014-06-19T12:43:00Z">
              <w:tcPr>
                <w:tcW w:w="1920" w:type="dxa"/>
              </w:tcPr>
            </w:tcPrChange>
          </w:tcPr>
          <w:p w14:paraId="01847283" w14:textId="77777777" w:rsidR="00340A76" w:rsidRPr="00D82A73" w:rsidRDefault="00340A76" w:rsidP="00340A76">
            <w:pPr>
              <w:rPr>
                <w:rFonts w:ascii="Arial" w:eastAsia="Arial Unicode MS" w:hAnsi="Arial"/>
              </w:rPr>
            </w:pPr>
          </w:p>
        </w:tc>
        <w:tc>
          <w:tcPr>
            <w:tcW w:w="1200" w:type="dxa"/>
            <w:shd w:val="clear" w:color="auto" w:fill="auto"/>
            <w:tcPrChange w:id="4517" w:author="Jarno Nieminen" w:date="2014-06-19T12:43:00Z">
              <w:tcPr>
                <w:tcW w:w="1200" w:type="dxa"/>
                <w:shd w:val="clear" w:color="auto" w:fill="auto"/>
              </w:tcPr>
            </w:tcPrChange>
          </w:tcPr>
          <w:p w14:paraId="5129B1E1" w14:textId="379947D7" w:rsidR="00340A76" w:rsidRPr="00D82A73" w:rsidRDefault="00B37BC8" w:rsidP="00340A76">
            <w:pPr>
              <w:rPr>
                <w:rFonts w:ascii="Arial" w:eastAsia="Arial Unicode MS" w:hAnsi="Arial"/>
              </w:rPr>
            </w:pPr>
            <w:ins w:id="451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19" w:author="Jarno Nieminen" w:date="2014-06-19T12:43:00Z">
              <w:tcPr>
                <w:tcW w:w="1080" w:type="dxa"/>
                <w:shd w:val="clear" w:color="auto" w:fill="auto"/>
              </w:tcPr>
            </w:tcPrChange>
          </w:tcPr>
          <w:p w14:paraId="4799D79C" w14:textId="70BB110C" w:rsidR="00340A76" w:rsidRPr="00D82A73" w:rsidRDefault="00B37BC8" w:rsidP="00340A76">
            <w:pPr>
              <w:rPr>
                <w:rFonts w:ascii="Arial" w:eastAsia="Arial Unicode MS" w:hAnsi="Arial"/>
              </w:rPr>
            </w:pPr>
            <w:ins w:id="4520"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21" w:author="Jarno Nieminen" w:date="2014-06-19T12:43:00Z">
              <w:tcPr>
                <w:tcW w:w="1160" w:type="dxa"/>
                <w:shd w:val="clear" w:color="auto" w:fill="auto"/>
              </w:tcPr>
            </w:tcPrChange>
          </w:tcPr>
          <w:p w14:paraId="73F15CED" w14:textId="6BD6A20F" w:rsidR="00340A76" w:rsidRPr="00D82A73" w:rsidRDefault="00B37BC8" w:rsidP="00340A76">
            <w:pPr>
              <w:rPr>
                <w:rFonts w:ascii="Arial" w:eastAsia="Arial Unicode MS" w:hAnsi="Arial"/>
              </w:rPr>
            </w:pPr>
            <w:ins w:id="4522" w:author="Jarno Nieminen" w:date="2014-06-19T12:51:00Z">
              <w:r>
                <w:rPr>
                  <w:rFonts w:ascii="Arial" w:eastAsia="Arial Unicode MS" w:hAnsi="Arial"/>
                </w:rPr>
                <w:t>Saknas i V</w:t>
              </w:r>
              <w:r>
                <w:rPr>
                  <w:rFonts w:ascii="Arial" w:eastAsia="Arial Unicode MS" w:hAnsi="Arial"/>
                </w:rPr>
                <w:noBreakHyphen/>
                <w:t>TIM 2.2</w:t>
              </w:r>
            </w:ins>
          </w:p>
        </w:tc>
      </w:tr>
      <w:tr w:rsidR="00340A76" w:rsidRPr="00D82A73" w14:paraId="01F5A6D5" w14:textId="77777777" w:rsidTr="00340A76">
        <w:trPr>
          <w:trHeight w:val="217"/>
          <w:trPrChange w:id="4523" w:author="Jarno Nieminen" w:date="2014-06-19T12:43:00Z">
            <w:trPr>
              <w:trHeight w:val="217"/>
            </w:trPr>
          </w:trPrChange>
        </w:trPr>
        <w:tc>
          <w:tcPr>
            <w:tcW w:w="2545" w:type="dxa"/>
            <w:gridSpan w:val="2"/>
            <w:tcPrChange w:id="4524" w:author="Jarno Nieminen" w:date="2014-06-19T12:43:00Z">
              <w:tcPr>
                <w:tcW w:w="2545" w:type="dxa"/>
                <w:gridSpan w:val="2"/>
              </w:tcPr>
            </w:tcPrChange>
          </w:tcPr>
          <w:p w14:paraId="0B6A5AFC" w14:textId="77777777" w:rsidR="00340A76" w:rsidRPr="00D82A73" w:rsidRDefault="00340A76" w:rsidP="00340A76">
            <w:pPr>
              <w:rPr>
                <w:rFonts w:eastAsia="Arial Unicode MS"/>
              </w:rPr>
            </w:pPr>
            <w:r w:rsidRPr="00D82A73">
              <w:rPr>
                <w:rFonts w:eastAsia="Arial Unicode MS"/>
              </w:rPr>
              <w:t>(resultCodeText)</w:t>
            </w:r>
          </w:p>
        </w:tc>
        <w:tc>
          <w:tcPr>
            <w:tcW w:w="3410" w:type="dxa"/>
            <w:tcPrChange w:id="4525" w:author="Jarno Nieminen" w:date="2014-06-19T12:43:00Z">
              <w:tcPr>
                <w:tcW w:w="3410" w:type="dxa"/>
              </w:tcPr>
            </w:tcPrChange>
          </w:tcPr>
          <w:p w14:paraId="0A31231B" w14:textId="77777777" w:rsidR="00340A76" w:rsidRPr="00D82A73" w:rsidRDefault="00340A76" w:rsidP="00340A76">
            <w:pPr>
              <w:rPr>
                <w:rFonts w:eastAsia="Arial Unicode MS"/>
              </w:rPr>
            </w:pPr>
            <w:r w:rsidRPr="00D82A73">
              <w:rPr>
                <w:rFonts w:eastAsia="Arial Unicode MS"/>
              </w:rPr>
              <w:t>Felmeddelande, förklarande text. Vid INFO eller ERROR.</w:t>
            </w:r>
          </w:p>
          <w:p w14:paraId="1A1C8712" w14:textId="77777777" w:rsidR="00340A76" w:rsidRPr="00D82A73" w:rsidRDefault="00340A76" w:rsidP="00340A76">
            <w:pPr>
              <w:rPr>
                <w:rFonts w:eastAsia="Arial Unicode MS"/>
              </w:rPr>
            </w:pPr>
            <w:r w:rsidRPr="00D82A73">
              <w:rPr>
                <w:rFonts w:eastAsia="Arial Unicode MS"/>
              </w:rPr>
              <w:t>T.ex. INFO – Medtag legitimation.</w:t>
            </w:r>
          </w:p>
        </w:tc>
        <w:tc>
          <w:tcPr>
            <w:tcW w:w="1140" w:type="dxa"/>
            <w:tcPrChange w:id="4526" w:author="Jarno Nieminen" w:date="2014-06-19T12:43:00Z">
              <w:tcPr>
                <w:tcW w:w="1140" w:type="dxa"/>
              </w:tcPr>
            </w:tcPrChange>
          </w:tcPr>
          <w:p w14:paraId="53768339" w14:textId="77777777" w:rsidR="00340A76" w:rsidRPr="00D82A73" w:rsidRDefault="00340A76" w:rsidP="00340A76">
            <w:pPr>
              <w:rPr>
                <w:rFonts w:eastAsia="Arial Unicode MS"/>
              </w:rPr>
            </w:pPr>
            <w:r w:rsidRPr="00D82A73">
              <w:rPr>
                <w:rFonts w:eastAsia="Arial Unicode MS"/>
              </w:rPr>
              <w:t>TXT</w:t>
            </w:r>
          </w:p>
        </w:tc>
        <w:tc>
          <w:tcPr>
            <w:tcW w:w="720" w:type="dxa"/>
            <w:tcPrChange w:id="4527" w:author="Jarno Nieminen" w:date="2014-06-19T12:43:00Z">
              <w:tcPr>
                <w:tcW w:w="720" w:type="dxa"/>
              </w:tcPr>
            </w:tcPrChange>
          </w:tcPr>
          <w:p w14:paraId="0494F8B4" w14:textId="77777777" w:rsidR="00340A76" w:rsidRPr="00D82A73" w:rsidRDefault="00340A76" w:rsidP="00340A76">
            <w:pPr>
              <w:rPr>
                <w:rFonts w:eastAsia="Arial Unicode MS"/>
              </w:rPr>
            </w:pPr>
            <w:r w:rsidRPr="00D82A73">
              <w:rPr>
                <w:rFonts w:eastAsia="Arial Unicode MS"/>
              </w:rPr>
              <w:t>0..1</w:t>
            </w:r>
          </w:p>
        </w:tc>
        <w:tc>
          <w:tcPr>
            <w:tcW w:w="1800" w:type="dxa"/>
            <w:tcPrChange w:id="4528" w:author="Jarno Nieminen" w:date="2014-06-19T12:43:00Z">
              <w:tcPr>
                <w:tcW w:w="1800" w:type="dxa"/>
              </w:tcPr>
            </w:tcPrChange>
          </w:tcPr>
          <w:p w14:paraId="6215C072" w14:textId="77777777" w:rsidR="00340A76" w:rsidRPr="00D82A73" w:rsidRDefault="00340A76" w:rsidP="00340A76">
            <w:pPr>
              <w:rPr>
                <w:rFonts w:eastAsia="Arial Unicode MS"/>
              </w:rPr>
            </w:pPr>
          </w:p>
        </w:tc>
        <w:tc>
          <w:tcPr>
            <w:tcW w:w="1920" w:type="dxa"/>
            <w:tcPrChange w:id="4529" w:author="Jarno Nieminen" w:date="2014-06-19T12:43:00Z">
              <w:tcPr>
                <w:tcW w:w="1920" w:type="dxa"/>
              </w:tcPr>
            </w:tcPrChange>
          </w:tcPr>
          <w:p w14:paraId="7784B1F3" w14:textId="77777777" w:rsidR="00340A76" w:rsidRPr="00D82A73" w:rsidRDefault="00340A76" w:rsidP="00340A76">
            <w:pPr>
              <w:rPr>
                <w:rFonts w:ascii="Arial" w:eastAsia="Arial Unicode MS" w:hAnsi="Arial"/>
              </w:rPr>
            </w:pPr>
          </w:p>
        </w:tc>
        <w:tc>
          <w:tcPr>
            <w:tcW w:w="1200" w:type="dxa"/>
            <w:shd w:val="clear" w:color="auto" w:fill="auto"/>
            <w:tcPrChange w:id="4530" w:author="Jarno Nieminen" w:date="2014-06-19T12:43:00Z">
              <w:tcPr>
                <w:tcW w:w="1200" w:type="dxa"/>
                <w:shd w:val="clear" w:color="auto" w:fill="auto"/>
              </w:tcPr>
            </w:tcPrChange>
          </w:tcPr>
          <w:p w14:paraId="38AB9DA1" w14:textId="305A2250" w:rsidR="00340A76" w:rsidRPr="00D82A73" w:rsidRDefault="00B37BC8" w:rsidP="00340A76">
            <w:pPr>
              <w:rPr>
                <w:rFonts w:ascii="Arial" w:eastAsia="Arial Unicode MS" w:hAnsi="Arial"/>
              </w:rPr>
            </w:pPr>
            <w:ins w:id="45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32" w:author="Jarno Nieminen" w:date="2014-06-19T12:43:00Z">
              <w:tcPr>
                <w:tcW w:w="1080" w:type="dxa"/>
                <w:shd w:val="clear" w:color="auto" w:fill="auto"/>
              </w:tcPr>
            </w:tcPrChange>
          </w:tcPr>
          <w:p w14:paraId="2ACB0820" w14:textId="00CF9701" w:rsidR="00340A76" w:rsidRPr="00D82A73" w:rsidRDefault="00B37BC8" w:rsidP="00340A76">
            <w:pPr>
              <w:rPr>
                <w:rFonts w:ascii="Arial" w:eastAsia="Arial Unicode MS" w:hAnsi="Arial"/>
              </w:rPr>
            </w:pPr>
            <w:ins w:id="4533"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34" w:author="Jarno Nieminen" w:date="2014-06-19T12:43:00Z">
              <w:tcPr>
                <w:tcW w:w="1160" w:type="dxa"/>
                <w:shd w:val="clear" w:color="auto" w:fill="auto"/>
              </w:tcPr>
            </w:tcPrChange>
          </w:tcPr>
          <w:p w14:paraId="4A0376E9" w14:textId="335278C5" w:rsidR="00340A76" w:rsidRPr="00D82A73" w:rsidRDefault="00340A76" w:rsidP="00340A76">
            <w:pPr>
              <w:rPr>
                <w:rFonts w:ascii="Arial" w:eastAsia="Arial Unicode MS" w:hAnsi="Arial"/>
              </w:rPr>
            </w:pPr>
            <w:ins w:id="4535" w:author="Jarno Nieminen" w:date="2014-06-19T12:43:00Z">
              <w:r>
                <w:rPr>
                  <w:rFonts w:ascii="Arial" w:eastAsia="Arial Unicode MS" w:hAnsi="Arial"/>
                </w:rPr>
                <w:t>N/A</w:t>
              </w:r>
            </w:ins>
          </w:p>
        </w:tc>
      </w:tr>
      <w:tr w:rsidR="00340A76" w:rsidRPr="00D82A73" w14:paraId="42688AC9" w14:textId="77777777" w:rsidTr="00340A76">
        <w:trPr>
          <w:gridBefore w:val="1"/>
          <w:wBefore w:w="15" w:type="dxa"/>
          <w:trHeight w:val="217"/>
          <w:trPrChange w:id="4536" w:author="Jarno Nieminen" w:date="2014-06-19T12:43:00Z">
            <w:trPr>
              <w:gridBefore w:val="1"/>
              <w:wBefore w:w="15" w:type="dxa"/>
              <w:trHeight w:val="217"/>
            </w:trPr>
          </w:trPrChange>
        </w:trPr>
        <w:tc>
          <w:tcPr>
            <w:tcW w:w="7080" w:type="dxa"/>
            <w:gridSpan w:val="3"/>
            <w:shd w:val="pct25" w:color="auto" w:fill="auto"/>
            <w:tcPrChange w:id="4537" w:author="Jarno Nieminen" w:date="2014-06-19T12:43:00Z">
              <w:tcPr>
                <w:tcW w:w="7080" w:type="dxa"/>
                <w:gridSpan w:val="3"/>
                <w:shd w:val="pct25" w:color="auto" w:fill="auto"/>
              </w:tcPr>
            </w:tcPrChange>
          </w:tcPr>
          <w:p w14:paraId="480DF938" w14:textId="77777777" w:rsidR="00340A76" w:rsidRPr="00D82A73" w:rsidRDefault="00340A76" w:rsidP="00340A76">
            <w:r w:rsidRPr="00D82A73">
              <w:t>Associationer</w:t>
            </w:r>
          </w:p>
        </w:tc>
        <w:tc>
          <w:tcPr>
            <w:tcW w:w="7936" w:type="dxa"/>
            <w:gridSpan w:val="6"/>
            <w:shd w:val="pct25" w:color="auto" w:fill="auto"/>
            <w:tcPrChange w:id="4538" w:author="Jarno Nieminen" w:date="2014-06-19T12:43:00Z">
              <w:tcPr>
                <w:tcW w:w="7880" w:type="dxa"/>
                <w:gridSpan w:val="6"/>
                <w:shd w:val="pct25" w:color="auto" w:fill="auto"/>
              </w:tcPr>
            </w:tcPrChange>
          </w:tcPr>
          <w:p w14:paraId="5B1EA9E5" w14:textId="77777777" w:rsidR="00340A76" w:rsidRPr="00D82A73" w:rsidRDefault="00340A76" w:rsidP="00340A76">
            <w:pPr>
              <w:rPr>
                <w:rFonts w:eastAsia="Arial Unicode MS"/>
              </w:rPr>
            </w:pPr>
            <w:r w:rsidRPr="00D82A73">
              <w:t>Beslutsregel</w:t>
            </w:r>
          </w:p>
        </w:tc>
      </w:tr>
      <w:tr w:rsidR="00340A76" w:rsidRPr="00D82A73" w14:paraId="02785D91" w14:textId="77777777" w:rsidTr="00340A76">
        <w:trPr>
          <w:gridBefore w:val="1"/>
          <w:wBefore w:w="15" w:type="dxa"/>
          <w:trHeight w:val="217"/>
          <w:trPrChange w:id="4539" w:author="Jarno Nieminen" w:date="2014-06-19T12:43:00Z">
            <w:trPr>
              <w:gridBefore w:val="1"/>
              <w:wBefore w:w="15" w:type="dxa"/>
              <w:trHeight w:val="217"/>
            </w:trPr>
          </w:trPrChange>
        </w:trPr>
        <w:tc>
          <w:tcPr>
            <w:tcW w:w="7080" w:type="dxa"/>
            <w:gridSpan w:val="3"/>
            <w:tcPrChange w:id="4540" w:author="Jarno Nieminen" w:date="2014-06-19T12:43:00Z">
              <w:tcPr>
                <w:tcW w:w="7080" w:type="dxa"/>
                <w:gridSpan w:val="3"/>
              </w:tcPr>
            </w:tcPrChange>
          </w:tcPr>
          <w:p w14:paraId="3FA11DA2" w14:textId="77777777" w:rsidR="00340A76" w:rsidRPr="00D82A73" w:rsidRDefault="00340A76" w:rsidP="00340A76">
            <w:pPr>
              <w:rPr>
                <w:rFonts w:ascii="Arial" w:eastAsia="Arial Unicode MS" w:hAnsi="Arial"/>
                <w:color w:val="000000"/>
              </w:rPr>
            </w:pPr>
          </w:p>
        </w:tc>
        <w:tc>
          <w:tcPr>
            <w:tcW w:w="7936" w:type="dxa"/>
            <w:gridSpan w:val="6"/>
            <w:tcPrChange w:id="4541" w:author="Jarno Nieminen" w:date="2014-06-19T12:43:00Z">
              <w:tcPr>
                <w:tcW w:w="7880" w:type="dxa"/>
                <w:gridSpan w:val="6"/>
              </w:tcPr>
            </w:tcPrChange>
          </w:tcPr>
          <w:p w14:paraId="22FA96D0" w14:textId="77777777" w:rsidR="00340A76" w:rsidRPr="00D82A73" w:rsidRDefault="00340A76" w:rsidP="00340A76">
            <w:pPr>
              <w:rPr>
                <w:rFonts w:ascii="Arial" w:eastAsia="Arial Unicode MS" w:hAnsi="Arial"/>
                <w:color w:val="000000"/>
              </w:rPr>
            </w:pPr>
          </w:p>
        </w:tc>
      </w:tr>
      <w:tr w:rsidR="00340A76" w:rsidRPr="00D82A73" w14:paraId="298B2538" w14:textId="77777777" w:rsidTr="00340A76">
        <w:trPr>
          <w:gridBefore w:val="1"/>
          <w:wBefore w:w="15" w:type="dxa"/>
          <w:trHeight w:val="217"/>
          <w:trPrChange w:id="4542" w:author="Jarno Nieminen" w:date="2014-06-19T12:43:00Z">
            <w:trPr>
              <w:gridBefore w:val="1"/>
              <w:wBefore w:w="15" w:type="dxa"/>
              <w:trHeight w:val="217"/>
            </w:trPr>
          </w:trPrChange>
        </w:trPr>
        <w:tc>
          <w:tcPr>
            <w:tcW w:w="7080" w:type="dxa"/>
            <w:gridSpan w:val="3"/>
            <w:tcPrChange w:id="4543" w:author="Jarno Nieminen" w:date="2014-06-19T12:43:00Z">
              <w:tcPr>
                <w:tcW w:w="7080" w:type="dxa"/>
                <w:gridSpan w:val="3"/>
              </w:tcPr>
            </w:tcPrChange>
          </w:tcPr>
          <w:p w14:paraId="5EAA3966" w14:textId="77777777" w:rsidR="00340A76" w:rsidRPr="00D82A73" w:rsidRDefault="00340A76" w:rsidP="00340A76">
            <w:pPr>
              <w:rPr>
                <w:rFonts w:ascii="Arial" w:eastAsia="Arial Unicode MS" w:hAnsi="Arial"/>
                <w:color w:val="000000"/>
              </w:rPr>
            </w:pPr>
          </w:p>
        </w:tc>
        <w:tc>
          <w:tcPr>
            <w:tcW w:w="7936" w:type="dxa"/>
            <w:gridSpan w:val="6"/>
            <w:tcPrChange w:id="4544" w:author="Jarno Nieminen" w:date="2014-06-19T12:43:00Z">
              <w:tcPr>
                <w:tcW w:w="7880" w:type="dxa"/>
                <w:gridSpan w:val="6"/>
              </w:tcPr>
            </w:tcPrChange>
          </w:tcPr>
          <w:p w14:paraId="4368E0F6" w14:textId="77777777" w:rsidR="00340A76" w:rsidRPr="00D82A73" w:rsidRDefault="00340A76" w:rsidP="00340A76">
            <w:pPr>
              <w:rPr>
                <w:rFonts w:ascii="Arial" w:eastAsia="Arial Unicode MS" w:hAnsi="Arial"/>
                <w:color w:val="000000"/>
              </w:rPr>
            </w:pPr>
          </w:p>
        </w:tc>
      </w:tr>
    </w:tbl>
    <w:p w14:paraId="5A1FA5BE" w14:textId="62341C61" w:rsidR="006A2F41" w:rsidRPr="00D82A73" w:rsidDel="00340A76" w:rsidRDefault="006A2F41" w:rsidP="006A2F41">
      <w:pPr>
        <w:rPr>
          <w:del w:id="4545" w:author="Jarno Nieminen" w:date="2014-06-19T12:43:00Z"/>
        </w:rPr>
      </w:pPr>
    </w:p>
    <w:p w14:paraId="0B26400B" w14:textId="77777777" w:rsidR="006A2F41" w:rsidRPr="00D82A73" w:rsidDel="00340A76" w:rsidRDefault="006A2F41" w:rsidP="006A2F41">
      <w:pPr>
        <w:rPr>
          <w:del w:id="4546" w:author="Jarno Nieminen" w:date="2014-06-19T12:43:00Z"/>
        </w:rPr>
      </w:pPr>
    </w:p>
    <w:p w14:paraId="5573AD8D" w14:textId="39E10976" w:rsidR="006A2F41" w:rsidRPr="00D82A73" w:rsidDel="00340A76" w:rsidRDefault="006A2F41" w:rsidP="006A2F41">
      <w:pPr>
        <w:rPr>
          <w:del w:id="4547" w:author="Jarno Nieminen" w:date="2014-06-19T12:43:00Z"/>
        </w:rPr>
      </w:pPr>
    </w:p>
    <w:p w14:paraId="51D5E5F8" w14:textId="4EBE9F3A" w:rsidR="006A2F41" w:rsidRPr="00D82A73" w:rsidRDefault="006A2F41" w:rsidP="006A2F41">
      <w:pPr>
        <w:spacing w:line="240" w:lineRule="auto"/>
        <w:rPr>
          <w:rFonts w:eastAsia="Times New Roman"/>
          <w:bCs/>
          <w:i/>
          <w:sz w:val="24"/>
        </w:rPr>
      </w:pPr>
      <w:bookmarkStart w:id="4548" w:name="_Toc220986039"/>
      <w:del w:id="4549" w:author="Jarno Nieminen" w:date="2014-06-19T12:43:00Z">
        <w:r w:rsidRPr="00D82A73" w:rsidDel="00340A76">
          <w:rPr>
            <w:i/>
          </w:rPr>
          <w:br w:type="page"/>
        </w:r>
      </w:del>
    </w:p>
    <w:p w14:paraId="15E43C94" w14:textId="2B924980" w:rsidR="006A2F41" w:rsidRPr="00D82A73" w:rsidRDefault="006A2F41" w:rsidP="006A2F41">
      <w:pPr>
        <w:pStyle w:val="Heading3"/>
      </w:pPr>
      <w:bookmarkStart w:id="4550" w:name="_Toc386458096"/>
      <w:bookmarkStart w:id="4551" w:name="_Toc390951683"/>
      <w:r w:rsidRPr="00D82A73">
        <w:t>Klass Frågerelation (QuestionSuperior)</w:t>
      </w:r>
      <w:bookmarkEnd w:id="4548"/>
      <w:bookmarkEnd w:id="4550"/>
      <w:bookmarkEnd w:id="4551"/>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552">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780D1488"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4A82F14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53"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554" w:author="Jarno Nieminen" w:date="2014-06-19T12:44:00Z">
            <w:trPr>
              <w:gridAfter w:val="0"/>
              <w:cantSplit/>
              <w:trHeight w:val="375"/>
            </w:trPr>
          </w:trPrChange>
        </w:trPr>
        <w:tc>
          <w:tcPr>
            <w:tcW w:w="2545" w:type="dxa"/>
            <w:gridSpan w:val="2"/>
            <w:vMerge/>
            <w:shd w:val="pct25" w:color="auto" w:fill="auto"/>
            <w:tcPrChange w:id="4555" w:author="Jarno Nieminen" w:date="2014-06-19T12:44:00Z">
              <w:tcPr>
                <w:tcW w:w="2545" w:type="dxa"/>
                <w:gridSpan w:val="3"/>
                <w:vMerge/>
                <w:shd w:val="pct25" w:color="auto" w:fill="auto"/>
              </w:tcPr>
            </w:tcPrChange>
          </w:tcPr>
          <w:p w14:paraId="3F4E6CF6" w14:textId="77777777" w:rsidR="00727585" w:rsidRPr="00D82A73" w:rsidRDefault="00727585" w:rsidP="00727585"/>
        </w:tc>
        <w:tc>
          <w:tcPr>
            <w:tcW w:w="3410" w:type="dxa"/>
            <w:vMerge/>
            <w:shd w:val="pct25" w:color="auto" w:fill="auto"/>
            <w:tcPrChange w:id="4556" w:author="Jarno Nieminen" w:date="2014-06-19T12:44:00Z">
              <w:tcPr>
                <w:tcW w:w="3410" w:type="dxa"/>
                <w:gridSpan w:val="2"/>
                <w:vMerge/>
                <w:shd w:val="pct25" w:color="auto" w:fill="auto"/>
              </w:tcPr>
            </w:tcPrChange>
          </w:tcPr>
          <w:p w14:paraId="3EB70052" w14:textId="77777777" w:rsidR="00727585" w:rsidRPr="00D82A73" w:rsidRDefault="00727585" w:rsidP="00727585"/>
        </w:tc>
        <w:tc>
          <w:tcPr>
            <w:tcW w:w="1140" w:type="dxa"/>
            <w:vMerge/>
            <w:shd w:val="pct25" w:color="auto" w:fill="auto"/>
            <w:tcPrChange w:id="4557" w:author="Jarno Nieminen" w:date="2014-06-19T12:44:00Z">
              <w:tcPr>
                <w:tcW w:w="1140" w:type="dxa"/>
                <w:gridSpan w:val="2"/>
                <w:vMerge/>
                <w:shd w:val="pct25" w:color="auto" w:fill="auto"/>
              </w:tcPr>
            </w:tcPrChange>
          </w:tcPr>
          <w:p w14:paraId="0D94134C" w14:textId="77777777" w:rsidR="00727585" w:rsidRPr="00D82A73" w:rsidRDefault="00727585" w:rsidP="00727585"/>
        </w:tc>
        <w:tc>
          <w:tcPr>
            <w:tcW w:w="720" w:type="dxa"/>
            <w:vMerge/>
            <w:shd w:val="pct25" w:color="auto" w:fill="auto"/>
            <w:tcPrChange w:id="4558" w:author="Jarno Nieminen" w:date="2014-06-19T12:44:00Z">
              <w:tcPr>
                <w:tcW w:w="720" w:type="dxa"/>
                <w:gridSpan w:val="2"/>
                <w:vMerge/>
                <w:shd w:val="pct25" w:color="auto" w:fill="auto"/>
              </w:tcPr>
            </w:tcPrChange>
          </w:tcPr>
          <w:p w14:paraId="04B5055B" w14:textId="77777777" w:rsidR="00727585" w:rsidRPr="00D82A73" w:rsidRDefault="00727585" w:rsidP="00727585"/>
        </w:tc>
        <w:tc>
          <w:tcPr>
            <w:tcW w:w="1800" w:type="dxa"/>
            <w:vMerge/>
            <w:shd w:val="pct25" w:color="auto" w:fill="auto"/>
            <w:tcPrChange w:id="4559" w:author="Jarno Nieminen" w:date="2014-06-19T12:44:00Z">
              <w:tcPr>
                <w:tcW w:w="1800" w:type="dxa"/>
                <w:gridSpan w:val="2"/>
                <w:vMerge/>
                <w:shd w:val="pct25" w:color="auto" w:fill="auto"/>
              </w:tcPr>
            </w:tcPrChange>
          </w:tcPr>
          <w:p w14:paraId="2F9B371F" w14:textId="77777777" w:rsidR="00727585" w:rsidRPr="00D82A73" w:rsidRDefault="00727585" w:rsidP="00727585"/>
        </w:tc>
        <w:tc>
          <w:tcPr>
            <w:tcW w:w="1920" w:type="dxa"/>
            <w:vMerge/>
            <w:shd w:val="pct25" w:color="auto" w:fill="auto"/>
            <w:tcPrChange w:id="4560" w:author="Jarno Nieminen" w:date="2014-06-19T12:44:00Z">
              <w:tcPr>
                <w:tcW w:w="1920" w:type="dxa"/>
                <w:gridSpan w:val="2"/>
                <w:vMerge/>
                <w:shd w:val="pct25" w:color="auto" w:fill="auto"/>
              </w:tcPr>
            </w:tcPrChange>
          </w:tcPr>
          <w:p w14:paraId="709E698A" w14:textId="77777777" w:rsidR="00727585" w:rsidRPr="00D82A73" w:rsidRDefault="00727585" w:rsidP="00727585"/>
        </w:tc>
        <w:tc>
          <w:tcPr>
            <w:tcW w:w="1200" w:type="dxa"/>
            <w:tcBorders>
              <w:bottom w:val="single" w:sz="4" w:space="0" w:color="auto"/>
            </w:tcBorders>
            <w:shd w:val="pct25" w:color="auto" w:fill="auto"/>
            <w:tcPrChange w:id="4561" w:author="Jarno Nieminen" w:date="2014-06-19T12:44:00Z">
              <w:tcPr>
                <w:tcW w:w="1200" w:type="dxa"/>
                <w:gridSpan w:val="2"/>
                <w:tcBorders>
                  <w:bottom w:val="single" w:sz="4" w:space="0" w:color="auto"/>
                </w:tcBorders>
                <w:shd w:val="pct25" w:color="auto" w:fill="auto"/>
              </w:tcPr>
            </w:tcPrChange>
          </w:tcPr>
          <w:p w14:paraId="0843C5B4" w14:textId="4EC26E7B" w:rsidR="00727585" w:rsidRPr="00D82A73" w:rsidRDefault="00727585" w:rsidP="00727585">
            <w:pPr>
              <w:rPr>
                <w:rFonts w:eastAsia="Arial Unicode MS"/>
              </w:rPr>
            </w:pPr>
            <w:ins w:id="4562" w:author="Jarno Nieminen" w:date="2014-06-19T11:31:00Z">
              <w:r w:rsidRPr="009A3B8F">
                <w:rPr>
                  <w:rFonts w:eastAsia="Arial Unicode MS"/>
                </w:rPr>
                <w:t>Klass i V</w:t>
              </w:r>
              <w:r w:rsidRPr="009A3B8F">
                <w:rPr>
                  <w:rFonts w:eastAsia="Arial Unicode MS"/>
                </w:rPr>
                <w:noBreakHyphen/>
                <w:t>TIM</w:t>
              </w:r>
            </w:ins>
            <w:del w:id="4563"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564" w:author="Jarno Nieminen" w:date="2014-06-19T12:44:00Z">
              <w:tcPr>
                <w:tcW w:w="1080" w:type="dxa"/>
                <w:tcBorders>
                  <w:bottom w:val="single" w:sz="4" w:space="0" w:color="auto"/>
                </w:tcBorders>
                <w:shd w:val="pct25" w:color="auto" w:fill="auto"/>
              </w:tcPr>
            </w:tcPrChange>
          </w:tcPr>
          <w:p w14:paraId="2B043387" w14:textId="10A46E7B" w:rsidR="00727585" w:rsidRPr="00D82A73" w:rsidRDefault="00727585" w:rsidP="00727585">
            <w:pPr>
              <w:rPr>
                <w:rFonts w:eastAsia="Arial Unicode MS"/>
              </w:rPr>
            </w:pPr>
            <w:ins w:id="4565"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566" w:author="Jarno Nieminen" w:date="2014-06-19T12:44:00Z">
              <w:tcPr>
                <w:tcW w:w="1160" w:type="dxa"/>
                <w:tcBorders>
                  <w:bottom w:val="single" w:sz="4" w:space="0" w:color="auto"/>
                </w:tcBorders>
                <w:shd w:val="pct25" w:color="auto" w:fill="auto"/>
              </w:tcPr>
            </w:tcPrChange>
          </w:tcPr>
          <w:p w14:paraId="5B39912A" w14:textId="0F2F1ED5" w:rsidR="00727585" w:rsidRPr="00D82A73" w:rsidRDefault="00727585" w:rsidP="00727585">
            <w:pPr>
              <w:rPr>
                <w:rFonts w:eastAsia="Arial Unicode MS"/>
              </w:rPr>
            </w:pPr>
            <w:ins w:id="4567" w:author="Jarno Nieminen" w:date="2014-06-19T11:31:00Z">
              <w:r w:rsidRPr="009A3B8F">
                <w:rPr>
                  <w:rFonts w:eastAsia="Arial Unicode MS"/>
                </w:rPr>
                <w:t>Kodverk i V</w:t>
              </w:r>
              <w:r w:rsidRPr="009A3B8F">
                <w:rPr>
                  <w:rFonts w:eastAsia="Arial Unicode MS"/>
                </w:rPr>
                <w:noBreakHyphen/>
                <w:t>TIM</w:t>
              </w:r>
            </w:ins>
          </w:p>
        </w:tc>
      </w:tr>
      <w:tr w:rsidR="00340A76" w:rsidRPr="00D82A73" w14:paraId="16CFF73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68"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69" w:author="Jarno Nieminen" w:date="2014-06-19T12:44:00Z">
            <w:trPr>
              <w:gridAfter w:val="0"/>
              <w:trHeight w:val="217"/>
            </w:trPr>
          </w:trPrChange>
        </w:trPr>
        <w:tc>
          <w:tcPr>
            <w:tcW w:w="2545" w:type="dxa"/>
            <w:gridSpan w:val="2"/>
            <w:tcPrChange w:id="4570" w:author="Jarno Nieminen" w:date="2014-06-19T12:44:00Z">
              <w:tcPr>
                <w:tcW w:w="2545" w:type="dxa"/>
                <w:gridSpan w:val="3"/>
              </w:tcPr>
            </w:tcPrChange>
          </w:tcPr>
          <w:p w14:paraId="1C6EA4F5" w14:textId="77777777" w:rsidR="00340A76" w:rsidRPr="00D82A73" w:rsidRDefault="00340A76" w:rsidP="00340A76">
            <w:pPr>
              <w:rPr>
                <w:rFonts w:eastAsia="Arial Unicode MS"/>
              </w:rPr>
            </w:pPr>
            <w:r w:rsidRPr="00D82A73">
              <w:rPr>
                <w:rFonts w:eastAsia="Arial Unicode MS"/>
              </w:rPr>
              <w:t>(superiorAnswerAlternativeNumber)</w:t>
            </w:r>
          </w:p>
        </w:tc>
        <w:tc>
          <w:tcPr>
            <w:tcW w:w="3410" w:type="dxa"/>
            <w:tcPrChange w:id="4571" w:author="Jarno Nieminen" w:date="2014-06-19T12:44:00Z">
              <w:tcPr>
                <w:tcW w:w="3410" w:type="dxa"/>
                <w:gridSpan w:val="2"/>
              </w:tcPr>
            </w:tcPrChange>
          </w:tcPr>
          <w:p w14:paraId="5BBB0A04" w14:textId="77777777" w:rsidR="00340A76" w:rsidRPr="00D82A73" w:rsidRDefault="00340A76" w:rsidP="00340A76">
            <w:pPr>
              <w:rPr>
                <w:rFonts w:eastAsia="Arial Unicode MS"/>
              </w:rPr>
            </w:pPr>
            <w:r w:rsidRPr="00D82A73">
              <w:rPr>
                <w:rFonts w:eastAsia="Arial Unicode MS"/>
              </w:rPr>
              <w:t>Indikerar att frågan är beroende av att ett specifikt svarsalternativ är besvarat.</w:t>
            </w:r>
          </w:p>
          <w:p w14:paraId="317C3271" w14:textId="28D99188" w:rsidR="00340A76" w:rsidRPr="00D82A73" w:rsidRDefault="00340A76" w:rsidP="00340A76">
            <w:pPr>
              <w:rPr>
                <w:rFonts w:eastAsia="Arial Unicode MS"/>
              </w:rPr>
            </w:pPr>
            <w:r>
              <w:rPr>
                <w:rFonts w:eastAsia="Arial Unicode MS"/>
              </w:rPr>
              <w:t xml:space="preserve">T.ex. </w:t>
            </w:r>
            <w:r w:rsidRPr="00D82A73">
              <w:rPr>
                <w:rFonts w:eastAsia="Arial Unicode MS"/>
              </w:rPr>
              <w:t>Frågan skall endast visa om invånaren har svarat ”Ja” på en fråga.</w:t>
            </w:r>
          </w:p>
        </w:tc>
        <w:tc>
          <w:tcPr>
            <w:tcW w:w="1140" w:type="dxa"/>
            <w:tcPrChange w:id="4572" w:author="Jarno Nieminen" w:date="2014-06-19T12:44:00Z">
              <w:tcPr>
                <w:tcW w:w="1140" w:type="dxa"/>
                <w:gridSpan w:val="2"/>
              </w:tcPr>
            </w:tcPrChange>
          </w:tcPr>
          <w:p w14:paraId="04A7DD9D" w14:textId="77777777" w:rsidR="00340A76" w:rsidRPr="00D82A73" w:rsidRDefault="00340A76" w:rsidP="00340A76">
            <w:pPr>
              <w:rPr>
                <w:rFonts w:eastAsia="Arial Unicode MS"/>
              </w:rPr>
            </w:pPr>
            <w:r w:rsidRPr="00D82A73">
              <w:rPr>
                <w:rFonts w:eastAsia="Arial Unicode MS"/>
              </w:rPr>
              <w:t>TXT</w:t>
            </w:r>
          </w:p>
        </w:tc>
        <w:tc>
          <w:tcPr>
            <w:tcW w:w="720" w:type="dxa"/>
            <w:tcPrChange w:id="4573" w:author="Jarno Nieminen" w:date="2014-06-19T12:44:00Z">
              <w:tcPr>
                <w:tcW w:w="720" w:type="dxa"/>
                <w:gridSpan w:val="2"/>
              </w:tcPr>
            </w:tcPrChange>
          </w:tcPr>
          <w:p w14:paraId="36ED8B3B" w14:textId="77777777" w:rsidR="00340A76" w:rsidRPr="00D82A73" w:rsidRDefault="00340A76" w:rsidP="00340A76">
            <w:pPr>
              <w:rPr>
                <w:rFonts w:eastAsia="Arial Unicode MS"/>
              </w:rPr>
            </w:pPr>
            <w:r w:rsidRPr="00D82A73">
              <w:rPr>
                <w:rFonts w:eastAsia="Arial Unicode MS"/>
              </w:rPr>
              <w:t>0..1</w:t>
            </w:r>
          </w:p>
        </w:tc>
        <w:tc>
          <w:tcPr>
            <w:tcW w:w="1800" w:type="dxa"/>
            <w:tcPrChange w:id="4574" w:author="Jarno Nieminen" w:date="2014-06-19T12:44:00Z">
              <w:tcPr>
                <w:tcW w:w="1800" w:type="dxa"/>
                <w:gridSpan w:val="2"/>
              </w:tcPr>
            </w:tcPrChange>
          </w:tcPr>
          <w:p w14:paraId="52031CF1" w14:textId="77777777" w:rsidR="00340A76" w:rsidRPr="00D82A73" w:rsidRDefault="00340A76" w:rsidP="00340A76">
            <w:pPr>
              <w:rPr>
                <w:rFonts w:eastAsia="Arial Unicode MS"/>
              </w:rPr>
            </w:pPr>
          </w:p>
          <w:p w14:paraId="5C7A2077" w14:textId="77777777" w:rsidR="00340A76" w:rsidRPr="00D82A73" w:rsidRDefault="00340A76" w:rsidP="00340A76">
            <w:pPr>
              <w:rPr>
                <w:rFonts w:eastAsia="Arial Unicode MS"/>
              </w:rPr>
            </w:pPr>
          </w:p>
        </w:tc>
        <w:tc>
          <w:tcPr>
            <w:tcW w:w="1920" w:type="dxa"/>
            <w:tcPrChange w:id="4575" w:author="Jarno Nieminen" w:date="2014-06-19T12:44:00Z">
              <w:tcPr>
                <w:tcW w:w="1920" w:type="dxa"/>
                <w:gridSpan w:val="2"/>
              </w:tcPr>
            </w:tcPrChange>
          </w:tcPr>
          <w:p w14:paraId="543C6A0B" w14:textId="77777777" w:rsidR="00340A76" w:rsidRPr="00D82A73" w:rsidRDefault="00340A76" w:rsidP="00340A76">
            <w:pPr>
              <w:rPr>
                <w:rFonts w:ascii="Arial" w:eastAsia="Arial Unicode MS" w:hAnsi="Arial"/>
              </w:rPr>
            </w:pPr>
          </w:p>
        </w:tc>
        <w:tc>
          <w:tcPr>
            <w:tcW w:w="1200" w:type="dxa"/>
            <w:shd w:val="clear" w:color="auto" w:fill="auto"/>
            <w:tcPrChange w:id="4576" w:author="Jarno Nieminen" w:date="2014-06-19T12:44:00Z">
              <w:tcPr>
                <w:tcW w:w="1200" w:type="dxa"/>
                <w:gridSpan w:val="2"/>
                <w:shd w:val="clear" w:color="auto" w:fill="auto"/>
              </w:tcPr>
            </w:tcPrChange>
          </w:tcPr>
          <w:p w14:paraId="2CBD08A8" w14:textId="6241F369" w:rsidR="00340A76" w:rsidRPr="00D82A73" w:rsidRDefault="00B37BC8" w:rsidP="00340A76">
            <w:pPr>
              <w:rPr>
                <w:rFonts w:ascii="Arial" w:eastAsia="Arial Unicode MS" w:hAnsi="Arial"/>
              </w:rPr>
            </w:pPr>
            <w:ins w:id="457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78" w:author="Jarno Nieminen" w:date="2014-06-19T12:44:00Z">
              <w:tcPr>
                <w:tcW w:w="1080" w:type="dxa"/>
                <w:shd w:val="clear" w:color="auto" w:fill="auto"/>
              </w:tcPr>
            </w:tcPrChange>
          </w:tcPr>
          <w:p w14:paraId="6B01D4A5" w14:textId="59065D02" w:rsidR="00340A76" w:rsidRPr="00D82A73" w:rsidRDefault="00B37BC8" w:rsidP="00340A76">
            <w:pPr>
              <w:rPr>
                <w:rFonts w:ascii="Arial" w:eastAsia="Arial Unicode MS" w:hAnsi="Arial"/>
              </w:rPr>
            </w:pPr>
            <w:ins w:id="457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80" w:author="Jarno Nieminen" w:date="2014-06-19T12:44:00Z">
              <w:tcPr>
                <w:tcW w:w="1160" w:type="dxa"/>
                <w:shd w:val="clear" w:color="auto" w:fill="auto"/>
              </w:tcPr>
            </w:tcPrChange>
          </w:tcPr>
          <w:p w14:paraId="40479FF3" w14:textId="029A37DB" w:rsidR="00340A76" w:rsidRPr="00D82A73" w:rsidRDefault="00340A76" w:rsidP="00340A76">
            <w:pPr>
              <w:rPr>
                <w:rFonts w:ascii="Arial" w:eastAsia="Arial Unicode MS" w:hAnsi="Arial"/>
              </w:rPr>
            </w:pPr>
            <w:ins w:id="4581" w:author="Jarno Nieminen" w:date="2014-06-19T12:44:00Z">
              <w:r>
                <w:rPr>
                  <w:rFonts w:ascii="Arial" w:eastAsia="Arial Unicode MS" w:hAnsi="Arial"/>
                </w:rPr>
                <w:t>N/A</w:t>
              </w:r>
            </w:ins>
          </w:p>
        </w:tc>
      </w:tr>
      <w:tr w:rsidR="00340A76" w:rsidRPr="00D82A73" w14:paraId="6401FAD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82"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83" w:author="Jarno Nieminen" w:date="2014-06-19T12:44:00Z">
            <w:trPr>
              <w:gridAfter w:val="0"/>
              <w:trHeight w:val="217"/>
            </w:trPr>
          </w:trPrChange>
        </w:trPr>
        <w:tc>
          <w:tcPr>
            <w:tcW w:w="2545" w:type="dxa"/>
            <w:gridSpan w:val="2"/>
            <w:tcPrChange w:id="4584" w:author="Jarno Nieminen" w:date="2014-06-19T12:44:00Z">
              <w:tcPr>
                <w:tcW w:w="2545" w:type="dxa"/>
                <w:gridSpan w:val="3"/>
              </w:tcPr>
            </w:tcPrChange>
          </w:tcPr>
          <w:p w14:paraId="434C76FD" w14:textId="77777777" w:rsidR="00340A76" w:rsidRPr="00D82A73" w:rsidRDefault="00340A76" w:rsidP="00340A76">
            <w:pPr>
              <w:rPr>
                <w:rFonts w:eastAsia="Arial Unicode MS"/>
              </w:rPr>
            </w:pPr>
            <w:r w:rsidRPr="00D82A73">
              <w:rPr>
                <w:rFonts w:eastAsia="Arial Unicode MS"/>
              </w:rPr>
              <w:t>(superiorQuestionNumber)</w:t>
            </w:r>
          </w:p>
        </w:tc>
        <w:tc>
          <w:tcPr>
            <w:tcW w:w="3410" w:type="dxa"/>
            <w:tcPrChange w:id="4585" w:author="Jarno Nieminen" w:date="2014-06-19T12:44:00Z">
              <w:tcPr>
                <w:tcW w:w="3410" w:type="dxa"/>
                <w:gridSpan w:val="2"/>
              </w:tcPr>
            </w:tcPrChange>
          </w:tcPr>
          <w:p w14:paraId="677D989B" w14:textId="77777777" w:rsidR="00340A76" w:rsidRPr="00D82A73" w:rsidRDefault="00340A76" w:rsidP="00340A76">
            <w:pPr>
              <w:rPr>
                <w:rFonts w:eastAsia="Arial Unicode MS"/>
              </w:rPr>
            </w:pPr>
            <w:r w:rsidRPr="00D82A73">
              <w:rPr>
                <w:rFonts w:eastAsia="Arial Unicode MS"/>
              </w:rPr>
              <w:t>Indikerar att frågan är beroende av att en  specifikt fråga är besvarad.</w:t>
            </w:r>
          </w:p>
        </w:tc>
        <w:tc>
          <w:tcPr>
            <w:tcW w:w="1140" w:type="dxa"/>
            <w:tcPrChange w:id="4586" w:author="Jarno Nieminen" w:date="2014-06-19T12:44:00Z">
              <w:tcPr>
                <w:tcW w:w="1140" w:type="dxa"/>
                <w:gridSpan w:val="2"/>
              </w:tcPr>
            </w:tcPrChange>
          </w:tcPr>
          <w:p w14:paraId="58546433" w14:textId="77777777" w:rsidR="00340A76" w:rsidRPr="00D82A73" w:rsidRDefault="00340A76" w:rsidP="00340A76">
            <w:pPr>
              <w:rPr>
                <w:rFonts w:eastAsia="Arial Unicode MS"/>
              </w:rPr>
            </w:pPr>
            <w:r w:rsidRPr="00D82A73">
              <w:rPr>
                <w:rFonts w:eastAsia="Arial Unicode MS"/>
              </w:rPr>
              <w:t>TXT</w:t>
            </w:r>
          </w:p>
        </w:tc>
        <w:tc>
          <w:tcPr>
            <w:tcW w:w="720" w:type="dxa"/>
            <w:tcPrChange w:id="4587" w:author="Jarno Nieminen" w:date="2014-06-19T12:44:00Z">
              <w:tcPr>
                <w:tcW w:w="720" w:type="dxa"/>
                <w:gridSpan w:val="2"/>
              </w:tcPr>
            </w:tcPrChange>
          </w:tcPr>
          <w:p w14:paraId="3894D5F7" w14:textId="77777777" w:rsidR="00340A76" w:rsidRPr="00D82A73" w:rsidRDefault="00340A76" w:rsidP="00340A76">
            <w:pPr>
              <w:rPr>
                <w:rFonts w:eastAsia="Arial Unicode MS"/>
              </w:rPr>
            </w:pPr>
            <w:r w:rsidRPr="00D82A73">
              <w:rPr>
                <w:rFonts w:eastAsia="Arial Unicode MS"/>
              </w:rPr>
              <w:t>0..1</w:t>
            </w:r>
          </w:p>
        </w:tc>
        <w:tc>
          <w:tcPr>
            <w:tcW w:w="1800" w:type="dxa"/>
            <w:tcPrChange w:id="4588" w:author="Jarno Nieminen" w:date="2014-06-19T12:44:00Z">
              <w:tcPr>
                <w:tcW w:w="1800" w:type="dxa"/>
                <w:gridSpan w:val="2"/>
              </w:tcPr>
            </w:tcPrChange>
          </w:tcPr>
          <w:p w14:paraId="40E12B9D" w14:textId="77777777" w:rsidR="00340A76" w:rsidRPr="00D82A73" w:rsidRDefault="00340A76" w:rsidP="00340A76">
            <w:pPr>
              <w:rPr>
                <w:rFonts w:eastAsia="Arial Unicode MS"/>
              </w:rPr>
            </w:pPr>
          </w:p>
        </w:tc>
        <w:tc>
          <w:tcPr>
            <w:tcW w:w="1920" w:type="dxa"/>
            <w:tcPrChange w:id="4589" w:author="Jarno Nieminen" w:date="2014-06-19T12:44:00Z">
              <w:tcPr>
                <w:tcW w:w="1920" w:type="dxa"/>
                <w:gridSpan w:val="2"/>
              </w:tcPr>
            </w:tcPrChange>
          </w:tcPr>
          <w:p w14:paraId="1952F96F" w14:textId="77777777" w:rsidR="00340A76" w:rsidRPr="00D82A73" w:rsidRDefault="00340A76" w:rsidP="00340A76">
            <w:pPr>
              <w:rPr>
                <w:rFonts w:ascii="Arial" w:eastAsia="Arial Unicode MS" w:hAnsi="Arial"/>
              </w:rPr>
            </w:pPr>
          </w:p>
        </w:tc>
        <w:tc>
          <w:tcPr>
            <w:tcW w:w="1200" w:type="dxa"/>
            <w:shd w:val="clear" w:color="auto" w:fill="auto"/>
            <w:tcPrChange w:id="4590" w:author="Jarno Nieminen" w:date="2014-06-19T12:44:00Z">
              <w:tcPr>
                <w:tcW w:w="1200" w:type="dxa"/>
                <w:gridSpan w:val="2"/>
                <w:shd w:val="clear" w:color="auto" w:fill="auto"/>
              </w:tcPr>
            </w:tcPrChange>
          </w:tcPr>
          <w:p w14:paraId="1F37D12C" w14:textId="5DB1254C" w:rsidR="00340A76" w:rsidRPr="00D82A73" w:rsidRDefault="00B37BC8" w:rsidP="00340A76">
            <w:pPr>
              <w:rPr>
                <w:rFonts w:ascii="Arial" w:eastAsia="Arial Unicode MS" w:hAnsi="Arial"/>
              </w:rPr>
            </w:pPr>
            <w:ins w:id="459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92" w:author="Jarno Nieminen" w:date="2014-06-19T12:44:00Z">
              <w:tcPr>
                <w:tcW w:w="1080" w:type="dxa"/>
                <w:shd w:val="clear" w:color="auto" w:fill="auto"/>
              </w:tcPr>
            </w:tcPrChange>
          </w:tcPr>
          <w:p w14:paraId="3B604127" w14:textId="7EF9C81A" w:rsidR="00340A76" w:rsidRPr="00D82A73" w:rsidRDefault="00B37BC8" w:rsidP="00340A76">
            <w:pPr>
              <w:rPr>
                <w:rFonts w:ascii="Arial" w:eastAsia="Arial Unicode MS" w:hAnsi="Arial"/>
              </w:rPr>
            </w:pPr>
            <w:ins w:id="459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94" w:author="Jarno Nieminen" w:date="2014-06-19T12:44:00Z">
              <w:tcPr>
                <w:tcW w:w="1160" w:type="dxa"/>
                <w:shd w:val="clear" w:color="auto" w:fill="auto"/>
              </w:tcPr>
            </w:tcPrChange>
          </w:tcPr>
          <w:p w14:paraId="76B04989" w14:textId="762E04AD" w:rsidR="00340A76" w:rsidRPr="00D82A73" w:rsidRDefault="00340A76" w:rsidP="00340A76">
            <w:pPr>
              <w:rPr>
                <w:rFonts w:ascii="Arial" w:eastAsia="Arial Unicode MS" w:hAnsi="Arial"/>
              </w:rPr>
            </w:pPr>
            <w:ins w:id="4595" w:author="Jarno Nieminen" w:date="2014-06-19T12:44:00Z">
              <w:r>
                <w:rPr>
                  <w:rFonts w:ascii="Arial" w:eastAsia="Arial Unicode MS" w:hAnsi="Arial"/>
                </w:rPr>
                <w:t>N/A</w:t>
              </w:r>
            </w:ins>
          </w:p>
        </w:tc>
      </w:tr>
      <w:tr w:rsidR="00340A76" w:rsidRPr="00D82A73" w14:paraId="11B79D4A" w14:textId="77777777" w:rsidTr="009C52F6">
        <w:trPr>
          <w:gridBefore w:val="1"/>
          <w:wBefore w:w="15" w:type="dxa"/>
          <w:trHeight w:val="217"/>
        </w:trPr>
        <w:tc>
          <w:tcPr>
            <w:tcW w:w="7080" w:type="dxa"/>
            <w:gridSpan w:val="3"/>
            <w:shd w:val="pct25" w:color="auto" w:fill="auto"/>
          </w:tcPr>
          <w:p w14:paraId="3B00DD80" w14:textId="77777777" w:rsidR="00340A76" w:rsidRPr="00D82A73" w:rsidRDefault="00340A76" w:rsidP="00340A76">
            <w:r w:rsidRPr="00D82A73">
              <w:t>Associationer</w:t>
            </w:r>
          </w:p>
        </w:tc>
        <w:tc>
          <w:tcPr>
            <w:tcW w:w="7880" w:type="dxa"/>
            <w:gridSpan w:val="6"/>
            <w:shd w:val="pct25" w:color="auto" w:fill="auto"/>
          </w:tcPr>
          <w:p w14:paraId="2B3E57B6" w14:textId="77777777" w:rsidR="00340A76" w:rsidRPr="00D82A73" w:rsidRDefault="00340A76" w:rsidP="00340A76">
            <w:pPr>
              <w:rPr>
                <w:rFonts w:eastAsia="Arial Unicode MS"/>
              </w:rPr>
            </w:pPr>
            <w:r w:rsidRPr="00D82A73">
              <w:t>Beslutsregel</w:t>
            </w:r>
          </w:p>
        </w:tc>
      </w:tr>
      <w:tr w:rsidR="00340A76" w:rsidRPr="00D82A73" w14:paraId="32B63A17" w14:textId="77777777" w:rsidTr="009C52F6">
        <w:trPr>
          <w:gridBefore w:val="1"/>
          <w:wBefore w:w="15" w:type="dxa"/>
          <w:trHeight w:val="217"/>
        </w:trPr>
        <w:tc>
          <w:tcPr>
            <w:tcW w:w="7080" w:type="dxa"/>
            <w:gridSpan w:val="3"/>
          </w:tcPr>
          <w:p w14:paraId="4C19CDE3" w14:textId="77777777" w:rsidR="00340A76" w:rsidRPr="00D82A73" w:rsidRDefault="00340A76" w:rsidP="00340A76">
            <w:pPr>
              <w:rPr>
                <w:rFonts w:ascii="Arial" w:eastAsia="Arial Unicode MS" w:hAnsi="Arial"/>
                <w:color w:val="000000"/>
              </w:rPr>
            </w:pPr>
          </w:p>
        </w:tc>
        <w:tc>
          <w:tcPr>
            <w:tcW w:w="7880" w:type="dxa"/>
            <w:gridSpan w:val="6"/>
          </w:tcPr>
          <w:p w14:paraId="14FC6B8A" w14:textId="77777777" w:rsidR="00340A76" w:rsidRPr="00D82A73" w:rsidRDefault="00340A76" w:rsidP="00340A76">
            <w:pPr>
              <w:rPr>
                <w:rFonts w:ascii="Arial" w:eastAsia="Arial Unicode MS" w:hAnsi="Arial"/>
                <w:color w:val="000000"/>
              </w:rPr>
            </w:pPr>
          </w:p>
        </w:tc>
      </w:tr>
      <w:tr w:rsidR="00340A76" w:rsidRPr="00D82A73" w14:paraId="27DB1D02" w14:textId="77777777" w:rsidTr="009C52F6">
        <w:trPr>
          <w:gridBefore w:val="1"/>
          <w:wBefore w:w="15" w:type="dxa"/>
          <w:trHeight w:val="217"/>
        </w:trPr>
        <w:tc>
          <w:tcPr>
            <w:tcW w:w="7080" w:type="dxa"/>
            <w:gridSpan w:val="3"/>
          </w:tcPr>
          <w:p w14:paraId="13DF5D99" w14:textId="77777777" w:rsidR="00340A76" w:rsidRPr="00D82A73" w:rsidRDefault="00340A76" w:rsidP="00340A76">
            <w:pPr>
              <w:rPr>
                <w:rFonts w:ascii="Arial" w:eastAsia="Arial Unicode MS" w:hAnsi="Arial"/>
                <w:color w:val="000000"/>
              </w:rPr>
            </w:pPr>
          </w:p>
        </w:tc>
        <w:tc>
          <w:tcPr>
            <w:tcW w:w="7880" w:type="dxa"/>
            <w:gridSpan w:val="6"/>
          </w:tcPr>
          <w:p w14:paraId="7B1676DE" w14:textId="77777777" w:rsidR="00340A76" w:rsidRPr="00D82A73" w:rsidRDefault="00340A76" w:rsidP="00340A76">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4596" w:name="_Toc220986040"/>
      <w:bookmarkStart w:id="4597" w:name="_Toc386458097"/>
      <w:bookmarkStart w:id="4598" w:name="_Toc390951684"/>
      <w:r w:rsidRPr="00D82A73">
        <w:t>Klass kodverk (Code)</w:t>
      </w:r>
      <w:bookmarkEnd w:id="4596"/>
      <w:bookmarkEnd w:id="4597"/>
      <w:bookmarkEnd w:id="4598"/>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6A2F41" w:rsidRPr="00D82A73" w14:paraId="7140323F" w14:textId="77777777" w:rsidTr="009C52F6">
        <w:trPr>
          <w:tblCellSpacing w:w="15" w:type="dxa"/>
        </w:trPr>
        <w:tc>
          <w:tcPr>
            <w:tcW w:w="0" w:type="auto"/>
            <w:vAlign w:val="center"/>
            <w:hideMark/>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lastRenderedPageBreak/>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553BBCBA"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w:t>
      </w:r>
      <w:del w:id="4599" w:author="Jarno Nieminen" w:date="2014-06-18T14:40:00Z">
        <w:r w:rsidRPr="00D82A73" w:rsidDel="008856F8">
          <w:rPr>
            <w:b/>
            <w:highlight w:val="yellow"/>
          </w:rPr>
          <w:delText>supportservices</w:delText>
        </w:r>
      </w:del>
      <w:ins w:id="4600" w:author="Jarno Nieminen" w:date="2014-06-18T14:40:00Z">
        <w:r w:rsidR="008856F8">
          <w:rPr>
            <w:b/>
            <w:highlight w:val="yellow"/>
          </w:rPr>
          <w:t>eservicesupply</w:t>
        </w:r>
      </w:ins>
      <w:r w:rsidRPr="00D82A73">
        <w:rPr>
          <w:b/>
          <w:highlight w:val="yellow"/>
        </w:rPr>
        <w:t>/forminteraction/trunk/docs/mallar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01">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3DB0C614" w:rsidR="006A2F41" w:rsidRPr="00D82A73" w:rsidRDefault="0047354F" w:rsidP="0026766E">
            <w:pPr>
              <w:rPr>
                <w:rFonts w:eastAsia="Arial Unicode MS"/>
              </w:rPr>
            </w:pPr>
            <w:r>
              <w:rPr>
                <w:rFonts w:eastAsia="Arial Unicode MS"/>
              </w:rPr>
              <w:t xml:space="preserve">Fylls i </w:t>
            </w:r>
            <w:r w:rsidR="006A2F41" w:rsidRPr="00D82A73">
              <w:rPr>
                <w:rFonts w:eastAsia="Arial Unicode MS"/>
              </w:rPr>
              <w:t>samråd med TIS</w:t>
            </w:r>
          </w:p>
        </w:tc>
      </w:tr>
      <w:tr w:rsidR="00727585" w:rsidRPr="00D82A73" w14:paraId="6DEFADA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02"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03" w:author="Jarno Nieminen" w:date="2014-06-19T12:44:00Z">
            <w:trPr>
              <w:gridAfter w:val="0"/>
              <w:cantSplit/>
              <w:trHeight w:val="375"/>
            </w:trPr>
          </w:trPrChange>
        </w:trPr>
        <w:tc>
          <w:tcPr>
            <w:tcW w:w="2545" w:type="dxa"/>
            <w:gridSpan w:val="2"/>
            <w:vMerge/>
            <w:shd w:val="pct25" w:color="auto" w:fill="auto"/>
            <w:tcPrChange w:id="4604" w:author="Jarno Nieminen" w:date="2014-06-19T12:44:00Z">
              <w:tcPr>
                <w:tcW w:w="2545" w:type="dxa"/>
                <w:gridSpan w:val="3"/>
                <w:vMerge/>
                <w:shd w:val="pct25" w:color="auto" w:fill="auto"/>
              </w:tcPr>
            </w:tcPrChange>
          </w:tcPr>
          <w:p w14:paraId="55AEDDD6" w14:textId="77777777" w:rsidR="00727585" w:rsidRPr="00D82A73" w:rsidRDefault="00727585" w:rsidP="00727585"/>
        </w:tc>
        <w:tc>
          <w:tcPr>
            <w:tcW w:w="3410" w:type="dxa"/>
            <w:vMerge/>
            <w:shd w:val="pct25" w:color="auto" w:fill="auto"/>
            <w:tcPrChange w:id="4605" w:author="Jarno Nieminen" w:date="2014-06-19T12:44:00Z">
              <w:tcPr>
                <w:tcW w:w="3410" w:type="dxa"/>
                <w:gridSpan w:val="2"/>
                <w:vMerge/>
                <w:shd w:val="pct25" w:color="auto" w:fill="auto"/>
              </w:tcPr>
            </w:tcPrChange>
          </w:tcPr>
          <w:p w14:paraId="30814A29" w14:textId="77777777" w:rsidR="00727585" w:rsidRPr="00D82A73" w:rsidRDefault="00727585" w:rsidP="00727585"/>
        </w:tc>
        <w:tc>
          <w:tcPr>
            <w:tcW w:w="1140" w:type="dxa"/>
            <w:vMerge/>
            <w:shd w:val="pct25" w:color="auto" w:fill="auto"/>
            <w:tcPrChange w:id="4606" w:author="Jarno Nieminen" w:date="2014-06-19T12:44:00Z">
              <w:tcPr>
                <w:tcW w:w="1140" w:type="dxa"/>
                <w:gridSpan w:val="2"/>
                <w:vMerge/>
                <w:shd w:val="pct25" w:color="auto" w:fill="auto"/>
              </w:tcPr>
            </w:tcPrChange>
          </w:tcPr>
          <w:p w14:paraId="6B06E48D" w14:textId="77777777" w:rsidR="00727585" w:rsidRPr="00D82A73" w:rsidRDefault="00727585" w:rsidP="00727585"/>
        </w:tc>
        <w:tc>
          <w:tcPr>
            <w:tcW w:w="720" w:type="dxa"/>
            <w:vMerge/>
            <w:shd w:val="pct25" w:color="auto" w:fill="auto"/>
            <w:tcPrChange w:id="4607" w:author="Jarno Nieminen" w:date="2014-06-19T12:44:00Z">
              <w:tcPr>
                <w:tcW w:w="720" w:type="dxa"/>
                <w:gridSpan w:val="2"/>
                <w:vMerge/>
                <w:shd w:val="pct25" w:color="auto" w:fill="auto"/>
              </w:tcPr>
            </w:tcPrChange>
          </w:tcPr>
          <w:p w14:paraId="027AF761" w14:textId="77777777" w:rsidR="00727585" w:rsidRPr="00D82A73" w:rsidRDefault="00727585" w:rsidP="00727585"/>
        </w:tc>
        <w:tc>
          <w:tcPr>
            <w:tcW w:w="1800" w:type="dxa"/>
            <w:vMerge/>
            <w:shd w:val="pct25" w:color="auto" w:fill="auto"/>
            <w:tcPrChange w:id="4608" w:author="Jarno Nieminen" w:date="2014-06-19T12:44:00Z">
              <w:tcPr>
                <w:tcW w:w="1800" w:type="dxa"/>
                <w:gridSpan w:val="2"/>
                <w:vMerge/>
                <w:shd w:val="pct25" w:color="auto" w:fill="auto"/>
              </w:tcPr>
            </w:tcPrChange>
          </w:tcPr>
          <w:p w14:paraId="4270E4FB" w14:textId="77777777" w:rsidR="00727585" w:rsidRPr="00D82A73" w:rsidRDefault="00727585" w:rsidP="00727585"/>
        </w:tc>
        <w:tc>
          <w:tcPr>
            <w:tcW w:w="1920" w:type="dxa"/>
            <w:vMerge/>
            <w:shd w:val="pct25" w:color="auto" w:fill="auto"/>
            <w:tcPrChange w:id="4609" w:author="Jarno Nieminen" w:date="2014-06-19T12:44:00Z">
              <w:tcPr>
                <w:tcW w:w="1920" w:type="dxa"/>
                <w:gridSpan w:val="2"/>
                <w:vMerge/>
                <w:shd w:val="pct25" w:color="auto" w:fill="auto"/>
              </w:tcPr>
            </w:tcPrChange>
          </w:tcPr>
          <w:p w14:paraId="000D597E" w14:textId="77777777" w:rsidR="00727585" w:rsidRPr="00D82A73" w:rsidRDefault="00727585" w:rsidP="00727585"/>
        </w:tc>
        <w:tc>
          <w:tcPr>
            <w:tcW w:w="1200" w:type="dxa"/>
            <w:tcBorders>
              <w:bottom w:val="single" w:sz="4" w:space="0" w:color="auto"/>
            </w:tcBorders>
            <w:shd w:val="pct25" w:color="auto" w:fill="auto"/>
            <w:tcPrChange w:id="4610" w:author="Jarno Nieminen" w:date="2014-06-19T12:44:00Z">
              <w:tcPr>
                <w:tcW w:w="1200" w:type="dxa"/>
                <w:gridSpan w:val="2"/>
                <w:tcBorders>
                  <w:bottom w:val="single" w:sz="4" w:space="0" w:color="auto"/>
                </w:tcBorders>
                <w:shd w:val="pct25" w:color="auto" w:fill="auto"/>
              </w:tcPr>
            </w:tcPrChange>
          </w:tcPr>
          <w:p w14:paraId="1B2ED4E6" w14:textId="51860CA2" w:rsidR="00727585" w:rsidRPr="00D82A73" w:rsidRDefault="00727585">
            <w:pPr>
              <w:rPr>
                <w:rFonts w:eastAsia="Arial Unicode MS"/>
              </w:rPr>
            </w:pPr>
            <w:ins w:id="4611" w:author="Jarno Nieminen" w:date="2014-06-19T11:31:00Z">
              <w:r w:rsidRPr="009A3B8F">
                <w:rPr>
                  <w:rFonts w:eastAsia="Arial Unicode MS"/>
                </w:rPr>
                <w:t>Klass i V</w:t>
              </w:r>
              <w:r w:rsidRPr="009A3B8F">
                <w:rPr>
                  <w:rFonts w:eastAsia="Arial Unicode MS"/>
                </w:rPr>
                <w:noBreakHyphen/>
                <w:t>TIM</w:t>
              </w:r>
            </w:ins>
            <w:del w:id="4612"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13" w:author="Jarno Nieminen" w:date="2014-06-19T12:44:00Z">
              <w:tcPr>
                <w:tcW w:w="1080" w:type="dxa"/>
                <w:tcBorders>
                  <w:bottom w:val="single" w:sz="4" w:space="0" w:color="auto"/>
                </w:tcBorders>
                <w:shd w:val="pct25" w:color="auto" w:fill="auto"/>
              </w:tcPr>
            </w:tcPrChange>
          </w:tcPr>
          <w:p w14:paraId="6EAA2FC7" w14:textId="67F53EAB" w:rsidR="00727585" w:rsidRPr="00D82A73" w:rsidRDefault="00727585" w:rsidP="00727585">
            <w:pPr>
              <w:rPr>
                <w:rFonts w:eastAsia="Arial Unicode MS"/>
              </w:rPr>
            </w:pPr>
            <w:ins w:id="4614"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15" w:author="Jarno Nieminen" w:date="2014-06-19T12:44:00Z">
              <w:tcPr>
                <w:tcW w:w="1160" w:type="dxa"/>
                <w:tcBorders>
                  <w:bottom w:val="single" w:sz="4" w:space="0" w:color="auto"/>
                </w:tcBorders>
                <w:shd w:val="pct25" w:color="auto" w:fill="auto"/>
              </w:tcPr>
            </w:tcPrChange>
          </w:tcPr>
          <w:p w14:paraId="11F7E3ED" w14:textId="21D0CB5F" w:rsidR="00727585" w:rsidRPr="00D82A73" w:rsidRDefault="00727585" w:rsidP="00727585">
            <w:pPr>
              <w:rPr>
                <w:rFonts w:eastAsia="Arial Unicode MS"/>
              </w:rPr>
            </w:pPr>
            <w:ins w:id="4616" w:author="Jarno Nieminen" w:date="2014-06-19T11:31:00Z">
              <w:r w:rsidRPr="009A3B8F">
                <w:rPr>
                  <w:rFonts w:eastAsia="Arial Unicode MS"/>
                </w:rPr>
                <w:t>Kodverk i V</w:t>
              </w:r>
              <w:r w:rsidRPr="009A3B8F">
                <w:rPr>
                  <w:rFonts w:eastAsia="Arial Unicode MS"/>
                </w:rPr>
                <w:noBreakHyphen/>
                <w:t>TIM</w:t>
              </w:r>
            </w:ins>
          </w:p>
        </w:tc>
      </w:tr>
      <w:tr w:rsidR="00340A76" w:rsidRPr="00D82A73" w14:paraId="377E9108"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17"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18" w:author="Jarno Nieminen" w:date="2014-06-19T12:44:00Z">
            <w:trPr>
              <w:gridAfter w:val="0"/>
              <w:trHeight w:val="217"/>
            </w:trPr>
          </w:trPrChange>
        </w:trPr>
        <w:tc>
          <w:tcPr>
            <w:tcW w:w="2545" w:type="dxa"/>
            <w:gridSpan w:val="2"/>
            <w:tcPrChange w:id="4619" w:author="Jarno Nieminen" w:date="2014-06-19T12:44:00Z">
              <w:tcPr>
                <w:tcW w:w="2545" w:type="dxa"/>
                <w:gridSpan w:val="3"/>
              </w:tcPr>
            </w:tcPrChange>
          </w:tcPr>
          <w:p w14:paraId="1EE690A1" w14:textId="77777777" w:rsidR="00340A76" w:rsidRPr="00D82A73" w:rsidRDefault="00340A76" w:rsidP="00340A76">
            <w:pPr>
              <w:rPr>
                <w:rFonts w:eastAsia="Arial Unicode MS"/>
              </w:rPr>
            </w:pPr>
            <w:r w:rsidRPr="00D82A73">
              <w:rPr>
                <w:rFonts w:eastAsia="Arial Unicode MS"/>
              </w:rPr>
              <w:t>(codeValue)</w:t>
            </w:r>
          </w:p>
        </w:tc>
        <w:tc>
          <w:tcPr>
            <w:tcW w:w="3410" w:type="dxa"/>
            <w:tcPrChange w:id="4620" w:author="Jarno Nieminen" w:date="2014-06-19T12:44:00Z">
              <w:tcPr>
                <w:tcW w:w="3410" w:type="dxa"/>
                <w:gridSpan w:val="2"/>
              </w:tcPr>
            </w:tcPrChange>
          </w:tcPr>
          <w:p w14:paraId="0E472EC2" w14:textId="77777777" w:rsidR="00340A76" w:rsidRPr="00D82A73" w:rsidRDefault="00340A76" w:rsidP="00340A76">
            <w:pPr>
              <w:rPr>
                <w:rFonts w:eastAsia="Arial Unicode MS"/>
              </w:rPr>
            </w:pPr>
            <w:r w:rsidRPr="00D82A73">
              <w:rPr>
                <w:rFonts w:eastAsia="Arial Unicode MS"/>
              </w:rPr>
              <w:t>Kod som används (Kodverk).</w:t>
            </w:r>
          </w:p>
          <w:p w14:paraId="5BD979C7" w14:textId="77777777" w:rsidR="00340A76" w:rsidRPr="00D82A73" w:rsidRDefault="00340A76" w:rsidP="00340A76">
            <w:pPr>
              <w:rPr>
                <w:rFonts w:eastAsia="Arial Unicode MS"/>
              </w:rPr>
            </w:pPr>
          </w:p>
        </w:tc>
        <w:tc>
          <w:tcPr>
            <w:tcW w:w="1140" w:type="dxa"/>
            <w:tcPrChange w:id="4621" w:author="Jarno Nieminen" w:date="2014-06-19T12:44:00Z">
              <w:tcPr>
                <w:tcW w:w="1140" w:type="dxa"/>
                <w:gridSpan w:val="2"/>
              </w:tcPr>
            </w:tcPrChange>
          </w:tcPr>
          <w:p w14:paraId="4121B510" w14:textId="77777777" w:rsidR="00340A76" w:rsidRPr="00D82A73" w:rsidRDefault="00340A76" w:rsidP="00340A76">
            <w:pPr>
              <w:rPr>
                <w:rFonts w:eastAsia="Arial Unicode MS"/>
              </w:rPr>
            </w:pPr>
            <w:r w:rsidRPr="00D82A73">
              <w:rPr>
                <w:rFonts w:eastAsia="Arial Unicode MS"/>
              </w:rPr>
              <w:t>TXT</w:t>
            </w:r>
          </w:p>
        </w:tc>
        <w:tc>
          <w:tcPr>
            <w:tcW w:w="720" w:type="dxa"/>
            <w:tcPrChange w:id="4622" w:author="Jarno Nieminen" w:date="2014-06-19T12:44:00Z">
              <w:tcPr>
                <w:tcW w:w="720" w:type="dxa"/>
                <w:gridSpan w:val="2"/>
              </w:tcPr>
            </w:tcPrChange>
          </w:tcPr>
          <w:p w14:paraId="452C049F" w14:textId="77777777" w:rsidR="00340A76" w:rsidRPr="00D82A73" w:rsidRDefault="00340A76" w:rsidP="00340A76">
            <w:pPr>
              <w:rPr>
                <w:rFonts w:eastAsia="Arial Unicode MS"/>
              </w:rPr>
            </w:pPr>
            <w:r w:rsidRPr="00D82A73">
              <w:rPr>
                <w:rFonts w:eastAsia="Arial Unicode MS"/>
              </w:rPr>
              <w:t>1</w:t>
            </w:r>
          </w:p>
        </w:tc>
        <w:tc>
          <w:tcPr>
            <w:tcW w:w="1800" w:type="dxa"/>
            <w:tcPrChange w:id="4623" w:author="Jarno Nieminen" w:date="2014-06-19T12:44:00Z">
              <w:tcPr>
                <w:tcW w:w="1800" w:type="dxa"/>
                <w:gridSpan w:val="2"/>
              </w:tcPr>
            </w:tcPrChange>
          </w:tcPr>
          <w:p w14:paraId="44BA317C" w14:textId="77777777" w:rsidR="00340A76" w:rsidRPr="00D82A73" w:rsidRDefault="00340A76" w:rsidP="00340A76">
            <w:pPr>
              <w:rPr>
                <w:rFonts w:eastAsia="Arial Unicode MS"/>
              </w:rPr>
            </w:pPr>
          </w:p>
          <w:p w14:paraId="36094733" w14:textId="77777777" w:rsidR="00340A76" w:rsidRPr="00D82A73" w:rsidRDefault="00340A76" w:rsidP="00340A76">
            <w:pPr>
              <w:rPr>
                <w:rFonts w:eastAsia="Arial Unicode MS"/>
              </w:rPr>
            </w:pPr>
          </w:p>
        </w:tc>
        <w:tc>
          <w:tcPr>
            <w:tcW w:w="1920" w:type="dxa"/>
            <w:tcPrChange w:id="4624" w:author="Jarno Nieminen" w:date="2014-06-19T12:44:00Z">
              <w:tcPr>
                <w:tcW w:w="1920" w:type="dxa"/>
                <w:gridSpan w:val="2"/>
              </w:tcPr>
            </w:tcPrChange>
          </w:tcPr>
          <w:p w14:paraId="1CFD519C" w14:textId="77777777" w:rsidR="00340A76" w:rsidRPr="00D82A73" w:rsidRDefault="00340A76" w:rsidP="00340A76">
            <w:pPr>
              <w:rPr>
                <w:rFonts w:ascii="Arial" w:eastAsia="Arial Unicode MS" w:hAnsi="Arial"/>
              </w:rPr>
            </w:pPr>
          </w:p>
        </w:tc>
        <w:tc>
          <w:tcPr>
            <w:tcW w:w="1200" w:type="dxa"/>
            <w:shd w:val="clear" w:color="auto" w:fill="auto"/>
            <w:tcPrChange w:id="4625" w:author="Jarno Nieminen" w:date="2014-06-19T12:44:00Z">
              <w:tcPr>
                <w:tcW w:w="1200" w:type="dxa"/>
                <w:gridSpan w:val="2"/>
                <w:shd w:val="clear" w:color="auto" w:fill="auto"/>
              </w:tcPr>
            </w:tcPrChange>
          </w:tcPr>
          <w:p w14:paraId="3D309E98" w14:textId="443DF45D" w:rsidR="00340A76" w:rsidRPr="00D82A73" w:rsidRDefault="00B37BC8" w:rsidP="00340A76">
            <w:pPr>
              <w:rPr>
                <w:rFonts w:ascii="Arial" w:eastAsia="Arial Unicode MS" w:hAnsi="Arial"/>
              </w:rPr>
            </w:pPr>
            <w:ins w:id="462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27" w:author="Jarno Nieminen" w:date="2014-06-19T12:44:00Z">
              <w:tcPr>
                <w:tcW w:w="1080" w:type="dxa"/>
                <w:shd w:val="clear" w:color="auto" w:fill="auto"/>
              </w:tcPr>
            </w:tcPrChange>
          </w:tcPr>
          <w:p w14:paraId="0D410DA8" w14:textId="4AF18B22" w:rsidR="00340A76" w:rsidRPr="00D82A73" w:rsidRDefault="00B37BC8" w:rsidP="00340A76">
            <w:pPr>
              <w:rPr>
                <w:rFonts w:ascii="Arial" w:eastAsia="Arial Unicode MS" w:hAnsi="Arial"/>
              </w:rPr>
            </w:pPr>
            <w:ins w:id="462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29" w:author="Jarno Nieminen" w:date="2014-06-19T12:44:00Z">
              <w:tcPr>
                <w:tcW w:w="1160" w:type="dxa"/>
                <w:shd w:val="clear" w:color="auto" w:fill="auto"/>
              </w:tcPr>
            </w:tcPrChange>
          </w:tcPr>
          <w:p w14:paraId="13B590BE" w14:textId="3BF75F36" w:rsidR="00340A76" w:rsidRPr="00D82A73" w:rsidRDefault="00340A76" w:rsidP="00340A76">
            <w:pPr>
              <w:rPr>
                <w:rFonts w:ascii="Arial" w:eastAsia="Arial Unicode MS" w:hAnsi="Arial"/>
              </w:rPr>
            </w:pPr>
            <w:ins w:id="4630" w:author="Jarno Nieminen" w:date="2014-06-19T12:44:00Z">
              <w:r>
                <w:rPr>
                  <w:rFonts w:ascii="Arial" w:eastAsia="Arial Unicode MS" w:hAnsi="Arial"/>
                </w:rPr>
                <w:t>N/A</w:t>
              </w:r>
            </w:ins>
          </w:p>
        </w:tc>
      </w:tr>
      <w:tr w:rsidR="00340A76" w:rsidRPr="00D82A73" w14:paraId="765DDAD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31"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32" w:author="Jarno Nieminen" w:date="2014-06-19T12:44:00Z">
            <w:trPr>
              <w:gridAfter w:val="0"/>
              <w:trHeight w:val="217"/>
            </w:trPr>
          </w:trPrChange>
        </w:trPr>
        <w:tc>
          <w:tcPr>
            <w:tcW w:w="2545" w:type="dxa"/>
            <w:gridSpan w:val="2"/>
            <w:tcPrChange w:id="4633" w:author="Jarno Nieminen" w:date="2014-06-19T12:44:00Z">
              <w:tcPr>
                <w:tcW w:w="2545" w:type="dxa"/>
                <w:gridSpan w:val="3"/>
              </w:tcPr>
            </w:tcPrChange>
          </w:tcPr>
          <w:p w14:paraId="0D8EA8BD" w14:textId="77777777" w:rsidR="00340A76" w:rsidRPr="00D82A73" w:rsidRDefault="00340A76" w:rsidP="00340A76">
            <w:pPr>
              <w:rPr>
                <w:rFonts w:eastAsia="Arial Unicode MS"/>
              </w:rPr>
            </w:pPr>
            <w:r w:rsidRPr="00D82A73">
              <w:rPr>
                <w:rFonts w:eastAsia="Arial Unicode MS"/>
              </w:rPr>
              <w:t>(codeSystem)</w:t>
            </w:r>
          </w:p>
        </w:tc>
        <w:tc>
          <w:tcPr>
            <w:tcW w:w="3410" w:type="dxa"/>
            <w:tcPrChange w:id="4634" w:author="Jarno Nieminen" w:date="2014-06-19T12:44:00Z">
              <w:tcPr>
                <w:tcW w:w="3410" w:type="dxa"/>
                <w:gridSpan w:val="2"/>
              </w:tcPr>
            </w:tcPrChange>
          </w:tcPr>
          <w:p w14:paraId="34EC236B" w14:textId="77777777" w:rsidR="00340A76" w:rsidRPr="00D82A73" w:rsidRDefault="00340A76" w:rsidP="00340A76">
            <w:pPr>
              <w:rPr>
                <w:rFonts w:eastAsia="Arial Unicode MS"/>
              </w:rPr>
            </w:pPr>
            <w:r w:rsidRPr="00D82A73">
              <w:rPr>
                <w:rFonts w:eastAsia="Arial Unicode MS"/>
              </w:rPr>
              <w:t>Identifierar vilket kodverk som används.</w:t>
            </w:r>
          </w:p>
          <w:p w14:paraId="621781A8" w14:textId="77777777" w:rsidR="00340A76" w:rsidRPr="00D82A73" w:rsidRDefault="00340A76" w:rsidP="00340A76">
            <w:pPr>
              <w:rPr>
                <w:rFonts w:eastAsia="Arial Unicode MS"/>
              </w:rPr>
            </w:pPr>
          </w:p>
        </w:tc>
        <w:tc>
          <w:tcPr>
            <w:tcW w:w="1140" w:type="dxa"/>
            <w:tcPrChange w:id="4635" w:author="Jarno Nieminen" w:date="2014-06-19T12:44:00Z">
              <w:tcPr>
                <w:tcW w:w="1140" w:type="dxa"/>
                <w:gridSpan w:val="2"/>
              </w:tcPr>
            </w:tcPrChange>
          </w:tcPr>
          <w:p w14:paraId="3AD5F64E" w14:textId="77777777" w:rsidR="00340A76" w:rsidRPr="00D82A73" w:rsidRDefault="00340A76" w:rsidP="00340A76">
            <w:pPr>
              <w:rPr>
                <w:rFonts w:eastAsia="Arial Unicode MS"/>
              </w:rPr>
            </w:pPr>
            <w:r w:rsidRPr="00D82A73">
              <w:rPr>
                <w:rFonts w:eastAsia="Arial Unicode MS"/>
              </w:rPr>
              <w:t>TXT</w:t>
            </w:r>
          </w:p>
        </w:tc>
        <w:tc>
          <w:tcPr>
            <w:tcW w:w="720" w:type="dxa"/>
            <w:tcPrChange w:id="4636" w:author="Jarno Nieminen" w:date="2014-06-19T12:44:00Z">
              <w:tcPr>
                <w:tcW w:w="720" w:type="dxa"/>
                <w:gridSpan w:val="2"/>
              </w:tcPr>
            </w:tcPrChange>
          </w:tcPr>
          <w:p w14:paraId="3D56D3DF" w14:textId="77777777" w:rsidR="00340A76" w:rsidRPr="00D82A73" w:rsidRDefault="00340A76" w:rsidP="00340A76">
            <w:pPr>
              <w:rPr>
                <w:rFonts w:eastAsia="Arial Unicode MS"/>
              </w:rPr>
            </w:pPr>
            <w:r w:rsidRPr="00D82A73">
              <w:rPr>
                <w:rFonts w:eastAsia="Arial Unicode MS"/>
              </w:rPr>
              <w:t>1</w:t>
            </w:r>
          </w:p>
        </w:tc>
        <w:tc>
          <w:tcPr>
            <w:tcW w:w="1800" w:type="dxa"/>
            <w:tcPrChange w:id="4637" w:author="Jarno Nieminen" w:date="2014-06-19T12:44:00Z">
              <w:tcPr>
                <w:tcW w:w="1800" w:type="dxa"/>
                <w:gridSpan w:val="2"/>
              </w:tcPr>
            </w:tcPrChange>
          </w:tcPr>
          <w:p w14:paraId="470ADB11" w14:textId="77777777" w:rsidR="00340A76" w:rsidRPr="00D82A73" w:rsidRDefault="00340A76" w:rsidP="00340A76">
            <w:pPr>
              <w:rPr>
                <w:rFonts w:eastAsia="Arial Unicode MS"/>
              </w:rPr>
            </w:pPr>
          </w:p>
        </w:tc>
        <w:tc>
          <w:tcPr>
            <w:tcW w:w="1920" w:type="dxa"/>
            <w:tcPrChange w:id="4638" w:author="Jarno Nieminen" w:date="2014-06-19T12:44:00Z">
              <w:tcPr>
                <w:tcW w:w="1920" w:type="dxa"/>
                <w:gridSpan w:val="2"/>
              </w:tcPr>
            </w:tcPrChange>
          </w:tcPr>
          <w:p w14:paraId="0682F8D7" w14:textId="77777777" w:rsidR="00340A76" w:rsidRPr="00D82A73" w:rsidRDefault="00340A76" w:rsidP="00340A76">
            <w:pPr>
              <w:rPr>
                <w:rFonts w:ascii="Arial" w:eastAsia="Arial Unicode MS" w:hAnsi="Arial"/>
              </w:rPr>
            </w:pPr>
          </w:p>
        </w:tc>
        <w:tc>
          <w:tcPr>
            <w:tcW w:w="1200" w:type="dxa"/>
            <w:shd w:val="clear" w:color="auto" w:fill="auto"/>
            <w:tcPrChange w:id="4639" w:author="Jarno Nieminen" w:date="2014-06-19T12:44:00Z">
              <w:tcPr>
                <w:tcW w:w="1200" w:type="dxa"/>
                <w:gridSpan w:val="2"/>
                <w:shd w:val="clear" w:color="auto" w:fill="auto"/>
              </w:tcPr>
            </w:tcPrChange>
          </w:tcPr>
          <w:p w14:paraId="69910587" w14:textId="7C3D05C9" w:rsidR="00340A76" w:rsidRPr="00D82A73" w:rsidRDefault="00B37BC8" w:rsidP="00340A76">
            <w:pPr>
              <w:rPr>
                <w:rFonts w:ascii="Arial" w:eastAsia="Arial Unicode MS" w:hAnsi="Arial"/>
              </w:rPr>
            </w:pPr>
            <w:ins w:id="464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41" w:author="Jarno Nieminen" w:date="2014-06-19T12:44:00Z">
              <w:tcPr>
                <w:tcW w:w="1080" w:type="dxa"/>
                <w:shd w:val="clear" w:color="auto" w:fill="auto"/>
              </w:tcPr>
            </w:tcPrChange>
          </w:tcPr>
          <w:p w14:paraId="7B8DF96F" w14:textId="34B423DD" w:rsidR="00340A76" w:rsidRPr="00D82A73" w:rsidRDefault="00B37BC8" w:rsidP="00340A76">
            <w:pPr>
              <w:rPr>
                <w:rFonts w:ascii="Arial" w:eastAsia="Arial Unicode MS" w:hAnsi="Arial"/>
              </w:rPr>
            </w:pPr>
            <w:ins w:id="464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43" w:author="Jarno Nieminen" w:date="2014-06-19T12:44:00Z">
              <w:tcPr>
                <w:tcW w:w="1160" w:type="dxa"/>
                <w:shd w:val="clear" w:color="auto" w:fill="auto"/>
              </w:tcPr>
            </w:tcPrChange>
          </w:tcPr>
          <w:p w14:paraId="10A71F06" w14:textId="68333744" w:rsidR="00340A76" w:rsidRPr="00D82A73" w:rsidRDefault="00340A76" w:rsidP="00340A76">
            <w:pPr>
              <w:rPr>
                <w:rFonts w:ascii="Arial" w:eastAsia="Arial Unicode MS" w:hAnsi="Arial"/>
              </w:rPr>
            </w:pPr>
            <w:ins w:id="4644" w:author="Jarno Nieminen" w:date="2014-06-19T12:44:00Z">
              <w:r>
                <w:rPr>
                  <w:rFonts w:ascii="Arial" w:eastAsia="Arial Unicode MS" w:hAnsi="Arial"/>
                </w:rPr>
                <w:t>N/A</w:t>
              </w:r>
            </w:ins>
          </w:p>
        </w:tc>
      </w:tr>
      <w:tr w:rsidR="00340A76" w:rsidRPr="00D82A73" w14:paraId="69BC05C1" w14:textId="77777777" w:rsidTr="009C52F6">
        <w:trPr>
          <w:gridBefore w:val="1"/>
          <w:wBefore w:w="15" w:type="dxa"/>
          <w:trHeight w:val="217"/>
        </w:trPr>
        <w:tc>
          <w:tcPr>
            <w:tcW w:w="7080" w:type="dxa"/>
            <w:gridSpan w:val="3"/>
            <w:shd w:val="pct25" w:color="auto" w:fill="auto"/>
          </w:tcPr>
          <w:p w14:paraId="09A1EDD0" w14:textId="77777777" w:rsidR="00340A76" w:rsidRPr="00D82A73" w:rsidRDefault="00340A76" w:rsidP="00340A76">
            <w:r w:rsidRPr="00D82A73">
              <w:t>Associationer</w:t>
            </w:r>
          </w:p>
        </w:tc>
        <w:tc>
          <w:tcPr>
            <w:tcW w:w="7880" w:type="dxa"/>
            <w:gridSpan w:val="6"/>
            <w:shd w:val="pct25" w:color="auto" w:fill="auto"/>
          </w:tcPr>
          <w:p w14:paraId="242CE78E" w14:textId="77777777" w:rsidR="00340A76" w:rsidRPr="00D82A73" w:rsidRDefault="00340A76" w:rsidP="00340A76">
            <w:pPr>
              <w:rPr>
                <w:rFonts w:eastAsia="Arial Unicode MS"/>
              </w:rPr>
            </w:pPr>
            <w:r w:rsidRPr="00D82A73">
              <w:t>Beslutsregel</w:t>
            </w:r>
          </w:p>
        </w:tc>
      </w:tr>
      <w:tr w:rsidR="00340A76" w:rsidRPr="00D82A73" w14:paraId="04DDBFB0" w14:textId="77777777" w:rsidTr="009C52F6">
        <w:trPr>
          <w:gridBefore w:val="1"/>
          <w:wBefore w:w="15" w:type="dxa"/>
          <w:trHeight w:val="217"/>
        </w:trPr>
        <w:tc>
          <w:tcPr>
            <w:tcW w:w="7080" w:type="dxa"/>
            <w:gridSpan w:val="3"/>
          </w:tcPr>
          <w:p w14:paraId="6D35AEC7" w14:textId="77777777" w:rsidR="00340A76" w:rsidRPr="00D82A73" w:rsidRDefault="00340A76" w:rsidP="00340A76">
            <w:pPr>
              <w:rPr>
                <w:rFonts w:ascii="Arial" w:eastAsia="Arial Unicode MS" w:hAnsi="Arial"/>
                <w:color w:val="000000"/>
              </w:rPr>
            </w:pPr>
          </w:p>
        </w:tc>
        <w:tc>
          <w:tcPr>
            <w:tcW w:w="7880" w:type="dxa"/>
            <w:gridSpan w:val="6"/>
          </w:tcPr>
          <w:p w14:paraId="3F7EF730" w14:textId="77777777" w:rsidR="00340A76" w:rsidRPr="00D82A73" w:rsidRDefault="00340A76" w:rsidP="00340A76">
            <w:pPr>
              <w:rPr>
                <w:rFonts w:ascii="Arial" w:eastAsia="Arial Unicode MS" w:hAnsi="Arial"/>
                <w:color w:val="000000"/>
              </w:rPr>
            </w:pPr>
          </w:p>
        </w:tc>
      </w:tr>
      <w:tr w:rsidR="00340A76" w:rsidRPr="00D82A73" w14:paraId="4FB30125" w14:textId="77777777" w:rsidTr="009C52F6">
        <w:trPr>
          <w:gridBefore w:val="1"/>
          <w:wBefore w:w="15" w:type="dxa"/>
          <w:trHeight w:val="217"/>
        </w:trPr>
        <w:tc>
          <w:tcPr>
            <w:tcW w:w="7080" w:type="dxa"/>
            <w:gridSpan w:val="3"/>
          </w:tcPr>
          <w:p w14:paraId="4A0F6ED8" w14:textId="77777777" w:rsidR="00340A76" w:rsidRPr="00D82A73" w:rsidRDefault="00340A76" w:rsidP="00340A76">
            <w:pPr>
              <w:rPr>
                <w:rFonts w:ascii="Arial" w:eastAsia="Arial Unicode MS" w:hAnsi="Arial"/>
                <w:color w:val="000000"/>
              </w:rPr>
            </w:pPr>
          </w:p>
        </w:tc>
        <w:tc>
          <w:tcPr>
            <w:tcW w:w="7880" w:type="dxa"/>
            <w:gridSpan w:val="6"/>
          </w:tcPr>
          <w:p w14:paraId="4D1C3F3E" w14:textId="77777777" w:rsidR="00340A76" w:rsidRPr="00D82A73" w:rsidRDefault="00340A76" w:rsidP="00340A76">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645" w:name="_Toc220986041"/>
      <w:bookmarkStart w:id="4646" w:name="_Toc386458098"/>
      <w:bookmarkStart w:id="4647" w:name="_Toc390951685"/>
      <w:r w:rsidRPr="00D82A73">
        <w:t>Klass Malldelning (TemplatePropagate)</w:t>
      </w:r>
      <w:bookmarkEnd w:id="4645"/>
      <w:bookmarkEnd w:id="4646"/>
      <w:bookmarkEnd w:id="4647"/>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48">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41ABC588" w:rsidR="006A2F41" w:rsidRPr="00D82A73" w:rsidRDefault="00CF0578" w:rsidP="0026766E">
            <w:pPr>
              <w:rPr>
                <w:rFonts w:eastAsia="Arial Unicode MS"/>
              </w:rPr>
            </w:pPr>
            <w:r>
              <w:rPr>
                <w:rFonts w:eastAsia="Arial Unicode MS"/>
              </w:rPr>
              <w:t>Fylls i</w:t>
            </w:r>
            <w:r w:rsidR="006A2F41" w:rsidRPr="00D82A73">
              <w:rPr>
                <w:rFonts w:eastAsia="Arial Unicode MS"/>
              </w:rPr>
              <w:t xml:space="preserve"> samråd med TIS</w:t>
            </w:r>
          </w:p>
        </w:tc>
      </w:tr>
      <w:tr w:rsidR="00727585" w:rsidRPr="00D82A73" w14:paraId="11771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49"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50" w:author="Jarno Nieminen" w:date="2014-06-19T12:45:00Z">
            <w:trPr>
              <w:gridAfter w:val="0"/>
              <w:cantSplit/>
              <w:trHeight w:val="375"/>
            </w:trPr>
          </w:trPrChange>
        </w:trPr>
        <w:tc>
          <w:tcPr>
            <w:tcW w:w="2545" w:type="dxa"/>
            <w:gridSpan w:val="2"/>
            <w:vMerge/>
            <w:shd w:val="pct25" w:color="auto" w:fill="auto"/>
            <w:tcPrChange w:id="4651" w:author="Jarno Nieminen" w:date="2014-06-19T12:45:00Z">
              <w:tcPr>
                <w:tcW w:w="2545" w:type="dxa"/>
                <w:gridSpan w:val="3"/>
                <w:vMerge/>
                <w:shd w:val="pct25" w:color="auto" w:fill="auto"/>
              </w:tcPr>
            </w:tcPrChange>
          </w:tcPr>
          <w:p w14:paraId="73818450" w14:textId="77777777" w:rsidR="00727585" w:rsidRPr="00D82A73" w:rsidRDefault="00727585" w:rsidP="00727585"/>
        </w:tc>
        <w:tc>
          <w:tcPr>
            <w:tcW w:w="3410" w:type="dxa"/>
            <w:vMerge/>
            <w:shd w:val="pct25" w:color="auto" w:fill="auto"/>
            <w:tcPrChange w:id="4652" w:author="Jarno Nieminen" w:date="2014-06-19T12:45:00Z">
              <w:tcPr>
                <w:tcW w:w="3410" w:type="dxa"/>
                <w:gridSpan w:val="2"/>
                <w:vMerge/>
                <w:shd w:val="pct25" w:color="auto" w:fill="auto"/>
              </w:tcPr>
            </w:tcPrChange>
          </w:tcPr>
          <w:p w14:paraId="4ABDE726" w14:textId="77777777" w:rsidR="00727585" w:rsidRPr="00D82A73" w:rsidRDefault="00727585" w:rsidP="00727585"/>
        </w:tc>
        <w:tc>
          <w:tcPr>
            <w:tcW w:w="1140" w:type="dxa"/>
            <w:vMerge/>
            <w:shd w:val="pct25" w:color="auto" w:fill="auto"/>
            <w:tcPrChange w:id="4653" w:author="Jarno Nieminen" w:date="2014-06-19T12:45:00Z">
              <w:tcPr>
                <w:tcW w:w="1140" w:type="dxa"/>
                <w:gridSpan w:val="2"/>
                <w:vMerge/>
                <w:shd w:val="pct25" w:color="auto" w:fill="auto"/>
              </w:tcPr>
            </w:tcPrChange>
          </w:tcPr>
          <w:p w14:paraId="725980D5" w14:textId="77777777" w:rsidR="00727585" w:rsidRPr="00D82A73" w:rsidRDefault="00727585" w:rsidP="00727585"/>
        </w:tc>
        <w:tc>
          <w:tcPr>
            <w:tcW w:w="720" w:type="dxa"/>
            <w:vMerge/>
            <w:shd w:val="pct25" w:color="auto" w:fill="auto"/>
            <w:tcPrChange w:id="4654" w:author="Jarno Nieminen" w:date="2014-06-19T12:45:00Z">
              <w:tcPr>
                <w:tcW w:w="720" w:type="dxa"/>
                <w:gridSpan w:val="2"/>
                <w:vMerge/>
                <w:shd w:val="pct25" w:color="auto" w:fill="auto"/>
              </w:tcPr>
            </w:tcPrChange>
          </w:tcPr>
          <w:p w14:paraId="6EB05806" w14:textId="77777777" w:rsidR="00727585" w:rsidRPr="00D82A73" w:rsidRDefault="00727585" w:rsidP="00727585"/>
        </w:tc>
        <w:tc>
          <w:tcPr>
            <w:tcW w:w="1800" w:type="dxa"/>
            <w:vMerge/>
            <w:shd w:val="pct25" w:color="auto" w:fill="auto"/>
            <w:tcPrChange w:id="4655" w:author="Jarno Nieminen" w:date="2014-06-19T12:45:00Z">
              <w:tcPr>
                <w:tcW w:w="1800" w:type="dxa"/>
                <w:gridSpan w:val="2"/>
                <w:vMerge/>
                <w:shd w:val="pct25" w:color="auto" w:fill="auto"/>
              </w:tcPr>
            </w:tcPrChange>
          </w:tcPr>
          <w:p w14:paraId="7E2DC6B4" w14:textId="77777777" w:rsidR="00727585" w:rsidRPr="00D82A73" w:rsidRDefault="00727585" w:rsidP="00727585"/>
        </w:tc>
        <w:tc>
          <w:tcPr>
            <w:tcW w:w="1920" w:type="dxa"/>
            <w:vMerge/>
            <w:shd w:val="pct25" w:color="auto" w:fill="auto"/>
            <w:tcPrChange w:id="4656" w:author="Jarno Nieminen" w:date="2014-06-19T12:45:00Z">
              <w:tcPr>
                <w:tcW w:w="1920" w:type="dxa"/>
                <w:gridSpan w:val="2"/>
                <w:vMerge/>
                <w:shd w:val="pct25" w:color="auto" w:fill="auto"/>
              </w:tcPr>
            </w:tcPrChange>
          </w:tcPr>
          <w:p w14:paraId="3D2CD037" w14:textId="77777777" w:rsidR="00727585" w:rsidRPr="00D82A73" w:rsidRDefault="00727585" w:rsidP="00727585"/>
        </w:tc>
        <w:tc>
          <w:tcPr>
            <w:tcW w:w="1200" w:type="dxa"/>
            <w:tcBorders>
              <w:bottom w:val="single" w:sz="4" w:space="0" w:color="auto"/>
            </w:tcBorders>
            <w:shd w:val="pct25" w:color="auto" w:fill="auto"/>
            <w:tcPrChange w:id="4657" w:author="Jarno Nieminen" w:date="2014-06-19T12:45:00Z">
              <w:tcPr>
                <w:tcW w:w="1200" w:type="dxa"/>
                <w:gridSpan w:val="2"/>
                <w:tcBorders>
                  <w:bottom w:val="single" w:sz="4" w:space="0" w:color="auto"/>
                </w:tcBorders>
                <w:shd w:val="pct25" w:color="auto" w:fill="auto"/>
              </w:tcPr>
            </w:tcPrChange>
          </w:tcPr>
          <w:p w14:paraId="7B3CAC50" w14:textId="32F6F90F" w:rsidR="00727585" w:rsidRPr="00D82A73" w:rsidRDefault="00727585">
            <w:pPr>
              <w:rPr>
                <w:rFonts w:eastAsia="Arial Unicode MS"/>
              </w:rPr>
            </w:pPr>
            <w:ins w:id="4658" w:author="Jarno Nieminen" w:date="2014-06-19T11:31:00Z">
              <w:r w:rsidRPr="009A3B8F">
                <w:rPr>
                  <w:rFonts w:eastAsia="Arial Unicode MS"/>
                </w:rPr>
                <w:t>Klass i V</w:t>
              </w:r>
              <w:r w:rsidRPr="009A3B8F">
                <w:rPr>
                  <w:rFonts w:eastAsia="Arial Unicode MS"/>
                </w:rPr>
                <w:noBreakHyphen/>
                <w:t>TIM</w:t>
              </w:r>
            </w:ins>
            <w:del w:id="4659"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60" w:author="Jarno Nieminen" w:date="2014-06-19T12:45:00Z">
              <w:tcPr>
                <w:tcW w:w="1080" w:type="dxa"/>
                <w:tcBorders>
                  <w:bottom w:val="single" w:sz="4" w:space="0" w:color="auto"/>
                </w:tcBorders>
                <w:shd w:val="pct25" w:color="auto" w:fill="auto"/>
              </w:tcPr>
            </w:tcPrChange>
          </w:tcPr>
          <w:p w14:paraId="61AB6D33" w14:textId="4ECED5A1" w:rsidR="00727585" w:rsidRPr="00D82A73" w:rsidRDefault="00727585" w:rsidP="00727585">
            <w:pPr>
              <w:rPr>
                <w:rFonts w:eastAsia="Arial Unicode MS"/>
              </w:rPr>
            </w:pPr>
            <w:ins w:id="4661"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62" w:author="Jarno Nieminen" w:date="2014-06-19T12:45:00Z">
              <w:tcPr>
                <w:tcW w:w="1160" w:type="dxa"/>
                <w:tcBorders>
                  <w:bottom w:val="single" w:sz="4" w:space="0" w:color="auto"/>
                </w:tcBorders>
                <w:shd w:val="pct25" w:color="auto" w:fill="auto"/>
              </w:tcPr>
            </w:tcPrChange>
          </w:tcPr>
          <w:p w14:paraId="08892C5A" w14:textId="769A7109" w:rsidR="00727585" w:rsidRPr="00D82A73" w:rsidRDefault="00727585" w:rsidP="00727585">
            <w:pPr>
              <w:rPr>
                <w:rFonts w:eastAsia="Arial Unicode MS"/>
              </w:rPr>
            </w:pPr>
            <w:ins w:id="4663" w:author="Jarno Nieminen" w:date="2014-06-19T11:31:00Z">
              <w:r w:rsidRPr="009A3B8F">
                <w:rPr>
                  <w:rFonts w:eastAsia="Arial Unicode MS"/>
                </w:rPr>
                <w:t>Kodverk i V</w:t>
              </w:r>
              <w:r w:rsidRPr="009A3B8F">
                <w:rPr>
                  <w:rFonts w:eastAsia="Arial Unicode MS"/>
                </w:rPr>
                <w:noBreakHyphen/>
                <w:t>TIM</w:t>
              </w:r>
            </w:ins>
          </w:p>
        </w:tc>
      </w:tr>
      <w:tr w:rsidR="00F65853" w:rsidRPr="00D82A73" w14:paraId="58A0F21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64"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65" w:author="Jarno Nieminen" w:date="2014-06-19T12:45:00Z">
            <w:trPr>
              <w:gridAfter w:val="0"/>
              <w:trHeight w:val="217"/>
            </w:trPr>
          </w:trPrChange>
        </w:trPr>
        <w:tc>
          <w:tcPr>
            <w:tcW w:w="2545" w:type="dxa"/>
            <w:gridSpan w:val="2"/>
            <w:tcPrChange w:id="4666" w:author="Jarno Nieminen" w:date="2014-06-19T12:45:00Z">
              <w:tcPr>
                <w:tcW w:w="2545" w:type="dxa"/>
                <w:gridSpan w:val="3"/>
              </w:tcPr>
            </w:tcPrChange>
          </w:tcPr>
          <w:p w14:paraId="21DE1D11" w14:textId="77777777" w:rsidR="00F65853" w:rsidRPr="00D82A73" w:rsidRDefault="00F65853" w:rsidP="00F65853">
            <w:pPr>
              <w:rPr>
                <w:rFonts w:eastAsia="Arial Unicode MS"/>
              </w:rPr>
            </w:pPr>
            <w:r w:rsidRPr="00D82A73">
              <w:rPr>
                <w:rFonts w:eastAsia="Arial Unicode MS"/>
              </w:rPr>
              <w:t>(countycode)</w:t>
            </w:r>
          </w:p>
        </w:tc>
        <w:tc>
          <w:tcPr>
            <w:tcW w:w="3410" w:type="dxa"/>
            <w:tcPrChange w:id="4667" w:author="Jarno Nieminen" w:date="2014-06-19T12:45:00Z">
              <w:tcPr>
                <w:tcW w:w="3410" w:type="dxa"/>
                <w:gridSpan w:val="2"/>
              </w:tcPr>
            </w:tcPrChange>
          </w:tcPr>
          <w:p w14:paraId="610DD935" w14:textId="77777777" w:rsidR="00F65853" w:rsidRPr="00D82A73" w:rsidRDefault="00F65853" w:rsidP="00F65853">
            <w:pPr>
              <w:rPr>
                <w:rFonts w:eastAsia="Arial Unicode MS"/>
              </w:rPr>
            </w:pPr>
            <w:r w:rsidRPr="00D82A73">
              <w:rPr>
                <w:rFonts w:eastAsia="Arial Unicode MS"/>
              </w:rPr>
              <w:t xml:space="preserve">Avgränsande fält. Om Propagate "true" kan mallen delas inom en till flera länskoder. </w:t>
            </w:r>
          </w:p>
          <w:p w14:paraId="6B52C3C2" w14:textId="77777777" w:rsidR="00F65853" w:rsidRPr="00D82A73" w:rsidRDefault="00F65853" w:rsidP="00F65853">
            <w:pPr>
              <w:rPr>
                <w:rFonts w:eastAsia="Arial Unicode MS"/>
              </w:rPr>
            </w:pPr>
            <w:r w:rsidRPr="00D82A73">
              <w:rPr>
                <w:rFonts w:eastAsia="Arial Unicode MS"/>
              </w:rPr>
              <w:t>Om attributet är tomt delas mallen utan avgränsning.</w:t>
            </w:r>
          </w:p>
          <w:p w14:paraId="612CCCD4" w14:textId="77777777" w:rsidR="00F65853" w:rsidRPr="00D82A73" w:rsidRDefault="00F65853" w:rsidP="00F65853">
            <w:pPr>
              <w:rPr>
                <w:rFonts w:eastAsia="Arial Unicode MS"/>
              </w:rPr>
            </w:pPr>
          </w:p>
          <w:p w14:paraId="0EBADBD4" w14:textId="77777777" w:rsidR="00F65853" w:rsidRPr="00D82A73" w:rsidRDefault="00F65853" w:rsidP="00F65853">
            <w:pPr>
              <w:rPr>
                <w:rFonts w:eastAsia="Arial Unicode MS"/>
              </w:rPr>
            </w:pPr>
            <w:r w:rsidRPr="00D82A73">
              <w:rPr>
                <w:rFonts w:eastAsia="Arial Unicode MS"/>
              </w:rPr>
              <w:t xml:space="preserve">Avgränsningen (länskod) gäller för inom det län verksamheten (hsa-id) </w:t>
            </w:r>
            <w:r w:rsidRPr="00D82A73">
              <w:rPr>
                <w:rFonts w:eastAsia="Arial Unicode MS"/>
              </w:rPr>
              <w:lastRenderedPageBreak/>
              <w:t>verkar inom (som vill använda mallen).</w:t>
            </w:r>
          </w:p>
        </w:tc>
        <w:tc>
          <w:tcPr>
            <w:tcW w:w="1140" w:type="dxa"/>
            <w:tcPrChange w:id="4668" w:author="Jarno Nieminen" w:date="2014-06-19T12:45:00Z">
              <w:tcPr>
                <w:tcW w:w="1140" w:type="dxa"/>
                <w:gridSpan w:val="2"/>
              </w:tcPr>
            </w:tcPrChange>
          </w:tcPr>
          <w:p w14:paraId="318FFC54" w14:textId="77777777" w:rsidR="00F65853" w:rsidRPr="00D82A73" w:rsidRDefault="00F65853" w:rsidP="00F65853">
            <w:pPr>
              <w:rPr>
                <w:rFonts w:eastAsia="Arial Unicode MS"/>
              </w:rPr>
            </w:pPr>
            <w:r w:rsidRPr="00D82A73">
              <w:rPr>
                <w:rFonts w:eastAsia="Arial Unicode MS"/>
              </w:rPr>
              <w:lastRenderedPageBreak/>
              <w:t>KTOV</w:t>
            </w:r>
          </w:p>
        </w:tc>
        <w:tc>
          <w:tcPr>
            <w:tcW w:w="720" w:type="dxa"/>
            <w:tcPrChange w:id="4669" w:author="Jarno Nieminen" w:date="2014-06-19T12:45:00Z">
              <w:tcPr>
                <w:tcW w:w="720" w:type="dxa"/>
                <w:gridSpan w:val="2"/>
              </w:tcPr>
            </w:tcPrChange>
          </w:tcPr>
          <w:p w14:paraId="7BCFF1B6" w14:textId="77777777" w:rsidR="00F65853" w:rsidRPr="00D82A73" w:rsidRDefault="00F65853" w:rsidP="00F65853">
            <w:pPr>
              <w:rPr>
                <w:rFonts w:eastAsia="Arial Unicode MS"/>
              </w:rPr>
            </w:pPr>
            <w:r w:rsidRPr="00D82A73">
              <w:rPr>
                <w:rFonts w:eastAsia="Arial Unicode MS"/>
              </w:rPr>
              <w:t>0..*</w:t>
            </w:r>
          </w:p>
        </w:tc>
        <w:tc>
          <w:tcPr>
            <w:tcW w:w="1800" w:type="dxa"/>
            <w:tcPrChange w:id="4670" w:author="Jarno Nieminen" w:date="2014-06-19T12:45:00Z">
              <w:tcPr>
                <w:tcW w:w="1800" w:type="dxa"/>
                <w:gridSpan w:val="2"/>
              </w:tcPr>
            </w:tcPrChange>
          </w:tcPr>
          <w:p w14:paraId="7378D318" w14:textId="77777777" w:rsidR="00F65853" w:rsidRPr="00D82A73" w:rsidRDefault="00F65853" w:rsidP="00F65853">
            <w:pPr>
              <w:rPr>
                <w:rFonts w:eastAsia="Arial Unicode MS"/>
              </w:rPr>
            </w:pPr>
            <w:r w:rsidRPr="00D82A73">
              <w:rPr>
                <w:rFonts w:eastAsia="Arial Unicode MS"/>
              </w:rPr>
              <w:t>KV Länskod.</w:t>
            </w:r>
          </w:p>
          <w:p w14:paraId="7D4722D8" w14:textId="77777777" w:rsidR="00F65853" w:rsidRPr="00D82A73" w:rsidRDefault="00F65853" w:rsidP="00F65853">
            <w:pPr>
              <w:rPr>
                <w:rFonts w:eastAsia="Arial Unicode MS"/>
              </w:rPr>
            </w:pPr>
          </w:p>
        </w:tc>
        <w:tc>
          <w:tcPr>
            <w:tcW w:w="1920" w:type="dxa"/>
            <w:tcPrChange w:id="4671" w:author="Jarno Nieminen" w:date="2014-06-19T12:45:00Z">
              <w:tcPr>
                <w:tcW w:w="1920" w:type="dxa"/>
                <w:gridSpan w:val="2"/>
              </w:tcPr>
            </w:tcPrChange>
          </w:tcPr>
          <w:p w14:paraId="2D10C4A9" w14:textId="77777777" w:rsidR="00F65853" w:rsidRPr="00D82A73" w:rsidRDefault="00F65853" w:rsidP="00F65853">
            <w:pPr>
              <w:rPr>
                <w:rFonts w:ascii="Arial" w:eastAsia="Arial Unicode MS" w:hAnsi="Arial"/>
              </w:rPr>
            </w:pPr>
          </w:p>
        </w:tc>
        <w:tc>
          <w:tcPr>
            <w:tcW w:w="1200" w:type="dxa"/>
            <w:shd w:val="clear" w:color="auto" w:fill="auto"/>
            <w:tcPrChange w:id="4672" w:author="Jarno Nieminen" w:date="2014-06-19T12:45:00Z">
              <w:tcPr>
                <w:tcW w:w="1200" w:type="dxa"/>
                <w:gridSpan w:val="2"/>
                <w:shd w:val="clear" w:color="auto" w:fill="auto"/>
              </w:tcPr>
            </w:tcPrChange>
          </w:tcPr>
          <w:p w14:paraId="77555B89" w14:textId="073D7EFD" w:rsidR="00F65853" w:rsidRPr="00D82A73" w:rsidRDefault="00340A76" w:rsidP="00F65853">
            <w:pPr>
              <w:rPr>
                <w:rFonts w:ascii="Arial" w:eastAsia="Arial Unicode MS" w:hAnsi="Arial"/>
              </w:rPr>
            </w:pPr>
            <w:ins w:id="4673" w:author="Jarno Nieminen" w:date="2014-06-19T12:45:00Z">
              <w:r>
                <w:rPr>
                  <w:rFonts w:ascii="Arial" w:eastAsia="Arial Unicode MS" w:hAnsi="Arial"/>
                </w:rPr>
                <w:t>N/A</w:t>
              </w:r>
            </w:ins>
          </w:p>
        </w:tc>
        <w:tc>
          <w:tcPr>
            <w:tcW w:w="1162" w:type="dxa"/>
            <w:shd w:val="clear" w:color="auto" w:fill="auto"/>
            <w:tcPrChange w:id="4674" w:author="Jarno Nieminen" w:date="2014-06-19T12:45:00Z">
              <w:tcPr>
                <w:tcW w:w="1080" w:type="dxa"/>
                <w:shd w:val="clear" w:color="auto" w:fill="auto"/>
              </w:tcPr>
            </w:tcPrChange>
          </w:tcPr>
          <w:p w14:paraId="20A5964D" w14:textId="5D3D7298" w:rsidR="00F65853" w:rsidRPr="00D82A73" w:rsidRDefault="00340A76" w:rsidP="00F65853">
            <w:pPr>
              <w:rPr>
                <w:rFonts w:ascii="Arial" w:eastAsia="Arial Unicode MS" w:hAnsi="Arial"/>
              </w:rPr>
            </w:pPr>
            <w:ins w:id="4675" w:author="Jarno Nieminen" w:date="2014-06-19T12:45:00Z">
              <w:r>
                <w:rPr>
                  <w:rFonts w:ascii="Arial" w:eastAsia="Arial Unicode MS" w:hAnsi="Arial"/>
                </w:rPr>
                <w:t>N/A</w:t>
              </w:r>
            </w:ins>
          </w:p>
        </w:tc>
        <w:tc>
          <w:tcPr>
            <w:tcW w:w="1078" w:type="dxa"/>
            <w:shd w:val="clear" w:color="auto" w:fill="auto"/>
            <w:tcPrChange w:id="4676" w:author="Jarno Nieminen" w:date="2014-06-19T12:45:00Z">
              <w:tcPr>
                <w:tcW w:w="1160" w:type="dxa"/>
                <w:shd w:val="clear" w:color="auto" w:fill="auto"/>
              </w:tcPr>
            </w:tcPrChange>
          </w:tcPr>
          <w:p w14:paraId="0B83C172" w14:textId="0D52EEF0" w:rsidR="00F65853" w:rsidRPr="00727585" w:rsidRDefault="00235080">
            <w:pPr>
              <w:spacing w:line="240" w:lineRule="auto"/>
              <w:rPr>
                <w:rFonts w:ascii="Arial" w:hAnsi="Arial" w:cs="Arial"/>
                <w:szCs w:val="20"/>
                <w:lang w:eastAsia="sv-SE"/>
                <w:rPrChange w:id="4677" w:author="Jarno Nieminen" w:date="2014-06-19T11:27:00Z">
                  <w:rPr>
                    <w:rFonts w:ascii="Arial" w:eastAsia="Arial Unicode MS" w:hAnsi="Arial"/>
                  </w:rPr>
                </w:rPrChange>
              </w:rPr>
              <w:pPrChange w:id="4678" w:author="Jarno Nieminen" w:date="2014-06-19T11:27:00Z">
                <w:pPr/>
              </w:pPrChange>
            </w:pPr>
            <w:ins w:id="4679" w:author="Jarno Nieminen" w:date="2014-06-19T13:18:00Z">
              <w:r>
                <w:rPr>
                  <w:rFonts w:ascii="Arial" w:hAnsi="Arial" w:cs="Arial"/>
                  <w:szCs w:val="20"/>
                </w:rPr>
                <w:t>Kv län</w:t>
              </w:r>
            </w:ins>
          </w:p>
        </w:tc>
      </w:tr>
      <w:tr w:rsidR="00340A76" w:rsidRPr="00D82A73" w14:paraId="0FFE902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80"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81" w:author="Jarno Nieminen" w:date="2014-06-19T12:45:00Z">
            <w:trPr>
              <w:gridAfter w:val="0"/>
              <w:trHeight w:val="217"/>
            </w:trPr>
          </w:trPrChange>
        </w:trPr>
        <w:tc>
          <w:tcPr>
            <w:tcW w:w="2545" w:type="dxa"/>
            <w:gridSpan w:val="2"/>
            <w:tcPrChange w:id="4682" w:author="Jarno Nieminen" w:date="2014-06-19T12:45:00Z">
              <w:tcPr>
                <w:tcW w:w="2545" w:type="dxa"/>
                <w:gridSpan w:val="3"/>
              </w:tcPr>
            </w:tcPrChange>
          </w:tcPr>
          <w:p w14:paraId="3174B86C" w14:textId="77777777" w:rsidR="00340A76" w:rsidRPr="00D82A73" w:rsidRDefault="00340A76" w:rsidP="00340A76">
            <w:pPr>
              <w:rPr>
                <w:rFonts w:eastAsia="Arial Unicode MS"/>
              </w:rPr>
            </w:pPr>
            <w:r w:rsidRPr="00D82A73">
              <w:rPr>
                <w:rFonts w:eastAsia="Arial Unicode MS"/>
              </w:rPr>
              <w:lastRenderedPageBreak/>
              <w:t>(propagate)</w:t>
            </w:r>
          </w:p>
        </w:tc>
        <w:tc>
          <w:tcPr>
            <w:tcW w:w="3410" w:type="dxa"/>
            <w:tcPrChange w:id="4683" w:author="Jarno Nieminen" w:date="2014-06-19T12:45:00Z">
              <w:tcPr>
                <w:tcW w:w="3410" w:type="dxa"/>
                <w:gridSpan w:val="2"/>
              </w:tcPr>
            </w:tcPrChange>
          </w:tcPr>
          <w:p w14:paraId="65D3CD11" w14:textId="77777777" w:rsidR="00340A76" w:rsidRPr="00D82A73" w:rsidRDefault="00340A76" w:rsidP="00340A76">
            <w:pPr>
              <w:rPr>
                <w:rFonts w:eastAsia="Arial Unicode MS"/>
              </w:rPr>
            </w:pPr>
            <w:r w:rsidRPr="00D82A73">
              <w:rPr>
                <w:rFonts w:eastAsia="Arial Unicode MS"/>
              </w:rPr>
              <w:t>Attribut för att indikera att mallen är global.</w:t>
            </w:r>
          </w:p>
          <w:p w14:paraId="096EEA1C" w14:textId="77777777" w:rsidR="00340A76" w:rsidRPr="00D82A73" w:rsidRDefault="00340A76" w:rsidP="00340A76">
            <w:pPr>
              <w:rPr>
                <w:rFonts w:eastAsia="Arial Unicode MS"/>
              </w:rPr>
            </w:pPr>
            <w:r w:rsidRPr="00D82A73">
              <w:rPr>
                <w:rFonts w:eastAsia="Arial Unicode MS"/>
              </w:rPr>
              <w:t xml:space="preserve"> </w:t>
            </w:r>
          </w:p>
        </w:tc>
        <w:tc>
          <w:tcPr>
            <w:tcW w:w="1140" w:type="dxa"/>
            <w:tcPrChange w:id="4684" w:author="Jarno Nieminen" w:date="2014-06-19T12:45:00Z">
              <w:tcPr>
                <w:tcW w:w="1140" w:type="dxa"/>
                <w:gridSpan w:val="2"/>
              </w:tcPr>
            </w:tcPrChange>
          </w:tcPr>
          <w:p w14:paraId="7F17DAFB" w14:textId="77777777" w:rsidR="00340A76" w:rsidRPr="00D82A73" w:rsidRDefault="00340A76" w:rsidP="00340A76">
            <w:pPr>
              <w:rPr>
                <w:rFonts w:eastAsia="Arial Unicode MS"/>
              </w:rPr>
            </w:pPr>
            <w:r w:rsidRPr="00D82A73">
              <w:rPr>
                <w:rFonts w:eastAsia="Arial Unicode MS"/>
              </w:rPr>
              <w:t>S/F</w:t>
            </w:r>
          </w:p>
        </w:tc>
        <w:tc>
          <w:tcPr>
            <w:tcW w:w="720" w:type="dxa"/>
            <w:tcPrChange w:id="4685" w:author="Jarno Nieminen" w:date="2014-06-19T12:45:00Z">
              <w:tcPr>
                <w:tcW w:w="720" w:type="dxa"/>
                <w:gridSpan w:val="2"/>
              </w:tcPr>
            </w:tcPrChange>
          </w:tcPr>
          <w:p w14:paraId="5138D2D5" w14:textId="77777777" w:rsidR="00340A76" w:rsidRPr="00D82A73" w:rsidRDefault="00340A76" w:rsidP="00340A76">
            <w:pPr>
              <w:rPr>
                <w:rFonts w:eastAsia="Arial Unicode MS"/>
              </w:rPr>
            </w:pPr>
            <w:r w:rsidRPr="00D82A73">
              <w:rPr>
                <w:rFonts w:eastAsia="Arial Unicode MS"/>
              </w:rPr>
              <w:t>1</w:t>
            </w:r>
          </w:p>
        </w:tc>
        <w:tc>
          <w:tcPr>
            <w:tcW w:w="1800" w:type="dxa"/>
            <w:tcPrChange w:id="4686" w:author="Jarno Nieminen" w:date="2014-06-19T12:45:00Z">
              <w:tcPr>
                <w:tcW w:w="1800" w:type="dxa"/>
                <w:gridSpan w:val="2"/>
              </w:tcPr>
            </w:tcPrChange>
          </w:tcPr>
          <w:p w14:paraId="0BFD14C4" w14:textId="77777777" w:rsidR="00340A76" w:rsidRPr="00D82A73" w:rsidRDefault="00340A76" w:rsidP="00340A76">
            <w:pPr>
              <w:rPr>
                <w:rFonts w:eastAsia="Arial Unicode MS"/>
              </w:rPr>
            </w:pPr>
            <w:r w:rsidRPr="00D82A73">
              <w:rPr>
                <w:rFonts w:eastAsia="Arial Unicode MS"/>
              </w:rPr>
              <w:t>S = Mallen delas (t.ex är nationell).</w:t>
            </w:r>
          </w:p>
          <w:p w14:paraId="07125F73" w14:textId="77777777" w:rsidR="00340A76" w:rsidRPr="00D82A73" w:rsidRDefault="00340A76" w:rsidP="00340A76">
            <w:pPr>
              <w:rPr>
                <w:rFonts w:eastAsia="Arial Unicode MS"/>
              </w:rPr>
            </w:pPr>
            <w:r w:rsidRPr="00D82A73">
              <w:rPr>
                <w:rFonts w:eastAsia="Arial Unicode MS"/>
              </w:rPr>
              <w:t>F = Mallen delas inte.</w:t>
            </w:r>
          </w:p>
        </w:tc>
        <w:tc>
          <w:tcPr>
            <w:tcW w:w="1920" w:type="dxa"/>
            <w:tcPrChange w:id="4687" w:author="Jarno Nieminen" w:date="2014-06-19T12:45:00Z">
              <w:tcPr>
                <w:tcW w:w="1920" w:type="dxa"/>
                <w:gridSpan w:val="2"/>
              </w:tcPr>
            </w:tcPrChange>
          </w:tcPr>
          <w:p w14:paraId="66E473C0" w14:textId="77777777" w:rsidR="00340A76" w:rsidRPr="00D82A73" w:rsidRDefault="00340A76" w:rsidP="00340A76">
            <w:pPr>
              <w:rPr>
                <w:rFonts w:ascii="Arial" w:eastAsia="Arial Unicode MS" w:hAnsi="Arial"/>
              </w:rPr>
            </w:pPr>
          </w:p>
        </w:tc>
        <w:tc>
          <w:tcPr>
            <w:tcW w:w="1200" w:type="dxa"/>
            <w:shd w:val="clear" w:color="auto" w:fill="auto"/>
            <w:tcPrChange w:id="4688" w:author="Jarno Nieminen" w:date="2014-06-19T12:45:00Z">
              <w:tcPr>
                <w:tcW w:w="1200" w:type="dxa"/>
                <w:gridSpan w:val="2"/>
                <w:shd w:val="clear" w:color="auto" w:fill="auto"/>
              </w:tcPr>
            </w:tcPrChange>
          </w:tcPr>
          <w:p w14:paraId="653976B2" w14:textId="4ABE4614" w:rsidR="00340A76" w:rsidRPr="00D82A73" w:rsidRDefault="00B37BC8" w:rsidP="00340A76">
            <w:pPr>
              <w:rPr>
                <w:rFonts w:ascii="Arial" w:eastAsia="Arial Unicode MS" w:hAnsi="Arial"/>
              </w:rPr>
            </w:pPr>
            <w:ins w:id="46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90" w:author="Jarno Nieminen" w:date="2014-06-19T12:45:00Z">
              <w:tcPr>
                <w:tcW w:w="1080" w:type="dxa"/>
                <w:shd w:val="clear" w:color="auto" w:fill="auto"/>
              </w:tcPr>
            </w:tcPrChange>
          </w:tcPr>
          <w:p w14:paraId="688B84B8" w14:textId="3001471E" w:rsidR="00340A76" w:rsidRPr="00D82A73" w:rsidRDefault="00B37BC8" w:rsidP="00340A76">
            <w:pPr>
              <w:rPr>
                <w:rFonts w:ascii="Arial" w:eastAsia="Arial Unicode MS" w:hAnsi="Arial"/>
              </w:rPr>
            </w:pPr>
            <w:ins w:id="46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92" w:author="Jarno Nieminen" w:date="2014-06-19T12:45:00Z">
              <w:tcPr>
                <w:tcW w:w="1160" w:type="dxa"/>
                <w:shd w:val="clear" w:color="auto" w:fill="auto"/>
              </w:tcPr>
            </w:tcPrChange>
          </w:tcPr>
          <w:p w14:paraId="4B6F82ED" w14:textId="36AC3CA4" w:rsidR="00340A76" w:rsidRPr="00D82A73" w:rsidRDefault="00235080" w:rsidP="00340A76">
            <w:pPr>
              <w:rPr>
                <w:rFonts w:ascii="Arial" w:eastAsia="Arial Unicode MS" w:hAnsi="Arial"/>
              </w:rPr>
            </w:pPr>
            <w:ins w:id="4693"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30A91E34" w14:textId="77777777" w:rsidTr="009C52F6">
        <w:trPr>
          <w:gridBefore w:val="1"/>
          <w:wBefore w:w="15" w:type="dxa"/>
          <w:trHeight w:val="217"/>
        </w:trPr>
        <w:tc>
          <w:tcPr>
            <w:tcW w:w="7080" w:type="dxa"/>
            <w:gridSpan w:val="3"/>
            <w:shd w:val="pct25" w:color="auto" w:fill="auto"/>
          </w:tcPr>
          <w:p w14:paraId="33ECB14F" w14:textId="77777777" w:rsidR="00340A76" w:rsidRPr="00D82A73" w:rsidRDefault="00340A76" w:rsidP="00340A76">
            <w:r w:rsidRPr="00D82A73">
              <w:t>Associationer</w:t>
            </w:r>
          </w:p>
        </w:tc>
        <w:tc>
          <w:tcPr>
            <w:tcW w:w="7880" w:type="dxa"/>
            <w:gridSpan w:val="6"/>
            <w:shd w:val="pct25" w:color="auto" w:fill="auto"/>
          </w:tcPr>
          <w:p w14:paraId="1A5B03AF" w14:textId="77777777" w:rsidR="00340A76" w:rsidRPr="00D82A73" w:rsidRDefault="00340A76" w:rsidP="00340A76">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694" w:name="_Toc386458099"/>
      <w:bookmarkStart w:id="4695" w:name="_Toc390951686"/>
      <w:r w:rsidRPr="00D82A73">
        <w:lastRenderedPageBreak/>
        <w:t>Klass validering (validationEvent)</w:t>
      </w:r>
      <w:bookmarkEnd w:id="4694"/>
      <w:bookmarkEnd w:id="4695"/>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9C52F6">
        <w:tc>
          <w:tcPr>
            <w:tcW w:w="1809" w:type="dxa"/>
          </w:tcPr>
          <w:p w14:paraId="2C968EA4" w14:textId="77777777" w:rsidR="006A2F41" w:rsidRPr="00D82A73" w:rsidRDefault="006A2F41" w:rsidP="0026766E">
            <w:r w:rsidRPr="00D82A73">
              <w:t>answerMin</w:t>
            </w:r>
          </w:p>
        </w:tc>
        <w:tc>
          <w:tcPr>
            <w:tcW w:w="709" w:type="dxa"/>
          </w:tcPr>
          <w:p w14:paraId="26EAF28F" w14:textId="77777777" w:rsidR="006A2F41" w:rsidRPr="00D82A73" w:rsidRDefault="006A2F41" w:rsidP="0026766E">
            <w:pPr>
              <w:jc w:val="center"/>
            </w:pPr>
          </w:p>
        </w:tc>
        <w:tc>
          <w:tcPr>
            <w:tcW w:w="1134" w:type="dxa"/>
          </w:tcPr>
          <w:p w14:paraId="1E682EA5" w14:textId="77777777" w:rsidR="006A2F41" w:rsidRPr="00D82A73" w:rsidRDefault="006A2F41" w:rsidP="0026766E">
            <w:pPr>
              <w:jc w:val="center"/>
            </w:pPr>
          </w:p>
        </w:tc>
        <w:tc>
          <w:tcPr>
            <w:tcW w:w="851" w:type="dxa"/>
          </w:tcPr>
          <w:p w14:paraId="1DD2297D" w14:textId="77777777" w:rsidR="006A2F41" w:rsidRPr="00D82A73" w:rsidRDefault="006A2F41" w:rsidP="0026766E">
            <w:pPr>
              <w:jc w:val="center"/>
            </w:pPr>
          </w:p>
        </w:tc>
        <w:tc>
          <w:tcPr>
            <w:tcW w:w="1134" w:type="dxa"/>
          </w:tcPr>
          <w:p w14:paraId="228E6712" w14:textId="77777777" w:rsidR="006A2F41" w:rsidRPr="00D82A73" w:rsidRDefault="006A2F41" w:rsidP="0026766E">
            <w:pPr>
              <w:jc w:val="center"/>
            </w:pPr>
          </w:p>
        </w:tc>
        <w:tc>
          <w:tcPr>
            <w:tcW w:w="783" w:type="dxa"/>
          </w:tcPr>
          <w:p w14:paraId="4C14DC07" w14:textId="77777777" w:rsidR="006A2F41" w:rsidRPr="00D82A73" w:rsidRDefault="006A2F41" w:rsidP="0026766E">
            <w:pPr>
              <w:jc w:val="center"/>
            </w:pPr>
          </w:p>
        </w:tc>
        <w:tc>
          <w:tcPr>
            <w:tcW w:w="1059" w:type="dxa"/>
          </w:tcPr>
          <w:p w14:paraId="5749E51D" w14:textId="77777777" w:rsidR="006A2F41" w:rsidRPr="00D82A73" w:rsidRDefault="006A2F41" w:rsidP="0026766E">
            <w:pPr>
              <w:jc w:val="center"/>
            </w:pPr>
            <w:r w:rsidRPr="00D82A73">
              <w:t>X</w:t>
            </w:r>
          </w:p>
        </w:tc>
        <w:tc>
          <w:tcPr>
            <w:tcW w:w="851" w:type="dxa"/>
          </w:tcPr>
          <w:p w14:paraId="48E76AF1" w14:textId="77777777" w:rsidR="006A2F41" w:rsidRPr="00D82A73" w:rsidRDefault="006A2F41" w:rsidP="0026766E">
            <w:pPr>
              <w:jc w:val="center"/>
            </w:pPr>
            <w:r w:rsidRPr="00D82A73">
              <w:t>X</w:t>
            </w:r>
          </w:p>
        </w:tc>
        <w:tc>
          <w:tcPr>
            <w:tcW w:w="850" w:type="dxa"/>
          </w:tcPr>
          <w:p w14:paraId="70FE7E7B" w14:textId="77777777" w:rsidR="006A2F41" w:rsidRPr="00D82A73" w:rsidRDefault="006A2F41" w:rsidP="0026766E">
            <w:pPr>
              <w:jc w:val="center"/>
            </w:pPr>
            <w:r w:rsidRPr="00D82A73">
              <w:t>X</w:t>
            </w:r>
          </w:p>
        </w:tc>
        <w:tc>
          <w:tcPr>
            <w:tcW w:w="993" w:type="dxa"/>
          </w:tcPr>
          <w:p w14:paraId="6E473A34" w14:textId="77777777" w:rsidR="006A2F41" w:rsidRPr="00D82A73" w:rsidRDefault="006A2F41" w:rsidP="0026766E">
            <w:pPr>
              <w:jc w:val="center"/>
            </w:pPr>
          </w:p>
        </w:tc>
        <w:tc>
          <w:tcPr>
            <w:tcW w:w="1134" w:type="dxa"/>
          </w:tcPr>
          <w:p w14:paraId="3D90D11B" w14:textId="77777777" w:rsidR="006A2F41" w:rsidRPr="00D82A73" w:rsidRDefault="006A2F41" w:rsidP="0026766E">
            <w:pPr>
              <w:jc w:val="center"/>
            </w:pPr>
          </w:p>
        </w:tc>
        <w:tc>
          <w:tcPr>
            <w:tcW w:w="850" w:type="dxa"/>
          </w:tcPr>
          <w:p w14:paraId="77B2C828" w14:textId="77777777" w:rsidR="006A2F41" w:rsidRPr="00D82A73" w:rsidRDefault="006A2F41" w:rsidP="0026766E">
            <w:pPr>
              <w:jc w:val="center"/>
            </w:pPr>
          </w:p>
        </w:tc>
        <w:tc>
          <w:tcPr>
            <w:tcW w:w="709" w:type="dxa"/>
          </w:tcPr>
          <w:p w14:paraId="20B58E16" w14:textId="77777777" w:rsidR="006A2F41" w:rsidRPr="00D82A73" w:rsidRDefault="006A2F41" w:rsidP="0026766E">
            <w:pPr>
              <w:jc w:val="center"/>
            </w:pPr>
          </w:p>
        </w:tc>
      </w:tr>
      <w:tr w:rsidR="006A2F41" w:rsidRPr="00D82A73" w14:paraId="168D7F60" w14:textId="77777777" w:rsidTr="009C52F6">
        <w:tc>
          <w:tcPr>
            <w:tcW w:w="1809" w:type="dxa"/>
          </w:tcPr>
          <w:p w14:paraId="7A58EC31" w14:textId="77777777" w:rsidR="006A2F41" w:rsidRPr="00D82A73" w:rsidRDefault="006A2F41" w:rsidP="0026766E">
            <w:r w:rsidRPr="00D82A73">
              <w:t>answerMax</w:t>
            </w:r>
          </w:p>
        </w:tc>
        <w:tc>
          <w:tcPr>
            <w:tcW w:w="709" w:type="dxa"/>
          </w:tcPr>
          <w:p w14:paraId="406A1E7E" w14:textId="77777777" w:rsidR="006A2F41" w:rsidRPr="00D82A73" w:rsidRDefault="006A2F41" w:rsidP="0026766E">
            <w:pPr>
              <w:jc w:val="center"/>
            </w:pPr>
          </w:p>
        </w:tc>
        <w:tc>
          <w:tcPr>
            <w:tcW w:w="1134" w:type="dxa"/>
          </w:tcPr>
          <w:p w14:paraId="4220AA01" w14:textId="77777777" w:rsidR="006A2F41" w:rsidRPr="00D82A73" w:rsidRDefault="006A2F41" w:rsidP="0026766E">
            <w:pPr>
              <w:jc w:val="center"/>
            </w:pPr>
          </w:p>
        </w:tc>
        <w:tc>
          <w:tcPr>
            <w:tcW w:w="851" w:type="dxa"/>
          </w:tcPr>
          <w:p w14:paraId="7A26C738" w14:textId="77777777" w:rsidR="006A2F41" w:rsidRPr="00D82A73" w:rsidRDefault="006A2F41" w:rsidP="0026766E">
            <w:pPr>
              <w:jc w:val="center"/>
            </w:pPr>
          </w:p>
        </w:tc>
        <w:tc>
          <w:tcPr>
            <w:tcW w:w="1134" w:type="dxa"/>
          </w:tcPr>
          <w:p w14:paraId="3CB5ADE6" w14:textId="77777777" w:rsidR="006A2F41" w:rsidRPr="00D82A73" w:rsidRDefault="006A2F41" w:rsidP="0026766E">
            <w:pPr>
              <w:jc w:val="center"/>
            </w:pPr>
          </w:p>
        </w:tc>
        <w:tc>
          <w:tcPr>
            <w:tcW w:w="783" w:type="dxa"/>
          </w:tcPr>
          <w:p w14:paraId="20DD2274" w14:textId="77777777" w:rsidR="006A2F41" w:rsidRPr="00D82A73" w:rsidRDefault="006A2F41" w:rsidP="0026766E">
            <w:pPr>
              <w:jc w:val="center"/>
            </w:pPr>
          </w:p>
        </w:tc>
        <w:tc>
          <w:tcPr>
            <w:tcW w:w="1059" w:type="dxa"/>
          </w:tcPr>
          <w:p w14:paraId="5E7F8412" w14:textId="77777777" w:rsidR="006A2F41" w:rsidRPr="00D82A73" w:rsidRDefault="006A2F41" w:rsidP="0026766E">
            <w:pPr>
              <w:jc w:val="center"/>
            </w:pPr>
            <w:r w:rsidRPr="00D82A73">
              <w:t>X</w:t>
            </w:r>
          </w:p>
        </w:tc>
        <w:tc>
          <w:tcPr>
            <w:tcW w:w="851" w:type="dxa"/>
          </w:tcPr>
          <w:p w14:paraId="5CFA8EC3" w14:textId="77777777" w:rsidR="006A2F41" w:rsidRPr="00D82A73" w:rsidRDefault="006A2F41" w:rsidP="0026766E">
            <w:pPr>
              <w:jc w:val="center"/>
            </w:pPr>
            <w:r w:rsidRPr="00D82A73">
              <w:t>X</w:t>
            </w:r>
          </w:p>
        </w:tc>
        <w:tc>
          <w:tcPr>
            <w:tcW w:w="850" w:type="dxa"/>
          </w:tcPr>
          <w:p w14:paraId="1343C215" w14:textId="77777777" w:rsidR="006A2F41" w:rsidRPr="00D82A73" w:rsidRDefault="006A2F41" w:rsidP="0026766E">
            <w:pPr>
              <w:jc w:val="center"/>
            </w:pPr>
            <w:r w:rsidRPr="00D82A73">
              <w:t>X</w:t>
            </w:r>
          </w:p>
        </w:tc>
        <w:tc>
          <w:tcPr>
            <w:tcW w:w="993" w:type="dxa"/>
          </w:tcPr>
          <w:p w14:paraId="2979610B" w14:textId="77777777" w:rsidR="006A2F41" w:rsidRPr="00D82A73" w:rsidRDefault="006A2F41" w:rsidP="0026766E">
            <w:pPr>
              <w:jc w:val="center"/>
            </w:pPr>
          </w:p>
        </w:tc>
        <w:tc>
          <w:tcPr>
            <w:tcW w:w="1134" w:type="dxa"/>
          </w:tcPr>
          <w:p w14:paraId="308CAC6D" w14:textId="77777777" w:rsidR="006A2F41" w:rsidRPr="00D82A73" w:rsidRDefault="006A2F41" w:rsidP="0026766E">
            <w:pPr>
              <w:jc w:val="center"/>
            </w:pPr>
          </w:p>
        </w:tc>
        <w:tc>
          <w:tcPr>
            <w:tcW w:w="850" w:type="dxa"/>
          </w:tcPr>
          <w:p w14:paraId="1FBFABBD" w14:textId="77777777" w:rsidR="006A2F41" w:rsidRPr="00D82A73" w:rsidRDefault="006A2F41" w:rsidP="0026766E">
            <w:pPr>
              <w:jc w:val="center"/>
            </w:pPr>
          </w:p>
        </w:tc>
        <w:tc>
          <w:tcPr>
            <w:tcW w:w="709" w:type="dxa"/>
          </w:tcPr>
          <w:p w14:paraId="172C38D8" w14:textId="77777777" w:rsidR="006A2F41" w:rsidRPr="00D82A73" w:rsidRDefault="006A2F41" w:rsidP="0026766E">
            <w:pPr>
              <w:jc w:val="center"/>
            </w:pPr>
          </w:p>
        </w:tc>
      </w:tr>
      <w:tr w:rsidR="006A2F41" w:rsidRPr="00D82A73" w14:paraId="3B1510A8" w14:textId="77777777" w:rsidTr="009C52F6">
        <w:tc>
          <w:tcPr>
            <w:tcW w:w="1809" w:type="dxa"/>
          </w:tcPr>
          <w:p w14:paraId="4D5C5599" w14:textId="77777777" w:rsidR="006A2F41" w:rsidRPr="00D82A73" w:rsidRDefault="006A2F41" w:rsidP="0026766E">
            <w:r w:rsidRPr="00D82A73">
              <w:t>answerPattern</w:t>
            </w:r>
          </w:p>
        </w:tc>
        <w:tc>
          <w:tcPr>
            <w:tcW w:w="709" w:type="dxa"/>
          </w:tcPr>
          <w:p w14:paraId="6A4CB29C" w14:textId="77777777" w:rsidR="006A2F41" w:rsidRPr="00D82A73" w:rsidRDefault="006A2F41" w:rsidP="0026766E">
            <w:pPr>
              <w:jc w:val="center"/>
            </w:pPr>
            <w:r w:rsidRPr="00D82A73">
              <w:t>X</w:t>
            </w:r>
          </w:p>
        </w:tc>
        <w:tc>
          <w:tcPr>
            <w:tcW w:w="1134" w:type="dxa"/>
          </w:tcPr>
          <w:p w14:paraId="1B6CF752" w14:textId="77777777" w:rsidR="006A2F41" w:rsidRPr="00D82A73" w:rsidRDefault="006A2F41" w:rsidP="0026766E">
            <w:pPr>
              <w:jc w:val="center"/>
            </w:pPr>
            <w:r w:rsidRPr="00D82A73">
              <w:t>X</w:t>
            </w:r>
          </w:p>
        </w:tc>
        <w:tc>
          <w:tcPr>
            <w:tcW w:w="851" w:type="dxa"/>
          </w:tcPr>
          <w:p w14:paraId="3E58C6CD" w14:textId="77777777" w:rsidR="006A2F41" w:rsidRPr="00D82A73" w:rsidRDefault="006A2F41" w:rsidP="0026766E">
            <w:pPr>
              <w:jc w:val="center"/>
            </w:pPr>
            <w:r w:rsidRPr="00D82A73">
              <w:t>X</w:t>
            </w:r>
          </w:p>
        </w:tc>
        <w:tc>
          <w:tcPr>
            <w:tcW w:w="1134" w:type="dxa"/>
          </w:tcPr>
          <w:p w14:paraId="6ECF8149" w14:textId="77777777" w:rsidR="006A2F41" w:rsidRPr="00D82A73" w:rsidRDefault="006A2F41" w:rsidP="0026766E">
            <w:pPr>
              <w:jc w:val="center"/>
            </w:pPr>
            <w:r w:rsidRPr="00D82A73">
              <w:t>X</w:t>
            </w:r>
          </w:p>
        </w:tc>
        <w:tc>
          <w:tcPr>
            <w:tcW w:w="783" w:type="dxa"/>
          </w:tcPr>
          <w:p w14:paraId="299FAD0E" w14:textId="77777777" w:rsidR="006A2F41" w:rsidRPr="00D82A73" w:rsidRDefault="006A2F41" w:rsidP="0026766E">
            <w:pPr>
              <w:jc w:val="center"/>
            </w:pPr>
            <w:r w:rsidRPr="00D82A73">
              <w:t>X</w:t>
            </w:r>
          </w:p>
        </w:tc>
        <w:tc>
          <w:tcPr>
            <w:tcW w:w="1059" w:type="dxa"/>
          </w:tcPr>
          <w:p w14:paraId="6DBEBC56" w14:textId="77777777" w:rsidR="006A2F41" w:rsidRPr="00D82A73" w:rsidRDefault="006A2F41" w:rsidP="0026766E">
            <w:pPr>
              <w:jc w:val="center"/>
            </w:pPr>
            <w:r w:rsidRPr="00D82A73">
              <w:t>X</w:t>
            </w:r>
          </w:p>
        </w:tc>
        <w:tc>
          <w:tcPr>
            <w:tcW w:w="851" w:type="dxa"/>
          </w:tcPr>
          <w:p w14:paraId="494C2FAB" w14:textId="77777777" w:rsidR="006A2F41" w:rsidRPr="00D82A73" w:rsidRDefault="006A2F41" w:rsidP="0026766E">
            <w:pPr>
              <w:jc w:val="center"/>
            </w:pPr>
            <w:r w:rsidRPr="00D82A73">
              <w:t>X</w:t>
            </w:r>
          </w:p>
        </w:tc>
        <w:tc>
          <w:tcPr>
            <w:tcW w:w="850" w:type="dxa"/>
          </w:tcPr>
          <w:p w14:paraId="0ACD99DA" w14:textId="77777777" w:rsidR="006A2F41" w:rsidRPr="00D82A73" w:rsidRDefault="006A2F41" w:rsidP="0026766E">
            <w:pPr>
              <w:jc w:val="center"/>
            </w:pPr>
            <w:r w:rsidRPr="00D82A73">
              <w:t>X</w:t>
            </w:r>
          </w:p>
        </w:tc>
        <w:tc>
          <w:tcPr>
            <w:tcW w:w="993" w:type="dxa"/>
          </w:tcPr>
          <w:p w14:paraId="0C93F4CC" w14:textId="77777777" w:rsidR="006A2F41" w:rsidRPr="00D82A73" w:rsidRDefault="006A2F41" w:rsidP="0026766E">
            <w:pPr>
              <w:jc w:val="center"/>
            </w:pPr>
            <w:r w:rsidRPr="00D82A73">
              <w:t>X</w:t>
            </w:r>
          </w:p>
        </w:tc>
        <w:tc>
          <w:tcPr>
            <w:tcW w:w="1134" w:type="dxa"/>
          </w:tcPr>
          <w:p w14:paraId="2322FD38" w14:textId="77777777" w:rsidR="006A2F41" w:rsidRPr="00D82A73" w:rsidRDefault="006A2F41" w:rsidP="0026766E">
            <w:pPr>
              <w:jc w:val="center"/>
            </w:pPr>
            <w:r w:rsidRPr="00D82A73">
              <w:t>X</w:t>
            </w:r>
          </w:p>
        </w:tc>
        <w:tc>
          <w:tcPr>
            <w:tcW w:w="850" w:type="dxa"/>
          </w:tcPr>
          <w:p w14:paraId="10590F49" w14:textId="77777777" w:rsidR="006A2F41" w:rsidRPr="00D82A73" w:rsidRDefault="006A2F41" w:rsidP="0026766E">
            <w:pPr>
              <w:jc w:val="center"/>
            </w:pPr>
            <w:r w:rsidRPr="00D82A73">
              <w:t>X</w:t>
            </w:r>
          </w:p>
        </w:tc>
        <w:tc>
          <w:tcPr>
            <w:tcW w:w="709" w:type="dxa"/>
          </w:tcPr>
          <w:p w14:paraId="43AC1100" w14:textId="77777777" w:rsidR="006A2F41" w:rsidRPr="00D82A73" w:rsidRDefault="006A2F41" w:rsidP="0026766E">
            <w:pPr>
              <w:jc w:val="center"/>
            </w:pPr>
            <w:r w:rsidRPr="00D82A73">
              <w:t>X</w:t>
            </w:r>
          </w:p>
        </w:tc>
      </w:tr>
      <w:tr w:rsidR="006A2F41" w:rsidRPr="00D82A73" w14:paraId="6007D74A" w14:textId="77777777" w:rsidTr="009C52F6">
        <w:tc>
          <w:tcPr>
            <w:tcW w:w="1809" w:type="dxa"/>
          </w:tcPr>
          <w:p w14:paraId="322CC6D6" w14:textId="77777777" w:rsidR="006A2F41" w:rsidRPr="00D82A73" w:rsidRDefault="006A2F41" w:rsidP="0026766E">
            <w:r w:rsidRPr="00D82A73">
              <w:t>inputUnit</w:t>
            </w:r>
          </w:p>
        </w:tc>
        <w:tc>
          <w:tcPr>
            <w:tcW w:w="709" w:type="dxa"/>
          </w:tcPr>
          <w:p w14:paraId="7AD4D65B" w14:textId="77777777" w:rsidR="006A2F41" w:rsidRPr="00D82A73" w:rsidRDefault="006A2F41" w:rsidP="0026766E">
            <w:pPr>
              <w:jc w:val="center"/>
            </w:pPr>
            <w:r w:rsidRPr="00D82A73">
              <w:t>X</w:t>
            </w:r>
          </w:p>
        </w:tc>
        <w:tc>
          <w:tcPr>
            <w:tcW w:w="1134" w:type="dxa"/>
          </w:tcPr>
          <w:p w14:paraId="5230605C" w14:textId="77777777" w:rsidR="006A2F41" w:rsidRPr="00D82A73" w:rsidRDefault="006A2F41" w:rsidP="0026766E">
            <w:pPr>
              <w:jc w:val="center"/>
            </w:pPr>
          </w:p>
        </w:tc>
        <w:tc>
          <w:tcPr>
            <w:tcW w:w="851" w:type="dxa"/>
          </w:tcPr>
          <w:p w14:paraId="24ED9AA4" w14:textId="77777777" w:rsidR="006A2F41" w:rsidRPr="00D82A73" w:rsidRDefault="006A2F41" w:rsidP="0026766E">
            <w:pPr>
              <w:jc w:val="center"/>
            </w:pPr>
          </w:p>
        </w:tc>
        <w:tc>
          <w:tcPr>
            <w:tcW w:w="1134" w:type="dxa"/>
          </w:tcPr>
          <w:p w14:paraId="4A524AA9" w14:textId="77777777" w:rsidR="006A2F41" w:rsidRPr="00D82A73" w:rsidRDefault="006A2F41" w:rsidP="0026766E">
            <w:pPr>
              <w:jc w:val="center"/>
            </w:pPr>
          </w:p>
        </w:tc>
        <w:tc>
          <w:tcPr>
            <w:tcW w:w="783" w:type="dxa"/>
          </w:tcPr>
          <w:p w14:paraId="5207215E" w14:textId="77777777" w:rsidR="006A2F41" w:rsidRPr="00D82A73" w:rsidRDefault="006A2F41" w:rsidP="0026766E">
            <w:pPr>
              <w:jc w:val="center"/>
            </w:pPr>
          </w:p>
        </w:tc>
        <w:tc>
          <w:tcPr>
            <w:tcW w:w="1059" w:type="dxa"/>
          </w:tcPr>
          <w:p w14:paraId="7697E32B" w14:textId="77777777" w:rsidR="006A2F41" w:rsidRPr="00D82A73" w:rsidRDefault="006A2F41" w:rsidP="0026766E">
            <w:pPr>
              <w:jc w:val="center"/>
            </w:pPr>
          </w:p>
        </w:tc>
        <w:tc>
          <w:tcPr>
            <w:tcW w:w="851" w:type="dxa"/>
          </w:tcPr>
          <w:p w14:paraId="3BF2E886" w14:textId="77777777" w:rsidR="006A2F41" w:rsidRPr="00D82A73" w:rsidRDefault="006A2F41" w:rsidP="0026766E">
            <w:pPr>
              <w:jc w:val="center"/>
            </w:pPr>
          </w:p>
        </w:tc>
        <w:tc>
          <w:tcPr>
            <w:tcW w:w="850" w:type="dxa"/>
          </w:tcPr>
          <w:p w14:paraId="70CF38EA" w14:textId="77777777" w:rsidR="006A2F41" w:rsidRPr="00D82A73" w:rsidRDefault="006A2F41" w:rsidP="0026766E">
            <w:pPr>
              <w:jc w:val="center"/>
            </w:pPr>
          </w:p>
        </w:tc>
        <w:tc>
          <w:tcPr>
            <w:tcW w:w="993" w:type="dxa"/>
          </w:tcPr>
          <w:p w14:paraId="58C759D9" w14:textId="77777777" w:rsidR="006A2F41" w:rsidRPr="00D82A73" w:rsidRDefault="006A2F41" w:rsidP="0026766E">
            <w:pPr>
              <w:jc w:val="center"/>
            </w:pPr>
          </w:p>
        </w:tc>
        <w:tc>
          <w:tcPr>
            <w:tcW w:w="1134" w:type="dxa"/>
          </w:tcPr>
          <w:p w14:paraId="72CEC8F3" w14:textId="77777777" w:rsidR="006A2F41" w:rsidRPr="00D82A73" w:rsidRDefault="006A2F41" w:rsidP="0026766E">
            <w:pPr>
              <w:jc w:val="center"/>
            </w:pPr>
          </w:p>
        </w:tc>
        <w:tc>
          <w:tcPr>
            <w:tcW w:w="850" w:type="dxa"/>
          </w:tcPr>
          <w:p w14:paraId="01FFFA6F" w14:textId="77777777" w:rsidR="006A2F41" w:rsidRPr="00D82A73" w:rsidRDefault="006A2F41" w:rsidP="0026766E">
            <w:pPr>
              <w:jc w:val="center"/>
            </w:pPr>
          </w:p>
        </w:tc>
        <w:tc>
          <w:tcPr>
            <w:tcW w:w="709" w:type="dxa"/>
          </w:tcPr>
          <w:p w14:paraId="54371405" w14:textId="77777777" w:rsidR="006A2F41" w:rsidRPr="00D82A73" w:rsidRDefault="006A2F41" w:rsidP="0026766E">
            <w:pPr>
              <w:jc w:val="center"/>
            </w:pPr>
          </w:p>
        </w:tc>
      </w:tr>
      <w:tr w:rsidR="006A2F41" w:rsidRPr="00D82A73" w14:paraId="0911DEBD" w14:textId="77777777" w:rsidTr="009C52F6">
        <w:tc>
          <w:tcPr>
            <w:tcW w:w="1809" w:type="dxa"/>
          </w:tcPr>
          <w:p w14:paraId="27DB09B3" w14:textId="77777777" w:rsidR="006A2F41" w:rsidRPr="00D82A73" w:rsidRDefault="006A2F41" w:rsidP="0026766E">
            <w:r w:rsidRPr="00D82A73">
              <w:t>mandatory</w:t>
            </w:r>
          </w:p>
        </w:tc>
        <w:tc>
          <w:tcPr>
            <w:tcW w:w="709" w:type="dxa"/>
          </w:tcPr>
          <w:p w14:paraId="190FED60" w14:textId="77777777" w:rsidR="006A2F41" w:rsidRPr="00D82A73" w:rsidRDefault="006A2F41" w:rsidP="0026766E">
            <w:pPr>
              <w:jc w:val="center"/>
            </w:pPr>
            <w:r w:rsidRPr="00D82A73">
              <w:t>X</w:t>
            </w:r>
          </w:p>
        </w:tc>
        <w:tc>
          <w:tcPr>
            <w:tcW w:w="1134" w:type="dxa"/>
          </w:tcPr>
          <w:p w14:paraId="13122B15" w14:textId="77777777" w:rsidR="006A2F41" w:rsidRPr="00D82A73" w:rsidRDefault="006A2F41" w:rsidP="0026766E">
            <w:pPr>
              <w:jc w:val="center"/>
            </w:pPr>
            <w:r w:rsidRPr="00D82A73">
              <w:t>X</w:t>
            </w:r>
          </w:p>
        </w:tc>
        <w:tc>
          <w:tcPr>
            <w:tcW w:w="851" w:type="dxa"/>
          </w:tcPr>
          <w:p w14:paraId="3B0B88BD" w14:textId="77777777" w:rsidR="006A2F41" w:rsidRPr="00D82A73" w:rsidRDefault="006A2F41" w:rsidP="0026766E">
            <w:pPr>
              <w:jc w:val="center"/>
            </w:pPr>
            <w:r w:rsidRPr="00D82A73">
              <w:t>X</w:t>
            </w:r>
          </w:p>
        </w:tc>
        <w:tc>
          <w:tcPr>
            <w:tcW w:w="1134" w:type="dxa"/>
          </w:tcPr>
          <w:p w14:paraId="448998C5" w14:textId="77777777" w:rsidR="006A2F41" w:rsidRPr="00D82A73" w:rsidRDefault="006A2F41" w:rsidP="0026766E">
            <w:pPr>
              <w:jc w:val="center"/>
            </w:pPr>
            <w:r w:rsidRPr="00D82A73">
              <w:t>X</w:t>
            </w:r>
          </w:p>
        </w:tc>
        <w:tc>
          <w:tcPr>
            <w:tcW w:w="783" w:type="dxa"/>
          </w:tcPr>
          <w:p w14:paraId="6DB69CCC" w14:textId="77777777" w:rsidR="006A2F41" w:rsidRPr="00D82A73" w:rsidRDefault="006A2F41" w:rsidP="0026766E">
            <w:pPr>
              <w:jc w:val="center"/>
            </w:pPr>
            <w:r w:rsidRPr="00D82A73">
              <w:t>X</w:t>
            </w:r>
          </w:p>
        </w:tc>
        <w:tc>
          <w:tcPr>
            <w:tcW w:w="1059" w:type="dxa"/>
          </w:tcPr>
          <w:p w14:paraId="11AA3925" w14:textId="77777777" w:rsidR="006A2F41" w:rsidRPr="00D82A73" w:rsidRDefault="006A2F41" w:rsidP="0026766E">
            <w:pPr>
              <w:jc w:val="center"/>
            </w:pPr>
            <w:r w:rsidRPr="00D82A73">
              <w:t>X</w:t>
            </w:r>
          </w:p>
        </w:tc>
        <w:tc>
          <w:tcPr>
            <w:tcW w:w="851" w:type="dxa"/>
          </w:tcPr>
          <w:p w14:paraId="4A5EFDCF" w14:textId="77777777" w:rsidR="006A2F41" w:rsidRPr="00D82A73" w:rsidRDefault="006A2F41" w:rsidP="0026766E">
            <w:pPr>
              <w:jc w:val="center"/>
            </w:pPr>
            <w:r w:rsidRPr="00D82A73">
              <w:t>X</w:t>
            </w:r>
          </w:p>
        </w:tc>
        <w:tc>
          <w:tcPr>
            <w:tcW w:w="850" w:type="dxa"/>
          </w:tcPr>
          <w:p w14:paraId="393BBEF9" w14:textId="77777777" w:rsidR="006A2F41" w:rsidRPr="00D82A73" w:rsidRDefault="006A2F41" w:rsidP="0026766E">
            <w:pPr>
              <w:jc w:val="center"/>
            </w:pPr>
            <w:r w:rsidRPr="00D82A73">
              <w:t>X</w:t>
            </w:r>
          </w:p>
        </w:tc>
        <w:tc>
          <w:tcPr>
            <w:tcW w:w="993" w:type="dxa"/>
          </w:tcPr>
          <w:p w14:paraId="441A28F4" w14:textId="77777777" w:rsidR="006A2F41" w:rsidRPr="00D82A73" w:rsidRDefault="006A2F41" w:rsidP="0026766E">
            <w:pPr>
              <w:jc w:val="center"/>
            </w:pPr>
            <w:r w:rsidRPr="00D82A73">
              <w:t>X</w:t>
            </w:r>
          </w:p>
        </w:tc>
        <w:tc>
          <w:tcPr>
            <w:tcW w:w="1134" w:type="dxa"/>
          </w:tcPr>
          <w:p w14:paraId="3AA1F1F5" w14:textId="77777777" w:rsidR="006A2F41" w:rsidRPr="00D82A73" w:rsidRDefault="006A2F41" w:rsidP="0026766E">
            <w:pPr>
              <w:jc w:val="center"/>
            </w:pPr>
            <w:r w:rsidRPr="00D82A73">
              <w:t>X</w:t>
            </w:r>
          </w:p>
        </w:tc>
        <w:tc>
          <w:tcPr>
            <w:tcW w:w="850" w:type="dxa"/>
          </w:tcPr>
          <w:p w14:paraId="71CC0B42" w14:textId="77777777" w:rsidR="006A2F41" w:rsidRPr="00D82A73" w:rsidRDefault="006A2F41" w:rsidP="0026766E">
            <w:pPr>
              <w:jc w:val="center"/>
            </w:pPr>
            <w:r w:rsidRPr="00D82A73">
              <w:t>X</w:t>
            </w:r>
          </w:p>
        </w:tc>
        <w:tc>
          <w:tcPr>
            <w:tcW w:w="709" w:type="dxa"/>
          </w:tcPr>
          <w:p w14:paraId="3BD8D937" w14:textId="77777777" w:rsidR="006A2F41" w:rsidRPr="00D82A73" w:rsidRDefault="006A2F41" w:rsidP="0026766E">
            <w:pPr>
              <w:jc w:val="center"/>
            </w:pPr>
            <w:r w:rsidRPr="00D82A73">
              <w:t>X</w:t>
            </w:r>
          </w:p>
        </w:tc>
      </w:tr>
      <w:tr w:rsidR="006A2F41" w:rsidRPr="00D82A73" w14:paraId="7CC21E69" w14:textId="77777777" w:rsidTr="009C52F6">
        <w:tc>
          <w:tcPr>
            <w:tcW w:w="1809" w:type="dxa"/>
          </w:tcPr>
          <w:p w14:paraId="0D9A9E47" w14:textId="77777777" w:rsidR="006A2F41" w:rsidRPr="00D82A73" w:rsidRDefault="006A2F41" w:rsidP="0026766E">
            <w:r w:rsidRPr="00D82A73">
              <w:t>maxNumberOfChoices</w:t>
            </w:r>
          </w:p>
        </w:tc>
        <w:tc>
          <w:tcPr>
            <w:tcW w:w="709" w:type="dxa"/>
          </w:tcPr>
          <w:p w14:paraId="7FB6C44F" w14:textId="77777777" w:rsidR="006A2F41" w:rsidRPr="00D82A73" w:rsidRDefault="006A2F41" w:rsidP="0026766E">
            <w:pPr>
              <w:jc w:val="center"/>
            </w:pPr>
          </w:p>
        </w:tc>
        <w:tc>
          <w:tcPr>
            <w:tcW w:w="1134" w:type="dxa"/>
          </w:tcPr>
          <w:p w14:paraId="21960595" w14:textId="77777777" w:rsidR="006A2F41" w:rsidRPr="00D82A73" w:rsidRDefault="006A2F41" w:rsidP="0026766E">
            <w:pPr>
              <w:jc w:val="center"/>
            </w:pPr>
          </w:p>
        </w:tc>
        <w:tc>
          <w:tcPr>
            <w:tcW w:w="851" w:type="dxa"/>
          </w:tcPr>
          <w:p w14:paraId="1360FAC6" w14:textId="77777777" w:rsidR="006A2F41" w:rsidRPr="00D82A73" w:rsidRDefault="006A2F41" w:rsidP="0026766E">
            <w:pPr>
              <w:jc w:val="center"/>
            </w:pPr>
          </w:p>
        </w:tc>
        <w:tc>
          <w:tcPr>
            <w:tcW w:w="1134" w:type="dxa"/>
          </w:tcPr>
          <w:p w14:paraId="0A814903" w14:textId="77777777" w:rsidR="006A2F41" w:rsidRPr="00D82A73" w:rsidRDefault="006A2F41" w:rsidP="0026766E">
            <w:pPr>
              <w:jc w:val="center"/>
            </w:pPr>
            <w:r w:rsidRPr="00D82A73">
              <w:t>X</w:t>
            </w:r>
          </w:p>
        </w:tc>
        <w:tc>
          <w:tcPr>
            <w:tcW w:w="783" w:type="dxa"/>
          </w:tcPr>
          <w:p w14:paraId="1CDAABB8" w14:textId="77777777" w:rsidR="006A2F41" w:rsidRPr="00D82A73" w:rsidRDefault="006A2F41" w:rsidP="0026766E">
            <w:pPr>
              <w:jc w:val="center"/>
            </w:pPr>
            <w:r w:rsidRPr="00D82A73">
              <w:t>X</w:t>
            </w:r>
          </w:p>
        </w:tc>
        <w:tc>
          <w:tcPr>
            <w:tcW w:w="1059" w:type="dxa"/>
          </w:tcPr>
          <w:p w14:paraId="0BFA6B18" w14:textId="77777777" w:rsidR="006A2F41" w:rsidRPr="00D82A73" w:rsidRDefault="006A2F41" w:rsidP="0026766E">
            <w:pPr>
              <w:jc w:val="center"/>
            </w:pPr>
          </w:p>
        </w:tc>
        <w:tc>
          <w:tcPr>
            <w:tcW w:w="851" w:type="dxa"/>
          </w:tcPr>
          <w:p w14:paraId="20EB2281" w14:textId="77777777" w:rsidR="006A2F41" w:rsidRPr="00D82A73" w:rsidRDefault="006A2F41" w:rsidP="0026766E">
            <w:pPr>
              <w:jc w:val="center"/>
            </w:pPr>
          </w:p>
        </w:tc>
        <w:tc>
          <w:tcPr>
            <w:tcW w:w="850" w:type="dxa"/>
          </w:tcPr>
          <w:p w14:paraId="77977DD6" w14:textId="77777777" w:rsidR="006A2F41" w:rsidRPr="00D82A73" w:rsidRDefault="006A2F41" w:rsidP="0026766E">
            <w:pPr>
              <w:jc w:val="center"/>
            </w:pPr>
          </w:p>
        </w:tc>
        <w:tc>
          <w:tcPr>
            <w:tcW w:w="993" w:type="dxa"/>
          </w:tcPr>
          <w:p w14:paraId="09C365D1" w14:textId="77777777" w:rsidR="006A2F41" w:rsidRPr="00D82A73" w:rsidRDefault="006A2F41" w:rsidP="0026766E">
            <w:pPr>
              <w:jc w:val="center"/>
            </w:pPr>
          </w:p>
        </w:tc>
        <w:tc>
          <w:tcPr>
            <w:tcW w:w="1134" w:type="dxa"/>
          </w:tcPr>
          <w:p w14:paraId="2825CC22" w14:textId="77777777" w:rsidR="006A2F41" w:rsidRPr="00D82A73" w:rsidRDefault="006A2F41" w:rsidP="0026766E">
            <w:pPr>
              <w:jc w:val="center"/>
            </w:pPr>
            <w:r w:rsidRPr="00D82A73">
              <w:t>X</w:t>
            </w:r>
          </w:p>
        </w:tc>
        <w:tc>
          <w:tcPr>
            <w:tcW w:w="850" w:type="dxa"/>
          </w:tcPr>
          <w:p w14:paraId="4D14F996" w14:textId="77777777" w:rsidR="006A2F41" w:rsidRPr="00D82A73" w:rsidRDefault="006A2F41" w:rsidP="0026766E">
            <w:pPr>
              <w:jc w:val="center"/>
            </w:pPr>
          </w:p>
        </w:tc>
        <w:tc>
          <w:tcPr>
            <w:tcW w:w="709" w:type="dxa"/>
          </w:tcPr>
          <w:p w14:paraId="38B7C30A" w14:textId="77777777" w:rsidR="006A2F41" w:rsidRPr="00D82A73" w:rsidRDefault="006A2F41" w:rsidP="0026766E">
            <w:pPr>
              <w:jc w:val="center"/>
            </w:pPr>
          </w:p>
        </w:tc>
      </w:tr>
      <w:tr w:rsidR="006A2F41" w:rsidRPr="00D82A73" w14:paraId="4A31FD8C" w14:textId="77777777" w:rsidTr="009C52F6">
        <w:tc>
          <w:tcPr>
            <w:tcW w:w="1809" w:type="dxa"/>
          </w:tcPr>
          <w:p w14:paraId="3E15A2CC" w14:textId="77777777" w:rsidR="006A2F41" w:rsidRPr="00D82A73" w:rsidRDefault="006A2F41" w:rsidP="0026766E">
            <w:r w:rsidRPr="00D82A73">
              <w:t>minNumberOfChoices</w:t>
            </w:r>
          </w:p>
        </w:tc>
        <w:tc>
          <w:tcPr>
            <w:tcW w:w="709" w:type="dxa"/>
          </w:tcPr>
          <w:p w14:paraId="5F13414D" w14:textId="77777777" w:rsidR="006A2F41" w:rsidRPr="00D82A73" w:rsidRDefault="006A2F41" w:rsidP="0026766E">
            <w:pPr>
              <w:jc w:val="center"/>
            </w:pPr>
          </w:p>
        </w:tc>
        <w:tc>
          <w:tcPr>
            <w:tcW w:w="1134" w:type="dxa"/>
          </w:tcPr>
          <w:p w14:paraId="00BD14F9" w14:textId="77777777" w:rsidR="006A2F41" w:rsidRPr="00D82A73" w:rsidRDefault="006A2F41" w:rsidP="0026766E">
            <w:pPr>
              <w:jc w:val="center"/>
            </w:pPr>
          </w:p>
        </w:tc>
        <w:tc>
          <w:tcPr>
            <w:tcW w:w="851" w:type="dxa"/>
          </w:tcPr>
          <w:p w14:paraId="70DA3A71" w14:textId="77777777" w:rsidR="006A2F41" w:rsidRPr="00D82A73" w:rsidRDefault="006A2F41" w:rsidP="0026766E">
            <w:pPr>
              <w:jc w:val="center"/>
            </w:pPr>
          </w:p>
        </w:tc>
        <w:tc>
          <w:tcPr>
            <w:tcW w:w="1134" w:type="dxa"/>
          </w:tcPr>
          <w:p w14:paraId="7F0104C6" w14:textId="77777777" w:rsidR="006A2F41" w:rsidRPr="00D82A73" w:rsidRDefault="006A2F41" w:rsidP="0026766E">
            <w:pPr>
              <w:jc w:val="center"/>
            </w:pPr>
            <w:r w:rsidRPr="00D82A73">
              <w:t>X</w:t>
            </w:r>
          </w:p>
        </w:tc>
        <w:tc>
          <w:tcPr>
            <w:tcW w:w="783" w:type="dxa"/>
          </w:tcPr>
          <w:p w14:paraId="652111BE" w14:textId="77777777" w:rsidR="006A2F41" w:rsidRPr="00D82A73" w:rsidRDefault="006A2F41" w:rsidP="0026766E">
            <w:pPr>
              <w:jc w:val="center"/>
            </w:pPr>
            <w:r w:rsidRPr="00D82A73">
              <w:t>X</w:t>
            </w:r>
          </w:p>
        </w:tc>
        <w:tc>
          <w:tcPr>
            <w:tcW w:w="1059" w:type="dxa"/>
          </w:tcPr>
          <w:p w14:paraId="40B2A2EE" w14:textId="77777777" w:rsidR="006A2F41" w:rsidRPr="00D82A73" w:rsidRDefault="006A2F41" w:rsidP="0026766E">
            <w:pPr>
              <w:jc w:val="center"/>
            </w:pPr>
          </w:p>
        </w:tc>
        <w:tc>
          <w:tcPr>
            <w:tcW w:w="851" w:type="dxa"/>
          </w:tcPr>
          <w:p w14:paraId="2021566F" w14:textId="77777777" w:rsidR="006A2F41" w:rsidRPr="00D82A73" w:rsidRDefault="006A2F41" w:rsidP="0026766E">
            <w:pPr>
              <w:jc w:val="center"/>
            </w:pPr>
          </w:p>
        </w:tc>
        <w:tc>
          <w:tcPr>
            <w:tcW w:w="850" w:type="dxa"/>
          </w:tcPr>
          <w:p w14:paraId="39FDAF39" w14:textId="77777777" w:rsidR="006A2F41" w:rsidRPr="00D82A73" w:rsidRDefault="006A2F41" w:rsidP="0026766E">
            <w:pPr>
              <w:jc w:val="center"/>
            </w:pPr>
          </w:p>
        </w:tc>
        <w:tc>
          <w:tcPr>
            <w:tcW w:w="993" w:type="dxa"/>
          </w:tcPr>
          <w:p w14:paraId="543801CF" w14:textId="77777777" w:rsidR="006A2F41" w:rsidRPr="00D82A73" w:rsidRDefault="006A2F41" w:rsidP="0026766E">
            <w:pPr>
              <w:jc w:val="center"/>
            </w:pPr>
          </w:p>
        </w:tc>
        <w:tc>
          <w:tcPr>
            <w:tcW w:w="1134" w:type="dxa"/>
          </w:tcPr>
          <w:p w14:paraId="03AA55D1" w14:textId="77777777" w:rsidR="006A2F41" w:rsidRPr="00D82A73" w:rsidRDefault="006A2F41" w:rsidP="0026766E">
            <w:pPr>
              <w:jc w:val="center"/>
            </w:pPr>
            <w:r w:rsidRPr="00D82A73">
              <w:t>X</w:t>
            </w:r>
          </w:p>
        </w:tc>
        <w:tc>
          <w:tcPr>
            <w:tcW w:w="850" w:type="dxa"/>
          </w:tcPr>
          <w:p w14:paraId="38AAF0D1" w14:textId="77777777" w:rsidR="006A2F41" w:rsidRPr="00D82A73" w:rsidRDefault="006A2F41" w:rsidP="0026766E">
            <w:pPr>
              <w:jc w:val="center"/>
            </w:pPr>
          </w:p>
        </w:tc>
        <w:tc>
          <w:tcPr>
            <w:tcW w:w="709" w:type="dxa"/>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p w14:paraId="79612CFF" w14:textId="77777777" w:rsidR="000D7101" w:rsidRDefault="000D7101">
      <w:pPr>
        <w:rPr>
          <w:ins w:id="4696" w:author="Jarno Nieminen" w:date="2014-06-19T14:01:00Z"/>
        </w:rPr>
      </w:pPr>
      <w:ins w:id="4697" w:author="Jarno Nieminen" w:date="2014-06-19T14:01:00Z">
        <w:r>
          <w:br w:type="page"/>
        </w:r>
      </w:ins>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98">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08D5776"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77777777" w:rsidR="006A2F41" w:rsidRPr="00D82A73" w:rsidRDefault="006A2F41" w:rsidP="0026766E">
            <w:pPr>
              <w:rPr>
                <w:rFonts w:eastAsia="Arial Unicode MS"/>
              </w:rPr>
            </w:pPr>
            <w:r w:rsidRPr="00D82A73">
              <w:rPr>
                <w:rFonts w:eastAsia="Arial Unicode MS"/>
              </w:rPr>
              <w:t>Fylls i i samråd med TIS</w:t>
            </w:r>
          </w:p>
        </w:tc>
      </w:tr>
      <w:tr w:rsidR="00727585" w:rsidRPr="00D82A73" w14:paraId="3382B95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99"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00" w:author="Jarno Nieminen" w:date="2014-06-19T12:46:00Z">
            <w:trPr>
              <w:gridAfter w:val="0"/>
              <w:cantSplit/>
              <w:trHeight w:val="375"/>
            </w:trPr>
          </w:trPrChange>
        </w:trPr>
        <w:tc>
          <w:tcPr>
            <w:tcW w:w="2545" w:type="dxa"/>
            <w:gridSpan w:val="2"/>
            <w:vMerge/>
            <w:shd w:val="pct25" w:color="auto" w:fill="auto"/>
            <w:tcPrChange w:id="4701" w:author="Jarno Nieminen" w:date="2014-06-19T12:46:00Z">
              <w:tcPr>
                <w:tcW w:w="2545" w:type="dxa"/>
                <w:gridSpan w:val="3"/>
                <w:vMerge/>
                <w:shd w:val="pct25" w:color="auto" w:fill="auto"/>
              </w:tcPr>
            </w:tcPrChange>
          </w:tcPr>
          <w:p w14:paraId="69C65DCD" w14:textId="77777777" w:rsidR="00727585" w:rsidRPr="00D82A73" w:rsidRDefault="00727585" w:rsidP="00727585"/>
        </w:tc>
        <w:tc>
          <w:tcPr>
            <w:tcW w:w="3410" w:type="dxa"/>
            <w:vMerge/>
            <w:shd w:val="pct25" w:color="auto" w:fill="auto"/>
            <w:tcPrChange w:id="4702" w:author="Jarno Nieminen" w:date="2014-06-19T12:46:00Z">
              <w:tcPr>
                <w:tcW w:w="3410" w:type="dxa"/>
                <w:gridSpan w:val="2"/>
                <w:vMerge/>
                <w:shd w:val="pct25" w:color="auto" w:fill="auto"/>
              </w:tcPr>
            </w:tcPrChange>
          </w:tcPr>
          <w:p w14:paraId="7A097575" w14:textId="77777777" w:rsidR="00727585" w:rsidRPr="00D82A73" w:rsidRDefault="00727585" w:rsidP="00727585"/>
        </w:tc>
        <w:tc>
          <w:tcPr>
            <w:tcW w:w="1140" w:type="dxa"/>
            <w:vMerge/>
            <w:shd w:val="pct25" w:color="auto" w:fill="auto"/>
            <w:tcPrChange w:id="4703" w:author="Jarno Nieminen" w:date="2014-06-19T12:46:00Z">
              <w:tcPr>
                <w:tcW w:w="1140" w:type="dxa"/>
                <w:gridSpan w:val="2"/>
                <w:vMerge/>
                <w:shd w:val="pct25" w:color="auto" w:fill="auto"/>
              </w:tcPr>
            </w:tcPrChange>
          </w:tcPr>
          <w:p w14:paraId="57EC1099" w14:textId="77777777" w:rsidR="00727585" w:rsidRPr="00D82A73" w:rsidRDefault="00727585" w:rsidP="00727585"/>
        </w:tc>
        <w:tc>
          <w:tcPr>
            <w:tcW w:w="720" w:type="dxa"/>
            <w:vMerge/>
            <w:shd w:val="pct25" w:color="auto" w:fill="auto"/>
            <w:tcPrChange w:id="4704" w:author="Jarno Nieminen" w:date="2014-06-19T12:46:00Z">
              <w:tcPr>
                <w:tcW w:w="720" w:type="dxa"/>
                <w:gridSpan w:val="2"/>
                <w:vMerge/>
                <w:shd w:val="pct25" w:color="auto" w:fill="auto"/>
              </w:tcPr>
            </w:tcPrChange>
          </w:tcPr>
          <w:p w14:paraId="1645AA9B" w14:textId="77777777" w:rsidR="00727585" w:rsidRPr="00D82A73" w:rsidRDefault="00727585" w:rsidP="00727585"/>
        </w:tc>
        <w:tc>
          <w:tcPr>
            <w:tcW w:w="1800" w:type="dxa"/>
            <w:vMerge/>
            <w:shd w:val="pct25" w:color="auto" w:fill="auto"/>
            <w:tcPrChange w:id="4705" w:author="Jarno Nieminen" w:date="2014-06-19T12:46:00Z">
              <w:tcPr>
                <w:tcW w:w="1800" w:type="dxa"/>
                <w:gridSpan w:val="2"/>
                <w:vMerge/>
                <w:shd w:val="pct25" w:color="auto" w:fill="auto"/>
              </w:tcPr>
            </w:tcPrChange>
          </w:tcPr>
          <w:p w14:paraId="09AEBACD" w14:textId="77777777" w:rsidR="00727585" w:rsidRPr="00D82A73" w:rsidRDefault="00727585" w:rsidP="00727585"/>
        </w:tc>
        <w:tc>
          <w:tcPr>
            <w:tcW w:w="1920" w:type="dxa"/>
            <w:vMerge/>
            <w:shd w:val="pct25" w:color="auto" w:fill="auto"/>
            <w:tcPrChange w:id="4706" w:author="Jarno Nieminen" w:date="2014-06-19T12:46:00Z">
              <w:tcPr>
                <w:tcW w:w="1920" w:type="dxa"/>
                <w:gridSpan w:val="2"/>
                <w:vMerge/>
                <w:shd w:val="pct25" w:color="auto" w:fill="auto"/>
              </w:tcPr>
            </w:tcPrChange>
          </w:tcPr>
          <w:p w14:paraId="0F4110AF" w14:textId="77777777" w:rsidR="00727585" w:rsidRPr="00D82A73" w:rsidRDefault="00727585" w:rsidP="00727585"/>
        </w:tc>
        <w:tc>
          <w:tcPr>
            <w:tcW w:w="1200" w:type="dxa"/>
            <w:tcBorders>
              <w:bottom w:val="single" w:sz="4" w:space="0" w:color="auto"/>
            </w:tcBorders>
            <w:shd w:val="pct25" w:color="auto" w:fill="auto"/>
            <w:tcPrChange w:id="4707" w:author="Jarno Nieminen" w:date="2014-06-19T12:46:00Z">
              <w:tcPr>
                <w:tcW w:w="1200" w:type="dxa"/>
                <w:gridSpan w:val="2"/>
                <w:tcBorders>
                  <w:bottom w:val="single" w:sz="4" w:space="0" w:color="auto"/>
                </w:tcBorders>
                <w:shd w:val="pct25" w:color="auto" w:fill="auto"/>
              </w:tcPr>
            </w:tcPrChange>
          </w:tcPr>
          <w:p w14:paraId="4E29C49E" w14:textId="637D5765" w:rsidR="00727585" w:rsidRPr="00D82A73" w:rsidRDefault="00727585" w:rsidP="00727585">
            <w:pPr>
              <w:rPr>
                <w:rFonts w:eastAsia="Arial Unicode MS"/>
              </w:rPr>
            </w:pPr>
            <w:ins w:id="4708" w:author="Jarno Nieminen" w:date="2014-06-19T11:31:00Z">
              <w:r w:rsidRPr="009A3B8F">
                <w:rPr>
                  <w:rFonts w:eastAsia="Arial Unicode MS"/>
                </w:rPr>
                <w:t>Klass i V</w:t>
              </w:r>
              <w:r w:rsidRPr="009A3B8F">
                <w:rPr>
                  <w:rFonts w:eastAsia="Arial Unicode MS"/>
                </w:rPr>
                <w:noBreakHyphen/>
                <w:t>TIM</w:t>
              </w:r>
            </w:ins>
            <w:del w:id="4709"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10" w:author="Jarno Nieminen" w:date="2014-06-19T12:46:00Z">
              <w:tcPr>
                <w:tcW w:w="1080" w:type="dxa"/>
                <w:tcBorders>
                  <w:bottom w:val="single" w:sz="4" w:space="0" w:color="auto"/>
                </w:tcBorders>
                <w:shd w:val="pct25" w:color="auto" w:fill="auto"/>
              </w:tcPr>
            </w:tcPrChange>
          </w:tcPr>
          <w:p w14:paraId="3368C055" w14:textId="2C85E080" w:rsidR="00727585" w:rsidRPr="00D82A73" w:rsidRDefault="00727585" w:rsidP="00727585">
            <w:pPr>
              <w:rPr>
                <w:rFonts w:eastAsia="Arial Unicode MS"/>
              </w:rPr>
            </w:pPr>
            <w:ins w:id="4711"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12" w:author="Jarno Nieminen" w:date="2014-06-19T12:46:00Z">
              <w:tcPr>
                <w:tcW w:w="1160" w:type="dxa"/>
                <w:tcBorders>
                  <w:bottom w:val="single" w:sz="4" w:space="0" w:color="auto"/>
                </w:tcBorders>
                <w:shd w:val="pct25" w:color="auto" w:fill="auto"/>
              </w:tcPr>
            </w:tcPrChange>
          </w:tcPr>
          <w:p w14:paraId="54A75C09" w14:textId="27025D2D" w:rsidR="00727585" w:rsidRPr="00D82A73" w:rsidRDefault="00727585" w:rsidP="00727585">
            <w:pPr>
              <w:rPr>
                <w:rFonts w:eastAsia="Arial Unicode MS"/>
              </w:rPr>
            </w:pPr>
            <w:ins w:id="4713" w:author="Jarno Nieminen" w:date="2014-06-19T11:31:00Z">
              <w:r w:rsidRPr="009A3B8F">
                <w:rPr>
                  <w:rFonts w:eastAsia="Arial Unicode MS"/>
                </w:rPr>
                <w:t>Kodverk i V</w:t>
              </w:r>
              <w:r w:rsidRPr="009A3B8F">
                <w:rPr>
                  <w:rFonts w:eastAsia="Arial Unicode MS"/>
                </w:rPr>
                <w:noBreakHyphen/>
                <w:t>TIM</w:t>
              </w:r>
            </w:ins>
          </w:p>
        </w:tc>
      </w:tr>
      <w:tr w:rsidR="00340A76" w:rsidRPr="00D82A73" w14:paraId="76C570A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14"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15" w:author="Jarno Nieminen" w:date="2014-06-19T12:46:00Z">
            <w:trPr>
              <w:gridAfter w:val="0"/>
              <w:trHeight w:val="217"/>
            </w:trPr>
          </w:trPrChange>
        </w:trPr>
        <w:tc>
          <w:tcPr>
            <w:tcW w:w="2545" w:type="dxa"/>
            <w:gridSpan w:val="2"/>
            <w:tcPrChange w:id="4716" w:author="Jarno Nieminen" w:date="2014-06-19T12:46:00Z">
              <w:tcPr>
                <w:tcW w:w="2545" w:type="dxa"/>
                <w:gridSpan w:val="3"/>
              </w:tcPr>
            </w:tcPrChange>
          </w:tcPr>
          <w:p w14:paraId="390CD995" w14:textId="77777777" w:rsidR="00340A76" w:rsidRPr="00D82A73" w:rsidRDefault="00340A76" w:rsidP="00340A76">
            <w:pPr>
              <w:rPr>
                <w:rFonts w:eastAsia="Arial Unicode MS"/>
              </w:rPr>
            </w:pPr>
            <w:r w:rsidRPr="00D82A73">
              <w:rPr>
                <w:rFonts w:eastAsia="Arial Unicode MS"/>
              </w:rPr>
              <w:t>(event)</w:t>
            </w:r>
          </w:p>
        </w:tc>
        <w:tc>
          <w:tcPr>
            <w:tcW w:w="3410" w:type="dxa"/>
            <w:tcPrChange w:id="4717" w:author="Jarno Nieminen" w:date="2014-06-19T12:46:00Z">
              <w:tcPr>
                <w:tcW w:w="3410" w:type="dxa"/>
                <w:gridSpan w:val="2"/>
              </w:tcPr>
            </w:tcPrChange>
          </w:tcPr>
          <w:p w14:paraId="3D03EB97" w14:textId="77777777" w:rsidR="00340A76" w:rsidRPr="00D82A73" w:rsidRDefault="00340A76" w:rsidP="00340A76">
            <w:pPr>
              <w:rPr>
                <w:rFonts w:eastAsia="Arial Unicode MS"/>
              </w:rPr>
            </w:pPr>
            <w:r w:rsidRPr="00D82A73">
              <w:rPr>
                <w:rFonts w:eastAsia="Arial Unicode MS"/>
              </w:rPr>
              <w:t xml:space="preserve">Valideringshändelse. </w:t>
            </w:r>
          </w:p>
          <w:p w14:paraId="5A71DE1D" w14:textId="77777777" w:rsidR="00340A76" w:rsidRPr="00D82A73" w:rsidRDefault="00340A76" w:rsidP="00340A76">
            <w:pPr>
              <w:rPr>
                <w:rFonts w:eastAsia="Arial Unicode MS"/>
              </w:rPr>
            </w:pPr>
            <w:r w:rsidRPr="00D82A73">
              <w:rPr>
                <w:rFonts w:eastAsia="Arial Unicode MS"/>
              </w:rPr>
              <w:t>Ex: ”mandatory” indikerar att det finns en valideringstext för ett obligatoriskt fält.</w:t>
            </w:r>
          </w:p>
        </w:tc>
        <w:tc>
          <w:tcPr>
            <w:tcW w:w="1140" w:type="dxa"/>
            <w:tcPrChange w:id="4718" w:author="Jarno Nieminen" w:date="2014-06-19T12:46:00Z">
              <w:tcPr>
                <w:tcW w:w="1140" w:type="dxa"/>
                <w:gridSpan w:val="2"/>
              </w:tcPr>
            </w:tcPrChange>
          </w:tcPr>
          <w:p w14:paraId="5D62EBB4" w14:textId="77777777" w:rsidR="00340A76" w:rsidRPr="00D82A73" w:rsidRDefault="00340A76" w:rsidP="00340A76">
            <w:pPr>
              <w:rPr>
                <w:rFonts w:eastAsia="Arial Unicode MS"/>
              </w:rPr>
            </w:pPr>
            <w:r w:rsidRPr="00D82A73">
              <w:rPr>
                <w:rFonts w:eastAsia="Arial Unicode MS"/>
              </w:rPr>
              <w:t>TXT</w:t>
            </w:r>
          </w:p>
        </w:tc>
        <w:tc>
          <w:tcPr>
            <w:tcW w:w="720" w:type="dxa"/>
            <w:tcPrChange w:id="4719" w:author="Jarno Nieminen" w:date="2014-06-19T12:46:00Z">
              <w:tcPr>
                <w:tcW w:w="720" w:type="dxa"/>
                <w:gridSpan w:val="2"/>
              </w:tcPr>
            </w:tcPrChange>
          </w:tcPr>
          <w:p w14:paraId="36F94B2F" w14:textId="77777777" w:rsidR="00340A76" w:rsidRPr="00D82A73" w:rsidRDefault="00340A76" w:rsidP="00340A76">
            <w:pPr>
              <w:rPr>
                <w:rFonts w:eastAsia="Arial Unicode MS"/>
              </w:rPr>
            </w:pPr>
            <w:r w:rsidRPr="00D82A73">
              <w:rPr>
                <w:rFonts w:eastAsia="Arial Unicode MS"/>
              </w:rPr>
              <w:t>1..1</w:t>
            </w:r>
          </w:p>
        </w:tc>
        <w:tc>
          <w:tcPr>
            <w:tcW w:w="1800" w:type="dxa"/>
            <w:tcPrChange w:id="4720" w:author="Jarno Nieminen" w:date="2014-06-19T12:46:00Z">
              <w:tcPr>
                <w:tcW w:w="1800" w:type="dxa"/>
                <w:gridSpan w:val="2"/>
              </w:tcPr>
            </w:tcPrChange>
          </w:tcPr>
          <w:p w14:paraId="14C6080B" w14:textId="77777777" w:rsidR="00340A76" w:rsidRPr="00D82A73" w:rsidRDefault="00340A76" w:rsidP="00340A76">
            <w:pPr>
              <w:rPr>
                <w:rFonts w:eastAsia="Arial Unicode MS"/>
              </w:rPr>
            </w:pPr>
            <w:r w:rsidRPr="00D82A73">
              <w:rPr>
                <w:rFonts w:eastAsia="Arial Unicode MS"/>
              </w:rPr>
              <w:t>KV Valideringshändelse</w:t>
            </w:r>
          </w:p>
          <w:p w14:paraId="0C2F49CB" w14:textId="77777777" w:rsidR="00340A76" w:rsidRPr="00D82A73" w:rsidRDefault="00340A76" w:rsidP="00340A76">
            <w:pPr>
              <w:rPr>
                <w:rFonts w:eastAsia="Arial Unicode MS"/>
              </w:rPr>
            </w:pPr>
          </w:p>
        </w:tc>
        <w:tc>
          <w:tcPr>
            <w:tcW w:w="1920" w:type="dxa"/>
            <w:tcPrChange w:id="4721" w:author="Jarno Nieminen" w:date="2014-06-19T12:46:00Z">
              <w:tcPr>
                <w:tcW w:w="1920" w:type="dxa"/>
                <w:gridSpan w:val="2"/>
              </w:tcPr>
            </w:tcPrChange>
          </w:tcPr>
          <w:p w14:paraId="0D2EA247" w14:textId="77777777" w:rsidR="00340A76" w:rsidRPr="00D82A73" w:rsidRDefault="00340A76" w:rsidP="00340A76">
            <w:pPr>
              <w:rPr>
                <w:rFonts w:ascii="Arial" w:eastAsia="Arial Unicode MS" w:hAnsi="Arial"/>
              </w:rPr>
            </w:pPr>
          </w:p>
        </w:tc>
        <w:tc>
          <w:tcPr>
            <w:tcW w:w="1200" w:type="dxa"/>
            <w:shd w:val="clear" w:color="auto" w:fill="auto"/>
            <w:tcPrChange w:id="4722" w:author="Jarno Nieminen" w:date="2014-06-19T12:46:00Z">
              <w:tcPr>
                <w:tcW w:w="1200" w:type="dxa"/>
                <w:gridSpan w:val="2"/>
                <w:shd w:val="clear" w:color="auto" w:fill="auto"/>
              </w:tcPr>
            </w:tcPrChange>
          </w:tcPr>
          <w:p w14:paraId="511433BE" w14:textId="1AC496F2" w:rsidR="00340A76" w:rsidRPr="00D82A73" w:rsidRDefault="00B37BC8" w:rsidP="00340A76">
            <w:pPr>
              <w:rPr>
                <w:rFonts w:ascii="Arial" w:eastAsia="Arial Unicode MS" w:hAnsi="Arial"/>
              </w:rPr>
            </w:pPr>
            <w:ins w:id="472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24" w:author="Jarno Nieminen" w:date="2014-06-19T12:46:00Z">
              <w:tcPr>
                <w:tcW w:w="1080" w:type="dxa"/>
                <w:shd w:val="clear" w:color="auto" w:fill="auto"/>
              </w:tcPr>
            </w:tcPrChange>
          </w:tcPr>
          <w:p w14:paraId="0F11D179" w14:textId="538D1925" w:rsidR="00340A76" w:rsidRPr="00D82A73" w:rsidRDefault="00B37BC8" w:rsidP="00340A76">
            <w:pPr>
              <w:rPr>
                <w:rFonts w:ascii="Arial" w:eastAsia="Arial Unicode MS" w:hAnsi="Arial"/>
              </w:rPr>
            </w:pPr>
            <w:ins w:id="472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26" w:author="Jarno Nieminen" w:date="2014-06-19T12:46:00Z">
              <w:tcPr>
                <w:tcW w:w="1160" w:type="dxa"/>
                <w:shd w:val="clear" w:color="auto" w:fill="auto"/>
              </w:tcPr>
            </w:tcPrChange>
          </w:tcPr>
          <w:p w14:paraId="399DD371" w14:textId="5CBE6E52" w:rsidR="00340A76" w:rsidRPr="00D82A73" w:rsidRDefault="00235080" w:rsidP="00340A76">
            <w:pPr>
              <w:rPr>
                <w:rFonts w:ascii="Arial" w:eastAsia="Arial Unicode MS" w:hAnsi="Arial"/>
              </w:rPr>
            </w:pPr>
            <w:ins w:id="4727"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77F5C65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28"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29" w:author="Jarno Nieminen" w:date="2014-06-19T12:46:00Z">
            <w:trPr>
              <w:gridAfter w:val="0"/>
              <w:trHeight w:val="217"/>
            </w:trPr>
          </w:trPrChange>
        </w:trPr>
        <w:tc>
          <w:tcPr>
            <w:tcW w:w="2545" w:type="dxa"/>
            <w:gridSpan w:val="2"/>
            <w:tcPrChange w:id="4730" w:author="Jarno Nieminen" w:date="2014-06-19T12:46:00Z">
              <w:tcPr>
                <w:tcW w:w="2545" w:type="dxa"/>
                <w:gridSpan w:val="3"/>
              </w:tcPr>
            </w:tcPrChange>
          </w:tcPr>
          <w:p w14:paraId="0F7F0E36" w14:textId="77777777" w:rsidR="00340A76" w:rsidRPr="00D82A73" w:rsidRDefault="00340A76" w:rsidP="00340A76">
            <w:pPr>
              <w:rPr>
                <w:rFonts w:eastAsia="Arial Unicode MS"/>
              </w:rPr>
            </w:pPr>
            <w:r w:rsidRPr="00D82A73">
              <w:rPr>
                <w:rFonts w:eastAsia="Arial Unicode MS"/>
              </w:rPr>
              <w:t>(text)</w:t>
            </w:r>
          </w:p>
        </w:tc>
        <w:tc>
          <w:tcPr>
            <w:tcW w:w="3410" w:type="dxa"/>
            <w:tcPrChange w:id="4731" w:author="Jarno Nieminen" w:date="2014-06-19T12:46:00Z">
              <w:tcPr>
                <w:tcW w:w="3410" w:type="dxa"/>
                <w:gridSpan w:val="2"/>
              </w:tcPr>
            </w:tcPrChange>
          </w:tcPr>
          <w:p w14:paraId="1850DDCD" w14:textId="77777777" w:rsidR="00340A76" w:rsidRPr="00D82A73" w:rsidRDefault="00340A76" w:rsidP="00340A76">
            <w:pPr>
              <w:rPr>
                <w:rFonts w:eastAsia="Arial Unicode MS"/>
              </w:rPr>
            </w:pPr>
            <w:r w:rsidRPr="00D82A73">
              <w:rPr>
                <w:rFonts w:eastAsia="Arial Unicode MS"/>
              </w:rPr>
              <w:t>Valideringstext för valideringshändelse..</w:t>
            </w:r>
          </w:p>
          <w:p w14:paraId="7159AD14" w14:textId="77777777" w:rsidR="00340A76" w:rsidRPr="00D82A73" w:rsidRDefault="00340A76" w:rsidP="00340A76">
            <w:pPr>
              <w:rPr>
                <w:rFonts w:eastAsia="Arial Unicode MS"/>
              </w:rPr>
            </w:pPr>
            <w:r w:rsidRPr="00D82A73">
              <w:rPr>
                <w:rFonts w:eastAsia="Arial Unicode MS"/>
              </w:rPr>
              <w:t>Ex: ”Fältet x är obligatoriskt”</w:t>
            </w:r>
          </w:p>
          <w:p w14:paraId="1851CD88" w14:textId="77777777" w:rsidR="00340A76" w:rsidRPr="00D82A73" w:rsidRDefault="00340A76" w:rsidP="00340A76">
            <w:pPr>
              <w:rPr>
                <w:rFonts w:eastAsia="Arial Unicode MS"/>
              </w:rPr>
            </w:pPr>
          </w:p>
        </w:tc>
        <w:tc>
          <w:tcPr>
            <w:tcW w:w="1140" w:type="dxa"/>
            <w:tcPrChange w:id="4732" w:author="Jarno Nieminen" w:date="2014-06-19T12:46:00Z">
              <w:tcPr>
                <w:tcW w:w="1140" w:type="dxa"/>
                <w:gridSpan w:val="2"/>
              </w:tcPr>
            </w:tcPrChange>
          </w:tcPr>
          <w:p w14:paraId="1546983A" w14:textId="77777777" w:rsidR="00340A76" w:rsidRPr="00D82A73" w:rsidRDefault="00340A76" w:rsidP="00340A76">
            <w:pPr>
              <w:rPr>
                <w:rFonts w:eastAsia="Arial Unicode MS"/>
              </w:rPr>
            </w:pPr>
            <w:r w:rsidRPr="00D82A73">
              <w:rPr>
                <w:rFonts w:eastAsia="Arial Unicode MS"/>
              </w:rPr>
              <w:t>TXT</w:t>
            </w:r>
          </w:p>
        </w:tc>
        <w:tc>
          <w:tcPr>
            <w:tcW w:w="720" w:type="dxa"/>
            <w:tcPrChange w:id="4733" w:author="Jarno Nieminen" w:date="2014-06-19T12:46:00Z">
              <w:tcPr>
                <w:tcW w:w="720" w:type="dxa"/>
                <w:gridSpan w:val="2"/>
              </w:tcPr>
            </w:tcPrChange>
          </w:tcPr>
          <w:p w14:paraId="504A96ED" w14:textId="77777777" w:rsidR="00340A76" w:rsidRPr="00D82A73" w:rsidRDefault="00340A76" w:rsidP="00340A76">
            <w:pPr>
              <w:rPr>
                <w:rFonts w:eastAsia="Arial Unicode MS"/>
              </w:rPr>
            </w:pPr>
            <w:r w:rsidRPr="00D82A73">
              <w:rPr>
                <w:rFonts w:eastAsia="Arial Unicode MS"/>
              </w:rPr>
              <w:t>1..1</w:t>
            </w:r>
          </w:p>
        </w:tc>
        <w:tc>
          <w:tcPr>
            <w:tcW w:w="1800" w:type="dxa"/>
            <w:tcPrChange w:id="4734" w:author="Jarno Nieminen" w:date="2014-06-19T12:46:00Z">
              <w:tcPr>
                <w:tcW w:w="1800" w:type="dxa"/>
                <w:gridSpan w:val="2"/>
              </w:tcPr>
            </w:tcPrChange>
          </w:tcPr>
          <w:p w14:paraId="588CE23B" w14:textId="77777777" w:rsidR="00340A76" w:rsidRPr="00D82A73" w:rsidRDefault="00340A76" w:rsidP="00340A76">
            <w:pPr>
              <w:rPr>
                <w:rFonts w:eastAsia="Arial Unicode MS"/>
              </w:rPr>
            </w:pPr>
          </w:p>
        </w:tc>
        <w:tc>
          <w:tcPr>
            <w:tcW w:w="1920" w:type="dxa"/>
            <w:tcPrChange w:id="4735" w:author="Jarno Nieminen" w:date="2014-06-19T12:46:00Z">
              <w:tcPr>
                <w:tcW w:w="1920" w:type="dxa"/>
                <w:gridSpan w:val="2"/>
              </w:tcPr>
            </w:tcPrChange>
          </w:tcPr>
          <w:p w14:paraId="2FCFCCFF" w14:textId="77777777" w:rsidR="00340A76" w:rsidRPr="00D82A73" w:rsidRDefault="00340A76" w:rsidP="00340A76">
            <w:pPr>
              <w:rPr>
                <w:rFonts w:ascii="Arial" w:eastAsia="Arial Unicode MS" w:hAnsi="Arial"/>
              </w:rPr>
            </w:pPr>
          </w:p>
        </w:tc>
        <w:tc>
          <w:tcPr>
            <w:tcW w:w="1200" w:type="dxa"/>
            <w:shd w:val="clear" w:color="auto" w:fill="auto"/>
            <w:tcPrChange w:id="4736" w:author="Jarno Nieminen" w:date="2014-06-19T12:46:00Z">
              <w:tcPr>
                <w:tcW w:w="1200" w:type="dxa"/>
                <w:gridSpan w:val="2"/>
                <w:shd w:val="clear" w:color="auto" w:fill="auto"/>
              </w:tcPr>
            </w:tcPrChange>
          </w:tcPr>
          <w:p w14:paraId="51F82B20" w14:textId="170DAFD4" w:rsidR="00340A76" w:rsidRPr="00D82A73" w:rsidRDefault="00B37BC8" w:rsidP="00340A76">
            <w:pPr>
              <w:rPr>
                <w:rFonts w:ascii="Arial" w:eastAsia="Arial Unicode MS" w:hAnsi="Arial"/>
              </w:rPr>
            </w:pPr>
            <w:ins w:id="473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38" w:author="Jarno Nieminen" w:date="2014-06-19T12:46:00Z">
              <w:tcPr>
                <w:tcW w:w="1080" w:type="dxa"/>
                <w:shd w:val="clear" w:color="auto" w:fill="auto"/>
              </w:tcPr>
            </w:tcPrChange>
          </w:tcPr>
          <w:p w14:paraId="389B5852" w14:textId="585C3A34" w:rsidR="00340A76" w:rsidRPr="00D82A73" w:rsidRDefault="00B37BC8" w:rsidP="00340A76">
            <w:pPr>
              <w:rPr>
                <w:rFonts w:ascii="Arial" w:eastAsia="Arial Unicode MS" w:hAnsi="Arial"/>
              </w:rPr>
            </w:pPr>
            <w:ins w:id="473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40" w:author="Jarno Nieminen" w:date="2014-06-19T12:46:00Z">
              <w:tcPr>
                <w:tcW w:w="1160" w:type="dxa"/>
                <w:shd w:val="clear" w:color="auto" w:fill="auto"/>
              </w:tcPr>
            </w:tcPrChange>
          </w:tcPr>
          <w:p w14:paraId="3A9818A2" w14:textId="3D0F43D0" w:rsidR="00340A76" w:rsidRPr="00D82A73" w:rsidRDefault="00340A76" w:rsidP="00340A76">
            <w:pPr>
              <w:rPr>
                <w:rFonts w:ascii="Arial" w:eastAsia="Arial Unicode MS" w:hAnsi="Arial"/>
              </w:rPr>
            </w:pPr>
            <w:ins w:id="4741" w:author="Jarno Nieminen" w:date="2014-06-19T12:46:00Z">
              <w:r>
                <w:rPr>
                  <w:rFonts w:ascii="Arial" w:eastAsia="Arial Unicode MS" w:hAnsi="Arial"/>
                </w:rPr>
                <w:t>N/A</w:t>
              </w:r>
            </w:ins>
          </w:p>
        </w:tc>
      </w:tr>
      <w:tr w:rsidR="00340A76" w:rsidRPr="00D82A73" w14:paraId="7D21DD3F" w14:textId="77777777" w:rsidTr="009C52F6">
        <w:trPr>
          <w:gridBefore w:val="1"/>
          <w:wBefore w:w="15" w:type="dxa"/>
          <w:trHeight w:val="217"/>
        </w:trPr>
        <w:tc>
          <w:tcPr>
            <w:tcW w:w="7080" w:type="dxa"/>
            <w:gridSpan w:val="3"/>
            <w:shd w:val="pct25" w:color="auto" w:fill="auto"/>
          </w:tcPr>
          <w:p w14:paraId="2AC68FA9" w14:textId="77777777" w:rsidR="00340A76" w:rsidRPr="00D82A73" w:rsidRDefault="00340A76" w:rsidP="00340A76">
            <w:r w:rsidRPr="00D82A73">
              <w:t>Associationer</w:t>
            </w:r>
          </w:p>
        </w:tc>
        <w:tc>
          <w:tcPr>
            <w:tcW w:w="7880" w:type="dxa"/>
            <w:gridSpan w:val="6"/>
            <w:shd w:val="pct25" w:color="auto" w:fill="auto"/>
          </w:tcPr>
          <w:p w14:paraId="1E8205B6" w14:textId="77777777" w:rsidR="00340A76" w:rsidRPr="00D82A73" w:rsidRDefault="00340A76" w:rsidP="00340A76">
            <w:pPr>
              <w:rPr>
                <w:rFonts w:eastAsia="Arial Unicode MS"/>
              </w:rPr>
            </w:pPr>
            <w:r w:rsidRPr="00D82A73">
              <w:t>Beslutsregel</w:t>
            </w:r>
          </w:p>
        </w:tc>
      </w:tr>
      <w:tr w:rsidR="00340A76" w:rsidRPr="00D82A73" w14:paraId="7EA1D2ED" w14:textId="77777777" w:rsidTr="009C52F6">
        <w:trPr>
          <w:gridBefore w:val="1"/>
          <w:wBefore w:w="15" w:type="dxa"/>
          <w:trHeight w:val="217"/>
        </w:trPr>
        <w:tc>
          <w:tcPr>
            <w:tcW w:w="7080" w:type="dxa"/>
            <w:gridSpan w:val="3"/>
          </w:tcPr>
          <w:p w14:paraId="1731BAB1" w14:textId="77777777" w:rsidR="00340A76" w:rsidRPr="00D82A73" w:rsidRDefault="00340A76" w:rsidP="00340A76">
            <w:pPr>
              <w:rPr>
                <w:rFonts w:ascii="Arial" w:eastAsia="Arial Unicode MS" w:hAnsi="Arial"/>
                <w:color w:val="000000"/>
              </w:rPr>
            </w:pPr>
          </w:p>
        </w:tc>
        <w:tc>
          <w:tcPr>
            <w:tcW w:w="7880" w:type="dxa"/>
            <w:gridSpan w:val="6"/>
          </w:tcPr>
          <w:p w14:paraId="69D3D511" w14:textId="77777777" w:rsidR="00340A76" w:rsidRPr="00D82A73" w:rsidRDefault="00340A76" w:rsidP="00340A76">
            <w:pPr>
              <w:rPr>
                <w:rFonts w:ascii="Arial" w:eastAsia="Arial Unicode MS" w:hAnsi="Arial"/>
                <w:color w:val="000000"/>
              </w:rPr>
            </w:pPr>
          </w:p>
        </w:tc>
      </w:tr>
      <w:tr w:rsidR="00340A76" w:rsidRPr="00D82A73" w14:paraId="7785EEC9" w14:textId="77777777" w:rsidTr="009C52F6">
        <w:trPr>
          <w:gridBefore w:val="1"/>
          <w:wBefore w:w="15" w:type="dxa"/>
          <w:trHeight w:val="217"/>
        </w:trPr>
        <w:tc>
          <w:tcPr>
            <w:tcW w:w="7080" w:type="dxa"/>
            <w:gridSpan w:val="3"/>
          </w:tcPr>
          <w:p w14:paraId="2125C190" w14:textId="77777777" w:rsidR="00340A76" w:rsidRPr="00D82A73" w:rsidRDefault="00340A76" w:rsidP="00340A76">
            <w:pPr>
              <w:rPr>
                <w:rFonts w:ascii="Arial" w:eastAsia="Arial Unicode MS" w:hAnsi="Arial"/>
                <w:color w:val="000000"/>
              </w:rPr>
            </w:pPr>
          </w:p>
        </w:tc>
        <w:tc>
          <w:tcPr>
            <w:tcW w:w="7880" w:type="dxa"/>
            <w:gridSpan w:val="6"/>
          </w:tcPr>
          <w:p w14:paraId="407F87B5" w14:textId="77777777" w:rsidR="00340A76" w:rsidRPr="00D82A73" w:rsidRDefault="00340A76" w:rsidP="00340A76">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rFonts w:eastAsia="Times New Roman"/>
          <w:bCs/>
          <w:sz w:val="24"/>
          <w:szCs w:val="26"/>
        </w:rPr>
      </w:pPr>
      <w:bookmarkStart w:id="4742" w:name="_Toc138576302"/>
      <w:bookmarkStart w:id="4743" w:name="_Toc193243795"/>
      <w:bookmarkStart w:id="4744" w:name="_Toc220986057"/>
      <w:bookmarkStart w:id="4745" w:name="_Toc386458100"/>
      <w:r>
        <w:br w:type="page"/>
      </w:r>
    </w:p>
    <w:p w14:paraId="08EDC770" w14:textId="46B29C8E" w:rsidR="006A2F41" w:rsidRPr="00E91314" w:rsidRDefault="006A2F41" w:rsidP="006A2F41">
      <w:pPr>
        <w:pStyle w:val="Heading2"/>
      </w:pPr>
      <w:bookmarkStart w:id="4746" w:name="_Toc390951687"/>
      <w:r w:rsidRPr="00E91314">
        <w:lastRenderedPageBreak/>
        <w:t>Terminologier, kodverk</w:t>
      </w:r>
      <w:bookmarkEnd w:id="4742"/>
      <w:r w:rsidRPr="00E91314">
        <w:t xml:space="preserve"> och identifierare (</w:t>
      </w:r>
      <w:r w:rsidRPr="00E91314">
        <w:rPr>
          <w:sz w:val="26"/>
        </w:rPr>
        <w:t>t/k/i)</w:t>
      </w:r>
      <w:bookmarkEnd w:id="4743"/>
      <w:bookmarkEnd w:id="4744"/>
      <w:bookmarkEnd w:id="4745"/>
      <w:bookmarkEnd w:id="4746"/>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60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860"/>
        <w:gridCol w:w="1800"/>
        <w:gridCol w:w="969"/>
        <w:gridCol w:w="1418"/>
      </w:tblGrid>
      <w:tr w:rsidR="00601C65" w:rsidRPr="00E91314" w14:paraId="6CE05B20" w14:textId="77777777" w:rsidTr="00334441">
        <w:trPr>
          <w:tblHeader/>
        </w:trPr>
        <w:tc>
          <w:tcPr>
            <w:tcW w:w="606" w:type="pct"/>
            <w:shd w:val="clear" w:color="auto" w:fill="C0C0C0"/>
          </w:tcPr>
          <w:p w14:paraId="5E2C1826" w14:textId="77777777" w:rsidR="006A2F41" w:rsidRPr="00E91314" w:rsidRDefault="006A2F41" w:rsidP="0026766E">
            <w:r w:rsidRPr="00E91314">
              <w:t>Namn</w:t>
            </w:r>
          </w:p>
        </w:tc>
        <w:tc>
          <w:tcPr>
            <w:tcW w:w="900" w:type="pct"/>
            <w:shd w:val="clear" w:color="auto" w:fill="C0C0C0"/>
          </w:tcPr>
          <w:p w14:paraId="5CA76583" w14:textId="77777777" w:rsidR="006A2F41" w:rsidRPr="00E91314" w:rsidRDefault="006A2F41" w:rsidP="0026766E">
            <w:r w:rsidRPr="00E91314">
              <w:t>Syfte</w:t>
            </w:r>
          </w:p>
        </w:tc>
        <w:tc>
          <w:tcPr>
            <w:tcW w:w="810" w:type="pct"/>
            <w:shd w:val="clear" w:color="auto" w:fill="C0C0C0"/>
          </w:tcPr>
          <w:p w14:paraId="1CEE2829" w14:textId="77777777" w:rsidR="006A2F41" w:rsidRPr="00E91314" w:rsidRDefault="006A2F41" w:rsidP="0026766E">
            <w:r w:rsidRPr="00E91314">
              <w:t>Innehåll. språk</w:t>
            </w:r>
          </w:p>
        </w:tc>
        <w:tc>
          <w:tcPr>
            <w:tcW w:w="452" w:type="pct"/>
            <w:shd w:val="clear" w:color="auto" w:fill="C0C0C0"/>
          </w:tcPr>
          <w:p w14:paraId="77877100" w14:textId="77777777" w:rsidR="006A2F41" w:rsidRPr="00E91314" w:rsidRDefault="006A2F41" w:rsidP="0026766E">
            <w:r w:rsidRPr="00E91314">
              <w:t>Föreskrift, standard, internationellt kodverk</w:t>
            </w:r>
          </w:p>
        </w:tc>
        <w:tc>
          <w:tcPr>
            <w:tcW w:w="305" w:type="pct"/>
            <w:shd w:val="clear" w:color="auto" w:fill="C0C0C0"/>
          </w:tcPr>
          <w:p w14:paraId="2207117A" w14:textId="77777777" w:rsidR="006A2F41" w:rsidRPr="00E91314" w:rsidRDefault="006A2F41" w:rsidP="0026766E">
            <w:r w:rsidRPr="00E91314">
              <w:t>Fastställt av</w:t>
            </w:r>
          </w:p>
        </w:tc>
        <w:tc>
          <w:tcPr>
            <w:tcW w:w="593" w:type="pct"/>
            <w:shd w:val="clear" w:color="auto" w:fill="C0C0C0"/>
          </w:tcPr>
          <w:p w14:paraId="04362E32" w14:textId="77777777" w:rsidR="006A2F41" w:rsidRPr="00E91314" w:rsidRDefault="006A2F41" w:rsidP="0026766E">
            <w:r w:rsidRPr="00E91314">
              <w:t>OID-nummer och ägaren av OID-numret</w:t>
            </w:r>
          </w:p>
        </w:tc>
        <w:tc>
          <w:tcPr>
            <w:tcW w:w="574"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09" w:type="pct"/>
            <w:shd w:val="clear" w:color="auto" w:fill="C0C0C0"/>
          </w:tcPr>
          <w:p w14:paraId="107AF92D" w14:textId="77777777" w:rsidR="006A2F41" w:rsidRPr="00E91314" w:rsidRDefault="006A2F41" w:rsidP="0026766E">
            <w:r w:rsidRPr="00E91314">
              <w:t>Återfinns i Klass / attribut</w:t>
            </w:r>
          </w:p>
        </w:tc>
        <w:tc>
          <w:tcPr>
            <w:tcW w:w="452"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334441">
        <w:tc>
          <w:tcPr>
            <w:tcW w:w="606" w:type="pct"/>
            <w:vAlign w:val="center"/>
          </w:tcPr>
          <w:p w14:paraId="7614CF49" w14:textId="77777777" w:rsidR="006A2F41" w:rsidRPr="00E91314" w:rsidRDefault="006A2F41" w:rsidP="0026766E">
            <w:r w:rsidRPr="00E91314">
              <w:t>KV Formulärkategori</w:t>
            </w:r>
          </w:p>
        </w:tc>
        <w:tc>
          <w:tcPr>
            <w:tcW w:w="900" w:type="pct"/>
            <w:vAlign w:val="center"/>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810" w:type="pct"/>
            <w:vAlign w:val="center"/>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452" w:type="pct"/>
          </w:tcPr>
          <w:p w14:paraId="438A9FC6" w14:textId="77777777" w:rsidR="006A2F41" w:rsidRPr="00E91314" w:rsidRDefault="006A2F41" w:rsidP="0026766E"/>
        </w:tc>
        <w:tc>
          <w:tcPr>
            <w:tcW w:w="305" w:type="pct"/>
          </w:tcPr>
          <w:p w14:paraId="38204EFD" w14:textId="77777777" w:rsidR="006A2F41" w:rsidRPr="00E91314" w:rsidRDefault="006A2F41" w:rsidP="0026766E"/>
        </w:tc>
        <w:tc>
          <w:tcPr>
            <w:tcW w:w="593" w:type="pct"/>
          </w:tcPr>
          <w:p w14:paraId="4A831481" w14:textId="2FCB42C6" w:rsidR="006A2F41" w:rsidRPr="00E91314" w:rsidRDefault="006A2F41" w:rsidP="0026766E"/>
        </w:tc>
        <w:tc>
          <w:tcPr>
            <w:tcW w:w="574" w:type="pct"/>
          </w:tcPr>
          <w:p w14:paraId="21B6757A" w14:textId="77777777" w:rsidR="006A2F41" w:rsidRPr="00E91314" w:rsidRDefault="006A2F41" w:rsidP="0026766E"/>
        </w:tc>
        <w:tc>
          <w:tcPr>
            <w:tcW w:w="309" w:type="pct"/>
          </w:tcPr>
          <w:p w14:paraId="6FC59046" w14:textId="77777777" w:rsidR="006A2F41" w:rsidRPr="00E91314" w:rsidRDefault="006A2F41" w:rsidP="0026766E"/>
        </w:tc>
        <w:tc>
          <w:tcPr>
            <w:tcW w:w="452" w:type="pct"/>
          </w:tcPr>
          <w:p w14:paraId="093CCE29" w14:textId="77777777" w:rsidR="006A2F41" w:rsidRPr="00E91314" w:rsidRDefault="006A2F41" w:rsidP="0026766E"/>
        </w:tc>
      </w:tr>
      <w:tr w:rsidR="006A2F41" w:rsidRPr="00E91314" w14:paraId="206C1CC1" w14:textId="77777777" w:rsidTr="00334441">
        <w:tc>
          <w:tcPr>
            <w:tcW w:w="606" w:type="pct"/>
            <w:vAlign w:val="center"/>
          </w:tcPr>
          <w:p w14:paraId="1433400C" w14:textId="77777777" w:rsidR="006A2F41" w:rsidRPr="00E91314" w:rsidRDefault="006A2F41" w:rsidP="0026766E">
            <w:r w:rsidRPr="00E91314">
              <w:t>KV Malltyp</w:t>
            </w:r>
          </w:p>
        </w:tc>
        <w:tc>
          <w:tcPr>
            <w:tcW w:w="900" w:type="pct"/>
            <w:vAlign w:val="center"/>
          </w:tcPr>
          <w:p w14:paraId="0D2CD51E" w14:textId="77777777" w:rsidR="006A2F41" w:rsidRPr="00E91314" w:rsidRDefault="006A2F41" w:rsidP="0026766E">
            <w:r w:rsidRPr="00E91314">
              <w:t>Kodverk för malltyp</w:t>
            </w:r>
          </w:p>
        </w:tc>
        <w:tc>
          <w:tcPr>
            <w:tcW w:w="810" w:type="pct"/>
            <w:vAlign w:val="center"/>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452" w:type="pct"/>
          </w:tcPr>
          <w:p w14:paraId="7790EF8C" w14:textId="77777777" w:rsidR="006A2F41" w:rsidRPr="00E91314" w:rsidRDefault="006A2F41" w:rsidP="0026766E"/>
        </w:tc>
        <w:tc>
          <w:tcPr>
            <w:tcW w:w="305" w:type="pct"/>
          </w:tcPr>
          <w:p w14:paraId="0E42D003" w14:textId="77777777" w:rsidR="006A2F41" w:rsidRPr="00E91314" w:rsidRDefault="006A2F41" w:rsidP="0026766E"/>
        </w:tc>
        <w:tc>
          <w:tcPr>
            <w:tcW w:w="593" w:type="pct"/>
          </w:tcPr>
          <w:p w14:paraId="3432CA33" w14:textId="23CD6060" w:rsidR="006A2F41" w:rsidRPr="00E91314" w:rsidRDefault="006A2F41" w:rsidP="0026766E"/>
        </w:tc>
        <w:tc>
          <w:tcPr>
            <w:tcW w:w="574" w:type="pct"/>
          </w:tcPr>
          <w:p w14:paraId="1B83C877" w14:textId="77777777" w:rsidR="006A2F41" w:rsidRPr="00E91314" w:rsidRDefault="006A2F41" w:rsidP="0026766E"/>
        </w:tc>
        <w:tc>
          <w:tcPr>
            <w:tcW w:w="309" w:type="pct"/>
          </w:tcPr>
          <w:p w14:paraId="29AE5114" w14:textId="77777777" w:rsidR="006A2F41" w:rsidRPr="00E91314" w:rsidRDefault="006A2F41" w:rsidP="0026766E"/>
        </w:tc>
        <w:tc>
          <w:tcPr>
            <w:tcW w:w="452" w:type="pct"/>
          </w:tcPr>
          <w:p w14:paraId="1F69298F" w14:textId="77777777" w:rsidR="006A2F41" w:rsidRPr="00E91314" w:rsidRDefault="006A2F41" w:rsidP="0026766E"/>
        </w:tc>
      </w:tr>
      <w:tr w:rsidR="00334441" w:rsidRPr="00334441" w14:paraId="63342B09" w14:textId="77777777" w:rsidTr="00334441">
        <w:tc>
          <w:tcPr>
            <w:tcW w:w="606" w:type="pct"/>
            <w:vAlign w:val="center"/>
          </w:tcPr>
          <w:p w14:paraId="6E97EEBA" w14:textId="77777777" w:rsidR="006A2F41" w:rsidRPr="00334441" w:rsidRDefault="006A2F41" w:rsidP="0026766E">
            <w:pPr>
              <w:rPr>
                <w:color w:val="FF0000"/>
                <w:rPrChange w:id="4747" w:author="Jarno Nieminen" w:date="2014-06-19T13:26:00Z">
                  <w:rPr/>
                </w:rPrChange>
              </w:rPr>
            </w:pPr>
            <w:r w:rsidRPr="00334441">
              <w:rPr>
                <w:color w:val="FF0000"/>
                <w:rPrChange w:id="4748" w:author="Jarno Nieminen" w:date="2014-06-19T13:26:00Z">
                  <w:rPr/>
                </w:rPrChange>
              </w:rPr>
              <w:t>KV Språk</w:t>
            </w:r>
          </w:p>
        </w:tc>
        <w:tc>
          <w:tcPr>
            <w:tcW w:w="900" w:type="pct"/>
            <w:vAlign w:val="center"/>
          </w:tcPr>
          <w:p w14:paraId="55AE54DF" w14:textId="77777777" w:rsidR="006A2F41" w:rsidRPr="00334441" w:rsidRDefault="006A2F41" w:rsidP="0026766E">
            <w:pPr>
              <w:rPr>
                <w:color w:val="FF0000"/>
                <w:rPrChange w:id="4749" w:author="Jarno Nieminen" w:date="2014-06-19T13:26:00Z">
                  <w:rPr/>
                </w:rPrChange>
              </w:rPr>
            </w:pPr>
            <w:r w:rsidRPr="00334441">
              <w:rPr>
                <w:color w:val="FF0000"/>
                <w:rPrChange w:id="4750" w:author="Jarno Nieminen" w:date="2014-06-19T13:26:00Z">
                  <w:rPr/>
                </w:rPrChange>
              </w:rPr>
              <w:t>Kodverk för formulärspråk.</w:t>
            </w:r>
          </w:p>
        </w:tc>
        <w:tc>
          <w:tcPr>
            <w:tcW w:w="810" w:type="pct"/>
            <w:vAlign w:val="center"/>
          </w:tcPr>
          <w:p w14:paraId="1BFAE03B" w14:textId="77777777" w:rsidR="006A2F41" w:rsidRPr="00334441" w:rsidRDefault="006A2F41" w:rsidP="0026766E">
            <w:pPr>
              <w:rPr>
                <w:color w:val="FF0000"/>
                <w:rPrChange w:id="4751" w:author="Jarno Nieminen" w:date="2014-06-19T13:26:00Z">
                  <w:rPr/>
                </w:rPrChange>
              </w:rPr>
            </w:pPr>
          </w:p>
        </w:tc>
        <w:tc>
          <w:tcPr>
            <w:tcW w:w="452" w:type="pct"/>
          </w:tcPr>
          <w:p w14:paraId="0278FC86" w14:textId="77777777" w:rsidR="006A2F41" w:rsidRPr="00334441" w:rsidRDefault="006A2F41" w:rsidP="0026766E">
            <w:pPr>
              <w:rPr>
                <w:color w:val="FF0000"/>
                <w:rPrChange w:id="4752" w:author="Jarno Nieminen" w:date="2014-06-19T13:26:00Z">
                  <w:rPr/>
                </w:rPrChange>
              </w:rPr>
            </w:pPr>
          </w:p>
        </w:tc>
        <w:tc>
          <w:tcPr>
            <w:tcW w:w="305" w:type="pct"/>
          </w:tcPr>
          <w:p w14:paraId="767C3FEC" w14:textId="77777777" w:rsidR="006A2F41" w:rsidRPr="00334441" w:rsidRDefault="006A2F41" w:rsidP="0026766E">
            <w:pPr>
              <w:rPr>
                <w:color w:val="FF0000"/>
                <w:rPrChange w:id="4753" w:author="Jarno Nieminen" w:date="2014-06-19T13:26:00Z">
                  <w:rPr/>
                </w:rPrChange>
              </w:rPr>
            </w:pPr>
            <w:r w:rsidRPr="00334441">
              <w:rPr>
                <w:color w:val="FF0000"/>
                <w:rPrChange w:id="4754" w:author="Jarno Nieminen" w:date="2014-06-19T13:26:00Z">
                  <w:rPr/>
                </w:rPrChange>
              </w:rPr>
              <w:t>CeHis</w:t>
            </w:r>
          </w:p>
        </w:tc>
        <w:tc>
          <w:tcPr>
            <w:tcW w:w="593" w:type="pct"/>
          </w:tcPr>
          <w:p w14:paraId="17AD3720" w14:textId="77777777" w:rsidR="006A2F41" w:rsidRPr="00334441" w:rsidRDefault="006A2F41" w:rsidP="0026766E">
            <w:pPr>
              <w:rPr>
                <w:color w:val="FF0000"/>
                <w:szCs w:val="20"/>
                <w:rPrChange w:id="4755" w:author="Jarno Nieminen" w:date="2014-06-19T13:26:00Z">
                  <w:rPr>
                    <w:szCs w:val="20"/>
                  </w:rPr>
                </w:rPrChange>
              </w:rPr>
            </w:pPr>
            <w:r w:rsidRPr="00334441">
              <w:rPr>
                <w:color w:val="FF0000"/>
                <w:szCs w:val="20"/>
                <w:rPrChange w:id="4756" w:author="Jarno Nieminen" w:date="2014-06-19T13:26:00Z">
                  <w:rPr>
                    <w:szCs w:val="20"/>
                  </w:rPr>
                </w:rPrChange>
              </w:rPr>
              <w:t>1.2.752.129.2.2.1.9</w:t>
            </w:r>
          </w:p>
          <w:p w14:paraId="6B2890E0" w14:textId="77777777" w:rsidR="006A2F41" w:rsidRPr="00334441" w:rsidRDefault="006A2F41" w:rsidP="0026766E">
            <w:pPr>
              <w:rPr>
                <w:color w:val="FF0000"/>
                <w:szCs w:val="20"/>
                <w:rPrChange w:id="4757" w:author="Jarno Nieminen" w:date="2014-06-19T13:26:00Z">
                  <w:rPr>
                    <w:szCs w:val="20"/>
                  </w:rPr>
                </w:rPrChange>
              </w:rPr>
            </w:pPr>
          </w:p>
        </w:tc>
        <w:tc>
          <w:tcPr>
            <w:tcW w:w="574" w:type="pct"/>
          </w:tcPr>
          <w:p w14:paraId="0E4AE1CE" w14:textId="77777777" w:rsidR="006A2F41" w:rsidRPr="00334441" w:rsidRDefault="006A2F41" w:rsidP="0026766E">
            <w:pPr>
              <w:rPr>
                <w:color w:val="FF0000"/>
                <w:szCs w:val="20"/>
                <w:rPrChange w:id="4758" w:author="Jarno Nieminen" w:date="2014-06-19T13:26:00Z">
                  <w:rPr>
                    <w:szCs w:val="20"/>
                  </w:rPr>
                </w:rPrChange>
              </w:rPr>
            </w:pPr>
            <w:r w:rsidRPr="00334441">
              <w:rPr>
                <w:color w:val="FF0000"/>
                <w:szCs w:val="20"/>
                <w:rPrChange w:id="4759" w:author="Jarno Nieminen" w:date="2014-06-19T13:26:00Z">
                  <w:rPr>
                    <w:szCs w:val="20"/>
                  </w:rPr>
                </w:rPrChange>
              </w:rPr>
              <w:t>Sveriges Kommuner och Landsting</w:t>
            </w:r>
          </w:p>
          <w:p w14:paraId="69C55C32" w14:textId="77777777" w:rsidR="006A2F41" w:rsidRPr="00334441" w:rsidRDefault="006A2F41" w:rsidP="0026766E">
            <w:pPr>
              <w:rPr>
                <w:color w:val="FF0000"/>
                <w:szCs w:val="20"/>
                <w:rPrChange w:id="4760" w:author="Jarno Nieminen" w:date="2014-06-19T13:26:00Z">
                  <w:rPr>
                    <w:szCs w:val="20"/>
                  </w:rPr>
                </w:rPrChange>
              </w:rPr>
            </w:pPr>
          </w:p>
        </w:tc>
        <w:tc>
          <w:tcPr>
            <w:tcW w:w="309" w:type="pct"/>
          </w:tcPr>
          <w:p w14:paraId="536EEB7D" w14:textId="77777777" w:rsidR="006A2F41" w:rsidRPr="00334441" w:rsidRDefault="006A2F41" w:rsidP="0026766E">
            <w:pPr>
              <w:rPr>
                <w:color w:val="FF0000"/>
                <w:rPrChange w:id="4761" w:author="Jarno Nieminen" w:date="2014-06-19T13:26:00Z">
                  <w:rPr/>
                </w:rPrChange>
              </w:rPr>
            </w:pPr>
          </w:p>
        </w:tc>
        <w:tc>
          <w:tcPr>
            <w:tcW w:w="452" w:type="pct"/>
          </w:tcPr>
          <w:p w14:paraId="614D07E1" w14:textId="77777777" w:rsidR="006A2F41" w:rsidRPr="00334441" w:rsidRDefault="006A2F41" w:rsidP="0026766E">
            <w:pPr>
              <w:rPr>
                <w:color w:val="FF0000"/>
                <w:rPrChange w:id="4762" w:author="Jarno Nieminen" w:date="2014-06-19T13:26:00Z">
                  <w:rPr/>
                </w:rPrChange>
              </w:rPr>
            </w:pPr>
          </w:p>
        </w:tc>
      </w:tr>
      <w:tr w:rsidR="006A2F41" w:rsidRPr="00E91314" w14:paraId="5632A048" w14:textId="77777777" w:rsidTr="00334441">
        <w:tc>
          <w:tcPr>
            <w:tcW w:w="606" w:type="pct"/>
            <w:vAlign w:val="center"/>
          </w:tcPr>
          <w:p w14:paraId="6363F27A" w14:textId="77777777" w:rsidR="006A2F41" w:rsidRPr="00E91314" w:rsidRDefault="006A2F41" w:rsidP="0026766E">
            <w:r>
              <w:lastRenderedPageBreak/>
              <w:t>KV Inmatnings</w:t>
            </w:r>
            <w:r w:rsidRPr="00E91314">
              <w:t>typ</w:t>
            </w:r>
          </w:p>
        </w:tc>
        <w:tc>
          <w:tcPr>
            <w:tcW w:w="900" w:type="pct"/>
            <w:vAlign w:val="center"/>
          </w:tcPr>
          <w:p w14:paraId="0C5A15FA" w14:textId="77777777" w:rsidR="006A2F41" w:rsidRPr="00E91314" w:rsidRDefault="006A2F41" w:rsidP="0026766E">
            <w:r w:rsidRPr="00E91314">
              <w:t>Kodverk för inmatningstyp</w:t>
            </w:r>
          </w:p>
        </w:tc>
        <w:tc>
          <w:tcPr>
            <w:tcW w:w="810" w:type="pct"/>
            <w:vAlign w:val="center"/>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452" w:type="pct"/>
          </w:tcPr>
          <w:p w14:paraId="029E9BF7" w14:textId="77777777" w:rsidR="006A2F41" w:rsidRPr="00E91314" w:rsidRDefault="006A2F41" w:rsidP="0026766E"/>
        </w:tc>
        <w:tc>
          <w:tcPr>
            <w:tcW w:w="305" w:type="pct"/>
          </w:tcPr>
          <w:p w14:paraId="19D1F7D3" w14:textId="77777777" w:rsidR="006A2F41" w:rsidRPr="00E91314" w:rsidRDefault="006A2F41" w:rsidP="0026766E">
            <w:r w:rsidRPr="00E91314">
              <w:t>W3C *</w:t>
            </w:r>
          </w:p>
        </w:tc>
        <w:tc>
          <w:tcPr>
            <w:tcW w:w="593" w:type="pct"/>
          </w:tcPr>
          <w:p w14:paraId="271D09C3" w14:textId="77777777" w:rsidR="006A2F41" w:rsidRPr="00E91314" w:rsidRDefault="006A2F41" w:rsidP="0026766E">
            <w:r w:rsidRPr="00E91314">
              <w:t>Version HTML5</w:t>
            </w:r>
          </w:p>
        </w:tc>
        <w:tc>
          <w:tcPr>
            <w:tcW w:w="574" w:type="pct"/>
          </w:tcPr>
          <w:p w14:paraId="200C397C" w14:textId="77777777" w:rsidR="006A2F41" w:rsidRPr="00E91314" w:rsidRDefault="006A2F41" w:rsidP="0026766E">
            <w:r w:rsidRPr="00E91314">
              <w:t>W3C *</w:t>
            </w:r>
          </w:p>
        </w:tc>
        <w:tc>
          <w:tcPr>
            <w:tcW w:w="309" w:type="pct"/>
          </w:tcPr>
          <w:p w14:paraId="10061401" w14:textId="77777777" w:rsidR="006A2F41" w:rsidRPr="00E91314" w:rsidRDefault="006A2F41" w:rsidP="0026766E"/>
        </w:tc>
        <w:tc>
          <w:tcPr>
            <w:tcW w:w="452" w:type="pct"/>
          </w:tcPr>
          <w:p w14:paraId="543A288E" w14:textId="77777777" w:rsidR="006A2F41" w:rsidRPr="00E91314" w:rsidRDefault="006A2F41" w:rsidP="0026766E"/>
        </w:tc>
      </w:tr>
      <w:tr w:rsidR="006A2F41" w:rsidRPr="00E91314" w14:paraId="47544F19" w14:textId="77777777" w:rsidTr="00334441">
        <w:tc>
          <w:tcPr>
            <w:tcW w:w="606" w:type="pct"/>
            <w:vAlign w:val="center"/>
          </w:tcPr>
          <w:p w14:paraId="6F3BDC0B" w14:textId="77777777" w:rsidR="006A2F41" w:rsidRPr="00E91314" w:rsidRDefault="006A2F41" w:rsidP="0026766E">
            <w:r w:rsidRPr="00E91314">
              <w:lastRenderedPageBreak/>
              <w:t>KV Form Status</w:t>
            </w:r>
          </w:p>
        </w:tc>
        <w:tc>
          <w:tcPr>
            <w:tcW w:w="900" w:type="pct"/>
            <w:vAlign w:val="center"/>
          </w:tcPr>
          <w:p w14:paraId="667595CB" w14:textId="75C5CB31" w:rsidR="006A2F41" w:rsidRPr="00E91314" w:rsidRDefault="00530F15" w:rsidP="0026766E">
            <w:r>
              <w:t>Kodverk för formuläret</w:t>
            </w:r>
            <w:r w:rsidR="006A2F41" w:rsidRPr="00E91314">
              <w:t>s</w:t>
            </w:r>
            <w:r>
              <w:t xml:space="preserve"> </w:t>
            </w:r>
            <w:r w:rsidR="006A2F41" w:rsidRPr="00E91314">
              <w:t>status</w:t>
            </w:r>
          </w:p>
        </w:tc>
        <w:tc>
          <w:tcPr>
            <w:tcW w:w="810" w:type="pct"/>
            <w:vAlign w:val="center"/>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w:t>
            </w:r>
            <w:del w:id="4763" w:author="Jarno Nieminen" w:date="2014-06-19T14:06:00Z">
              <w:r w:rsidRPr="00E91314" w:rsidDel="00740D89">
                <w:delText xml:space="preserve">     </w:delText>
              </w:r>
            </w:del>
            <w:r w:rsidRPr="00E91314">
              <w:t>varade (färdigt ej skickat).</w:t>
            </w:r>
          </w:p>
        </w:tc>
        <w:tc>
          <w:tcPr>
            <w:tcW w:w="452" w:type="pct"/>
          </w:tcPr>
          <w:p w14:paraId="7D77E13F" w14:textId="77777777" w:rsidR="006A2F41" w:rsidRPr="00E91314" w:rsidRDefault="006A2F41" w:rsidP="0026766E"/>
        </w:tc>
        <w:tc>
          <w:tcPr>
            <w:tcW w:w="305" w:type="pct"/>
          </w:tcPr>
          <w:p w14:paraId="7B092518" w14:textId="77777777" w:rsidR="006A2F41" w:rsidRPr="00E91314" w:rsidRDefault="006A2F41" w:rsidP="0026766E"/>
        </w:tc>
        <w:tc>
          <w:tcPr>
            <w:tcW w:w="593" w:type="pct"/>
          </w:tcPr>
          <w:p w14:paraId="28E109A0" w14:textId="5D15FE57" w:rsidR="006A2F41" w:rsidRPr="00E91314" w:rsidRDefault="006A2F41" w:rsidP="0026766E"/>
        </w:tc>
        <w:tc>
          <w:tcPr>
            <w:tcW w:w="574" w:type="pct"/>
          </w:tcPr>
          <w:p w14:paraId="5C3AF4FF" w14:textId="77777777" w:rsidR="006A2F41" w:rsidRPr="00E91314" w:rsidRDefault="006A2F41" w:rsidP="0026766E"/>
        </w:tc>
        <w:tc>
          <w:tcPr>
            <w:tcW w:w="309" w:type="pct"/>
          </w:tcPr>
          <w:p w14:paraId="5CD5CB7A" w14:textId="77777777" w:rsidR="006A2F41" w:rsidRPr="00E91314" w:rsidRDefault="006A2F41" w:rsidP="0026766E"/>
        </w:tc>
        <w:tc>
          <w:tcPr>
            <w:tcW w:w="452" w:type="pct"/>
          </w:tcPr>
          <w:p w14:paraId="10EBF64B" w14:textId="77777777" w:rsidR="006A2F41" w:rsidRPr="00E91314" w:rsidRDefault="006A2F41" w:rsidP="0026766E"/>
        </w:tc>
      </w:tr>
      <w:tr w:rsidR="006A2F41" w:rsidRPr="00E91314" w14:paraId="2F08C346" w14:textId="77777777" w:rsidTr="00334441">
        <w:tc>
          <w:tcPr>
            <w:tcW w:w="606" w:type="pct"/>
            <w:vAlign w:val="center"/>
          </w:tcPr>
          <w:p w14:paraId="086B403C" w14:textId="77777777" w:rsidR="006A2F41" w:rsidRPr="00E91314" w:rsidRDefault="006A2F41" w:rsidP="0026766E">
            <w:r w:rsidRPr="00E91314">
              <w:lastRenderedPageBreak/>
              <w:t>KV Statuskod</w:t>
            </w:r>
          </w:p>
        </w:tc>
        <w:tc>
          <w:tcPr>
            <w:tcW w:w="900" w:type="pct"/>
            <w:vAlign w:val="center"/>
          </w:tcPr>
          <w:p w14:paraId="158C0295" w14:textId="77777777" w:rsidR="006A2F41" w:rsidRPr="00E91314" w:rsidRDefault="006A2F41" w:rsidP="0026766E">
            <w:r w:rsidRPr="00E91314">
              <w:t>Kodverk för logisk felhantering</w:t>
            </w:r>
          </w:p>
        </w:tc>
        <w:tc>
          <w:tcPr>
            <w:tcW w:w="810" w:type="pct"/>
            <w:vAlign w:val="center"/>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452" w:type="pct"/>
          </w:tcPr>
          <w:p w14:paraId="5C89C928" w14:textId="77777777" w:rsidR="006A2F41" w:rsidRPr="00E91314" w:rsidRDefault="006A2F41" w:rsidP="0026766E"/>
        </w:tc>
        <w:tc>
          <w:tcPr>
            <w:tcW w:w="305" w:type="pct"/>
          </w:tcPr>
          <w:p w14:paraId="2CF6FA12" w14:textId="77777777" w:rsidR="006A2F41" w:rsidRPr="00E91314" w:rsidRDefault="006A2F41" w:rsidP="0026766E"/>
        </w:tc>
        <w:tc>
          <w:tcPr>
            <w:tcW w:w="593" w:type="pct"/>
          </w:tcPr>
          <w:p w14:paraId="19E445A8" w14:textId="1684C510" w:rsidR="006A2F41" w:rsidRPr="00E91314" w:rsidRDefault="006A2F41" w:rsidP="0026766E"/>
        </w:tc>
        <w:tc>
          <w:tcPr>
            <w:tcW w:w="574" w:type="pct"/>
          </w:tcPr>
          <w:p w14:paraId="6550EB96" w14:textId="77777777" w:rsidR="006A2F41" w:rsidRPr="00E91314" w:rsidRDefault="006A2F41" w:rsidP="0026766E"/>
        </w:tc>
        <w:tc>
          <w:tcPr>
            <w:tcW w:w="309" w:type="pct"/>
          </w:tcPr>
          <w:p w14:paraId="6C6AC41D" w14:textId="77777777" w:rsidR="006A2F41" w:rsidRPr="00E91314" w:rsidRDefault="006A2F41" w:rsidP="0026766E"/>
        </w:tc>
        <w:tc>
          <w:tcPr>
            <w:tcW w:w="452" w:type="pct"/>
          </w:tcPr>
          <w:p w14:paraId="56F27895" w14:textId="77777777" w:rsidR="006A2F41" w:rsidRPr="00E91314" w:rsidRDefault="006A2F41" w:rsidP="0026766E"/>
        </w:tc>
      </w:tr>
      <w:tr w:rsidR="006A2F41" w:rsidRPr="00E91314" w14:paraId="65B5CEB8" w14:textId="77777777" w:rsidTr="00334441">
        <w:tc>
          <w:tcPr>
            <w:tcW w:w="606" w:type="pct"/>
            <w:vAlign w:val="center"/>
          </w:tcPr>
          <w:p w14:paraId="7E38116B" w14:textId="77777777" w:rsidR="006A2F41" w:rsidRPr="00E91314" w:rsidRDefault="006A2F41" w:rsidP="0026766E">
            <w:r w:rsidRPr="00E91314">
              <w:t>KV enhet</w:t>
            </w:r>
          </w:p>
        </w:tc>
        <w:tc>
          <w:tcPr>
            <w:tcW w:w="900" w:type="pct"/>
            <w:vAlign w:val="center"/>
          </w:tcPr>
          <w:p w14:paraId="48013087" w14:textId="77777777" w:rsidR="006A2F41" w:rsidRPr="00E91314" w:rsidRDefault="006A2F41" w:rsidP="0026766E">
            <w:r w:rsidRPr="00E91314">
              <w:t>Kodverk för måttenheter</w:t>
            </w:r>
          </w:p>
        </w:tc>
        <w:tc>
          <w:tcPr>
            <w:tcW w:w="810" w:type="pct"/>
            <w:vAlign w:val="center"/>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452" w:type="pct"/>
          </w:tcPr>
          <w:p w14:paraId="20525CDC" w14:textId="77777777" w:rsidR="006A2F41" w:rsidRPr="00E91314" w:rsidRDefault="006A2F41" w:rsidP="0026766E">
            <w:r w:rsidRPr="00E91314">
              <w:t>Måttenheter enligt SI-systemet. SWEDAC (STAFS 2009:26)</w:t>
            </w:r>
          </w:p>
        </w:tc>
        <w:tc>
          <w:tcPr>
            <w:tcW w:w="305" w:type="pct"/>
          </w:tcPr>
          <w:p w14:paraId="12C1281C" w14:textId="77777777" w:rsidR="006A2F41" w:rsidRPr="00E91314" w:rsidRDefault="006A2F41" w:rsidP="0026766E"/>
        </w:tc>
        <w:tc>
          <w:tcPr>
            <w:tcW w:w="593" w:type="pct"/>
          </w:tcPr>
          <w:p w14:paraId="172C78E4" w14:textId="6ED42ED8" w:rsidR="006A2F41" w:rsidRPr="00E91314" w:rsidRDefault="006A2F41" w:rsidP="0026766E"/>
        </w:tc>
        <w:tc>
          <w:tcPr>
            <w:tcW w:w="574" w:type="pct"/>
          </w:tcPr>
          <w:p w14:paraId="20267794" w14:textId="77777777" w:rsidR="006A2F41" w:rsidRPr="00E91314" w:rsidRDefault="006A2F41" w:rsidP="0026766E"/>
        </w:tc>
        <w:tc>
          <w:tcPr>
            <w:tcW w:w="309" w:type="pct"/>
          </w:tcPr>
          <w:p w14:paraId="7EC63DCE" w14:textId="77777777" w:rsidR="006A2F41" w:rsidRPr="00E91314" w:rsidRDefault="006A2F41" w:rsidP="0026766E"/>
        </w:tc>
        <w:tc>
          <w:tcPr>
            <w:tcW w:w="452" w:type="pct"/>
          </w:tcPr>
          <w:p w14:paraId="163E0E43" w14:textId="77777777" w:rsidR="006A2F41" w:rsidRPr="00E91314" w:rsidRDefault="006A2F41" w:rsidP="0026766E"/>
        </w:tc>
      </w:tr>
      <w:tr w:rsidR="00334441" w:rsidRPr="00E91314" w14:paraId="6DBAEA24" w14:textId="77777777" w:rsidTr="00334441">
        <w:tc>
          <w:tcPr>
            <w:tcW w:w="606" w:type="pct"/>
            <w:vAlign w:val="center"/>
          </w:tcPr>
          <w:p w14:paraId="0AC85365" w14:textId="77777777" w:rsidR="00334441" w:rsidRPr="00E91314" w:rsidRDefault="00334441" w:rsidP="00334441">
            <w:r w:rsidRPr="00B944DA">
              <w:t>KV Länskod</w:t>
            </w:r>
          </w:p>
        </w:tc>
        <w:tc>
          <w:tcPr>
            <w:tcW w:w="900" w:type="pct"/>
            <w:vAlign w:val="center"/>
          </w:tcPr>
          <w:p w14:paraId="42340868" w14:textId="77777777" w:rsidR="00334441" w:rsidRPr="00E91314" w:rsidRDefault="00334441" w:rsidP="00334441">
            <w:r>
              <w:t>Kodverk för länskod,</w:t>
            </w:r>
          </w:p>
        </w:tc>
        <w:tc>
          <w:tcPr>
            <w:tcW w:w="810" w:type="pct"/>
            <w:vAlign w:val="center"/>
          </w:tcPr>
          <w:p w14:paraId="613358E4" w14:textId="77777777" w:rsidR="00334441" w:rsidRPr="00E91314" w:rsidRDefault="00334441" w:rsidP="00334441">
            <w:r>
              <w:t>Kodverk för länskod.</w:t>
            </w:r>
            <w:r w:rsidRPr="00B944DA">
              <w:t xml:space="preserve"> </w:t>
            </w:r>
          </w:p>
        </w:tc>
        <w:tc>
          <w:tcPr>
            <w:tcW w:w="452" w:type="pct"/>
          </w:tcPr>
          <w:p w14:paraId="09E61E3D" w14:textId="77777777" w:rsidR="00334441" w:rsidRPr="00E91314" w:rsidRDefault="00334441" w:rsidP="00334441">
            <w:r>
              <w:t xml:space="preserve">Länskod enligt </w:t>
            </w:r>
            <w:r w:rsidRPr="00740D89">
              <w:rPr>
                <w:color w:val="FF0000"/>
                <w:rPrChange w:id="4764" w:author="Jarno Nieminen" w:date="2014-06-19T14:06:00Z">
                  <w:rPr/>
                </w:rPrChange>
              </w:rPr>
              <w:t>SCB</w:t>
            </w:r>
          </w:p>
        </w:tc>
        <w:tc>
          <w:tcPr>
            <w:tcW w:w="305" w:type="pct"/>
          </w:tcPr>
          <w:p w14:paraId="5C22C3DB" w14:textId="77777777" w:rsidR="00334441" w:rsidRPr="00E91314" w:rsidRDefault="00334441" w:rsidP="00334441"/>
        </w:tc>
        <w:tc>
          <w:tcPr>
            <w:tcW w:w="593" w:type="pct"/>
          </w:tcPr>
          <w:p w14:paraId="3CC07D27" w14:textId="53D9C0E4" w:rsidR="00334441" w:rsidRPr="00334441" w:rsidRDefault="00334441" w:rsidP="00334441">
            <w:pPr>
              <w:rPr>
                <w:color w:val="FF0000"/>
                <w:rPrChange w:id="4765" w:author="Jarno Nieminen" w:date="2014-06-19T13:28:00Z">
                  <w:rPr/>
                </w:rPrChange>
              </w:rPr>
            </w:pPr>
            <w:ins w:id="4766" w:author="Jarno Nieminen" w:date="2014-06-19T13:28:00Z">
              <w:r w:rsidRPr="00334441">
                <w:rPr>
                  <w:color w:val="FF0000"/>
                  <w:rPrChange w:id="4767" w:author="Jarno Nieminen" w:date="2014-06-19T13:28:00Z">
                    <w:rPr/>
                  </w:rPrChange>
                </w:rPr>
                <w:t>1.2.752.129.2.2.1.18</w:t>
              </w:r>
            </w:ins>
          </w:p>
        </w:tc>
        <w:tc>
          <w:tcPr>
            <w:tcW w:w="574" w:type="pct"/>
          </w:tcPr>
          <w:p w14:paraId="0E0C9495" w14:textId="77777777" w:rsidR="00334441" w:rsidRPr="009A3B8F" w:rsidRDefault="00334441" w:rsidP="00334441">
            <w:pPr>
              <w:rPr>
                <w:ins w:id="4768" w:author="Jarno Nieminen" w:date="2014-06-19T13:28:00Z"/>
                <w:color w:val="FF0000"/>
                <w:szCs w:val="20"/>
              </w:rPr>
            </w:pPr>
            <w:ins w:id="4769" w:author="Jarno Nieminen" w:date="2014-06-19T13:28:00Z">
              <w:r w:rsidRPr="009A3B8F">
                <w:rPr>
                  <w:color w:val="FF0000"/>
                  <w:szCs w:val="20"/>
                </w:rPr>
                <w:t>Sveriges Kommuner och Landsting</w:t>
              </w:r>
            </w:ins>
          </w:p>
          <w:p w14:paraId="3F8E1DC8" w14:textId="77777777" w:rsidR="00334441" w:rsidRPr="00E91314" w:rsidRDefault="00334441" w:rsidP="00334441"/>
        </w:tc>
        <w:tc>
          <w:tcPr>
            <w:tcW w:w="309" w:type="pct"/>
          </w:tcPr>
          <w:p w14:paraId="4A19489D" w14:textId="77777777" w:rsidR="00334441" w:rsidRPr="00E91314" w:rsidRDefault="00334441" w:rsidP="00334441"/>
        </w:tc>
        <w:tc>
          <w:tcPr>
            <w:tcW w:w="452" w:type="pct"/>
          </w:tcPr>
          <w:p w14:paraId="47038966" w14:textId="77777777" w:rsidR="00334441" w:rsidRPr="00E91314" w:rsidRDefault="00334441" w:rsidP="00334441"/>
        </w:tc>
      </w:tr>
      <w:tr w:rsidR="00334441" w:rsidRPr="00E91314" w14:paraId="16B0F70F" w14:textId="77777777" w:rsidTr="00334441">
        <w:tc>
          <w:tcPr>
            <w:tcW w:w="606" w:type="pct"/>
            <w:vAlign w:val="center"/>
          </w:tcPr>
          <w:p w14:paraId="36B549FC" w14:textId="77777777" w:rsidR="00334441" w:rsidRPr="00B944DA" w:rsidRDefault="00334441" w:rsidP="00334441">
            <w:r>
              <w:lastRenderedPageBreak/>
              <w:t>KV valideringshändelse</w:t>
            </w:r>
          </w:p>
        </w:tc>
        <w:tc>
          <w:tcPr>
            <w:tcW w:w="900" w:type="pct"/>
            <w:vAlign w:val="center"/>
          </w:tcPr>
          <w:p w14:paraId="63E41965" w14:textId="77777777" w:rsidR="00334441" w:rsidRDefault="00334441" w:rsidP="00334441">
            <w:r>
              <w:t>Kodverk för formulärvalideringshändelser.</w:t>
            </w:r>
          </w:p>
        </w:tc>
        <w:tc>
          <w:tcPr>
            <w:tcW w:w="810" w:type="pct"/>
            <w:vAlign w:val="center"/>
          </w:tcPr>
          <w:p w14:paraId="40AF1128" w14:textId="77777777" w:rsidR="00334441" w:rsidRPr="00704D45" w:rsidRDefault="00334441" w:rsidP="00334441">
            <w:pPr>
              <w:rPr>
                <w:rFonts w:eastAsia="Arial Unicode MS"/>
                <w:lang w:val="en-US"/>
              </w:rPr>
            </w:pPr>
            <w:r w:rsidRPr="00704D45">
              <w:rPr>
                <w:rFonts w:eastAsia="Arial Unicode MS"/>
                <w:lang w:val="en-US"/>
              </w:rPr>
              <w:t>Gilgitga värden</w:t>
            </w:r>
          </w:p>
          <w:p w14:paraId="173200BA" w14:textId="77777777" w:rsidR="00334441" w:rsidRPr="00704D45" w:rsidRDefault="00334441" w:rsidP="00334441">
            <w:pPr>
              <w:rPr>
                <w:rFonts w:eastAsia="Arial Unicode MS"/>
                <w:lang w:val="en-US"/>
              </w:rPr>
            </w:pPr>
            <w:r w:rsidRPr="00704D45">
              <w:rPr>
                <w:rFonts w:eastAsia="Arial Unicode MS"/>
                <w:lang w:val="en-US"/>
              </w:rPr>
              <w:t xml:space="preserve">mandatory </w:t>
            </w:r>
          </w:p>
          <w:p w14:paraId="7452A733" w14:textId="77777777" w:rsidR="00334441" w:rsidRPr="00704D45" w:rsidRDefault="00334441" w:rsidP="00334441">
            <w:pPr>
              <w:rPr>
                <w:rFonts w:eastAsia="Arial Unicode MS"/>
                <w:lang w:val="en-US"/>
              </w:rPr>
            </w:pPr>
            <w:r w:rsidRPr="00704D45">
              <w:rPr>
                <w:rFonts w:eastAsia="Arial Unicode MS"/>
                <w:lang w:val="en-US"/>
              </w:rPr>
              <w:t xml:space="preserve">answerMax </w:t>
            </w:r>
          </w:p>
          <w:p w14:paraId="21E5423F" w14:textId="77777777" w:rsidR="00334441" w:rsidRPr="00704D45" w:rsidRDefault="00334441" w:rsidP="00334441">
            <w:pPr>
              <w:rPr>
                <w:rFonts w:eastAsia="Arial Unicode MS"/>
                <w:lang w:val="en-US"/>
              </w:rPr>
            </w:pPr>
            <w:r w:rsidRPr="00704D45">
              <w:rPr>
                <w:rFonts w:eastAsia="Arial Unicode MS"/>
                <w:lang w:val="en-US"/>
              </w:rPr>
              <w:t xml:space="preserve">answerMin </w:t>
            </w:r>
          </w:p>
          <w:p w14:paraId="732B21F5" w14:textId="77777777" w:rsidR="00334441" w:rsidRPr="00704D45" w:rsidRDefault="00334441" w:rsidP="00334441">
            <w:pPr>
              <w:rPr>
                <w:rFonts w:eastAsia="Arial Unicode MS"/>
                <w:lang w:val="en-US"/>
              </w:rPr>
            </w:pPr>
            <w:r w:rsidRPr="00704D45">
              <w:rPr>
                <w:rFonts w:eastAsia="Arial Unicode MS"/>
                <w:lang w:val="en-US"/>
              </w:rPr>
              <w:t>answerMaxLength answerPattern</w:t>
            </w:r>
          </w:p>
          <w:p w14:paraId="58C2A140" w14:textId="77777777" w:rsidR="00334441" w:rsidRDefault="00334441" w:rsidP="00334441">
            <w:r>
              <w:rPr>
                <w:rFonts w:eastAsia="Arial Unicode MS"/>
              </w:rPr>
              <w:t>m</w:t>
            </w:r>
            <w:r w:rsidRPr="00DC028F">
              <w:rPr>
                <w:rFonts w:eastAsia="Arial Unicode MS"/>
              </w:rPr>
              <w:t>axNumberOfChoises minNumberOfChoises answerSuperior</w:t>
            </w:r>
          </w:p>
        </w:tc>
        <w:tc>
          <w:tcPr>
            <w:tcW w:w="452" w:type="pct"/>
          </w:tcPr>
          <w:p w14:paraId="3DB0E7CC" w14:textId="77777777" w:rsidR="00334441" w:rsidRDefault="00334441" w:rsidP="00334441"/>
        </w:tc>
        <w:tc>
          <w:tcPr>
            <w:tcW w:w="305" w:type="pct"/>
          </w:tcPr>
          <w:p w14:paraId="46B944E4" w14:textId="77777777" w:rsidR="00334441" w:rsidRPr="00E91314" w:rsidRDefault="00334441" w:rsidP="00334441"/>
        </w:tc>
        <w:tc>
          <w:tcPr>
            <w:tcW w:w="593" w:type="pct"/>
          </w:tcPr>
          <w:p w14:paraId="4C94B91E" w14:textId="77777777" w:rsidR="00334441" w:rsidRPr="00E91314" w:rsidRDefault="00334441" w:rsidP="00334441"/>
        </w:tc>
        <w:tc>
          <w:tcPr>
            <w:tcW w:w="574" w:type="pct"/>
          </w:tcPr>
          <w:p w14:paraId="008E8905" w14:textId="77777777" w:rsidR="00334441" w:rsidRPr="00E91314" w:rsidRDefault="00334441" w:rsidP="00334441"/>
        </w:tc>
        <w:tc>
          <w:tcPr>
            <w:tcW w:w="309" w:type="pct"/>
          </w:tcPr>
          <w:p w14:paraId="772B457A" w14:textId="77777777" w:rsidR="00334441" w:rsidRPr="00E91314" w:rsidRDefault="00334441" w:rsidP="00334441"/>
        </w:tc>
        <w:tc>
          <w:tcPr>
            <w:tcW w:w="452" w:type="pct"/>
          </w:tcPr>
          <w:p w14:paraId="52155028" w14:textId="77777777" w:rsidR="00334441" w:rsidRPr="00E91314" w:rsidRDefault="00334441" w:rsidP="00334441"/>
        </w:tc>
      </w:tr>
      <w:tr w:rsidR="00334441" w:rsidRPr="00E91314" w14:paraId="57BE8419" w14:textId="77777777" w:rsidTr="00334441">
        <w:tc>
          <w:tcPr>
            <w:tcW w:w="606" w:type="pct"/>
            <w:vAlign w:val="center"/>
          </w:tcPr>
          <w:p w14:paraId="1E02BCD7" w14:textId="77777777" w:rsidR="00334441" w:rsidRDefault="00334441" w:rsidP="00334441">
            <w:r>
              <w:rPr>
                <w:rFonts w:eastAsia="Arial Unicode MS"/>
              </w:rPr>
              <w:t>KV Publicerings status</w:t>
            </w:r>
          </w:p>
        </w:tc>
        <w:tc>
          <w:tcPr>
            <w:tcW w:w="900" w:type="pct"/>
            <w:vAlign w:val="center"/>
          </w:tcPr>
          <w:p w14:paraId="6A133508" w14:textId="77777777" w:rsidR="00334441" w:rsidRDefault="00334441" w:rsidP="00334441"/>
        </w:tc>
        <w:tc>
          <w:tcPr>
            <w:tcW w:w="810" w:type="pct"/>
            <w:vAlign w:val="center"/>
          </w:tcPr>
          <w:p w14:paraId="7DE66532" w14:textId="77777777" w:rsidR="00334441" w:rsidRPr="00E80F66" w:rsidRDefault="00334441" w:rsidP="00334441">
            <w:pPr>
              <w:rPr>
                <w:rFonts w:eastAsia="Arial Unicode MS"/>
              </w:rPr>
            </w:pPr>
            <w:r w:rsidRPr="00E80F66">
              <w:rPr>
                <w:rFonts w:eastAsia="Arial Unicode MS"/>
              </w:rPr>
              <w:t>Unpublished</w:t>
            </w:r>
          </w:p>
          <w:p w14:paraId="0AC52195" w14:textId="77777777" w:rsidR="00334441" w:rsidRPr="00E80F66" w:rsidRDefault="00334441" w:rsidP="00334441">
            <w:pPr>
              <w:rPr>
                <w:rFonts w:eastAsia="Arial Unicode MS"/>
              </w:rPr>
            </w:pPr>
            <w:r w:rsidRPr="00E80F66">
              <w:rPr>
                <w:rFonts w:eastAsia="Arial Unicode MS"/>
              </w:rPr>
              <w:t>Pending</w:t>
            </w:r>
          </w:p>
          <w:p w14:paraId="47A612B1" w14:textId="77777777" w:rsidR="00334441" w:rsidRPr="00E80F66" w:rsidRDefault="00334441" w:rsidP="00334441">
            <w:pPr>
              <w:rPr>
                <w:rFonts w:eastAsia="Arial Unicode MS"/>
              </w:rPr>
            </w:pPr>
            <w:r w:rsidRPr="00E80F66">
              <w:rPr>
                <w:rFonts w:eastAsia="Arial Unicode MS"/>
              </w:rPr>
              <w:t>Published</w:t>
            </w:r>
          </w:p>
          <w:p w14:paraId="4927E7AB" w14:textId="77777777" w:rsidR="00334441" w:rsidRDefault="00334441" w:rsidP="00334441">
            <w:pPr>
              <w:rPr>
                <w:rFonts w:eastAsia="Arial Unicode MS"/>
              </w:rPr>
            </w:pPr>
            <w:r w:rsidRPr="00E80F66">
              <w:rPr>
                <w:rFonts w:eastAsia="Arial Unicode MS"/>
              </w:rPr>
              <w:t>Archived</w:t>
            </w:r>
          </w:p>
        </w:tc>
        <w:tc>
          <w:tcPr>
            <w:tcW w:w="452" w:type="pct"/>
          </w:tcPr>
          <w:p w14:paraId="1AEF5D05" w14:textId="77777777" w:rsidR="00334441" w:rsidRDefault="00334441" w:rsidP="00334441"/>
        </w:tc>
        <w:tc>
          <w:tcPr>
            <w:tcW w:w="305" w:type="pct"/>
          </w:tcPr>
          <w:p w14:paraId="6BD050BF" w14:textId="77777777" w:rsidR="00334441" w:rsidRPr="00E91314" w:rsidRDefault="00334441" w:rsidP="00334441"/>
        </w:tc>
        <w:tc>
          <w:tcPr>
            <w:tcW w:w="593" w:type="pct"/>
          </w:tcPr>
          <w:p w14:paraId="31B6979D" w14:textId="77777777" w:rsidR="00334441" w:rsidRPr="00E91314" w:rsidRDefault="00334441" w:rsidP="00334441"/>
        </w:tc>
        <w:tc>
          <w:tcPr>
            <w:tcW w:w="574" w:type="pct"/>
          </w:tcPr>
          <w:p w14:paraId="44E32EFD" w14:textId="77777777" w:rsidR="00334441" w:rsidRPr="00E91314" w:rsidRDefault="00334441" w:rsidP="00334441"/>
        </w:tc>
        <w:tc>
          <w:tcPr>
            <w:tcW w:w="309" w:type="pct"/>
          </w:tcPr>
          <w:p w14:paraId="5A8E684A" w14:textId="77777777" w:rsidR="00334441" w:rsidRPr="00E91314" w:rsidRDefault="00334441" w:rsidP="00334441"/>
        </w:tc>
        <w:tc>
          <w:tcPr>
            <w:tcW w:w="452" w:type="pct"/>
          </w:tcPr>
          <w:p w14:paraId="2443CA8F" w14:textId="77777777" w:rsidR="00334441" w:rsidRPr="00E91314" w:rsidRDefault="00334441" w:rsidP="00334441"/>
        </w:tc>
      </w:tr>
    </w:tbl>
    <w:p w14:paraId="42DE9D1B" w14:textId="77777777" w:rsidR="006A2F41" w:rsidRPr="00E91314" w:rsidRDefault="006A2F41" w:rsidP="006A2F41">
      <w:r w:rsidRPr="00E91314">
        <w:t>* http://www.w3.org/TR/html5/the-input-element.html#attr-input-type</w:t>
      </w:r>
    </w:p>
    <w:p w14:paraId="7018C68D" w14:textId="3423EB21" w:rsidR="006A2F41" w:rsidRPr="009C52F6" w:rsidRDefault="006A2F41" w:rsidP="009C52F6">
      <w:pPr>
        <w:spacing w:line="240" w:lineRule="auto"/>
        <w:rPr>
          <w:sz w:val="24"/>
        </w:rPr>
      </w:pPr>
    </w:p>
    <w:p w14:paraId="75FC8A77" w14:textId="4011205F" w:rsidR="006A2F41" w:rsidRPr="009C52F6" w:rsidRDefault="006A2F41" w:rsidP="009C52F6"/>
    <w:p w14:paraId="61EBF507" w14:textId="77777777" w:rsidR="006C37C2" w:rsidRDefault="006C37C2" w:rsidP="009C52F6">
      <w:pPr>
        <w:pStyle w:val="Heading2"/>
        <w:numPr>
          <w:ilvl w:val="0"/>
          <w:numId w:val="0"/>
        </w:numPr>
        <w:ind w:left="576"/>
        <w:sectPr w:rsidR="006C37C2" w:rsidSect="009C52F6">
          <w:pgSz w:w="16838" w:h="11906" w:orient="landscape" w:code="9"/>
          <w:pgMar w:top="720" w:right="3232" w:bottom="720" w:left="720" w:header="0" w:footer="907" w:gutter="0"/>
          <w:cols w:space="708"/>
          <w:titlePg/>
          <w:docGrid w:linePitch="360"/>
        </w:sectPr>
      </w:pPr>
      <w:bookmarkStart w:id="4770" w:name="_Toc357754857"/>
      <w:bookmarkStart w:id="4771" w:name="_Toc243452567"/>
    </w:p>
    <w:p w14:paraId="3578D5D8" w14:textId="3A3A195E" w:rsidR="0039481C" w:rsidRDefault="0039481C" w:rsidP="0039481C">
      <w:pPr>
        <w:pStyle w:val="Heading2"/>
      </w:pPr>
      <w:bookmarkStart w:id="4772" w:name="_Toc386458101"/>
      <w:bookmarkStart w:id="4773" w:name="_Toc390951688"/>
      <w:r>
        <w:lastRenderedPageBreak/>
        <w:t>Formatregler</w:t>
      </w:r>
      <w:bookmarkEnd w:id="4770"/>
      <w:bookmarkEnd w:id="4771"/>
      <w:bookmarkEnd w:id="4772"/>
      <w:bookmarkEnd w:id="4773"/>
    </w:p>
    <w:p w14:paraId="42AC6F4C" w14:textId="77777777" w:rsidR="006C37C2" w:rsidRPr="00D82A73" w:rsidRDefault="006C37C2" w:rsidP="006C37C2">
      <w:pPr>
        <w:pStyle w:val="Heading3"/>
      </w:pPr>
      <w:bookmarkStart w:id="4774" w:name="_Toc258862131"/>
      <w:bookmarkStart w:id="4775" w:name="_Toc386458102"/>
      <w:bookmarkStart w:id="4776" w:name="_Toc390951689"/>
      <w:r w:rsidRPr="00D82A73">
        <w:t>Format för datum</w:t>
      </w:r>
      <w:bookmarkEnd w:id="4774"/>
      <w:bookmarkEnd w:id="4775"/>
      <w:bookmarkEnd w:id="4776"/>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777" w:name="_Toc258862132"/>
      <w:bookmarkStart w:id="4778" w:name="_Toc386458103"/>
      <w:bookmarkStart w:id="4779" w:name="_Toc390951690"/>
      <w:r w:rsidRPr="00D82A73">
        <w:t>Format för tidpunkter</w:t>
      </w:r>
      <w:bookmarkEnd w:id="4777"/>
      <w:bookmarkEnd w:id="4778"/>
      <w:bookmarkEnd w:id="4779"/>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780" w:name="_Toc258862133"/>
      <w:bookmarkStart w:id="4781" w:name="_Toc386458104"/>
      <w:bookmarkStart w:id="4782" w:name="_Toc390951691"/>
      <w:r w:rsidRPr="00D82A73">
        <w:t>Tidszon för tidpunkter</w:t>
      </w:r>
      <w:bookmarkEnd w:id="4780"/>
      <w:bookmarkEnd w:id="4781"/>
      <w:bookmarkEnd w:id="4782"/>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Pr="009C52F6" w:rsidRDefault="0039481C" w:rsidP="009C52F6">
      <w:pPr>
        <w:spacing w:line="240" w:lineRule="auto"/>
        <w:rPr>
          <w:sz w:val="30"/>
        </w:rPr>
      </w:pPr>
      <w:r>
        <w:br w:type="page"/>
      </w:r>
      <w:bookmarkStart w:id="4783" w:name="_Toc258862136"/>
    </w:p>
    <w:p w14:paraId="2CA6564A" w14:textId="77777777" w:rsidR="006C37C2" w:rsidRPr="00D82A73" w:rsidRDefault="006C37C2" w:rsidP="006C37C2">
      <w:pPr>
        <w:pStyle w:val="Heading1"/>
      </w:pPr>
      <w:bookmarkStart w:id="4784" w:name="_Toc386458105"/>
      <w:bookmarkStart w:id="4785" w:name="_Toc390951692"/>
      <w:bookmarkEnd w:id="2309"/>
      <w:r>
        <w:lastRenderedPageBreak/>
        <w:t>Tjänster sammanställning</w:t>
      </w:r>
      <w:bookmarkEnd w:id="4784"/>
      <w:bookmarkEnd w:id="47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35"/>
        <w:gridCol w:w="3969"/>
      </w:tblGrid>
      <w:tr w:rsidR="006C37C2" w:rsidRPr="00D82A73" w14:paraId="6B09581B" w14:textId="77777777" w:rsidTr="009C52F6">
        <w:tc>
          <w:tcPr>
            <w:tcW w:w="2376" w:type="dxa"/>
            <w:shd w:val="clear" w:color="auto" w:fill="auto"/>
          </w:tcPr>
          <w:p w14:paraId="04492104" w14:textId="77777777" w:rsidR="006C37C2" w:rsidRPr="00D82A73" w:rsidRDefault="006C37C2" w:rsidP="0026766E">
            <w:pPr>
              <w:rPr>
                <w:b/>
              </w:rPr>
            </w:pPr>
            <w:r w:rsidRPr="00D82A73">
              <w:rPr>
                <w:b/>
              </w:rPr>
              <w:t>Namn på tjänst</w:t>
            </w:r>
          </w:p>
        </w:tc>
        <w:tc>
          <w:tcPr>
            <w:tcW w:w="2835" w:type="dxa"/>
            <w:shd w:val="clear" w:color="auto" w:fill="auto"/>
          </w:tcPr>
          <w:p w14:paraId="0484388D" w14:textId="77777777" w:rsidR="006C37C2" w:rsidRPr="00D82A73" w:rsidRDefault="006C37C2" w:rsidP="0026766E">
            <w:pPr>
              <w:rPr>
                <w:b/>
              </w:rPr>
            </w:pPr>
            <w:r w:rsidRPr="00D82A73">
              <w:rPr>
                <w:b/>
              </w:rPr>
              <w:t>Aktiviteter</w:t>
            </w:r>
          </w:p>
        </w:tc>
        <w:tc>
          <w:tcPr>
            <w:tcW w:w="3969" w:type="dxa"/>
            <w:shd w:val="clear" w:color="auto" w:fill="auto"/>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9C52F6">
        <w:tc>
          <w:tcPr>
            <w:tcW w:w="2376" w:type="dxa"/>
            <w:shd w:val="clear" w:color="auto" w:fill="auto"/>
          </w:tcPr>
          <w:p w14:paraId="6085EE35" w14:textId="5EB587B8" w:rsidR="006C37C2" w:rsidRPr="00D82A73" w:rsidRDefault="006C37C2" w:rsidP="0026766E">
            <w:r w:rsidRPr="00D82A73">
              <w:t>GetFormTemp</w:t>
            </w:r>
            <w:r w:rsidR="00C129B8">
              <w:t>l</w:t>
            </w:r>
            <w:r w:rsidRPr="00D82A73">
              <w:t>ates</w:t>
            </w:r>
          </w:p>
        </w:tc>
        <w:tc>
          <w:tcPr>
            <w:tcW w:w="2835" w:type="dxa"/>
            <w:shd w:val="clear" w:color="auto" w:fill="auto"/>
          </w:tcPr>
          <w:p w14:paraId="0D103E66" w14:textId="77777777" w:rsidR="006C37C2" w:rsidRPr="00D82A73" w:rsidRDefault="006C37C2" w:rsidP="0026766E">
            <w:r w:rsidRPr="00D82A73">
              <w:t>Hämta valbara formulärmallar</w:t>
            </w:r>
          </w:p>
        </w:tc>
        <w:tc>
          <w:tcPr>
            <w:tcW w:w="3969" w:type="dxa"/>
            <w:shd w:val="clear" w:color="auto" w:fill="auto"/>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9C52F6">
        <w:tc>
          <w:tcPr>
            <w:tcW w:w="2376" w:type="dxa"/>
            <w:shd w:val="clear" w:color="auto" w:fill="auto"/>
          </w:tcPr>
          <w:p w14:paraId="1A65F9C6" w14:textId="77777777" w:rsidR="006C37C2" w:rsidRPr="00D82A73" w:rsidRDefault="006C37C2" w:rsidP="0026766E">
            <w:r w:rsidRPr="00D82A73">
              <w:t>GetForms</w:t>
            </w:r>
          </w:p>
        </w:tc>
        <w:tc>
          <w:tcPr>
            <w:tcW w:w="2835" w:type="dxa"/>
            <w:shd w:val="clear" w:color="auto" w:fill="auto"/>
          </w:tcPr>
          <w:p w14:paraId="552BD202" w14:textId="77777777" w:rsidR="006C37C2" w:rsidRPr="00D82A73" w:rsidRDefault="006C37C2" w:rsidP="0026766E">
            <w:r w:rsidRPr="00D82A73">
              <w:t>Hämta användarens formulär</w:t>
            </w:r>
          </w:p>
        </w:tc>
        <w:tc>
          <w:tcPr>
            <w:tcW w:w="3969" w:type="dxa"/>
            <w:shd w:val="clear" w:color="auto" w:fill="auto"/>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9C52F6">
        <w:tc>
          <w:tcPr>
            <w:tcW w:w="2376" w:type="dxa"/>
            <w:shd w:val="clear" w:color="auto" w:fill="auto"/>
          </w:tcPr>
          <w:p w14:paraId="46279B25" w14:textId="77777777" w:rsidR="006C37C2" w:rsidRPr="00D82A73" w:rsidRDefault="006C37C2" w:rsidP="0026766E">
            <w:r w:rsidRPr="00D82A73">
              <w:t>GetForm</w:t>
            </w:r>
          </w:p>
        </w:tc>
        <w:tc>
          <w:tcPr>
            <w:tcW w:w="2835" w:type="dxa"/>
            <w:shd w:val="clear" w:color="auto" w:fill="auto"/>
          </w:tcPr>
          <w:p w14:paraId="7877A3CB" w14:textId="77777777" w:rsidR="006C37C2" w:rsidRPr="00D82A73" w:rsidRDefault="006C37C2" w:rsidP="0026766E">
            <w:r w:rsidRPr="00D82A73">
              <w:t>Hämta ett specifikt formulär</w:t>
            </w:r>
          </w:p>
        </w:tc>
        <w:tc>
          <w:tcPr>
            <w:tcW w:w="3969" w:type="dxa"/>
            <w:shd w:val="clear" w:color="auto" w:fill="auto"/>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9C52F6">
        <w:tc>
          <w:tcPr>
            <w:tcW w:w="2376" w:type="dxa"/>
            <w:shd w:val="clear" w:color="auto" w:fill="auto"/>
          </w:tcPr>
          <w:p w14:paraId="5724D423" w14:textId="77777777" w:rsidR="006C37C2" w:rsidRPr="00D82A73" w:rsidRDefault="006C37C2" w:rsidP="0026766E">
            <w:r w:rsidRPr="00D82A73">
              <w:t>CreateForm</w:t>
            </w:r>
          </w:p>
        </w:tc>
        <w:tc>
          <w:tcPr>
            <w:tcW w:w="2835" w:type="dxa"/>
            <w:shd w:val="clear" w:color="auto" w:fill="auto"/>
          </w:tcPr>
          <w:p w14:paraId="3AEB343B" w14:textId="77777777" w:rsidR="006C37C2" w:rsidRPr="00D82A73" w:rsidRDefault="006C37C2" w:rsidP="0026766E">
            <w:r w:rsidRPr="00D82A73">
              <w:t>Skapa formulär</w:t>
            </w:r>
          </w:p>
        </w:tc>
        <w:tc>
          <w:tcPr>
            <w:tcW w:w="3969" w:type="dxa"/>
            <w:shd w:val="clear" w:color="auto" w:fill="auto"/>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9C52F6">
        <w:tc>
          <w:tcPr>
            <w:tcW w:w="2376" w:type="dxa"/>
            <w:shd w:val="clear" w:color="auto" w:fill="auto"/>
          </w:tcPr>
          <w:p w14:paraId="6E50BA85" w14:textId="77777777" w:rsidR="006C37C2" w:rsidRPr="00D82A73" w:rsidRDefault="006C37C2" w:rsidP="0026766E">
            <w:r w:rsidRPr="00D82A73">
              <w:t>SaveFormPage</w:t>
            </w:r>
          </w:p>
        </w:tc>
        <w:tc>
          <w:tcPr>
            <w:tcW w:w="2835" w:type="dxa"/>
            <w:shd w:val="clear" w:color="auto" w:fill="auto"/>
          </w:tcPr>
          <w:p w14:paraId="2A10791A" w14:textId="77777777" w:rsidR="006C37C2" w:rsidRPr="00D82A73" w:rsidRDefault="006C37C2" w:rsidP="0026766E">
            <w:r w:rsidRPr="00D82A73">
              <w:t>Temporärspara</w:t>
            </w:r>
          </w:p>
        </w:tc>
        <w:tc>
          <w:tcPr>
            <w:tcW w:w="3969" w:type="dxa"/>
            <w:shd w:val="clear" w:color="auto" w:fill="auto"/>
          </w:tcPr>
          <w:p w14:paraId="5502ACCA" w14:textId="77777777" w:rsidR="006C37C2" w:rsidRPr="00D82A73" w:rsidRDefault="006C37C2" w:rsidP="0026766E">
            <w:r w:rsidRPr="00D82A73">
              <w:t>Spara och hämta formulärfrågor</w:t>
            </w:r>
          </w:p>
        </w:tc>
      </w:tr>
      <w:tr w:rsidR="006C37C2" w:rsidRPr="00D82A73" w14:paraId="57EE55F1" w14:textId="77777777" w:rsidTr="009C52F6">
        <w:tc>
          <w:tcPr>
            <w:tcW w:w="2376" w:type="dxa"/>
            <w:shd w:val="clear" w:color="auto" w:fill="auto"/>
          </w:tcPr>
          <w:p w14:paraId="7003A21F" w14:textId="77777777" w:rsidR="006C37C2" w:rsidRPr="00D82A73" w:rsidRDefault="006C37C2" w:rsidP="0026766E">
            <w:r w:rsidRPr="00D82A73">
              <w:t>SaveForm</w:t>
            </w:r>
          </w:p>
        </w:tc>
        <w:tc>
          <w:tcPr>
            <w:tcW w:w="2835" w:type="dxa"/>
            <w:shd w:val="clear" w:color="auto" w:fill="auto"/>
          </w:tcPr>
          <w:p w14:paraId="566F74C0" w14:textId="77777777" w:rsidR="006C37C2" w:rsidRPr="00D82A73" w:rsidRDefault="006C37C2" w:rsidP="0026766E">
            <w:r w:rsidRPr="00D82A73">
              <w:t>Spara och avsluta</w:t>
            </w:r>
          </w:p>
        </w:tc>
        <w:tc>
          <w:tcPr>
            <w:tcW w:w="3969" w:type="dxa"/>
            <w:shd w:val="clear" w:color="auto" w:fill="auto"/>
          </w:tcPr>
          <w:p w14:paraId="0CDEBC66" w14:textId="77777777" w:rsidR="006C37C2" w:rsidRPr="00D82A73" w:rsidRDefault="006C37C2" w:rsidP="0026766E">
            <w:r w:rsidRPr="00D82A73">
              <w:t>Spara och avsluta formulär.</w:t>
            </w:r>
          </w:p>
        </w:tc>
      </w:tr>
      <w:tr w:rsidR="006C37C2" w:rsidRPr="00D82A73" w14:paraId="0082D4C9" w14:textId="77777777" w:rsidTr="009C52F6">
        <w:tc>
          <w:tcPr>
            <w:tcW w:w="2376" w:type="dxa"/>
            <w:shd w:val="clear" w:color="auto" w:fill="auto"/>
          </w:tcPr>
          <w:p w14:paraId="6D63E3ED" w14:textId="77777777" w:rsidR="006C37C2" w:rsidRPr="00D82A73" w:rsidRDefault="006C37C2" w:rsidP="0026766E">
            <w:r w:rsidRPr="00D82A73">
              <w:t>CancelForm</w:t>
            </w:r>
          </w:p>
        </w:tc>
        <w:tc>
          <w:tcPr>
            <w:tcW w:w="2835" w:type="dxa"/>
            <w:shd w:val="clear" w:color="auto" w:fill="auto"/>
          </w:tcPr>
          <w:p w14:paraId="2C2BF216" w14:textId="77777777" w:rsidR="006C37C2" w:rsidRPr="00D82A73" w:rsidRDefault="006C37C2" w:rsidP="0026766E">
            <w:r w:rsidRPr="00D82A73">
              <w:t>Avbryt/radera formulär</w:t>
            </w:r>
          </w:p>
        </w:tc>
        <w:tc>
          <w:tcPr>
            <w:tcW w:w="3969" w:type="dxa"/>
            <w:shd w:val="clear" w:color="auto" w:fill="auto"/>
          </w:tcPr>
          <w:p w14:paraId="2CF2FA8E" w14:textId="77777777" w:rsidR="006C37C2" w:rsidRPr="00D82A73" w:rsidRDefault="006C37C2" w:rsidP="0026766E">
            <w:r w:rsidRPr="00D82A73">
              <w:t>Avbryter och radera ett pågående formulär.</w:t>
            </w:r>
          </w:p>
        </w:tc>
      </w:tr>
      <w:tr w:rsidR="006C37C2" w:rsidRPr="00D82A73" w14:paraId="020D9BFC" w14:textId="77777777" w:rsidTr="009C52F6">
        <w:tc>
          <w:tcPr>
            <w:tcW w:w="2376" w:type="dxa"/>
            <w:shd w:val="clear" w:color="auto" w:fill="auto"/>
          </w:tcPr>
          <w:p w14:paraId="3629C32A" w14:textId="77777777" w:rsidR="006C37C2" w:rsidRPr="00D82A73" w:rsidRDefault="006C37C2" w:rsidP="0026766E">
            <w:r w:rsidRPr="00D82A73">
              <w:t>GetFormQuestionPage</w:t>
            </w:r>
          </w:p>
        </w:tc>
        <w:tc>
          <w:tcPr>
            <w:tcW w:w="2835" w:type="dxa"/>
            <w:shd w:val="clear" w:color="auto" w:fill="auto"/>
          </w:tcPr>
          <w:p w14:paraId="7B30F92C" w14:textId="77777777" w:rsidR="006C37C2" w:rsidRPr="00D82A73" w:rsidRDefault="006C37C2" w:rsidP="0026766E">
            <w:r w:rsidRPr="00D82A73">
              <w:t xml:space="preserve">Tjänst för hoppa till en sida. </w:t>
            </w:r>
          </w:p>
        </w:tc>
        <w:tc>
          <w:tcPr>
            <w:tcW w:w="3969" w:type="dxa"/>
            <w:shd w:val="clear" w:color="auto" w:fill="auto"/>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9C52F6">
        <w:tc>
          <w:tcPr>
            <w:tcW w:w="2376" w:type="dxa"/>
            <w:shd w:val="clear" w:color="auto" w:fill="auto"/>
          </w:tcPr>
          <w:p w14:paraId="5F25C173" w14:textId="77777777" w:rsidR="006C37C2" w:rsidRPr="00D82A73" w:rsidRDefault="006C37C2" w:rsidP="0026766E">
            <w:r w:rsidRPr="00D82A73">
              <w:t>CreateFormRequest</w:t>
            </w:r>
          </w:p>
        </w:tc>
        <w:tc>
          <w:tcPr>
            <w:tcW w:w="2835" w:type="dxa"/>
            <w:shd w:val="clear" w:color="auto" w:fill="auto"/>
          </w:tcPr>
          <w:p w14:paraId="467B4DBE" w14:textId="77777777" w:rsidR="006C37C2" w:rsidRPr="00D82A73" w:rsidRDefault="006C37C2" w:rsidP="0026766E">
            <w:r w:rsidRPr="00D82A73">
              <w:t>Skapa en formulärbegäran.</w:t>
            </w:r>
          </w:p>
        </w:tc>
        <w:tc>
          <w:tcPr>
            <w:tcW w:w="3969" w:type="dxa"/>
            <w:shd w:val="clear" w:color="auto" w:fill="auto"/>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9C52F6">
        <w:tc>
          <w:tcPr>
            <w:tcW w:w="2376" w:type="dxa"/>
            <w:shd w:val="clear" w:color="auto" w:fill="auto"/>
          </w:tcPr>
          <w:p w14:paraId="7EB50E85" w14:textId="77777777" w:rsidR="006C37C2" w:rsidRPr="00D82A73" w:rsidRDefault="006C37C2" w:rsidP="0026766E">
            <w:r w:rsidRPr="00D82A73">
              <w:t>GetFormTemplate</w:t>
            </w:r>
          </w:p>
        </w:tc>
        <w:tc>
          <w:tcPr>
            <w:tcW w:w="2835" w:type="dxa"/>
            <w:shd w:val="clear" w:color="auto" w:fill="auto"/>
          </w:tcPr>
          <w:p w14:paraId="02FAED98" w14:textId="77777777" w:rsidR="006C37C2" w:rsidRPr="00D82A73" w:rsidRDefault="006C37C2" w:rsidP="0026766E">
            <w:r w:rsidRPr="00D82A73">
              <w:t>Hämta formulärmall.</w:t>
            </w:r>
          </w:p>
        </w:tc>
        <w:tc>
          <w:tcPr>
            <w:tcW w:w="3969" w:type="dxa"/>
            <w:shd w:val="clear" w:color="auto" w:fill="auto"/>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9C52F6">
        <w:tc>
          <w:tcPr>
            <w:tcW w:w="2376" w:type="dxa"/>
            <w:shd w:val="clear" w:color="auto" w:fill="auto"/>
          </w:tcPr>
          <w:p w14:paraId="7349DD1E" w14:textId="77777777" w:rsidR="006C37C2" w:rsidRPr="00D82A73" w:rsidRDefault="006C37C2" w:rsidP="0026766E">
            <w:r w:rsidRPr="00D82A73">
              <w:t>SaveFormTemplate</w:t>
            </w:r>
          </w:p>
        </w:tc>
        <w:tc>
          <w:tcPr>
            <w:tcW w:w="2835" w:type="dxa"/>
            <w:shd w:val="clear" w:color="auto" w:fill="auto"/>
          </w:tcPr>
          <w:p w14:paraId="73B4BBBC" w14:textId="77777777" w:rsidR="006C37C2" w:rsidRPr="00D82A73" w:rsidRDefault="006C37C2" w:rsidP="0026766E">
            <w:r w:rsidRPr="00D82A73">
              <w:t>Spara formulärmall.</w:t>
            </w:r>
          </w:p>
        </w:tc>
        <w:tc>
          <w:tcPr>
            <w:tcW w:w="3969" w:type="dxa"/>
            <w:shd w:val="clear" w:color="auto" w:fill="auto"/>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786" w:name="_Toc386458106"/>
      <w:r>
        <w:br w:type="page"/>
      </w:r>
    </w:p>
    <w:p w14:paraId="400407C5" w14:textId="3F66168D" w:rsidR="006C37C2" w:rsidRPr="00D82A73" w:rsidRDefault="006C37C2" w:rsidP="006C37C2">
      <w:pPr>
        <w:pStyle w:val="Heading1"/>
      </w:pPr>
      <w:bookmarkStart w:id="4787" w:name="_Toc390951693"/>
      <w:r w:rsidRPr="00D82A73">
        <w:lastRenderedPageBreak/>
        <w:t>Tjänstekontrakt GetFormTemplates</w:t>
      </w:r>
      <w:bookmarkEnd w:id="4783"/>
      <w:bookmarkEnd w:id="4786"/>
      <w:bookmarkEnd w:id="4787"/>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4E727870" w14:textId="7E8BAFDC" w:rsidR="006C37C2" w:rsidRPr="00D82A73" w:rsidRDefault="006C37C2" w:rsidP="006C37C2">
      <w:pPr>
        <w:rPr>
          <w:i/>
        </w:rPr>
      </w:pPr>
      <w:r w:rsidRPr="00D82A73">
        <w:t xml:space="preserve"> </w:t>
      </w:r>
    </w:p>
    <w:p w14:paraId="18833FED" w14:textId="6494E8BA" w:rsidR="006C37C2" w:rsidRPr="00D82A73" w:rsidRDefault="006C37C2" w:rsidP="006C37C2">
      <w:pPr>
        <w:pStyle w:val="Heading2"/>
      </w:pPr>
      <w:bookmarkStart w:id="4788" w:name="_Toc258862137"/>
      <w:bookmarkStart w:id="4789" w:name="_Toc386458107"/>
      <w:bookmarkStart w:id="4790" w:name="_Toc390951694"/>
      <w:r w:rsidRPr="00D82A73">
        <w:t>Frivillighet</w:t>
      </w:r>
      <w:bookmarkEnd w:id="4788"/>
      <w:bookmarkEnd w:id="4789"/>
      <w:bookmarkEnd w:id="4790"/>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791" w:name="_Toc258862138"/>
      <w:bookmarkStart w:id="4792" w:name="_Toc386458108"/>
      <w:bookmarkStart w:id="4793" w:name="_Toc390951695"/>
      <w:r w:rsidRPr="00D82A73">
        <w:t>Version</w:t>
      </w:r>
      <w:bookmarkEnd w:id="4791"/>
      <w:bookmarkEnd w:id="4792"/>
      <w:bookmarkEnd w:id="4793"/>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794" w:name="_Toc258862139"/>
      <w:bookmarkStart w:id="4795" w:name="_Toc386458109"/>
      <w:bookmarkStart w:id="4796" w:name="_Toc390951696"/>
      <w:r w:rsidRPr="00D82A73">
        <w:t>Tjänstens signatur</w:t>
      </w:r>
      <w:bookmarkEnd w:id="4794"/>
      <w:bookmarkEnd w:id="4795"/>
      <w:bookmarkEnd w:id="4796"/>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797" w:name="_Toc258862140"/>
      <w:bookmarkStart w:id="4798" w:name="_Toc386458110"/>
      <w:bookmarkStart w:id="4799" w:name="_Toc390951697"/>
      <w:r w:rsidRPr="00D82A73">
        <w:lastRenderedPageBreak/>
        <w:t>Begäran (Request) och Svar (Response)</w:t>
      </w:r>
      <w:bookmarkEnd w:id="4797"/>
      <w:bookmarkEnd w:id="4798"/>
      <w:bookmarkEnd w:id="4799"/>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52DED34" w14:textId="77777777" w:rsidTr="009C52F6">
        <w:tc>
          <w:tcPr>
            <w:tcW w:w="2628" w:type="dxa"/>
            <w:shd w:val="clear" w:color="auto" w:fill="auto"/>
          </w:tcPr>
          <w:p w14:paraId="1F144B4F" w14:textId="77777777" w:rsidR="006C37C2" w:rsidRPr="00D82A73" w:rsidRDefault="006C37C2" w:rsidP="0026766E">
            <w:pPr>
              <w:rPr>
                <w:b/>
              </w:rPr>
            </w:pPr>
            <w:r w:rsidRPr="00D82A73">
              <w:rPr>
                <w:b/>
              </w:rPr>
              <w:t>Namn</w:t>
            </w:r>
          </w:p>
        </w:tc>
        <w:tc>
          <w:tcPr>
            <w:tcW w:w="1260" w:type="dxa"/>
            <w:shd w:val="clear" w:color="auto" w:fill="auto"/>
          </w:tcPr>
          <w:p w14:paraId="6899EB0A" w14:textId="77777777" w:rsidR="006C37C2" w:rsidRPr="00D82A73" w:rsidRDefault="006C37C2" w:rsidP="0026766E">
            <w:pPr>
              <w:rPr>
                <w:b/>
              </w:rPr>
            </w:pPr>
            <w:r w:rsidRPr="00D82A73">
              <w:rPr>
                <w:b/>
              </w:rPr>
              <w:t>Typ</w:t>
            </w:r>
          </w:p>
        </w:tc>
        <w:tc>
          <w:tcPr>
            <w:tcW w:w="4867" w:type="dxa"/>
            <w:shd w:val="clear" w:color="auto" w:fill="auto"/>
          </w:tcPr>
          <w:p w14:paraId="73DADA90" w14:textId="77777777" w:rsidR="006C37C2" w:rsidRPr="00D82A73" w:rsidRDefault="006C37C2" w:rsidP="0026766E">
            <w:pPr>
              <w:rPr>
                <w:b/>
              </w:rPr>
            </w:pPr>
            <w:r w:rsidRPr="00D82A73">
              <w:rPr>
                <w:b/>
              </w:rPr>
              <w:t>Kommentar</w:t>
            </w:r>
          </w:p>
        </w:tc>
        <w:tc>
          <w:tcPr>
            <w:tcW w:w="1134" w:type="dxa"/>
            <w:shd w:val="clear" w:color="auto" w:fill="auto"/>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9C52F6">
        <w:tc>
          <w:tcPr>
            <w:tcW w:w="2628" w:type="dxa"/>
            <w:shd w:val="clear" w:color="auto" w:fill="auto"/>
          </w:tcPr>
          <w:p w14:paraId="0DF1CA19" w14:textId="77777777" w:rsidR="006C37C2" w:rsidRPr="00D82A73" w:rsidRDefault="006C37C2" w:rsidP="0026766E">
            <w:pPr>
              <w:rPr>
                <w:i/>
              </w:rPr>
            </w:pPr>
            <w:r w:rsidRPr="00D82A73">
              <w:rPr>
                <w:i/>
              </w:rPr>
              <w:t>Begäran</w:t>
            </w:r>
          </w:p>
        </w:tc>
        <w:tc>
          <w:tcPr>
            <w:tcW w:w="1260" w:type="dxa"/>
            <w:shd w:val="clear" w:color="auto" w:fill="auto"/>
          </w:tcPr>
          <w:p w14:paraId="0FE2CB45" w14:textId="77777777" w:rsidR="006C37C2" w:rsidRPr="00D82A73" w:rsidRDefault="006C37C2" w:rsidP="0026766E"/>
        </w:tc>
        <w:tc>
          <w:tcPr>
            <w:tcW w:w="4867" w:type="dxa"/>
            <w:shd w:val="clear" w:color="auto" w:fill="auto"/>
          </w:tcPr>
          <w:p w14:paraId="0A9CD3A9" w14:textId="77777777" w:rsidR="006C37C2" w:rsidRPr="00D82A73" w:rsidRDefault="006C37C2" w:rsidP="0026766E"/>
        </w:tc>
        <w:tc>
          <w:tcPr>
            <w:tcW w:w="1134" w:type="dxa"/>
            <w:shd w:val="clear" w:color="auto" w:fill="auto"/>
          </w:tcPr>
          <w:p w14:paraId="3D70B9B6" w14:textId="77777777" w:rsidR="006C37C2" w:rsidRPr="00D82A73" w:rsidRDefault="006C37C2" w:rsidP="0026766E"/>
        </w:tc>
      </w:tr>
      <w:tr w:rsidR="006C37C2" w:rsidRPr="00D82A73" w14:paraId="2402FBA0" w14:textId="77777777" w:rsidTr="009C52F6">
        <w:tc>
          <w:tcPr>
            <w:tcW w:w="2628" w:type="dxa"/>
            <w:shd w:val="clear" w:color="auto" w:fill="auto"/>
          </w:tcPr>
          <w:p w14:paraId="67810EB0" w14:textId="77777777" w:rsidR="006C37C2" w:rsidRPr="00D82A73" w:rsidRDefault="006C37C2" w:rsidP="0026766E">
            <w:pPr>
              <w:rPr>
                <w:b/>
              </w:rPr>
            </w:pPr>
            <w:r w:rsidRPr="00D82A73">
              <w:t>Healthcare_Facility_CareUnit</w:t>
            </w:r>
          </w:p>
        </w:tc>
        <w:tc>
          <w:tcPr>
            <w:tcW w:w="1260" w:type="dxa"/>
            <w:shd w:val="clear" w:color="auto" w:fill="auto"/>
          </w:tcPr>
          <w:p w14:paraId="5D1D58FE" w14:textId="77777777" w:rsidR="006C37C2" w:rsidRPr="00D82A73" w:rsidRDefault="006C37C2" w:rsidP="0026766E"/>
        </w:tc>
        <w:tc>
          <w:tcPr>
            <w:tcW w:w="4867" w:type="dxa"/>
            <w:shd w:val="clear" w:color="auto" w:fill="auto"/>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
          <w:p w14:paraId="38C2CB6E" w14:textId="77777777" w:rsidR="006C37C2" w:rsidRPr="00D82A73" w:rsidRDefault="006C37C2" w:rsidP="0026766E">
            <w:pPr>
              <w:rPr>
                <w:b/>
              </w:rPr>
            </w:pPr>
            <w:r w:rsidRPr="00D82A73">
              <w:t>1..1</w:t>
            </w:r>
          </w:p>
        </w:tc>
      </w:tr>
      <w:tr w:rsidR="006C37C2" w:rsidRPr="00D82A73" w14:paraId="219AF23A" w14:textId="77777777" w:rsidTr="009C52F6">
        <w:tc>
          <w:tcPr>
            <w:tcW w:w="2628" w:type="dxa"/>
            <w:shd w:val="clear" w:color="auto" w:fill="auto"/>
          </w:tcPr>
          <w:p w14:paraId="217BF99A" w14:textId="77777777" w:rsidR="006C37C2" w:rsidRPr="00D82A73" w:rsidRDefault="006C37C2" w:rsidP="0026766E">
            <w:r w:rsidRPr="00D82A73">
              <w:t>PublishedStatus</w:t>
            </w:r>
          </w:p>
        </w:tc>
        <w:tc>
          <w:tcPr>
            <w:tcW w:w="1260" w:type="dxa"/>
            <w:shd w:val="clear" w:color="auto" w:fill="auto"/>
          </w:tcPr>
          <w:p w14:paraId="2C233F92" w14:textId="77777777" w:rsidR="006C37C2" w:rsidRPr="00D82A73" w:rsidRDefault="006C37C2" w:rsidP="0026766E"/>
        </w:tc>
        <w:tc>
          <w:tcPr>
            <w:tcW w:w="4867" w:type="dxa"/>
            <w:shd w:val="clear" w:color="auto" w:fill="auto"/>
          </w:tcPr>
          <w:p w14:paraId="5F4A8779" w14:textId="77777777" w:rsidR="006C37C2" w:rsidRPr="00D82A73" w:rsidRDefault="006C37C2" w:rsidP="0026766E">
            <w:r w:rsidRPr="00D82A73">
              <w:t>Indikerar vilken status en mall skall ha.</w:t>
            </w:r>
          </w:p>
        </w:tc>
        <w:tc>
          <w:tcPr>
            <w:tcW w:w="1134" w:type="dxa"/>
            <w:shd w:val="clear" w:color="auto" w:fill="auto"/>
          </w:tcPr>
          <w:p w14:paraId="493C1914" w14:textId="77777777" w:rsidR="006C37C2" w:rsidRPr="00D82A73" w:rsidRDefault="006C37C2" w:rsidP="0026766E">
            <w:r w:rsidRPr="00D82A73">
              <w:t>0..*</w:t>
            </w:r>
          </w:p>
        </w:tc>
      </w:tr>
      <w:tr w:rsidR="006C37C2" w:rsidRPr="00D82A73" w14:paraId="6F4A81AB" w14:textId="77777777" w:rsidTr="009C52F6">
        <w:tc>
          <w:tcPr>
            <w:tcW w:w="2628" w:type="dxa"/>
            <w:shd w:val="clear" w:color="auto" w:fill="auto"/>
          </w:tcPr>
          <w:p w14:paraId="504B6C5E" w14:textId="77777777" w:rsidR="006C37C2" w:rsidRPr="00D82A73" w:rsidRDefault="006C37C2" w:rsidP="0026766E">
            <w:pPr>
              <w:rPr>
                <w:b/>
              </w:rPr>
            </w:pPr>
            <w:r w:rsidRPr="00D82A73">
              <w:t>SubjectOfCare</w:t>
            </w:r>
          </w:p>
        </w:tc>
        <w:tc>
          <w:tcPr>
            <w:tcW w:w="1260" w:type="dxa"/>
            <w:shd w:val="clear" w:color="auto" w:fill="auto"/>
          </w:tcPr>
          <w:p w14:paraId="78892F0E" w14:textId="77777777" w:rsidR="006C37C2" w:rsidRPr="00D82A73" w:rsidRDefault="006C37C2" w:rsidP="0026766E"/>
        </w:tc>
        <w:tc>
          <w:tcPr>
            <w:tcW w:w="4867" w:type="dxa"/>
            <w:shd w:val="clear" w:color="auto" w:fill="auto"/>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6D2CEB44" w14:textId="77777777" w:rsidR="006C37C2" w:rsidRPr="00D82A73" w:rsidRDefault="006C37C2" w:rsidP="0026766E">
            <w:pPr>
              <w:rPr>
                <w:b/>
              </w:rPr>
            </w:pPr>
            <w:r w:rsidRPr="00D82A73">
              <w:t>0..1</w:t>
            </w:r>
          </w:p>
        </w:tc>
      </w:tr>
      <w:tr w:rsidR="006C37C2" w:rsidRPr="00D82A73" w14:paraId="2CC90E23" w14:textId="77777777" w:rsidTr="009C52F6">
        <w:tc>
          <w:tcPr>
            <w:tcW w:w="2628" w:type="dxa"/>
            <w:shd w:val="clear" w:color="auto" w:fill="auto"/>
          </w:tcPr>
          <w:p w14:paraId="185D619A" w14:textId="77777777" w:rsidR="006C37C2" w:rsidRPr="00D82A73" w:rsidRDefault="006C37C2" w:rsidP="0026766E">
            <w:r w:rsidRPr="00D82A73">
              <w:rPr>
                <w:rFonts w:eastAsia="Arial Unicode MS"/>
              </w:rPr>
              <w:t>TemplateId</w:t>
            </w:r>
          </w:p>
        </w:tc>
        <w:tc>
          <w:tcPr>
            <w:tcW w:w="1260" w:type="dxa"/>
            <w:shd w:val="clear" w:color="auto" w:fill="auto"/>
          </w:tcPr>
          <w:p w14:paraId="51761AC0" w14:textId="77777777" w:rsidR="006C37C2" w:rsidRPr="00D82A73" w:rsidRDefault="006C37C2" w:rsidP="0026766E"/>
        </w:tc>
        <w:tc>
          <w:tcPr>
            <w:tcW w:w="4867" w:type="dxa"/>
            <w:shd w:val="clear" w:color="auto" w:fill="auto"/>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
          <w:p w14:paraId="334D0517" w14:textId="77777777" w:rsidR="006C37C2" w:rsidRPr="00D82A73" w:rsidRDefault="006C37C2" w:rsidP="0026766E">
            <w:r w:rsidRPr="00D82A73">
              <w:t>0..*</w:t>
            </w:r>
          </w:p>
        </w:tc>
      </w:tr>
      <w:tr w:rsidR="006C37C2" w:rsidRPr="00D82A73" w14:paraId="36AE2C1A" w14:textId="77777777" w:rsidTr="009C52F6">
        <w:tc>
          <w:tcPr>
            <w:tcW w:w="2628" w:type="dxa"/>
            <w:shd w:val="clear" w:color="auto" w:fill="auto"/>
          </w:tcPr>
          <w:p w14:paraId="383012D5" w14:textId="77777777" w:rsidR="006C37C2" w:rsidRPr="00D82A73" w:rsidRDefault="006C37C2" w:rsidP="0026766E">
            <w:pPr>
              <w:rPr>
                <w:i/>
              </w:rPr>
            </w:pPr>
            <w:r w:rsidRPr="00D82A73">
              <w:t>ClinicalProcessInterestId</w:t>
            </w:r>
          </w:p>
        </w:tc>
        <w:tc>
          <w:tcPr>
            <w:tcW w:w="1260" w:type="dxa"/>
            <w:shd w:val="clear" w:color="auto" w:fill="auto"/>
          </w:tcPr>
          <w:p w14:paraId="274F3F1C" w14:textId="77777777" w:rsidR="006C37C2" w:rsidRPr="00D82A73" w:rsidRDefault="006C37C2" w:rsidP="0026766E"/>
        </w:tc>
        <w:tc>
          <w:tcPr>
            <w:tcW w:w="4867" w:type="dxa"/>
            <w:shd w:val="clear" w:color="auto" w:fill="auto"/>
          </w:tcPr>
          <w:p w14:paraId="2634E4D3" w14:textId="77777777" w:rsidR="006C37C2" w:rsidRPr="00D82A73" w:rsidRDefault="006C37C2" w:rsidP="0026766E">
            <w:r w:rsidRPr="00D82A73">
              <w:t>Hälsoärende.</w:t>
            </w:r>
          </w:p>
        </w:tc>
        <w:tc>
          <w:tcPr>
            <w:tcW w:w="1134" w:type="dxa"/>
            <w:shd w:val="clear" w:color="auto" w:fill="auto"/>
          </w:tcPr>
          <w:p w14:paraId="563B2959" w14:textId="77777777" w:rsidR="006C37C2" w:rsidRPr="00D82A73" w:rsidRDefault="006C37C2" w:rsidP="0026766E">
            <w:r w:rsidRPr="00D82A73">
              <w:t>0..*</w:t>
            </w:r>
          </w:p>
        </w:tc>
      </w:tr>
      <w:tr w:rsidR="006C37C2" w:rsidRPr="00D82A73" w14:paraId="6E35D81B" w14:textId="77777777" w:rsidTr="009C52F6">
        <w:tc>
          <w:tcPr>
            <w:tcW w:w="2628" w:type="dxa"/>
            <w:shd w:val="clear" w:color="auto" w:fill="auto"/>
          </w:tcPr>
          <w:p w14:paraId="52DEA315" w14:textId="77777777" w:rsidR="006C37C2" w:rsidRPr="00D82A73" w:rsidRDefault="006C37C2" w:rsidP="0026766E">
            <w:pPr>
              <w:rPr>
                <w:i/>
              </w:rPr>
            </w:pPr>
            <w:r w:rsidRPr="00D82A73">
              <w:rPr>
                <w:i/>
              </w:rPr>
              <w:t>Svar</w:t>
            </w:r>
          </w:p>
        </w:tc>
        <w:tc>
          <w:tcPr>
            <w:tcW w:w="1260" w:type="dxa"/>
            <w:shd w:val="clear" w:color="auto" w:fill="auto"/>
          </w:tcPr>
          <w:p w14:paraId="42233AF7" w14:textId="77777777" w:rsidR="006C37C2" w:rsidRPr="00D82A73" w:rsidRDefault="006C37C2" w:rsidP="0026766E"/>
        </w:tc>
        <w:tc>
          <w:tcPr>
            <w:tcW w:w="4867" w:type="dxa"/>
            <w:shd w:val="clear" w:color="auto" w:fill="auto"/>
          </w:tcPr>
          <w:p w14:paraId="5C99E381" w14:textId="77777777" w:rsidR="006C37C2" w:rsidRPr="00D82A73" w:rsidRDefault="006C37C2" w:rsidP="0026766E"/>
        </w:tc>
        <w:tc>
          <w:tcPr>
            <w:tcW w:w="1134" w:type="dxa"/>
            <w:shd w:val="clear" w:color="auto" w:fill="auto"/>
          </w:tcPr>
          <w:p w14:paraId="16B9BA89" w14:textId="77777777" w:rsidR="006C37C2" w:rsidRPr="00D82A73" w:rsidRDefault="006C37C2" w:rsidP="0026766E"/>
        </w:tc>
      </w:tr>
      <w:tr w:rsidR="006C37C2" w:rsidRPr="00D82A73" w14:paraId="6CEF71F7" w14:textId="77777777" w:rsidTr="009C52F6">
        <w:tc>
          <w:tcPr>
            <w:tcW w:w="2628" w:type="dxa"/>
            <w:shd w:val="clear" w:color="auto" w:fill="auto"/>
          </w:tcPr>
          <w:p w14:paraId="22B088CF" w14:textId="77777777" w:rsidR="006C37C2" w:rsidRPr="00D82A73" w:rsidRDefault="006C37C2" w:rsidP="0026766E">
            <w:pPr>
              <w:rPr>
                <w:b/>
              </w:rPr>
            </w:pPr>
            <w:r w:rsidRPr="00D82A73">
              <w:t>FormTemplate</w:t>
            </w:r>
          </w:p>
        </w:tc>
        <w:tc>
          <w:tcPr>
            <w:tcW w:w="1260" w:type="dxa"/>
            <w:shd w:val="clear" w:color="auto" w:fill="auto"/>
          </w:tcPr>
          <w:p w14:paraId="697D308F" w14:textId="77777777" w:rsidR="006C37C2" w:rsidRPr="00D82A73" w:rsidRDefault="006C37C2" w:rsidP="0026766E">
            <w:pPr>
              <w:rPr>
                <w:b/>
              </w:rPr>
            </w:pPr>
            <w:r w:rsidRPr="00D82A73">
              <w:t xml:space="preserve"> </w:t>
            </w:r>
          </w:p>
        </w:tc>
        <w:tc>
          <w:tcPr>
            <w:tcW w:w="4867" w:type="dxa"/>
            <w:shd w:val="clear" w:color="auto" w:fill="auto"/>
          </w:tcPr>
          <w:p w14:paraId="02BCC31B" w14:textId="77777777" w:rsidR="006C37C2" w:rsidRPr="00D82A73" w:rsidRDefault="006C37C2" w:rsidP="0026766E">
            <w:pPr>
              <w:rPr>
                <w:b/>
              </w:rPr>
            </w:pPr>
            <w:r w:rsidRPr="00D82A73">
              <w:t>Objekt FormTemplateType.</w:t>
            </w:r>
          </w:p>
        </w:tc>
        <w:tc>
          <w:tcPr>
            <w:tcW w:w="1134" w:type="dxa"/>
            <w:shd w:val="clear" w:color="auto" w:fill="auto"/>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800" w:name="_Toc258862141"/>
      <w:bookmarkStart w:id="4801" w:name="_Toc386458111"/>
      <w:bookmarkStart w:id="4802" w:name="_Toc390951698"/>
      <w:r w:rsidRPr="00D82A73">
        <w:t>Regler</w:t>
      </w:r>
      <w:bookmarkEnd w:id="4800"/>
      <w:bookmarkEnd w:id="4801"/>
      <w:bookmarkEnd w:id="4802"/>
    </w:p>
    <w:p w14:paraId="23D57454" w14:textId="77777777" w:rsidR="006C37C2" w:rsidRPr="00D82A73" w:rsidRDefault="006C37C2" w:rsidP="006C37C2">
      <w:pPr>
        <w:pStyle w:val="Heading3"/>
      </w:pPr>
      <w:bookmarkStart w:id="4803" w:name="_Toc258862142"/>
      <w:bookmarkStart w:id="4804" w:name="_Toc386458112"/>
      <w:bookmarkStart w:id="4805" w:name="_Toc390951699"/>
      <w:r w:rsidRPr="00D82A73">
        <w:t>Begäran</w:t>
      </w:r>
      <w:bookmarkEnd w:id="4803"/>
      <w:bookmarkEnd w:id="4804"/>
      <w:bookmarkEnd w:id="4805"/>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806" w:name="_Toc258862143"/>
      <w:bookmarkStart w:id="4807" w:name="_Toc386458113"/>
      <w:bookmarkStart w:id="4808" w:name="_Toc390951700"/>
      <w:r w:rsidRPr="00D82A73">
        <w:t>Svar</w:t>
      </w:r>
      <w:bookmarkEnd w:id="4806"/>
      <w:bookmarkEnd w:id="4807"/>
      <w:bookmarkEnd w:id="4808"/>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809" w:name="_Toc258862144"/>
      <w:bookmarkStart w:id="4810" w:name="_Toc386458114"/>
      <w:bookmarkStart w:id="4811" w:name="_Toc390951701"/>
      <w:r w:rsidRPr="00D82A73">
        <w:t>Tjänsteinteraktion</w:t>
      </w:r>
      <w:bookmarkEnd w:id="4809"/>
      <w:bookmarkEnd w:id="4810"/>
      <w:bookmarkEnd w:id="4811"/>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812" w:name="_Toc184091415"/>
      <w:bookmarkStart w:id="4813" w:name="_Toc258862145"/>
      <w:bookmarkStart w:id="4814" w:name="_Toc386458115"/>
      <w:bookmarkStart w:id="4815" w:name="_Toc390951702"/>
      <w:r w:rsidRPr="00D82A73">
        <w:lastRenderedPageBreak/>
        <w:t>Tjänstekontrakt Create</w:t>
      </w:r>
      <w:bookmarkEnd w:id="4812"/>
      <w:r w:rsidRPr="00D82A73">
        <w:t>Form</w:t>
      </w:r>
      <w:bookmarkEnd w:id="4813"/>
      <w:bookmarkEnd w:id="4814"/>
      <w:bookmarkEnd w:id="4815"/>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816" w:name="_Toc258862146"/>
      <w:bookmarkStart w:id="4817" w:name="_Toc386458116"/>
      <w:bookmarkStart w:id="4818" w:name="_Toc390951703"/>
      <w:r w:rsidRPr="00D82A73">
        <w:t>Frivillighet</w:t>
      </w:r>
      <w:bookmarkEnd w:id="4816"/>
      <w:bookmarkEnd w:id="4817"/>
      <w:bookmarkEnd w:id="4818"/>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819" w:name="_Toc258862147"/>
      <w:bookmarkStart w:id="4820" w:name="_Toc386458117"/>
      <w:bookmarkStart w:id="4821" w:name="_Toc390951704"/>
      <w:r w:rsidRPr="00D82A73">
        <w:t>Version</w:t>
      </w:r>
      <w:bookmarkEnd w:id="4819"/>
      <w:bookmarkEnd w:id="4820"/>
      <w:bookmarkEnd w:id="4821"/>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822" w:name="_Toc258862148"/>
      <w:bookmarkStart w:id="4823" w:name="_Toc386458118"/>
      <w:bookmarkStart w:id="4824" w:name="_Toc390951705"/>
      <w:r w:rsidRPr="00D82A73">
        <w:t>Tjänstens signatur</w:t>
      </w:r>
      <w:bookmarkEnd w:id="4822"/>
      <w:bookmarkEnd w:id="4823"/>
      <w:bookmarkEnd w:id="4824"/>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45DCCAD" w14:textId="77777777" w:rsidR="006C37C2" w:rsidRPr="00D82A73" w:rsidRDefault="006C37C2" w:rsidP="006C37C2">
      <w:pPr>
        <w:pStyle w:val="Heading3"/>
      </w:pPr>
      <w:bookmarkStart w:id="4825" w:name="_Toc386457344"/>
      <w:bookmarkStart w:id="4826" w:name="_Toc386458119"/>
      <w:bookmarkStart w:id="4827" w:name="_Toc386457345"/>
      <w:bookmarkStart w:id="4828" w:name="_Toc386458120"/>
      <w:bookmarkStart w:id="4829" w:name="_Toc258862149"/>
      <w:bookmarkStart w:id="4830" w:name="_Toc386458121"/>
      <w:bookmarkStart w:id="4831" w:name="_Toc390951706"/>
      <w:bookmarkEnd w:id="4825"/>
      <w:bookmarkEnd w:id="4826"/>
      <w:bookmarkEnd w:id="4827"/>
      <w:bookmarkEnd w:id="4828"/>
      <w:r w:rsidRPr="00D82A73">
        <w:t>Begäran (Request) och Svar (Response)</w:t>
      </w:r>
      <w:bookmarkEnd w:id="4829"/>
      <w:bookmarkEnd w:id="4830"/>
      <w:bookmarkEnd w:id="483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5D75BFF" w14:textId="77777777" w:rsidTr="009C52F6">
        <w:tc>
          <w:tcPr>
            <w:tcW w:w="2628" w:type="dxa"/>
            <w:shd w:val="clear" w:color="auto" w:fill="auto"/>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
          <w:p w14:paraId="7E05B77F" w14:textId="77777777" w:rsidR="006C37C2" w:rsidRPr="00D82A73" w:rsidRDefault="006C37C2" w:rsidP="0026766E">
            <w:pPr>
              <w:rPr>
                <w:b/>
              </w:rPr>
            </w:pPr>
            <w:r w:rsidRPr="00D82A73">
              <w:rPr>
                <w:b/>
              </w:rPr>
              <w:t>Typ</w:t>
            </w:r>
          </w:p>
        </w:tc>
        <w:tc>
          <w:tcPr>
            <w:tcW w:w="4867" w:type="dxa"/>
            <w:shd w:val="clear" w:color="auto" w:fill="auto"/>
          </w:tcPr>
          <w:p w14:paraId="3C5D8570" w14:textId="77777777" w:rsidR="006C37C2" w:rsidRPr="00D82A73" w:rsidRDefault="006C37C2" w:rsidP="0026766E">
            <w:pPr>
              <w:rPr>
                <w:b/>
              </w:rPr>
            </w:pPr>
            <w:r w:rsidRPr="00D82A73">
              <w:rPr>
                <w:b/>
              </w:rPr>
              <w:t>Kommentar</w:t>
            </w:r>
          </w:p>
        </w:tc>
        <w:tc>
          <w:tcPr>
            <w:tcW w:w="1134" w:type="dxa"/>
            <w:shd w:val="clear" w:color="auto" w:fill="auto"/>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9C52F6">
        <w:tc>
          <w:tcPr>
            <w:tcW w:w="2628" w:type="dxa"/>
            <w:shd w:val="clear" w:color="auto" w:fill="auto"/>
          </w:tcPr>
          <w:p w14:paraId="31F0F405" w14:textId="77777777" w:rsidR="006C37C2" w:rsidRPr="00D82A73" w:rsidRDefault="006C37C2" w:rsidP="0026766E">
            <w:pPr>
              <w:rPr>
                <w:i/>
              </w:rPr>
            </w:pPr>
            <w:r w:rsidRPr="00D82A73">
              <w:rPr>
                <w:i/>
              </w:rPr>
              <w:t>Begäran</w:t>
            </w:r>
          </w:p>
        </w:tc>
        <w:tc>
          <w:tcPr>
            <w:tcW w:w="1260" w:type="dxa"/>
            <w:shd w:val="clear" w:color="auto" w:fill="auto"/>
          </w:tcPr>
          <w:p w14:paraId="03CE2801" w14:textId="77777777" w:rsidR="006C37C2" w:rsidRPr="00D82A73" w:rsidRDefault="006C37C2" w:rsidP="0026766E"/>
        </w:tc>
        <w:tc>
          <w:tcPr>
            <w:tcW w:w="4867" w:type="dxa"/>
            <w:shd w:val="clear" w:color="auto" w:fill="auto"/>
          </w:tcPr>
          <w:p w14:paraId="16E16D15" w14:textId="77777777" w:rsidR="006C37C2" w:rsidRPr="00D82A73" w:rsidRDefault="006C37C2" w:rsidP="0026766E"/>
        </w:tc>
        <w:tc>
          <w:tcPr>
            <w:tcW w:w="1134" w:type="dxa"/>
            <w:shd w:val="clear" w:color="auto" w:fill="auto"/>
          </w:tcPr>
          <w:p w14:paraId="61227360" w14:textId="77777777" w:rsidR="006C37C2" w:rsidRPr="00D82A73" w:rsidRDefault="006C37C2" w:rsidP="0026766E"/>
        </w:tc>
      </w:tr>
      <w:tr w:rsidR="006C37C2" w:rsidRPr="00D82A73" w14:paraId="4DF66AB0" w14:textId="77777777" w:rsidTr="009C52F6">
        <w:tc>
          <w:tcPr>
            <w:tcW w:w="2628" w:type="dxa"/>
            <w:shd w:val="clear" w:color="auto" w:fill="auto"/>
          </w:tcPr>
          <w:p w14:paraId="03F01B38" w14:textId="77777777" w:rsidR="006C37C2" w:rsidRPr="00D82A73" w:rsidRDefault="006C37C2" w:rsidP="0026766E">
            <w:pPr>
              <w:rPr>
                <w:b/>
              </w:rPr>
            </w:pPr>
          </w:p>
        </w:tc>
        <w:tc>
          <w:tcPr>
            <w:tcW w:w="1260" w:type="dxa"/>
            <w:shd w:val="clear" w:color="auto" w:fill="auto"/>
          </w:tcPr>
          <w:p w14:paraId="2D50E194" w14:textId="77777777" w:rsidR="006C37C2" w:rsidRPr="00D82A73" w:rsidRDefault="006C37C2" w:rsidP="0026766E"/>
        </w:tc>
        <w:tc>
          <w:tcPr>
            <w:tcW w:w="4867" w:type="dxa"/>
            <w:shd w:val="clear" w:color="auto" w:fill="auto"/>
          </w:tcPr>
          <w:p w14:paraId="12EAB803" w14:textId="77777777" w:rsidR="006C37C2" w:rsidRPr="00D82A73" w:rsidRDefault="006C37C2" w:rsidP="0026766E"/>
        </w:tc>
        <w:tc>
          <w:tcPr>
            <w:tcW w:w="1134" w:type="dxa"/>
            <w:shd w:val="clear" w:color="auto" w:fill="auto"/>
          </w:tcPr>
          <w:p w14:paraId="51A1F9BB" w14:textId="77777777" w:rsidR="006C37C2" w:rsidRPr="00D82A73" w:rsidRDefault="006C37C2" w:rsidP="0026766E">
            <w:pPr>
              <w:rPr>
                <w:b/>
              </w:rPr>
            </w:pPr>
          </w:p>
        </w:tc>
      </w:tr>
      <w:tr w:rsidR="006C37C2" w:rsidRPr="00D82A73" w14:paraId="55F798DD" w14:textId="77777777" w:rsidTr="009C52F6">
        <w:tc>
          <w:tcPr>
            <w:tcW w:w="2628" w:type="dxa"/>
            <w:shd w:val="clear" w:color="auto" w:fill="auto"/>
          </w:tcPr>
          <w:p w14:paraId="0167CBBE" w14:textId="77777777" w:rsidR="006C37C2" w:rsidRPr="00D82A73" w:rsidRDefault="006C37C2" w:rsidP="0026766E">
            <w:pPr>
              <w:rPr>
                <w:b/>
              </w:rPr>
            </w:pPr>
            <w:r w:rsidRPr="00D82A73">
              <w:t>Healthcare_Facility_CareUnit</w:t>
            </w:r>
          </w:p>
        </w:tc>
        <w:tc>
          <w:tcPr>
            <w:tcW w:w="1260" w:type="dxa"/>
            <w:shd w:val="clear" w:color="auto" w:fill="auto"/>
          </w:tcPr>
          <w:p w14:paraId="05FFD76C" w14:textId="77777777" w:rsidR="006C37C2" w:rsidRPr="00D82A73" w:rsidRDefault="006C37C2" w:rsidP="0026766E"/>
        </w:tc>
        <w:tc>
          <w:tcPr>
            <w:tcW w:w="4867" w:type="dxa"/>
            <w:shd w:val="clear" w:color="auto" w:fill="auto"/>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
          <w:p w14:paraId="0C7DECF1" w14:textId="77777777" w:rsidR="006C37C2" w:rsidRPr="00D82A73" w:rsidRDefault="006C37C2" w:rsidP="0026766E">
            <w:pPr>
              <w:rPr>
                <w:b/>
              </w:rPr>
            </w:pPr>
            <w:r w:rsidRPr="00D82A73">
              <w:t>1..1</w:t>
            </w:r>
          </w:p>
        </w:tc>
      </w:tr>
      <w:tr w:rsidR="006C37C2" w:rsidRPr="00D82A73" w14:paraId="0679329F" w14:textId="77777777" w:rsidTr="009C52F6">
        <w:tc>
          <w:tcPr>
            <w:tcW w:w="2628" w:type="dxa"/>
            <w:shd w:val="clear" w:color="auto" w:fill="auto"/>
          </w:tcPr>
          <w:p w14:paraId="16B042C9" w14:textId="77777777" w:rsidR="006C37C2" w:rsidRPr="00D82A73" w:rsidRDefault="006C37C2" w:rsidP="0026766E">
            <w:pPr>
              <w:rPr>
                <w:b/>
                <w:i/>
              </w:rPr>
            </w:pPr>
            <w:r w:rsidRPr="00D82A73">
              <w:t>SubjectOfCare</w:t>
            </w:r>
          </w:p>
        </w:tc>
        <w:tc>
          <w:tcPr>
            <w:tcW w:w="1260" w:type="dxa"/>
            <w:shd w:val="clear" w:color="auto" w:fill="auto"/>
          </w:tcPr>
          <w:p w14:paraId="02FECD19" w14:textId="77777777" w:rsidR="006C37C2" w:rsidRPr="00D82A73" w:rsidRDefault="006C37C2" w:rsidP="0026766E"/>
        </w:tc>
        <w:tc>
          <w:tcPr>
            <w:tcW w:w="4867" w:type="dxa"/>
            <w:shd w:val="clear" w:color="auto" w:fill="auto"/>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
          <w:p w14:paraId="0FFA0AB3" w14:textId="77777777" w:rsidR="006C37C2" w:rsidRPr="00D82A73" w:rsidRDefault="006C37C2" w:rsidP="0026766E">
            <w:pPr>
              <w:rPr>
                <w:b/>
              </w:rPr>
            </w:pPr>
            <w:r w:rsidRPr="00D82A73">
              <w:t>0..1</w:t>
            </w:r>
          </w:p>
        </w:tc>
      </w:tr>
      <w:tr w:rsidR="006C37C2" w:rsidRPr="00D82A73" w14:paraId="4BE078CD" w14:textId="77777777" w:rsidTr="009C52F6">
        <w:tc>
          <w:tcPr>
            <w:tcW w:w="2628" w:type="dxa"/>
            <w:shd w:val="clear" w:color="auto" w:fill="auto"/>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
          <w:p w14:paraId="423D6E66" w14:textId="77777777" w:rsidR="006C37C2" w:rsidRPr="00D82A73" w:rsidRDefault="006C37C2" w:rsidP="0026766E"/>
        </w:tc>
        <w:tc>
          <w:tcPr>
            <w:tcW w:w="4867" w:type="dxa"/>
            <w:shd w:val="clear" w:color="auto" w:fill="auto"/>
          </w:tcPr>
          <w:p w14:paraId="49C1197E" w14:textId="77777777" w:rsidR="006C37C2" w:rsidRPr="00D82A73" w:rsidRDefault="006C37C2" w:rsidP="0026766E">
            <w:r w:rsidRPr="00D82A73">
              <w:t>Mallid.</w:t>
            </w:r>
          </w:p>
        </w:tc>
        <w:tc>
          <w:tcPr>
            <w:tcW w:w="1134" w:type="dxa"/>
            <w:shd w:val="clear" w:color="auto" w:fill="auto"/>
          </w:tcPr>
          <w:p w14:paraId="0FFBD9D5" w14:textId="77777777" w:rsidR="006C37C2" w:rsidRPr="00D82A73" w:rsidRDefault="006C37C2" w:rsidP="0026766E">
            <w:r w:rsidRPr="00D82A73">
              <w:t>1..1</w:t>
            </w:r>
          </w:p>
        </w:tc>
      </w:tr>
      <w:tr w:rsidR="006C37C2" w:rsidRPr="00D82A73" w14:paraId="63B9B477" w14:textId="77777777" w:rsidTr="009C52F6">
        <w:tc>
          <w:tcPr>
            <w:tcW w:w="2628" w:type="dxa"/>
            <w:shd w:val="clear" w:color="auto" w:fill="auto"/>
          </w:tcPr>
          <w:p w14:paraId="7D8721B1" w14:textId="77777777" w:rsidR="006C37C2" w:rsidRPr="00D82A73" w:rsidRDefault="006C37C2" w:rsidP="0026766E">
            <w:r w:rsidRPr="00D82A73">
              <w:lastRenderedPageBreak/>
              <w:t>TemplateVersion</w:t>
            </w:r>
          </w:p>
        </w:tc>
        <w:tc>
          <w:tcPr>
            <w:tcW w:w="1260" w:type="dxa"/>
            <w:shd w:val="clear" w:color="auto" w:fill="auto"/>
          </w:tcPr>
          <w:p w14:paraId="44247F9B" w14:textId="77777777" w:rsidR="006C37C2" w:rsidRPr="00D82A73" w:rsidRDefault="006C37C2" w:rsidP="0026766E"/>
        </w:tc>
        <w:tc>
          <w:tcPr>
            <w:tcW w:w="4867" w:type="dxa"/>
            <w:shd w:val="clear" w:color="auto" w:fill="auto"/>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
          <w:p w14:paraId="078A67B8" w14:textId="77777777" w:rsidR="006C37C2" w:rsidRPr="00D82A73" w:rsidRDefault="006C37C2" w:rsidP="0026766E">
            <w:r w:rsidRPr="00D82A73">
              <w:t>0..1</w:t>
            </w:r>
          </w:p>
        </w:tc>
      </w:tr>
      <w:tr w:rsidR="006C37C2" w:rsidRPr="00D82A73" w14:paraId="47004FFD" w14:textId="77777777" w:rsidTr="009C52F6">
        <w:tc>
          <w:tcPr>
            <w:tcW w:w="2628" w:type="dxa"/>
            <w:shd w:val="clear" w:color="auto" w:fill="auto"/>
          </w:tcPr>
          <w:p w14:paraId="664D2307" w14:textId="77777777" w:rsidR="006C37C2" w:rsidRPr="00D82A73" w:rsidRDefault="006C37C2" w:rsidP="0026766E">
            <w:r w:rsidRPr="00D82A73">
              <w:t>ClinicalProcessInterestId</w:t>
            </w:r>
          </w:p>
        </w:tc>
        <w:tc>
          <w:tcPr>
            <w:tcW w:w="1260" w:type="dxa"/>
            <w:shd w:val="clear" w:color="auto" w:fill="auto"/>
          </w:tcPr>
          <w:p w14:paraId="3845AFAA" w14:textId="77777777" w:rsidR="006C37C2" w:rsidRPr="00D82A73" w:rsidRDefault="006C37C2" w:rsidP="0026766E"/>
        </w:tc>
        <w:tc>
          <w:tcPr>
            <w:tcW w:w="4867" w:type="dxa"/>
            <w:shd w:val="clear" w:color="auto" w:fill="auto"/>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
          <w:p w14:paraId="5AE96624" w14:textId="77777777" w:rsidR="006C37C2" w:rsidRPr="00D82A73" w:rsidRDefault="006C37C2" w:rsidP="0026766E">
            <w:r w:rsidRPr="00D82A73">
              <w:t>0..1</w:t>
            </w:r>
          </w:p>
        </w:tc>
      </w:tr>
      <w:tr w:rsidR="006C37C2" w:rsidRPr="00D82A73" w14:paraId="38CA2961" w14:textId="77777777" w:rsidTr="009C52F6">
        <w:tc>
          <w:tcPr>
            <w:tcW w:w="2628" w:type="dxa"/>
            <w:shd w:val="clear" w:color="auto" w:fill="auto"/>
          </w:tcPr>
          <w:p w14:paraId="72097FBD" w14:textId="77777777" w:rsidR="006C37C2" w:rsidRPr="00D82A73" w:rsidRDefault="006C37C2" w:rsidP="0026766E">
            <w:pPr>
              <w:rPr>
                <w:i/>
              </w:rPr>
            </w:pPr>
          </w:p>
        </w:tc>
        <w:tc>
          <w:tcPr>
            <w:tcW w:w="1260" w:type="dxa"/>
            <w:shd w:val="clear" w:color="auto" w:fill="auto"/>
          </w:tcPr>
          <w:p w14:paraId="717665E6" w14:textId="77777777" w:rsidR="006C37C2" w:rsidRPr="00D82A73" w:rsidRDefault="006C37C2" w:rsidP="0026766E"/>
        </w:tc>
        <w:tc>
          <w:tcPr>
            <w:tcW w:w="4867" w:type="dxa"/>
            <w:shd w:val="clear" w:color="auto" w:fill="auto"/>
          </w:tcPr>
          <w:p w14:paraId="66302CA7" w14:textId="77777777" w:rsidR="006C37C2" w:rsidRPr="00D82A73" w:rsidRDefault="006C37C2" w:rsidP="0026766E"/>
        </w:tc>
        <w:tc>
          <w:tcPr>
            <w:tcW w:w="1134" w:type="dxa"/>
            <w:shd w:val="clear" w:color="auto" w:fill="auto"/>
          </w:tcPr>
          <w:p w14:paraId="612DE57F" w14:textId="77777777" w:rsidR="006C37C2" w:rsidRPr="00D82A73" w:rsidRDefault="006C37C2" w:rsidP="0026766E"/>
        </w:tc>
      </w:tr>
      <w:tr w:rsidR="006C37C2" w:rsidRPr="00D82A73" w14:paraId="45BE2359" w14:textId="77777777" w:rsidTr="009C52F6">
        <w:tc>
          <w:tcPr>
            <w:tcW w:w="2628" w:type="dxa"/>
            <w:shd w:val="clear" w:color="auto" w:fill="auto"/>
          </w:tcPr>
          <w:p w14:paraId="3EA24BD3" w14:textId="77777777" w:rsidR="006C37C2" w:rsidRPr="00D82A73" w:rsidRDefault="006C37C2" w:rsidP="0026766E">
            <w:pPr>
              <w:rPr>
                <w:i/>
              </w:rPr>
            </w:pPr>
            <w:r w:rsidRPr="00D82A73">
              <w:rPr>
                <w:i/>
              </w:rPr>
              <w:t>Svar</w:t>
            </w:r>
          </w:p>
        </w:tc>
        <w:tc>
          <w:tcPr>
            <w:tcW w:w="1260" w:type="dxa"/>
            <w:shd w:val="clear" w:color="auto" w:fill="auto"/>
          </w:tcPr>
          <w:p w14:paraId="7343B278" w14:textId="77777777" w:rsidR="006C37C2" w:rsidRPr="00D82A73" w:rsidRDefault="006C37C2" w:rsidP="0026766E"/>
        </w:tc>
        <w:tc>
          <w:tcPr>
            <w:tcW w:w="4867" w:type="dxa"/>
            <w:shd w:val="clear" w:color="auto" w:fill="auto"/>
          </w:tcPr>
          <w:p w14:paraId="0722971D" w14:textId="77777777" w:rsidR="006C37C2" w:rsidRPr="00D82A73" w:rsidRDefault="006C37C2" w:rsidP="0026766E"/>
        </w:tc>
        <w:tc>
          <w:tcPr>
            <w:tcW w:w="1134" w:type="dxa"/>
            <w:shd w:val="clear" w:color="auto" w:fill="auto"/>
          </w:tcPr>
          <w:p w14:paraId="550BEE34" w14:textId="77777777" w:rsidR="006C37C2" w:rsidRPr="00D82A73" w:rsidRDefault="006C37C2" w:rsidP="0026766E"/>
        </w:tc>
      </w:tr>
      <w:tr w:rsidR="006C37C2" w:rsidRPr="00D82A73" w14:paraId="36061684" w14:textId="77777777" w:rsidTr="009C52F6">
        <w:tc>
          <w:tcPr>
            <w:tcW w:w="2628" w:type="dxa"/>
            <w:shd w:val="clear" w:color="auto" w:fill="auto"/>
          </w:tcPr>
          <w:p w14:paraId="2A5EDABC" w14:textId="77777777" w:rsidR="006C37C2" w:rsidRPr="00D82A73" w:rsidRDefault="006C37C2" w:rsidP="0026766E">
            <w:pPr>
              <w:rPr>
                <w:b/>
              </w:rPr>
            </w:pPr>
            <w:r w:rsidRPr="00D82A73">
              <w:t>Form</w:t>
            </w:r>
          </w:p>
        </w:tc>
        <w:tc>
          <w:tcPr>
            <w:tcW w:w="1260" w:type="dxa"/>
            <w:shd w:val="clear" w:color="auto" w:fill="auto"/>
          </w:tcPr>
          <w:p w14:paraId="13FA2A21" w14:textId="77777777" w:rsidR="006C37C2" w:rsidRPr="00D82A73" w:rsidRDefault="006C37C2" w:rsidP="0026766E">
            <w:pPr>
              <w:rPr>
                <w:i/>
              </w:rPr>
            </w:pPr>
            <w:r w:rsidRPr="00D82A73">
              <w:rPr>
                <w:i/>
              </w:rPr>
              <w:t>FormType</w:t>
            </w:r>
          </w:p>
        </w:tc>
        <w:tc>
          <w:tcPr>
            <w:tcW w:w="4867" w:type="dxa"/>
            <w:shd w:val="clear" w:color="auto" w:fill="auto"/>
          </w:tcPr>
          <w:p w14:paraId="7F2EE091" w14:textId="77777777" w:rsidR="006C37C2" w:rsidRPr="00D82A73" w:rsidRDefault="006C37C2" w:rsidP="0026766E">
            <w:r w:rsidRPr="00D82A73">
              <w:t>Objekt CreateFormResponseType</w:t>
            </w:r>
          </w:p>
        </w:tc>
        <w:tc>
          <w:tcPr>
            <w:tcW w:w="1134" w:type="dxa"/>
            <w:shd w:val="clear" w:color="auto" w:fill="auto"/>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832" w:name="_Toc258862150"/>
      <w:bookmarkStart w:id="4833" w:name="_Toc386458122"/>
      <w:bookmarkStart w:id="4834" w:name="_Toc390951707"/>
      <w:r w:rsidRPr="00D82A73">
        <w:t>Regler</w:t>
      </w:r>
      <w:bookmarkEnd w:id="4832"/>
      <w:bookmarkEnd w:id="4833"/>
      <w:bookmarkEnd w:id="4834"/>
    </w:p>
    <w:p w14:paraId="21DF95B0" w14:textId="77777777" w:rsidR="006C37C2" w:rsidRPr="00D82A73" w:rsidRDefault="006C37C2" w:rsidP="006C37C2">
      <w:pPr>
        <w:pStyle w:val="Heading3"/>
      </w:pPr>
      <w:bookmarkStart w:id="4835" w:name="_Toc258862151"/>
      <w:bookmarkStart w:id="4836" w:name="_Toc386458123"/>
      <w:bookmarkStart w:id="4837" w:name="_Toc390951708"/>
      <w:r w:rsidRPr="00D82A73">
        <w:t>Begäran</w:t>
      </w:r>
      <w:bookmarkEnd w:id="4835"/>
      <w:bookmarkEnd w:id="4836"/>
      <w:bookmarkEnd w:id="4837"/>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838" w:name="_Toc258862152"/>
      <w:bookmarkStart w:id="4839" w:name="_Toc386458124"/>
      <w:bookmarkStart w:id="4840" w:name="_Toc390951709"/>
      <w:r w:rsidRPr="00D82A73">
        <w:t>Svar</w:t>
      </w:r>
      <w:bookmarkEnd w:id="4838"/>
      <w:bookmarkEnd w:id="4839"/>
      <w:bookmarkEnd w:id="4840"/>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841" w:name="_Toc258862153"/>
      <w:bookmarkStart w:id="4842" w:name="_Toc386458125"/>
      <w:bookmarkStart w:id="4843" w:name="_Toc390951710"/>
      <w:r w:rsidRPr="00D82A73">
        <w:t>Tjänsteinteraktion</w:t>
      </w:r>
      <w:bookmarkEnd w:id="4841"/>
      <w:bookmarkEnd w:id="4842"/>
      <w:bookmarkEnd w:id="4843"/>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rFonts w:eastAsia="Times New Roman"/>
          <w:bCs/>
          <w:sz w:val="30"/>
          <w:szCs w:val="28"/>
        </w:rPr>
      </w:pPr>
      <w:bookmarkStart w:id="4844" w:name="_Toc258862154"/>
      <w:bookmarkStart w:id="4845" w:name="_Toc386458126"/>
      <w:r>
        <w:br w:type="page"/>
      </w:r>
    </w:p>
    <w:p w14:paraId="5E56027C" w14:textId="12E33768" w:rsidR="006C37C2" w:rsidRPr="00D82A73" w:rsidRDefault="006C37C2" w:rsidP="006C37C2">
      <w:pPr>
        <w:pStyle w:val="Heading1"/>
      </w:pPr>
      <w:bookmarkStart w:id="4846" w:name="_Toc390951711"/>
      <w:r w:rsidRPr="00D82A73">
        <w:lastRenderedPageBreak/>
        <w:t>Tjänstekontrakt GetForms</w:t>
      </w:r>
      <w:bookmarkEnd w:id="4844"/>
      <w:bookmarkEnd w:id="4845"/>
      <w:bookmarkEnd w:id="4846"/>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847" w:name="_Toc258862155"/>
      <w:bookmarkStart w:id="4848" w:name="_Toc386458127"/>
      <w:bookmarkStart w:id="4849" w:name="_Toc390951712"/>
      <w:r w:rsidRPr="00D82A73">
        <w:t>Frivillighet</w:t>
      </w:r>
      <w:bookmarkEnd w:id="4847"/>
      <w:bookmarkEnd w:id="4848"/>
      <w:bookmarkEnd w:id="4849"/>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850" w:name="_Toc258862156"/>
      <w:bookmarkStart w:id="4851" w:name="_Toc386458128"/>
      <w:bookmarkStart w:id="4852" w:name="_Toc390951713"/>
      <w:r w:rsidRPr="00D82A73">
        <w:t>Version</w:t>
      </w:r>
      <w:bookmarkEnd w:id="4850"/>
      <w:bookmarkEnd w:id="4851"/>
      <w:bookmarkEnd w:id="4852"/>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853" w:name="_Toc258862157"/>
      <w:bookmarkStart w:id="4854" w:name="_Toc386458129"/>
      <w:bookmarkStart w:id="4855" w:name="_Toc390951714"/>
      <w:r w:rsidRPr="00D82A73">
        <w:t>Tjänstens signatur</w:t>
      </w:r>
      <w:bookmarkEnd w:id="4853"/>
      <w:bookmarkEnd w:id="4854"/>
      <w:bookmarkEnd w:id="4855"/>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pPr>
    </w:p>
    <w:p w14:paraId="5521D524" w14:textId="77777777" w:rsidR="006C37C2" w:rsidRPr="00D82A73" w:rsidRDefault="006C37C2" w:rsidP="006C37C2">
      <w:pPr>
        <w:pStyle w:val="Heading3"/>
      </w:pPr>
      <w:bookmarkStart w:id="4856" w:name="_Toc386457355"/>
      <w:bookmarkStart w:id="4857" w:name="_Toc386458130"/>
      <w:bookmarkStart w:id="4858" w:name="_Toc258862158"/>
      <w:bookmarkStart w:id="4859" w:name="_Toc386458131"/>
      <w:bookmarkStart w:id="4860" w:name="_Toc390951715"/>
      <w:bookmarkEnd w:id="4856"/>
      <w:bookmarkEnd w:id="4857"/>
      <w:r w:rsidRPr="00D82A73">
        <w:t>Begäran (Request) och Svar (Response)</w:t>
      </w:r>
      <w:bookmarkEnd w:id="4858"/>
      <w:bookmarkEnd w:id="4859"/>
      <w:bookmarkEnd w:id="486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70D7EC0" w14:textId="77777777" w:rsidTr="009C52F6">
        <w:tc>
          <w:tcPr>
            <w:tcW w:w="2628" w:type="dxa"/>
            <w:shd w:val="clear" w:color="auto" w:fill="auto"/>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
          <w:p w14:paraId="6279D02E" w14:textId="77777777" w:rsidR="006C37C2" w:rsidRPr="00D82A73" w:rsidRDefault="006C37C2" w:rsidP="0026766E">
            <w:pPr>
              <w:rPr>
                <w:b/>
              </w:rPr>
            </w:pPr>
            <w:r w:rsidRPr="00D82A73">
              <w:rPr>
                <w:b/>
              </w:rPr>
              <w:t>Typ</w:t>
            </w:r>
          </w:p>
        </w:tc>
        <w:tc>
          <w:tcPr>
            <w:tcW w:w="4867" w:type="dxa"/>
            <w:shd w:val="clear" w:color="auto" w:fill="auto"/>
          </w:tcPr>
          <w:p w14:paraId="76345EE2" w14:textId="77777777" w:rsidR="006C37C2" w:rsidRPr="00D82A73" w:rsidRDefault="006C37C2" w:rsidP="0026766E">
            <w:pPr>
              <w:rPr>
                <w:b/>
              </w:rPr>
            </w:pPr>
            <w:r w:rsidRPr="00D82A73">
              <w:rPr>
                <w:b/>
              </w:rPr>
              <w:t>Kommentar</w:t>
            </w:r>
          </w:p>
        </w:tc>
        <w:tc>
          <w:tcPr>
            <w:tcW w:w="1134" w:type="dxa"/>
            <w:shd w:val="clear" w:color="auto" w:fill="auto"/>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9C52F6">
        <w:tc>
          <w:tcPr>
            <w:tcW w:w="2628" w:type="dxa"/>
            <w:shd w:val="clear" w:color="auto" w:fill="auto"/>
          </w:tcPr>
          <w:p w14:paraId="2BC4388F" w14:textId="77777777" w:rsidR="006C37C2" w:rsidRPr="00D82A73" w:rsidRDefault="006C37C2" w:rsidP="0026766E">
            <w:pPr>
              <w:rPr>
                <w:i/>
              </w:rPr>
            </w:pPr>
            <w:r w:rsidRPr="00D82A73">
              <w:rPr>
                <w:i/>
              </w:rPr>
              <w:t>Begäran</w:t>
            </w:r>
          </w:p>
        </w:tc>
        <w:tc>
          <w:tcPr>
            <w:tcW w:w="1260" w:type="dxa"/>
            <w:shd w:val="clear" w:color="auto" w:fill="auto"/>
          </w:tcPr>
          <w:p w14:paraId="21BA9141" w14:textId="77777777" w:rsidR="006C37C2" w:rsidRPr="00D82A73" w:rsidRDefault="006C37C2" w:rsidP="0026766E"/>
        </w:tc>
        <w:tc>
          <w:tcPr>
            <w:tcW w:w="4867" w:type="dxa"/>
            <w:shd w:val="clear" w:color="auto" w:fill="auto"/>
          </w:tcPr>
          <w:p w14:paraId="0D633326" w14:textId="77777777" w:rsidR="006C37C2" w:rsidRPr="00D82A73" w:rsidRDefault="006C37C2" w:rsidP="0026766E"/>
        </w:tc>
        <w:tc>
          <w:tcPr>
            <w:tcW w:w="1134" w:type="dxa"/>
            <w:shd w:val="clear" w:color="auto" w:fill="auto"/>
          </w:tcPr>
          <w:p w14:paraId="31ADE5B0" w14:textId="77777777" w:rsidR="006C37C2" w:rsidRPr="00D82A73" w:rsidRDefault="006C37C2" w:rsidP="0026766E"/>
        </w:tc>
      </w:tr>
      <w:tr w:rsidR="006C37C2" w:rsidRPr="00D82A73" w14:paraId="7E5C2D72" w14:textId="77777777" w:rsidTr="009C52F6">
        <w:tc>
          <w:tcPr>
            <w:tcW w:w="2628" w:type="dxa"/>
            <w:shd w:val="clear" w:color="auto" w:fill="auto"/>
          </w:tcPr>
          <w:p w14:paraId="0857D308" w14:textId="77777777" w:rsidR="006C37C2" w:rsidRPr="00D82A73" w:rsidRDefault="006C37C2" w:rsidP="0026766E">
            <w:pPr>
              <w:rPr>
                <w:b/>
              </w:rPr>
            </w:pPr>
            <w:r w:rsidRPr="00D82A73">
              <w:t>Healthcare_Facility_CareUnit</w:t>
            </w:r>
          </w:p>
        </w:tc>
        <w:tc>
          <w:tcPr>
            <w:tcW w:w="1260" w:type="dxa"/>
            <w:shd w:val="clear" w:color="auto" w:fill="auto"/>
          </w:tcPr>
          <w:p w14:paraId="2C47873D" w14:textId="77777777" w:rsidR="006C37C2" w:rsidRPr="00D82A73" w:rsidRDefault="006C37C2" w:rsidP="0026766E"/>
        </w:tc>
        <w:tc>
          <w:tcPr>
            <w:tcW w:w="4867" w:type="dxa"/>
            <w:shd w:val="clear" w:color="auto" w:fill="auto"/>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
          <w:p w14:paraId="2B5BDDE4" w14:textId="77777777" w:rsidR="006C37C2" w:rsidRPr="00D82A73" w:rsidRDefault="006C37C2" w:rsidP="0026766E">
            <w:pPr>
              <w:rPr>
                <w:b/>
              </w:rPr>
            </w:pPr>
            <w:r>
              <w:t>0</w:t>
            </w:r>
            <w:r w:rsidRPr="00D82A73">
              <w:t>..1</w:t>
            </w:r>
          </w:p>
        </w:tc>
      </w:tr>
      <w:tr w:rsidR="006C37C2" w:rsidRPr="00D82A73" w14:paraId="48CA35BC" w14:textId="77777777" w:rsidTr="009C52F6">
        <w:tc>
          <w:tcPr>
            <w:tcW w:w="2628" w:type="dxa"/>
            <w:shd w:val="clear" w:color="auto" w:fill="auto"/>
          </w:tcPr>
          <w:p w14:paraId="31486DE8" w14:textId="77777777" w:rsidR="006C37C2" w:rsidRPr="00D82A73" w:rsidRDefault="006C37C2" w:rsidP="0026766E">
            <w:pPr>
              <w:rPr>
                <w:b/>
                <w:i/>
              </w:rPr>
            </w:pPr>
            <w:r w:rsidRPr="00D82A73">
              <w:t>SubjectOfCare</w:t>
            </w:r>
          </w:p>
        </w:tc>
        <w:tc>
          <w:tcPr>
            <w:tcW w:w="1260" w:type="dxa"/>
            <w:shd w:val="clear" w:color="auto" w:fill="auto"/>
          </w:tcPr>
          <w:p w14:paraId="42AD2656" w14:textId="77777777" w:rsidR="006C37C2" w:rsidRPr="00D82A73" w:rsidRDefault="006C37C2" w:rsidP="0026766E"/>
        </w:tc>
        <w:tc>
          <w:tcPr>
            <w:tcW w:w="4867" w:type="dxa"/>
            <w:shd w:val="clear" w:color="auto" w:fill="auto"/>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9C52F6">
        <w:tc>
          <w:tcPr>
            <w:tcW w:w="2628" w:type="dxa"/>
            <w:shd w:val="clear" w:color="auto" w:fill="auto"/>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
          <w:p w14:paraId="0D375F11" w14:textId="77777777" w:rsidR="006C37C2" w:rsidRPr="00D82A73" w:rsidRDefault="006C37C2" w:rsidP="0026766E"/>
        </w:tc>
        <w:tc>
          <w:tcPr>
            <w:tcW w:w="4867" w:type="dxa"/>
            <w:shd w:val="clear" w:color="auto" w:fill="auto"/>
          </w:tcPr>
          <w:p w14:paraId="2046D469" w14:textId="77777777" w:rsidR="006C37C2" w:rsidRPr="00D82A73" w:rsidRDefault="006C37C2" w:rsidP="0026766E">
            <w:r w:rsidRPr="00D82A73">
              <w:t>Ett unikt id för en formulärtyp.</w:t>
            </w:r>
          </w:p>
        </w:tc>
        <w:tc>
          <w:tcPr>
            <w:tcW w:w="1134" w:type="dxa"/>
            <w:shd w:val="clear" w:color="auto" w:fill="auto"/>
          </w:tcPr>
          <w:p w14:paraId="584F93B0" w14:textId="77777777" w:rsidR="006C37C2" w:rsidRPr="00D82A73" w:rsidRDefault="006C37C2" w:rsidP="0026766E">
            <w:r w:rsidRPr="00D82A73">
              <w:t>0..*</w:t>
            </w:r>
          </w:p>
        </w:tc>
      </w:tr>
      <w:tr w:rsidR="006C37C2" w:rsidRPr="00D82A73" w14:paraId="691F1528" w14:textId="77777777" w:rsidTr="009C52F6">
        <w:tc>
          <w:tcPr>
            <w:tcW w:w="2628" w:type="dxa"/>
            <w:shd w:val="clear" w:color="auto" w:fill="auto"/>
          </w:tcPr>
          <w:p w14:paraId="10ECC0EC" w14:textId="77777777" w:rsidR="006C37C2" w:rsidRPr="00D82A73" w:rsidRDefault="006C37C2" w:rsidP="0026766E">
            <w:r w:rsidRPr="00D82A73">
              <w:t>ClinicalProcessInterestId</w:t>
            </w:r>
          </w:p>
        </w:tc>
        <w:tc>
          <w:tcPr>
            <w:tcW w:w="1260" w:type="dxa"/>
            <w:shd w:val="clear" w:color="auto" w:fill="auto"/>
          </w:tcPr>
          <w:p w14:paraId="65B1CC90" w14:textId="77777777" w:rsidR="006C37C2" w:rsidRPr="00D82A73" w:rsidRDefault="006C37C2" w:rsidP="0026766E"/>
        </w:tc>
        <w:tc>
          <w:tcPr>
            <w:tcW w:w="4867" w:type="dxa"/>
            <w:shd w:val="clear" w:color="auto" w:fill="auto"/>
          </w:tcPr>
          <w:p w14:paraId="71019E4E" w14:textId="77777777" w:rsidR="006C37C2" w:rsidRPr="00D82A73" w:rsidRDefault="006C37C2" w:rsidP="0026766E">
            <w:r w:rsidRPr="00D82A73">
              <w:t>Hälsoärende ID</w:t>
            </w:r>
          </w:p>
        </w:tc>
        <w:tc>
          <w:tcPr>
            <w:tcW w:w="1134" w:type="dxa"/>
            <w:shd w:val="clear" w:color="auto" w:fill="auto"/>
          </w:tcPr>
          <w:p w14:paraId="6623090D" w14:textId="77777777" w:rsidR="006C37C2" w:rsidRPr="00D82A73" w:rsidRDefault="006C37C2" w:rsidP="0026766E">
            <w:r w:rsidRPr="00D82A73">
              <w:t>0..*</w:t>
            </w:r>
          </w:p>
        </w:tc>
      </w:tr>
      <w:tr w:rsidR="006C37C2" w:rsidRPr="00D82A73" w14:paraId="131182D5" w14:textId="77777777" w:rsidTr="009C52F6">
        <w:tc>
          <w:tcPr>
            <w:tcW w:w="2628" w:type="dxa"/>
            <w:shd w:val="clear" w:color="auto" w:fill="auto"/>
          </w:tcPr>
          <w:p w14:paraId="687B8CC6" w14:textId="77777777" w:rsidR="006C37C2" w:rsidRPr="00D82A73" w:rsidRDefault="006C37C2" w:rsidP="0026766E">
            <w:pPr>
              <w:rPr>
                <w:i/>
              </w:rPr>
            </w:pPr>
          </w:p>
        </w:tc>
        <w:tc>
          <w:tcPr>
            <w:tcW w:w="1260" w:type="dxa"/>
            <w:shd w:val="clear" w:color="auto" w:fill="auto"/>
          </w:tcPr>
          <w:p w14:paraId="66D481B0" w14:textId="77777777" w:rsidR="006C37C2" w:rsidRPr="00D82A73" w:rsidRDefault="006C37C2" w:rsidP="0026766E"/>
        </w:tc>
        <w:tc>
          <w:tcPr>
            <w:tcW w:w="4867" w:type="dxa"/>
            <w:shd w:val="clear" w:color="auto" w:fill="auto"/>
          </w:tcPr>
          <w:p w14:paraId="01801D26" w14:textId="77777777" w:rsidR="006C37C2" w:rsidRPr="00D82A73" w:rsidRDefault="006C37C2" w:rsidP="0026766E"/>
        </w:tc>
        <w:tc>
          <w:tcPr>
            <w:tcW w:w="1134" w:type="dxa"/>
            <w:shd w:val="clear" w:color="auto" w:fill="auto"/>
          </w:tcPr>
          <w:p w14:paraId="2AEAF6F9" w14:textId="77777777" w:rsidR="006C37C2" w:rsidRPr="00D82A73" w:rsidRDefault="006C37C2" w:rsidP="0026766E"/>
        </w:tc>
      </w:tr>
      <w:tr w:rsidR="006C37C2" w:rsidRPr="00D82A73" w14:paraId="28A35238" w14:textId="77777777" w:rsidTr="009C52F6">
        <w:tc>
          <w:tcPr>
            <w:tcW w:w="2628" w:type="dxa"/>
            <w:shd w:val="clear" w:color="auto" w:fill="auto"/>
          </w:tcPr>
          <w:p w14:paraId="21D4D23A" w14:textId="77777777" w:rsidR="006C37C2" w:rsidRPr="00D82A73" w:rsidRDefault="006C37C2" w:rsidP="0026766E">
            <w:pPr>
              <w:rPr>
                <w:i/>
              </w:rPr>
            </w:pPr>
            <w:r w:rsidRPr="00D82A73">
              <w:rPr>
                <w:i/>
              </w:rPr>
              <w:t>Svar</w:t>
            </w:r>
          </w:p>
        </w:tc>
        <w:tc>
          <w:tcPr>
            <w:tcW w:w="1260" w:type="dxa"/>
            <w:shd w:val="clear" w:color="auto" w:fill="auto"/>
          </w:tcPr>
          <w:p w14:paraId="7C91B6AC" w14:textId="77777777" w:rsidR="006C37C2" w:rsidRPr="00D82A73" w:rsidRDefault="006C37C2" w:rsidP="0026766E"/>
        </w:tc>
        <w:tc>
          <w:tcPr>
            <w:tcW w:w="4867" w:type="dxa"/>
            <w:shd w:val="clear" w:color="auto" w:fill="auto"/>
          </w:tcPr>
          <w:p w14:paraId="7D19E47F" w14:textId="77777777" w:rsidR="006C37C2" w:rsidRPr="00D82A73" w:rsidRDefault="006C37C2" w:rsidP="0026766E"/>
        </w:tc>
        <w:tc>
          <w:tcPr>
            <w:tcW w:w="1134" w:type="dxa"/>
            <w:shd w:val="clear" w:color="auto" w:fill="auto"/>
          </w:tcPr>
          <w:p w14:paraId="655FD60B" w14:textId="77777777" w:rsidR="006C37C2" w:rsidRPr="00D82A73" w:rsidRDefault="006C37C2" w:rsidP="0026766E"/>
        </w:tc>
      </w:tr>
      <w:tr w:rsidR="006C37C2" w:rsidRPr="00D82A73" w14:paraId="280072AD" w14:textId="77777777" w:rsidTr="009C52F6">
        <w:tc>
          <w:tcPr>
            <w:tcW w:w="2628" w:type="dxa"/>
            <w:shd w:val="clear" w:color="auto" w:fill="auto"/>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
          <w:p w14:paraId="3E219A28" w14:textId="77777777" w:rsidR="006C37C2" w:rsidRPr="00D82A73" w:rsidRDefault="006C37C2" w:rsidP="0026766E">
            <w:r w:rsidRPr="00D82A73">
              <w:t>FormsType</w:t>
            </w:r>
          </w:p>
        </w:tc>
        <w:tc>
          <w:tcPr>
            <w:tcW w:w="4867" w:type="dxa"/>
            <w:shd w:val="clear" w:color="auto" w:fill="auto"/>
          </w:tcPr>
          <w:p w14:paraId="2A23D7EF" w14:textId="77777777" w:rsidR="006C37C2" w:rsidRPr="00D82A73" w:rsidRDefault="006C37C2" w:rsidP="0026766E">
            <w:r w:rsidRPr="00D82A73">
              <w:t>Objekt GetFormsResponse</w:t>
            </w:r>
          </w:p>
        </w:tc>
        <w:tc>
          <w:tcPr>
            <w:tcW w:w="1134" w:type="dxa"/>
            <w:shd w:val="clear" w:color="auto" w:fill="auto"/>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861" w:name="_Toc258862159"/>
      <w:bookmarkStart w:id="4862" w:name="_Toc386458132"/>
      <w:bookmarkStart w:id="4863" w:name="_Toc390951716"/>
      <w:r w:rsidRPr="00D82A73">
        <w:t>Regler</w:t>
      </w:r>
      <w:bookmarkEnd w:id="4861"/>
      <w:bookmarkEnd w:id="4862"/>
      <w:bookmarkEnd w:id="4863"/>
    </w:p>
    <w:p w14:paraId="0111050C" w14:textId="77777777" w:rsidR="006C37C2" w:rsidRPr="00D82A73" w:rsidRDefault="006C37C2" w:rsidP="006C37C2">
      <w:pPr>
        <w:pStyle w:val="Heading3"/>
      </w:pPr>
      <w:bookmarkStart w:id="4864" w:name="_Toc258862160"/>
      <w:bookmarkStart w:id="4865" w:name="_Toc386458133"/>
      <w:bookmarkStart w:id="4866" w:name="_Toc390951717"/>
      <w:r w:rsidRPr="00D82A73">
        <w:t>Begäran</w:t>
      </w:r>
      <w:bookmarkEnd w:id="4864"/>
      <w:bookmarkEnd w:id="4865"/>
      <w:bookmarkEnd w:id="4866"/>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867" w:name="_Toc258862161"/>
      <w:bookmarkStart w:id="4868" w:name="_Toc386458134"/>
      <w:bookmarkStart w:id="4869" w:name="_Toc390951718"/>
      <w:r w:rsidRPr="00D82A73">
        <w:t>Svar</w:t>
      </w:r>
      <w:bookmarkEnd w:id="4867"/>
      <w:bookmarkEnd w:id="4868"/>
      <w:bookmarkEnd w:id="4869"/>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870" w:name="_Toc258862162"/>
      <w:bookmarkStart w:id="4871" w:name="_Toc386458135"/>
      <w:bookmarkStart w:id="4872" w:name="_Toc390951719"/>
      <w:r w:rsidRPr="00D82A73">
        <w:t>Tjänsteinteraktion</w:t>
      </w:r>
      <w:bookmarkEnd w:id="4870"/>
      <w:bookmarkEnd w:id="4871"/>
      <w:bookmarkEnd w:id="4872"/>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rFonts w:eastAsia="Times New Roman"/>
          <w:bCs/>
          <w:sz w:val="30"/>
          <w:szCs w:val="28"/>
        </w:rPr>
      </w:pPr>
      <w:bookmarkStart w:id="4873" w:name="_Toc258862163"/>
      <w:bookmarkStart w:id="4874" w:name="_Toc386458136"/>
      <w:r>
        <w:br w:type="page"/>
      </w:r>
    </w:p>
    <w:p w14:paraId="4ACF07A6" w14:textId="46F4A9F7" w:rsidR="006C37C2" w:rsidRPr="00D82A73" w:rsidRDefault="006C37C2" w:rsidP="006C37C2">
      <w:pPr>
        <w:pStyle w:val="Heading1"/>
      </w:pPr>
      <w:bookmarkStart w:id="4875" w:name="_Toc390951720"/>
      <w:r w:rsidRPr="00D82A73">
        <w:lastRenderedPageBreak/>
        <w:t>Tjänstekontrakt GetForm</w:t>
      </w:r>
      <w:bookmarkEnd w:id="4873"/>
      <w:bookmarkEnd w:id="4874"/>
      <w:bookmarkEnd w:id="4875"/>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7E5376AD" w14:textId="77777777" w:rsidR="006C37C2" w:rsidRPr="00D82A73" w:rsidRDefault="006C37C2" w:rsidP="006C37C2">
      <w:pPr>
        <w:pStyle w:val="Heading2"/>
      </w:pPr>
      <w:bookmarkStart w:id="4876" w:name="_Toc258862164"/>
      <w:bookmarkStart w:id="4877" w:name="_Toc386458137"/>
      <w:bookmarkStart w:id="4878" w:name="_Toc390951721"/>
      <w:r w:rsidRPr="00D82A73">
        <w:t>Frivillighet</w:t>
      </w:r>
      <w:bookmarkEnd w:id="4876"/>
      <w:bookmarkEnd w:id="4877"/>
      <w:bookmarkEnd w:id="4878"/>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879" w:name="_Toc258862165"/>
      <w:bookmarkStart w:id="4880" w:name="_Toc386458138"/>
      <w:bookmarkStart w:id="4881" w:name="_Toc390951722"/>
      <w:r w:rsidRPr="00D82A73">
        <w:t>Version</w:t>
      </w:r>
      <w:bookmarkEnd w:id="4879"/>
      <w:bookmarkEnd w:id="4880"/>
      <w:bookmarkEnd w:id="4881"/>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882" w:name="_Toc258862166"/>
      <w:bookmarkStart w:id="4883" w:name="_Toc386458139"/>
      <w:bookmarkStart w:id="4884" w:name="_Toc390951723"/>
      <w:r w:rsidRPr="00D82A73">
        <w:t>Tjänstens signatur</w:t>
      </w:r>
      <w:bookmarkEnd w:id="4882"/>
      <w:bookmarkEnd w:id="4883"/>
      <w:bookmarkEnd w:id="4884"/>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885" w:name="_Toc258862167"/>
      <w:bookmarkStart w:id="4886" w:name="_Toc386458140"/>
      <w:bookmarkStart w:id="4887" w:name="_Toc390951724"/>
      <w:r w:rsidRPr="00D82A73">
        <w:lastRenderedPageBreak/>
        <w:t>Begäran (Request) och Svar (Response)</w:t>
      </w:r>
      <w:bookmarkEnd w:id="4885"/>
      <w:bookmarkEnd w:id="4886"/>
      <w:bookmarkEnd w:id="488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28F2D980" w14:textId="77777777" w:rsidTr="009C52F6">
        <w:tc>
          <w:tcPr>
            <w:tcW w:w="2628" w:type="dxa"/>
            <w:shd w:val="clear" w:color="auto" w:fill="auto"/>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
          <w:p w14:paraId="167163B7" w14:textId="77777777" w:rsidR="006C37C2" w:rsidRPr="00D82A73" w:rsidRDefault="006C37C2" w:rsidP="0026766E">
            <w:pPr>
              <w:rPr>
                <w:b/>
              </w:rPr>
            </w:pPr>
            <w:r w:rsidRPr="00D82A73">
              <w:rPr>
                <w:b/>
              </w:rPr>
              <w:t>Typ</w:t>
            </w:r>
          </w:p>
        </w:tc>
        <w:tc>
          <w:tcPr>
            <w:tcW w:w="4867" w:type="dxa"/>
            <w:shd w:val="clear" w:color="auto" w:fill="auto"/>
          </w:tcPr>
          <w:p w14:paraId="170B0F3E" w14:textId="77777777" w:rsidR="006C37C2" w:rsidRPr="00D82A73" w:rsidRDefault="006C37C2" w:rsidP="0026766E">
            <w:pPr>
              <w:rPr>
                <w:b/>
              </w:rPr>
            </w:pPr>
            <w:r w:rsidRPr="00D82A73">
              <w:rPr>
                <w:b/>
              </w:rPr>
              <w:t>Kommentar</w:t>
            </w:r>
          </w:p>
        </w:tc>
        <w:tc>
          <w:tcPr>
            <w:tcW w:w="1134" w:type="dxa"/>
            <w:shd w:val="clear" w:color="auto" w:fill="auto"/>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9C52F6">
        <w:tc>
          <w:tcPr>
            <w:tcW w:w="2628" w:type="dxa"/>
            <w:shd w:val="clear" w:color="auto" w:fill="auto"/>
          </w:tcPr>
          <w:p w14:paraId="078ED181" w14:textId="77777777" w:rsidR="006C37C2" w:rsidRPr="00D82A73" w:rsidRDefault="006C37C2" w:rsidP="0026766E">
            <w:pPr>
              <w:rPr>
                <w:i/>
              </w:rPr>
            </w:pPr>
            <w:r w:rsidRPr="00D82A73">
              <w:rPr>
                <w:i/>
              </w:rPr>
              <w:t>Begäran</w:t>
            </w:r>
          </w:p>
        </w:tc>
        <w:tc>
          <w:tcPr>
            <w:tcW w:w="1260" w:type="dxa"/>
            <w:shd w:val="clear" w:color="auto" w:fill="auto"/>
          </w:tcPr>
          <w:p w14:paraId="0D07F8B7" w14:textId="77777777" w:rsidR="006C37C2" w:rsidRPr="00D82A73" w:rsidRDefault="006C37C2" w:rsidP="0026766E"/>
        </w:tc>
        <w:tc>
          <w:tcPr>
            <w:tcW w:w="4867" w:type="dxa"/>
            <w:shd w:val="clear" w:color="auto" w:fill="auto"/>
          </w:tcPr>
          <w:p w14:paraId="05DD3676" w14:textId="77777777" w:rsidR="006C37C2" w:rsidRPr="00D82A73" w:rsidRDefault="006C37C2" w:rsidP="0026766E"/>
        </w:tc>
        <w:tc>
          <w:tcPr>
            <w:tcW w:w="1134" w:type="dxa"/>
            <w:shd w:val="clear" w:color="auto" w:fill="auto"/>
          </w:tcPr>
          <w:p w14:paraId="127F0644" w14:textId="77777777" w:rsidR="006C37C2" w:rsidRPr="00D82A73" w:rsidRDefault="006C37C2" w:rsidP="0026766E"/>
        </w:tc>
      </w:tr>
      <w:tr w:rsidR="006C37C2" w:rsidRPr="00D82A73" w14:paraId="73A0DD0A" w14:textId="77777777" w:rsidTr="009C52F6">
        <w:tc>
          <w:tcPr>
            <w:tcW w:w="2628" w:type="dxa"/>
            <w:shd w:val="clear" w:color="auto" w:fill="auto"/>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5801BD56" w14:textId="77777777" w:rsidR="006C37C2" w:rsidRPr="00D82A73" w:rsidRDefault="006C37C2" w:rsidP="0026766E"/>
        </w:tc>
        <w:tc>
          <w:tcPr>
            <w:tcW w:w="4867" w:type="dxa"/>
            <w:shd w:val="clear" w:color="auto" w:fill="auto"/>
          </w:tcPr>
          <w:p w14:paraId="55C974B1" w14:textId="77777777" w:rsidR="006C37C2" w:rsidRPr="00D82A73" w:rsidRDefault="006C37C2" w:rsidP="0026766E">
            <w:r w:rsidRPr="00D82A73">
              <w:t>Ett unikt id (GUID) för ett formulär.</w:t>
            </w:r>
          </w:p>
        </w:tc>
        <w:tc>
          <w:tcPr>
            <w:tcW w:w="1134" w:type="dxa"/>
            <w:shd w:val="clear" w:color="auto" w:fill="auto"/>
          </w:tcPr>
          <w:p w14:paraId="2C8E8C15" w14:textId="77777777" w:rsidR="006C37C2" w:rsidRPr="00D82A73" w:rsidRDefault="006C37C2" w:rsidP="0026766E">
            <w:r w:rsidRPr="00D82A73">
              <w:t>1..1</w:t>
            </w:r>
          </w:p>
        </w:tc>
      </w:tr>
      <w:tr w:rsidR="006C37C2" w:rsidRPr="00D82A73" w14:paraId="652C7FE9" w14:textId="77777777" w:rsidTr="009C52F6">
        <w:tc>
          <w:tcPr>
            <w:tcW w:w="2628" w:type="dxa"/>
            <w:shd w:val="clear" w:color="auto" w:fill="auto"/>
          </w:tcPr>
          <w:p w14:paraId="7D4CB98C" w14:textId="77777777" w:rsidR="006C37C2" w:rsidRPr="00D82A73" w:rsidRDefault="006C37C2" w:rsidP="0026766E">
            <w:r w:rsidRPr="00D82A73">
              <w:t>SubjectOfCare</w:t>
            </w:r>
          </w:p>
        </w:tc>
        <w:tc>
          <w:tcPr>
            <w:tcW w:w="1260" w:type="dxa"/>
            <w:shd w:val="clear" w:color="auto" w:fill="auto"/>
          </w:tcPr>
          <w:p w14:paraId="037725E0" w14:textId="77777777" w:rsidR="006C37C2" w:rsidRPr="00D82A73" w:rsidRDefault="006C37C2" w:rsidP="0026766E"/>
        </w:tc>
        <w:tc>
          <w:tcPr>
            <w:tcW w:w="4867" w:type="dxa"/>
            <w:shd w:val="clear" w:color="auto" w:fill="auto"/>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0D2E1C7" w14:textId="77777777" w:rsidR="006C37C2" w:rsidRPr="00D82A73" w:rsidRDefault="006C37C2" w:rsidP="0026766E">
            <w:r w:rsidRPr="00D82A73">
              <w:t>0..1</w:t>
            </w:r>
          </w:p>
        </w:tc>
      </w:tr>
      <w:tr w:rsidR="006C37C2" w:rsidRPr="00D82A73" w14:paraId="18676031" w14:textId="77777777" w:rsidTr="009C52F6">
        <w:tc>
          <w:tcPr>
            <w:tcW w:w="2628" w:type="dxa"/>
            <w:shd w:val="clear" w:color="auto" w:fill="auto"/>
          </w:tcPr>
          <w:p w14:paraId="7733E7C8" w14:textId="77777777" w:rsidR="006C37C2" w:rsidRPr="00D82A73" w:rsidRDefault="006C37C2" w:rsidP="0026766E">
            <w:pPr>
              <w:rPr>
                <w:i/>
              </w:rPr>
            </w:pPr>
          </w:p>
        </w:tc>
        <w:tc>
          <w:tcPr>
            <w:tcW w:w="1260" w:type="dxa"/>
            <w:shd w:val="clear" w:color="auto" w:fill="auto"/>
          </w:tcPr>
          <w:p w14:paraId="1D4FD134" w14:textId="77777777" w:rsidR="006C37C2" w:rsidRPr="00D82A73" w:rsidRDefault="006C37C2" w:rsidP="0026766E"/>
        </w:tc>
        <w:tc>
          <w:tcPr>
            <w:tcW w:w="4867" w:type="dxa"/>
            <w:shd w:val="clear" w:color="auto" w:fill="auto"/>
          </w:tcPr>
          <w:p w14:paraId="1A1980F3" w14:textId="77777777" w:rsidR="006C37C2" w:rsidRPr="00D82A73" w:rsidRDefault="006C37C2" w:rsidP="0026766E"/>
        </w:tc>
        <w:tc>
          <w:tcPr>
            <w:tcW w:w="1134" w:type="dxa"/>
            <w:shd w:val="clear" w:color="auto" w:fill="auto"/>
          </w:tcPr>
          <w:p w14:paraId="5F74A193" w14:textId="77777777" w:rsidR="006C37C2" w:rsidRPr="00D82A73" w:rsidRDefault="006C37C2" w:rsidP="0026766E"/>
        </w:tc>
      </w:tr>
      <w:tr w:rsidR="006C37C2" w:rsidRPr="00D82A73" w14:paraId="04CA880D" w14:textId="77777777" w:rsidTr="009C52F6">
        <w:tc>
          <w:tcPr>
            <w:tcW w:w="2628" w:type="dxa"/>
            <w:shd w:val="clear" w:color="auto" w:fill="auto"/>
          </w:tcPr>
          <w:p w14:paraId="50E1FED5" w14:textId="77777777" w:rsidR="006C37C2" w:rsidRPr="00D82A73" w:rsidRDefault="006C37C2" w:rsidP="0026766E">
            <w:pPr>
              <w:rPr>
                <w:i/>
              </w:rPr>
            </w:pPr>
            <w:r w:rsidRPr="00D82A73">
              <w:rPr>
                <w:i/>
              </w:rPr>
              <w:t>Svar</w:t>
            </w:r>
          </w:p>
        </w:tc>
        <w:tc>
          <w:tcPr>
            <w:tcW w:w="1260" w:type="dxa"/>
            <w:shd w:val="clear" w:color="auto" w:fill="auto"/>
          </w:tcPr>
          <w:p w14:paraId="08FA12B7" w14:textId="77777777" w:rsidR="006C37C2" w:rsidRPr="00D82A73" w:rsidRDefault="006C37C2" w:rsidP="0026766E"/>
        </w:tc>
        <w:tc>
          <w:tcPr>
            <w:tcW w:w="4867" w:type="dxa"/>
            <w:shd w:val="clear" w:color="auto" w:fill="auto"/>
          </w:tcPr>
          <w:p w14:paraId="7CACA814" w14:textId="77777777" w:rsidR="006C37C2" w:rsidRPr="00D82A73" w:rsidRDefault="006C37C2" w:rsidP="0026766E"/>
        </w:tc>
        <w:tc>
          <w:tcPr>
            <w:tcW w:w="1134" w:type="dxa"/>
            <w:shd w:val="clear" w:color="auto" w:fill="auto"/>
          </w:tcPr>
          <w:p w14:paraId="06B910EA" w14:textId="77777777" w:rsidR="006C37C2" w:rsidRPr="00D82A73" w:rsidRDefault="006C37C2" w:rsidP="0026766E"/>
        </w:tc>
      </w:tr>
      <w:tr w:rsidR="006C37C2" w:rsidRPr="00D82A73" w14:paraId="07EB1956" w14:textId="77777777" w:rsidTr="009C52F6">
        <w:tc>
          <w:tcPr>
            <w:tcW w:w="2628" w:type="dxa"/>
            <w:shd w:val="clear" w:color="auto" w:fill="auto"/>
          </w:tcPr>
          <w:p w14:paraId="68D2002F" w14:textId="77777777" w:rsidR="006C37C2" w:rsidRPr="00D82A73" w:rsidRDefault="006C37C2" w:rsidP="0026766E">
            <w:pPr>
              <w:rPr>
                <w:b/>
              </w:rPr>
            </w:pPr>
            <w:r w:rsidRPr="00D82A73">
              <w:t>Form</w:t>
            </w:r>
          </w:p>
        </w:tc>
        <w:tc>
          <w:tcPr>
            <w:tcW w:w="1260" w:type="dxa"/>
            <w:shd w:val="clear" w:color="auto" w:fill="auto"/>
          </w:tcPr>
          <w:p w14:paraId="5B5E0462" w14:textId="77777777" w:rsidR="006C37C2" w:rsidRPr="00D82A73" w:rsidRDefault="006C37C2" w:rsidP="0026766E">
            <w:pPr>
              <w:rPr>
                <w:i/>
              </w:rPr>
            </w:pPr>
            <w:r w:rsidRPr="00D82A73">
              <w:rPr>
                <w:i/>
              </w:rPr>
              <w:t>FormType</w:t>
            </w:r>
          </w:p>
        </w:tc>
        <w:tc>
          <w:tcPr>
            <w:tcW w:w="4867" w:type="dxa"/>
            <w:shd w:val="clear" w:color="auto" w:fill="auto"/>
          </w:tcPr>
          <w:p w14:paraId="40DB005D" w14:textId="77777777" w:rsidR="006C37C2" w:rsidRPr="00D82A73" w:rsidRDefault="006C37C2" w:rsidP="0026766E">
            <w:r w:rsidRPr="00D82A73">
              <w:t>Objekt FormResponseType</w:t>
            </w:r>
          </w:p>
        </w:tc>
        <w:tc>
          <w:tcPr>
            <w:tcW w:w="1134" w:type="dxa"/>
            <w:shd w:val="clear" w:color="auto" w:fill="auto"/>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888" w:name="_Toc258862168"/>
      <w:bookmarkStart w:id="4889" w:name="_Toc386458141"/>
      <w:bookmarkStart w:id="4890" w:name="_Toc390951725"/>
      <w:r w:rsidRPr="00D82A73">
        <w:t>Regler</w:t>
      </w:r>
      <w:bookmarkEnd w:id="4888"/>
      <w:bookmarkEnd w:id="4889"/>
      <w:bookmarkEnd w:id="4890"/>
    </w:p>
    <w:p w14:paraId="30367E58" w14:textId="77777777" w:rsidR="006C37C2" w:rsidRPr="00D82A73" w:rsidRDefault="006C37C2" w:rsidP="006C37C2">
      <w:pPr>
        <w:pStyle w:val="Heading3"/>
      </w:pPr>
      <w:bookmarkStart w:id="4891" w:name="_Toc258862169"/>
      <w:bookmarkStart w:id="4892" w:name="_Toc386458142"/>
      <w:bookmarkStart w:id="4893" w:name="_Toc390951726"/>
      <w:r w:rsidRPr="00D82A73">
        <w:t>Begäran</w:t>
      </w:r>
      <w:bookmarkEnd w:id="4891"/>
      <w:bookmarkEnd w:id="4892"/>
      <w:bookmarkEnd w:id="4893"/>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894" w:name="_Toc258862170"/>
      <w:bookmarkStart w:id="4895" w:name="_Toc386458143"/>
      <w:bookmarkStart w:id="4896" w:name="_Toc390951727"/>
      <w:r w:rsidRPr="00D82A73">
        <w:t>Svar</w:t>
      </w:r>
      <w:bookmarkEnd w:id="4894"/>
      <w:bookmarkEnd w:id="4895"/>
      <w:bookmarkEnd w:id="4896"/>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 w14:paraId="1F3942DF" w14:textId="77777777" w:rsidR="006C37C2" w:rsidRPr="00D82A73" w:rsidRDefault="006C37C2" w:rsidP="006C37C2">
      <w:pPr>
        <w:pStyle w:val="Heading2"/>
      </w:pPr>
      <w:bookmarkStart w:id="4897" w:name="_Toc258862171"/>
      <w:bookmarkStart w:id="4898" w:name="_Toc386458144"/>
      <w:bookmarkStart w:id="4899" w:name="_Toc390951728"/>
      <w:r w:rsidRPr="00D82A73">
        <w:t>Tjänsteinteraktion</w:t>
      </w:r>
      <w:bookmarkEnd w:id="4897"/>
      <w:bookmarkEnd w:id="4898"/>
      <w:bookmarkEnd w:id="4899"/>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rFonts w:eastAsia="Times New Roman"/>
          <w:bCs/>
          <w:sz w:val="30"/>
          <w:szCs w:val="28"/>
        </w:rPr>
      </w:pPr>
      <w:bookmarkStart w:id="4900" w:name="_Toc258862172"/>
      <w:bookmarkStart w:id="4901" w:name="_Toc386458145"/>
      <w:r>
        <w:br w:type="page"/>
      </w:r>
    </w:p>
    <w:p w14:paraId="16BC2348" w14:textId="4F05E291" w:rsidR="006C37C2" w:rsidRPr="00D82A73" w:rsidRDefault="006C37C2" w:rsidP="006C37C2">
      <w:pPr>
        <w:pStyle w:val="Heading1"/>
      </w:pPr>
      <w:bookmarkStart w:id="4902" w:name="_Toc390951729"/>
      <w:r w:rsidRPr="00D82A73">
        <w:lastRenderedPageBreak/>
        <w:t>Tjänstekontrakt GetFormQuestionPage</w:t>
      </w:r>
      <w:bookmarkEnd w:id="4900"/>
      <w:bookmarkEnd w:id="4901"/>
      <w:bookmarkEnd w:id="4902"/>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903" w:name="_Toc258862173"/>
      <w:bookmarkStart w:id="4904" w:name="_Toc386458146"/>
      <w:bookmarkStart w:id="4905" w:name="_Toc390951730"/>
      <w:r w:rsidRPr="00D82A73">
        <w:t>Frivillighet</w:t>
      </w:r>
      <w:bookmarkEnd w:id="4903"/>
      <w:bookmarkEnd w:id="4904"/>
      <w:bookmarkEnd w:id="4905"/>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906" w:name="_Toc258862174"/>
      <w:bookmarkStart w:id="4907" w:name="_Toc386458147"/>
      <w:bookmarkStart w:id="4908" w:name="_Toc390951731"/>
      <w:r w:rsidRPr="00D82A73">
        <w:t>Version</w:t>
      </w:r>
      <w:bookmarkEnd w:id="4906"/>
      <w:bookmarkEnd w:id="4907"/>
      <w:bookmarkEnd w:id="4908"/>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909" w:name="_Toc258862175"/>
      <w:bookmarkStart w:id="4910" w:name="_Toc386458148"/>
      <w:bookmarkStart w:id="4911" w:name="_Toc390951732"/>
      <w:r w:rsidRPr="00D82A73">
        <w:t>Tjänstens signatur</w:t>
      </w:r>
      <w:bookmarkEnd w:id="4909"/>
      <w:bookmarkEnd w:id="4910"/>
      <w:bookmarkEnd w:id="4911"/>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912" w:name="_Toc386457374"/>
      <w:bookmarkStart w:id="4913" w:name="_Toc386458149"/>
      <w:bookmarkStart w:id="4914" w:name="_Toc386457375"/>
      <w:bookmarkStart w:id="4915" w:name="_Toc386458150"/>
      <w:bookmarkStart w:id="4916" w:name="_Toc258862176"/>
      <w:bookmarkStart w:id="4917" w:name="_Toc386458151"/>
      <w:bookmarkStart w:id="4918" w:name="_Toc390951733"/>
      <w:bookmarkEnd w:id="4912"/>
      <w:bookmarkEnd w:id="4913"/>
      <w:bookmarkEnd w:id="4914"/>
      <w:bookmarkEnd w:id="4915"/>
      <w:r w:rsidRPr="00D82A73">
        <w:t>Begäran (Request) och Svar (Response)</w:t>
      </w:r>
      <w:bookmarkEnd w:id="4916"/>
      <w:bookmarkEnd w:id="4917"/>
      <w:bookmarkEnd w:id="491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6EDD8AC" w14:textId="77777777" w:rsidTr="009C52F6">
        <w:tc>
          <w:tcPr>
            <w:tcW w:w="2628" w:type="dxa"/>
            <w:shd w:val="clear" w:color="auto" w:fill="auto"/>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
          <w:p w14:paraId="54740E3C" w14:textId="77777777" w:rsidR="006C37C2" w:rsidRPr="00D82A73" w:rsidRDefault="006C37C2" w:rsidP="0026766E">
            <w:pPr>
              <w:rPr>
                <w:b/>
              </w:rPr>
            </w:pPr>
            <w:r w:rsidRPr="00D82A73">
              <w:rPr>
                <w:b/>
              </w:rPr>
              <w:t>Typ</w:t>
            </w:r>
          </w:p>
        </w:tc>
        <w:tc>
          <w:tcPr>
            <w:tcW w:w="4867" w:type="dxa"/>
            <w:shd w:val="clear" w:color="auto" w:fill="auto"/>
          </w:tcPr>
          <w:p w14:paraId="0352FA4E" w14:textId="77777777" w:rsidR="006C37C2" w:rsidRPr="00D82A73" w:rsidRDefault="006C37C2" w:rsidP="0026766E">
            <w:pPr>
              <w:rPr>
                <w:b/>
              </w:rPr>
            </w:pPr>
            <w:r w:rsidRPr="00D82A73">
              <w:rPr>
                <w:b/>
              </w:rPr>
              <w:t>Kommentar</w:t>
            </w:r>
          </w:p>
        </w:tc>
        <w:tc>
          <w:tcPr>
            <w:tcW w:w="1134" w:type="dxa"/>
            <w:shd w:val="clear" w:color="auto" w:fill="auto"/>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9C52F6">
        <w:tc>
          <w:tcPr>
            <w:tcW w:w="2628" w:type="dxa"/>
            <w:shd w:val="clear" w:color="auto" w:fill="auto"/>
          </w:tcPr>
          <w:p w14:paraId="1D9E3D7E" w14:textId="77777777" w:rsidR="006C37C2" w:rsidRPr="00D82A73" w:rsidRDefault="006C37C2" w:rsidP="0026766E">
            <w:pPr>
              <w:rPr>
                <w:i/>
              </w:rPr>
            </w:pPr>
            <w:r w:rsidRPr="00D82A73">
              <w:rPr>
                <w:i/>
              </w:rPr>
              <w:t>Begäran</w:t>
            </w:r>
          </w:p>
        </w:tc>
        <w:tc>
          <w:tcPr>
            <w:tcW w:w="1260" w:type="dxa"/>
            <w:shd w:val="clear" w:color="auto" w:fill="auto"/>
          </w:tcPr>
          <w:p w14:paraId="5AA9B9C1" w14:textId="77777777" w:rsidR="006C37C2" w:rsidRPr="00D82A73" w:rsidRDefault="006C37C2" w:rsidP="0026766E"/>
        </w:tc>
        <w:tc>
          <w:tcPr>
            <w:tcW w:w="4867" w:type="dxa"/>
            <w:shd w:val="clear" w:color="auto" w:fill="auto"/>
          </w:tcPr>
          <w:p w14:paraId="3C47F6AF" w14:textId="77777777" w:rsidR="006C37C2" w:rsidRPr="00D82A73" w:rsidRDefault="006C37C2" w:rsidP="0026766E"/>
        </w:tc>
        <w:tc>
          <w:tcPr>
            <w:tcW w:w="1134" w:type="dxa"/>
            <w:shd w:val="clear" w:color="auto" w:fill="auto"/>
          </w:tcPr>
          <w:p w14:paraId="2FCF5BAF" w14:textId="77777777" w:rsidR="006C37C2" w:rsidRPr="00D82A73" w:rsidRDefault="006C37C2" w:rsidP="0026766E"/>
        </w:tc>
      </w:tr>
      <w:tr w:rsidR="006C37C2" w:rsidRPr="00D82A73" w14:paraId="59CB8ECE" w14:textId="77777777" w:rsidTr="009C52F6">
        <w:tc>
          <w:tcPr>
            <w:tcW w:w="2628" w:type="dxa"/>
            <w:shd w:val="clear" w:color="auto" w:fill="auto"/>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0BC067DF" w14:textId="77777777" w:rsidR="006C37C2" w:rsidRPr="00D82A73" w:rsidRDefault="006C37C2" w:rsidP="0026766E"/>
        </w:tc>
        <w:tc>
          <w:tcPr>
            <w:tcW w:w="4867" w:type="dxa"/>
            <w:shd w:val="clear" w:color="auto" w:fill="auto"/>
          </w:tcPr>
          <w:p w14:paraId="6F5D933A" w14:textId="77777777" w:rsidR="006C37C2" w:rsidRPr="00D82A73" w:rsidRDefault="006C37C2" w:rsidP="0026766E">
            <w:r w:rsidRPr="00D82A73">
              <w:t>Ett unikt id (GUID) för ett formulär.</w:t>
            </w:r>
          </w:p>
        </w:tc>
        <w:tc>
          <w:tcPr>
            <w:tcW w:w="1134" w:type="dxa"/>
            <w:shd w:val="clear" w:color="auto" w:fill="auto"/>
          </w:tcPr>
          <w:p w14:paraId="73E60144" w14:textId="77777777" w:rsidR="006C37C2" w:rsidRPr="00D82A73" w:rsidRDefault="006C37C2" w:rsidP="0026766E">
            <w:r w:rsidRPr="00D82A73">
              <w:t>1..1</w:t>
            </w:r>
          </w:p>
        </w:tc>
      </w:tr>
      <w:tr w:rsidR="006C37C2" w:rsidRPr="00D82A73" w14:paraId="1EAD82D1" w14:textId="77777777" w:rsidTr="009C52F6">
        <w:tc>
          <w:tcPr>
            <w:tcW w:w="2628" w:type="dxa"/>
            <w:shd w:val="clear" w:color="auto" w:fill="auto"/>
          </w:tcPr>
          <w:p w14:paraId="71324D79" w14:textId="77777777" w:rsidR="006C37C2" w:rsidRPr="00D82A73" w:rsidRDefault="006C37C2" w:rsidP="0026766E">
            <w:pPr>
              <w:rPr>
                <w:i/>
              </w:rPr>
            </w:pPr>
            <w:r w:rsidRPr="00D82A73">
              <w:t>pageNumber</w:t>
            </w:r>
          </w:p>
        </w:tc>
        <w:tc>
          <w:tcPr>
            <w:tcW w:w="1260" w:type="dxa"/>
            <w:shd w:val="clear" w:color="auto" w:fill="auto"/>
          </w:tcPr>
          <w:p w14:paraId="31D31697" w14:textId="77777777" w:rsidR="006C37C2" w:rsidRPr="00D82A73" w:rsidRDefault="006C37C2" w:rsidP="0026766E"/>
        </w:tc>
        <w:tc>
          <w:tcPr>
            <w:tcW w:w="4867" w:type="dxa"/>
            <w:shd w:val="clear" w:color="auto" w:fill="auto"/>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
          <w:p w14:paraId="1977A97B" w14:textId="77777777" w:rsidR="006C37C2" w:rsidRPr="00D82A73" w:rsidRDefault="006C37C2" w:rsidP="0026766E">
            <w:r w:rsidRPr="00D82A73">
              <w:t>1..1</w:t>
            </w:r>
          </w:p>
        </w:tc>
      </w:tr>
      <w:tr w:rsidR="006C37C2" w:rsidRPr="00D82A73" w14:paraId="14B0458A" w14:textId="77777777" w:rsidTr="009C52F6">
        <w:tc>
          <w:tcPr>
            <w:tcW w:w="2628" w:type="dxa"/>
            <w:shd w:val="clear" w:color="auto" w:fill="auto"/>
          </w:tcPr>
          <w:p w14:paraId="01804912" w14:textId="77777777" w:rsidR="006C37C2" w:rsidRPr="00D82A73" w:rsidRDefault="006C37C2" w:rsidP="0026766E">
            <w:r w:rsidRPr="00D82A73">
              <w:t>Direction</w:t>
            </w:r>
          </w:p>
        </w:tc>
        <w:tc>
          <w:tcPr>
            <w:tcW w:w="1260" w:type="dxa"/>
            <w:shd w:val="clear" w:color="auto" w:fill="auto"/>
          </w:tcPr>
          <w:p w14:paraId="317FF368" w14:textId="77777777" w:rsidR="006C37C2" w:rsidRPr="00D82A73" w:rsidRDefault="006C37C2" w:rsidP="0026766E"/>
        </w:tc>
        <w:tc>
          <w:tcPr>
            <w:tcW w:w="4867" w:type="dxa"/>
            <w:shd w:val="clear" w:color="auto" w:fill="auto"/>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
          <w:p w14:paraId="4E906645" w14:textId="77777777" w:rsidR="006C37C2" w:rsidRPr="00D82A73" w:rsidRDefault="006C37C2" w:rsidP="0026766E">
            <w:r w:rsidRPr="00D82A73">
              <w:t>1..1</w:t>
            </w:r>
          </w:p>
        </w:tc>
      </w:tr>
      <w:tr w:rsidR="006C37C2" w:rsidRPr="00D82A73" w14:paraId="20724753" w14:textId="77777777" w:rsidTr="009C52F6">
        <w:tc>
          <w:tcPr>
            <w:tcW w:w="2628" w:type="dxa"/>
            <w:shd w:val="clear" w:color="auto" w:fill="auto"/>
          </w:tcPr>
          <w:p w14:paraId="49688078" w14:textId="77777777" w:rsidR="006C37C2" w:rsidRPr="00D82A73" w:rsidRDefault="006C37C2" w:rsidP="0026766E">
            <w:r w:rsidRPr="00D82A73">
              <w:t>subjectOfCare</w:t>
            </w:r>
          </w:p>
        </w:tc>
        <w:tc>
          <w:tcPr>
            <w:tcW w:w="1260" w:type="dxa"/>
            <w:shd w:val="clear" w:color="auto" w:fill="auto"/>
          </w:tcPr>
          <w:p w14:paraId="4915646B" w14:textId="77777777" w:rsidR="006C37C2" w:rsidRPr="00D82A73" w:rsidRDefault="006C37C2" w:rsidP="0026766E"/>
        </w:tc>
        <w:tc>
          <w:tcPr>
            <w:tcW w:w="4867" w:type="dxa"/>
            <w:shd w:val="clear" w:color="auto" w:fill="auto"/>
          </w:tcPr>
          <w:p w14:paraId="54BA3B21" w14:textId="77777777" w:rsidR="006C37C2" w:rsidRPr="00D82A73" w:rsidRDefault="006C37C2" w:rsidP="0026766E">
            <w:r w:rsidRPr="00D82A73">
              <w:t>Invånarens personnummer.</w:t>
            </w:r>
          </w:p>
        </w:tc>
        <w:tc>
          <w:tcPr>
            <w:tcW w:w="1134" w:type="dxa"/>
            <w:shd w:val="clear" w:color="auto" w:fill="auto"/>
          </w:tcPr>
          <w:p w14:paraId="077B4E2A" w14:textId="77777777" w:rsidR="006C37C2" w:rsidRPr="00D82A73" w:rsidRDefault="006C37C2" w:rsidP="0026766E">
            <w:r w:rsidRPr="00D82A73">
              <w:t>0..1</w:t>
            </w:r>
          </w:p>
        </w:tc>
      </w:tr>
      <w:tr w:rsidR="006C37C2" w:rsidRPr="00D82A73" w14:paraId="11B5BA4E" w14:textId="77777777" w:rsidTr="009C52F6">
        <w:tc>
          <w:tcPr>
            <w:tcW w:w="2628" w:type="dxa"/>
            <w:shd w:val="clear" w:color="auto" w:fill="auto"/>
          </w:tcPr>
          <w:p w14:paraId="5B26F91E" w14:textId="77777777" w:rsidR="006C37C2" w:rsidRPr="00D82A73" w:rsidRDefault="006C37C2" w:rsidP="0026766E">
            <w:pPr>
              <w:rPr>
                <w:i/>
              </w:rPr>
            </w:pPr>
            <w:r w:rsidRPr="00D82A73">
              <w:rPr>
                <w:i/>
              </w:rPr>
              <w:t>Svar</w:t>
            </w:r>
          </w:p>
        </w:tc>
        <w:tc>
          <w:tcPr>
            <w:tcW w:w="1260" w:type="dxa"/>
            <w:shd w:val="clear" w:color="auto" w:fill="auto"/>
          </w:tcPr>
          <w:p w14:paraId="012FD60F" w14:textId="77777777" w:rsidR="006C37C2" w:rsidRPr="00D82A73" w:rsidRDefault="006C37C2" w:rsidP="0026766E"/>
        </w:tc>
        <w:tc>
          <w:tcPr>
            <w:tcW w:w="4867" w:type="dxa"/>
            <w:shd w:val="clear" w:color="auto" w:fill="auto"/>
          </w:tcPr>
          <w:p w14:paraId="2333AEFB" w14:textId="77777777" w:rsidR="006C37C2" w:rsidRPr="00D82A73" w:rsidRDefault="006C37C2" w:rsidP="0026766E"/>
        </w:tc>
        <w:tc>
          <w:tcPr>
            <w:tcW w:w="1134" w:type="dxa"/>
            <w:shd w:val="clear" w:color="auto" w:fill="auto"/>
          </w:tcPr>
          <w:p w14:paraId="10CC8923" w14:textId="77777777" w:rsidR="006C37C2" w:rsidRPr="00D82A73" w:rsidRDefault="006C37C2" w:rsidP="0026766E"/>
        </w:tc>
      </w:tr>
      <w:tr w:rsidR="006C37C2" w:rsidRPr="00D82A73" w14:paraId="65FEF20C" w14:textId="77777777" w:rsidTr="009C52F6">
        <w:tc>
          <w:tcPr>
            <w:tcW w:w="2628" w:type="dxa"/>
            <w:shd w:val="clear" w:color="auto" w:fill="auto"/>
          </w:tcPr>
          <w:p w14:paraId="03B8EF1C" w14:textId="77777777" w:rsidR="006C37C2" w:rsidRPr="00D82A73" w:rsidRDefault="006C37C2" w:rsidP="0026766E">
            <w:pPr>
              <w:rPr>
                <w:b/>
              </w:rPr>
            </w:pPr>
            <w:r w:rsidRPr="00D82A73">
              <w:t>Form</w:t>
            </w:r>
          </w:p>
        </w:tc>
        <w:tc>
          <w:tcPr>
            <w:tcW w:w="1260" w:type="dxa"/>
            <w:shd w:val="clear" w:color="auto" w:fill="auto"/>
          </w:tcPr>
          <w:p w14:paraId="68B9B9CF" w14:textId="77777777" w:rsidR="006C37C2" w:rsidRPr="00D82A73" w:rsidRDefault="006C37C2" w:rsidP="0026766E">
            <w:pPr>
              <w:rPr>
                <w:i/>
              </w:rPr>
            </w:pPr>
          </w:p>
        </w:tc>
        <w:tc>
          <w:tcPr>
            <w:tcW w:w="4867" w:type="dxa"/>
            <w:shd w:val="clear" w:color="auto" w:fill="auto"/>
          </w:tcPr>
          <w:p w14:paraId="381A17F9" w14:textId="77777777" w:rsidR="006C37C2" w:rsidRPr="00D82A73" w:rsidRDefault="006C37C2" w:rsidP="0026766E">
            <w:r w:rsidRPr="00D82A73">
              <w:t>Objekt FormType</w:t>
            </w:r>
          </w:p>
        </w:tc>
        <w:tc>
          <w:tcPr>
            <w:tcW w:w="1134" w:type="dxa"/>
            <w:shd w:val="clear" w:color="auto" w:fill="auto"/>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919" w:name="_Toc258862177"/>
      <w:bookmarkStart w:id="4920" w:name="_Toc386458152"/>
      <w:bookmarkStart w:id="4921" w:name="_Toc390951734"/>
      <w:r w:rsidRPr="00D82A73">
        <w:t>Regler</w:t>
      </w:r>
      <w:bookmarkEnd w:id="4919"/>
      <w:bookmarkEnd w:id="4920"/>
      <w:bookmarkEnd w:id="4921"/>
    </w:p>
    <w:p w14:paraId="7C44B3A1" w14:textId="77777777" w:rsidR="006C37C2" w:rsidRPr="00D82A73" w:rsidRDefault="006C37C2" w:rsidP="006C37C2">
      <w:pPr>
        <w:pStyle w:val="Heading3"/>
      </w:pPr>
      <w:bookmarkStart w:id="4922" w:name="_Toc258862178"/>
      <w:bookmarkStart w:id="4923" w:name="_Toc386458153"/>
      <w:bookmarkStart w:id="4924" w:name="_Toc390951735"/>
      <w:r w:rsidRPr="00D82A73">
        <w:t>Begäran</w:t>
      </w:r>
      <w:bookmarkEnd w:id="4922"/>
      <w:bookmarkEnd w:id="4923"/>
      <w:bookmarkEnd w:id="4924"/>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925" w:name="_Toc258862179"/>
      <w:bookmarkStart w:id="4926" w:name="_Toc386458154"/>
      <w:bookmarkStart w:id="4927" w:name="_Toc390951736"/>
      <w:r w:rsidRPr="00D82A73">
        <w:t>Svar</w:t>
      </w:r>
      <w:bookmarkEnd w:id="4925"/>
      <w:bookmarkEnd w:id="4926"/>
      <w:bookmarkEnd w:id="4927"/>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928" w:name="_Toc258862180"/>
      <w:bookmarkStart w:id="4929" w:name="_Toc386458155"/>
      <w:bookmarkStart w:id="4930" w:name="_Toc390951737"/>
      <w:r w:rsidRPr="00D82A73">
        <w:t>Tjänsteinteraktion</w:t>
      </w:r>
      <w:bookmarkEnd w:id="4928"/>
      <w:bookmarkEnd w:id="4929"/>
      <w:bookmarkEnd w:id="4930"/>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rFonts w:eastAsia="Times New Roman"/>
          <w:bCs/>
          <w:sz w:val="30"/>
          <w:szCs w:val="28"/>
        </w:rPr>
      </w:pPr>
      <w:bookmarkStart w:id="4931" w:name="_Toc258862181"/>
      <w:bookmarkStart w:id="4932" w:name="_Toc386458156"/>
      <w:r>
        <w:br w:type="page"/>
      </w:r>
    </w:p>
    <w:p w14:paraId="7A7D0179" w14:textId="69DE3888" w:rsidR="006C37C2" w:rsidRPr="00D82A73" w:rsidRDefault="006C37C2" w:rsidP="006C37C2">
      <w:pPr>
        <w:pStyle w:val="Heading1"/>
      </w:pPr>
      <w:bookmarkStart w:id="4933" w:name="_Toc390951738"/>
      <w:r w:rsidRPr="00D82A73">
        <w:lastRenderedPageBreak/>
        <w:t>Tjänstekontrakt SaveFormPage</w:t>
      </w:r>
      <w:bookmarkEnd w:id="4931"/>
      <w:bookmarkEnd w:id="4932"/>
      <w:bookmarkEnd w:id="4933"/>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934" w:name="_Toc258862182"/>
      <w:bookmarkStart w:id="4935" w:name="_Toc386458157"/>
      <w:bookmarkStart w:id="4936" w:name="_Toc390951739"/>
      <w:r w:rsidRPr="00D82A73">
        <w:t>Frivillighet</w:t>
      </w:r>
      <w:bookmarkEnd w:id="4934"/>
      <w:bookmarkEnd w:id="4935"/>
      <w:bookmarkEnd w:id="4936"/>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4937" w:name="_Toc258862183"/>
      <w:bookmarkStart w:id="4938" w:name="_Toc386458158"/>
      <w:bookmarkStart w:id="4939" w:name="_Toc390951740"/>
      <w:r w:rsidRPr="00D82A73">
        <w:t>Version</w:t>
      </w:r>
      <w:bookmarkEnd w:id="4937"/>
      <w:bookmarkEnd w:id="4938"/>
      <w:bookmarkEnd w:id="4939"/>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4940" w:name="_Toc258862184"/>
      <w:bookmarkStart w:id="4941" w:name="_Toc386458159"/>
      <w:bookmarkStart w:id="4942" w:name="_Toc390951741"/>
      <w:r w:rsidRPr="00D82A73">
        <w:t>Tjänstens signatur</w:t>
      </w:r>
      <w:bookmarkEnd w:id="4940"/>
      <w:bookmarkEnd w:id="4941"/>
      <w:bookmarkEnd w:id="4942"/>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70CFF202" w14:textId="1529CE11" w:rsidR="006C37C2" w:rsidRPr="00D82A73" w:rsidRDefault="006C37C2" w:rsidP="006C37C2">
      <w:pPr>
        <w:pStyle w:val="Heading3"/>
      </w:pPr>
      <w:r w:rsidRPr="00D82A73">
        <w:t xml:space="preserve"> </w:t>
      </w:r>
      <w:bookmarkStart w:id="4943" w:name="_Toc258862185"/>
      <w:bookmarkStart w:id="4944" w:name="_Toc386458160"/>
      <w:bookmarkStart w:id="4945" w:name="_Toc390951742"/>
      <w:r w:rsidRPr="00D82A73">
        <w:t>Begäran (Request) och Svar (Response)</w:t>
      </w:r>
      <w:bookmarkEnd w:id="4943"/>
      <w:bookmarkEnd w:id="4944"/>
      <w:bookmarkEnd w:id="494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3AB8E43A" w14:textId="77777777" w:rsidTr="009C52F6">
        <w:tc>
          <w:tcPr>
            <w:tcW w:w="2628" w:type="dxa"/>
            <w:shd w:val="clear" w:color="auto" w:fill="auto"/>
          </w:tcPr>
          <w:p w14:paraId="748424B8" w14:textId="77777777" w:rsidR="006C37C2" w:rsidRPr="00D82A73" w:rsidRDefault="006C37C2" w:rsidP="0026766E">
            <w:pPr>
              <w:rPr>
                <w:b/>
              </w:rPr>
            </w:pPr>
            <w:r w:rsidRPr="00D82A73">
              <w:rPr>
                <w:b/>
              </w:rPr>
              <w:t>Attribut</w:t>
            </w:r>
          </w:p>
        </w:tc>
        <w:tc>
          <w:tcPr>
            <w:tcW w:w="1260" w:type="dxa"/>
            <w:shd w:val="clear" w:color="auto" w:fill="auto"/>
          </w:tcPr>
          <w:p w14:paraId="0C819990" w14:textId="77777777" w:rsidR="006C37C2" w:rsidRPr="00D82A73" w:rsidRDefault="006C37C2" w:rsidP="0026766E">
            <w:pPr>
              <w:rPr>
                <w:b/>
              </w:rPr>
            </w:pPr>
            <w:r w:rsidRPr="00D82A73">
              <w:rPr>
                <w:b/>
              </w:rPr>
              <w:t>Typ</w:t>
            </w:r>
          </w:p>
        </w:tc>
        <w:tc>
          <w:tcPr>
            <w:tcW w:w="4867" w:type="dxa"/>
            <w:shd w:val="clear" w:color="auto" w:fill="auto"/>
          </w:tcPr>
          <w:p w14:paraId="62ECE062" w14:textId="77777777" w:rsidR="006C37C2" w:rsidRPr="00D82A73" w:rsidRDefault="006C37C2" w:rsidP="0026766E">
            <w:pPr>
              <w:rPr>
                <w:b/>
              </w:rPr>
            </w:pPr>
            <w:r w:rsidRPr="00D82A73">
              <w:rPr>
                <w:b/>
              </w:rPr>
              <w:t>Kommentar</w:t>
            </w:r>
          </w:p>
        </w:tc>
        <w:tc>
          <w:tcPr>
            <w:tcW w:w="1134" w:type="dxa"/>
            <w:shd w:val="clear" w:color="auto" w:fill="auto"/>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9C52F6">
        <w:tc>
          <w:tcPr>
            <w:tcW w:w="2628" w:type="dxa"/>
            <w:shd w:val="clear" w:color="auto" w:fill="auto"/>
          </w:tcPr>
          <w:p w14:paraId="62186547" w14:textId="77777777" w:rsidR="006C37C2" w:rsidRPr="00D82A73" w:rsidRDefault="006C37C2" w:rsidP="0026766E">
            <w:pPr>
              <w:rPr>
                <w:i/>
              </w:rPr>
            </w:pPr>
            <w:r w:rsidRPr="00D82A73">
              <w:rPr>
                <w:i/>
              </w:rPr>
              <w:t>Begäran</w:t>
            </w:r>
          </w:p>
        </w:tc>
        <w:tc>
          <w:tcPr>
            <w:tcW w:w="1260" w:type="dxa"/>
            <w:shd w:val="clear" w:color="auto" w:fill="auto"/>
          </w:tcPr>
          <w:p w14:paraId="5CF23752" w14:textId="77777777" w:rsidR="006C37C2" w:rsidRPr="00D82A73" w:rsidRDefault="006C37C2" w:rsidP="0026766E"/>
        </w:tc>
        <w:tc>
          <w:tcPr>
            <w:tcW w:w="4867" w:type="dxa"/>
            <w:shd w:val="clear" w:color="auto" w:fill="auto"/>
          </w:tcPr>
          <w:p w14:paraId="53413F85" w14:textId="77777777" w:rsidR="006C37C2" w:rsidRPr="00D82A73" w:rsidRDefault="006C37C2" w:rsidP="0026766E"/>
        </w:tc>
        <w:tc>
          <w:tcPr>
            <w:tcW w:w="1134" w:type="dxa"/>
            <w:shd w:val="clear" w:color="auto" w:fill="auto"/>
          </w:tcPr>
          <w:p w14:paraId="092EBF64" w14:textId="77777777" w:rsidR="006C37C2" w:rsidRPr="00D82A73" w:rsidRDefault="006C37C2" w:rsidP="0026766E"/>
        </w:tc>
      </w:tr>
      <w:tr w:rsidR="006C37C2" w:rsidRPr="00D82A73" w14:paraId="181CE8DC" w14:textId="77777777" w:rsidTr="009C52F6">
        <w:tc>
          <w:tcPr>
            <w:tcW w:w="2628" w:type="dxa"/>
            <w:shd w:val="clear" w:color="auto" w:fill="auto"/>
          </w:tcPr>
          <w:p w14:paraId="48F125C2" w14:textId="77777777" w:rsidR="006C37C2" w:rsidRPr="00D82A73" w:rsidRDefault="006C37C2" w:rsidP="0026766E">
            <w:r w:rsidRPr="00D82A73">
              <w:t>FormID</w:t>
            </w:r>
          </w:p>
        </w:tc>
        <w:tc>
          <w:tcPr>
            <w:tcW w:w="1260" w:type="dxa"/>
            <w:shd w:val="clear" w:color="auto" w:fill="auto"/>
          </w:tcPr>
          <w:p w14:paraId="66426A20" w14:textId="77777777" w:rsidR="006C37C2" w:rsidRPr="00D82A73" w:rsidRDefault="006C37C2" w:rsidP="0026766E"/>
        </w:tc>
        <w:tc>
          <w:tcPr>
            <w:tcW w:w="4867" w:type="dxa"/>
            <w:shd w:val="clear" w:color="auto" w:fill="auto"/>
          </w:tcPr>
          <w:p w14:paraId="1CEE47FC" w14:textId="77777777" w:rsidR="006C37C2" w:rsidRPr="00D82A73" w:rsidRDefault="006C37C2" w:rsidP="0026766E">
            <w:r w:rsidRPr="00D82A73">
              <w:t>Formulärets unika id.</w:t>
            </w:r>
          </w:p>
        </w:tc>
        <w:tc>
          <w:tcPr>
            <w:tcW w:w="1134" w:type="dxa"/>
            <w:shd w:val="clear" w:color="auto" w:fill="auto"/>
          </w:tcPr>
          <w:p w14:paraId="7C4C59C6" w14:textId="77777777" w:rsidR="006C37C2" w:rsidRPr="00D82A73" w:rsidRDefault="006C37C2" w:rsidP="0026766E">
            <w:r w:rsidRPr="00D82A73">
              <w:t>1..1</w:t>
            </w:r>
          </w:p>
        </w:tc>
      </w:tr>
      <w:tr w:rsidR="006C37C2" w:rsidRPr="00D82A73" w14:paraId="495B232A" w14:textId="77777777" w:rsidTr="009C52F6">
        <w:tc>
          <w:tcPr>
            <w:tcW w:w="2628" w:type="dxa"/>
            <w:shd w:val="clear" w:color="auto" w:fill="auto"/>
          </w:tcPr>
          <w:p w14:paraId="281DF100" w14:textId="77777777" w:rsidR="006C37C2" w:rsidRPr="00D82A73" w:rsidRDefault="006C37C2" w:rsidP="0026766E">
            <w:pPr>
              <w:rPr>
                <w:b/>
                <w:i/>
              </w:rPr>
            </w:pPr>
            <w:r w:rsidRPr="00D82A73">
              <w:t>PageAnswers</w:t>
            </w:r>
          </w:p>
        </w:tc>
        <w:tc>
          <w:tcPr>
            <w:tcW w:w="1260" w:type="dxa"/>
            <w:shd w:val="clear" w:color="auto" w:fill="auto"/>
          </w:tcPr>
          <w:p w14:paraId="1FB365DE" w14:textId="77777777" w:rsidR="006C37C2" w:rsidRPr="00D82A73" w:rsidRDefault="006C37C2" w:rsidP="0026766E"/>
        </w:tc>
        <w:tc>
          <w:tcPr>
            <w:tcW w:w="4867" w:type="dxa"/>
            <w:shd w:val="clear" w:color="auto" w:fill="auto"/>
          </w:tcPr>
          <w:p w14:paraId="4057B975" w14:textId="77777777" w:rsidR="006C37C2" w:rsidRPr="00D82A73" w:rsidRDefault="006C37C2" w:rsidP="0026766E">
            <w:r w:rsidRPr="00D82A73">
              <w:t xml:space="preserve">Objek PageAnswerType. </w:t>
            </w:r>
          </w:p>
        </w:tc>
        <w:tc>
          <w:tcPr>
            <w:tcW w:w="1134" w:type="dxa"/>
            <w:shd w:val="clear" w:color="auto" w:fill="auto"/>
          </w:tcPr>
          <w:p w14:paraId="0072A61C" w14:textId="77777777" w:rsidR="006C37C2" w:rsidRPr="00D82A73" w:rsidRDefault="006C37C2" w:rsidP="0026766E">
            <w:pPr>
              <w:rPr>
                <w:b/>
              </w:rPr>
            </w:pPr>
            <w:r w:rsidRPr="00D82A73">
              <w:t>1..1</w:t>
            </w:r>
          </w:p>
        </w:tc>
      </w:tr>
      <w:tr w:rsidR="006C37C2" w:rsidRPr="00D82A73" w14:paraId="300105A1" w14:textId="77777777" w:rsidTr="009C52F6">
        <w:tc>
          <w:tcPr>
            <w:tcW w:w="2628" w:type="dxa"/>
            <w:shd w:val="clear" w:color="auto" w:fill="auto"/>
          </w:tcPr>
          <w:p w14:paraId="4860D56E" w14:textId="77777777" w:rsidR="006C37C2" w:rsidRPr="00D82A73" w:rsidRDefault="006C37C2" w:rsidP="0026766E">
            <w:r w:rsidRPr="00D82A73">
              <w:t>SubjectOfCare</w:t>
            </w:r>
          </w:p>
        </w:tc>
        <w:tc>
          <w:tcPr>
            <w:tcW w:w="1260" w:type="dxa"/>
            <w:shd w:val="clear" w:color="auto" w:fill="auto"/>
          </w:tcPr>
          <w:p w14:paraId="45E8B3BA" w14:textId="77777777" w:rsidR="006C37C2" w:rsidRPr="00D82A73" w:rsidRDefault="006C37C2" w:rsidP="0026766E"/>
        </w:tc>
        <w:tc>
          <w:tcPr>
            <w:tcW w:w="4867" w:type="dxa"/>
            <w:shd w:val="clear" w:color="auto" w:fill="auto"/>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
          <w:p w14:paraId="3D3B88EF" w14:textId="77777777" w:rsidR="006C37C2" w:rsidRPr="00D82A73" w:rsidRDefault="006C37C2" w:rsidP="0026766E">
            <w:r w:rsidRPr="00D82A73">
              <w:lastRenderedPageBreak/>
              <w:t>0..1</w:t>
            </w:r>
          </w:p>
        </w:tc>
      </w:tr>
      <w:tr w:rsidR="006C37C2" w:rsidRPr="00D82A73" w14:paraId="092266F7" w14:textId="77777777" w:rsidTr="009C52F6">
        <w:tc>
          <w:tcPr>
            <w:tcW w:w="2628" w:type="dxa"/>
            <w:shd w:val="clear" w:color="auto" w:fill="auto"/>
          </w:tcPr>
          <w:p w14:paraId="3241ABEF" w14:textId="77777777" w:rsidR="006C37C2" w:rsidRPr="00EE65D2" w:rsidRDefault="006C37C2" w:rsidP="0026766E">
            <w:r w:rsidRPr="00EE65D2">
              <w:lastRenderedPageBreak/>
              <w:t>temporarySave</w:t>
            </w:r>
          </w:p>
        </w:tc>
        <w:tc>
          <w:tcPr>
            <w:tcW w:w="1260" w:type="dxa"/>
            <w:shd w:val="clear" w:color="auto" w:fill="auto"/>
          </w:tcPr>
          <w:p w14:paraId="1C6DBD61" w14:textId="77777777" w:rsidR="006C37C2" w:rsidRPr="00D82A73" w:rsidRDefault="006C37C2" w:rsidP="0026766E"/>
        </w:tc>
        <w:tc>
          <w:tcPr>
            <w:tcW w:w="4867" w:type="dxa"/>
            <w:shd w:val="clear" w:color="auto" w:fill="auto"/>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
          <w:p w14:paraId="0A6CC085" w14:textId="77777777" w:rsidR="006C37C2" w:rsidRPr="00D82A73" w:rsidRDefault="006C37C2" w:rsidP="0026766E">
            <w:r>
              <w:t>0..1</w:t>
            </w:r>
          </w:p>
        </w:tc>
      </w:tr>
      <w:tr w:rsidR="006C37C2" w:rsidRPr="00D82A73" w14:paraId="188B9A7C" w14:textId="77777777" w:rsidTr="009C52F6">
        <w:tc>
          <w:tcPr>
            <w:tcW w:w="2628" w:type="dxa"/>
            <w:shd w:val="clear" w:color="auto" w:fill="auto"/>
          </w:tcPr>
          <w:p w14:paraId="07D4D180" w14:textId="77777777" w:rsidR="006C37C2" w:rsidRPr="00D82A73" w:rsidRDefault="006C37C2" w:rsidP="0026766E">
            <w:pPr>
              <w:rPr>
                <w:i/>
              </w:rPr>
            </w:pPr>
          </w:p>
        </w:tc>
        <w:tc>
          <w:tcPr>
            <w:tcW w:w="1260" w:type="dxa"/>
            <w:shd w:val="clear" w:color="auto" w:fill="auto"/>
          </w:tcPr>
          <w:p w14:paraId="0A75BEB8" w14:textId="77777777" w:rsidR="006C37C2" w:rsidRPr="00D82A73" w:rsidRDefault="006C37C2" w:rsidP="0026766E"/>
        </w:tc>
        <w:tc>
          <w:tcPr>
            <w:tcW w:w="4867" w:type="dxa"/>
            <w:shd w:val="clear" w:color="auto" w:fill="auto"/>
          </w:tcPr>
          <w:p w14:paraId="62225A8E" w14:textId="77777777" w:rsidR="006C37C2" w:rsidRPr="00D82A73" w:rsidRDefault="006C37C2" w:rsidP="0026766E"/>
        </w:tc>
        <w:tc>
          <w:tcPr>
            <w:tcW w:w="1134" w:type="dxa"/>
            <w:shd w:val="clear" w:color="auto" w:fill="auto"/>
          </w:tcPr>
          <w:p w14:paraId="5AF8DEE3" w14:textId="77777777" w:rsidR="006C37C2" w:rsidRPr="00D82A73" w:rsidRDefault="006C37C2" w:rsidP="0026766E"/>
        </w:tc>
      </w:tr>
      <w:tr w:rsidR="006C37C2" w:rsidRPr="00D82A73" w14:paraId="7CF01585" w14:textId="77777777" w:rsidTr="009C52F6">
        <w:tc>
          <w:tcPr>
            <w:tcW w:w="2628" w:type="dxa"/>
            <w:shd w:val="clear" w:color="auto" w:fill="auto"/>
          </w:tcPr>
          <w:p w14:paraId="3EB24FBA" w14:textId="77777777" w:rsidR="006C37C2" w:rsidRPr="00D82A73" w:rsidRDefault="006C37C2" w:rsidP="0026766E">
            <w:pPr>
              <w:rPr>
                <w:i/>
              </w:rPr>
            </w:pPr>
            <w:r w:rsidRPr="00D82A73">
              <w:rPr>
                <w:i/>
              </w:rPr>
              <w:t>Svar</w:t>
            </w:r>
          </w:p>
        </w:tc>
        <w:tc>
          <w:tcPr>
            <w:tcW w:w="1260" w:type="dxa"/>
            <w:shd w:val="clear" w:color="auto" w:fill="auto"/>
          </w:tcPr>
          <w:p w14:paraId="59A973C0" w14:textId="77777777" w:rsidR="006C37C2" w:rsidRPr="00D82A73" w:rsidRDefault="006C37C2" w:rsidP="0026766E"/>
        </w:tc>
        <w:tc>
          <w:tcPr>
            <w:tcW w:w="4867" w:type="dxa"/>
            <w:shd w:val="clear" w:color="auto" w:fill="auto"/>
          </w:tcPr>
          <w:p w14:paraId="54CA7D24" w14:textId="77777777" w:rsidR="006C37C2" w:rsidRPr="00D82A73" w:rsidRDefault="006C37C2" w:rsidP="0026766E"/>
        </w:tc>
        <w:tc>
          <w:tcPr>
            <w:tcW w:w="1134" w:type="dxa"/>
            <w:shd w:val="clear" w:color="auto" w:fill="auto"/>
          </w:tcPr>
          <w:p w14:paraId="772FB999" w14:textId="77777777" w:rsidR="006C37C2" w:rsidRPr="00D82A73" w:rsidRDefault="006C37C2" w:rsidP="0026766E"/>
        </w:tc>
      </w:tr>
      <w:tr w:rsidR="006C37C2" w:rsidRPr="00D82A73" w14:paraId="10AF8197" w14:textId="77777777" w:rsidTr="009C52F6">
        <w:tc>
          <w:tcPr>
            <w:tcW w:w="2628" w:type="dxa"/>
            <w:shd w:val="clear" w:color="auto" w:fill="auto"/>
          </w:tcPr>
          <w:p w14:paraId="217681BC" w14:textId="77777777" w:rsidR="006C37C2" w:rsidRPr="00D82A73" w:rsidRDefault="006C37C2" w:rsidP="0026766E">
            <w:pPr>
              <w:rPr>
                <w:b/>
              </w:rPr>
            </w:pPr>
            <w:r w:rsidRPr="00D82A73">
              <w:t>Form</w:t>
            </w:r>
          </w:p>
        </w:tc>
        <w:tc>
          <w:tcPr>
            <w:tcW w:w="1260" w:type="dxa"/>
            <w:shd w:val="clear" w:color="auto" w:fill="auto"/>
          </w:tcPr>
          <w:p w14:paraId="5A5BCADC" w14:textId="77777777" w:rsidR="006C37C2" w:rsidRPr="00D82A73" w:rsidRDefault="006C37C2" w:rsidP="0026766E"/>
        </w:tc>
        <w:tc>
          <w:tcPr>
            <w:tcW w:w="4867" w:type="dxa"/>
            <w:shd w:val="clear" w:color="auto" w:fill="auto"/>
          </w:tcPr>
          <w:p w14:paraId="0E82314B" w14:textId="77777777" w:rsidR="006C37C2" w:rsidRPr="00D82A73" w:rsidRDefault="006C37C2" w:rsidP="0026766E">
            <w:r w:rsidRPr="00D82A73">
              <w:t>Objekt FormType.</w:t>
            </w:r>
          </w:p>
        </w:tc>
        <w:tc>
          <w:tcPr>
            <w:tcW w:w="1134" w:type="dxa"/>
            <w:shd w:val="clear" w:color="auto" w:fill="auto"/>
          </w:tcPr>
          <w:p w14:paraId="33A9B5C8" w14:textId="77777777" w:rsidR="006C37C2" w:rsidRPr="00D82A73" w:rsidRDefault="006C37C2" w:rsidP="0026766E">
            <w:pPr>
              <w:rPr>
                <w:b/>
              </w:rPr>
            </w:pPr>
            <w:r w:rsidRPr="00D82A73">
              <w:t>0..1</w:t>
            </w:r>
          </w:p>
        </w:tc>
      </w:tr>
      <w:tr w:rsidR="006C37C2" w:rsidRPr="00D82A73" w14:paraId="28124EF1" w14:textId="77777777" w:rsidTr="009C52F6">
        <w:tc>
          <w:tcPr>
            <w:tcW w:w="2628" w:type="dxa"/>
            <w:shd w:val="clear" w:color="auto" w:fill="auto"/>
          </w:tcPr>
          <w:p w14:paraId="380B3FB8" w14:textId="77777777" w:rsidR="006C37C2" w:rsidRPr="00D82A73" w:rsidRDefault="006C37C2" w:rsidP="0026766E">
            <w:r w:rsidRPr="00D82A73">
              <w:t>comment</w:t>
            </w:r>
          </w:p>
        </w:tc>
        <w:tc>
          <w:tcPr>
            <w:tcW w:w="1260" w:type="dxa"/>
            <w:shd w:val="clear" w:color="auto" w:fill="auto"/>
          </w:tcPr>
          <w:p w14:paraId="229842B9" w14:textId="77777777" w:rsidR="006C37C2" w:rsidRPr="00D82A73" w:rsidRDefault="006C37C2" w:rsidP="0026766E">
            <w:pPr>
              <w:rPr>
                <w:b/>
              </w:rPr>
            </w:pPr>
          </w:p>
        </w:tc>
        <w:tc>
          <w:tcPr>
            <w:tcW w:w="4867" w:type="dxa"/>
            <w:shd w:val="clear" w:color="auto" w:fill="auto"/>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
          <w:p w14:paraId="4B3AC131" w14:textId="77777777" w:rsidR="006C37C2" w:rsidRPr="00D82A73" w:rsidRDefault="006C37C2" w:rsidP="0026766E">
            <w:r w:rsidRPr="00D82A73">
              <w:t>0..1</w:t>
            </w:r>
          </w:p>
        </w:tc>
      </w:tr>
      <w:tr w:rsidR="006C37C2" w:rsidRPr="00D82A73" w14:paraId="21203E89" w14:textId="77777777" w:rsidTr="009C52F6">
        <w:tc>
          <w:tcPr>
            <w:tcW w:w="2628" w:type="dxa"/>
            <w:shd w:val="clear" w:color="auto" w:fill="auto"/>
          </w:tcPr>
          <w:p w14:paraId="616B3ABB" w14:textId="77777777" w:rsidR="006C37C2" w:rsidRPr="00D82A73" w:rsidRDefault="006C37C2" w:rsidP="0026766E">
            <w:pPr>
              <w:rPr>
                <w:b/>
              </w:rPr>
            </w:pPr>
            <w:r w:rsidRPr="00D82A73">
              <w:t>ResultCode</w:t>
            </w:r>
          </w:p>
        </w:tc>
        <w:tc>
          <w:tcPr>
            <w:tcW w:w="1260" w:type="dxa"/>
            <w:shd w:val="clear" w:color="auto" w:fill="auto"/>
          </w:tcPr>
          <w:p w14:paraId="69B90733" w14:textId="77777777" w:rsidR="006C37C2" w:rsidRPr="00D82A73" w:rsidRDefault="006C37C2" w:rsidP="0026766E">
            <w:pPr>
              <w:rPr>
                <w:b/>
              </w:rPr>
            </w:pPr>
          </w:p>
        </w:tc>
        <w:tc>
          <w:tcPr>
            <w:tcW w:w="4867" w:type="dxa"/>
            <w:shd w:val="clear" w:color="auto" w:fill="auto"/>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4946" w:name="_Toc258862186"/>
      <w:bookmarkStart w:id="4947" w:name="_Toc386458161"/>
      <w:bookmarkStart w:id="4948" w:name="_Toc390951743"/>
      <w:r w:rsidRPr="00D82A73">
        <w:t>Regler</w:t>
      </w:r>
      <w:bookmarkEnd w:id="4946"/>
      <w:bookmarkEnd w:id="4947"/>
      <w:bookmarkEnd w:id="4948"/>
    </w:p>
    <w:p w14:paraId="2BAC8109" w14:textId="77777777" w:rsidR="006C37C2" w:rsidRPr="00D82A73" w:rsidRDefault="006C37C2" w:rsidP="006C37C2">
      <w:pPr>
        <w:pStyle w:val="Heading3"/>
      </w:pPr>
      <w:bookmarkStart w:id="4949" w:name="_Toc258862187"/>
      <w:bookmarkStart w:id="4950" w:name="_Toc386458162"/>
      <w:bookmarkStart w:id="4951" w:name="_Toc390951744"/>
      <w:r w:rsidRPr="00D82A73">
        <w:t>Begäran</w:t>
      </w:r>
      <w:bookmarkEnd w:id="4949"/>
      <w:bookmarkEnd w:id="4950"/>
      <w:bookmarkEnd w:id="4951"/>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4952" w:name="_Toc258862188"/>
      <w:bookmarkStart w:id="4953" w:name="_Toc386458163"/>
      <w:bookmarkStart w:id="4954" w:name="_Toc390951745"/>
      <w:r w:rsidRPr="00D82A73">
        <w:t>Svar</w:t>
      </w:r>
      <w:bookmarkEnd w:id="4952"/>
      <w:bookmarkEnd w:id="4953"/>
      <w:bookmarkEnd w:id="4954"/>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4955" w:name="_Toc258862189"/>
      <w:bookmarkStart w:id="4956" w:name="_Toc386458164"/>
      <w:bookmarkStart w:id="4957" w:name="_Toc390951746"/>
      <w:r w:rsidRPr="00D82A73">
        <w:t>Tjänsteinteraktion</w:t>
      </w:r>
      <w:bookmarkEnd w:id="4955"/>
      <w:bookmarkEnd w:id="4956"/>
      <w:bookmarkEnd w:id="4957"/>
    </w:p>
    <w:p w14:paraId="18E587BC" w14:textId="77777777" w:rsidR="006C37C2" w:rsidRPr="00D82A73" w:rsidRDefault="006C37C2" w:rsidP="004F0033">
      <w:pPr>
        <w:numPr>
          <w:ilvl w:val="0"/>
          <w:numId w:val="40"/>
        </w:numPr>
        <w:spacing w:line="240" w:lineRule="auto"/>
      </w:pPr>
      <w:r w:rsidRPr="00D82A73">
        <w:t>SaveFormAnswerPageInteraction</w:t>
      </w:r>
    </w:p>
    <w:p w14:paraId="4635C620" w14:textId="77777777" w:rsidR="006C37C2" w:rsidRPr="00D82A73" w:rsidRDefault="006C37C2" w:rsidP="006C37C2">
      <w:pPr>
        <w:pStyle w:val="Heading1"/>
      </w:pPr>
      <w:bookmarkStart w:id="4958" w:name="_Toc258862190"/>
      <w:bookmarkStart w:id="4959" w:name="_Toc386458165"/>
      <w:bookmarkStart w:id="4960" w:name="_Toc390951747"/>
      <w:r w:rsidRPr="00D82A73">
        <w:lastRenderedPageBreak/>
        <w:t>Tjänstekontrakt SaveForm</w:t>
      </w:r>
      <w:bookmarkEnd w:id="4958"/>
      <w:bookmarkEnd w:id="4959"/>
      <w:bookmarkEnd w:id="4960"/>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9C52F6" w:rsidRDefault="006C37C2" w:rsidP="006C37C2">
      <w:pPr>
        <w:rPr>
          <w:i/>
        </w:rPr>
      </w:pPr>
    </w:p>
    <w:p w14:paraId="5B27FFBF" w14:textId="77777777" w:rsidR="006C37C2" w:rsidRPr="00D82A73" w:rsidRDefault="006C37C2" w:rsidP="006C37C2">
      <w:pPr>
        <w:pStyle w:val="Heading2"/>
      </w:pPr>
      <w:bookmarkStart w:id="4961" w:name="_Toc258862191"/>
      <w:bookmarkStart w:id="4962" w:name="_Toc386458166"/>
      <w:bookmarkStart w:id="4963" w:name="_Toc390951748"/>
      <w:r w:rsidRPr="00D82A73">
        <w:t>Frivillighet</w:t>
      </w:r>
      <w:bookmarkEnd w:id="4961"/>
      <w:bookmarkEnd w:id="4962"/>
      <w:bookmarkEnd w:id="4963"/>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4964" w:name="_Toc258862192"/>
      <w:bookmarkStart w:id="4965" w:name="_Toc386458167"/>
      <w:bookmarkStart w:id="4966" w:name="_Toc390951749"/>
      <w:r w:rsidRPr="00D82A73">
        <w:t>Version</w:t>
      </w:r>
      <w:bookmarkEnd w:id="4964"/>
      <w:bookmarkEnd w:id="4965"/>
      <w:bookmarkEnd w:id="4966"/>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4967" w:name="_Toc258862193"/>
      <w:bookmarkStart w:id="4968" w:name="_Toc386458168"/>
      <w:bookmarkStart w:id="4969" w:name="_Toc390951750"/>
      <w:r w:rsidRPr="00D82A73">
        <w:t>Tjänstens signatur</w:t>
      </w:r>
      <w:bookmarkEnd w:id="4967"/>
      <w:bookmarkEnd w:id="4968"/>
      <w:bookmarkEnd w:id="4969"/>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4970" w:name="_Toc258862194"/>
      <w:bookmarkStart w:id="4971" w:name="_Toc386458169"/>
      <w:bookmarkStart w:id="4972" w:name="_Toc390951751"/>
      <w:r w:rsidRPr="00D82A73">
        <w:t>Begäran (Request) och Svar (Response)</w:t>
      </w:r>
      <w:bookmarkEnd w:id="4970"/>
      <w:bookmarkEnd w:id="4971"/>
      <w:bookmarkEnd w:id="497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3B787AB" w14:textId="77777777" w:rsidTr="009C52F6">
        <w:tc>
          <w:tcPr>
            <w:tcW w:w="2628" w:type="dxa"/>
            <w:shd w:val="clear" w:color="auto" w:fill="auto"/>
          </w:tcPr>
          <w:p w14:paraId="1E972536" w14:textId="77777777" w:rsidR="006C37C2" w:rsidRPr="00D82A73" w:rsidRDefault="006C37C2" w:rsidP="0026766E">
            <w:pPr>
              <w:rPr>
                <w:b/>
              </w:rPr>
            </w:pPr>
            <w:r w:rsidRPr="00D82A73">
              <w:rPr>
                <w:b/>
              </w:rPr>
              <w:t>Attribut</w:t>
            </w:r>
          </w:p>
        </w:tc>
        <w:tc>
          <w:tcPr>
            <w:tcW w:w="1260" w:type="dxa"/>
            <w:shd w:val="clear" w:color="auto" w:fill="auto"/>
          </w:tcPr>
          <w:p w14:paraId="277B3BF2" w14:textId="77777777" w:rsidR="006C37C2" w:rsidRPr="00D82A73" w:rsidRDefault="006C37C2" w:rsidP="0026766E">
            <w:pPr>
              <w:rPr>
                <w:b/>
              </w:rPr>
            </w:pPr>
            <w:r w:rsidRPr="00D82A73">
              <w:rPr>
                <w:b/>
              </w:rPr>
              <w:t>Typ</w:t>
            </w:r>
          </w:p>
        </w:tc>
        <w:tc>
          <w:tcPr>
            <w:tcW w:w="4867" w:type="dxa"/>
            <w:shd w:val="clear" w:color="auto" w:fill="auto"/>
          </w:tcPr>
          <w:p w14:paraId="3DB776A6" w14:textId="77777777" w:rsidR="006C37C2" w:rsidRPr="00D82A73" w:rsidRDefault="006C37C2" w:rsidP="0026766E">
            <w:pPr>
              <w:rPr>
                <w:b/>
              </w:rPr>
            </w:pPr>
            <w:r w:rsidRPr="00D82A73">
              <w:rPr>
                <w:b/>
              </w:rPr>
              <w:t>Kommentar</w:t>
            </w:r>
          </w:p>
        </w:tc>
        <w:tc>
          <w:tcPr>
            <w:tcW w:w="1134" w:type="dxa"/>
            <w:shd w:val="clear" w:color="auto" w:fill="auto"/>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9C52F6">
        <w:tc>
          <w:tcPr>
            <w:tcW w:w="2628" w:type="dxa"/>
            <w:shd w:val="clear" w:color="auto" w:fill="auto"/>
          </w:tcPr>
          <w:p w14:paraId="32DC578E" w14:textId="77777777" w:rsidR="006C37C2" w:rsidRPr="00D82A73" w:rsidRDefault="006C37C2" w:rsidP="0026766E">
            <w:pPr>
              <w:rPr>
                <w:i/>
              </w:rPr>
            </w:pPr>
            <w:r w:rsidRPr="00D82A73">
              <w:rPr>
                <w:i/>
              </w:rPr>
              <w:t>Begäran</w:t>
            </w:r>
          </w:p>
        </w:tc>
        <w:tc>
          <w:tcPr>
            <w:tcW w:w="1260" w:type="dxa"/>
            <w:shd w:val="clear" w:color="auto" w:fill="auto"/>
          </w:tcPr>
          <w:p w14:paraId="4A17B169" w14:textId="77777777" w:rsidR="006C37C2" w:rsidRPr="00D82A73" w:rsidRDefault="006C37C2" w:rsidP="0026766E"/>
        </w:tc>
        <w:tc>
          <w:tcPr>
            <w:tcW w:w="4867" w:type="dxa"/>
            <w:shd w:val="clear" w:color="auto" w:fill="auto"/>
          </w:tcPr>
          <w:p w14:paraId="09FDE649" w14:textId="77777777" w:rsidR="006C37C2" w:rsidRPr="00D82A73" w:rsidRDefault="006C37C2" w:rsidP="0026766E"/>
        </w:tc>
        <w:tc>
          <w:tcPr>
            <w:tcW w:w="1134" w:type="dxa"/>
            <w:shd w:val="clear" w:color="auto" w:fill="auto"/>
          </w:tcPr>
          <w:p w14:paraId="6C782987" w14:textId="77777777" w:rsidR="006C37C2" w:rsidRPr="00D82A73" w:rsidRDefault="006C37C2" w:rsidP="0026766E"/>
        </w:tc>
      </w:tr>
      <w:tr w:rsidR="006C37C2" w:rsidRPr="00D82A73" w14:paraId="4C222010" w14:textId="77777777" w:rsidTr="009C52F6">
        <w:tc>
          <w:tcPr>
            <w:tcW w:w="2628" w:type="dxa"/>
            <w:shd w:val="clear" w:color="auto" w:fill="auto"/>
          </w:tcPr>
          <w:p w14:paraId="58495384" w14:textId="77777777" w:rsidR="006C37C2" w:rsidRPr="00D82A73" w:rsidRDefault="006C37C2" w:rsidP="0026766E">
            <w:pPr>
              <w:rPr>
                <w:b/>
                <w:i/>
              </w:rPr>
            </w:pPr>
            <w:r w:rsidRPr="00D82A73">
              <w:t>FormID</w:t>
            </w:r>
          </w:p>
        </w:tc>
        <w:tc>
          <w:tcPr>
            <w:tcW w:w="1260" w:type="dxa"/>
            <w:shd w:val="clear" w:color="auto" w:fill="auto"/>
          </w:tcPr>
          <w:p w14:paraId="1015E68B" w14:textId="77777777" w:rsidR="006C37C2" w:rsidRPr="00D82A73" w:rsidRDefault="006C37C2" w:rsidP="0026766E"/>
        </w:tc>
        <w:tc>
          <w:tcPr>
            <w:tcW w:w="4867" w:type="dxa"/>
            <w:shd w:val="clear" w:color="auto" w:fill="auto"/>
          </w:tcPr>
          <w:p w14:paraId="333A1214" w14:textId="77777777" w:rsidR="006C37C2" w:rsidRPr="00D82A73" w:rsidRDefault="006C37C2" w:rsidP="0026766E">
            <w:r w:rsidRPr="00D82A73">
              <w:t xml:space="preserve">Formulärets ID. </w:t>
            </w:r>
          </w:p>
        </w:tc>
        <w:tc>
          <w:tcPr>
            <w:tcW w:w="1134" w:type="dxa"/>
            <w:shd w:val="clear" w:color="auto" w:fill="auto"/>
          </w:tcPr>
          <w:p w14:paraId="55D449DA" w14:textId="77777777" w:rsidR="006C37C2" w:rsidRPr="00D82A73" w:rsidRDefault="006C37C2" w:rsidP="0026766E">
            <w:pPr>
              <w:rPr>
                <w:b/>
              </w:rPr>
            </w:pPr>
            <w:r w:rsidRPr="00D82A73">
              <w:t>1..1</w:t>
            </w:r>
          </w:p>
        </w:tc>
      </w:tr>
      <w:tr w:rsidR="006C37C2" w:rsidRPr="00D82A73" w14:paraId="43545E89" w14:textId="77777777" w:rsidTr="009C52F6">
        <w:tc>
          <w:tcPr>
            <w:tcW w:w="2628" w:type="dxa"/>
            <w:shd w:val="clear" w:color="auto" w:fill="auto"/>
          </w:tcPr>
          <w:p w14:paraId="5434E6EB" w14:textId="77777777" w:rsidR="006C37C2" w:rsidRPr="00D82A73" w:rsidRDefault="006C37C2" w:rsidP="0026766E">
            <w:r w:rsidRPr="00D82A73">
              <w:t>SubjectOfCare</w:t>
            </w:r>
          </w:p>
        </w:tc>
        <w:tc>
          <w:tcPr>
            <w:tcW w:w="1260" w:type="dxa"/>
            <w:shd w:val="clear" w:color="auto" w:fill="auto"/>
          </w:tcPr>
          <w:p w14:paraId="0C8BAECC" w14:textId="77777777" w:rsidR="006C37C2" w:rsidRPr="00D82A73" w:rsidRDefault="006C37C2" w:rsidP="0026766E"/>
        </w:tc>
        <w:tc>
          <w:tcPr>
            <w:tcW w:w="4867" w:type="dxa"/>
            <w:shd w:val="clear" w:color="auto" w:fill="auto"/>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FCF0088" w14:textId="77777777" w:rsidR="006C37C2" w:rsidRPr="00D82A73" w:rsidRDefault="006C37C2" w:rsidP="0026766E">
            <w:r w:rsidRPr="00D82A73">
              <w:t>0..1</w:t>
            </w:r>
          </w:p>
        </w:tc>
      </w:tr>
      <w:tr w:rsidR="006C37C2" w:rsidRPr="00D82A73" w14:paraId="1311DA01" w14:textId="77777777" w:rsidTr="009C52F6">
        <w:tc>
          <w:tcPr>
            <w:tcW w:w="2628" w:type="dxa"/>
            <w:shd w:val="clear" w:color="auto" w:fill="auto"/>
          </w:tcPr>
          <w:p w14:paraId="16BB94CC" w14:textId="77777777" w:rsidR="006C37C2" w:rsidRPr="00D82A73" w:rsidRDefault="006C37C2" w:rsidP="0026766E"/>
        </w:tc>
        <w:tc>
          <w:tcPr>
            <w:tcW w:w="1260" w:type="dxa"/>
            <w:shd w:val="clear" w:color="auto" w:fill="auto"/>
          </w:tcPr>
          <w:p w14:paraId="35482695" w14:textId="77777777" w:rsidR="006C37C2" w:rsidRPr="00D82A73" w:rsidRDefault="006C37C2" w:rsidP="0026766E"/>
        </w:tc>
        <w:tc>
          <w:tcPr>
            <w:tcW w:w="4867" w:type="dxa"/>
            <w:shd w:val="clear" w:color="auto" w:fill="auto"/>
          </w:tcPr>
          <w:p w14:paraId="2BFCFF1E" w14:textId="77777777" w:rsidR="006C37C2" w:rsidRPr="00D82A73" w:rsidRDefault="006C37C2" w:rsidP="0026766E"/>
        </w:tc>
        <w:tc>
          <w:tcPr>
            <w:tcW w:w="1134" w:type="dxa"/>
            <w:shd w:val="clear" w:color="auto" w:fill="auto"/>
          </w:tcPr>
          <w:p w14:paraId="23D3E556" w14:textId="77777777" w:rsidR="006C37C2" w:rsidRPr="00D82A73" w:rsidRDefault="006C37C2" w:rsidP="0026766E"/>
        </w:tc>
      </w:tr>
      <w:tr w:rsidR="006C37C2" w:rsidRPr="00D82A73" w14:paraId="0C04BF99" w14:textId="77777777" w:rsidTr="009C52F6">
        <w:tc>
          <w:tcPr>
            <w:tcW w:w="2628" w:type="dxa"/>
            <w:shd w:val="clear" w:color="auto" w:fill="auto"/>
          </w:tcPr>
          <w:p w14:paraId="2EE50FF6" w14:textId="77777777" w:rsidR="006C37C2" w:rsidRPr="00D82A73" w:rsidRDefault="006C37C2" w:rsidP="0026766E">
            <w:pPr>
              <w:rPr>
                <w:i/>
              </w:rPr>
            </w:pPr>
            <w:r w:rsidRPr="00D82A73">
              <w:rPr>
                <w:i/>
              </w:rPr>
              <w:t>Svar</w:t>
            </w:r>
          </w:p>
        </w:tc>
        <w:tc>
          <w:tcPr>
            <w:tcW w:w="1260" w:type="dxa"/>
            <w:shd w:val="clear" w:color="auto" w:fill="auto"/>
          </w:tcPr>
          <w:p w14:paraId="24A221AB" w14:textId="77777777" w:rsidR="006C37C2" w:rsidRPr="00D82A73" w:rsidRDefault="006C37C2" w:rsidP="0026766E"/>
        </w:tc>
        <w:tc>
          <w:tcPr>
            <w:tcW w:w="4867" w:type="dxa"/>
            <w:shd w:val="clear" w:color="auto" w:fill="auto"/>
          </w:tcPr>
          <w:p w14:paraId="7AF253AA" w14:textId="77777777" w:rsidR="006C37C2" w:rsidRPr="00D82A73" w:rsidRDefault="006C37C2" w:rsidP="0026766E"/>
        </w:tc>
        <w:tc>
          <w:tcPr>
            <w:tcW w:w="1134" w:type="dxa"/>
            <w:shd w:val="clear" w:color="auto" w:fill="auto"/>
          </w:tcPr>
          <w:p w14:paraId="3D80A9F4" w14:textId="77777777" w:rsidR="006C37C2" w:rsidRPr="00D82A73" w:rsidRDefault="006C37C2" w:rsidP="0026766E"/>
        </w:tc>
      </w:tr>
      <w:tr w:rsidR="006C37C2" w:rsidRPr="00D82A73" w14:paraId="5218F5B6" w14:textId="77777777" w:rsidTr="009C52F6">
        <w:tc>
          <w:tcPr>
            <w:tcW w:w="2628" w:type="dxa"/>
            <w:shd w:val="clear" w:color="auto" w:fill="auto"/>
          </w:tcPr>
          <w:p w14:paraId="2D370EC6" w14:textId="77777777" w:rsidR="006C37C2" w:rsidRPr="00D82A73" w:rsidRDefault="006C37C2" w:rsidP="0026766E">
            <w:pPr>
              <w:rPr>
                <w:b/>
              </w:rPr>
            </w:pPr>
            <w:r w:rsidRPr="00D82A73">
              <w:t>ResultCode</w:t>
            </w:r>
          </w:p>
        </w:tc>
        <w:tc>
          <w:tcPr>
            <w:tcW w:w="1260" w:type="dxa"/>
            <w:shd w:val="clear" w:color="auto" w:fill="auto"/>
          </w:tcPr>
          <w:p w14:paraId="343E92A1" w14:textId="77777777" w:rsidR="006C37C2" w:rsidRPr="00D82A73" w:rsidRDefault="006C37C2" w:rsidP="0026766E">
            <w:pPr>
              <w:rPr>
                <w:b/>
              </w:rPr>
            </w:pPr>
            <w:r w:rsidRPr="00D82A73">
              <w:t>ResultCodeEnumType</w:t>
            </w:r>
          </w:p>
        </w:tc>
        <w:tc>
          <w:tcPr>
            <w:tcW w:w="4867" w:type="dxa"/>
            <w:shd w:val="clear" w:color="auto" w:fill="auto"/>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
          <w:p w14:paraId="1769D4E4" w14:textId="77777777" w:rsidR="006C37C2" w:rsidRPr="00D82A73" w:rsidRDefault="006C37C2" w:rsidP="0026766E">
            <w:pPr>
              <w:rPr>
                <w:b/>
              </w:rPr>
            </w:pPr>
            <w:r w:rsidRPr="00D82A73">
              <w:t>1..1</w:t>
            </w:r>
          </w:p>
        </w:tc>
      </w:tr>
      <w:tr w:rsidR="006C37C2" w:rsidRPr="00D82A73" w14:paraId="03106FFD" w14:textId="77777777" w:rsidTr="009C52F6">
        <w:tc>
          <w:tcPr>
            <w:tcW w:w="2628" w:type="dxa"/>
            <w:shd w:val="clear" w:color="auto" w:fill="auto"/>
          </w:tcPr>
          <w:p w14:paraId="22971A84" w14:textId="77777777" w:rsidR="006C37C2" w:rsidRPr="00D82A73" w:rsidRDefault="006C37C2" w:rsidP="0026766E">
            <w:r w:rsidRPr="00D82A73">
              <w:lastRenderedPageBreak/>
              <w:t>Comment</w:t>
            </w:r>
          </w:p>
        </w:tc>
        <w:tc>
          <w:tcPr>
            <w:tcW w:w="1260" w:type="dxa"/>
            <w:shd w:val="clear" w:color="auto" w:fill="auto"/>
          </w:tcPr>
          <w:p w14:paraId="19E0F3CD" w14:textId="77777777" w:rsidR="006C37C2" w:rsidRPr="00D82A73" w:rsidRDefault="006C37C2" w:rsidP="0026766E"/>
        </w:tc>
        <w:tc>
          <w:tcPr>
            <w:tcW w:w="4867" w:type="dxa"/>
            <w:shd w:val="clear" w:color="auto" w:fill="auto"/>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4973" w:name="_Toc258862195"/>
      <w:bookmarkStart w:id="4974" w:name="_Toc386458170"/>
      <w:bookmarkStart w:id="4975" w:name="_Toc390951752"/>
      <w:r w:rsidRPr="00D82A73">
        <w:t>Regler</w:t>
      </w:r>
      <w:bookmarkEnd w:id="4973"/>
      <w:bookmarkEnd w:id="4974"/>
      <w:bookmarkEnd w:id="4975"/>
      <w:r w:rsidRPr="00D82A73">
        <w:t xml:space="preserve"> </w:t>
      </w:r>
    </w:p>
    <w:p w14:paraId="53BD7C1E" w14:textId="77777777" w:rsidR="006C37C2" w:rsidRPr="00D82A73" w:rsidRDefault="006C37C2" w:rsidP="006C37C2">
      <w:pPr>
        <w:pStyle w:val="Heading3"/>
      </w:pPr>
      <w:bookmarkStart w:id="4976" w:name="_Toc258862196"/>
      <w:bookmarkStart w:id="4977" w:name="_Toc386458171"/>
      <w:bookmarkStart w:id="4978" w:name="_Toc390951753"/>
      <w:r w:rsidRPr="00D82A73">
        <w:t>Begäran</w:t>
      </w:r>
      <w:bookmarkEnd w:id="4976"/>
      <w:bookmarkEnd w:id="4977"/>
      <w:bookmarkEnd w:id="4978"/>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4979" w:name="_Toc258862197"/>
      <w:bookmarkStart w:id="4980" w:name="_Toc386458172"/>
      <w:bookmarkStart w:id="4981" w:name="_Toc390951754"/>
      <w:r w:rsidRPr="00D82A73">
        <w:t>Svar</w:t>
      </w:r>
      <w:bookmarkEnd w:id="4979"/>
      <w:bookmarkEnd w:id="4980"/>
      <w:bookmarkEnd w:id="4981"/>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4982" w:name="_Toc258862198"/>
      <w:bookmarkStart w:id="4983" w:name="_Toc386458173"/>
      <w:bookmarkStart w:id="4984" w:name="_Toc390951755"/>
      <w:r w:rsidRPr="00D82A73">
        <w:t>Tjänsteinteraktion</w:t>
      </w:r>
      <w:bookmarkEnd w:id="4982"/>
      <w:bookmarkEnd w:id="4983"/>
      <w:bookmarkEnd w:id="4984"/>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rFonts w:eastAsia="Times New Roman"/>
          <w:bCs/>
          <w:sz w:val="30"/>
          <w:szCs w:val="28"/>
        </w:rPr>
      </w:pPr>
      <w:bookmarkStart w:id="4985" w:name="_Toc258862199"/>
      <w:bookmarkStart w:id="4986" w:name="_Toc386458174"/>
      <w:r>
        <w:br w:type="page"/>
      </w:r>
    </w:p>
    <w:p w14:paraId="799FC97A" w14:textId="068A6CAF" w:rsidR="006C37C2" w:rsidRPr="00D82A73" w:rsidRDefault="006C37C2" w:rsidP="006C37C2">
      <w:pPr>
        <w:pStyle w:val="Heading1"/>
      </w:pPr>
      <w:bookmarkStart w:id="4987" w:name="_Toc390951756"/>
      <w:r w:rsidRPr="00D82A73">
        <w:lastRenderedPageBreak/>
        <w:t>Tjänstekontrakt CancelForm</w:t>
      </w:r>
      <w:bookmarkEnd w:id="4985"/>
      <w:bookmarkEnd w:id="4986"/>
      <w:bookmarkEnd w:id="4987"/>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9C52F6" w:rsidRDefault="006C37C2" w:rsidP="006C37C2">
      <w:pPr>
        <w:rPr>
          <w:i/>
        </w:rPr>
      </w:pPr>
    </w:p>
    <w:p w14:paraId="5D115F86" w14:textId="77777777" w:rsidR="006C37C2" w:rsidRPr="00D82A73" w:rsidRDefault="006C37C2" w:rsidP="006C37C2">
      <w:pPr>
        <w:pStyle w:val="Heading2"/>
      </w:pPr>
      <w:bookmarkStart w:id="4988" w:name="_Toc258862200"/>
      <w:bookmarkStart w:id="4989" w:name="_Toc386458175"/>
      <w:bookmarkStart w:id="4990" w:name="_Toc390951757"/>
      <w:r w:rsidRPr="00D82A73">
        <w:t>Frivillighet</w:t>
      </w:r>
      <w:bookmarkEnd w:id="4988"/>
      <w:bookmarkEnd w:id="4989"/>
      <w:bookmarkEnd w:id="4990"/>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4991" w:name="_Toc258862201"/>
      <w:bookmarkStart w:id="4992" w:name="_Toc386458176"/>
      <w:bookmarkStart w:id="4993" w:name="_Toc390951758"/>
      <w:r w:rsidRPr="00D82A73">
        <w:t>Version</w:t>
      </w:r>
      <w:bookmarkEnd w:id="4991"/>
      <w:bookmarkEnd w:id="4992"/>
      <w:bookmarkEnd w:id="4993"/>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4994" w:name="_Toc258862202"/>
      <w:bookmarkStart w:id="4995" w:name="_Toc386458177"/>
      <w:bookmarkStart w:id="4996" w:name="_Toc390951759"/>
      <w:r w:rsidRPr="00D82A73">
        <w:t>Tjänstens signatur</w:t>
      </w:r>
      <w:bookmarkEnd w:id="4994"/>
      <w:bookmarkEnd w:id="4995"/>
      <w:bookmarkEnd w:id="4996"/>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4997" w:name="_Toc386458178"/>
      <w:bookmarkStart w:id="4998" w:name="_Toc390951760"/>
      <w:r w:rsidRPr="00D82A73">
        <w:t>Begäran (Request) och Svar (Response)</w:t>
      </w:r>
      <w:bookmarkEnd w:id="4997"/>
      <w:bookmarkEnd w:id="49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CE4DAAE" w14:textId="77777777" w:rsidTr="009C52F6">
        <w:tc>
          <w:tcPr>
            <w:tcW w:w="2628" w:type="dxa"/>
            <w:shd w:val="clear" w:color="auto" w:fill="auto"/>
          </w:tcPr>
          <w:p w14:paraId="21F75915" w14:textId="77777777" w:rsidR="006C37C2" w:rsidRPr="00D82A73" w:rsidRDefault="006C37C2" w:rsidP="0026766E">
            <w:pPr>
              <w:rPr>
                <w:b/>
              </w:rPr>
            </w:pPr>
            <w:r w:rsidRPr="00D82A73">
              <w:rPr>
                <w:b/>
              </w:rPr>
              <w:t>Attribut</w:t>
            </w:r>
          </w:p>
        </w:tc>
        <w:tc>
          <w:tcPr>
            <w:tcW w:w="1260" w:type="dxa"/>
            <w:shd w:val="clear" w:color="auto" w:fill="auto"/>
          </w:tcPr>
          <w:p w14:paraId="292145EF" w14:textId="77777777" w:rsidR="006C37C2" w:rsidRPr="00D82A73" w:rsidRDefault="006C37C2" w:rsidP="0026766E">
            <w:pPr>
              <w:rPr>
                <w:b/>
              </w:rPr>
            </w:pPr>
            <w:r w:rsidRPr="00D82A73">
              <w:rPr>
                <w:b/>
              </w:rPr>
              <w:t>Typ</w:t>
            </w:r>
          </w:p>
        </w:tc>
        <w:tc>
          <w:tcPr>
            <w:tcW w:w="4867" w:type="dxa"/>
            <w:shd w:val="clear" w:color="auto" w:fill="auto"/>
          </w:tcPr>
          <w:p w14:paraId="7C84AA5A" w14:textId="77777777" w:rsidR="006C37C2" w:rsidRPr="00D82A73" w:rsidRDefault="006C37C2" w:rsidP="0026766E">
            <w:pPr>
              <w:rPr>
                <w:b/>
              </w:rPr>
            </w:pPr>
            <w:r w:rsidRPr="00D82A73">
              <w:rPr>
                <w:b/>
              </w:rPr>
              <w:t>Kommentar</w:t>
            </w:r>
          </w:p>
        </w:tc>
        <w:tc>
          <w:tcPr>
            <w:tcW w:w="1134" w:type="dxa"/>
            <w:shd w:val="clear" w:color="auto" w:fill="auto"/>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9C52F6">
        <w:tc>
          <w:tcPr>
            <w:tcW w:w="2628" w:type="dxa"/>
            <w:shd w:val="clear" w:color="auto" w:fill="auto"/>
          </w:tcPr>
          <w:p w14:paraId="22A636F4" w14:textId="77777777" w:rsidR="006C37C2" w:rsidRPr="00D82A73" w:rsidRDefault="006C37C2" w:rsidP="0026766E">
            <w:pPr>
              <w:rPr>
                <w:i/>
              </w:rPr>
            </w:pPr>
            <w:r w:rsidRPr="00D82A73">
              <w:rPr>
                <w:i/>
              </w:rPr>
              <w:t>Begäran</w:t>
            </w:r>
          </w:p>
        </w:tc>
        <w:tc>
          <w:tcPr>
            <w:tcW w:w="1260" w:type="dxa"/>
            <w:shd w:val="clear" w:color="auto" w:fill="auto"/>
          </w:tcPr>
          <w:p w14:paraId="5D96FE4A" w14:textId="77777777" w:rsidR="006C37C2" w:rsidRPr="00D82A73" w:rsidRDefault="006C37C2" w:rsidP="0026766E"/>
        </w:tc>
        <w:tc>
          <w:tcPr>
            <w:tcW w:w="4867" w:type="dxa"/>
            <w:shd w:val="clear" w:color="auto" w:fill="auto"/>
          </w:tcPr>
          <w:p w14:paraId="04A639F3" w14:textId="77777777" w:rsidR="006C37C2" w:rsidRPr="00D82A73" w:rsidRDefault="006C37C2" w:rsidP="0026766E"/>
        </w:tc>
        <w:tc>
          <w:tcPr>
            <w:tcW w:w="1134" w:type="dxa"/>
            <w:shd w:val="clear" w:color="auto" w:fill="auto"/>
          </w:tcPr>
          <w:p w14:paraId="7809C351" w14:textId="77777777" w:rsidR="006C37C2" w:rsidRPr="00D82A73" w:rsidRDefault="006C37C2" w:rsidP="0026766E"/>
        </w:tc>
      </w:tr>
      <w:tr w:rsidR="006C37C2" w:rsidRPr="00D82A73" w14:paraId="1F9AAD26" w14:textId="77777777" w:rsidTr="009C52F6">
        <w:tc>
          <w:tcPr>
            <w:tcW w:w="2628" w:type="dxa"/>
            <w:shd w:val="clear" w:color="auto" w:fill="auto"/>
          </w:tcPr>
          <w:p w14:paraId="1C794DEF" w14:textId="77777777" w:rsidR="006C37C2" w:rsidRPr="00D82A73" w:rsidRDefault="006C37C2" w:rsidP="0026766E">
            <w:pPr>
              <w:rPr>
                <w:b/>
              </w:rPr>
            </w:pPr>
            <w:r w:rsidRPr="00D82A73">
              <w:t>FormID</w:t>
            </w:r>
          </w:p>
        </w:tc>
        <w:tc>
          <w:tcPr>
            <w:tcW w:w="1260" w:type="dxa"/>
            <w:shd w:val="clear" w:color="auto" w:fill="auto"/>
          </w:tcPr>
          <w:p w14:paraId="74AF9799" w14:textId="77777777" w:rsidR="006C37C2" w:rsidRPr="00D82A73" w:rsidRDefault="006C37C2" w:rsidP="0026766E"/>
        </w:tc>
        <w:tc>
          <w:tcPr>
            <w:tcW w:w="4867" w:type="dxa"/>
            <w:shd w:val="clear" w:color="auto" w:fill="auto"/>
          </w:tcPr>
          <w:p w14:paraId="0F57B741" w14:textId="77777777" w:rsidR="006C37C2" w:rsidRPr="00D82A73" w:rsidRDefault="006C37C2" w:rsidP="0026766E">
            <w:r w:rsidRPr="00D82A73">
              <w:t>Formulärets unika id.</w:t>
            </w:r>
          </w:p>
        </w:tc>
        <w:tc>
          <w:tcPr>
            <w:tcW w:w="1134" w:type="dxa"/>
            <w:shd w:val="clear" w:color="auto" w:fill="auto"/>
          </w:tcPr>
          <w:p w14:paraId="331DF708" w14:textId="77777777" w:rsidR="006C37C2" w:rsidRPr="00D82A73" w:rsidRDefault="006C37C2" w:rsidP="0026766E">
            <w:pPr>
              <w:rPr>
                <w:b/>
              </w:rPr>
            </w:pPr>
            <w:r w:rsidRPr="00D82A73">
              <w:t>1..1</w:t>
            </w:r>
          </w:p>
        </w:tc>
      </w:tr>
      <w:tr w:rsidR="006C37C2" w:rsidRPr="00D82A73" w14:paraId="1509B560" w14:textId="77777777" w:rsidTr="009C52F6">
        <w:tc>
          <w:tcPr>
            <w:tcW w:w="2628" w:type="dxa"/>
            <w:shd w:val="clear" w:color="auto" w:fill="auto"/>
          </w:tcPr>
          <w:p w14:paraId="0BF149F9" w14:textId="77777777" w:rsidR="006C37C2" w:rsidRPr="00D82A73" w:rsidRDefault="006C37C2" w:rsidP="0026766E">
            <w:r w:rsidRPr="00D82A73">
              <w:t>subjectOfCare</w:t>
            </w:r>
          </w:p>
        </w:tc>
        <w:tc>
          <w:tcPr>
            <w:tcW w:w="1260" w:type="dxa"/>
            <w:shd w:val="clear" w:color="auto" w:fill="auto"/>
          </w:tcPr>
          <w:p w14:paraId="42AF8DA7" w14:textId="77777777" w:rsidR="006C37C2" w:rsidRPr="00D82A73" w:rsidRDefault="006C37C2" w:rsidP="0026766E"/>
        </w:tc>
        <w:tc>
          <w:tcPr>
            <w:tcW w:w="4867" w:type="dxa"/>
            <w:shd w:val="clear" w:color="auto" w:fill="auto"/>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50B04311" w14:textId="77777777" w:rsidR="006C37C2" w:rsidRPr="00D82A73" w:rsidRDefault="006C37C2" w:rsidP="0026766E">
            <w:r w:rsidRPr="00D82A73">
              <w:t>0..1</w:t>
            </w:r>
          </w:p>
        </w:tc>
      </w:tr>
      <w:tr w:rsidR="006C37C2" w:rsidRPr="00D82A73" w14:paraId="22283941" w14:textId="77777777" w:rsidTr="009C52F6">
        <w:tc>
          <w:tcPr>
            <w:tcW w:w="2628" w:type="dxa"/>
            <w:shd w:val="clear" w:color="auto" w:fill="auto"/>
          </w:tcPr>
          <w:p w14:paraId="307FE151" w14:textId="77777777" w:rsidR="006C37C2" w:rsidRPr="00D82A73" w:rsidRDefault="006C37C2" w:rsidP="0026766E">
            <w:pPr>
              <w:rPr>
                <w:i/>
              </w:rPr>
            </w:pPr>
            <w:r w:rsidRPr="00D82A73">
              <w:rPr>
                <w:i/>
              </w:rPr>
              <w:t>Svar</w:t>
            </w:r>
          </w:p>
        </w:tc>
        <w:tc>
          <w:tcPr>
            <w:tcW w:w="1260" w:type="dxa"/>
            <w:shd w:val="clear" w:color="auto" w:fill="auto"/>
          </w:tcPr>
          <w:p w14:paraId="34F3B82B" w14:textId="77777777" w:rsidR="006C37C2" w:rsidRPr="00D82A73" w:rsidRDefault="006C37C2" w:rsidP="0026766E"/>
        </w:tc>
        <w:tc>
          <w:tcPr>
            <w:tcW w:w="4867" w:type="dxa"/>
            <w:shd w:val="clear" w:color="auto" w:fill="auto"/>
          </w:tcPr>
          <w:p w14:paraId="04ED1800" w14:textId="77777777" w:rsidR="006C37C2" w:rsidRPr="00D82A73" w:rsidRDefault="006C37C2" w:rsidP="0026766E"/>
        </w:tc>
        <w:tc>
          <w:tcPr>
            <w:tcW w:w="1134" w:type="dxa"/>
            <w:shd w:val="clear" w:color="auto" w:fill="auto"/>
          </w:tcPr>
          <w:p w14:paraId="16BE6B54" w14:textId="77777777" w:rsidR="006C37C2" w:rsidRPr="00D82A73" w:rsidRDefault="006C37C2" w:rsidP="0026766E"/>
        </w:tc>
      </w:tr>
      <w:tr w:rsidR="006C37C2" w:rsidRPr="00D82A73" w14:paraId="1083FAA3" w14:textId="77777777" w:rsidTr="009C52F6">
        <w:tc>
          <w:tcPr>
            <w:tcW w:w="2628" w:type="dxa"/>
            <w:shd w:val="clear" w:color="auto" w:fill="auto"/>
          </w:tcPr>
          <w:p w14:paraId="7C292DE1" w14:textId="77777777" w:rsidR="006C37C2" w:rsidRPr="00D82A73" w:rsidRDefault="006C37C2" w:rsidP="0026766E">
            <w:pPr>
              <w:rPr>
                <w:b/>
              </w:rPr>
            </w:pPr>
            <w:r w:rsidRPr="00D82A73">
              <w:t>ResultCode</w:t>
            </w:r>
          </w:p>
        </w:tc>
        <w:tc>
          <w:tcPr>
            <w:tcW w:w="1260" w:type="dxa"/>
            <w:shd w:val="clear" w:color="auto" w:fill="auto"/>
          </w:tcPr>
          <w:p w14:paraId="52D20494" w14:textId="77777777" w:rsidR="006C37C2" w:rsidRPr="00D82A73" w:rsidRDefault="006C37C2" w:rsidP="0026766E">
            <w:r w:rsidRPr="00D82A73">
              <w:t>ResultCodeEnumType</w:t>
            </w:r>
          </w:p>
        </w:tc>
        <w:tc>
          <w:tcPr>
            <w:tcW w:w="4867" w:type="dxa"/>
            <w:shd w:val="clear" w:color="auto" w:fill="auto"/>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38B846E1" w14:textId="77777777" w:rsidR="006C37C2" w:rsidRPr="00D82A73" w:rsidRDefault="006C37C2" w:rsidP="0026766E">
            <w:pPr>
              <w:rPr>
                <w:b/>
              </w:rPr>
            </w:pPr>
            <w:r w:rsidRPr="00D82A73">
              <w:t>1..1</w:t>
            </w:r>
          </w:p>
        </w:tc>
      </w:tr>
      <w:tr w:rsidR="006C37C2" w:rsidRPr="00D82A73" w14:paraId="377B0132" w14:textId="77777777" w:rsidTr="009C52F6">
        <w:tc>
          <w:tcPr>
            <w:tcW w:w="2628" w:type="dxa"/>
            <w:shd w:val="clear" w:color="auto" w:fill="auto"/>
          </w:tcPr>
          <w:p w14:paraId="3232EAF9" w14:textId="77777777" w:rsidR="006C37C2" w:rsidRPr="00D82A73" w:rsidRDefault="006C37C2" w:rsidP="0026766E">
            <w:r w:rsidRPr="00D82A73">
              <w:t>Comment</w:t>
            </w:r>
          </w:p>
        </w:tc>
        <w:tc>
          <w:tcPr>
            <w:tcW w:w="1260" w:type="dxa"/>
            <w:shd w:val="clear" w:color="auto" w:fill="auto"/>
          </w:tcPr>
          <w:p w14:paraId="666D2F4B" w14:textId="77777777" w:rsidR="006C37C2" w:rsidRPr="00D82A73" w:rsidRDefault="006C37C2" w:rsidP="0026766E"/>
        </w:tc>
        <w:tc>
          <w:tcPr>
            <w:tcW w:w="4867" w:type="dxa"/>
            <w:shd w:val="clear" w:color="auto" w:fill="auto"/>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4999" w:name="_Toc258862203"/>
      <w:bookmarkStart w:id="5000" w:name="_Toc386458179"/>
      <w:bookmarkStart w:id="5001" w:name="_Toc390951761"/>
      <w:r w:rsidRPr="006954D3">
        <w:lastRenderedPageBreak/>
        <w:t>Regler</w:t>
      </w:r>
      <w:bookmarkEnd w:id="4999"/>
      <w:bookmarkEnd w:id="5000"/>
      <w:bookmarkEnd w:id="5001"/>
    </w:p>
    <w:p w14:paraId="7E034890" w14:textId="77777777" w:rsidR="006C37C2" w:rsidRPr="00D82A73" w:rsidRDefault="006C37C2" w:rsidP="006C37C2">
      <w:pPr>
        <w:pStyle w:val="Heading3"/>
      </w:pPr>
      <w:bookmarkStart w:id="5002" w:name="_Toc258862204"/>
      <w:bookmarkStart w:id="5003" w:name="_Toc386458180"/>
      <w:bookmarkStart w:id="5004" w:name="_Toc390951762"/>
      <w:r w:rsidRPr="00D82A73">
        <w:t>Begäran</w:t>
      </w:r>
      <w:bookmarkEnd w:id="5002"/>
      <w:bookmarkEnd w:id="5003"/>
      <w:bookmarkEnd w:id="5004"/>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5005" w:name="_Toc258862205"/>
      <w:bookmarkStart w:id="5006" w:name="_Toc386458181"/>
      <w:bookmarkStart w:id="5007" w:name="_Toc390951763"/>
      <w:r w:rsidRPr="00D82A73">
        <w:t>Svar</w:t>
      </w:r>
      <w:bookmarkEnd w:id="5005"/>
      <w:bookmarkEnd w:id="5006"/>
      <w:bookmarkEnd w:id="5007"/>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5008" w:name="_Toc258862206"/>
      <w:bookmarkStart w:id="5009" w:name="_Toc386458182"/>
      <w:bookmarkStart w:id="5010" w:name="_Toc390951764"/>
      <w:r w:rsidRPr="006954D3">
        <w:t>Tjänsteinteraktion</w:t>
      </w:r>
      <w:bookmarkEnd w:id="5008"/>
      <w:bookmarkEnd w:id="5009"/>
      <w:bookmarkEnd w:id="5010"/>
    </w:p>
    <w:p w14:paraId="6CD8654D" w14:textId="77777777" w:rsidR="006C37C2" w:rsidRPr="00D82A73" w:rsidRDefault="006C37C2" w:rsidP="004F0033">
      <w:pPr>
        <w:numPr>
          <w:ilvl w:val="0"/>
          <w:numId w:val="40"/>
        </w:numPr>
        <w:spacing w:line="240" w:lineRule="auto"/>
      </w:pPr>
      <w:bookmarkStart w:id="5011" w:name="_TOC19845"/>
      <w:bookmarkStart w:id="5012" w:name="TOC254083426"/>
      <w:bookmarkStart w:id="5013" w:name="_TOC20880"/>
      <w:bookmarkStart w:id="5014" w:name="TOC254083427"/>
      <w:bookmarkStart w:id="5015" w:name="_TOC23051"/>
      <w:bookmarkStart w:id="5016" w:name="TOC254083428"/>
      <w:bookmarkStart w:id="5017" w:name="_TOC23820"/>
      <w:bookmarkStart w:id="5018" w:name="TOC254083429"/>
      <w:bookmarkEnd w:id="5011"/>
      <w:bookmarkEnd w:id="5012"/>
      <w:bookmarkEnd w:id="5013"/>
      <w:bookmarkEnd w:id="5014"/>
      <w:bookmarkEnd w:id="5015"/>
      <w:bookmarkEnd w:id="5016"/>
      <w:bookmarkEnd w:id="5017"/>
      <w:bookmarkEnd w:id="5018"/>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rFonts w:eastAsia="Times New Roman"/>
          <w:bCs/>
          <w:sz w:val="30"/>
          <w:szCs w:val="28"/>
        </w:rPr>
      </w:pPr>
      <w:bookmarkStart w:id="5019" w:name="_Toc258862207"/>
      <w:bookmarkStart w:id="5020" w:name="_Toc386458183"/>
      <w:r>
        <w:br w:type="page"/>
      </w:r>
    </w:p>
    <w:p w14:paraId="2A5F659E" w14:textId="2A4F8C6D" w:rsidR="006C37C2" w:rsidRPr="006954D3" w:rsidRDefault="006C37C2" w:rsidP="006C37C2">
      <w:pPr>
        <w:pStyle w:val="Heading1"/>
      </w:pPr>
      <w:bookmarkStart w:id="5021" w:name="_Toc390951765"/>
      <w:r w:rsidRPr="006954D3">
        <w:lastRenderedPageBreak/>
        <w:t>Tjänstekontrakt CreateFormRequest</w:t>
      </w:r>
      <w:bookmarkEnd w:id="5019"/>
      <w:bookmarkEnd w:id="5020"/>
      <w:bookmarkEnd w:id="5021"/>
      <w:r w:rsidRPr="006954D3">
        <w:t xml:space="preserve"> </w:t>
      </w:r>
    </w:p>
    <w:p w14:paraId="28CA23C9" w14:textId="5F62BFCE"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r w:rsidR="00A8636C" w:rsidRPr="00D82A73">
        <w:t>d.v.s.</w:t>
      </w:r>
      <w:r w:rsidR="00A8636C">
        <w:t xml:space="preserve"> att en patient</w:t>
      </w:r>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5022" w:name="_Toc258862208"/>
      <w:bookmarkStart w:id="5023" w:name="_Toc386458184"/>
      <w:bookmarkStart w:id="5024" w:name="_Toc390951766"/>
      <w:r w:rsidRPr="006954D3">
        <w:t>Frivillighet</w:t>
      </w:r>
      <w:bookmarkEnd w:id="5022"/>
      <w:bookmarkEnd w:id="5023"/>
      <w:bookmarkEnd w:id="5024"/>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5025" w:name="_Toc258862209"/>
      <w:bookmarkStart w:id="5026" w:name="_Toc386458185"/>
      <w:bookmarkStart w:id="5027" w:name="_Toc390951767"/>
      <w:r w:rsidRPr="006954D3">
        <w:t>Version</w:t>
      </w:r>
      <w:bookmarkEnd w:id="5025"/>
      <w:bookmarkEnd w:id="5026"/>
      <w:bookmarkEnd w:id="5027"/>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5028" w:name="_Toc258862210"/>
      <w:bookmarkStart w:id="5029" w:name="_Toc386458186"/>
      <w:bookmarkStart w:id="5030" w:name="_Toc390951768"/>
      <w:r w:rsidRPr="006954D3">
        <w:t>Tjänstens signatur</w:t>
      </w:r>
      <w:bookmarkEnd w:id="5028"/>
      <w:bookmarkEnd w:id="5029"/>
      <w:bookmarkEnd w:id="5030"/>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5031" w:name="_Toc386457412"/>
      <w:bookmarkStart w:id="5032" w:name="_Toc386458187"/>
      <w:bookmarkStart w:id="5033" w:name="_Toc386458188"/>
      <w:bookmarkStart w:id="5034" w:name="_Toc390951769"/>
      <w:bookmarkEnd w:id="5031"/>
      <w:bookmarkEnd w:id="5032"/>
      <w:r w:rsidRPr="00D82A73">
        <w:t>Begäran (Request) och Svar (Response)</w:t>
      </w:r>
      <w:bookmarkEnd w:id="5033"/>
      <w:bookmarkEnd w:id="503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0768575" w14:textId="77777777" w:rsidTr="009C52F6">
        <w:tc>
          <w:tcPr>
            <w:tcW w:w="2628" w:type="dxa"/>
            <w:shd w:val="clear" w:color="auto" w:fill="auto"/>
          </w:tcPr>
          <w:p w14:paraId="2F37002C" w14:textId="77777777" w:rsidR="006C37C2" w:rsidRPr="00D82A73" w:rsidRDefault="006C37C2" w:rsidP="0026766E">
            <w:pPr>
              <w:rPr>
                <w:b/>
              </w:rPr>
            </w:pPr>
            <w:r w:rsidRPr="00D82A73">
              <w:rPr>
                <w:b/>
              </w:rPr>
              <w:t>Attribut</w:t>
            </w:r>
          </w:p>
        </w:tc>
        <w:tc>
          <w:tcPr>
            <w:tcW w:w="1260" w:type="dxa"/>
            <w:shd w:val="clear" w:color="auto" w:fill="auto"/>
          </w:tcPr>
          <w:p w14:paraId="6C0E6349" w14:textId="77777777" w:rsidR="006C37C2" w:rsidRPr="00D82A73" w:rsidRDefault="006C37C2" w:rsidP="0026766E">
            <w:pPr>
              <w:rPr>
                <w:b/>
              </w:rPr>
            </w:pPr>
            <w:r w:rsidRPr="00D82A73">
              <w:rPr>
                <w:b/>
              </w:rPr>
              <w:t>Typ</w:t>
            </w:r>
          </w:p>
        </w:tc>
        <w:tc>
          <w:tcPr>
            <w:tcW w:w="4867" w:type="dxa"/>
            <w:shd w:val="clear" w:color="auto" w:fill="auto"/>
          </w:tcPr>
          <w:p w14:paraId="7F03D669" w14:textId="77777777" w:rsidR="006C37C2" w:rsidRPr="00D82A73" w:rsidRDefault="006C37C2" w:rsidP="0026766E">
            <w:pPr>
              <w:rPr>
                <w:b/>
              </w:rPr>
            </w:pPr>
            <w:r w:rsidRPr="00D82A73">
              <w:rPr>
                <w:b/>
              </w:rPr>
              <w:t>Kommentar</w:t>
            </w:r>
          </w:p>
        </w:tc>
        <w:tc>
          <w:tcPr>
            <w:tcW w:w="1134" w:type="dxa"/>
            <w:shd w:val="clear" w:color="auto" w:fill="auto"/>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9C52F6">
        <w:tc>
          <w:tcPr>
            <w:tcW w:w="2628" w:type="dxa"/>
            <w:shd w:val="clear" w:color="auto" w:fill="auto"/>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
          <w:p w14:paraId="0383FF8A" w14:textId="77777777" w:rsidR="006C37C2" w:rsidRPr="00D82A73" w:rsidRDefault="006C37C2" w:rsidP="0026766E"/>
        </w:tc>
        <w:tc>
          <w:tcPr>
            <w:tcW w:w="4867" w:type="dxa"/>
            <w:shd w:val="clear" w:color="auto" w:fill="auto"/>
          </w:tcPr>
          <w:p w14:paraId="79EF07D4" w14:textId="77777777" w:rsidR="006C37C2" w:rsidRPr="00D82A73" w:rsidRDefault="006C37C2" w:rsidP="0026766E">
            <w:pPr>
              <w:pStyle w:val="Normal1"/>
              <w:rPr>
                <w:lang w:val="sv-SE"/>
              </w:rPr>
            </w:pPr>
          </w:p>
        </w:tc>
        <w:tc>
          <w:tcPr>
            <w:tcW w:w="1134" w:type="dxa"/>
            <w:shd w:val="clear" w:color="auto" w:fill="auto"/>
          </w:tcPr>
          <w:p w14:paraId="620C40C8" w14:textId="77777777" w:rsidR="006C37C2" w:rsidRPr="00D82A73" w:rsidRDefault="006C37C2" w:rsidP="0026766E"/>
        </w:tc>
      </w:tr>
      <w:tr w:rsidR="006C37C2" w:rsidRPr="00D82A73" w14:paraId="4B0000CD" w14:textId="77777777" w:rsidTr="009C52F6">
        <w:tc>
          <w:tcPr>
            <w:tcW w:w="2628" w:type="dxa"/>
            <w:shd w:val="clear" w:color="auto" w:fill="auto"/>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
          <w:p w14:paraId="641C6CD0" w14:textId="77777777" w:rsidR="006C37C2" w:rsidRPr="00D82A73" w:rsidRDefault="006C37C2" w:rsidP="0026766E"/>
        </w:tc>
        <w:tc>
          <w:tcPr>
            <w:tcW w:w="4867" w:type="dxa"/>
            <w:shd w:val="clear" w:color="auto" w:fill="auto"/>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
          <w:p w14:paraId="3012597E" w14:textId="77777777" w:rsidR="006C37C2" w:rsidRPr="00D82A73" w:rsidRDefault="006C37C2" w:rsidP="0026766E">
            <w:r w:rsidRPr="00D82A73">
              <w:t>1..*</w:t>
            </w:r>
          </w:p>
        </w:tc>
      </w:tr>
      <w:tr w:rsidR="006C37C2" w:rsidRPr="00D82A73" w14:paraId="540B7D18" w14:textId="77777777" w:rsidTr="009C52F6">
        <w:tc>
          <w:tcPr>
            <w:tcW w:w="2628" w:type="dxa"/>
            <w:shd w:val="clear" w:color="auto" w:fill="auto"/>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
          <w:p w14:paraId="573F3A36" w14:textId="77777777" w:rsidR="006C37C2" w:rsidRPr="00356790" w:rsidRDefault="006C37C2" w:rsidP="0026766E"/>
        </w:tc>
        <w:tc>
          <w:tcPr>
            <w:tcW w:w="4867" w:type="dxa"/>
            <w:shd w:val="clear" w:color="auto" w:fill="auto"/>
          </w:tcPr>
          <w:p w14:paraId="2FA91BE2" w14:textId="77777777" w:rsidR="006C37C2" w:rsidRPr="00356790" w:rsidRDefault="006C37C2" w:rsidP="0026766E">
            <w:r>
              <w:t>Hsa-id vårdgivare (informationsägare).</w:t>
            </w:r>
          </w:p>
        </w:tc>
        <w:tc>
          <w:tcPr>
            <w:tcW w:w="1134" w:type="dxa"/>
            <w:shd w:val="clear" w:color="auto" w:fill="auto"/>
          </w:tcPr>
          <w:p w14:paraId="059F8705" w14:textId="77777777" w:rsidR="006C37C2" w:rsidRPr="00356790" w:rsidRDefault="006C37C2" w:rsidP="0026766E">
            <w:r>
              <w:t>0..1</w:t>
            </w:r>
          </w:p>
        </w:tc>
      </w:tr>
      <w:tr w:rsidR="006C37C2" w:rsidRPr="00D82A73" w14:paraId="7854C5EF" w14:textId="77777777" w:rsidTr="009C52F6">
        <w:tc>
          <w:tcPr>
            <w:tcW w:w="2628" w:type="dxa"/>
            <w:shd w:val="clear" w:color="auto" w:fill="auto"/>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
          <w:p w14:paraId="1BA67683" w14:textId="77777777" w:rsidR="006C37C2" w:rsidRPr="00356790" w:rsidRDefault="006C37C2" w:rsidP="0026766E"/>
        </w:tc>
        <w:tc>
          <w:tcPr>
            <w:tcW w:w="4867" w:type="dxa"/>
            <w:shd w:val="clear" w:color="auto" w:fill="auto"/>
          </w:tcPr>
          <w:p w14:paraId="5C1D47D2" w14:textId="77777777" w:rsidR="006C37C2" w:rsidRPr="00356790" w:rsidRDefault="006C37C2" w:rsidP="0026766E">
            <w:r>
              <w:t>Hsa-id medicinskt ansvarig (informationsägare)..</w:t>
            </w:r>
          </w:p>
        </w:tc>
        <w:tc>
          <w:tcPr>
            <w:tcW w:w="1134" w:type="dxa"/>
            <w:shd w:val="clear" w:color="auto" w:fill="auto"/>
          </w:tcPr>
          <w:p w14:paraId="6A592106" w14:textId="77777777" w:rsidR="006C37C2" w:rsidRPr="00356790" w:rsidRDefault="006C37C2" w:rsidP="0026766E">
            <w:r>
              <w:t>0..1</w:t>
            </w:r>
          </w:p>
        </w:tc>
      </w:tr>
      <w:tr w:rsidR="006C37C2" w:rsidRPr="00D82A73" w14:paraId="67DA08C7" w14:textId="77777777" w:rsidTr="009C52F6">
        <w:tc>
          <w:tcPr>
            <w:tcW w:w="2628" w:type="dxa"/>
            <w:shd w:val="clear" w:color="auto" w:fill="auto"/>
          </w:tcPr>
          <w:p w14:paraId="673A4B19" w14:textId="77777777" w:rsidR="006C37C2" w:rsidRPr="00356790" w:rsidRDefault="006C37C2" w:rsidP="0026766E">
            <w:r w:rsidRPr="000C67F0">
              <w:t xml:space="preserve">Healthcare_Facility_CareUnit </w:t>
            </w:r>
          </w:p>
        </w:tc>
        <w:tc>
          <w:tcPr>
            <w:tcW w:w="1260" w:type="dxa"/>
            <w:shd w:val="clear" w:color="auto" w:fill="auto"/>
          </w:tcPr>
          <w:p w14:paraId="425FDFDD" w14:textId="77777777" w:rsidR="006C37C2" w:rsidRPr="00356790" w:rsidRDefault="006C37C2" w:rsidP="0026766E"/>
        </w:tc>
        <w:tc>
          <w:tcPr>
            <w:tcW w:w="4867" w:type="dxa"/>
            <w:shd w:val="clear" w:color="auto" w:fill="auto"/>
          </w:tcPr>
          <w:p w14:paraId="731BFCB2" w14:textId="77777777" w:rsidR="006C37C2" w:rsidRPr="00356790" w:rsidRDefault="006C37C2" w:rsidP="0026766E">
            <w:r>
              <w:t>Hsa-id vårdenhet (informationsägare).</w:t>
            </w:r>
          </w:p>
        </w:tc>
        <w:tc>
          <w:tcPr>
            <w:tcW w:w="1134" w:type="dxa"/>
            <w:shd w:val="clear" w:color="auto" w:fill="auto"/>
          </w:tcPr>
          <w:p w14:paraId="13BA2996" w14:textId="77777777" w:rsidR="006C37C2" w:rsidRPr="00356790" w:rsidRDefault="006C37C2" w:rsidP="0026766E">
            <w:r>
              <w:t>1..1</w:t>
            </w:r>
          </w:p>
        </w:tc>
      </w:tr>
      <w:tr w:rsidR="006C37C2" w:rsidRPr="00D82A73" w14:paraId="0E6A1953" w14:textId="77777777" w:rsidTr="009C52F6">
        <w:tc>
          <w:tcPr>
            <w:tcW w:w="2628" w:type="dxa"/>
            <w:shd w:val="clear" w:color="auto" w:fill="auto"/>
          </w:tcPr>
          <w:p w14:paraId="328F975B" w14:textId="77777777" w:rsidR="006C37C2" w:rsidRPr="00356790" w:rsidRDefault="006C37C2" w:rsidP="0026766E">
            <w:r w:rsidRPr="000C67F0">
              <w:t xml:space="preserve">healthcare_systemID </w:t>
            </w:r>
          </w:p>
        </w:tc>
        <w:tc>
          <w:tcPr>
            <w:tcW w:w="1260" w:type="dxa"/>
            <w:shd w:val="clear" w:color="auto" w:fill="auto"/>
          </w:tcPr>
          <w:p w14:paraId="49AE4876" w14:textId="77777777" w:rsidR="006C37C2" w:rsidRPr="00356790" w:rsidRDefault="006C37C2" w:rsidP="0026766E"/>
        </w:tc>
        <w:tc>
          <w:tcPr>
            <w:tcW w:w="4867" w:type="dxa"/>
            <w:shd w:val="clear" w:color="auto" w:fill="auto"/>
          </w:tcPr>
          <w:p w14:paraId="3E1EBEDE" w14:textId="77777777" w:rsidR="006C37C2" w:rsidRPr="00356790" w:rsidRDefault="006C37C2" w:rsidP="0026766E">
            <w:r>
              <w:t>Hsa-id vårdsystem.</w:t>
            </w:r>
          </w:p>
        </w:tc>
        <w:tc>
          <w:tcPr>
            <w:tcW w:w="1134" w:type="dxa"/>
            <w:shd w:val="clear" w:color="auto" w:fill="auto"/>
          </w:tcPr>
          <w:p w14:paraId="3C8D28FC" w14:textId="77777777" w:rsidR="006C37C2" w:rsidRPr="00356790" w:rsidRDefault="006C37C2" w:rsidP="0026766E">
            <w:r>
              <w:t>0..1</w:t>
            </w:r>
          </w:p>
        </w:tc>
      </w:tr>
      <w:tr w:rsidR="006C37C2" w:rsidRPr="00D82A73" w14:paraId="293C8FCF" w14:textId="77777777" w:rsidTr="009C52F6">
        <w:tc>
          <w:tcPr>
            <w:tcW w:w="2628" w:type="dxa"/>
            <w:shd w:val="clear" w:color="auto" w:fill="auto"/>
          </w:tcPr>
          <w:p w14:paraId="175A4D76" w14:textId="77777777" w:rsidR="006C37C2" w:rsidRPr="00356790" w:rsidRDefault="006C37C2" w:rsidP="0026766E">
            <w:r w:rsidRPr="000C67F0">
              <w:t xml:space="preserve">SubjectOfCare </w:t>
            </w:r>
          </w:p>
        </w:tc>
        <w:tc>
          <w:tcPr>
            <w:tcW w:w="1260" w:type="dxa"/>
            <w:shd w:val="clear" w:color="auto" w:fill="auto"/>
          </w:tcPr>
          <w:p w14:paraId="7E5A6634" w14:textId="77777777" w:rsidR="006C37C2" w:rsidRPr="00356790" w:rsidRDefault="006C37C2" w:rsidP="0026766E"/>
        </w:tc>
        <w:tc>
          <w:tcPr>
            <w:tcW w:w="4867" w:type="dxa"/>
            <w:shd w:val="clear" w:color="auto" w:fill="auto"/>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
          <w:p w14:paraId="2D1211AB" w14:textId="77777777" w:rsidR="006C37C2" w:rsidRPr="00356790" w:rsidRDefault="006C37C2" w:rsidP="0026766E">
            <w:r>
              <w:t>0..1</w:t>
            </w:r>
          </w:p>
        </w:tc>
      </w:tr>
      <w:tr w:rsidR="006C37C2" w:rsidRPr="00D82A73" w14:paraId="22E46CA9" w14:textId="77777777" w:rsidTr="009C52F6">
        <w:tc>
          <w:tcPr>
            <w:tcW w:w="2628" w:type="dxa"/>
            <w:shd w:val="clear" w:color="auto" w:fill="auto"/>
          </w:tcPr>
          <w:p w14:paraId="1365C501" w14:textId="77777777" w:rsidR="006C37C2" w:rsidRPr="00356790" w:rsidRDefault="006C37C2" w:rsidP="0026766E">
            <w:r w:rsidRPr="000C67F0">
              <w:t xml:space="preserve">TemplateId </w:t>
            </w:r>
          </w:p>
        </w:tc>
        <w:tc>
          <w:tcPr>
            <w:tcW w:w="1260" w:type="dxa"/>
            <w:shd w:val="clear" w:color="auto" w:fill="auto"/>
          </w:tcPr>
          <w:p w14:paraId="424371CF" w14:textId="77777777" w:rsidR="006C37C2" w:rsidRPr="00356790" w:rsidRDefault="006C37C2" w:rsidP="0026766E"/>
        </w:tc>
        <w:tc>
          <w:tcPr>
            <w:tcW w:w="4867" w:type="dxa"/>
            <w:shd w:val="clear" w:color="auto" w:fill="auto"/>
          </w:tcPr>
          <w:p w14:paraId="3071DFC0" w14:textId="77777777" w:rsidR="006C37C2" w:rsidRPr="00356790" w:rsidRDefault="006C37C2" w:rsidP="0026766E">
            <w:r>
              <w:t>Formulärmall id.</w:t>
            </w:r>
          </w:p>
        </w:tc>
        <w:tc>
          <w:tcPr>
            <w:tcW w:w="1134" w:type="dxa"/>
            <w:shd w:val="clear" w:color="auto" w:fill="auto"/>
          </w:tcPr>
          <w:p w14:paraId="1BA1A284" w14:textId="77777777" w:rsidR="006C37C2" w:rsidRPr="00356790" w:rsidRDefault="006C37C2" w:rsidP="0026766E">
            <w:r>
              <w:t>1..1</w:t>
            </w:r>
          </w:p>
        </w:tc>
      </w:tr>
      <w:tr w:rsidR="006C37C2" w:rsidRPr="00D82A73" w14:paraId="0414D8EB" w14:textId="77777777" w:rsidTr="009C52F6">
        <w:tc>
          <w:tcPr>
            <w:tcW w:w="2628" w:type="dxa"/>
            <w:shd w:val="clear" w:color="auto" w:fill="auto"/>
          </w:tcPr>
          <w:p w14:paraId="3029468B" w14:textId="77777777" w:rsidR="006C37C2" w:rsidRPr="00356790" w:rsidRDefault="006C37C2" w:rsidP="0026766E">
            <w:r>
              <w:t xml:space="preserve">TemplateVersion </w:t>
            </w:r>
          </w:p>
        </w:tc>
        <w:tc>
          <w:tcPr>
            <w:tcW w:w="1260" w:type="dxa"/>
            <w:shd w:val="clear" w:color="auto" w:fill="auto"/>
          </w:tcPr>
          <w:p w14:paraId="3A841059" w14:textId="77777777" w:rsidR="006C37C2" w:rsidRPr="00356790" w:rsidRDefault="006C37C2" w:rsidP="0026766E"/>
        </w:tc>
        <w:tc>
          <w:tcPr>
            <w:tcW w:w="4867" w:type="dxa"/>
            <w:shd w:val="clear" w:color="auto" w:fill="auto"/>
          </w:tcPr>
          <w:p w14:paraId="7773F59A" w14:textId="77777777" w:rsidR="006C37C2" w:rsidRPr="00356790" w:rsidRDefault="006C37C2" w:rsidP="0026766E">
            <w:r>
              <w:t>Formulärmall version.</w:t>
            </w:r>
          </w:p>
        </w:tc>
        <w:tc>
          <w:tcPr>
            <w:tcW w:w="1134" w:type="dxa"/>
            <w:shd w:val="clear" w:color="auto" w:fill="auto"/>
          </w:tcPr>
          <w:p w14:paraId="36A21BE4" w14:textId="77777777" w:rsidR="006C37C2" w:rsidRPr="00356790" w:rsidRDefault="006C37C2" w:rsidP="0026766E">
            <w:r>
              <w:t>0..1</w:t>
            </w:r>
          </w:p>
        </w:tc>
      </w:tr>
      <w:tr w:rsidR="006C37C2" w:rsidRPr="00D82A73" w14:paraId="0545C9C5" w14:textId="77777777" w:rsidTr="009C52F6">
        <w:tc>
          <w:tcPr>
            <w:tcW w:w="2628" w:type="dxa"/>
            <w:shd w:val="clear" w:color="auto" w:fill="auto"/>
          </w:tcPr>
          <w:p w14:paraId="2ED24FBE" w14:textId="77777777" w:rsidR="006C37C2" w:rsidRPr="00356790" w:rsidRDefault="006C37C2" w:rsidP="0026766E">
            <w:r>
              <w:t xml:space="preserve">ClinicalProcessInterestId </w:t>
            </w:r>
          </w:p>
        </w:tc>
        <w:tc>
          <w:tcPr>
            <w:tcW w:w="1260" w:type="dxa"/>
            <w:shd w:val="clear" w:color="auto" w:fill="auto"/>
          </w:tcPr>
          <w:p w14:paraId="5549F17B" w14:textId="77777777" w:rsidR="006C37C2" w:rsidRPr="00356790" w:rsidRDefault="006C37C2" w:rsidP="0026766E"/>
        </w:tc>
        <w:tc>
          <w:tcPr>
            <w:tcW w:w="4867" w:type="dxa"/>
            <w:shd w:val="clear" w:color="auto" w:fill="auto"/>
          </w:tcPr>
          <w:p w14:paraId="10C1E423" w14:textId="77777777" w:rsidR="006C37C2" w:rsidRPr="00356790" w:rsidRDefault="006C37C2" w:rsidP="0026766E">
            <w:r>
              <w:t>Hälsoärende id.</w:t>
            </w:r>
          </w:p>
        </w:tc>
        <w:tc>
          <w:tcPr>
            <w:tcW w:w="1134" w:type="dxa"/>
            <w:shd w:val="clear" w:color="auto" w:fill="auto"/>
          </w:tcPr>
          <w:p w14:paraId="7959CE21" w14:textId="77777777" w:rsidR="006C37C2" w:rsidRPr="00356790" w:rsidRDefault="006C37C2" w:rsidP="0026766E">
            <w:r>
              <w:t>0..1</w:t>
            </w:r>
          </w:p>
        </w:tc>
      </w:tr>
      <w:tr w:rsidR="006C37C2" w:rsidRPr="00D82A73" w14:paraId="70ABC367" w14:textId="77777777" w:rsidTr="009C52F6">
        <w:tc>
          <w:tcPr>
            <w:tcW w:w="2628" w:type="dxa"/>
            <w:shd w:val="clear" w:color="auto" w:fill="auto"/>
          </w:tcPr>
          <w:p w14:paraId="615A2EC1" w14:textId="77777777" w:rsidR="006C37C2" w:rsidRPr="00356790" w:rsidRDefault="006C37C2" w:rsidP="0026766E">
            <w:r w:rsidRPr="000C67F0">
              <w:t xml:space="preserve">FormText </w:t>
            </w:r>
          </w:p>
        </w:tc>
        <w:tc>
          <w:tcPr>
            <w:tcW w:w="1260" w:type="dxa"/>
            <w:shd w:val="clear" w:color="auto" w:fill="auto"/>
          </w:tcPr>
          <w:p w14:paraId="5BC0980D" w14:textId="77777777" w:rsidR="006C37C2" w:rsidRPr="00356790" w:rsidRDefault="006C37C2" w:rsidP="0026766E"/>
        </w:tc>
        <w:tc>
          <w:tcPr>
            <w:tcW w:w="4867" w:type="dxa"/>
            <w:shd w:val="clear" w:color="auto" w:fill="auto"/>
          </w:tcPr>
          <w:p w14:paraId="069600D2" w14:textId="77777777" w:rsidR="006C37C2" w:rsidRPr="00356790" w:rsidRDefault="006C37C2" w:rsidP="0026766E">
            <w:r>
              <w:t>Formulärtext för formulärbegäran.</w:t>
            </w:r>
          </w:p>
        </w:tc>
        <w:tc>
          <w:tcPr>
            <w:tcW w:w="1134" w:type="dxa"/>
            <w:shd w:val="clear" w:color="auto" w:fill="auto"/>
          </w:tcPr>
          <w:p w14:paraId="43AA2073" w14:textId="77777777" w:rsidR="006C37C2" w:rsidRPr="00356790" w:rsidRDefault="006C37C2" w:rsidP="0026766E">
            <w:r>
              <w:t>0..1</w:t>
            </w:r>
          </w:p>
        </w:tc>
      </w:tr>
      <w:tr w:rsidR="006C37C2" w:rsidRPr="00D82A73" w14:paraId="65359735" w14:textId="77777777" w:rsidTr="009C52F6">
        <w:tc>
          <w:tcPr>
            <w:tcW w:w="2628" w:type="dxa"/>
            <w:shd w:val="clear" w:color="auto" w:fill="auto"/>
          </w:tcPr>
          <w:p w14:paraId="08742847" w14:textId="77777777" w:rsidR="006C37C2" w:rsidRPr="00356790" w:rsidRDefault="006C37C2" w:rsidP="0026766E">
            <w:r>
              <w:t xml:space="preserve">expireDate </w:t>
            </w:r>
          </w:p>
        </w:tc>
        <w:tc>
          <w:tcPr>
            <w:tcW w:w="1260" w:type="dxa"/>
            <w:shd w:val="clear" w:color="auto" w:fill="auto"/>
          </w:tcPr>
          <w:p w14:paraId="6B39E7F5" w14:textId="77777777" w:rsidR="006C37C2" w:rsidRPr="00356790" w:rsidRDefault="006C37C2" w:rsidP="0026766E"/>
        </w:tc>
        <w:tc>
          <w:tcPr>
            <w:tcW w:w="4867" w:type="dxa"/>
            <w:shd w:val="clear" w:color="auto" w:fill="auto"/>
          </w:tcPr>
          <w:p w14:paraId="27849CBD" w14:textId="77777777" w:rsidR="006C37C2" w:rsidRPr="00356790" w:rsidRDefault="006C37C2" w:rsidP="0026766E">
            <w:r>
              <w:t>Datum för att reglera hur länge patient/invånaren kan besvara formulär.</w:t>
            </w:r>
          </w:p>
        </w:tc>
        <w:tc>
          <w:tcPr>
            <w:tcW w:w="1134" w:type="dxa"/>
            <w:shd w:val="clear" w:color="auto" w:fill="auto"/>
          </w:tcPr>
          <w:p w14:paraId="257DC685" w14:textId="77777777" w:rsidR="006C37C2" w:rsidRPr="00356790" w:rsidRDefault="006C37C2" w:rsidP="0026766E">
            <w:r>
              <w:t>1..1</w:t>
            </w:r>
          </w:p>
        </w:tc>
      </w:tr>
      <w:tr w:rsidR="006C37C2" w:rsidRPr="00D82A73" w14:paraId="2C1107D4" w14:textId="77777777" w:rsidTr="009C52F6">
        <w:tc>
          <w:tcPr>
            <w:tcW w:w="2628" w:type="dxa"/>
            <w:shd w:val="clear" w:color="auto" w:fill="auto"/>
          </w:tcPr>
          <w:p w14:paraId="53F6C39D" w14:textId="77777777" w:rsidR="006C37C2" w:rsidRPr="00356790" w:rsidRDefault="006C37C2" w:rsidP="0026766E">
            <w:r>
              <w:t xml:space="preserve">keepUntil </w:t>
            </w:r>
          </w:p>
        </w:tc>
        <w:tc>
          <w:tcPr>
            <w:tcW w:w="1260" w:type="dxa"/>
            <w:shd w:val="clear" w:color="auto" w:fill="auto"/>
          </w:tcPr>
          <w:p w14:paraId="3CBB4570" w14:textId="77777777" w:rsidR="006C37C2" w:rsidRPr="00356790" w:rsidRDefault="006C37C2" w:rsidP="0026766E"/>
        </w:tc>
        <w:tc>
          <w:tcPr>
            <w:tcW w:w="4867" w:type="dxa"/>
            <w:shd w:val="clear" w:color="auto" w:fill="auto"/>
          </w:tcPr>
          <w:p w14:paraId="7763A6A3" w14:textId="77777777" w:rsidR="006C37C2" w:rsidRPr="00356790" w:rsidRDefault="006C37C2" w:rsidP="0026766E">
            <w:r>
              <w:t>Datum för hur läng formulär kommer lagras innan gallring/arkivering.</w:t>
            </w:r>
          </w:p>
        </w:tc>
        <w:tc>
          <w:tcPr>
            <w:tcW w:w="1134" w:type="dxa"/>
            <w:shd w:val="clear" w:color="auto" w:fill="auto"/>
          </w:tcPr>
          <w:p w14:paraId="44FCA9F5" w14:textId="77777777" w:rsidR="006C37C2" w:rsidRPr="00356790" w:rsidRDefault="006C37C2" w:rsidP="0026766E">
            <w:r>
              <w:t>1..1</w:t>
            </w:r>
          </w:p>
        </w:tc>
      </w:tr>
      <w:tr w:rsidR="006C37C2" w:rsidRPr="00D82A73" w14:paraId="6E48E784" w14:textId="77777777" w:rsidTr="009C52F6">
        <w:tc>
          <w:tcPr>
            <w:tcW w:w="2628" w:type="dxa"/>
            <w:shd w:val="clear" w:color="auto" w:fill="auto"/>
          </w:tcPr>
          <w:p w14:paraId="2466121B" w14:textId="77777777" w:rsidR="006C37C2" w:rsidRPr="00D82A73" w:rsidRDefault="006C37C2" w:rsidP="0026766E">
            <w:pPr>
              <w:rPr>
                <w:i/>
              </w:rPr>
            </w:pPr>
            <w:r w:rsidRPr="00D82A73">
              <w:rPr>
                <w:i/>
              </w:rPr>
              <w:t>Svar</w:t>
            </w:r>
          </w:p>
        </w:tc>
        <w:tc>
          <w:tcPr>
            <w:tcW w:w="1260" w:type="dxa"/>
            <w:shd w:val="clear" w:color="auto" w:fill="auto"/>
          </w:tcPr>
          <w:p w14:paraId="7AD15139" w14:textId="77777777" w:rsidR="006C37C2" w:rsidRPr="00D82A73" w:rsidRDefault="006C37C2" w:rsidP="0026766E"/>
        </w:tc>
        <w:tc>
          <w:tcPr>
            <w:tcW w:w="4867" w:type="dxa"/>
            <w:shd w:val="clear" w:color="auto" w:fill="auto"/>
          </w:tcPr>
          <w:p w14:paraId="4B25F97C" w14:textId="77777777" w:rsidR="006C37C2" w:rsidRPr="00D82A73" w:rsidRDefault="006C37C2" w:rsidP="0026766E"/>
        </w:tc>
        <w:tc>
          <w:tcPr>
            <w:tcW w:w="1134" w:type="dxa"/>
            <w:shd w:val="clear" w:color="auto" w:fill="auto"/>
          </w:tcPr>
          <w:p w14:paraId="0AE0D49B" w14:textId="77777777" w:rsidR="006C37C2" w:rsidRPr="00D82A73" w:rsidRDefault="006C37C2" w:rsidP="0026766E"/>
        </w:tc>
      </w:tr>
      <w:tr w:rsidR="006C37C2" w:rsidRPr="00D82A73" w14:paraId="1AEA5400" w14:textId="77777777" w:rsidTr="009C52F6">
        <w:tc>
          <w:tcPr>
            <w:tcW w:w="2628" w:type="dxa"/>
            <w:shd w:val="clear" w:color="auto" w:fill="auto"/>
          </w:tcPr>
          <w:p w14:paraId="7DE6AF68" w14:textId="77777777" w:rsidR="006C37C2" w:rsidRPr="00D82A73" w:rsidRDefault="006C37C2" w:rsidP="0026766E">
            <w:r w:rsidRPr="00D82A73">
              <w:t>FormRequestResponse</w:t>
            </w:r>
          </w:p>
        </w:tc>
        <w:tc>
          <w:tcPr>
            <w:tcW w:w="1260" w:type="dxa"/>
            <w:shd w:val="clear" w:color="auto" w:fill="auto"/>
          </w:tcPr>
          <w:p w14:paraId="15E41DBF" w14:textId="77777777" w:rsidR="006C37C2" w:rsidRPr="00D82A73" w:rsidRDefault="006C37C2" w:rsidP="0026766E"/>
        </w:tc>
        <w:tc>
          <w:tcPr>
            <w:tcW w:w="4867" w:type="dxa"/>
            <w:shd w:val="clear" w:color="auto" w:fill="auto"/>
          </w:tcPr>
          <w:p w14:paraId="6B55F0B1" w14:textId="77777777" w:rsidR="006C37C2" w:rsidRPr="00D82A73" w:rsidRDefault="006C37C2" w:rsidP="0026766E">
            <w:r w:rsidRPr="00D82A73">
              <w:t>Objekt FormRequestResponseType</w:t>
            </w:r>
          </w:p>
        </w:tc>
        <w:tc>
          <w:tcPr>
            <w:tcW w:w="1134" w:type="dxa"/>
            <w:shd w:val="clear" w:color="auto" w:fill="auto"/>
          </w:tcPr>
          <w:p w14:paraId="5AFF9B01" w14:textId="77777777" w:rsidR="006C37C2" w:rsidRPr="00D82A73" w:rsidRDefault="006C37C2" w:rsidP="0026766E">
            <w:r w:rsidRPr="00D82A73">
              <w:t>0..*</w:t>
            </w:r>
          </w:p>
        </w:tc>
      </w:tr>
      <w:tr w:rsidR="006C37C2" w:rsidRPr="00D82A73" w14:paraId="7D5A323B" w14:textId="77777777" w:rsidTr="009C52F6">
        <w:tc>
          <w:tcPr>
            <w:tcW w:w="2628" w:type="dxa"/>
            <w:shd w:val="clear" w:color="auto" w:fill="auto"/>
          </w:tcPr>
          <w:p w14:paraId="2AA5474A" w14:textId="77777777" w:rsidR="006C37C2" w:rsidRPr="00D82A73" w:rsidRDefault="006C37C2" w:rsidP="0026766E">
            <w:r w:rsidRPr="00D82A73">
              <w:t>Comment</w:t>
            </w:r>
          </w:p>
        </w:tc>
        <w:tc>
          <w:tcPr>
            <w:tcW w:w="1260" w:type="dxa"/>
            <w:shd w:val="clear" w:color="auto" w:fill="auto"/>
          </w:tcPr>
          <w:p w14:paraId="21AC99B5" w14:textId="77777777" w:rsidR="006C37C2" w:rsidRPr="00D82A73" w:rsidRDefault="006C37C2" w:rsidP="0026766E"/>
        </w:tc>
        <w:tc>
          <w:tcPr>
            <w:tcW w:w="4867" w:type="dxa"/>
            <w:shd w:val="clear" w:color="auto" w:fill="auto"/>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
          <w:p w14:paraId="6832BBC4" w14:textId="77777777" w:rsidR="006C37C2" w:rsidRPr="00D82A73" w:rsidRDefault="006C37C2" w:rsidP="0026766E">
            <w:r w:rsidRPr="00D82A73">
              <w:t>0..1</w:t>
            </w:r>
          </w:p>
        </w:tc>
      </w:tr>
      <w:tr w:rsidR="006C37C2" w:rsidRPr="00D82A73" w14:paraId="1EA706B0" w14:textId="77777777" w:rsidTr="009C52F6">
        <w:tc>
          <w:tcPr>
            <w:tcW w:w="2628" w:type="dxa"/>
            <w:shd w:val="clear" w:color="auto" w:fill="auto"/>
          </w:tcPr>
          <w:p w14:paraId="0845EE15" w14:textId="77777777" w:rsidR="006C37C2" w:rsidRPr="00D82A73" w:rsidRDefault="006C37C2" w:rsidP="0026766E">
            <w:pPr>
              <w:rPr>
                <w:b/>
              </w:rPr>
            </w:pPr>
            <w:r w:rsidRPr="00D82A73">
              <w:t>ResultCode</w:t>
            </w:r>
          </w:p>
        </w:tc>
        <w:tc>
          <w:tcPr>
            <w:tcW w:w="1260" w:type="dxa"/>
            <w:shd w:val="clear" w:color="auto" w:fill="auto"/>
          </w:tcPr>
          <w:p w14:paraId="7DCB5DCA" w14:textId="77777777" w:rsidR="006C37C2" w:rsidRPr="00D82A73" w:rsidRDefault="006C37C2" w:rsidP="0026766E">
            <w:r w:rsidRPr="00D82A73">
              <w:t>ResultCodeEnum</w:t>
            </w:r>
          </w:p>
        </w:tc>
        <w:tc>
          <w:tcPr>
            <w:tcW w:w="4867" w:type="dxa"/>
            <w:shd w:val="clear" w:color="auto" w:fill="auto"/>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035" w:name="_Toc258862211"/>
      <w:bookmarkStart w:id="5036" w:name="_Toc386458189"/>
      <w:bookmarkStart w:id="5037" w:name="_Toc390951770"/>
      <w:r w:rsidRPr="006954D3">
        <w:t>Regler</w:t>
      </w:r>
      <w:bookmarkEnd w:id="5035"/>
      <w:bookmarkEnd w:id="5036"/>
      <w:bookmarkEnd w:id="5037"/>
    </w:p>
    <w:p w14:paraId="58F4C1BB" w14:textId="77777777" w:rsidR="006C37C2" w:rsidRPr="00D82A73" w:rsidRDefault="006C37C2" w:rsidP="006C37C2">
      <w:pPr>
        <w:pStyle w:val="Heading3"/>
      </w:pPr>
      <w:bookmarkStart w:id="5038" w:name="_Toc258862212"/>
      <w:bookmarkStart w:id="5039" w:name="_Toc386458190"/>
      <w:bookmarkStart w:id="5040" w:name="_Toc390951771"/>
      <w:r w:rsidRPr="00D82A73">
        <w:t>Begäran</w:t>
      </w:r>
      <w:bookmarkEnd w:id="5038"/>
      <w:bookmarkEnd w:id="5039"/>
      <w:bookmarkEnd w:id="5040"/>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041" w:name="_Toc258862213"/>
      <w:bookmarkStart w:id="5042" w:name="_Toc386458191"/>
      <w:bookmarkStart w:id="5043" w:name="_Toc390951772"/>
      <w:r w:rsidRPr="00D82A73">
        <w:t>Svar</w:t>
      </w:r>
      <w:bookmarkEnd w:id="5041"/>
      <w:bookmarkEnd w:id="5042"/>
      <w:bookmarkEnd w:id="5043"/>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73C00F57" w14:textId="77777777" w:rsidR="006C37C2" w:rsidRPr="00D82A73" w:rsidRDefault="006C37C2" w:rsidP="006C37C2">
      <w:pPr>
        <w:pStyle w:val="Heading2"/>
      </w:pPr>
      <w:bookmarkStart w:id="5044" w:name="_Toc258862214"/>
      <w:bookmarkStart w:id="5045" w:name="_Toc386458192"/>
      <w:bookmarkStart w:id="5046" w:name="_Toc390951773"/>
      <w:r w:rsidRPr="00D82A73">
        <w:t>Tjänsteinteraktion</w:t>
      </w:r>
      <w:bookmarkEnd w:id="5044"/>
      <w:bookmarkEnd w:id="5045"/>
      <w:bookmarkEnd w:id="5046"/>
    </w:p>
    <w:p w14:paraId="2A196642" w14:textId="77777777" w:rsidR="006C37C2" w:rsidRPr="00D82A73" w:rsidRDefault="006C37C2" w:rsidP="004F0033">
      <w:pPr>
        <w:numPr>
          <w:ilvl w:val="0"/>
          <w:numId w:val="40"/>
        </w:numPr>
        <w:spacing w:line="240" w:lineRule="auto"/>
      </w:pPr>
      <w:r w:rsidRPr="00D82A73">
        <w:t>CreateFormRequestInteraction</w:t>
      </w:r>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047" w:name="_Toc256433029"/>
      <w:bookmarkStart w:id="5048" w:name="_Toc386458193"/>
      <w:bookmarkStart w:id="5049" w:name="_Toc390951774"/>
      <w:r w:rsidRPr="00D82A73">
        <w:lastRenderedPageBreak/>
        <w:t>Tjänstekontrakt GetFormTemplate</w:t>
      </w:r>
      <w:bookmarkEnd w:id="5047"/>
      <w:bookmarkEnd w:id="5048"/>
      <w:bookmarkEnd w:id="5049"/>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50" w:name="_Toc256433030"/>
      <w:bookmarkStart w:id="5051" w:name="_Toc386458194"/>
      <w:bookmarkStart w:id="5052" w:name="_Toc390951775"/>
      <w:r w:rsidRPr="00D82A73">
        <w:t>Frivillighet</w:t>
      </w:r>
      <w:bookmarkEnd w:id="5050"/>
      <w:bookmarkEnd w:id="5051"/>
      <w:bookmarkEnd w:id="5052"/>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53" w:name="_Toc256433031"/>
      <w:bookmarkStart w:id="5054" w:name="_Toc386458195"/>
      <w:bookmarkStart w:id="5055" w:name="_Toc390951776"/>
      <w:r w:rsidRPr="00D82A73">
        <w:t>Version</w:t>
      </w:r>
      <w:bookmarkEnd w:id="5053"/>
      <w:bookmarkEnd w:id="5054"/>
      <w:bookmarkEnd w:id="5055"/>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56" w:name="_Toc256433032"/>
      <w:bookmarkStart w:id="5057" w:name="_Toc386458196"/>
      <w:bookmarkStart w:id="5058" w:name="_Toc390951777"/>
      <w:r w:rsidRPr="00D82A73">
        <w:t>Tjänstens signatur</w:t>
      </w:r>
      <w:bookmarkEnd w:id="5056"/>
      <w:bookmarkEnd w:id="5057"/>
      <w:bookmarkEnd w:id="5058"/>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059" w:name="_Toc386458197"/>
      <w:bookmarkStart w:id="5060" w:name="_Toc390951778"/>
      <w:r w:rsidRPr="00D82A73">
        <w:t>Begäran (Request) och Svar (Response)</w:t>
      </w:r>
      <w:bookmarkEnd w:id="5059"/>
      <w:bookmarkEnd w:id="506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003D48D" w14:textId="77777777" w:rsidTr="009C52F6">
        <w:tc>
          <w:tcPr>
            <w:tcW w:w="2628" w:type="dxa"/>
            <w:shd w:val="clear" w:color="auto" w:fill="auto"/>
          </w:tcPr>
          <w:p w14:paraId="62728DE7" w14:textId="77777777" w:rsidR="006C37C2" w:rsidRPr="00D82A73" w:rsidRDefault="006C37C2" w:rsidP="0026766E">
            <w:pPr>
              <w:rPr>
                <w:b/>
              </w:rPr>
            </w:pPr>
            <w:r w:rsidRPr="00D82A73">
              <w:rPr>
                <w:b/>
              </w:rPr>
              <w:t>Attribut</w:t>
            </w:r>
          </w:p>
        </w:tc>
        <w:tc>
          <w:tcPr>
            <w:tcW w:w="1260" w:type="dxa"/>
            <w:shd w:val="clear" w:color="auto" w:fill="auto"/>
          </w:tcPr>
          <w:p w14:paraId="5FBAD03A" w14:textId="77777777" w:rsidR="006C37C2" w:rsidRPr="00D82A73" w:rsidRDefault="006C37C2" w:rsidP="0026766E">
            <w:pPr>
              <w:rPr>
                <w:b/>
              </w:rPr>
            </w:pPr>
            <w:r w:rsidRPr="00D82A73">
              <w:rPr>
                <w:b/>
              </w:rPr>
              <w:t>Typ</w:t>
            </w:r>
          </w:p>
        </w:tc>
        <w:tc>
          <w:tcPr>
            <w:tcW w:w="4867" w:type="dxa"/>
            <w:shd w:val="clear" w:color="auto" w:fill="auto"/>
          </w:tcPr>
          <w:p w14:paraId="1CD31DD6" w14:textId="77777777" w:rsidR="006C37C2" w:rsidRPr="00D82A73" w:rsidRDefault="006C37C2" w:rsidP="0026766E">
            <w:pPr>
              <w:rPr>
                <w:b/>
              </w:rPr>
            </w:pPr>
            <w:r w:rsidRPr="00D82A73">
              <w:rPr>
                <w:b/>
              </w:rPr>
              <w:t>Kommentar</w:t>
            </w:r>
          </w:p>
        </w:tc>
        <w:tc>
          <w:tcPr>
            <w:tcW w:w="1134" w:type="dxa"/>
            <w:shd w:val="clear" w:color="auto" w:fill="auto"/>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9C52F6">
        <w:tc>
          <w:tcPr>
            <w:tcW w:w="2628" w:type="dxa"/>
            <w:shd w:val="clear" w:color="auto" w:fill="auto"/>
          </w:tcPr>
          <w:p w14:paraId="6DFE020E" w14:textId="77777777" w:rsidR="006C37C2" w:rsidRPr="00D82A73" w:rsidRDefault="006C37C2" w:rsidP="0026766E">
            <w:pPr>
              <w:rPr>
                <w:i/>
              </w:rPr>
            </w:pPr>
            <w:r w:rsidRPr="00D82A73">
              <w:rPr>
                <w:i/>
              </w:rPr>
              <w:t>Begäran</w:t>
            </w:r>
          </w:p>
        </w:tc>
        <w:tc>
          <w:tcPr>
            <w:tcW w:w="1260" w:type="dxa"/>
            <w:shd w:val="clear" w:color="auto" w:fill="auto"/>
          </w:tcPr>
          <w:p w14:paraId="44A1D550" w14:textId="77777777" w:rsidR="006C37C2" w:rsidRPr="00D82A73" w:rsidRDefault="006C37C2" w:rsidP="0026766E"/>
        </w:tc>
        <w:tc>
          <w:tcPr>
            <w:tcW w:w="4867" w:type="dxa"/>
            <w:shd w:val="clear" w:color="auto" w:fill="auto"/>
          </w:tcPr>
          <w:p w14:paraId="0F812C37" w14:textId="77777777" w:rsidR="006C37C2" w:rsidRPr="00D82A73" w:rsidRDefault="006C37C2" w:rsidP="0026766E">
            <w:pPr>
              <w:pStyle w:val="Normal1"/>
              <w:rPr>
                <w:lang w:val="sv-SE"/>
              </w:rPr>
            </w:pPr>
          </w:p>
        </w:tc>
        <w:tc>
          <w:tcPr>
            <w:tcW w:w="1134" w:type="dxa"/>
            <w:shd w:val="clear" w:color="auto" w:fill="auto"/>
          </w:tcPr>
          <w:p w14:paraId="6989FEC3" w14:textId="77777777" w:rsidR="006C37C2" w:rsidRPr="00D82A73" w:rsidRDefault="006C37C2" w:rsidP="0026766E"/>
        </w:tc>
      </w:tr>
      <w:tr w:rsidR="006C37C2" w:rsidRPr="00D82A73" w14:paraId="2303163E" w14:textId="77777777" w:rsidTr="009C52F6">
        <w:tc>
          <w:tcPr>
            <w:tcW w:w="2628" w:type="dxa"/>
            <w:shd w:val="clear" w:color="auto" w:fill="auto"/>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
          <w:p w14:paraId="54ADA5B9" w14:textId="77777777" w:rsidR="006C37C2" w:rsidRPr="00D82A73" w:rsidRDefault="006C37C2" w:rsidP="0026766E"/>
        </w:tc>
        <w:tc>
          <w:tcPr>
            <w:tcW w:w="4867" w:type="dxa"/>
            <w:shd w:val="clear" w:color="auto" w:fill="auto"/>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
          <w:p w14:paraId="4B3DF594" w14:textId="77777777" w:rsidR="006C37C2" w:rsidRPr="00D82A73" w:rsidRDefault="006C37C2" w:rsidP="0026766E">
            <w:r w:rsidRPr="00D82A73">
              <w:t>0..1</w:t>
            </w:r>
          </w:p>
        </w:tc>
      </w:tr>
      <w:tr w:rsidR="006C37C2" w:rsidRPr="00D82A73" w14:paraId="2E8A5179" w14:textId="77777777" w:rsidTr="009C52F6">
        <w:tc>
          <w:tcPr>
            <w:tcW w:w="2628" w:type="dxa"/>
            <w:shd w:val="clear" w:color="auto" w:fill="auto"/>
          </w:tcPr>
          <w:p w14:paraId="48791C71" w14:textId="77777777" w:rsidR="006C37C2" w:rsidRPr="00D82A73" w:rsidRDefault="006C37C2" w:rsidP="0026766E">
            <w:pPr>
              <w:rPr>
                <w:i/>
              </w:rPr>
            </w:pPr>
            <w:r w:rsidRPr="00D82A73">
              <w:t>templateId</w:t>
            </w:r>
          </w:p>
        </w:tc>
        <w:tc>
          <w:tcPr>
            <w:tcW w:w="1260" w:type="dxa"/>
            <w:shd w:val="clear" w:color="auto" w:fill="auto"/>
          </w:tcPr>
          <w:p w14:paraId="694505AC" w14:textId="77777777" w:rsidR="006C37C2" w:rsidRPr="00D82A73" w:rsidRDefault="006C37C2" w:rsidP="0026766E"/>
        </w:tc>
        <w:tc>
          <w:tcPr>
            <w:tcW w:w="4867" w:type="dxa"/>
            <w:shd w:val="clear" w:color="auto" w:fill="auto"/>
          </w:tcPr>
          <w:p w14:paraId="17F78389" w14:textId="77777777" w:rsidR="006C37C2" w:rsidRPr="00D82A73" w:rsidRDefault="006C37C2" w:rsidP="0026766E">
            <w:r w:rsidRPr="00D82A73">
              <w:t>Mallens id.</w:t>
            </w:r>
          </w:p>
        </w:tc>
        <w:tc>
          <w:tcPr>
            <w:tcW w:w="1134" w:type="dxa"/>
            <w:shd w:val="clear" w:color="auto" w:fill="auto"/>
          </w:tcPr>
          <w:p w14:paraId="0D7DCF67" w14:textId="77777777" w:rsidR="006C37C2" w:rsidRPr="00D82A73" w:rsidRDefault="006C37C2" w:rsidP="0026766E">
            <w:r w:rsidRPr="00D82A73">
              <w:t>0..1</w:t>
            </w:r>
          </w:p>
        </w:tc>
      </w:tr>
      <w:tr w:rsidR="006C37C2" w:rsidRPr="00D82A73" w14:paraId="61963A87" w14:textId="77777777" w:rsidTr="009C52F6">
        <w:tc>
          <w:tcPr>
            <w:tcW w:w="2628" w:type="dxa"/>
            <w:shd w:val="clear" w:color="auto" w:fill="auto"/>
          </w:tcPr>
          <w:p w14:paraId="0B646B7F" w14:textId="77777777" w:rsidR="006C37C2" w:rsidRPr="00D82A73" w:rsidRDefault="006C37C2" w:rsidP="0026766E">
            <w:pPr>
              <w:rPr>
                <w:i/>
              </w:rPr>
            </w:pPr>
            <w:r w:rsidRPr="00D82A73">
              <w:t>templateVersion</w:t>
            </w:r>
          </w:p>
        </w:tc>
        <w:tc>
          <w:tcPr>
            <w:tcW w:w="1260" w:type="dxa"/>
            <w:shd w:val="clear" w:color="auto" w:fill="auto"/>
          </w:tcPr>
          <w:p w14:paraId="267CA721" w14:textId="77777777" w:rsidR="006C37C2" w:rsidRPr="00D82A73" w:rsidRDefault="006C37C2" w:rsidP="0026766E"/>
        </w:tc>
        <w:tc>
          <w:tcPr>
            <w:tcW w:w="4867" w:type="dxa"/>
            <w:shd w:val="clear" w:color="auto" w:fill="auto"/>
          </w:tcPr>
          <w:p w14:paraId="1724551D" w14:textId="77777777" w:rsidR="006C37C2" w:rsidRPr="00D82A73" w:rsidRDefault="006C37C2" w:rsidP="0026766E">
            <w:r w:rsidRPr="00D82A73">
              <w:t>Mallens version.</w:t>
            </w:r>
          </w:p>
        </w:tc>
        <w:tc>
          <w:tcPr>
            <w:tcW w:w="1134" w:type="dxa"/>
            <w:shd w:val="clear" w:color="auto" w:fill="auto"/>
          </w:tcPr>
          <w:p w14:paraId="67E1EEE2" w14:textId="77777777" w:rsidR="006C37C2" w:rsidRPr="00D82A73" w:rsidRDefault="006C37C2" w:rsidP="0026766E">
            <w:r w:rsidRPr="00D82A73">
              <w:t>0..1</w:t>
            </w:r>
          </w:p>
        </w:tc>
      </w:tr>
      <w:tr w:rsidR="006C37C2" w:rsidRPr="00D82A73" w14:paraId="6D0B6166" w14:textId="77777777" w:rsidTr="009C52F6">
        <w:tc>
          <w:tcPr>
            <w:tcW w:w="2628" w:type="dxa"/>
            <w:shd w:val="clear" w:color="auto" w:fill="auto"/>
          </w:tcPr>
          <w:p w14:paraId="5B50327F" w14:textId="77777777" w:rsidR="006C37C2" w:rsidRPr="00D82A73" w:rsidRDefault="006C37C2" w:rsidP="0026766E">
            <w:pPr>
              <w:rPr>
                <w:i/>
              </w:rPr>
            </w:pPr>
          </w:p>
        </w:tc>
        <w:tc>
          <w:tcPr>
            <w:tcW w:w="1260" w:type="dxa"/>
            <w:shd w:val="clear" w:color="auto" w:fill="auto"/>
          </w:tcPr>
          <w:p w14:paraId="2EAE09BB" w14:textId="77777777" w:rsidR="006C37C2" w:rsidRPr="00D82A73" w:rsidRDefault="006C37C2" w:rsidP="0026766E"/>
        </w:tc>
        <w:tc>
          <w:tcPr>
            <w:tcW w:w="4867" w:type="dxa"/>
            <w:shd w:val="clear" w:color="auto" w:fill="auto"/>
          </w:tcPr>
          <w:p w14:paraId="65B80B5F" w14:textId="77777777" w:rsidR="006C37C2" w:rsidRPr="00D82A73" w:rsidRDefault="006C37C2" w:rsidP="0026766E"/>
        </w:tc>
        <w:tc>
          <w:tcPr>
            <w:tcW w:w="1134" w:type="dxa"/>
            <w:shd w:val="clear" w:color="auto" w:fill="auto"/>
          </w:tcPr>
          <w:p w14:paraId="60991D71" w14:textId="77777777" w:rsidR="006C37C2" w:rsidRPr="00D82A73" w:rsidRDefault="006C37C2" w:rsidP="0026766E"/>
        </w:tc>
      </w:tr>
      <w:tr w:rsidR="006C37C2" w:rsidRPr="00D82A73" w14:paraId="3BEE9EEB" w14:textId="77777777" w:rsidTr="009C52F6">
        <w:tc>
          <w:tcPr>
            <w:tcW w:w="2628" w:type="dxa"/>
            <w:shd w:val="clear" w:color="auto" w:fill="auto"/>
          </w:tcPr>
          <w:p w14:paraId="68A46EBA" w14:textId="77777777" w:rsidR="006C37C2" w:rsidRPr="00D82A73" w:rsidRDefault="006C37C2" w:rsidP="0026766E">
            <w:pPr>
              <w:rPr>
                <w:i/>
              </w:rPr>
            </w:pPr>
            <w:r w:rsidRPr="00D82A73">
              <w:rPr>
                <w:i/>
              </w:rPr>
              <w:t>Svar</w:t>
            </w:r>
          </w:p>
        </w:tc>
        <w:tc>
          <w:tcPr>
            <w:tcW w:w="1260" w:type="dxa"/>
            <w:shd w:val="clear" w:color="auto" w:fill="auto"/>
          </w:tcPr>
          <w:p w14:paraId="0738CC56" w14:textId="77777777" w:rsidR="006C37C2" w:rsidRPr="00D82A73" w:rsidRDefault="006C37C2" w:rsidP="0026766E"/>
        </w:tc>
        <w:tc>
          <w:tcPr>
            <w:tcW w:w="4867" w:type="dxa"/>
            <w:shd w:val="clear" w:color="auto" w:fill="auto"/>
          </w:tcPr>
          <w:p w14:paraId="2903AEE6" w14:textId="77777777" w:rsidR="006C37C2" w:rsidRPr="00D82A73" w:rsidRDefault="006C37C2" w:rsidP="0026766E"/>
        </w:tc>
        <w:tc>
          <w:tcPr>
            <w:tcW w:w="1134" w:type="dxa"/>
            <w:shd w:val="clear" w:color="auto" w:fill="auto"/>
          </w:tcPr>
          <w:p w14:paraId="0D59751D" w14:textId="77777777" w:rsidR="006C37C2" w:rsidRPr="00D82A73" w:rsidRDefault="006C37C2" w:rsidP="0026766E"/>
        </w:tc>
      </w:tr>
      <w:tr w:rsidR="006C37C2" w:rsidRPr="00D82A73" w14:paraId="3B452B6C" w14:textId="77777777" w:rsidTr="009C52F6">
        <w:tc>
          <w:tcPr>
            <w:tcW w:w="2628" w:type="dxa"/>
            <w:shd w:val="clear" w:color="auto" w:fill="auto"/>
          </w:tcPr>
          <w:p w14:paraId="4C537EDA" w14:textId="77777777" w:rsidR="006C37C2" w:rsidRPr="00D82A73" w:rsidRDefault="006C37C2" w:rsidP="0026766E">
            <w:r w:rsidRPr="00D82A73">
              <w:t>FormTemplates</w:t>
            </w:r>
          </w:p>
        </w:tc>
        <w:tc>
          <w:tcPr>
            <w:tcW w:w="1260" w:type="dxa"/>
            <w:shd w:val="clear" w:color="auto" w:fill="auto"/>
          </w:tcPr>
          <w:p w14:paraId="3A365719" w14:textId="77777777" w:rsidR="006C37C2" w:rsidRPr="00D82A73" w:rsidRDefault="006C37C2" w:rsidP="0026766E"/>
        </w:tc>
        <w:tc>
          <w:tcPr>
            <w:tcW w:w="4867" w:type="dxa"/>
            <w:shd w:val="clear" w:color="auto" w:fill="auto"/>
          </w:tcPr>
          <w:p w14:paraId="51B8351F" w14:textId="77777777" w:rsidR="006C37C2" w:rsidRPr="00D82A73" w:rsidRDefault="006C37C2" w:rsidP="0026766E">
            <w:r w:rsidRPr="00D82A73">
              <w:t>Objekt FormTemplateType (Formulärmallar)</w:t>
            </w:r>
          </w:p>
        </w:tc>
        <w:tc>
          <w:tcPr>
            <w:tcW w:w="1134" w:type="dxa"/>
            <w:shd w:val="clear" w:color="auto" w:fill="auto"/>
          </w:tcPr>
          <w:p w14:paraId="22DAB457" w14:textId="77777777" w:rsidR="006C37C2" w:rsidRPr="00D82A73" w:rsidRDefault="006C37C2" w:rsidP="0026766E">
            <w:r w:rsidRPr="00D82A73">
              <w:t>0..*</w:t>
            </w:r>
          </w:p>
        </w:tc>
      </w:tr>
      <w:tr w:rsidR="006C37C2" w:rsidRPr="00D82A73" w14:paraId="5912D246" w14:textId="77777777" w:rsidTr="009C52F6">
        <w:tc>
          <w:tcPr>
            <w:tcW w:w="2628" w:type="dxa"/>
            <w:shd w:val="clear" w:color="auto" w:fill="auto"/>
          </w:tcPr>
          <w:p w14:paraId="679FA274" w14:textId="77777777" w:rsidR="006C37C2" w:rsidRPr="00D82A73" w:rsidRDefault="006C37C2" w:rsidP="0026766E"/>
        </w:tc>
        <w:tc>
          <w:tcPr>
            <w:tcW w:w="1260" w:type="dxa"/>
            <w:shd w:val="clear" w:color="auto" w:fill="auto"/>
          </w:tcPr>
          <w:p w14:paraId="72281C45" w14:textId="77777777" w:rsidR="006C37C2" w:rsidRPr="00D82A73" w:rsidRDefault="006C37C2" w:rsidP="0026766E"/>
        </w:tc>
        <w:tc>
          <w:tcPr>
            <w:tcW w:w="4867" w:type="dxa"/>
            <w:shd w:val="clear" w:color="auto" w:fill="auto"/>
          </w:tcPr>
          <w:p w14:paraId="07D184FF" w14:textId="77777777" w:rsidR="006C37C2" w:rsidRPr="00D82A73" w:rsidRDefault="006C37C2" w:rsidP="0026766E"/>
        </w:tc>
        <w:tc>
          <w:tcPr>
            <w:tcW w:w="1134" w:type="dxa"/>
            <w:shd w:val="clear" w:color="auto" w:fill="auto"/>
          </w:tcPr>
          <w:p w14:paraId="0BE7DCEB" w14:textId="77777777" w:rsidR="006C37C2" w:rsidRPr="00D82A73" w:rsidRDefault="006C37C2" w:rsidP="0026766E"/>
        </w:tc>
      </w:tr>
      <w:tr w:rsidR="006C37C2" w:rsidRPr="00D82A73" w14:paraId="09B7267B" w14:textId="77777777" w:rsidTr="009C52F6">
        <w:tc>
          <w:tcPr>
            <w:tcW w:w="2628" w:type="dxa"/>
            <w:shd w:val="clear" w:color="auto" w:fill="auto"/>
          </w:tcPr>
          <w:p w14:paraId="4219BC65" w14:textId="77777777" w:rsidR="006C37C2" w:rsidRPr="00D82A73" w:rsidRDefault="006C37C2" w:rsidP="0026766E">
            <w:pPr>
              <w:rPr>
                <w:b/>
              </w:rPr>
            </w:pPr>
          </w:p>
        </w:tc>
        <w:tc>
          <w:tcPr>
            <w:tcW w:w="1260" w:type="dxa"/>
            <w:shd w:val="clear" w:color="auto" w:fill="auto"/>
          </w:tcPr>
          <w:p w14:paraId="705D36EB" w14:textId="77777777" w:rsidR="006C37C2" w:rsidRPr="00D82A73" w:rsidRDefault="006C37C2" w:rsidP="0026766E"/>
        </w:tc>
        <w:tc>
          <w:tcPr>
            <w:tcW w:w="4867" w:type="dxa"/>
            <w:shd w:val="clear" w:color="auto" w:fill="auto"/>
          </w:tcPr>
          <w:p w14:paraId="4310D978" w14:textId="77777777" w:rsidR="006C37C2" w:rsidRPr="00D82A73" w:rsidRDefault="006C37C2" w:rsidP="0026766E">
            <w:pPr>
              <w:rPr>
                <w:b/>
              </w:rPr>
            </w:pPr>
          </w:p>
        </w:tc>
        <w:tc>
          <w:tcPr>
            <w:tcW w:w="1134" w:type="dxa"/>
            <w:shd w:val="clear" w:color="auto" w:fill="auto"/>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61" w:name="_Toc256433033"/>
      <w:bookmarkStart w:id="5062" w:name="_Toc386458198"/>
      <w:bookmarkStart w:id="5063" w:name="_Toc390951779"/>
      <w:r w:rsidRPr="00D82A73">
        <w:lastRenderedPageBreak/>
        <w:t>Regler</w:t>
      </w:r>
      <w:bookmarkEnd w:id="5061"/>
      <w:bookmarkEnd w:id="5062"/>
      <w:bookmarkEnd w:id="5063"/>
    </w:p>
    <w:p w14:paraId="283F9E5C" w14:textId="77777777" w:rsidR="006C37C2" w:rsidRPr="00D82A73" w:rsidRDefault="006C37C2" w:rsidP="006C37C2">
      <w:pPr>
        <w:pStyle w:val="Heading3"/>
      </w:pPr>
      <w:bookmarkStart w:id="5064" w:name="_Toc256433034"/>
      <w:bookmarkStart w:id="5065" w:name="_Toc386458199"/>
      <w:bookmarkStart w:id="5066" w:name="_Toc390951780"/>
      <w:r w:rsidRPr="00D82A73">
        <w:t>Begäran</w:t>
      </w:r>
      <w:bookmarkEnd w:id="5064"/>
      <w:bookmarkEnd w:id="5065"/>
      <w:bookmarkEnd w:id="5066"/>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067" w:name="_Toc256433035"/>
      <w:bookmarkStart w:id="5068" w:name="_Toc386458200"/>
      <w:bookmarkStart w:id="5069" w:name="_Toc390951781"/>
      <w:r w:rsidRPr="00D82A73">
        <w:t>Svar</w:t>
      </w:r>
      <w:bookmarkEnd w:id="5067"/>
      <w:bookmarkEnd w:id="5068"/>
      <w:bookmarkEnd w:id="5069"/>
    </w:p>
    <w:p w14:paraId="6246370D" w14:textId="77777777" w:rsidR="006C37C2" w:rsidRPr="00D82A73" w:rsidRDefault="006C37C2" w:rsidP="006C37C2">
      <w:r w:rsidRPr="00D82A73">
        <w:t>Sökresultatet framställs genom att svaret begränsas av de värden som angivits i begäran.</w:t>
      </w: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70" w:name="_Toc256433036"/>
      <w:bookmarkStart w:id="5071" w:name="_Toc386458201"/>
      <w:bookmarkStart w:id="5072" w:name="_Toc390951782"/>
      <w:r w:rsidRPr="00D82A73">
        <w:t>Tjänsteinteraktion</w:t>
      </w:r>
      <w:bookmarkEnd w:id="5070"/>
      <w:bookmarkEnd w:id="5071"/>
      <w:bookmarkEnd w:id="5072"/>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073" w:name="_Toc256433037"/>
      <w:bookmarkStart w:id="5074" w:name="_Toc386458202"/>
      <w:bookmarkStart w:id="5075" w:name="_Toc390951783"/>
      <w:r w:rsidRPr="00D82A73">
        <w:lastRenderedPageBreak/>
        <w:t>Tjänstekontrakt SaveFormTemplate</w:t>
      </w:r>
      <w:bookmarkEnd w:id="5073"/>
      <w:bookmarkEnd w:id="5074"/>
      <w:bookmarkEnd w:id="5075"/>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r w:rsidRPr="00D82A73">
        <w:t xml:space="preserve"> Verksamhetssystem) för att spara en </w:t>
      </w:r>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76" w:name="_Toc256433038"/>
      <w:bookmarkStart w:id="5077" w:name="_Toc386458203"/>
      <w:bookmarkStart w:id="5078" w:name="_Toc390951784"/>
      <w:r w:rsidRPr="00D82A73">
        <w:t>Frivillighet</w:t>
      </w:r>
      <w:bookmarkEnd w:id="5076"/>
      <w:bookmarkEnd w:id="5077"/>
      <w:bookmarkEnd w:id="5078"/>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79" w:name="_Toc256433039"/>
      <w:bookmarkStart w:id="5080" w:name="_Toc386458204"/>
      <w:bookmarkStart w:id="5081" w:name="_Toc390951785"/>
      <w:r w:rsidRPr="00D82A73">
        <w:t>Version</w:t>
      </w:r>
      <w:bookmarkEnd w:id="5079"/>
      <w:bookmarkEnd w:id="5080"/>
      <w:bookmarkEnd w:id="5081"/>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82" w:name="_Toc256433040"/>
      <w:bookmarkStart w:id="5083" w:name="_Toc386458205"/>
      <w:bookmarkStart w:id="5084" w:name="_Toc390951786"/>
      <w:r w:rsidRPr="00D82A73">
        <w:t>Tjänstens signatur</w:t>
      </w:r>
      <w:bookmarkEnd w:id="5082"/>
      <w:bookmarkEnd w:id="5083"/>
      <w:bookmarkEnd w:id="5084"/>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rsidP="009C52F6"/>
    <w:p w14:paraId="28AE7756" w14:textId="77777777" w:rsidR="006C37C2" w:rsidRPr="00D82A73" w:rsidRDefault="006C37C2" w:rsidP="006C37C2">
      <w:pPr>
        <w:pStyle w:val="Heading3"/>
      </w:pPr>
      <w:bookmarkStart w:id="5085" w:name="_Toc386457431"/>
      <w:bookmarkStart w:id="5086" w:name="_Toc386458206"/>
      <w:bookmarkStart w:id="5087" w:name="_Toc386458207"/>
      <w:bookmarkStart w:id="5088" w:name="_Toc390951787"/>
      <w:bookmarkEnd w:id="5085"/>
      <w:bookmarkEnd w:id="5086"/>
      <w:r w:rsidRPr="00D82A73">
        <w:t>Begäran (Request) och Svar (Response)</w:t>
      </w:r>
      <w:bookmarkEnd w:id="5087"/>
      <w:bookmarkEnd w:id="508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A20E8A3" w14:textId="77777777" w:rsidTr="009C52F6">
        <w:tc>
          <w:tcPr>
            <w:tcW w:w="2628" w:type="dxa"/>
            <w:shd w:val="clear" w:color="auto" w:fill="auto"/>
          </w:tcPr>
          <w:p w14:paraId="4824EB0B" w14:textId="77777777" w:rsidR="006C37C2" w:rsidRPr="00D82A73" w:rsidRDefault="006C37C2" w:rsidP="0026766E">
            <w:pPr>
              <w:rPr>
                <w:b/>
              </w:rPr>
            </w:pPr>
            <w:r w:rsidRPr="00D82A73">
              <w:rPr>
                <w:b/>
              </w:rPr>
              <w:t>Attribut</w:t>
            </w:r>
          </w:p>
        </w:tc>
        <w:tc>
          <w:tcPr>
            <w:tcW w:w="1260" w:type="dxa"/>
            <w:shd w:val="clear" w:color="auto" w:fill="auto"/>
          </w:tcPr>
          <w:p w14:paraId="4B59E5CE" w14:textId="77777777" w:rsidR="006C37C2" w:rsidRPr="00D82A73" w:rsidRDefault="006C37C2" w:rsidP="0026766E">
            <w:pPr>
              <w:rPr>
                <w:b/>
              </w:rPr>
            </w:pPr>
            <w:r w:rsidRPr="00D82A73">
              <w:rPr>
                <w:b/>
              </w:rPr>
              <w:t>Typ</w:t>
            </w:r>
          </w:p>
        </w:tc>
        <w:tc>
          <w:tcPr>
            <w:tcW w:w="4867" w:type="dxa"/>
            <w:shd w:val="clear" w:color="auto" w:fill="auto"/>
          </w:tcPr>
          <w:p w14:paraId="52D1DD63" w14:textId="77777777" w:rsidR="006C37C2" w:rsidRPr="00D82A73" w:rsidRDefault="006C37C2" w:rsidP="0026766E">
            <w:pPr>
              <w:rPr>
                <w:b/>
              </w:rPr>
            </w:pPr>
            <w:r w:rsidRPr="00D82A73">
              <w:rPr>
                <w:b/>
              </w:rPr>
              <w:t>Kommentar</w:t>
            </w:r>
          </w:p>
        </w:tc>
        <w:tc>
          <w:tcPr>
            <w:tcW w:w="1134" w:type="dxa"/>
            <w:shd w:val="clear" w:color="auto" w:fill="auto"/>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9C52F6">
        <w:tc>
          <w:tcPr>
            <w:tcW w:w="2628" w:type="dxa"/>
            <w:shd w:val="clear" w:color="auto" w:fill="auto"/>
          </w:tcPr>
          <w:p w14:paraId="0B8992BB" w14:textId="77777777" w:rsidR="006C37C2" w:rsidRPr="00D82A73" w:rsidRDefault="006C37C2" w:rsidP="0026766E">
            <w:pPr>
              <w:rPr>
                <w:i/>
              </w:rPr>
            </w:pPr>
            <w:r w:rsidRPr="00D82A73">
              <w:rPr>
                <w:i/>
              </w:rPr>
              <w:t>Begäran</w:t>
            </w:r>
          </w:p>
        </w:tc>
        <w:tc>
          <w:tcPr>
            <w:tcW w:w="1260" w:type="dxa"/>
            <w:shd w:val="clear" w:color="auto" w:fill="auto"/>
          </w:tcPr>
          <w:p w14:paraId="37CEB76C" w14:textId="77777777" w:rsidR="006C37C2" w:rsidRPr="00D82A73" w:rsidRDefault="006C37C2" w:rsidP="0026766E"/>
        </w:tc>
        <w:tc>
          <w:tcPr>
            <w:tcW w:w="4867" w:type="dxa"/>
            <w:shd w:val="clear" w:color="auto" w:fill="auto"/>
          </w:tcPr>
          <w:p w14:paraId="105F7983" w14:textId="77777777" w:rsidR="006C37C2" w:rsidRPr="00D82A73" w:rsidRDefault="006C37C2" w:rsidP="0026766E">
            <w:pPr>
              <w:pStyle w:val="Normal1"/>
              <w:rPr>
                <w:lang w:val="sv-SE"/>
              </w:rPr>
            </w:pPr>
          </w:p>
        </w:tc>
        <w:tc>
          <w:tcPr>
            <w:tcW w:w="1134" w:type="dxa"/>
            <w:shd w:val="clear" w:color="auto" w:fill="auto"/>
          </w:tcPr>
          <w:p w14:paraId="39C550CF" w14:textId="77777777" w:rsidR="006C37C2" w:rsidRPr="00D82A73" w:rsidRDefault="006C37C2" w:rsidP="0026766E"/>
        </w:tc>
      </w:tr>
      <w:tr w:rsidR="006C37C2" w:rsidRPr="00D82A73" w14:paraId="6865A1CE" w14:textId="77777777" w:rsidTr="009C52F6">
        <w:tc>
          <w:tcPr>
            <w:tcW w:w="2628" w:type="dxa"/>
            <w:shd w:val="clear" w:color="auto" w:fill="auto"/>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
          <w:p w14:paraId="19BC282F" w14:textId="77777777" w:rsidR="006C37C2" w:rsidRPr="00D82A73" w:rsidRDefault="006C37C2" w:rsidP="0026766E"/>
        </w:tc>
        <w:tc>
          <w:tcPr>
            <w:tcW w:w="4867" w:type="dxa"/>
            <w:shd w:val="clear" w:color="auto" w:fill="auto"/>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shd w:val="clear" w:color="auto" w:fill="auto"/>
          </w:tcPr>
          <w:p w14:paraId="57E78852" w14:textId="77777777" w:rsidR="006C37C2" w:rsidRPr="00D82A73" w:rsidRDefault="006C37C2" w:rsidP="0026766E">
            <w:r w:rsidRPr="00D82A73">
              <w:t>1..1</w:t>
            </w:r>
          </w:p>
        </w:tc>
      </w:tr>
      <w:tr w:rsidR="006C37C2" w:rsidRPr="00D82A73" w14:paraId="1493D15D" w14:textId="77777777" w:rsidTr="009C52F6">
        <w:tc>
          <w:tcPr>
            <w:tcW w:w="2628" w:type="dxa"/>
            <w:shd w:val="clear" w:color="auto" w:fill="auto"/>
          </w:tcPr>
          <w:p w14:paraId="1DFD4AE2" w14:textId="77777777" w:rsidR="006C37C2" w:rsidRPr="00D82A73" w:rsidRDefault="006C37C2" w:rsidP="0026766E">
            <w:pPr>
              <w:rPr>
                <w:i/>
              </w:rPr>
            </w:pPr>
          </w:p>
        </w:tc>
        <w:tc>
          <w:tcPr>
            <w:tcW w:w="1260" w:type="dxa"/>
            <w:shd w:val="clear" w:color="auto" w:fill="auto"/>
          </w:tcPr>
          <w:p w14:paraId="192E7AEC" w14:textId="77777777" w:rsidR="006C37C2" w:rsidRPr="00D82A73" w:rsidRDefault="006C37C2" w:rsidP="0026766E"/>
        </w:tc>
        <w:tc>
          <w:tcPr>
            <w:tcW w:w="4867" w:type="dxa"/>
            <w:shd w:val="clear" w:color="auto" w:fill="auto"/>
          </w:tcPr>
          <w:p w14:paraId="272E79C4" w14:textId="77777777" w:rsidR="006C37C2" w:rsidRPr="00D82A73" w:rsidRDefault="006C37C2" w:rsidP="0026766E"/>
        </w:tc>
        <w:tc>
          <w:tcPr>
            <w:tcW w:w="1134" w:type="dxa"/>
            <w:shd w:val="clear" w:color="auto" w:fill="auto"/>
          </w:tcPr>
          <w:p w14:paraId="3D02195D" w14:textId="77777777" w:rsidR="006C37C2" w:rsidRPr="00D82A73" w:rsidRDefault="006C37C2" w:rsidP="0026766E"/>
        </w:tc>
      </w:tr>
      <w:tr w:rsidR="006C37C2" w:rsidRPr="00D82A73" w14:paraId="63CA4CD6" w14:textId="77777777" w:rsidTr="009C52F6">
        <w:tc>
          <w:tcPr>
            <w:tcW w:w="2628" w:type="dxa"/>
            <w:shd w:val="clear" w:color="auto" w:fill="auto"/>
          </w:tcPr>
          <w:p w14:paraId="05D3A8B1" w14:textId="77777777" w:rsidR="006C37C2" w:rsidRPr="00D82A73" w:rsidRDefault="006C37C2" w:rsidP="0026766E">
            <w:pPr>
              <w:rPr>
                <w:i/>
              </w:rPr>
            </w:pPr>
            <w:r w:rsidRPr="00D82A73">
              <w:rPr>
                <w:i/>
              </w:rPr>
              <w:t>Svar</w:t>
            </w:r>
          </w:p>
        </w:tc>
        <w:tc>
          <w:tcPr>
            <w:tcW w:w="1260" w:type="dxa"/>
            <w:shd w:val="clear" w:color="auto" w:fill="auto"/>
          </w:tcPr>
          <w:p w14:paraId="23FB41DA" w14:textId="77777777" w:rsidR="006C37C2" w:rsidRPr="00D82A73" w:rsidRDefault="006C37C2" w:rsidP="0026766E"/>
        </w:tc>
        <w:tc>
          <w:tcPr>
            <w:tcW w:w="4867" w:type="dxa"/>
            <w:shd w:val="clear" w:color="auto" w:fill="auto"/>
          </w:tcPr>
          <w:p w14:paraId="791A20D5" w14:textId="77777777" w:rsidR="006C37C2" w:rsidRPr="00D82A73" w:rsidRDefault="006C37C2" w:rsidP="0026766E"/>
        </w:tc>
        <w:tc>
          <w:tcPr>
            <w:tcW w:w="1134" w:type="dxa"/>
            <w:shd w:val="clear" w:color="auto" w:fill="auto"/>
          </w:tcPr>
          <w:p w14:paraId="7A6A8702" w14:textId="77777777" w:rsidR="006C37C2" w:rsidRPr="00D82A73" w:rsidRDefault="006C37C2" w:rsidP="0026766E"/>
        </w:tc>
      </w:tr>
      <w:tr w:rsidR="006C37C2" w:rsidRPr="00D82A73" w14:paraId="35884D8F" w14:textId="77777777" w:rsidTr="009C52F6">
        <w:tc>
          <w:tcPr>
            <w:tcW w:w="2628" w:type="dxa"/>
            <w:shd w:val="clear" w:color="auto" w:fill="auto"/>
          </w:tcPr>
          <w:p w14:paraId="62F2AA59" w14:textId="77777777" w:rsidR="006C37C2" w:rsidRPr="00D82A73" w:rsidRDefault="006C37C2" w:rsidP="0026766E">
            <w:r w:rsidRPr="00D82A73">
              <w:t>ResultCode</w:t>
            </w:r>
          </w:p>
        </w:tc>
        <w:tc>
          <w:tcPr>
            <w:tcW w:w="1260" w:type="dxa"/>
            <w:shd w:val="clear" w:color="auto" w:fill="auto"/>
          </w:tcPr>
          <w:p w14:paraId="127DF4CC" w14:textId="77777777" w:rsidR="006C37C2" w:rsidRPr="00D82A73" w:rsidRDefault="006C37C2" w:rsidP="0026766E"/>
        </w:tc>
        <w:tc>
          <w:tcPr>
            <w:tcW w:w="4867" w:type="dxa"/>
            <w:shd w:val="clear" w:color="auto" w:fill="auto"/>
          </w:tcPr>
          <w:p w14:paraId="0524EF22" w14:textId="77777777" w:rsidR="006C37C2" w:rsidRPr="00D82A73" w:rsidRDefault="006C37C2" w:rsidP="0026766E">
            <w:r w:rsidRPr="00D82A73">
              <w:t>Svarskod</w:t>
            </w:r>
          </w:p>
        </w:tc>
        <w:tc>
          <w:tcPr>
            <w:tcW w:w="1134" w:type="dxa"/>
            <w:shd w:val="clear" w:color="auto" w:fill="auto"/>
          </w:tcPr>
          <w:p w14:paraId="74F6A797" w14:textId="77777777" w:rsidR="006C37C2" w:rsidRPr="00D82A73" w:rsidRDefault="006C37C2" w:rsidP="0026766E">
            <w:r w:rsidRPr="00D82A73">
              <w:t>1..1</w:t>
            </w:r>
          </w:p>
        </w:tc>
      </w:tr>
      <w:tr w:rsidR="006C37C2" w:rsidRPr="00D82A73" w14:paraId="34357464" w14:textId="77777777" w:rsidTr="009C52F6">
        <w:tc>
          <w:tcPr>
            <w:tcW w:w="2628" w:type="dxa"/>
            <w:shd w:val="clear" w:color="auto" w:fill="auto"/>
          </w:tcPr>
          <w:p w14:paraId="49142A9C" w14:textId="77777777" w:rsidR="006C37C2" w:rsidRPr="00D82A73" w:rsidRDefault="006C37C2" w:rsidP="0026766E">
            <w:r w:rsidRPr="00D82A73">
              <w:t>Comment</w:t>
            </w:r>
          </w:p>
        </w:tc>
        <w:tc>
          <w:tcPr>
            <w:tcW w:w="1260" w:type="dxa"/>
            <w:shd w:val="clear" w:color="auto" w:fill="auto"/>
          </w:tcPr>
          <w:p w14:paraId="25B37D56" w14:textId="77777777" w:rsidR="006C37C2" w:rsidRPr="00D82A73" w:rsidRDefault="006C37C2" w:rsidP="0026766E"/>
        </w:tc>
        <w:tc>
          <w:tcPr>
            <w:tcW w:w="4867" w:type="dxa"/>
            <w:shd w:val="clear" w:color="auto" w:fill="auto"/>
          </w:tcPr>
          <w:p w14:paraId="71DC1DD6" w14:textId="77777777" w:rsidR="006C37C2" w:rsidRPr="00D82A73" w:rsidRDefault="006C37C2" w:rsidP="0026766E">
            <w:r w:rsidRPr="00D82A73">
              <w:t>Kommentar.</w:t>
            </w:r>
          </w:p>
        </w:tc>
        <w:tc>
          <w:tcPr>
            <w:tcW w:w="1134" w:type="dxa"/>
            <w:shd w:val="clear" w:color="auto" w:fill="auto"/>
          </w:tcPr>
          <w:p w14:paraId="24719387" w14:textId="77777777" w:rsidR="006C37C2" w:rsidRPr="00D82A73" w:rsidRDefault="006C37C2" w:rsidP="0026766E">
            <w:r w:rsidRPr="00D82A73">
              <w:t>0..1</w:t>
            </w:r>
          </w:p>
        </w:tc>
      </w:tr>
    </w:tbl>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89" w:name="_Toc256433041"/>
      <w:bookmarkStart w:id="5090" w:name="_Toc386458208"/>
      <w:bookmarkStart w:id="5091" w:name="_Toc390951788"/>
      <w:r w:rsidRPr="00D82A73">
        <w:t>Regler</w:t>
      </w:r>
      <w:bookmarkEnd w:id="5089"/>
      <w:bookmarkEnd w:id="5090"/>
      <w:bookmarkEnd w:id="5091"/>
    </w:p>
    <w:p w14:paraId="4CC65EC3" w14:textId="77777777" w:rsidR="006C37C2" w:rsidRPr="00D82A73" w:rsidRDefault="006C37C2" w:rsidP="006C37C2">
      <w:pPr>
        <w:pStyle w:val="Heading3"/>
      </w:pPr>
      <w:bookmarkStart w:id="5092" w:name="_Toc256433042"/>
      <w:bookmarkStart w:id="5093" w:name="_Toc386458209"/>
      <w:bookmarkStart w:id="5094" w:name="_Toc390951789"/>
      <w:r w:rsidRPr="00D82A73">
        <w:t>Begäran</w:t>
      </w:r>
      <w:bookmarkEnd w:id="5092"/>
      <w:bookmarkEnd w:id="5093"/>
      <w:bookmarkEnd w:id="5094"/>
    </w:p>
    <w:p w14:paraId="712E4B55" w14:textId="77777777" w:rsidR="006C37C2" w:rsidRPr="00D82A73" w:rsidRDefault="006C37C2" w:rsidP="006C37C2">
      <w:r w:rsidRPr="00D82A73">
        <w:t>Tjänsteproducenten validerar begäran enligt regler som specificerats i per attribut ovan.</w:t>
      </w:r>
    </w:p>
    <w:p w14:paraId="45468257" w14:textId="77777777" w:rsidR="006C37C2" w:rsidRPr="00D82A73" w:rsidRDefault="006C37C2" w:rsidP="006C37C2">
      <w:pPr>
        <w:pStyle w:val="Heading3"/>
      </w:pPr>
      <w:bookmarkStart w:id="5095" w:name="_Toc256433043"/>
      <w:bookmarkStart w:id="5096" w:name="_Toc386458210"/>
      <w:bookmarkStart w:id="5097" w:name="_Toc390951790"/>
      <w:r w:rsidRPr="00D82A73">
        <w:t>Svar</w:t>
      </w:r>
      <w:bookmarkEnd w:id="5095"/>
      <w:bookmarkEnd w:id="5096"/>
      <w:bookmarkEnd w:id="5097"/>
    </w:p>
    <w:p w14:paraId="3D03295C" w14:textId="77777777" w:rsidR="006C37C2" w:rsidRPr="00D82A73" w:rsidRDefault="006C37C2" w:rsidP="006C37C2">
      <w:r w:rsidRPr="00D82A73">
        <w:t>Sökresultatet framställs genom att svaret begränsas av de värden som angivits i begäran.</w:t>
      </w: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098" w:name="_Toc256433044"/>
      <w:bookmarkStart w:id="5099" w:name="_Toc386458211"/>
      <w:bookmarkStart w:id="5100" w:name="_Toc390951791"/>
      <w:r w:rsidRPr="00D82A73">
        <w:t>Tjänsteinteraktion</w:t>
      </w:r>
      <w:bookmarkEnd w:id="5098"/>
      <w:bookmarkEnd w:id="5099"/>
      <w:bookmarkEnd w:id="5100"/>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9C52F6">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0F18A" w14:textId="77777777" w:rsidR="00B0299B" w:rsidRDefault="00B0299B" w:rsidP="00C72B17">
      <w:pPr>
        <w:spacing w:line="240" w:lineRule="auto"/>
      </w:pPr>
      <w:r>
        <w:separator/>
      </w:r>
    </w:p>
  </w:endnote>
  <w:endnote w:type="continuationSeparator" w:id="0">
    <w:p w14:paraId="64085576" w14:textId="77777777" w:rsidR="00B0299B" w:rsidRDefault="00B0299B" w:rsidP="00C72B17">
      <w:pPr>
        <w:spacing w:line="240" w:lineRule="auto"/>
      </w:pPr>
      <w:r>
        <w:continuationSeparator/>
      </w:r>
    </w:p>
  </w:endnote>
  <w:endnote w:type="continuationNotice" w:id="1">
    <w:p w14:paraId="1B7B8241" w14:textId="77777777" w:rsidR="00B0299B" w:rsidRDefault="00B029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D60833" w:rsidRDefault="00D60833"/>
  <w:p w14:paraId="1FC233E8" w14:textId="77777777" w:rsidR="00D60833" w:rsidRDefault="00D6083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60833" w:rsidRPr="004A7C1C" w14:paraId="3C5A492F" w14:textId="77777777" w:rsidTr="00095A0D">
      <w:trPr>
        <w:trHeight w:val="629"/>
      </w:trPr>
      <w:tc>
        <w:tcPr>
          <w:tcW w:w="1559" w:type="dxa"/>
        </w:tcPr>
        <w:p w14:paraId="784DFED4"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D60833" w:rsidRPr="001407C0" w:rsidRDefault="00D60833"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Tel 08 452 71 60</w:t>
          </w:r>
        </w:p>
        <w:p w14:paraId="3A35D9B7" w14:textId="77777777" w:rsidR="00D60833" w:rsidRPr="001407C0" w:rsidRDefault="00D60833"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info@inera.se</w:t>
          </w:r>
        </w:p>
        <w:p w14:paraId="3EEE20B7" w14:textId="77777777" w:rsidR="00D60833" w:rsidRPr="0091623E" w:rsidRDefault="00D60833" w:rsidP="00095A0D">
          <w:pPr>
            <w:pStyle w:val="Footer"/>
            <w:ind w:left="0"/>
            <w:jc w:val="both"/>
            <w:rPr>
              <w:lang w:val="en-US"/>
            </w:rPr>
          </w:pPr>
          <w:r w:rsidRPr="001407C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60833" w:rsidRPr="001304B6" w:rsidRDefault="00D608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60833" w:rsidRPr="004A7C1C" w:rsidRDefault="00D60833" w:rsidP="001304B6">
          <w:pPr>
            <w:pStyle w:val="Footer"/>
          </w:pPr>
        </w:p>
      </w:tc>
      <w:tc>
        <w:tcPr>
          <w:tcW w:w="709" w:type="dxa"/>
        </w:tcPr>
        <w:p w14:paraId="6E332D35" w14:textId="77777777" w:rsidR="00D60833" w:rsidRPr="004A7C1C" w:rsidRDefault="00D6083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F507F6">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F507F6">
            <w:rPr>
              <w:rStyle w:val="PageNumber"/>
              <w:noProof/>
            </w:rPr>
            <w:t>104</w:t>
          </w:r>
          <w:r w:rsidRPr="004A7C1C">
            <w:rPr>
              <w:rStyle w:val="PageNumber"/>
            </w:rPr>
            <w:fldChar w:fldCharType="end"/>
          </w:r>
        </w:p>
      </w:tc>
    </w:tr>
  </w:tbl>
  <w:p w14:paraId="6EB65E86" w14:textId="77777777" w:rsidR="00D60833" w:rsidRDefault="00D60833" w:rsidP="001304B6">
    <w:pPr>
      <w:pStyle w:val="Footer"/>
      <w:ind w:left="0"/>
    </w:pPr>
  </w:p>
  <w:p w14:paraId="3D12D70A" w14:textId="77777777" w:rsidR="00D60833" w:rsidRDefault="00D60833" w:rsidP="009C52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D60833" w:rsidRDefault="00D60833">
    <w:pPr>
      <w:pStyle w:val="Footer"/>
    </w:pPr>
  </w:p>
  <w:p w14:paraId="36E0CB75" w14:textId="77777777" w:rsidR="00D60833" w:rsidRDefault="00D60833">
    <w:pPr>
      <w:pStyle w:val="Footer"/>
    </w:pPr>
  </w:p>
  <w:p w14:paraId="68EA24B6" w14:textId="77777777" w:rsidR="00D60833" w:rsidRDefault="00D60833">
    <w:pPr>
      <w:pStyle w:val="Footer"/>
    </w:pPr>
  </w:p>
  <w:p w14:paraId="798F58D1" w14:textId="77777777" w:rsidR="00D60833" w:rsidRDefault="00D60833">
    <w:pPr>
      <w:pStyle w:val="Footer"/>
    </w:pPr>
  </w:p>
  <w:p w14:paraId="0B4F500D" w14:textId="2FED8BB2" w:rsidR="00D60833" w:rsidRDefault="00D60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4F241" w14:textId="77777777" w:rsidR="00B0299B" w:rsidRDefault="00B0299B" w:rsidP="00C72B17">
      <w:pPr>
        <w:spacing w:line="240" w:lineRule="auto"/>
      </w:pPr>
      <w:r>
        <w:separator/>
      </w:r>
    </w:p>
  </w:footnote>
  <w:footnote w:type="continuationSeparator" w:id="0">
    <w:p w14:paraId="20CA85F4" w14:textId="77777777" w:rsidR="00B0299B" w:rsidRDefault="00B0299B" w:rsidP="00C72B17">
      <w:pPr>
        <w:spacing w:line="240" w:lineRule="auto"/>
      </w:pPr>
      <w:r>
        <w:continuationSeparator/>
      </w:r>
    </w:p>
  </w:footnote>
  <w:footnote w:type="continuationNotice" w:id="1">
    <w:p w14:paraId="4A0EB3E6" w14:textId="77777777" w:rsidR="00B0299B" w:rsidRDefault="00B0299B">
      <w:pPr>
        <w:spacing w:line="240" w:lineRule="auto"/>
      </w:pPr>
    </w:p>
  </w:footnote>
  <w:footnote w:id="2">
    <w:p w14:paraId="75C00E09" w14:textId="77777777" w:rsidR="00D60833" w:rsidRPr="007A295A" w:rsidRDefault="00D60833"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D60833" w:rsidRPr="007D7B9A" w:rsidRDefault="00D60833"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D60833" w:rsidRPr="00825A32" w:rsidRDefault="00D60833"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D60833" w:rsidRPr="00CB219E" w:rsidRDefault="00D60833"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D60833" w:rsidRPr="004727B7" w:rsidRDefault="00D60833"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D60833" w:rsidRPr="004727B7" w:rsidRDefault="00D60833"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D60833" w:rsidRPr="000A0FB1" w:rsidRDefault="00D60833"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69FA68B5" w:rsidR="00D60833" w:rsidRDefault="00D60833"/>
  <w:p w14:paraId="69BC34DE" w14:textId="77777777" w:rsidR="00D60833" w:rsidRDefault="00D6083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60833" w:rsidRPr="00333716" w14:paraId="38E1EC6E" w14:textId="77777777" w:rsidTr="000A531A">
      <w:trPr>
        <w:trHeight w:hRule="exact" w:val="539"/>
      </w:trPr>
      <w:tc>
        <w:tcPr>
          <w:tcW w:w="3168" w:type="dxa"/>
          <w:tcBorders>
            <w:top w:val="nil"/>
            <w:bottom w:val="nil"/>
          </w:tcBorders>
        </w:tcPr>
        <w:p w14:paraId="74451D16" w14:textId="77777777" w:rsidR="00D60833" w:rsidRPr="00095A0D" w:rsidRDefault="00D60833" w:rsidP="00095A0D">
          <w:pPr>
            <w:pStyle w:val="Footer"/>
            <w:rPr>
              <w:rFonts w:ascii="Arial" w:eastAsia="Times New Roman" w:hAnsi="Arial"/>
              <w:color w:val="00A9A7"/>
              <w:sz w:val="14"/>
              <w:szCs w:val="24"/>
              <w:lang w:eastAsia="en-GB"/>
            </w:rPr>
          </w:pPr>
          <w:bookmarkStart w:id="2310" w:name="LDnr1"/>
          <w:bookmarkEnd w:id="2310"/>
        </w:p>
        <w:p w14:paraId="1A79B92D" w14:textId="77777777" w:rsidR="00D60833" w:rsidRPr="00095A0D" w:rsidRDefault="00D60833" w:rsidP="00551447">
          <w:pPr>
            <w:pStyle w:val="Footer"/>
            <w:jc w:val="center"/>
            <w:rPr>
              <w:rFonts w:ascii="Arial" w:eastAsia="Times New Roman" w:hAnsi="Arial"/>
              <w:color w:val="00A9A7"/>
              <w:sz w:val="14"/>
              <w:szCs w:val="24"/>
              <w:lang w:eastAsia="en-GB"/>
            </w:rPr>
          </w:pPr>
        </w:p>
      </w:tc>
      <w:tc>
        <w:tcPr>
          <w:tcW w:w="4111" w:type="dxa"/>
          <w:tcBorders>
            <w:top w:val="nil"/>
            <w:bottom w:val="nil"/>
          </w:tcBorders>
        </w:tcPr>
        <w:p w14:paraId="2F581E38" w14:textId="513DDA37" w:rsidR="00D60833" w:rsidRPr="00F711C6" w:rsidRDefault="00D60833"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ins w:id="2311" w:author="Jarno Nieminen" w:date="2014-06-19T10:06:00Z">
            <w:r>
              <w:rPr>
                <w:rFonts w:ascii="Arial" w:eastAsia="Times New Roman" w:hAnsi="Arial"/>
                <w:color w:val="00A9A7"/>
                <w:sz w:val="14"/>
                <w:szCs w:val="24"/>
                <w:lang w:val="en-US" w:eastAsia="en-GB"/>
              </w:rPr>
              <w:t>infrastructure:eservicesupply:forminteraction</w:t>
            </w:r>
          </w:ins>
          <w:del w:id="2312" w:author="Jarno Nieminen" w:date="2014-06-18T14:40:00Z">
            <w:r w:rsidRPr="00F711C6" w:rsidDel="008856F8">
              <w:rPr>
                <w:rFonts w:ascii="Arial" w:eastAsia="Times New Roman" w:hAnsi="Arial"/>
                <w:color w:val="00A9A7"/>
                <w:sz w:val="14"/>
                <w:szCs w:val="24"/>
                <w:lang w:val="en-US" w:eastAsia="en-GB"/>
              </w:rPr>
              <w:delText>infrastructure:supportservices:forminteraction</w:delText>
            </w:r>
          </w:del>
          <w:r>
            <w:rPr>
              <w:rFonts w:ascii="Arial" w:eastAsia="Times New Roman" w:hAnsi="Arial"/>
              <w:color w:val="00A9A7"/>
              <w:sz w:val="14"/>
              <w:szCs w:val="24"/>
              <w:lang w:eastAsia="en-GB"/>
            </w:rPr>
            <w:fldChar w:fldCharType="end"/>
          </w:r>
        </w:p>
        <w:p w14:paraId="628C25E8" w14:textId="77777777" w:rsidR="00D60833" w:rsidRPr="00F711C6" w:rsidRDefault="00D60833"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p>
        <w:p w14:paraId="361CB3A2" w14:textId="35970DC6" w:rsidR="00D60833" w:rsidRPr="00F711C6" w:rsidRDefault="00D60833"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Diarienummer:</w:t>
          </w:r>
        </w:p>
      </w:tc>
      <w:tc>
        <w:tcPr>
          <w:tcW w:w="2977" w:type="dxa"/>
          <w:tcBorders>
            <w:top w:val="nil"/>
            <w:bottom w:val="nil"/>
          </w:tcBorders>
        </w:tcPr>
        <w:p w14:paraId="062426B9" w14:textId="77777777" w:rsidR="00D60833" w:rsidRDefault="00D6083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D60833" w:rsidRPr="00095A0D" w:rsidRDefault="00D6083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D60833" w:rsidRPr="00095A0D" w:rsidRDefault="00D6083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D60833" w:rsidRPr="000A531A" w:rsidRDefault="00D6083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ins w:id="2313" w:author="Jarno Nieminen" w:date="2014-06-19T10:06:00Z">
            <w:r>
              <w:rPr>
                <w:rFonts w:ascii="Arial" w:eastAsia="Times New Roman" w:hAnsi="Arial"/>
                <w:color w:val="00A9A7"/>
                <w:sz w:val="14"/>
                <w:szCs w:val="24"/>
                <w:lang w:eastAsia="en-GB"/>
              </w:rPr>
              <w:t>2014-06-18</w:t>
            </w:r>
          </w:ins>
          <w:del w:id="2314" w:author="Jarno Nieminen" w:date="2014-06-18T14:37:00Z">
            <w:r w:rsidDel="000D539E">
              <w:rPr>
                <w:rFonts w:ascii="Arial" w:eastAsia="Times New Roman" w:hAnsi="Arial"/>
                <w:color w:val="00A9A7"/>
                <w:sz w:val="14"/>
                <w:szCs w:val="24"/>
                <w:lang w:eastAsia="en-GB"/>
              </w:rPr>
              <w:delText>2014-04-16</w:delText>
            </w:r>
          </w:del>
          <w:r>
            <w:rPr>
              <w:rFonts w:ascii="Arial" w:eastAsia="Times New Roman" w:hAnsi="Arial"/>
              <w:color w:val="00A9A7"/>
              <w:sz w:val="14"/>
              <w:szCs w:val="24"/>
              <w:lang w:eastAsia="en-GB"/>
            </w:rPr>
            <w:fldChar w:fldCharType="end"/>
          </w:r>
        </w:p>
      </w:tc>
    </w:tr>
    <w:tr w:rsidR="00D6083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60833" w:rsidRPr="00095A0D" w:rsidRDefault="00D60833" w:rsidP="00095A0D">
          <w:pPr>
            <w:pStyle w:val="Footer"/>
            <w:rPr>
              <w:rFonts w:ascii="Arial" w:eastAsia="Times New Roman" w:hAnsi="Arial"/>
              <w:color w:val="00A9A7"/>
              <w:sz w:val="14"/>
              <w:szCs w:val="24"/>
              <w:lang w:eastAsia="en-GB"/>
            </w:rPr>
          </w:pPr>
          <w:r w:rsidRPr="009C52F6">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60833" w:rsidRPr="00095A0D" w:rsidRDefault="00D60833" w:rsidP="00095A0D">
          <w:pPr>
            <w:pStyle w:val="Footer"/>
            <w:rPr>
              <w:rFonts w:ascii="Arial" w:eastAsia="Times New Roman" w:hAnsi="Arial"/>
              <w:color w:val="00A9A7"/>
              <w:sz w:val="14"/>
              <w:szCs w:val="24"/>
              <w:lang w:eastAsia="en-GB"/>
            </w:rPr>
          </w:pPr>
        </w:p>
      </w:tc>
    </w:tr>
  </w:tbl>
  <w:p w14:paraId="2AC110CF" w14:textId="77777777" w:rsidR="00D60833" w:rsidRDefault="00D60833" w:rsidP="008303EF">
    <w:pPr>
      <w:tabs>
        <w:tab w:val="left" w:pos="6237"/>
      </w:tabs>
    </w:pPr>
    <w:r>
      <w:t xml:space="preserve"> </w:t>
    </w:r>
    <w:bookmarkStart w:id="2315" w:name="Dnr1"/>
    <w:bookmarkEnd w:id="2315"/>
  </w:p>
  <w:p w14:paraId="60E24374" w14:textId="77777777" w:rsidR="00D60833" w:rsidRDefault="00D60833" w:rsidP="009C52F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D60833" w:rsidRDefault="00D60833" w:rsidP="00D774BC">
    <w:pPr>
      <w:tabs>
        <w:tab w:val="left" w:pos="6237"/>
      </w:tabs>
    </w:pPr>
  </w:p>
  <w:p w14:paraId="51103E17" w14:textId="77777777" w:rsidR="00D60833" w:rsidRDefault="00D60833" w:rsidP="00D774BC">
    <w:pPr>
      <w:tabs>
        <w:tab w:val="left" w:pos="6237"/>
      </w:tabs>
    </w:pPr>
  </w:p>
  <w:p w14:paraId="772AE06E" w14:textId="77777777" w:rsidR="00D60833" w:rsidRDefault="00D60833" w:rsidP="00D774BC">
    <w:pPr>
      <w:tabs>
        <w:tab w:val="left" w:pos="6237"/>
      </w:tabs>
    </w:pPr>
  </w:p>
  <w:p w14:paraId="42F0C144" w14:textId="77777777" w:rsidR="00D60833" w:rsidRDefault="00D60833" w:rsidP="00D774BC">
    <w:pPr>
      <w:tabs>
        <w:tab w:val="left" w:pos="6237"/>
      </w:tabs>
    </w:pPr>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6" w:name="LDnr"/>
    <w:bookmarkEnd w:id="2316"/>
    <w:r>
      <w:t xml:space="preserve"> </w:t>
    </w:r>
    <w:bookmarkStart w:id="2317" w:name="Dnr"/>
    <w:bookmarkEnd w:id="2317"/>
  </w:p>
  <w:tbl>
    <w:tblPr>
      <w:tblW w:w="9180" w:type="dxa"/>
      <w:tblLayout w:type="fixed"/>
      <w:tblLook w:val="04A0" w:firstRow="1" w:lastRow="0" w:firstColumn="1" w:lastColumn="0" w:noHBand="0" w:noVBand="1"/>
    </w:tblPr>
    <w:tblGrid>
      <w:gridCol w:w="956"/>
      <w:gridCol w:w="1199"/>
      <w:gridCol w:w="4049"/>
      <w:gridCol w:w="2976"/>
    </w:tblGrid>
    <w:tr w:rsidR="00D60833" w:rsidRPr="0024387D" w14:paraId="6E3EED84" w14:textId="77777777" w:rsidTr="009C52F6">
      <w:tc>
        <w:tcPr>
          <w:tcW w:w="2155" w:type="dxa"/>
          <w:gridSpan w:val="2"/>
        </w:tcPr>
        <w:p w14:paraId="2933175C" w14:textId="77777777" w:rsidR="00D60833" w:rsidRPr="0024387D" w:rsidRDefault="00D60833" w:rsidP="002A2120">
          <w:pPr>
            <w:pStyle w:val="Header"/>
            <w:rPr>
              <w:rFonts w:cs="Georgia"/>
              <w:sz w:val="12"/>
              <w:szCs w:val="12"/>
            </w:rPr>
          </w:pPr>
        </w:p>
      </w:tc>
      <w:tc>
        <w:tcPr>
          <w:tcW w:w="4049" w:type="dxa"/>
        </w:tcPr>
        <w:p w14:paraId="2813ED1B" w14:textId="77777777" w:rsidR="00D60833" w:rsidRPr="0024387D" w:rsidRDefault="00D60833" w:rsidP="00DE4030">
          <w:pPr>
            <w:pStyle w:val="Header"/>
            <w:rPr>
              <w:rFonts w:cs="Georgia"/>
              <w:sz w:val="14"/>
              <w:szCs w:val="14"/>
            </w:rPr>
          </w:pPr>
        </w:p>
      </w:tc>
      <w:tc>
        <w:tcPr>
          <w:tcW w:w="2976" w:type="dxa"/>
        </w:tcPr>
        <w:p w14:paraId="1F7BDFA1" w14:textId="77777777" w:rsidR="00D60833" w:rsidRDefault="00D60833" w:rsidP="00DE4030">
          <w:r>
            <w:t xml:space="preserve"> </w:t>
          </w:r>
          <w:bookmarkStart w:id="2318" w:name="slask"/>
          <w:bookmarkStart w:id="2319" w:name="Addressee"/>
          <w:bookmarkEnd w:id="2318"/>
          <w:bookmarkEnd w:id="2319"/>
        </w:p>
      </w:tc>
    </w:tr>
    <w:tr w:rsidR="00D60833" w:rsidRPr="00F456CC" w14:paraId="7817C09A" w14:textId="77777777" w:rsidTr="009C52F6">
      <w:tc>
        <w:tcPr>
          <w:tcW w:w="956" w:type="dxa"/>
          <w:tcBorders>
            <w:right w:val="single" w:sz="4" w:space="0" w:color="auto"/>
          </w:tcBorders>
        </w:tcPr>
        <w:p w14:paraId="7F2ACC79" w14:textId="4420602D" w:rsidR="00D60833" w:rsidRPr="00F456CC" w:rsidRDefault="00D60833" w:rsidP="00025527">
          <w:pPr>
            <w:pStyle w:val="Header"/>
            <w:rPr>
              <w:rFonts w:cs="Georgia"/>
              <w:sz w:val="12"/>
              <w:szCs w:val="12"/>
            </w:rPr>
          </w:pPr>
        </w:p>
      </w:tc>
      <w:tc>
        <w:tcPr>
          <w:tcW w:w="1199" w:type="dxa"/>
          <w:tcBorders>
            <w:left w:val="single" w:sz="4" w:space="0" w:color="auto"/>
          </w:tcBorders>
        </w:tcPr>
        <w:p w14:paraId="27F330F9" w14:textId="29167CE9" w:rsidR="00D60833" w:rsidRPr="00F456CC" w:rsidRDefault="00D60833" w:rsidP="00DE4030">
          <w:pPr>
            <w:pStyle w:val="Header"/>
            <w:rPr>
              <w:rFonts w:cs="Georgia"/>
              <w:sz w:val="12"/>
              <w:szCs w:val="12"/>
            </w:rPr>
          </w:pPr>
        </w:p>
      </w:tc>
      <w:tc>
        <w:tcPr>
          <w:tcW w:w="4049" w:type="dxa"/>
        </w:tcPr>
        <w:p w14:paraId="37AA9367" w14:textId="77777777" w:rsidR="00D60833" w:rsidRPr="002C11AF" w:rsidRDefault="00D60833" w:rsidP="00DE4030">
          <w:pPr>
            <w:pStyle w:val="Header"/>
            <w:rPr>
              <w:rFonts w:cs="Georgia"/>
              <w:sz w:val="12"/>
              <w:szCs w:val="12"/>
            </w:rPr>
          </w:pPr>
        </w:p>
      </w:tc>
      <w:tc>
        <w:tcPr>
          <w:tcW w:w="2976" w:type="dxa"/>
        </w:tcPr>
        <w:p w14:paraId="25E5B32E" w14:textId="77777777" w:rsidR="00D60833" w:rsidRPr="002C11AF" w:rsidRDefault="00D60833" w:rsidP="00DE4030">
          <w:pPr>
            <w:pStyle w:val="Header"/>
            <w:rPr>
              <w:rFonts w:cs="Georgia"/>
              <w:sz w:val="12"/>
              <w:szCs w:val="12"/>
            </w:rPr>
          </w:pPr>
        </w:p>
      </w:tc>
    </w:tr>
  </w:tbl>
  <w:p w14:paraId="4244CC6E" w14:textId="5EC2B2F6" w:rsidR="00D60833" w:rsidRPr="003755FD" w:rsidRDefault="00D60833" w:rsidP="008866A6">
    <w:bookmarkStart w:id="2320" w:name="Radera2"/>
    <w:bookmarkEnd w:id="232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rno Nieminen">
    <w15:presenceInfo w15:providerId="AD" w15:userId="S-1-5-21-2583246816-29464252-3417539676-1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5F91"/>
    <w:rsid w:val="00047E25"/>
    <w:rsid w:val="00053977"/>
    <w:rsid w:val="0005768E"/>
    <w:rsid w:val="00060509"/>
    <w:rsid w:val="0008100A"/>
    <w:rsid w:val="000844ED"/>
    <w:rsid w:val="000851CB"/>
    <w:rsid w:val="0008595E"/>
    <w:rsid w:val="000954B2"/>
    <w:rsid w:val="00095A0D"/>
    <w:rsid w:val="000A531A"/>
    <w:rsid w:val="000A69BD"/>
    <w:rsid w:val="000C1ACF"/>
    <w:rsid w:val="000C2908"/>
    <w:rsid w:val="000C776C"/>
    <w:rsid w:val="000D110E"/>
    <w:rsid w:val="000D4323"/>
    <w:rsid w:val="000D539E"/>
    <w:rsid w:val="000D685C"/>
    <w:rsid w:val="000D7101"/>
    <w:rsid w:val="000E020A"/>
    <w:rsid w:val="000E190F"/>
    <w:rsid w:val="000F6474"/>
    <w:rsid w:val="00100B52"/>
    <w:rsid w:val="001029B3"/>
    <w:rsid w:val="00107098"/>
    <w:rsid w:val="00116504"/>
    <w:rsid w:val="001170C1"/>
    <w:rsid w:val="001233FB"/>
    <w:rsid w:val="0012527C"/>
    <w:rsid w:val="001253FA"/>
    <w:rsid w:val="001304B6"/>
    <w:rsid w:val="00131DBE"/>
    <w:rsid w:val="00140785"/>
    <w:rsid w:val="001407C0"/>
    <w:rsid w:val="00145581"/>
    <w:rsid w:val="001502F9"/>
    <w:rsid w:val="00160052"/>
    <w:rsid w:val="001714C5"/>
    <w:rsid w:val="001752B9"/>
    <w:rsid w:val="00183401"/>
    <w:rsid w:val="00184750"/>
    <w:rsid w:val="00191B2C"/>
    <w:rsid w:val="001B2C00"/>
    <w:rsid w:val="001C046C"/>
    <w:rsid w:val="001C0D2E"/>
    <w:rsid w:val="001C1E6E"/>
    <w:rsid w:val="001C3ECF"/>
    <w:rsid w:val="001C6BB7"/>
    <w:rsid w:val="001F3085"/>
    <w:rsid w:val="002047F2"/>
    <w:rsid w:val="00212825"/>
    <w:rsid w:val="00216358"/>
    <w:rsid w:val="00224476"/>
    <w:rsid w:val="00226F03"/>
    <w:rsid w:val="00235080"/>
    <w:rsid w:val="0024387D"/>
    <w:rsid w:val="00246426"/>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34441"/>
    <w:rsid w:val="00336796"/>
    <w:rsid w:val="00340A76"/>
    <w:rsid w:val="003531C4"/>
    <w:rsid w:val="00356790"/>
    <w:rsid w:val="00364AE6"/>
    <w:rsid w:val="00364D31"/>
    <w:rsid w:val="003755FD"/>
    <w:rsid w:val="00385F58"/>
    <w:rsid w:val="00390030"/>
    <w:rsid w:val="0039481C"/>
    <w:rsid w:val="00394F76"/>
    <w:rsid w:val="003975B7"/>
    <w:rsid w:val="003A14A9"/>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2836"/>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34C"/>
    <w:rsid w:val="00633EAD"/>
    <w:rsid w:val="00641A3D"/>
    <w:rsid w:val="0064695C"/>
    <w:rsid w:val="00650709"/>
    <w:rsid w:val="00653081"/>
    <w:rsid w:val="00661F2C"/>
    <w:rsid w:val="006648CB"/>
    <w:rsid w:val="00667472"/>
    <w:rsid w:val="0068376B"/>
    <w:rsid w:val="00686189"/>
    <w:rsid w:val="0069359C"/>
    <w:rsid w:val="006954D3"/>
    <w:rsid w:val="006A2F41"/>
    <w:rsid w:val="006A4A7F"/>
    <w:rsid w:val="006A4E14"/>
    <w:rsid w:val="006A53CD"/>
    <w:rsid w:val="006B39DC"/>
    <w:rsid w:val="006C37C2"/>
    <w:rsid w:val="006C4B94"/>
    <w:rsid w:val="006E0EFD"/>
    <w:rsid w:val="006E7C71"/>
    <w:rsid w:val="00702AFD"/>
    <w:rsid w:val="00702FA1"/>
    <w:rsid w:val="00707704"/>
    <w:rsid w:val="007110E4"/>
    <w:rsid w:val="00714301"/>
    <w:rsid w:val="007148D6"/>
    <w:rsid w:val="0072035C"/>
    <w:rsid w:val="007231DB"/>
    <w:rsid w:val="00727057"/>
    <w:rsid w:val="00727585"/>
    <w:rsid w:val="007306AD"/>
    <w:rsid w:val="0073173B"/>
    <w:rsid w:val="00732982"/>
    <w:rsid w:val="007360AF"/>
    <w:rsid w:val="00740D89"/>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D2FB1"/>
    <w:rsid w:val="007D5AEF"/>
    <w:rsid w:val="007E2227"/>
    <w:rsid w:val="007E3D44"/>
    <w:rsid w:val="007E47C0"/>
    <w:rsid w:val="007E481B"/>
    <w:rsid w:val="007F0F3A"/>
    <w:rsid w:val="00802B32"/>
    <w:rsid w:val="00805333"/>
    <w:rsid w:val="00807514"/>
    <w:rsid w:val="00817886"/>
    <w:rsid w:val="008209DA"/>
    <w:rsid w:val="00827048"/>
    <w:rsid w:val="008303EF"/>
    <w:rsid w:val="00832F02"/>
    <w:rsid w:val="00834629"/>
    <w:rsid w:val="0083657F"/>
    <w:rsid w:val="008409C3"/>
    <w:rsid w:val="00843310"/>
    <w:rsid w:val="008465AF"/>
    <w:rsid w:val="008574CF"/>
    <w:rsid w:val="00862FAD"/>
    <w:rsid w:val="008856F8"/>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44D1"/>
    <w:rsid w:val="008F6ADA"/>
    <w:rsid w:val="009036DE"/>
    <w:rsid w:val="00917AF8"/>
    <w:rsid w:val="00932401"/>
    <w:rsid w:val="00934DF5"/>
    <w:rsid w:val="00956547"/>
    <w:rsid w:val="00984B50"/>
    <w:rsid w:val="0098682D"/>
    <w:rsid w:val="00987592"/>
    <w:rsid w:val="009A056B"/>
    <w:rsid w:val="009A24FD"/>
    <w:rsid w:val="009A70FF"/>
    <w:rsid w:val="009A7229"/>
    <w:rsid w:val="009B1690"/>
    <w:rsid w:val="009B3E2F"/>
    <w:rsid w:val="009B473C"/>
    <w:rsid w:val="009B5AA8"/>
    <w:rsid w:val="009C0D7A"/>
    <w:rsid w:val="009C40D0"/>
    <w:rsid w:val="009C52F6"/>
    <w:rsid w:val="009C5962"/>
    <w:rsid w:val="009C5E05"/>
    <w:rsid w:val="009D07E0"/>
    <w:rsid w:val="009D5269"/>
    <w:rsid w:val="009E0429"/>
    <w:rsid w:val="009E057D"/>
    <w:rsid w:val="009E2F3A"/>
    <w:rsid w:val="009E508B"/>
    <w:rsid w:val="009F1D5A"/>
    <w:rsid w:val="009F3594"/>
    <w:rsid w:val="00A03D94"/>
    <w:rsid w:val="00A050F8"/>
    <w:rsid w:val="00A1023C"/>
    <w:rsid w:val="00A12BED"/>
    <w:rsid w:val="00A16CF7"/>
    <w:rsid w:val="00A16E37"/>
    <w:rsid w:val="00A2335C"/>
    <w:rsid w:val="00A31B46"/>
    <w:rsid w:val="00A35D2A"/>
    <w:rsid w:val="00A50E40"/>
    <w:rsid w:val="00A53A70"/>
    <w:rsid w:val="00A63DFD"/>
    <w:rsid w:val="00A7260B"/>
    <w:rsid w:val="00A7347F"/>
    <w:rsid w:val="00A80E12"/>
    <w:rsid w:val="00A81937"/>
    <w:rsid w:val="00A81BE1"/>
    <w:rsid w:val="00A8636C"/>
    <w:rsid w:val="00A8749F"/>
    <w:rsid w:val="00A92D59"/>
    <w:rsid w:val="00AA3E23"/>
    <w:rsid w:val="00AB63BF"/>
    <w:rsid w:val="00AC2E2F"/>
    <w:rsid w:val="00AC432A"/>
    <w:rsid w:val="00AD54B5"/>
    <w:rsid w:val="00AD6D79"/>
    <w:rsid w:val="00AD6E45"/>
    <w:rsid w:val="00AE1B20"/>
    <w:rsid w:val="00AF1559"/>
    <w:rsid w:val="00AF3B49"/>
    <w:rsid w:val="00AF7B2A"/>
    <w:rsid w:val="00B0299B"/>
    <w:rsid w:val="00B03DED"/>
    <w:rsid w:val="00B10EEB"/>
    <w:rsid w:val="00B1310A"/>
    <w:rsid w:val="00B14DBA"/>
    <w:rsid w:val="00B212A3"/>
    <w:rsid w:val="00B37BC8"/>
    <w:rsid w:val="00B424C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75AB"/>
    <w:rsid w:val="00C40D0C"/>
    <w:rsid w:val="00C427B8"/>
    <w:rsid w:val="00C45000"/>
    <w:rsid w:val="00C52D77"/>
    <w:rsid w:val="00C5331E"/>
    <w:rsid w:val="00C54788"/>
    <w:rsid w:val="00C54F68"/>
    <w:rsid w:val="00C66377"/>
    <w:rsid w:val="00C71635"/>
    <w:rsid w:val="00C71C39"/>
    <w:rsid w:val="00C72B17"/>
    <w:rsid w:val="00C72FDC"/>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21C11"/>
    <w:rsid w:val="00D359D6"/>
    <w:rsid w:val="00D428FF"/>
    <w:rsid w:val="00D43587"/>
    <w:rsid w:val="00D53A9A"/>
    <w:rsid w:val="00D5572D"/>
    <w:rsid w:val="00D60833"/>
    <w:rsid w:val="00D60E21"/>
    <w:rsid w:val="00D70633"/>
    <w:rsid w:val="00D774BC"/>
    <w:rsid w:val="00D82A73"/>
    <w:rsid w:val="00D91240"/>
    <w:rsid w:val="00D924FF"/>
    <w:rsid w:val="00D93512"/>
    <w:rsid w:val="00DA1759"/>
    <w:rsid w:val="00DA5D2D"/>
    <w:rsid w:val="00DB56E2"/>
    <w:rsid w:val="00DC3968"/>
    <w:rsid w:val="00DE3EF7"/>
    <w:rsid w:val="00DE4030"/>
    <w:rsid w:val="00DF40AE"/>
    <w:rsid w:val="00E1012B"/>
    <w:rsid w:val="00E127E3"/>
    <w:rsid w:val="00E12C4A"/>
    <w:rsid w:val="00E131FD"/>
    <w:rsid w:val="00E1501B"/>
    <w:rsid w:val="00E21086"/>
    <w:rsid w:val="00E2294E"/>
    <w:rsid w:val="00E27A71"/>
    <w:rsid w:val="00E30540"/>
    <w:rsid w:val="00E46C51"/>
    <w:rsid w:val="00E6255F"/>
    <w:rsid w:val="00E71599"/>
    <w:rsid w:val="00E71691"/>
    <w:rsid w:val="00E738E4"/>
    <w:rsid w:val="00E809F3"/>
    <w:rsid w:val="00E9789B"/>
    <w:rsid w:val="00EB1451"/>
    <w:rsid w:val="00EB1E88"/>
    <w:rsid w:val="00EB3370"/>
    <w:rsid w:val="00EB3EAB"/>
    <w:rsid w:val="00EB63D6"/>
    <w:rsid w:val="00EC3FBC"/>
    <w:rsid w:val="00EC5E28"/>
    <w:rsid w:val="00ED3446"/>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507F6"/>
    <w:rsid w:val="00F607C8"/>
    <w:rsid w:val="00F65853"/>
    <w:rsid w:val="00F711C6"/>
    <w:rsid w:val="00F805F4"/>
    <w:rsid w:val="00F83880"/>
    <w:rsid w:val="00F84BDA"/>
    <w:rsid w:val="00F85F1F"/>
    <w:rsid w:val="00F86665"/>
    <w:rsid w:val="00F94BB2"/>
    <w:rsid w:val="00F94DA9"/>
    <w:rsid w:val="00F963D1"/>
    <w:rsid w:val="00FA3605"/>
    <w:rsid w:val="00FA39CF"/>
    <w:rsid w:val="00FA6652"/>
    <w:rsid w:val="00FB0BE9"/>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
    <w:rPr>
      <w:lang w:val="en-GB"/>
    </w:rPr>
  </w:style>
  <w:style w:type="paragraph" w:styleId="BodyText2">
    <w:name w:val="Body Text 2"/>
    <w:basedOn w:val="BodyText"/>
    <w:next w:val="BodyText"/>
    <w:link w:val="BodyText2Char"/>
    <w:rsid w:val="00601C65"/>
    <w:pPr>
      <w:spacing w:after="20"/>
    </w:pPr>
    <w:rPr>
      <w:rFonts w:ascii="Arial" w:hAnsi="Arial"/>
      <w:sz w:val="18"/>
      <w:lang w:val="en-GB"/>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
    <w:rPr>
      <w:rFonts w:ascii="Arial" w:hAnsi="Arial"/>
      <w:i/>
      <w:color w:val="1C1C1C"/>
      <w:sz w:val="20"/>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
    <w:rPr>
      <w:color w:val="0000FF"/>
      <w:sz w:val="20"/>
      <w:szCs w:val="20"/>
      <w:lang w:eastAsia="ar-SA"/>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
    <w:rPr>
      <w:rFonts w:ascii="Times New Roman" w:hAnsi="Times New Roman" w:cs="Times New Roman"/>
      <w:b/>
      <w:iCs w:val="0"/>
      <w:sz w:val="20"/>
      <w:szCs w:val="20"/>
      <w:lang w:eastAsia="ar-SA"/>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
    <w:rPr>
      <w:b/>
      <w:sz w:val="24"/>
      <w:lang w:val="en-US" w:eastAsia="en-US"/>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
    <w:rPr>
      <w:rFonts w:ascii="Arial" w:eastAsia="ヒラギノ角ゴ Pro W3" w:hAnsi="Arial"/>
      <w:i/>
      <w:color w:val="000000"/>
      <w:sz w:val="24"/>
      <w:szCs w:val="20"/>
      <w:lang w:eastAsia="en-US"/>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296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ivta.se/"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15E3A2-0401-48D6-9364-E7634A39D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1583</TotalTime>
  <Pages>1</Pages>
  <Words>18000</Words>
  <Characters>95402</Characters>
  <Application>Microsoft Office Word</Application>
  <DocSecurity>0</DocSecurity>
  <Lines>795</Lines>
  <Paragraphs>226</Paragraphs>
  <ScaleCrop>false</ScaleCrop>
  <HeadingPairs>
    <vt:vector size="2" baseType="variant">
      <vt:variant>
        <vt:lpstr>Title</vt:lpstr>
      </vt:variant>
      <vt:variant>
        <vt:i4>1</vt:i4>
      </vt:variant>
    </vt:vector>
  </HeadingPairs>
  <TitlesOfParts>
    <vt:vector size="1" baseType="lpstr">
      <vt:lpstr>infrastructure:eservicesupply:forminteraction</vt:lpstr>
    </vt:vector>
  </TitlesOfParts>
  <Manager/>
  <Company>Inera AB</Company>
  <LinksUpToDate>false</LinksUpToDate>
  <CharactersWithSpaces>113176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infrastructure:eservicesupply:forminteraction</dc:title>
  <dc:subject>Arkitektur</dc:subject>
  <dc:creator>Inera AR</dc:creator>
  <cp:keywords>TKB,Arkitektur, Krav</cp:keywords>
  <dc:description/>
  <cp:lastModifiedBy>Jarno Nieminen</cp:lastModifiedBy>
  <cp:revision>33</cp:revision>
  <cp:lastPrinted>2014-06-19T08:06:00Z</cp:lastPrinted>
  <dcterms:created xsi:type="dcterms:W3CDTF">2014-06-11T07:04:00Z</dcterms:created>
  <dcterms:modified xsi:type="dcterms:W3CDTF">2014-06-19T12:31:00Z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infrastruktur:etjänsteförsörjning:formulärhantering</vt:lpwstr>
  </property>
  <property fmtid="{D5CDD505-2E9C-101B-9397-08002B2CF9AE}" pid="4" name="domain_3">
    <vt:lpwstr>forminteraction</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2014-06-18</vt:lpwstr>
  </property>
  <property fmtid="{D5CDD505-2E9C-101B-9397-08002B2CF9AE}" pid="8" name="rc">
    <vt:lpwstr>RC_4</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