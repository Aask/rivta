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11"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rPr>
          <w:rPrChange w:id="12" w:author="Jarno Nieminen" w:date="2014-06-11T12:40:00Z">
            <w:rPr>
              <w:color w:val="76923C" w:themeColor="accent3" w:themeShade="BF"/>
            </w:rPr>
          </w:rPrChange>
        </w:rPr>
      </w:pPr>
    </w:p>
    <w:p w14:paraId="22CF7941" w14:textId="77777777" w:rsidR="00F25F5B" w:rsidRPr="00D82A73" w:rsidRDefault="007B60C2" w:rsidP="00F25F5B">
      <w:pPr>
        <w:tabs>
          <w:tab w:val="left" w:pos="2552"/>
        </w:tabs>
        <w:spacing w:line="240" w:lineRule="auto"/>
        <w:jc w:val="center"/>
        <w:rPr>
          <w:del w:id="13" w:author="Jarno Nieminen" w:date="2014-06-11T12:40:00Z"/>
          <w:sz w:val="48"/>
          <w:szCs w:val="48"/>
        </w:rPr>
      </w:pPr>
      <w:del w:id="14" w:author="Jarno Nieminen" w:date="2014-06-11T12:40:00Z">
        <w:r>
          <w:fldChar w:fldCharType="begin"/>
        </w:r>
        <w:r>
          <w:delInstrText xml:space="preserve"> TITLE   \* MERGEFORMAT </w:delInstrText>
        </w:r>
        <w:r>
          <w:fldChar w:fldCharType="separate"/>
        </w:r>
        <w:r w:rsidR="00F94BB2" w:rsidRPr="00D82A73">
          <w:rPr>
            <w:color w:val="76923C" w:themeColor="accent3" w:themeShade="BF"/>
            <w:sz w:val="48"/>
            <w:szCs w:val="48"/>
          </w:rPr>
          <w:delText>Tjänstekontraktsbeskrivning - Formulärtjänst</w:delText>
        </w:r>
        <w:r>
          <w:rPr>
            <w:color w:val="76923C" w:themeColor="accent3" w:themeShade="BF"/>
            <w:sz w:val="48"/>
            <w:szCs w:val="48"/>
          </w:rPr>
          <w:fldChar w:fldCharType="end"/>
        </w:r>
      </w:del>
    </w:p>
    <w:p w14:paraId="0C6B7FB8" w14:textId="77777777" w:rsidR="002D631E" w:rsidRPr="00D82A73" w:rsidRDefault="00F94BB2" w:rsidP="00F25F5B">
      <w:pPr>
        <w:tabs>
          <w:tab w:val="left" w:pos="2552"/>
        </w:tabs>
        <w:spacing w:line="240" w:lineRule="auto"/>
        <w:jc w:val="center"/>
        <w:rPr>
          <w:del w:id="15" w:author="Jarno Nieminen" w:date="2014-06-11T12:40:00Z"/>
          <w:sz w:val="32"/>
          <w:szCs w:val="32"/>
        </w:rPr>
      </w:pPr>
      <w:del w:id="16" w:author="Jarno Nieminen" w:date="2014-06-11T12:40:00Z">
        <w:r w:rsidRPr="00D82A73">
          <w:delText>infrastructure: supportservicesforminteraction: forminteraction</w:delText>
        </w:r>
        <w:r w:rsidRPr="00D82A73">
          <w:rPr>
            <w:sz w:val="32"/>
            <w:szCs w:val="32"/>
          </w:rPr>
          <w:delText xml:space="preserve"> </w:delText>
        </w:r>
        <w:r w:rsidR="002D631E" w:rsidRPr="00D82A73">
          <w:rPr>
            <w:sz w:val="32"/>
            <w:szCs w:val="32"/>
          </w:rPr>
          <w:delText>Tjänstekontraktsbeskrivning</w:delText>
        </w:r>
      </w:del>
    </w:p>
    <w:p w14:paraId="130F65CD" w14:textId="77777777" w:rsidR="002D631E" w:rsidRPr="00D82A73" w:rsidRDefault="002D631E" w:rsidP="00F25F5B">
      <w:pPr>
        <w:tabs>
          <w:tab w:val="left" w:pos="2552"/>
        </w:tabs>
        <w:spacing w:line="240" w:lineRule="auto"/>
        <w:jc w:val="center"/>
        <w:rPr>
          <w:del w:id="17" w:author="Jarno Nieminen" w:date="2014-06-11T12:40:00Z"/>
          <w:sz w:val="32"/>
          <w:szCs w:val="32"/>
        </w:rPr>
      </w:pPr>
    </w:p>
    <w:p w14:paraId="50C1268A" w14:textId="77777777" w:rsidR="002D631E" w:rsidRPr="00D82A73" w:rsidRDefault="002D631E" w:rsidP="00F25F5B">
      <w:pPr>
        <w:tabs>
          <w:tab w:val="left" w:pos="2552"/>
        </w:tabs>
        <w:spacing w:line="240" w:lineRule="auto"/>
        <w:jc w:val="center"/>
        <w:rPr>
          <w:del w:id="18" w:author="Jarno Nieminen" w:date="2014-06-11T12:40:00Z"/>
          <w:sz w:val="32"/>
          <w:szCs w:val="32"/>
        </w:rPr>
      </w:pPr>
      <w:del w:id="19" w:author="Jarno Nieminen" w:date="2014-06-11T12:40:00Z">
        <w:r w:rsidRPr="00D82A73">
          <w:rPr>
            <w:sz w:val="32"/>
            <w:szCs w:val="32"/>
          </w:rPr>
          <w:delText xml:space="preserve">Version </w:delText>
        </w:r>
        <w:r w:rsidR="007B60C2">
          <w:fldChar w:fldCharType="begin"/>
        </w:r>
        <w:r w:rsidR="007B60C2">
          <w:delInstrText xml:space="preserve"> DOCPROPERTY "Version_1" \* MERGEFORMAT </w:delInstrText>
        </w:r>
        <w:r w:rsidR="007B60C2">
          <w:fldChar w:fldCharType="separate"/>
        </w:r>
        <w:r w:rsidR="00C45000" w:rsidRPr="00D82A73">
          <w:rPr>
            <w:rFonts w:ascii="Arial" w:hAnsi="Arial"/>
            <w:b/>
            <w:color w:val="9BBB59" w:themeColor="accent3"/>
            <w:sz w:val="36"/>
          </w:rPr>
          <w:delText>2</w:delText>
        </w:r>
        <w:r w:rsidR="007B60C2">
          <w:rPr>
            <w:rFonts w:ascii="Arial" w:hAnsi="Arial"/>
            <w:b/>
            <w:color w:val="9BBB59" w:themeColor="accent3"/>
            <w:sz w:val="36"/>
          </w:rPr>
          <w:fldChar w:fldCharType="end"/>
        </w:r>
        <w:r w:rsidRPr="00D82A73">
          <w:rPr>
            <w:rFonts w:ascii="Arial" w:hAnsi="Arial"/>
            <w:sz w:val="36"/>
          </w:rPr>
          <w:delText>.</w:delText>
        </w:r>
        <w:r w:rsidR="007B60C2">
          <w:fldChar w:fldCharType="begin"/>
        </w:r>
        <w:r w:rsidR="007B60C2">
          <w:delInstrText xml:space="preserve"> DOCPROPERTY "Version_2" \* MERGEFORMAT </w:delInstrText>
        </w:r>
        <w:r w:rsidR="007B60C2">
          <w:fldChar w:fldCharType="separate"/>
        </w:r>
        <w:r w:rsidRPr="00D82A73">
          <w:rPr>
            <w:rFonts w:ascii="Arial" w:hAnsi="Arial"/>
            <w:b/>
            <w:color w:val="9BBB59" w:themeColor="accent3"/>
            <w:sz w:val="36"/>
          </w:rPr>
          <w:delText>0</w:delText>
        </w:r>
        <w:r w:rsidR="007B60C2">
          <w:rPr>
            <w:rFonts w:ascii="Arial" w:hAnsi="Arial"/>
            <w:b/>
            <w:color w:val="9BBB59" w:themeColor="accent3"/>
            <w:sz w:val="36"/>
          </w:rPr>
          <w:fldChar w:fldCharType="end"/>
        </w:r>
        <w:r w:rsidRPr="00D82A73">
          <w:rPr>
            <w:rFonts w:ascii="Arial" w:hAnsi="Arial"/>
            <w:sz w:val="36"/>
          </w:rPr>
          <w:delText>.</w:delText>
        </w:r>
        <w:r w:rsidR="007B60C2">
          <w:fldChar w:fldCharType="begin"/>
        </w:r>
        <w:r w:rsidR="007B60C2">
          <w:delInstrText xml:space="preserve"> DOCPROPERTY  "Version_3" \* MERGEFORMAT </w:delInstrText>
        </w:r>
        <w:r w:rsidR="007B60C2">
          <w:fldChar w:fldCharType="separate"/>
        </w:r>
        <w:r w:rsidRPr="00D82A73">
          <w:rPr>
            <w:rFonts w:ascii="Arial" w:hAnsi="Arial"/>
            <w:b/>
            <w:color w:val="9BBB59" w:themeColor="accent3"/>
            <w:sz w:val="36"/>
          </w:rPr>
          <w:delText>0</w:delText>
        </w:r>
        <w:r w:rsidR="007B60C2">
          <w:rPr>
            <w:rFonts w:ascii="Arial" w:hAnsi="Arial"/>
            <w:b/>
            <w:color w:val="9BBB59" w:themeColor="accent3"/>
            <w:sz w:val="36"/>
          </w:rPr>
          <w:fldChar w:fldCharType="end"/>
        </w:r>
        <w:r w:rsidR="001C6BB7" w:rsidRPr="00D82A73">
          <w:rPr>
            <w:rFonts w:ascii="Arial" w:hAnsi="Arial"/>
            <w:b/>
            <w:color w:val="9BBB59" w:themeColor="accent3"/>
            <w:sz w:val="36"/>
          </w:rPr>
          <w:fldChar w:fldCharType="begin"/>
        </w:r>
        <w:r w:rsidR="001C6BB7" w:rsidRPr="00D82A73">
          <w:rPr>
            <w:rFonts w:ascii="Arial" w:hAnsi="Arial"/>
            <w:b/>
            <w:color w:val="9BBB59" w:themeColor="accent3"/>
            <w:sz w:val="36"/>
          </w:rPr>
          <w:delInstrText xml:space="preserve"> DOCPROPERTY "rc" \* MERGEFORMAT </w:delInstrText>
        </w:r>
        <w:r w:rsidR="001C6BB7" w:rsidRPr="00D82A73">
          <w:rPr>
            <w:rFonts w:ascii="Arial" w:hAnsi="Arial"/>
            <w:b/>
            <w:color w:val="9BBB59" w:themeColor="accent3"/>
            <w:sz w:val="36"/>
          </w:rPr>
          <w:fldChar w:fldCharType="separate"/>
        </w:r>
        <w:r w:rsidR="007B60C2">
          <w:rPr>
            <w:rFonts w:ascii="Arial" w:hAnsi="Arial"/>
            <w:b/>
            <w:color w:val="9BBB59" w:themeColor="accent3"/>
            <w:sz w:val="36"/>
          </w:rPr>
          <w:delText>RC2</w:delText>
        </w:r>
        <w:r w:rsidR="001C6BB7" w:rsidRPr="00D82A73">
          <w:rPr>
            <w:rFonts w:ascii="Arial" w:hAnsi="Arial"/>
            <w:b/>
            <w:color w:val="9BBB59" w:themeColor="accent3"/>
            <w:sz w:val="36"/>
          </w:rPr>
          <w:fldChar w:fldCharType="end"/>
        </w:r>
      </w:del>
    </w:p>
    <w:p w14:paraId="1CF05766" w14:textId="77777777" w:rsidR="002D631E" w:rsidRPr="00D82A73" w:rsidRDefault="002D631E" w:rsidP="00F25F5B">
      <w:pPr>
        <w:tabs>
          <w:tab w:val="left" w:pos="2552"/>
        </w:tabs>
        <w:spacing w:line="240" w:lineRule="auto"/>
        <w:jc w:val="center"/>
        <w:rPr>
          <w:del w:id="20" w:author="Jarno Nieminen" w:date="2014-06-11T12:40:00Z"/>
          <w:sz w:val="32"/>
          <w:szCs w:val="32"/>
        </w:rPr>
      </w:pPr>
    </w:p>
    <w:p w14:paraId="4B55A0AC" w14:textId="77777777" w:rsidR="00F25F5B" w:rsidRPr="00D82A73" w:rsidRDefault="007C5E55" w:rsidP="00F25F5B">
      <w:pPr>
        <w:tabs>
          <w:tab w:val="left" w:pos="2552"/>
        </w:tabs>
        <w:spacing w:line="240" w:lineRule="auto"/>
        <w:jc w:val="center"/>
        <w:rPr>
          <w:del w:id="21" w:author="Jarno Nieminen" w:date="2014-06-11T12:40:00Z"/>
          <w:sz w:val="32"/>
          <w:szCs w:val="32"/>
        </w:rPr>
      </w:pPr>
      <w:del w:id="22" w:author="Jarno Nieminen" w:date="2014-06-11T12:40:00Z">
        <w:r w:rsidRPr="00D82A73">
          <w:rPr>
            <w:sz w:val="32"/>
            <w:szCs w:val="32"/>
          </w:rPr>
          <w:delText>2013-10-15</w:delText>
        </w:r>
      </w:del>
    </w:p>
    <w:p w14:paraId="2F01BE4D" w14:textId="77777777" w:rsidR="00F25F5B" w:rsidRPr="00D82A73" w:rsidRDefault="00F25F5B" w:rsidP="00F25F5B">
      <w:pPr>
        <w:tabs>
          <w:tab w:val="left" w:pos="2552"/>
        </w:tabs>
        <w:spacing w:line="240" w:lineRule="auto"/>
        <w:jc w:val="center"/>
        <w:rPr>
          <w:del w:id="23" w:author="Jarno Nieminen" w:date="2014-06-11T12:40:00Z"/>
          <w:sz w:val="32"/>
          <w:szCs w:val="32"/>
        </w:rPr>
      </w:pPr>
    </w:p>
    <w:p w14:paraId="70EE6550" w14:textId="77777777" w:rsidR="00F25F5B" w:rsidRPr="00D82A73" w:rsidRDefault="00F25F5B" w:rsidP="00F25F5B">
      <w:pPr>
        <w:tabs>
          <w:tab w:val="left" w:pos="2552"/>
        </w:tabs>
        <w:spacing w:line="240" w:lineRule="auto"/>
        <w:jc w:val="center"/>
        <w:rPr>
          <w:del w:id="24" w:author="Jarno Nieminen" w:date="2014-06-11T12:40:00Z"/>
          <w:sz w:val="32"/>
          <w:szCs w:val="32"/>
        </w:rPr>
      </w:pPr>
    </w:p>
    <w:p w14:paraId="04B1A9FF" w14:textId="77777777" w:rsidR="00C54F68" w:rsidRPr="00D82A73" w:rsidRDefault="00F25F5B" w:rsidP="007E47C0">
      <w:pPr>
        <w:rPr>
          <w:del w:id="25" w:author="Jarno Nieminen" w:date="2014-06-11T12:40:00Z"/>
        </w:rPr>
      </w:pPr>
      <w:del w:id="26" w:author="Jarno Nieminen" w:date="2014-06-11T12:40:00Z">
        <w:r w:rsidRPr="00D82A73">
          <w:br w:type="page"/>
        </w:r>
        <w:r w:rsidR="004255A2" w:rsidRPr="00D82A73">
          <w:rPr>
            <w:b/>
          </w:rPr>
          <w:delText xml:space="preserve"> </w:delText>
        </w:r>
      </w:del>
    </w:p>
    <w:customXmlDelRangeStart w:id="27" w:author="Jarno Nieminen" w:date="2014-06-11T12:40:00Z"/>
    <w:sdt>
      <w:sdtPr>
        <w:id w:val="85844782"/>
        <w:docPartObj>
          <w:docPartGallery w:val="Table of Contents"/>
          <w:docPartUnique/>
        </w:docPartObj>
      </w:sdtPr>
      <w:sdtEndPr>
        <w:rPr>
          <w:rFonts w:ascii="Georgia" w:eastAsia="Calibri" w:hAnsi="Georgia" w:cs="Times New Roman"/>
          <w:b w:val="0"/>
          <w:bCs w:val="0"/>
          <w:color w:val="auto"/>
          <w:sz w:val="20"/>
          <w:szCs w:val="22"/>
        </w:rPr>
      </w:sdtEndPr>
      <w:sdtContent>
        <w:customXmlDelRangeEnd w:id="27"/>
        <w:p w14:paraId="7E12C03C" w14:textId="77777777" w:rsidR="00C54F68" w:rsidRPr="00D82A73" w:rsidRDefault="00C54F68">
          <w:pPr>
            <w:pStyle w:val="TOCHeading"/>
            <w:rPr>
              <w:del w:id="28" w:author="Jarno Nieminen" w:date="2014-06-11T12:40:00Z"/>
            </w:rPr>
          </w:pPr>
          <w:del w:id="29" w:author="Jarno Nieminen" w:date="2014-06-11T12:40:00Z">
            <w:r w:rsidRPr="00D82A73">
              <w:delText>Innehållsförteckning</w:delText>
            </w:r>
          </w:del>
        </w:p>
        <w:p w14:paraId="3065BB27" w14:textId="77777777" w:rsidR="00A53A70" w:rsidRDefault="00C54F68">
          <w:pPr>
            <w:pStyle w:val="TOC1"/>
            <w:tabs>
              <w:tab w:val="left" w:pos="400"/>
              <w:tab w:val="right" w:leader="dot" w:pos="8664"/>
            </w:tabs>
            <w:rPr>
              <w:del w:id="30" w:author="Jarno Nieminen" w:date="2014-06-11T12:40:00Z"/>
              <w:rFonts w:asciiTheme="minorHAnsi" w:eastAsiaTheme="minorEastAsia" w:hAnsiTheme="minorHAnsi" w:cstheme="minorBidi"/>
              <w:noProof/>
              <w:sz w:val="22"/>
              <w:lang w:eastAsia="sv-SE"/>
            </w:rPr>
          </w:pPr>
          <w:del w:id="31" w:author="Jarno Nieminen" w:date="2014-06-11T12:40:00Z">
            <w:r w:rsidRPr="00D82A73">
              <w:fldChar w:fldCharType="begin"/>
            </w:r>
            <w:r w:rsidRPr="00D82A73">
              <w:delInstrText xml:space="preserve"> TOC \o "1-3" \h \z \u </w:delInstrText>
            </w:r>
            <w:r w:rsidRPr="00D82A73">
              <w:fldChar w:fldCharType="separate"/>
            </w:r>
            <w:r w:rsidR="00A53A70" w:rsidRPr="001A0D43">
              <w:rPr>
                <w:rStyle w:val="Hyperlink"/>
                <w:noProof/>
              </w:rPr>
              <w:fldChar w:fldCharType="begin"/>
            </w:r>
            <w:r w:rsidR="00A53A70" w:rsidRPr="001A0D43">
              <w:rPr>
                <w:rStyle w:val="Hyperlink"/>
                <w:noProof/>
              </w:rPr>
              <w:delInstrText xml:space="preserve"> </w:delInstrText>
            </w:r>
            <w:r w:rsidR="00A53A70">
              <w:rPr>
                <w:noProof/>
              </w:rPr>
              <w:delInstrText>HYPERLINK \l "_Toc386458047"</w:delInstrText>
            </w:r>
            <w:r w:rsidR="00A53A70" w:rsidRPr="001A0D43">
              <w:rPr>
                <w:rStyle w:val="Hyperlink"/>
                <w:noProof/>
              </w:rPr>
              <w:delInstrText xml:space="preserve"> </w:delInstrText>
            </w:r>
            <w:r w:rsidR="00A53A70" w:rsidRPr="001A0D43">
              <w:rPr>
                <w:rStyle w:val="Hyperlink"/>
                <w:noProof/>
              </w:rPr>
              <w:fldChar w:fldCharType="separate"/>
            </w:r>
            <w:r w:rsidR="00A53A70" w:rsidRPr="001A0D43">
              <w:rPr>
                <w:rStyle w:val="Hyperlink"/>
                <w:noProof/>
              </w:rPr>
              <w:delText>1</w:delText>
            </w:r>
            <w:r w:rsidR="00A53A70">
              <w:rPr>
                <w:rFonts w:asciiTheme="minorHAnsi" w:eastAsiaTheme="minorEastAsia" w:hAnsiTheme="minorHAnsi" w:cstheme="minorBidi"/>
                <w:noProof/>
                <w:sz w:val="22"/>
                <w:lang w:eastAsia="sv-SE"/>
              </w:rPr>
              <w:tab/>
            </w:r>
            <w:r w:rsidR="00A53A70" w:rsidRPr="001A0D43">
              <w:rPr>
                <w:rStyle w:val="Hyperlink"/>
                <w:noProof/>
              </w:rPr>
              <w:delText>Inledning</w:delText>
            </w:r>
            <w:r w:rsidR="00A53A70">
              <w:rPr>
                <w:noProof/>
                <w:webHidden/>
              </w:rPr>
              <w:tab/>
            </w:r>
            <w:r w:rsidR="00A53A70">
              <w:rPr>
                <w:noProof/>
                <w:webHidden/>
              </w:rPr>
              <w:fldChar w:fldCharType="begin"/>
            </w:r>
            <w:r w:rsidR="00A53A70">
              <w:rPr>
                <w:noProof/>
                <w:webHidden/>
              </w:rPr>
              <w:delInstrText xml:space="preserve"> PAGEREF _Toc386458047 \h </w:delInstrText>
            </w:r>
            <w:r w:rsidR="00A53A70">
              <w:rPr>
                <w:noProof/>
                <w:webHidden/>
              </w:rPr>
            </w:r>
            <w:r w:rsidR="00A53A70">
              <w:rPr>
                <w:noProof/>
                <w:webHidden/>
              </w:rPr>
              <w:fldChar w:fldCharType="separate"/>
            </w:r>
            <w:r w:rsidR="00A53A70">
              <w:rPr>
                <w:noProof/>
                <w:webHidden/>
              </w:rPr>
              <w:delText>8</w:delText>
            </w:r>
            <w:r w:rsidR="00A53A70">
              <w:rPr>
                <w:noProof/>
                <w:webHidden/>
              </w:rPr>
              <w:fldChar w:fldCharType="end"/>
            </w:r>
            <w:r w:rsidR="00A53A70" w:rsidRPr="001A0D43">
              <w:rPr>
                <w:rStyle w:val="Hyperlink"/>
                <w:noProof/>
              </w:rPr>
              <w:fldChar w:fldCharType="end"/>
            </w:r>
          </w:del>
        </w:p>
        <w:p w14:paraId="49C99CA9" w14:textId="77777777" w:rsidR="00A53A70" w:rsidRDefault="00A53A70">
          <w:pPr>
            <w:pStyle w:val="TOC1"/>
            <w:tabs>
              <w:tab w:val="left" w:pos="400"/>
              <w:tab w:val="right" w:leader="dot" w:pos="8664"/>
            </w:tabs>
            <w:rPr>
              <w:del w:id="32" w:author="Jarno Nieminen" w:date="2014-06-11T12:40:00Z"/>
              <w:rFonts w:asciiTheme="minorHAnsi" w:eastAsiaTheme="minorEastAsia" w:hAnsiTheme="minorHAnsi" w:cstheme="minorBidi"/>
              <w:noProof/>
              <w:sz w:val="22"/>
              <w:lang w:eastAsia="sv-SE"/>
            </w:rPr>
          </w:pPr>
          <w:del w:id="3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"_Toc386458048"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w:delText>
            </w:r>
            <w:r>
              <w:rPr>
                <w:rFonts w:asciiTheme="minorHAnsi" w:eastAsiaTheme="minorEastAsia" w:hAnsiTheme="minorHAnsi" w:cstheme="minorBidi"/>
                <w:noProof/>
                <w:sz w:val="22"/>
                <w:lang w:eastAsia="sv-SE"/>
              </w:rPr>
              <w:tab/>
            </w:r>
            <w:r w:rsidRPr="001A0D43">
              <w:rPr>
                <w:rStyle w:val="Hyperlink"/>
                <w:noProof/>
              </w:rPr>
              <w:delText>Versionsinformation</w:delText>
            </w:r>
            <w:r>
              <w:rPr>
                <w:noProof/>
                <w:webHidden/>
              </w:rPr>
              <w:tab/>
            </w:r>
            <w:r>
              <w:rPr>
                <w:noProof/>
                <w:webHidden/>
              </w:rPr>
              <w:fldChar w:fldCharType="begin"/>
            </w:r>
            <w:r>
              <w:rPr>
                <w:noProof/>
                <w:webHidden/>
              </w:rPr>
              <w:delInstrText xml:space="preserve"> PAGEREF _Toc386458048 \h </w:delInstrText>
            </w:r>
            <w:r>
              <w:rPr>
                <w:noProof/>
                <w:webHidden/>
              </w:rPr>
            </w:r>
            <w:r>
              <w:rPr>
                <w:noProof/>
                <w:webHidden/>
              </w:rPr>
              <w:fldChar w:fldCharType="separate"/>
            </w:r>
            <w:r>
              <w:rPr>
                <w:noProof/>
                <w:webHidden/>
              </w:rPr>
              <w:delText>9</w:delText>
            </w:r>
            <w:r>
              <w:rPr>
                <w:noProof/>
                <w:webHidden/>
              </w:rPr>
              <w:fldChar w:fldCharType="end"/>
            </w:r>
            <w:r w:rsidRPr="001A0D43">
              <w:rPr>
                <w:rStyle w:val="Hyperlink"/>
                <w:noProof/>
              </w:rPr>
              <w:fldChar w:fldCharType="end"/>
            </w:r>
          </w:del>
        </w:p>
        <w:p w14:paraId="568BE2E6" w14:textId="77777777" w:rsidR="00A53A70" w:rsidRDefault="00A53A70">
          <w:pPr>
            <w:pStyle w:val="TOC2"/>
            <w:tabs>
              <w:tab w:val="left" w:pos="879"/>
              <w:tab w:val="right" w:leader="dot" w:pos="8664"/>
            </w:tabs>
            <w:rPr>
              <w:del w:id="34" w:author="Jarno Nieminen" w:date="2014-06-11T12:40:00Z"/>
              <w:rFonts w:asciiTheme="minorHAnsi" w:eastAsiaTheme="minorEastAsia" w:hAnsiTheme="minorHAnsi" w:cstheme="minorBidi"/>
              <w:noProof/>
              <w:sz w:val="22"/>
              <w:lang w:eastAsia="sv-SE"/>
            </w:rPr>
          </w:pPr>
          <w:del w:id="3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"_Toc386458049"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w:delText>
            </w:r>
            <w:r>
              <w:rPr>
                <w:rFonts w:asciiTheme="minorHAnsi" w:eastAsiaTheme="minorEastAsia" w:hAnsiTheme="minorHAnsi" w:cstheme="minorBidi"/>
                <w:noProof/>
                <w:sz w:val="22"/>
                <w:lang w:eastAsia="sv-SE"/>
              </w:rPr>
              <w:tab/>
            </w:r>
            <w:r w:rsidRPr="001A0D43">
              <w:rPr>
                <w:rStyle w:val="Hyperlink"/>
                <w:noProof/>
              </w:rPr>
              <w:delText xml:space="preserve">Version </w:delText>
            </w:r>
            <w:r w:rsidRPr="001A0D43">
              <w:rPr>
                <w:rStyle w:val="Hyperlink"/>
                <w:b/>
                <w:noProof/>
              </w:rPr>
              <w:delText>2</w:delText>
            </w:r>
            <w:r w:rsidRPr="001A0D43">
              <w:rPr>
                <w:rStyle w:val="Hyperlink"/>
                <w:noProof/>
              </w:rPr>
              <w:delText>.</w:delText>
            </w:r>
            <w:r w:rsidRPr="001A0D43">
              <w:rPr>
                <w:rStyle w:val="Hyperlink"/>
                <w:b/>
                <w:noProof/>
              </w:rPr>
              <w:delText>0</w:delText>
            </w:r>
            <w:r w:rsidRPr="001A0D43">
              <w:rPr>
                <w:rStyle w:val="Hyperlink"/>
                <w:noProof/>
              </w:rPr>
              <w:delText>.</w:delText>
            </w:r>
            <w:r w:rsidRPr="001A0D43">
              <w:rPr>
                <w:rStyle w:val="Hyperlink"/>
                <w:b/>
                <w:noProof/>
              </w:rPr>
              <w:delText>0</w:delText>
            </w:r>
            <w:r w:rsidRPr="001A0D43">
              <w:rPr>
                <w:rStyle w:val="Hyperlink"/>
                <w:noProof/>
              </w:rPr>
              <w:delText>.</w:delText>
            </w:r>
            <w:r>
              <w:rPr>
                <w:noProof/>
                <w:webHidden/>
              </w:rPr>
              <w:tab/>
            </w:r>
            <w:r>
              <w:rPr>
                <w:noProof/>
                <w:webHidden/>
              </w:rPr>
              <w:fldChar w:fldCharType="begin"/>
            </w:r>
            <w:r>
              <w:rPr>
                <w:noProof/>
                <w:webHidden/>
              </w:rPr>
              <w:delInstrText xml:space="preserve"> PAGEREF _Toc386458049 \h </w:delInstrText>
            </w:r>
            <w:r>
              <w:rPr>
                <w:noProof/>
                <w:webHidden/>
              </w:rPr>
            </w:r>
            <w:r>
              <w:rPr>
                <w:noProof/>
                <w:webHidden/>
              </w:rPr>
              <w:fldChar w:fldCharType="separate"/>
            </w:r>
            <w:r>
              <w:rPr>
                <w:noProof/>
                <w:webHidden/>
              </w:rPr>
              <w:delText>9</w:delText>
            </w:r>
            <w:r>
              <w:rPr>
                <w:noProof/>
                <w:webHidden/>
              </w:rPr>
              <w:fldChar w:fldCharType="end"/>
            </w:r>
            <w:r w:rsidRPr="001A0D43">
              <w:rPr>
                <w:rStyle w:val="Hyperlink"/>
                <w:noProof/>
              </w:rPr>
              <w:fldChar w:fldCharType="end"/>
            </w:r>
          </w:del>
        </w:p>
        <w:p w14:paraId="4F8C73C9" w14:textId="77777777" w:rsidR="00A53A70" w:rsidRDefault="00A53A70">
          <w:pPr>
            <w:pStyle w:val="TOC3"/>
            <w:tabs>
              <w:tab w:val="left" w:pos="1100"/>
              <w:tab w:val="right" w:leader="dot" w:pos="8664"/>
            </w:tabs>
            <w:rPr>
              <w:del w:id="36" w:author="Jarno Nieminen" w:date="2014-06-11T12:40:00Z"/>
              <w:rFonts w:asciiTheme="minorHAnsi" w:eastAsiaTheme="minorEastAsia" w:hAnsiTheme="minorHAnsi" w:cstheme="minorBidi"/>
              <w:noProof/>
              <w:sz w:val="22"/>
              <w:lang w:eastAsia="sv-SE"/>
            </w:rPr>
          </w:pPr>
          <w:del w:id="3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2.1.1</w:delText>
            </w:r>
            <w:r>
              <w:rPr>
                <w:rFonts w:asciiTheme="minorHAnsi" w:eastAsiaTheme="minorEastAsia" w:hAnsiTheme="minorHAnsi" w:cstheme="minorBidi"/>
                <w:noProof/>
                <w:sz w:val="22"/>
                <w:lang w:eastAsia="sv-SE"/>
              </w:rPr>
              <w:tab/>
            </w:r>
            <w:r w:rsidRPr="001A0D43">
              <w:rPr>
                <w:rStyle w:val="Hyperlink"/>
                <w:noProof/>
              </w:rPr>
              <w:delText>Oförändrade tjänstekontrakt</w:delText>
            </w:r>
            <w:r>
              <w:rPr>
                <w:noProof/>
                <w:webHidden/>
              </w:rPr>
              <w:tab/>
            </w:r>
            <w:r>
              <w:rPr>
                <w:noProof/>
                <w:webHidden/>
              </w:rPr>
              <w:fldChar w:fldCharType="begin"/>
            </w:r>
            <w:r>
              <w:rPr>
                <w:noProof/>
                <w:webHidden/>
              </w:rPr>
              <w:delInstrText xml:space="preserve"> PAGEREF _Toc386458050 \h </w:delInstrText>
            </w:r>
            <w:r>
              <w:rPr>
                <w:noProof/>
                <w:webHidden/>
              </w:rPr>
            </w:r>
            <w:r>
              <w:rPr>
                <w:noProof/>
                <w:webHidden/>
              </w:rPr>
              <w:fldChar w:fldCharType="separate"/>
            </w:r>
            <w:r>
              <w:rPr>
                <w:noProof/>
                <w:webHidden/>
              </w:rPr>
              <w:delText>9</w:delText>
            </w:r>
            <w:r>
              <w:rPr>
                <w:noProof/>
                <w:webHidden/>
              </w:rPr>
              <w:fldChar w:fldCharType="end"/>
            </w:r>
            <w:r w:rsidRPr="001A0D43">
              <w:rPr>
                <w:rStyle w:val="Hyperlink"/>
                <w:noProof/>
              </w:rPr>
              <w:fldChar w:fldCharType="end"/>
            </w:r>
          </w:del>
        </w:p>
        <w:p w14:paraId="5A42C4E1" w14:textId="77777777" w:rsidR="00A53A70" w:rsidRDefault="00A53A70">
          <w:pPr>
            <w:pStyle w:val="TOC3"/>
            <w:tabs>
              <w:tab w:val="left" w:pos="1100"/>
              <w:tab w:val="right" w:leader="dot" w:pos="8664"/>
            </w:tabs>
            <w:rPr>
              <w:del w:id="38" w:author="Jarno Nieminen" w:date="2014-06-11T12:40:00Z"/>
              <w:rFonts w:asciiTheme="minorHAnsi" w:eastAsiaTheme="minorEastAsia" w:hAnsiTheme="minorHAnsi" w:cstheme="minorBidi"/>
              <w:noProof/>
              <w:sz w:val="22"/>
              <w:lang w:eastAsia="sv-SE"/>
            </w:rPr>
          </w:pPr>
          <w:del w:id="3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2.1.2</w:delText>
            </w:r>
            <w:r>
              <w:rPr>
                <w:rFonts w:asciiTheme="minorHAnsi" w:eastAsiaTheme="minorEastAsia" w:hAnsiTheme="minorHAnsi" w:cstheme="minorBidi"/>
                <w:noProof/>
                <w:sz w:val="22"/>
                <w:lang w:eastAsia="sv-SE"/>
              </w:rPr>
              <w:tab/>
            </w:r>
            <w:r w:rsidRPr="001A0D43">
              <w:rPr>
                <w:rStyle w:val="Hyperlink"/>
                <w:noProof/>
              </w:rPr>
              <w:delText>Nya tjänstekontrakt</w:delText>
            </w:r>
            <w:r>
              <w:rPr>
                <w:noProof/>
                <w:webHidden/>
              </w:rPr>
              <w:tab/>
            </w:r>
            <w:r>
              <w:rPr>
                <w:noProof/>
                <w:webHidden/>
              </w:rPr>
              <w:fldChar w:fldCharType="begin"/>
            </w:r>
            <w:r>
              <w:rPr>
                <w:noProof/>
                <w:webHidden/>
              </w:rPr>
              <w:delInstrText xml:space="preserve"> PAGEREF _Toc386458051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4E87C3EE" w14:textId="77777777" w:rsidR="00A53A70" w:rsidRDefault="00A53A70">
          <w:pPr>
            <w:pStyle w:val="TOC3"/>
            <w:tabs>
              <w:tab w:val="left" w:pos="1100"/>
              <w:tab w:val="right" w:leader="dot" w:pos="8664"/>
            </w:tabs>
            <w:rPr>
              <w:del w:id="40" w:author="Jarno Nieminen" w:date="2014-06-11T12:40:00Z"/>
              <w:rFonts w:asciiTheme="minorHAnsi" w:eastAsiaTheme="minorEastAsia" w:hAnsiTheme="minorHAnsi" w:cstheme="minorBidi"/>
              <w:noProof/>
              <w:sz w:val="22"/>
              <w:lang w:eastAsia="sv-SE"/>
            </w:rPr>
          </w:pPr>
          <w:del w:id="4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2.1.3</w:delText>
            </w:r>
            <w:r>
              <w:rPr>
                <w:rFonts w:asciiTheme="minorHAnsi" w:eastAsiaTheme="minorEastAsia" w:hAnsiTheme="minorHAnsi" w:cstheme="minorBidi"/>
                <w:noProof/>
                <w:sz w:val="22"/>
                <w:lang w:eastAsia="sv-SE"/>
              </w:rPr>
              <w:tab/>
            </w:r>
            <w:r w:rsidRPr="001A0D43">
              <w:rPr>
                <w:rStyle w:val="Hyperlink"/>
                <w:noProof/>
              </w:rPr>
              <w:delText>Förändrade tjänstekontrakt</w:delText>
            </w:r>
            <w:r>
              <w:rPr>
                <w:noProof/>
                <w:webHidden/>
              </w:rPr>
              <w:tab/>
            </w:r>
            <w:r>
              <w:rPr>
                <w:noProof/>
                <w:webHidden/>
              </w:rPr>
              <w:fldChar w:fldCharType="begin"/>
            </w:r>
            <w:r>
              <w:rPr>
                <w:noProof/>
                <w:webHidden/>
              </w:rPr>
              <w:delInstrText xml:space="preserve"> PAGEREF _Toc386458052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49745348" w14:textId="77777777" w:rsidR="00A53A70" w:rsidRDefault="00A53A70">
          <w:pPr>
            <w:pStyle w:val="TOC3"/>
            <w:tabs>
              <w:tab w:val="left" w:pos="1100"/>
              <w:tab w:val="right" w:leader="dot" w:pos="8664"/>
            </w:tabs>
            <w:rPr>
              <w:del w:id="42" w:author="Jarno Nieminen" w:date="2014-06-11T12:40:00Z"/>
              <w:rFonts w:asciiTheme="minorHAnsi" w:eastAsiaTheme="minorEastAsia" w:hAnsiTheme="minorHAnsi" w:cstheme="minorBidi"/>
              <w:noProof/>
              <w:sz w:val="22"/>
              <w:lang w:eastAsia="sv-SE"/>
            </w:rPr>
          </w:pPr>
          <w:del w:id="4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2.1.4</w:delText>
            </w:r>
            <w:r>
              <w:rPr>
                <w:rFonts w:asciiTheme="minorHAnsi" w:eastAsiaTheme="minorEastAsia" w:hAnsiTheme="minorHAnsi" w:cstheme="minorBidi"/>
                <w:noProof/>
                <w:sz w:val="22"/>
                <w:lang w:eastAsia="sv-SE"/>
              </w:rPr>
              <w:tab/>
            </w:r>
            <w:r w:rsidRPr="001A0D43">
              <w:rPr>
                <w:rStyle w:val="Hyperlink"/>
                <w:noProof/>
              </w:rPr>
              <w:delText>Utgångna tjänstekontrakt</w:delText>
            </w:r>
            <w:r>
              <w:rPr>
                <w:noProof/>
                <w:webHidden/>
              </w:rPr>
              <w:tab/>
            </w:r>
            <w:r>
              <w:rPr>
                <w:noProof/>
                <w:webHidden/>
              </w:rPr>
              <w:fldChar w:fldCharType="begin"/>
            </w:r>
            <w:r>
              <w:rPr>
                <w:noProof/>
                <w:webHidden/>
              </w:rPr>
              <w:delInstrText xml:space="preserve"> PAGEREF _Toc386458053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0EABD87C" w14:textId="77777777" w:rsidR="00A53A70" w:rsidRDefault="00A53A70">
          <w:pPr>
            <w:pStyle w:val="TOC1"/>
            <w:tabs>
              <w:tab w:val="left" w:pos="400"/>
              <w:tab w:val="right" w:leader="dot" w:pos="8664"/>
            </w:tabs>
            <w:rPr>
              <w:del w:id="44" w:author="Jarno Nieminen" w:date="2014-06-11T12:40:00Z"/>
              <w:rFonts w:asciiTheme="minorHAnsi" w:eastAsiaTheme="minorEastAsia" w:hAnsiTheme="minorHAnsi" w:cstheme="minorBidi"/>
              <w:noProof/>
              <w:sz w:val="22"/>
              <w:lang w:eastAsia="sv-SE"/>
            </w:rPr>
          </w:pPr>
          <w:del w:id="4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w:delText>
            </w:r>
            <w:r>
              <w:rPr>
                <w:rFonts w:asciiTheme="minorHAnsi" w:eastAsiaTheme="minorEastAsia" w:hAnsiTheme="minorHAnsi" w:cstheme="minorBidi"/>
                <w:noProof/>
                <w:sz w:val="22"/>
                <w:lang w:eastAsia="sv-SE"/>
              </w:rPr>
              <w:tab/>
            </w:r>
            <w:r w:rsidRPr="001A0D43">
              <w:rPr>
                <w:rStyle w:val="Hyperlink"/>
                <w:noProof/>
              </w:rPr>
              <w:delText>Tjänstedomänens arkitektur</w:delText>
            </w:r>
            <w:r>
              <w:rPr>
                <w:noProof/>
                <w:webHidden/>
              </w:rPr>
              <w:tab/>
            </w:r>
            <w:r>
              <w:rPr>
                <w:noProof/>
                <w:webHidden/>
              </w:rPr>
              <w:fldChar w:fldCharType="begin"/>
            </w:r>
            <w:r>
              <w:rPr>
                <w:noProof/>
                <w:webHidden/>
              </w:rPr>
              <w:delInstrText xml:space="preserve"> PAGEREF _Toc386458054 \h </w:delInstrText>
            </w:r>
            <w:r>
              <w:rPr>
                <w:noProof/>
                <w:webHidden/>
              </w:rPr>
            </w:r>
            <w:r>
              <w:rPr>
                <w:noProof/>
                <w:webHidden/>
              </w:rPr>
              <w:fldChar w:fldCharType="separate"/>
            </w:r>
            <w:r>
              <w:rPr>
                <w:noProof/>
                <w:webHidden/>
              </w:rPr>
              <w:delText>10</w:delText>
            </w:r>
            <w:r>
              <w:rPr>
                <w:noProof/>
                <w:webHidden/>
              </w:rPr>
              <w:fldChar w:fldCharType="end"/>
            </w:r>
            <w:r w:rsidRPr="001A0D43">
              <w:rPr>
                <w:rStyle w:val="Hyperlink"/>
                <w:noProof/>
              </w:rPr>
              <w:fldChar w:fldCharType="end"/>
            </w:r>
          </w:del>
        </w:p>
        <w:p w14:paraId="719CD307" w14:textId="77777777" w:rsidR="00A53A70" w:rsidRDefault="00A53A70">
          <w:pPr>
            <w:pStyle w:val="TOC2"/>
            <w:tabs>
              <w:tab w:val="left" w:pos="879"/>
              <w:tab w:val="right" w:leader="dot" w:pos="8664"/>
            </w:tabs>
            <w:rPr>
              <w:del w:id="46" w:author="Jarno Nieminen" w:date="2014-06-11T12:40:00Z"/>
              <w:rFonts w:asciiTheme="minorHAnsi" w:eastAsiaTheme="minorEastAsia" w:hAnsiTheme="minorHAnsi" w:cstheme="minorBidi"/>
              <w:noProof/>
              <w:sz w:val="22"/>
              <w:lang w:eastAsia="sv-SE"/>
            </w:rPr>
          </w:pPr>
          <w:del w:id="4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w:delText>
            </w:r>
            <w:r>
              <w:rPr>
                <w:rFonts w:asciiTheme="minorHAnsi" w:eastAsiaTheme="minorEastAsia" w:hAnsiTheme="minorHAnsi" w:cstheme="minorBidi"/>
                <w:noProof/>
                <w:sz w:val="22"/>
                <w:lang w:eastAsia="sv-SE"/>
              </w:rPr>
              <w:tab/>
            </w:r>
            <w:r w:rsidRPr="001A0D43">
              <w:rPr>
                <w:rStyle w:val="Hyperlink"/>
                <w:noProof/>
              </w:rPr>
              <w:delText>Flöde AF-1 Skapa formulärmall</w:delText>
            </w:r>
            <w:r>
              <w:rPr>
                <w:noProof/>
                <w:webHidden/>
              </w:rPr>
              <w:tab/>
            </w:r>
            <w:r>
              <w:rPr>
                <w:noProof/>
                <w:webHidden/>
              </w:rPr>
              <w:fldChar w:fldCharType="begin"/>
            </w:r>
            <w:r>
              <w:rPr>
                <w:noProof/>
                <w:webHidden/>
              </w:rPr>
              <w:delInstrText xml:space="preserve"> PAGEREF _Toc386458055 \h </w:delInstrText>
            </w:r>
            <w:r>
              <w:rPr>
                <w:noProof/>
                <w:webHidden/>
              </w:rPr>
            </w:r>
            <w:r>
              <w:rPr>
                <w:noProof/>
                <w:webHidden/>
              </w:rPr>
              <w:fldChar w:fldCharType="separate"/>
            </w:r>
            <w:r>
              <w:rPr>
                <w:noProof/>
                <w:webHidden/>
              </w:rPr>
              <w:delText>11</w:delText>
            </w:r>
            <w:r>
              <w:rPr>
                <w:noProof/>
                <w:webHidden/>
              </w:rPr>
              <w:fldChar w:fldCharType="end"/>
            </w:r>
            <w:r w:rsidRPr="001A0D43">
              <w:rPr>
                <w:rStyle w:val="Hyperlink"/>
                <w:noProof/>
              </w:rPr>
              <w:fldChar w:fldCharType="end"/>
            </w:r>
          </w:del>
        </w:p>
        <w:p w14:paraId="2858A669" w14:textId="77777777" w:rsidR="00A53A70" w:rsidRDefault="00A53A70">
          <w:pPr>
            <w:pStyle w:val="TOC2"/>
            <w:tabs>
              <w:tab w:val="left" w:pos="879"/>
              <w:tab w:val="right" w:leader="dot" w:pos="8664"/>
            </w:tabs>
            <w:rPr>
              <w:del w:id="48" w:author="Jarno Nieminen" w:date="2014-06-11T12:40:00Z"/>
              <w:rFonts w:asciiTheme="minorHAnsi" w:eastAsiaTheme="minorEastAsia" w:hAnsiTheme="minorHAnsi" w:cstheme="minorBidi"/>
              <w:noProof/>
              <w:sz w:val="22"/>
              <w:lang w:eastAsia="sv-SE"/>
            </w:rPr>
          </w:pPr>
          <w:del w:id="4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3.2</w:delText>
            </w:r>
            <w:r>
              <w:rPr>
                <w:rFonts w:asciiTheme="minorHAnsi" w:eastAsiaTheme="minorEastAsia" w:hAnsiTheme="minorHAnsi" w:cstheme="minorBidi"/>
                <w:noProof/>
                <w:sz w:val="22"/>
                <w:lang w:eastAsia="sv-SE"/>
              </w:rPr>
              <w:tab/>
            </w:r>
            <w:r w:rsidRPr="001A0D43">
              <w:rPr>
                <w:rStyle w:val="Hyperlink"/>
                <w:noProof/>
              </w:rPr>
              <w:delText>Flöde AF-2 Begär formulärinsamling av patient</w:delText>
            </w:r>
            <w:r>
              <w:rPr>
                <w:noProof/>
                <w:webHidden/>
              </w:rPr>
              <w:tab/>
            </w:r>
            <w:r>
              <w:rPr>
                <w:noProof/>
                <w:webHidden/>
              </w:rPr>
              <w:fldChar w:fldCharType="begin"/>
            </w:r>
            <w:r>
              <w:rPr>
                <w:noProof/>
                <w:webHidden/>
              </w:rPr>
              <w:delInstrText xml:space="preserve"> PAGEREF _Toc386458056 \h </w:delInstrText>
            </w:r>
            <w:r>
              <w:rPr>
                <w:noProof/>
                <w:webHidden/>
              </w:rPr>
            </w:r>
            <w:r>
              <w:rPr>
                <w:noProof/>
                <w:webHidden/>
              </w:rPr>
              <w:fldChar w:fldCharType="separate"/>
            </w:r>
            <w:r>
              <w:rPr>
                <w:noProof/>
                <w:webHidden/>
              </w:rPr>
              <w:delText>12</w:delText>
            </w:r>
            <w:r>
              <w:rPr>
                <w:noProof/>
                <w:webHidden/>
              </w:rPr>
              <w:fldChar w:fldCharType="end"/>
            </w:r>
            <w:r w:rsidRPr="001A0D43">
              <w:rPr>
                <w:rStyle w:val="Hyperlink"/>
                <w:noProof/>
              </w:rPr>
              <w:fldChar w:fldCharType="end"/>
            </w:r>
          </w:del>
        </w:p>
        <w:p w14:paraId="6BF4CF27" w14:textId="77777777" w:rsidR="00A53A70" w:rsidRDefault="00A53A70">
          <w:pPr>
            <w:pStyle w:val="TOC2"/>
            <w:tabs>
              <w:tab w:val="left" w:pos="879"/>
              <w:tab w:val="right" w:leader="dot" w:pos="8664"/>
            </w:tabs>
            <w:rPr>
              <w:del w:id="50" w:author="Jarno Nieminen" w:date="2014-06-11T12:40:00Z"/>
              <w:rFonts w:asciiTheme="minorHAnsi" w:eastAsiaTheme="minorEastAsia" w:hAnsiTheme="minorHAnsi" w:cstheme="minorBidi"/>
              <w:noProof/>
              <w:sz w:val="22"/>
              <w:lang w:eastAsia="sv-SE"/>
            </w:rPr>
          </w:pPr>
          <w:del w:id="5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3.3</w:delText>
            </w:r>
            <w:r>
              <w:rPr>
                <w:rFonts w:asciiTheme="minorHAnsi" w:eastAsiaTheme="minorEastAsia" w:hAnsiTheme="minorHAnsi" w:cstheme="minorBidi"/>
                <w:noProof/>
                <w:sz w:val="22"/>
                <w:lang w:eastAsia="sv-SE"/>
              </w:rPr>
              <w:tab/>
            </w:r>
            <w:r w:rsidRPr="001A0D43">
              <w:rPr>
                <w:rStyle w:val="Hyperlink"/>
                <w:noProof/>
              </w:rPr>
              <w:delText>Flöde AF-3A Patient fyller i formulär (redan skapat)</w:delText>
            </w:r>
            <w:r>
              <w:rPr>
                <w:noProof/>
                <w:webHidden/>
              </w:rPr>
              <w:tab/>
            </w:r>
            <w:r>
              <w:rPr>
                <w:noProof/>
                <w:webHidden/>
              </w:rPr>
              <w:fldChar w:fldCharType="begin"/>
            </w:r>
            <w:r>
              <w:rPr>
                <w:noProof/>
                <w:webHidden/>
              </w:rPr>
              <w:delInstrText xml:space="preserve"> PAGEREF _Toc386458057 \h </w:delInstrText>
            </w:r>
            <w:r>
              <w:rPr>
                <w:noProof/>
                <w:webHidden/>
              </w:rPr>
            </w:r>
            <w:r>
              <w:rPr>
                <w:noProof/>
                <w:webHidden/>
              </w:rPr>
              <w:fldChar w:fldCharType="separate"/>
            </w:r>
            <w:r>
              <w:rPr>
                <w:noProof/>
                <w:webHidden/>
              </w:rPr>
              <w:delText>14</w:delText>
            </w:r>
            <w:r>
              <w:rPr>
                <w:noProof/>
                <w:webHidden/>
              </w:rPr>
              <w:fldChar w:fldCharType="end"/>
            </w:r>
            <w:r w:rsidRPr="001A0D43">
              <w:rPr>
                <w:rStyle w:val="Hyperlink"/>
                <w:noProof/>
              </w:rPr>
              <w:fldChar w:fldCharType="end"/>
            </w:r>
          </w:del>
        </w:p>
        <w:p w14:paraId="29BBF02C" w14:textId="77777777" w:rsidR="00A53A70" w:rsidRDefault="00A53A70">
          <w:pPr>
            <w:pStyle w:val="TOC2"/>
            <w:tabs>
              <w:tab w:val="left" w:pos="879"/>
              <w:tab w:val="right" w:leader="dot" w:pos="8664"/>
            </w:tabs>
            <w:rPr>
              <w:del w:id="52" w:author="Jarno Nieminen" w:date="2014-06-11T12:40:00Z"/>
              <w:rFonts w:asciiTheme="minorHAnsi" w:eastAsiaTheme="minorEastAsia" w:hAnsiTheme="minorHAnsi" w:cstheme="minorBidi"/>
              <w:noProof/>
              <w:sz w:val="22"/>
              <w:lang w:eastAsia="sv-SE"/>
            </w:rPr>
          </w:pPr>
          <w:del w:id="5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3.4</w:delText>
            </w:r>
            <w:r>
              <w:rPr>
                <w:rFonts w:asciiTheme="minorHAnsi" w:eastAsiaTheme="minorEastAsia" w:hAnsiTheme="minorHAnsi" w:cstheme="minorBidi"/>
                <w:noProof/>
                <w:sz w:val="22"/>
                <w:lang w:eastAsia="sv-SE"/>
              </w:rPr>
              <w:tab/>
            </w:r>
            <w:r w:rsidRPr="001A0D43">
              <w:rPr>
                <w:rStyle w:val="Hyperlink"/>
                <w:noProof/>
              </w:rPr>
              <w:delText>Flöde AF-3B Patient fyller i formulär</w:delText>
            </w:r>
            <w:r>
              <w:rPr>
                <w:noProof/>
                <w:webHidden/>
              </w:rPr>
              <w:tab/>
            </w:r>
            <w:r>
              <w:rPr>
                <w:noProof/>
                <w:webHidden/>
              </w:rPr>
              <w:fldChar w:fldCharType="begin"/>
            </w:r>
            <w:r>
              <w:rPr>
                <w:noProof/>
                <w:webHidden/>
              </w:rPr>
              <w:delInstrText xml:space="preserve"> PAGEREF _Toc386458058 \h </w:delInstrText>
            </w:r>
            <w:r>
              <w:rPr>
                <w:noProof/>
                <w:webHidden/>
              </w:rPr>
            </w:r>
            <w:r>
              <w:rPr>
                <w:noProof/>
                <w:webHidden/>
              </w:rPr>
              <w:fldChar w:fldCharType="separate"/>
            </w:r>
            <w:r>
              <w:rPr>
                <w:noProof/>
                <w:webHidden/>
              </w:rPr>
              <w:delText>16</w:delText>
            </w:r>
            <w:r>
              <w:rPr>
                <w:noProof/>
                <w:webHidden/>
              </w:rPr>
              <w:fldChar w:fldCharType="end"/>
            </w:r>
            <w:r w:rsidRPr="001A0D43">
              <w:rPr>
                <w:rStyle w:val="Hyperlink"/>
                <w:noProof/>
              </w:rPr>
              <w:fldChar w:fldCharType="end"/>
            </w:r>
          </w:del>
        </w:p>
        <w:p w14:paraId="29F99C21" w14:textId="77777777" w:rsidR="00A53A70" w:rsidRDefault="00A53A70">
          <w:pPr>
            <w:pStyle w:val="TOC2"/>
            <w:tabs>
              <w:tab w:val="left" w:pos="879"/>
              <w:tab w:val="right" w:leader="dot" w:pos="8664"/>
            </w:tabs>
            <w:rPr>
              <w:del w:id="54" w:author="Jarno Nieminen" w:date="2014-06-11T12:40:00Z"/>
              <w:rFonts w:asciiTheme="minorHAnsi" w:eastAsiaTheme="minorEastAsia" w:hAnsiTheme="minorHAnsi" w:cstheme="minorBidi"/>
              <w:noProof/>
              <w:sz w:val="22"/>
              <w:lang w:eastAsia="sv-SE"/>
            </w:rPr>
          </w:pPr>
          <w:del w:id="5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"_Toc386458059"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3.5</w:delText>
            </w:r>
            <w:r>
              <w:rPr>
                <w:rFonts w:asciiTheme="minorHAnsi" w:eastAsiaTheme="minorEastAsia" w:hAnsiTheme="minorHAnsi" w:cstheme="minorBidi"/>
                <w:noProof/>
                <w:sz w:val="22"/>
                <w:lang w:eastAsia="sv-SE"/>
              </w:rPr>
              <w:tab/>
            </w:r>
            <w:r w:rsidRPr="001A0D43">
              <w:rPr>
                <w:rStyle w:val="Hyperlink"/>
                <w:noProof/>
              </w:rPr>
              <w:delText>Flöde AF-4 Återuppta formulär.</w:delText>
            </w:r>
            <w:r>
              <w:rPr>
                <w:noProof/>
                <w:webHidden/>
              </w:rPr>
              <w:tab/>
            </w:r>
            <w:r>
              <w:rPr>
                <w:noProof/>
                <w:webHidden/>
              </w:rPr>
              <w:fldChar w:fldCharType="begin"/>
            </w:r>
            <w:r>
              <w:rPr>
                <w:noProof/>
                <w:webHidden/>
              </w:rPr>
              <w:delInstrText xml:space="preserve"> PAGEREF _Toc386458059 \h </w:delInstrText>
            </w:r>
            <w:r>
              <w:rPr>
                <w:noProof/>
                <w:webHidden/>
              </w:rPr>
            </w:r>
            <w:r>
              <w:rPr>
                <w:noProof/>
                <w:webHidden/>
              </w:rPr>
              <w:fldChar w:fldCharType="separate"/>
            </w:r>
            <w:r>
              <w:rPr>
                <w:noProof/>
                <w:webHidden/>
              </w:rPr>
              <w:delText>18</w:delText>
            </w:r>
            <w:r>
              <w:rPr>
                <w:noProof/>
                <w:webHidden/>
              </w:rPr>
              <w:fldChar w:fldCharType="end"/>
            </w:r>
            <w:r w:rsidRPr="001A0D43">
              <w:rPr>
                <w:rStyle w:val="Hyperlink"/>
                <w:noProof/>
              </w:rPr>
              <w:fldChar w:fldCharType="end"/>
            </w:r>
          </w:del>
        </w:p>
        <w:p w14:paraId="67E77727" w14:textId="77777777" w:rsidR="00A53A70" w:rsidRDefault="00A53A70">
          <w:pPr>
            <w:pStyle w:val="TOC2"/>
            <w:tabs>
              <w:tab w:val="left" w:pos="879"/>
              <w:tab w:val="right" w:leader="dot" w:pos="8664"/>
            </w:tabs>
            <w:rPr>
              <w:del w:id="56" w:author="Jarno Nieminen" w:date="2014-06-11T12:40:00Z"/>
              <w:rFonts w:asciiTheme="minorHAnsi" w:eastAsiaTheme="minorEastAsia" w:hAnsiTheme="minorHAnsi" w:cstheme="minorBidi"/>
              <w:noProof/>
              <w:sz w:val="22"/>
              <w:lang w:eastAsia="sv-SE"/>
            </w:rPr>
          </w:pPr>
          <w:del w:id="5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3.6</w:delText>
            </w:r>
            <w:r>
              <w:rPr>
                <w:rFonts w:asciiTheme="minorHAnsi" w:eastAsiaTheme="minorEastAsia" w:hAnsiTheme="minorHAnsi" w:cstheme="minorBidi"/>
                <w:noProof/>
                <w:sz w:val="22"/>
                <w:lang w:eastAsia="sv-SE"/>
              </w:rPr>
              <w:tab/>
            </w:r>
            <w:r w:rsidRPr="001A0D43">
              <w:rPr>
                <w:rStyle w:val="Hyperlink"/>
                <w:noProof/>
              </w:rPr>
              <w:delText>Flöde AF-5 Notifiera</w:delText>
            </w:r>
            <w:r>
              <w:rPr>
                <w:noProof/>
                <w:webHidden/>
              </w:rPr>
              <w:tab/>
            </w:r>
            <w:r>
              <w:rPr>
                <w:noProof/>
                <w:webHidden/>
              </w:rPr>
              <w:fldChar w:fldCharType="begin"/>
            </w:r>
            <w:r>
              <w:rPr>
                <w:noProof/>
                <w:webHidden/>
              </w:rPr>
              <w:delInstrText xml:space="preserve"> PAGEREF _Toc386458060 \h </w:delInstrText>
            </w:r>
            <w:r>
              <w:rPr>
                <w:noProof/>
                <w:webHidden/>
              </w:rPr>
            </w:r>
            <w:r>
              <w:rPr>
                <w:noProof/>
                <w:webHidden/>
              </w:rPr>
              <w:fldChar w:fldCharType="separate"/>
            </w:r>
            <w:r>
              <w:rPr>
                <w:noProof/>
                <w:webHidden/>
              </w:rPr>
              <w:delText>19</w:delText>
            </w:r>
            <w:r>
              <w:rPr>
                <w:noProof/>
                <w:webHidden/>
              </w:rPr>
              <w:fldChar w:fldCharType="end"/>
            </w:r>
            <w:r w:rsidRPr="001A0D43">
              <w:rPr>
                <w:rStyle w:val="Hyperlink"/>
                <w:noProof/>
              </w:rPr>
              <w:fldChar w:fldCharType="end"/>
            </w:r>
          </w:del>
        </w:p>
        <w:p w14:paraId="35D2F2DA" w14:textId="77777777" w:rsidR="00A53A70" w:rsidRDefault="00A53A70">
          <w:pPr>
            <w:pStyle w:val="TOC2"/>
            <w:tabs>
              <w:tab w:val="left" w:pos="879"/>
              <w:tab w:val="right" w:leader="dot" w:pos="8664"/>
            </w:tabs>
            <w:rPr>
              <w:del w:id="58" w:author="Jarno Nieminen" w:date="2014-06-11T12:40:00Z"/>
              <w:rFonts w:asciiTheme="minorHAnsi" w:eastAsiaTheme="minorEastAsia" w:hAnsiTheme="minorHAnsi" w:cstheme="minorBidi"/>
              <w:noProof/>
              <w:sz w:val="22"/>
              <w:lang w:eastAsia="sv-SE"/>
            </w:rPr>
          </w:pPr>
          <w:del w:id="5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3.7</w:delText>
            </w:r>
            <w:r>
              <w:rPr>
                <w:rFonts w:asciiTheme="minorHAnsi" w:eastAsiaTheme="minorEastAsia" w:hAnsiTheme="minorHAnsi" w:cstheme="minorBidi"/>
                <w:noProof/>
                <w:sz w:val="22"/>
                <w:lang w:eastAsia="sv-SE"/>
              </w:rPr>
              <w:tab/>
            </w:r>
            <w:r w:rsidRPr="001A0D43">
              <w:rPr>
                <w:rStyle w:val="Hyperlink"/>
                <w:noProof/>
              </w:rPr>
              <w:delText>Flöde AF-6 Vårdsystem hämtar användarens/patientens formulär.</w:delText>
            </w:r>
            <w:r>
              <w:rPr>
                <w:noProof/>
                <w:webHidden/>
              </w:rPr>
              <w:tab/>
            </w:r>
            <w:r>
              <w:rPr>
                <w:noProof/>
                <w:webHidden/>
              </w:rPr>
              <w:fldChar w:fldCharType="begin"/>
            </w:r>
            <w:r>
              <w:rPr>
                <w:noProof/>
                <w:webHidden/>
              </w:rPr>
              <w:delInstrText xml:space="preserve"> PAGEREF _Toc386458061 \h </w:delInstrText>
            </w:r>
            <w:r>
              <w:rPr>
                <w:noProof/>
                <w:webHidden/>
              </w:rPr>
            </w:r>
            <w:r>
              <w:rPr>
                <w:noProof/>
                <w:webHidden/>
              </w:rPr>
              <w:fldChar w:fldCharType="separate"/>
            </w:r>
            <w:r>
              <w:rPr>
                <w:noProof/>
                <w:webHidden/>
              </w:rPr>
              <w:delText>20</w:delText>
            </w:r>
            <w:r>
              <w:rPr>
                <w:noProof/>
                <w:webHidden/>
              </w:rPr>
              <w:fldChar w:fldCharType="end"/>
            </w:r>
            <w:r w:rsidRPr="001A0D43">
              <w:rPr>
                <w:rStyle w:val="Hyperlink"/>
                <w:noProof/>
              </w:rPr>
              <w:fldChar w:fldCharType="end"/>
            </w:r>
          </w:del>
        </w:p>
        <w:p w14:paraId="78BB6D4F" w14:textId="77777777" w:rsidR="00A53A70" w:rsidRDefault="00A53A70">
          <w:pPr>
            <w:pStyle w:val="TOC2"/>
            <w:tabs>
              <w:tab w:val="left" w:pos="879"/>
              <w:tab w:val="right" w:leader="dot" w:pos="8664"/>
            </w:tabs>
            <w:rPr>
              <w:del w:id="60" w:author="Jarno Nieminen" w:date="2014-06-11T12:40:00Z"/>
              <w:rFonts w:asciiTheme="minorHAnsi" w:eastAsiaTheme="minorEastAsia" w:hAnsiTheme="minorHAnsi" w:cstheme="minorBidi"/>
              <w:noProof/>
              <w:sz w:val="22"/>
              <w:lang w:eastAsia="sv-SE"/>
            </w:rPr>
          </w:pPr>
          <w:del w:id="6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"_Toc386458062"</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3.8</w:delText>
            </w:r>
            <w:r>
              <w:rPr>
                <w:rFonts w:asciiTheme="minorHAnsi" w:eastAsiaTheme="minorEastAsia" w:hAnsiTheme="minorHAnsi" w:cstheme="minorBidi"/>
                <w:noProof/>
                <w:sz w:val="22"/>
                <w:lang w:eastAsia="sv-SE"/>
              </w:rPr>
              <w:tab/>
            </w:r>
            <w:r w:rsidRPr="001A0D43">
              <w:rPr>
                <w:rStyle w:val="Hyperlink"/>
                <w:noProof/>
              </w:rPr>
              <w:delText xml:space="preserve">Flöde AF7 - </w:delText>
            </w:r>
            <w:r w:rsidRPr="001A0D43">
              <w:rPr>
                <w:rStyle w:val="Hyperlink"/>
                <w:noProof/>
                <w:lang w:eastAsia="sv-SE"/>
              </w:rPr>
              <w:delText>Fylla i och avsluta ett formulär</w:delText>
            </w:r>
            <w:r>
              <w:rPr>
                <w:noProof/>
                <w:webHidden/>
              </w:rPr>
              <w:tab/>
            </w:r>
            <w:r>
              <w:rPr>
                <w:noProof/>
                <w:webHidden/>
              </w:rPr>
              <w:fldChar w:fldCharType="begin"/>
            </w:r>
            <w:r>
              <w:rPr>
                <w:noProof/>
                <w:webHidden/>
              </w:rPr>
              <w:delInstrText xml:space="preserve"> PAGEREF _Toc386458062 \h </w:delInstrText>
            </w:r>
            <w:r>
              <w:rPr>
                <w:noProof/>
                <w:webHidden/>
              </w:rPr>
            </w:r>
            <w:r>
              <w:rPr>
                <w:noProof/>
                <w:webHidden/>
              </w:rPr>
              <w:fldChar w:fldCharType="separate"/>
            </w:r>
            <w:r>
              <w:rPr>
                <w:noProof/>
                <w:webHidden/>
              </w:rPr>
              <w:delText>21</w:delText>
            </w:r>
            <w:r>
              <w:rPr>
                <w:noProof/>
                <w:webHidden/>
              </w:rPr>
              <w:fldChar w:fldCharType="end"/>
            </w:r>
            <w:r w:rsidRPr="001A0D43">
              <w:rPr>
                <w:rStyle w:val="Hyperlink"/>
                <w:noProof/>
              </w:rPr>
              <w:fldChar w:fldCharType="end"/>
            </w:r>
          </w:del>
        </w:p>
        <w:p w14:paraId="495D60EA" w14:textId="77777777" w:rsidR="00A53A70" w:rsidRDefault="00A53A70">
          <w:pPr>
            <w:pStyle w:val="TOC2"/>
            <w:tabs>
              <w:tab w:val="left" w:pos="879"/>
              <w:tab w:val="right" w:leader="dot" w:pos="8664"/>
            </w:tabs>
            <w:rPr>
              <w:del w:id="62" w:author="Jarno Nieminen" w:date="2014-06-11T12:40:00Z"/>
              <w:rFonts w:asciiTheme="minorHAnsi" w:eastAsiaTheme="minorEastAsia" w:hAnsiTheme="minorHAnsi" w:cstheme="minorBidi"/>
              <w:noProof/>
              <w:sz w:val="22"/>
              <w:lang w:eastAsia="sv-SE"/>
            </w:rPr>
          </w:pPr>
          <w:del w:id="6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3.9</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AF-8 Fyll i formulär</w:delText>
            </w:r>
            <w:r>
              <w:rPr>
                <w:noProof/>
                <w:webHidden/>
              </w:rPr>
              <w:tab/>
            </w:r>
            <w:r>
              <w:rPr>
                <w:noProof/>
                <w:webHidden/>
              </w:rPr>
              <w:fldChar w:fldCharType="begin"/>
            </w:r>
            <w:r>
              <w:rPr>
                <w:noProof/>
                <w:webHidden/>
              </w:rPr>
              <w:delInstrText xml:space="preserve"> PAGEREF _Toc386458063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1E5BDC88" w14:textId="77777777" w:rsidR="00A53A70" w:rsidRDefault="00A53A70">
          <w:pPr>
            <w:pStyle w:val="TOC2"/>
            <w:tabs>
              <w:tab w:val="left" w:pos="879"/>
              <w:tab w:val="right" w:leader="dot" w:pos="8664"/>
            </w:tabs>
            <w:rPr>
              <w:del w:id="64" w:author="Jarno Nieminen" w:date="2014-06-11T12:40:00Z"/>
              <w:rFonts w:asciiTheme="minorHAnsi" w:eastAsiaTheme="minorEastAsia" w:hAnsiTheme="minorHAnsi" w:cstheme="minorBidi"/>
              <w:noProof/>
              <w:sz w:val="22"/>
              <w:lang w:eastAsia="sv-SE"/>
            </w:rPr>
          </w:pPr>
          <w:del w:id="6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"_Toc386458064"</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3.10</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AF-9 Spara och avsluta formulär</w:delText>
            </w:r>
            <w:r>
              <w:rPr>
                <w:noProof/>
                <w:webHidden/>
              </w:rPr>
              <w:tab/>
            </w:r>
            <w:r>
              <w:rPr>
                <w:noProof/>
                <w:webHidden/>
              </w:rPr>
              <w:fldChar w:fldCharType="begin"/>
            </w:r>
            <w:r>
              <w:rPr>
                <w:noProof/>
                <w:webHidden/>
              </w:rPr>
              <w:delInstrText xml:space="preserve"> PAGEREF _Toc386458064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452819FC" w14:textId="77777777" w:rsidR="00A53A70" w:rsidRDefault="00A53A70">
          <w:pPr>
            <w:pStyle w:val="TOC2"/>
            <w:tabs>
              <w:tab w:val="left" w:pos="879"/>
              <w:tab w:val="right" w:leader="dot" w:pos="8664"/>
            </w:tabs>
            <w:rPr>
              <w:del w:id="66" w:author="Jarno Nieminen" w:date="2014-06-11T12:40:00Z"/>
              <w:rFonts w:asciiTheme="minorHAnsi" w:eastAsiaTheme="minorEastAsia" w:hAnsiTheme="minorHAnsi" w:cstheme="minorBidi"/>
              <w:noProof/>
              <w:sz w:val="22"/>
              <w:lang w:eastAsia="sv-SE"/>
            </w:rPr>
          </w:pPr>
          <w:del w:id="6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"_Toc386458065"</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3.11</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AF-10 Hämta formulär</w:delText>
            </w:r>
            <w:r>
              <w:rPr>
                <w:noProof/>
                <w:webHidden/>
              </w:rPr>
              <w:tab/>
            </w:r>
            <w:r>
              <w:rPr>
                <w:noProof/>
                <w:webHidden/>
              </w:rPr>
              <w:fldChar w:fldCharType="begin"/>
            </w:r>
            <w:r>
              <w:rPr>
                <w:noProof/>
                <w:webHidden/>
              </w:rPr>
              <w:delInstrText xml:space="preserve"> PAGEREF _Toc386458065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2E79A473" w14:textId="77777777" w:rsidR="00A53A70" w:rsidRDefault="00A53A70">
          <w:pPr>
            <w:pStyle w:val="TOC2"/>
            <w:tabs>
              <w:tab w:val="left" w:pos="879"/>
              <w:tab w:val="right" w:leader="dot" w:pos="8664"/>
            </w:tabs>
            <w:rPr>
              <w:del w:id="68" w:author="Jarno Nieminen" w:date="2014-06-11T12:40:00Z"/>
              <w:rFonts w:asciiTheme="minorHAnsi" w:eastAsiaTheme="minorEastAsia" w:hAnsiTheme="minorHAnsi" w:cstheme="minorBidi"/>
              <w:noProof/>
              <w:sz w:val="22"/>
              <w:lang w:eastAsia="sv-SE"/>
            </w:rPr>
          </w:pPr>
          <w:del w:id="6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3.12</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iCs/>
                <w:noProof/>
              </w:rPr>
              <w:delText xml:space="preserve">AF-11 </w:delText>
            </w:r>
            <w:r w:rsidRPr="001A0D43">
              <w:rPr>
                <w:rStyle w:val="Hyperlink"/>
                <w:noProof/>
              </w:rPr>
              <w:delText>Avbryta formulär</w:delText>
            </w:r>
            <w:r>
              <w:rPr>
                <w:noProof/>
                <w:webHidden/>
              </w:rPr>
              <w:tab/>
            </w:r>
            <w:r>
              <w:rPr>
                <w:noProof/>
                <w:webHidden/>
              </w:rPr>
              <w:fldChar w:fldCharType="begin"/>
            </w:r>
            <w:r>
              <w:rPr>
                <w:noProof/>
                <w:webHidden/>
              </w:rPr>
              <w:delInstrText xml:space="preserve"> PAGEREF _Toc386458066 \h </w:delInstrText>
            </w:r>
            <w:r>
              <w:rPr>
                <w:noProof/>
                <w:webHidden/>
              </w:rPr>
            </w:r>
            <w:r>
              <w:rPr>
                <w:noProof/>
                <w:webHidden/>
              </w:rPr>
              <w:fldChar w:fldCharType="separate"/>
            </w:r>
            <w:r>
              <w:rPr>
                <w:noProof/>
                <w:webHidden/>
              </w:rPr>
              <w:delText>22</w:delText>
            </w:r>
            <w:r>
              <w:rPr>
                <w:noProof/>
                <w:webHidden/>
              </w:rPr>
              <w:fldChar w:fldCharType="end"/>
            </w:r>
            <w:r w:rsidRPr="001A0D43">
              <w:rPr>
                <w:rStyle w:val="Hyperlink"/>
                <w:noProof/>
              </w:rPr>
              <w:fldChar w:fldCharType="end"/>
            </w:r>
          </w:del>
        </w:p>
        <w:p w14:paraId="0BA6A9B2" w14:textId="77777777" w:rsidR="00A53A70" w:rsidRDefault="00A53A70">
          <w:pPr>
            <w:pStyle w:val="TOC2"/>
            <w:tabs>
              <w:tab w:val="left" w:pos="879"/>
              <w:tab w:val="right" w:leader="dot" w:pos="8664"/>
            </w:tabs>
            <w:rPr>
              <w:del w:id="70" w:author="Jarno Nieminen" w:date="2014-06-11T12:40:00Z"/>
              <w:rFonts w:asciiTheme="minorHAnsi" w:eastAsiaTheme="minorEastAsia" w:hAnsiTheme="minorHAnsi" w:cstheme="minorBidi"/>
              <w:noProof/>
              <w:sz w:val="22"/>
              <w:lang w:eastAsia="sv-SE"/>
            </w:rPr>
          </w:pPr>
          <w:del w:id="7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"_Toc386458067"</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3.13</w:delText>
            </w:r>
            <w:r>
              <w:rPr>
                <w:rFonts w:asciiTheme="minorHAnsi" w:eastAsiaTheme="minorEastAsia" w:hAnsiTheme="minorHAnsi" w:cstheme="minorBidi"/>
                <w:noProof/>
                <w:sz w:val="22"/>
                <w:lang w:eastAsia="sv-SE"/>
              </w:rPr>
              <w:tab/>
            </w:r>
            <w:r w:rsidRPr="001A0D43">
              <w:rPr>
                <w:rStyle w:val="Hyperlink"/>
                <w:noProof/>
              </w:rPr>
              <w:delText xml:space="preserve">Flöde </w:delText>
            </w:r>
            <w:r w:rsidRPr="001A0D43">
              <w:rPr>
                <w:rStyle w:val="Hyperlink"/>
                <w:noProof/>
                <w:lang w:eastAsia="sv-SE"/>
              </w:rPr>
              <w:delText>AF-12 Hämta formulärlista</w:delText>
            </w:r>
            <w:r>
              <w:rPr>
                <w:noProof/>
                <w:webHidden/>
              </w:rPr>
              <w:tab/>
            </w:r>
            <w:r>
              <w:rPr>
                <w:noProof/>
                <w:webHidden/>
              </w:rPr>
              <w:fldChar w:fldCharType="begin"/>
            </w:r>
            <w:r>
              <w:rPr>
                <w:noProof/>
                <w:webHidden/>
              </w:rPr>
              <w:delInstrText xml:space="preserve"> PAGEREF _Toc386458067 \h </w:delInstrText>
            </w:r>
            <w:r>
              <w:rPr>
                <w:noProof/>
                <w:webHidden/>
              </w:rPr>
            </w:r>
            <w:r>
              <w:rPr>
                <w:noProof/>
                <w:webHidden/>
              </w:rPr>
              <w:fldChar w:fldCharType="separate"/>
            </w:r>
            <w:r>
              <w:rPr>
                <w:noProof/>
                <w:webHidden/>
              </w:rPr>
              <w:delText>23</w:delText>
            </w:r>
            <w:r>
              <w:rPr>
                <w:noProof/>
                <w:webHidden/>
              </w:rPr>
              <w:fldChar w:fldCharType="end"/>
            </w:r>
            <w:r w:rsidRPr="001A0D43">
              <w:rPr>
                <w:rStyle w:val="Hyperlink"/>
                <w:noProof/>
              </w:rPr>
              <w:fldChar w:fldCharType="end"/>
            </w:r>
          </w:del>
        </w:p>
        <w:p w14:paraId="13C8C3F2" w14:textId="77777777" w:rsidR="00A53A70" w:rsidRDefault="00A53A70">
          <w:pPr>
            <w:pStyle w:val="TOC2"/>
            <w:tabs>
              <w:tab w:val="left" w:pos="879"/>
              <w:tab w:val="right" w:leader="dot" w:pos="8664"/>
            </w:tabs>
            <w:rPr>
              <w:del w:id="72" w:author="Jarno Nieminen" w:date="2014-06-11T12:40:00Z"/>
              <w:rFonts w:asciiTheme="minorHAnsi" w:eastAsiaTheme="minorEastAsia" w:hAnsiTheme="minorHAnsi" w:cstheme="minorBidi"/>
              <w:noProof/>
              <w:sz w:val="22"/>
              <w:lang w:eastAsia="sv-SE"/>
            </w:rPr>
          </w:pPr>
          <w:del w:id="7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"_Toc386458068"</w:delInstrText>
            </w:r>
            <w:r w:rsidRPr="001A0D43">
              <w:rPr>
                <w:rStyle w:val="Hyperlink"/>
                <w:noProof/>
              </w:rPr>
              <w:delInstrText xml:space="preserve"> </w:delInstrText>
            </w:r>
            <w:r w:rsidRPr="001A0D43">
              <w:rPr>
                <w:rStyle w:val="Hyperlink"/>
                <w:noProof/>
              </w:rPr>
              <w:fldChar w:fldCharType="separate"/>
            </w:r>
            <w:r w:rsidRPr="001A0D43">
              <w:rPr>
                <w:rStyle w:val="Hyperlink"/>
                <w:noProof/>
                <w:lang w:eastAsia="sv-SE"/>
              </w:rPr>
              <w:delText>3.14</w:delText>
            </w:r>
            <w:r>
              <w:rPr>
                <w:rFonts w:asciiTheme="minorHAnsi" w:eastAsiaTheme="minorEastAsia" w:hAnsiTheme="minorHAnsi" w:cstheme="minorBidi"/>
                <w:noProof/>
                <w:sz w:val="22"/>
                <w:lang w:eastAsia="sv-SE"/>
              </w:rPr>
              <w:tab/>
            </w:r>
            <w:r w:rsidRPr="001A0D43">
              <w:rPr>
                <w:rStyle w:val="Hyperlink"/>
                <w:noProof/>
              </w:rPr>
              <w:delText xml:space="preserve">Flöde AF-13 </w:delText>
            </w:r>
            <w:r w:rsidRPr="001A0D43">
              <w:rPr>
                <w:rStyle w:val="Hyperlink"/>
                <w:noProof/>
                <w:lang w:eastAsia="sv-SE"/>
              </w:rPr>
              <w:delText>Hämta mallar</w:delText>
            </w:r>
            <w:r>
              <w:rPr>
                <w:noProof/>
                <w:webHidden/>
              </w:rPr>
              <w:tab/>
            </w:r>
            <w:r>
              <w:rPr>
                <w:noProof/>
                <w:webHidden/>
              </w:rPr>
              <w:fldChar w:fldCharType="begin"/>
            </w:r>
            <w:r>
              <w:rPr>
                <w:noProof/>
                <w:webHidden/>
              </w:rPr>
              <w:delInstrText xml:space="preserve"> PAGEREF _Toc386458068 \h </w:delInstrText>
            </w:r>
            <w:r>
              <w:rPr>
                <w:noProof/>
                <w:webHidden/>
              </w:rPr>
            </w:r>
            <w:r>
              <w:rPr>
                <w:noProof/>
                <w:webHidden/>
              </w:rPr>
              <w:fldChar w:fldCharType="separate"/>
            </w:r>
            <w:r>
              <w:rPr>
                <w:noProof/>
                <w:webHidden/>
              </w:rPr>
              <w:delText>23</w:delText>
            </w:r>
            <w:r>
              <w:rPr>
                <w:noProof/>
                <w:webHidden/>
              </w:rPr>
              <w:fldChar w:fldCharType="end"/>
            </w:r>
            <w:r w:rsidRPr="001A0D43">
              <w:rPr>
                <w:rStyle w:val="Hyperlink"/>
                <w:noProof/>
              </w:rPr>
              <w:fldChar w:fldCharType="end"/>
            </w:r>
          </w:del>
        </w:p>
        <w:p w14:paraId="1811C9D2" w14:textId="77777777" w:rsidR="00A53A70" w:rsidRDefault="00A53A70">
          <w:pPr>
            <w:pStyle w:val="TOC2"/>
            <w:tabs>
              <w:tab w:val="left" w:pos="879"/>
              <w:tab w:val="right" w:leader="dot" w:pos="8664"/>
            </w:tabs>
            <w:rPr>
              <w:del w:id="74" w:author="Jarno Nieminen" w:date="2014-06-11T12:40:00Z"/>
              <w:rFonts w:asciiTheme="minorHAnsi" w:eastAsiaTheme="minorEastAsia" w:hAnsiTheme="minorHAnsi" w:cstheme="minorBidi"/>
              <w:noProof/>
              <w:sz w:val="22"/>
              <w:lang w:eastAsia="sv-SE"/>
            </w:rPr>
          </w:pPr>
          <w:del w:id="7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"_Toc386458069"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3.15</w:delText>
            </w:r>
            <w:r>
              <w:rPr>
                <w:rFonts w:asciiTheme="minorHAnsi" w:eastAsiaTheme="minorEastAsia" w:hAnsiTheme="minorHAnsi" w:cstheme="minorBidi"/>
                <w:noProof/>
                <w:sz w:val="22"/>
                <w:lang w:eastAsia="sv-SE"/>
              </w:rPr>
              <w:tab/>
            </w:r>
            <w:r w:rsidRPr="001A0D43">
              <w:rPr>
                <w:rStyle w:val="Hyperlink"/>
                <w:noProof/>
              </w:rPr>
              <w:delText>Obligatoriska kontrakt</w:delText>
            </w:r>
            <w:r>
              <w:rPr>
                <w:noProof/>
                <w:webHidden/>
              </w:rPr>
              <w:tab/>
            </w:r>
            <w:r>
              <w:rPr>
                <w:noProof/>
                <w:webHidden/>
              </w:rPr>
              <w:fldChar w:fldCharType="begin"/>
            </w:r>
            <w:r>
              <w:rPr>
                <w:noProof/>
                <w:webHidden/>
              </w:rPr>
              <w:delInstrText xml:space="preserve"> PAGEREF _Toc386458069 \h </w:delInstrText>
            </w:r>
            <w:r>
              <w:rPr>
                <w:noProof/>
                <w:webHidden/>
              </w:rPr>
            </w:r>
            <w:r>
              <w:rPr>
                <w:noProof/>
                <w:webHidden/>
              </w:rPr>
              <w:fldChar w:fldCharType="separate"/>
            </w:r>
            <w:r>
              <w:rPr>
                <w:noProof/>
                <w:webHidden/>
              </w:rPr>
              <w:delText>23</w:delText>
            </w:r>
            <w:r>
              <w:rPr>
                <w:noProof/>
                <w:webHidden/>
              </w:rPr>
              <w:fldChar w:fldCharType="end"/>
            </w:r>
            <w:r w:rsidRPr="001A0D43">
              <w:rPr>
                <w:rStyle w:val="Hyperlink"/>
                <w:noProof/>
              </w:rPr>
              <w:fldChar w:fldCharType="end"/>
            </w:r>
          </w:del>
        </w:p>
        <w:p w14:paraId="7D784BE3" w14:textId="77777777" w:rsidR="00A53A70" w:rsidRDefault="00A53A70">
          <w:pPr>
            <w:pStyle w:val="TOC2"/>
            <w:tabs>
              <w:tab w:val="left" w:pos="879"/>
              <w:tab w:val="right" w:leader="dot" w:pos="8664"/>
            </w:tabs>
            <w:rPr>
              <w:del w:id="76" w:author="Jarno Nieminen" w:date="2014-06-11T12:40:00Z"/>
              <w:rFonts w:asciiTheme="minorHAnsi" w:eastAsiaTheme="minorEastAsia" w:hAnsiTheme="minorHAnsi" w:cstheme="minorBidi"/>
              <w:noProof/>
              <w:sz w:val="22"/>
              <w:lang w:eastAsia="sv-SE"/>
            </w:rPr>
          </w:pPr>
          <w:del w:id="7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3.16</w:delText>
            </w:r>
            <w:r>
              <w:rPr>
                <w:rFonts w:asciiTheme="minorHAnsi" w:eastAsiaTheme="minorEastAsia" w:hAnsiTheme="minorHAnsi" w:cstheme="minorBidi"/>
                <w:noProof/>
                <w:sz w:val="22"/>
                <w:lang w:eastAsia="sv-SE"/>
              </w:rPr>
              <w:tab/>
            </w:r>
            <w:r w:rsidRPr="001A0D43">
              <w:rPr>
                <w:rStyle w:val="Hyperlink"/>
                <w:noProof/>
              </w:rPr>
              <w:delText>Adressering</w:delText>
            </w:r>
            <w:r>
              <w:rPr>
                <w:noProof/>
                <w:webHidden/>
              </w:rPr>
              <w:tab/>
            </w:r>
            <w:r>
              <w:rPr>
                <w:noProof/>
                <w:webHidden/>
              </w:rPr>
              <w:fldChar w:fldCharType="begin"/>
            </w:r>
            <w:r>
              <w:rPr>
                <w:noProof/>
                <w:webHidden/>
              </w:rPr>
              <w:delInstrText xml:space="preserve"> PAGEREF _Toc386458070 \h </w:delInstrText>
            </w:r>
            <w:r>
              <w:rPr>
                <w:noProof/>
                <w:webHidden/>
              </w:rPr>
            </w:r>
            <w:r>
              <w:rPr>
                <w:noProof/>
                <w:webHidden/>
              </w:rPr>
              <w:fldChar w:fldCharType="separate"/>
            </w:r>
            <w:r>
              <w:rPr>
                <w:noProof/>
                <w:webHidden/>
              </w:rPr>
              <w:delText>24</w:delText>
            </w:r>
            <w:r>
              <w:rPr>
                <w:noProof/>
                <w:webHidden/>
              </w:rPr>
              <w:fldChar w:fldCharType="end"/>
            </w:r>
            <w:r w:rsidRPr="001A0D43">
              <w:rPr>
                <w:rStyle w:val="Hyperlink"/>
                <w:noProof/>
              </w:rPr>
              <w:fldChar w:fldCharType="end"/>
            </w:r>
          </w:del>
        </w:p>
        <w:p w14:paraId="0B043210" w14:textId="77777777" w:rsidR="00A53A70" w:rsidRDefault="00A53A70">
          <w:pPr>
            <w:pStyle w:val="TOC2"/>
            <w:tabs>
              <w:tab w:val="left" w:pos="879"/>
              <w:tab w:val="right" w:leader="dot" w:pos="8664"/>
            </w:tabs>
            <w:rPr>
              <w:del w:id="78" w:author="Jarno Nieminen" w:date="2014-06-11T12:40:00Z"/>
              <w:rFonts w:asciiTheme="minorHAnsi" w:eastAsiaTheme="minorEastAsia" w:hAnsiTheme="minorHAnsi" w:cstheme="minorBidi"/>
              <w:noProof/>
              <w:sz w:val="22"/>
              <w:lang w:eastAsia="sv-SE"/>
            </w:rPr>
          </w:pPr>
          <w:del w:id="7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3.17</w:delText>
            </w:r>
            <w:r>
              <w:rPr>
                <w:rFonts w:asciiTheme="minorHAnsi" w:eastAsiaTheme="minorEastAsia" w:hAnsiTheme="minorHAnsi" w:cstheme="minorBidi"/>
                <w:noProof/>
                <w:sz w:val="22"/>
                <w:lang w:eastAsia="sv-SE"/>
              </w:rPr>
              <w:tab/>
            </w:r>
            <w:r w:rsidRPr="001A0D43">
              <w:rPr>
                <w:rStyle w:val="Hyperlink"/>
                <w:noProof/>
              </w:rPr>
              <w:delText>Uppdatering av engagemangsindex</w:delText>
            </w:r>
            <w:r>
              <w:rPr>
                <w:noProof/>
                <w:webHidden/>
              </w:rPr>
              <w:tab/>
            </w:r>
            <w:r>
              <w:rPr>
                <w:noProof/>
                <w:webHidden/>
              </w:rPr>
              <w:fldChar w:fldCharType="begin"/>
            </w:r>
            <w:r>
              <w:rPr>
                <w:noProof/>
                <w:webHidden/>
              </w:rPr>
              <w:delInstrText xml:space="preserve"> PAGEREF _Toc386458071 \h </w:delInstrText>
            </w:r>
            <w:r>
              <w:rPr>
                <w:noProof/>
                <w:webHidden/>
              </w:rPr>
            </w:r>
            <w:r>
              <w:rPr>
                <w:noProof/>
                <w:webHidden/>
              </w:rPr>
              <w:fldChar w:fldCharType="separate"/>
            </w:r>
            <w:r>
              <w:rPr>
                <w:noProof/>
                <w:webHidden/>
              </w:rPr>
              <w:delText>24</w:delText>
            </w:r>
            <w:r>
              <w:rPr>
                <w:noProof/>
                <w:webHidden/>
              </w:rPr>
              <w:fldChar w:fldCharType="end"/>
            </w:r>
            <w:r w:rsidRPr="001A0D43">
              <w:rPr>
                <w:rStyle w:val="Hyperlink"/>
                <w:noProof/>
              </w:rPr>
              <w:fldChar w:fldCharType="end"/>
            </w:r>
          </w:del>
        </w:p>
        <w:p w14:paraId="3B01472F" w14:textId="77777777" w:rsidR="00A53A70" w:rsidRDefault="00A53A70">
          <w:pPr>
            <w:pStyle w:val="TOC1"/>
            <w:tabs>
              <w:tab w:val="left" w:pos="400"/>
              <w:tab w:val="right" w:leader="dot" w:pos="8664"/>
            </w:tabs>
            <w:rPr>
              <w:del w:id="80" w:author="Jarno Nieminen" w:date="2014-06-11T12:40:00Z"/>
              <w:rFonts w:asciiTheme="minorHAnsi" w:eastAsiaTheme="minorEastAsia" w:hAnsiTheme="minorHAnsi" w:cstheme="minorBidi"/>
              <w:noProof/>
              <w:sz w:val="22"/>
              <w:lang w:eastAsia="sv-SE"/>
            </w:rPr>
          </w:pPr>
          <w:del w:id="8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w:delText>
            </w:r>
            <w:r>
              <w:rPr>
                <w:rFonts w:asciiTheme="minorHAnsi" w:eastAsiaTheme="minorEastAsia" w:hAnsiTheme="minorHAnsi" w:cstheme="minorBidi"/>
                <w:noProof/>
                <w:sz w:val="22"/>
                <w:lang w:eastAsia="sv-SE"/>
              </w:rPr>
              <w:tab/>
            </w:r>
            <w:r w:rsidRPr="001A0D43">
              <w:rPr>
                <w:rStyle w:val="Hyperlink"/>
                <w:noProof/>
              </w:rPr>
              <w:delText>Tjänstedomänens krav och regler</w:delText>
            </w:r>
            <w:r>
              <w:rPr>
                <w:noProof/>
                <w:webHidden/>
              </w:rPr>
              <w:tab/>
            </w:r>
            <w:r>
              <w:rPr>
                <w:noProof/>
                <w:webHidden/>
              </w:rPr>
              <w:fldChar w:fldCharType="begin"/>
            </w:r>
            <w:r>
              <w:rPr>
                <w:noProof/>
                <w:webHidden/>
              </w:rPr>
              <w:delInstrText xml:space="preserve"> PAGEREF _Toc386458072 \h </w:delInstrText>
            </w:r>
            <w:r>
              <w:rPr>
                <w:noProof/>
                <w:webHidden/>
              </w:rPr>
            </w:r>
            <w:r>
              <w:rPr>
                <w:noProof/>
                <w:webHidden/>
              </w:rPr>
              <w:fldChar w:fldCharType="separate"/>
            </w:r>
            <w:r>
              <w:rPr>
                <w:noProof/>
                <w:webHidden/>
              </w:rPr>
              <w:delText>27</w:delText>
            </w:r>
            <w:r>
              <w:rPr>
                <w:noProof/>
                <w:webHidden/>
              </w:rPr>
              <w:fldChar w:fldCharType="end"/>
            </w:r>
            <w:r w:rsidRPr="001A0D43">
              <w:rPr>
                <w:rStyle w:val="Hyperlink"/>
                <w:noProof/>
              </w:rPr>
              <w:fldChar w:fldCharType="end"/>
            </w:r>
          </w:del>
        </w:p>
        <w:p w14:paraId="3B14B8D5" w14:textId="77777777" w:rsidR="00A53A70" w:rsidRDefault="00A53A70">
          <w:pPr>
            <w:pStyle w:val="TOC2"/>
            <w:tabs>
              <w:tab w:val="left" w:pos="879"/>
              <w:tab w:val="right" w:leader="dot" w:pos="8664"/>
            </w:tabs>
            <w:rPr>
              <w:del w:id="82" w:author="Jarno Nieminen" w:date="2014-06-11T12:40:00Z"/>
              <w:rFonts w:asciiTheme="minorHAnsi" w:eastAsiaTheme="minorEastAsia" w:hAnsiTheme="minorHAnsi" w:cstheme="minorBidi"/>
              <w:noProof/>
              <w:sz w:val="22"/>
              <w:lang w:eastAsia="sv-SE"/>
            </w:rPr>
          </w:pPr>
          <w:del w:id="8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4.1</w:delText>
            </w:r>
            <w:r>
              <w:rPr>
                <w:rFonts w:asciiTheme="minorHAnsi" w:eastAsiaTheme="minorEastAsia" w:hAnsiTheme="minorHAnsi" w:cstheme="minorBidi"/>
                <w:noProof/>
                <w:sz w:val="22"/>
                <w:lang w:eastAsia="sv-SE"/>
              </w:rPr>
              <w:tab/>
            </w:r>
            <w:r w:rsidRPr="001A0D43">
              <w:rPr>
                <w:rStyle w:val="Hyperlink"/>
                <w:noProof/>
              </w:rPr>
              <w:delText>Presentationsregler för konsument</w:delText>
            </w:r>
            <w:r>
              <w:rPr>
                <w:noProof/>
                <w:webHidden/>
              </w:rPr>
              <w:tab/>
            </w:r>
            <w:r>
              <w:rPr>
                <w:noProof/>
                <w:webHidden/>
              </w:rPr>
              <w:fldChar w:fldCharType="begin"/>
            </w:r>
            <w:r>
              <w:rPr>
                <w:noProof/>
                <w:webHidden/>
              </w:rPr>
              <w:delInstrText xml:space="preserve"> PAGEREF _Toc386458073 \h </w:delInstrText>
            </w:r>
            <w:r>
              <w:rPr>
                <w:noProof/>
                <w:webHidden/>
              </w:rPr>
            </w:r>
            <w:r>
              <w:rPr>
                <w:noProof/>
                <w:webHidden/>
              </w:rPr>
              <w:fldChar w:fldCharType="separate"/>
            </w:r>
            <w:r>
              <w:rPr>
                <w:noProof/>
                <w:webHidden/>
              </w:rPr>
              <w:delText>27</w:delText>
            </w:r>
            <w:r>
              <w:rPr>
                <w:noProof/>
                <w:webHidden/>
              </w:rPr>
              <w:fldChar w:fldCharType="end"/>
            </w:r>
            <w:r w:rsidRPr="001A0D43">
              <w:rPr>
                <w:rStyle w:val="Hyperlink"/>
                <w:noProof/>
              </w:rPr>
              <w:fldChar w:fldCharType="end"/>
            </w:r>
          </w:del>
        </w:p>
        <w:p w14:paraId="2503864B" w14:textId="77777777" w:rsidR="00A53A70" w:rsidRDefault="00A53A70">
          <w:pPr>
            <w:pStyle w:val="TOC2"/>
            <w:tabs>
              <w:tab w:val="left" w:pos="879"/>
              <w:tab w:val="right" w:leader="dot" w:pos="8664"/>
            </w:tabs>
            <w:rPr>
              <w:del w:id="84" w:author="Jarno Nieminen" w:date="2014-06-11T12:40:00Z"/>
              <w:rFonts w:asciiTheme="minorHAnsi" w:eastAsiaTheme="minorEastAsia" w:hAnsiTheme="minorHAnsi" w:cstheme="minorBidi"/>
              <w:noProof/>
              <w:sz w:val="22"/>
              <w:lang w:eastAsia="sv-SE"/>
            </w:rPr>
          </w:pPr>
          <w:del w:id="8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4.2</w:delText>
            </w:r>
            <w:r>
              <w:rPr>
                <w:rFonts w:asciiTheme="minorHAnsi" w:eastAsiaTheme="minorEastAsia" w:hAnsiTheme="minorHAnsi" w:cstheme="minorBidi"/>
                <w:noProof/>
                <w:sz w:val="22"/>
                <w:lang w:eastAsia="sv-SE"/>
              </w:rPr>
              <w:tab/>
            </w:r>
            <w:r w:rsidRPr="001A0D43">
              <w:rPr>
                <w:rStyle w:val="Hyperlink"/>
                <w:noProof/>
              </w:rPr>
              <w:delText>Informationssäkerhet och juridik</w:delText>
            </w:r>
            <w:r>
              <w:rPr>
                <w:noProof/>
                <w:webHidden/>
              </w:rPr>
              <w:tab/>
            </w:r>
            <w:r>
              <w:rPr>
                <w:noProof/>
                <w:webHidden/>
              </w:rPr>
              <w:fldChar w:fldCharType="begin"/>
            </w:r>
            <w:r>
              <w:rPr>
                <w:noProof/>
                <w:webHidden/>
              </w:rPr>
              <w:delInstrText xml:space="preserve"> PAGEREF _Toc386458074 \h </w:delInstrText>
            </w:r>
            <w:r>
              <w:rPr>
                <w:noProof/>
                <w:webHidden/>
              </w:rPr>
            </w:r>
            <w:r>
              <w:rPr>
                <w:noProof/>
                <w:webHidden/>
              </w:rPr>
              <w:fldChar w:fldCharType="separate"/>
            </w:r>
            <w:r>
              <w:rPr>
                <w:noProof/>
                <w:webHidden/>
              </w:rPr>
              <w:delText>27</w:delText>
            </w:r>
            <w:r>
              <w:rPr>
                <w:noProof/>
                <w:webHidden/>
              </w:rPr>
              <w:fldChar w:fldCharType="end"/>
            </w:r>
            <w:r w:rsidRPr="001A0D43">
              <w:rPr>
                <w:rStyle w:val="Hyperlink"/>
                <w:noProof/>
              </w:rPr>
              <w:fldChar w:fldCharType="end"/>
            </w:r>
          </w:del>
        </w:p>
        <w:p w14:paraId="1343A698" w14:textId="77777777" w:rsidR="00A53A70" w:rsidRDefault="00A53A70">
          <w:pPr>
            <w:pStyle w:val="TOC2"/>
            <w:tabs>
              <w:tab w:val="left" w:pos="879"/>
              <w:tab w:val="right" w:leader="dot" w:pos="8664"/>
            </w:tabs>
            <w:rPr>
              <w:del w:id="86" w:author="Jarno Nieminen" w:date="2014-06-11T12:40:00Z"/>
              <w:rFonts w:asciiTheme="minorHAnsi" w:eastAsiaTheme="minorEastAsia" w:hAnsiTheme="minorHAnsi" w:cstheme="minorBidi"/>
              <w:noProof/>
              <w:sz w:val="22"/>
              <w:lang w:eastAsia="sv-SE"/>
            </w:rPr>
          </w:pPr>
          <w:del w:id="8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4.3</w:delText>
            </w:r>
            <w:r>
              <w:rPr>
                <w:rFonts w:asciiTheme="minorHAnsi" w:eastAsiaTheme="minorEastAsia" w:hAnsiTheme="minorHAnsi" w:cstheme="minorBidi"/>
                <w:noProof/>
                <w:sz w:val="22"/>
                <w:lang w:eastAsia="sv-SE"/>
              </w:rPr>
              <w:tab/>
            </w:r>
            <w:r w:rsidRPr="001A0D43">
              <w:rPr>
                <w:rStyle w:val="Hyperlink"/>
                <w:noProof/>
              </w:rPr>
              <w:delText>Icke funktionella krav</w:delText>
            </w:r>
            <w:r>
              <w:rPr>
                <w:noProof/>
                <w:webHidden/>
              </w:rPr>
              <w:tab/>
            </w:r>
            <w:r>
              <w:rPr>
                <w:noProof/>
                <w:webHidden/>
              </w:rPr>
              <w:fldChar w:fldCharType="begin"/>
            </w:r>
            <w:r>
              <w:rPr>
                <w:noProof/>
                <w:webHidden/>
              </w:rPr>
              <w:delInstrText xml:space="preserve"> PAGEREF _Toc386458075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255AC34D" w14:textId="77777777" w:rsidR="00A53A70" w:rsidRDefault="00A53A70">
          <w:pPr>
            <w:pStyle w:val="TOC3"/>
            <w:tabs>
              <w:tab w:val="left" w:pos="1100"/>
              <w:tab w:val="right" w:leader="dot" w:pos="8664"/>
            </w:tabs>
            <w:rPr>
              <w:del w:id="88" w:author="Jarno Nieminen" w:date="2014-06-11T12:40:00Z"/>
              <w:rFonts w:asciiTheme="minorHAnsi" w:eastAsiaTheme="minorEastAsia" w:hAnsiTheme="minorHAnsi" w:cstheme="minorBidi"/>
              <w:noProof/>
              <w:sz w:val="22"/>
              <w:lang w:eastAsia="sv-SE"/>
            </w:rPr>
          </w:pPr>
          <w:del w:id="8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4.3.1</w:delText>
            </w:r>
            <w:r>
              <w:rPr>
                <w:rFonts w:asciiTheme="minorHAnsi" w:eastAsiaTheme="minorEastAsia" w:hAnsiTheme="minorHAnsi" w:cstheme="minorBidi"/>
                <w:noProof/>
                <w:sz w:val="22"/>
                <w:lang w:eastAsia="sv-SE"/>
              </w:rPr>
              <w:tab/>
            </w:r>
            <w:r w:rsidRPr="001A0D43">
              <w:rPr>
                <w:rStyle w:val="Hyperlink"/>
                <w:noProof/>
              </w:rPr>
              <w:delText>SLA krav</w:delText>
            </w:r>
            <w:r>
              <w:rPr>
                <w:noProof/>
                <w:webHidden/>
              </w:rPr>
              <w:tab/>
            </w:r>
            <w:r>
              <w:rPr>
                <w:noProof/>
                <w:webHidden/>
              </w:rPr>
              <w:fldChar w:fldCharType="begin"/>
            </w:r>
            <w:r>
              <w:rPr>
                <w:noProof/>
                <w:webHidden/>
              </w:rPr>
              <w:delInstrText xml:space="preserve"> PAGEREF _Toc386458076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26032FA6" w14:textId="77777777" w:rsidR="00A53A70" w:rsidRDefault="00A53A70">
          <w:pPr>
            <w:pStyle w:val="TOC3"/>
            <w:tabs>
              <w:tab w:val="left" w:pos="1100"/>
              <w:tab w:val="right" w:leader="dot" w:pos="8664"/>
            </w:tabs>
            <w:rPr>
              <w:del w:id="90" w:author="Jarno Nieminen" w:date="2014-06-11T12:40:00Z"/>
              <w:rFonts w:asciiTheme="minorHAnsi" w:eastAsiaTheme="minorEastAsia" w:hAnsiTheme="minorHAnsi" w:cstheme="minorBidi"/>
              <w:noProof/>
              <w:sz w:val="22"/>
              <w:lang w:eastAsia="sv-SE"/>
            </w:rPr>
          </w:pPr>
          <w:del w:id="9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4.3.2</w:delText>
            </w:r>
            <w:r>
              <w:rPr>
                <w:rFonts w:asciiTheme="minorHAnsi" w:eastAsiaTheme="minorEastAsia" w:hAnsiTheme="minorHAnsi" w:cstheme="minorBidi"/>
                <w:noProof/>
                <w:sz w:val="22"/>
                <w:lang w:eastAsia="sv-SE"/>
              </w:rPr>
              <w:tab/>
            </w:r>
            <w:r w:rsidRPr="001A0D43">
              <w:rPr>
                <w:rStyle w:val="Hyperlink"/>
                <w:noProof/>
              </w:rPr>
              <w:delText>Övriga krav</w:delText>
            </w:r>
            <w:r>
              <w:rPr>
                <w:noProof/>
                <w:webHidden/>
              </w:rPr>
              <w:tab/>
            </w:r>
            <w:r>
              <w:rPr>
                <w:noProof/>
                <w:webHidden/>
              </w:rPr>
              <w:fldChar w:fldCharType="begin"/>
            </w:r>
            <w:r>
              <w:rPr>
                <w:noProof/>
                <w:webHidden/>
              </w:rPr>
              <w:delInstrText xml:space="preserve"> PAGEREF _Toc386458077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6347C281" w14:textId="77777777" w:rsidR="00A53A70" w:rsidRDefault="00A53A70">
          <w:pPr>
            <w:pStyle w:val="TOC2"/>
            <w:tabs>
              <w:tab w:val="left" w:pos="879"/>
              <w:tab w:val="right" w:leader="dot" w:pos="8664"/>
            </w:tabs>
            <w:rPr>
              <w:del w:id="92" w:author="Jarno Nieminen" w:date="2014-06-11T12:40:00Z"/>
              <w:rFonts w:asciiTheme="minorHAnsi" w:eastAsiaTheme="minorEastAsia" w:hAnsiTheme="minorHAnsi" w:cstheme="minorBidi"/>
              <w:noProof/>
              <w:sz w:val="22"/>
              <w:lang w:eastAsia="sv-SE"/>
            </w:rPr>
          </w:pPr>
          <w:del w:id="9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4.4</w:delText>
            </w:r>
            <w:r>
              <w:rPr>
                <w:rFonts w:asciiTheme="minorHAnsi" w:eastAsiaTheme="minorEastAsia" w:hAnsiTheme="minorHAnsi" w:cstheme="minorBidi"/>
                <w:noProof/>
                <w:sz w:val="22"/>
                <w:lang w:eastAsia="sv-SE"/>
              </w:rPr>
              <w:tab/>
            </w:r>
            <w:r w:rsidRPr="001A0D43">
              <w:rPr>
                <w:rStyle w:val="Hyperlink"/>
                <w:noProof/>
              </w:rPr>
              <w:delText>Felhantering</w:delText>
            </w:r>
            <w:r>
              <w:rPr>
                <w:noProof/>
                <w:webHidden/>
              </w:rPr>
              <w:tab/>
            </w:r>
            <w:r>
              <w:rPr>
                <w:noProof/>
                <w:webHidden/>
              </w:rPr>
              <w:fldChar w:fldCharType="begin"/>
            </w:r>
            <w:r>
              <w:rPr>
                <w:noProof/>
                <w:webHidden/>
              </w:rPr>
              <w:delInstrText xml:space="preserve"> PAGEREF _Toc386458078 \h </w:delInstrText>
            </w:r>
            <w:r>
              <w:rPr>
                <w:noProof/>
                <w:webHidden/>
              </w:rPr>
            </w:r>
            <w:r>
              <w:rPr>
                <w:noProof/>
                <w:webHidden/>
              </w:rPr>
              <w:fldChar w:fldCharType="separate"/>
            </w:r>
            <w:r>
              <w:rPr>
                <w:noProof/>
                <w:webHidden/>
              </w:rPr>
              <w:delText>33</w:delText>
            </w:r>
            <w:r>
              <w:rPr>
                <w:noProof/>
                <w:webHidden/>
              </w:rPr>
              <w:fldChar w:fldCharType="end"/>
            </w:r>
            <w:r w:rsidRPr="001A0D43">
              <w:rPr>
                <w:rStyle w:val="Hyperlink"/>
                <w:noProof/>
              </w:rPr>
              <w:fldChar w:fldCharType="end"/>
            </w:r>
          </w:del>
        </w:p>
        <w:p w14:paraId="52FDA87A" w14:textId="77777777" w:rsidR="00A53A70" w:rsidRDefault="00A53A70">
          <w:pPr>
            <w:pStyle w:val="TOC3"/>
            <w:tabs>
              <w:tab w:val="left" w:pos="1100"/>
              <w:tab w:val="right" w:leader="dot" w:pos="8664"/>
            </w:tabs>
            <w:rPr>
              <w:del w:id="94" w:author="Jarno Nieminen" w:date="2014-06-11T12:40:00Z"/>
              <w:rFonts w:asciiTheme="minorHAnsi" w:eastAsiaTheme="minorEastAsia" w:hAnsiTheme="minorHAnsi" w:cstheme="minorBidi"/>
              <w:noProof/>
              <w:sz w:val="22"/>
              <w:lang w:eastAsia="sv-SE"/>
            </w:rPr>
          </w:pPr>
          <w:del w:id="9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"_Toc386458079"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4.4.1</w:delText>
            </w:r>
            <w:r>
              <w:rPr>
                <w:rFonts w:asciiTheme="minorHAnsi" w:eastAsiaTheme="minorEastAsia" w:hAnsiTheme="minorHAnsi" w:cstheme="minorBidi"/>
                <w:noProof/>
                <w:sz w:val="22"/>
                <w:lang w:eastAsia="sv-SE"/>
              </w:rPr>
              <w:tab/>
            </w:r>
            <w:r w:rsidRPr="001A0D43">
              <w:rPr>
                <w:rStyle w:val="Hyperlink"/>
                <w:noProof/>
              </w:rPr>
              <w:delText>Krav på en tjänsteproducent</w:delText>
            </w:r>
            <w:r>
              <w:rPr>
                <w:noProof/>
                <w:webHidden/>
              </w:rPr>
              <w:tab/>
            </w:r>
            <w:r>
              <w:rPr>
                <w:noProof/>
                <w:webHidden/>
              </w:rPr>
              <w:fldChar w:fldCharType="begin"/>
            </w:r>
            <w:r>
              <w:rPr>
                <w:noProof/>
                <w:webHidden/>
              </w:rPr>
              <w:delInstrText xml:space="preserve"> PAGEREF _Toc386458079 \h </w:delInstrText>
            </w:r>
            <w:r>
              <w:rPr>
                <w:noProof/>
                <w:webHidden/>
              </w:rPr>
            </w:r>
            <w:r>
              <w:rPr>
                <w:noProof/>
                <w:webHidden/>
              </w:rPr>
              <w:fldChar w:fldCharType="separate"/>
            </w:r>
            <w:r>
              <w:rPr>
                <w:noProof/>
                <w:webHidden/>
              </w:rPr>
              <w:delText>34</w:delText>
            </w:r>
            <w:r>
              <w:rPr>
                <w:noProof/>
                <w:webHidden/>
              </w:rPr>
              <w:fldChar w:fldCharType="end"/>
            </w:r>
            <w:r w:rsidRPr="001A0D43">
              <w:rPr>
                <w:rStyle w:val="Hyperlink"/>
                <w:noProof/>
              </w:rPr>
              <w:fldChar w:fldCharType="end"/>
            </w:r>
          </w:del>
        </w:p>
        <w:p w14:paraId="68353373" w14:textId="77777777" w:rsidR="00A53A70" w:rsidRDefault="00A53A70">
          <w:pPr>
            <w:pStyle w:val="TOC3"/>
            <w:tabs>
              <w:tab w:val="left" w:pos="1100"/>
              <w:tab w:val="right" w:leader="dot" w:pos="8664"/>
            </w:tabs>
            <w:rPr>
              <w:del w:id="96" w:author="Jarno Nieminen" w:date="2014-06-11T12:40:00Z"/>
              <w:rFonts w:asciiTheme="minorHAnsi" w:eastAsiaTheme="minorEastAsia" w:hAnsiTheme="minorHAnsi" w:cstheme="minorBidi"/>
              <w:noProof/>
              <w:sz w:val="22"/>
              <w:lang w:eastAsia="sv-SE"/>
            </w:rPr>
          </w:pPr>
          <w:del w:id="9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4.4.2</w:delText>
            </w:r>
            <w:r>
              <w:rPr>
                <w:rFonts w:asciiTheme="minorHAnsi" w:eastAsiaTheme="minorEastAsia" w:hAnsiTheme="minorHAnsi" w:cstheme="minorBidi"/>
                <w:noProof/>
                <w:sz w:val="22"/>
                <w:lang w:eastAsia="sv-SE"/>
              </w:rPr>
              <w:tab/>
            </w:r>
            <w:r w:rsidRPr="001A0D43">
              <w:rPr>
                <w:rStyle w:val="Hyperlink"/>
                <w:noProof/>
              </w:rPr>
              <w:delText>Krav på en tjänstekonsument</w:delText>
            </w:r>
            <w:r>
              <w:rPr>
                <w:noProof/>
                <w:webHidden/>
              </w:rPr>
              <w:tab/>
            </w:r>
            <w:r>
              <w:rPr>
                <w:noProof/>
                <w:webHidden/>
              </w:rPr>
              <w:fldChar w:fldCharType="begin"/>
            </w:r>
            <w:r>
              <w:rPr>
                <w:noProof/>
                <w:webHidden/>
              </w:rPr>
              <w:delInstrText xml:space="preserve"> PAGEREF _Toc386458080 \h </w:delInstrText>
            </w:r>
            <w:r>
              <w:rPr>
                <w:noProof/>
                <w:webHidden/>
              </w:rPr>
            </w:r>
            <w:r>
              <w:rPr>
                <w:noProof/>
                <w:webHidden/>
              </w:rPr>
              <w:fldChar w:fldCharType="separate"/>
            </w:r>
            <w:r>
              <w:rPr>
                <w:noProof/>
                <w:webHidden/>
              </w:rPr>
              <w:delText>34</w:delText>
            </w:r>
            <w:r>
              <w:rPr>
                <w:noProof/>
                <w:webHidden/>
              </w:rPr>
              <w:fldChar w:fldCharType="end"/>
            </w:r>
            <w:r w:rsidRPr="001A0D43">
              <w:rPr>
                <w:rStyle w:val="Hyperlink"/>
                <w:noProof/>
              </w:rPr>
              <w:fldChar w:fldCharType="end"/>
            </w:r>
          </w:del>
        </w:p>
        <w:p w14:paraId="5C03A887" w14:textId="77777777" w:rsidR="00A53A70" w:rsidRDefault="00A53A70">
          <w:pPr>
            <w:pStyle w:val="TOC1"/>
            <w:tabs>
              <w:tab w:val="left" w:pos="400"/>
              <w:tab w:val="right" w:leader="dot" w:pos="8664"/>
            </w:tabs>
            <w:rPr>
              <w:del w:id="98" w:author="Jarno Nieminen" w:date="2014-06-11T12:40:00Z"/>
              <w:rFonts w:asciiTheme="minorHAnsi" w:eastAsiaTheme="minorEastAsia" w:hAnsiTheme="minorHAnsi" w:cstheme="minorBidi"/>
              <w:noProof/>
              <w:sz w:val="22"/>
              <w:lang w:eastAsia="sv-SE"/>
            </w:rPr>
          </w:pPr>
          <w:del w:id="9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w:delText>
            </w:r>
            <w:r>
              <w:rPr>
                <w:rFonts w:asciiTheme="minorHAnsi" w:eastAsiaTheme="minorEastAsia" w:hAnsiTheme="minorHAnsi" w:cstheme="minorBidi"/>
                <w:noProof/>
                <w:sz w:val="22"/>
                <w:lang w:eastAsia="sv-SE"/>
              </w:rPr>
              <w:tab/>
            </w:r>
            <w:r w:rsidRPr="001A0D43">
              <w:rPr>
                <w:rStyle w:val="Hyperlink"/>
                <w:noProof/>
              </w:rPr>
              <w:delText>Tjänstedomänens meddelandemodeller</w:delText>
            </w:r>
            <w:r>
              <w:rPr>
                <w:noProof/>
                <w:webHidden/>
              </w:rPr>
              <w:tab/>
            </w:r>
            <w:r>
              <w:rPr>
                <w:noProof/>
                <w:webHidden/>
              </w:rPr>
              <w:fldChar w:fldCharType="begin"/>
            </w:r>
            <w:r>
              <w:rPr>
                <w:noProof/>
                <w:webHidden/>
              </w:rPr>
              <w:delInstrText xml:space="preserve"> PAGEREF _Toc386458081 \h </w:delInstrText>
            </w:r>
            <w:r>
              <w:rPr>
                <w:noProof/>
                <w:webHidden/>
              </w:rPr>
            </w:r>
            <w:r>
              <w:rPr>
                <w:noProof/>
                <w:webHidden/>
              </w:rPr>
              <w:fldChar w:fldCharType="separate"/>
            </w:r>
            <w:r>
              <w:rPr>
                <w:noProof/>
                <w:webHidden/>
              </w:rPr>
              <w:delText>35</w:delText>
            </w:r>
            <w:r>
              <w:rPr>
                <w:noProof/>
                <w:webHidden/>
              </w:rPr>
              <w:fldChar w:fldCharType="end"/>
            </w:r>
            <w:r w:rsidRPr="001A0D43">
              <w:rPr>
                <w:rStyle w:val="Hyperlink"/>
                <w:noProof/>
              </w:rPr>
              <w:fldChar w:fldCharType="end"/>
            </w:r>
          </w:del>
        </w:p>
        <w:p w14:paraId="13653683" w14:textId="77777777" w:rsidR="00A53A70" w:rsidRDefault="00A53A70">
          <w:pPr>
            <w:pStyle w:val="TOC2"/>
            <w:tabs>
              <w:tab w:val="left" w:pos="879"/>
              <w:tab w:val="right" w:leader="dot" w:pos="8664"/>
            </w:tabs>
            <w:rPr>
              <w:del w:id="100" w:author="Jarno Nieminen" w:date="2014-06-11T12:40:00Z"/>
              <w:rFonts w:asciiTheme="minorHAnsi" w:eastAsiaTheme="minorEastAsia" w:hAnsiTheme="minorHAnsi" w:cstheme="minorBidi"/>
              <w:noProof/>
              <w:sz w:val="22"/>
              <w:lang w:eastAsia="sv-SE"/>
            </w:rPr>
          </w:pPr>
          <w:del w:id="10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w:delText>
            </w:r>
            <w:r>
              <w:rPr>
                <w:rFonts w:asciiTheme="minorHAnsi" w:eastAsiaTheme="minorEastAsia" w:hAnsiTheme="minorHAnsi" w:cstheme="minorBidi"/>
                <w:noProof/>
                <w:sz w:val="22"/>
                <w:lang w:eastAsia="sv-SE"/>
              </w:rPr>
              <w:tab/>
            </w:r>
            <w:r w:rsidRPr="001A0D43">
              <w:rPr>
                <w:rStyle w:val="Hyperlink"/>
                <w:noProof/>
              </w:rPr>
              <w:delText>Klasser och attribut V-MIM</w:delText>
            </w:r>
            <w:r>
              <w:rPr>
                <w:noProof/>
                <w:webHidden/>
              </w:rPr>
              <w:tab/>
            </w:r>
            <w:r>
              <w:rPr>
                <w:noProof/>
                <w:webHidden/>
              </w:rPr>
              <w:fldChar w:fldCharType="begin"/>
            </w:r>
            <w:r>
              <w:rPr>
                <w:noProof/>
                <w:webHidden/>
              </w:rPr>
              <w:delInstrText xml:space="preserve"> PAGEREF _Toc386458082 \h </w:delInstrText>
            </w:r>
            <w:r>
              <w:rPr>
                <w:noProof/>
                <w:webHidden/>
              </w:rPr>
            </w:r>
            <w:r>
              <w:rPr>
                <w:noProof/>
                <w:webHidden/>
              </w:rPr>
              <w:fldChar w:fldCharType="separate"/>
            </w:r>
            <w:r>
              <w:rPr>
                <w:noProof/>
                <w:webHidden/>
              </w:rPr>
              <w:delText>37</w:delText>
            </w:r>
            <w:r>
              <w:rPr>
                <w:noProof/>
                <w:webHidden/>
              </w:rPr>
              <w:fldChar w:fldCharType="end"/>
            </w:r>
            <w:r w:rsidRPr="001A0D43">
              <w:rPr>
                <w:rStyle w:val="Hyperlink"/>
                <w:noProof/>
              </w:rPr>
              <w:fldChar w:fldCharType="end"/>
            </w:r>
          </w:del>
        </w:p>
        <w:p w14:paraId="2CE8EF8C" w14:textId="77777777" w:rsidR="00A53A70" w:rsidRDefault="00A53A70">
          <w:pPr>
            <w:pStyle w:val="TOC3"/>
            <w:tabs>
              <w:tab w:val="left" w:pos="1100"/>
              <w:tab w:val="right" w:leader="dot" w:pos="8664"/>
            </w:tabs>
            <w:rPr>
              <w:del w:id="102" w:author="Jarno Nieminen" w:date="2014-06-11T12:40:00Z"/>
              <w:rFonts w:asciiTheme="minorHAnsi" w:eastAsiaTheme="minorEastAsia" w:hAnsiTheme="minorHAnsi" w:cstheme="minorBidi"/>
              <w:noProof/>
              <w:sz w:val="22"/>
              <w:lang w:eastAsia="sv-SE"/>
            </w:rPr>
          </w:pPr>
          <w:del w:id="10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w:delText>
            </w:r>
            <w:r>
              <w:rPr>
                <w:rFonts w:asciiTheme="minorHAnsi" w:eastAsiaTheme="minorEastAsia" w:hAnsiTheme="minorHAnsi" w:cstheme="minorBidi"/>
                <w:noProof/>
                <w:sz w:val="22"/>
                <w:lang w:eastAsia="sv-SE"/>
              </w:rPr>
              <w:tab/>
            </w:r>
            <w:r w:rsidRPr="001A0D43">
              <w:rPr>
                <w:rStyle w:val="Hyperlink"/>
                <w:noProof/>
              </w:rPr>
              <w:delText>Klass Formulär (Form)</w:delText>
            </w:r>
            <w:r>
              <w:rPr>
                <w:noProof/>
                <w:webHidden/>
              </w:rPr>
              <w:tab/>
            </w:r>
            <w:r>
              <w:rPr>
                <w:noProof/>
                <w:webHidden/>
              </w:rPr>
              <w:fldChar w:fldCharType="begin"/>
            </w:r>
            <w:r>
              <w:rPr>
                <w:noProof/>
                <w:webHidden/>
              </w:rPr>
              <w:delInstrText xml:space="preserve"> PAGEREF _Toc386458083 \h </w:delInstrText>
            </w:r>
            <w:r>
              <w:rPr>
                <w:noProof/>
                <w:webHidden/>
              </w:rPr>
            </w:r>
            <w:r>
              <w:rPr>
                <w:noProof/>
                <w:webHidden/>
              </w:rPr>
              <w:fldChar w:fldCharType="separate"/>
            </w:r>
            <w:r>
              <w:rPr>
                <w:noProof/>
                <w:webHidden/>
              </w:rPr>
              <w:delText>37</w:delText>
            </w:r>
            <w:r>
              <w:rPr>
                <w:noProof/>
                <w:webHidden/>
              </w:rPr>
              <w:fldChar w:fldCharType="end"/>
            </w:r>
            <w:r w:rsidRPr="001A0D43">
              <w:rPr>
                <w:rStyle w:val="Hyperlink"/>
                <w:noProof/>
              </w:rPr>
              <w:fldChar w:fldCharType="end"/>
            </w:r>
          </w:del>
        </w:p>
        <w:p w14:paraId="7F3A8AEC" w14:textId="77777777" w:rsidR="00A53A70" w:rsidRDefault="00A53A70">
          <w:pPr>
            <w:pStyle w:val="TOC3"/>
            <w:tabs>
              <w:tab w:val="left" w:pos="1100"/>
              <w:tab w:val="right" w:leader="dot" w:pos="8664"/>
            </w:tabs>
            <w:rPr>
              <w:del w:id="104" w:author="Jarno Nieminen" w:date="2014-06-11T12:40:00Z"/>
              <w:rFonts w:asciiTheme="minorHAnsi" w:eastAsiaTheme="minorEastAsia" w:hAnsiTheme="minorHAnsi" w:cstheme="minorBidi"/>
              <w:noProof/>
              <w:sz w:val="22"/>
              <w:lang w:eastAsia="sv-SE"/>
            </w:rPr>
          </w:pPr>
          <w:del w:id="10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5.1.2</w:delText>
            </w:r>
            <w:r>
              <w:rPr>
                <w:rFonts w:asciiTheme="minorHAnsi" w:eastAsiaTheme="minorEastAsia" w:hAnsiTheme="minorHAnsi" w:cstheme="minorBidi"/>
                <w:noProof/>
                <w:sz w:val="22"/>
                <w:lang w:eastAsia="sv-SE"/>
              </w:rPr>
              <w:tab/>
            </w:r>
            <w:r w:rsidRPr="001A0D43">
              <w:rPr>
                <w:rStyle w:val="Hyperlink"/>
                <w:noProof/>
              </w:rPr>
              <w:delText>Klass Formulärmall (FormTemplateInfo)</w:delText>
            </w:r>
            <w:r>
              <w:rPr>
                <w:noProof/>
                <w:webHidden/>
              </w:rPr>
              <w:tab/>
            </w:r>
            <w:r>
              <w:rPr>
                <w:noProof/>
                <w:webHidden/>
              </w:rPr>
              <w:fldChar w:fldCharType="begin"/>
            </w:r>
            <w:r>
              <w:rPr>
                <w:noProof/>
                <w:webHidden/>
              </w:rPr>
              <w:delInstrText xml:space="preserve"> PAGEREF _Toc386458084 \h </w:delInstrText>
            </w:r>
            <w:r>
              <w:rPr>
                <w:noProof/>
                <w:webHidden/>
              </w:rPr>
            </w:r>
            <w:r>
              <w:rPr>
                <w:noProof/>
                <w:webHidden/>
              </w:rPr>
              <w:fldChar w:fldCharType="separate"/>
            </w:r>
            <w:r>
              <w:rPr>
                <w:noProof/>
                <w:webHidden/>
              </w:rPr>
              <w:delText>41</w:delText>
            </w:r>
            <w:r>
              <w:rPr>
                <w:noProof/>
                <w:webHidden/>
              </w:rPr>
              <w:fldChar w:fldCharType="end"/>
            </w:r>
            <w:r w:rsidRPr="001A0D43">
              <w:rPr>
                <w:rStyle w:val="Hyperlink"/>
                <w:noProof/>
              </w:rPr>
              <w:fldChar w:fldCharType="end"/>
            </w:r>
          </w:del>
        </w:p>
        <w:p w14:paraId="03F0815D" w14:textId="77777777" w:rsidR="00A53A70" w:rsidRDefault="00A53A70">
          <w:pPr>
            <w:pStyle w:val="TOC3"/>
            <w:tabs>
              <w:tab w:val="left" w:pos="1100"/>
              <w:tab w:val="right" w:leader="dot" w:pos="8664"/>
            </w:tabs>
            <w:rPr>
              <w:del w:id="106" w:author="Jarno Nieminen" w:date="2014-06-11T12:40:00Z"/>
              <w:rFonts w:asciiTheme="minorHAnsi" w:eastAsiaTheme="minorEastAsia" w:hAnsiTheme="minorHAnsi" w:cstheme="minorBidi"/>
              <w:noProof/>
              <w:sz w:val="22"/>
              <w:lang w:eastAsia="sv-SE"/>
            </w:rPr>
          </w:pPr>
          <w:del w:id="10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5.1.3</w:delText>
            </w:r>
            <w:r>
              <w:rPr>
                <w:rFonts w:asciiTheme="minorHAnsi" w:eastAsiaTheme="minorEastAsia" w:hAnsiTheme="minorHAnsi" w:cstheme="minorBidi"/>
                <w:noProof/>
                <w:sz w:val="22"/>
                <w:lang w:eastAsia="sv-SE"/>
              </w:rPr>
              <w:tab/>
            </w:r>
            <w:r w:rsidRPr="001A0D43">
              <w:rPr>
                <w:rStyle w:val="Hyperlink"/>
                <w:noProof/>
              </w:rPr>
              <w:delText>Klass Formulärmall (FormTemplate)</w:delText>
            </w:r>
            <w:r>
              <w:rPr>
                <w:noProof/>
                <w:webHidden/>
              </w:rPr>
              <w:tab/>
            </w:r>
            <w:r>
              <w:rPr>
                <w:noProof/>
                <w:webHidden/>
              </w:rPr>
              <w:fldChar w:fldCharType="begin"/>
            </w:r>
            <w:r>
              <w:rPr>
                <w:noProof/>
                <w:webHidden/>
              </w:rPr>
              <w:delInstrText xml:space="preserve"> PAGEREF _Toc386458085 \h </w:delInstrText>
            </w:r>
            <w:r>
              <w:rPr>
                <w:noProof/>
                <w:webHidden/>
              </w:rPr>
            </w:r>
            <w:r>
              <w:rPr>
                <w:noProof/>
                <w:webHidden/>
              </w:rPr>
              <w:fldChar w:fldCharType="separate"/>
            </w:r>
            <w:r>
              <w:rPr>
                <w:noProof/>
                <w:webHidden/>
              </w:rPr>
              <w:delText>44</w:delText>
            </w:r>
            <w:r>
              <w:rPr>
                <w:noProof/>
                <w:webHidden/>
              </w:rPr>
              <w:fldChar w:fldCharType="end"/>
            </w:r>
            <w:r w:rsidRPr="001A0D43">
              <w:rPr>
                <w:rStyle w:val="Hyperlink"/>
                <w:noProof/>
              </w:rPr>
              <w:fldChar w:fldCharType="end"/>
            </w:r>
          </w:del>
        </w:p>
        <w:p w14:paraId="3C9F898D" w14:textId="77777777" w:rsidR="00A53A70" w:rsidRDefault="00A53A70">
          <w:pPr>
            <w:pStyle w:val="TOC3"/>
            <w:tabs>
              <w:tab w:val="left" w:pos="1100"/>
              <w:tab w:val="right" w:leader="dot" w:pos="8664"/>
            </w:tabs>
            <w:rPr>
              <w:del w:id="108" w:author="Jarno Nieminen" w:date="2014-06-11T12:40:00Z"/>
              <w:rFonts w:asciiTheme="minorHAnsi" w:eastAsiaTheme="minorEastAsia" w:hAnsiTheme="minorHAnsi" w:cstheme="minorBidi"/>
              <w:noProof/>
              <w:sz w:val="22"/>
              <w:lang w:eastAsia="sv-SE"/>
            </w:rPr>
          </w:pPr>
          <w:del w:id="10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5.1.4</w:delText>
            </w:r>
            <w:r>
              <w:rPr>
                <w:rFonts w:asciiTheme="minorHAnsi" w:eastAsiaTheme="minorEastAsia" w:hAnsiTheme="minorHAnsi" w:cstheme="minorBidi"/>
                <w:noProof/>
                <w:sz w:val="22"/>
                <w:lang w:eastAsia="sv-SE"/>
              </w:rPr>
              <w:tab/>
            </w:r>
            <w:r w:rsidRPr="001A0D43">
              <w:rPr>
                <w:rStyle w:val="Hyperlink"/>
                <w:noProof/>
              </w:rPr>
              <w:delText>Klass Formulärsida (TemplatePage)</w:delText>
            </w:r>
            <w:r>
              <w:rPr>
                <w:noProof/>
                <w:webHidden/>
              </w:rPr>
              <w:tab/>
            </w:r>
            <w:r>
              <w:rPr>
                <w:noProof/>
                <w:webHidden/>
              </w:rPr>
              <w:fldChar w:fldCharType="begin"/>
            </w:r>
            <w:r>
              <w:rPr>
                <w:noProof/>
                <w:webHidden/>
              </w:rPr>
              <w:delInstrText xml:space="preserve"> PAGEREF _Toc386458086 \h </w:delInstrText>
            </w:r>
            <w:r>
              <w:rPr>
                <w:noProof/>
                <w:webHidden/>
              </w:rPr>
            </w:r>
            <w:r>
              <w:rPr>
                <w:noProof/>
                <w:webHidden/>
              </w:rPr>
              <w:fldChar w:fldCharType="separate"/>
            </w:r>
            <w:r>
              <w:rPr>
                <w:noProof/>
                <w:webHidden/>
              </w:rPr>
              <w:delText>47</w:delText>
            </w:r>
            <w:r>
              <w:rPr>
                <w:noProof/>
                <w:webHidden/>
              </w:rPr>
              <w:fldChar w:fldCharType="end"/>
            </w:r>
            <w:r w:rsidRPr="001A0D43">
              <w:rPr>
                <w:rStyle w:val="Hyperlink"/>
                <w:noProof/>
              </w:rPr>
              <w:fldChar w:fldCharType="end"/>
            </w:r>
          </w:del>
        </w:p>
        <w:p w14:paraId="4F6CCBFA" w14:textId="77777777" w:rsidR="00A53A70" w:rsidRDefault="00A53A70">
          <w:pPr>
            <w:pStyle w:val="TOC3"/>
            <w:tabs>
              <w:tab w:val="left" w:pos="1100"/>
              <w:tab w:val="right" w:leader="dot" w:pos="8664"/>
            </w:tabs>
            <w:rPr>
              <w:del w:id="110" w:author="Jarno Nieminen" w:date="2014-06-11T12:40:00Z"/>
              <w:rFonts w:asciiTheme="minorHAnsi" w:eastAsiaTheme="minorEastAsia" w:hAnsiTheme="minorHAnsi" w:cstheme="minorBidi"/>
              <w:noProof/>
              <w:sz w:val="22"/>
              <w:lang w:eastAsia="sv-SE"/>
            </w:rPr>
          </w:pPr>
          <w:del w:id="11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5.1.5</w:delText>
            </w:r>
            <w:r>
              <w:rPr>
                <w:rFonts w:asciiTheme="minorHAnsi" w:eastAsiaTheme="minorEastAsia" w:hAnsiTheme="minorHAnsi" w:cstheme="minorBidi"/>
                <w:noProof/>
                <w:sz w:val="22"/>
                <w:lang w:eastAsia="sv-SE"/>
              </w:rPr>
              <w:tab/>
            </w:r>
            <w:r w:rsidRPr="001A0D43">
              <w:rPr>
                <w:rStyle w:val="Hyperlink"/>
                <w:noProof/>
              </w:rPr>
              <w:delText>Klass Formulärsida (Page)</w:delText>
            </w:r>
            <w:r>
              <w:rPr>
                <w:noProof/>
                <w:webHidden/>
              </w:rPr>
              <w:tab/>
            </w:r>
            <w:r>
              <w:rPr>
                <w:noProof/>
                <w:webHidden/>
              </w:rPr>
              <w:fldChar w:fldCharType="begin"/>
            </w:r>
            <w:r>
              <w:rPr>
                <w:noProof/>
                <w:webHidden/>
              </w:rPr>
              <w:delInstrText xml:space="preserve"> PAGEREF _Toc386458087 \h </w:delInstrText>
            </w:r>
            <w:r>
              <w:rPr>
                <w:noProof/>
                <w:webHidden/>
              </w:rPr>
            </w:r>
            <w:r>
              <w:rPr>
                <w:noProof/>
                <w:webHidden/>
              </w:rPr>
              <w:fldChar w:fldCharType="separate"/>
            </w:r>
            <w:r>
              <w:rPr>
                <w:noProof/>
                <w:webHidden/>
              </w:rPr>
              <w:delText>48</w:delText>
            </w:r>
            <w:r>
              <w:rPr>
                <w:noProof/>
                <w:webHidden/>
              </w:rPr>
              <w:fldChar w:fldCharType="end"/>
            </w:r>
            <w:r w:rsidRPr="001A0D43">
              <w:rPr>
                <w:rStyle w:val="Hyperlink"/>
                <w:noProof/>
              </w:rPr>
              <w:fldChar w:fldCharType="end"/>
            </w:r>
          </w:del>
        </w:p>
        <w:p w14:paraId="1BDA02ED" w14:textId="77777777" w:rsidR="00A53A70" w:rsidRDefault="00A53A70">
          <w:pPr>
            <w:pStyle w:val="TOC3"/>
            <w:tabs>
              <w:tab w:val="left" w:pos="1100"/>
              <w:tab w:val="right" w:leader="dot" w:pos="8664"/>
            </w:tabs>
            <w:rPr>
              <w:del w:id="112" w:author="Jarno Nieminen" w:date="2014-06-11T12:40:00Z"/>
              <w:rFonts w:asciiTheme="minorHAnsi" w:eastAsiaTheme="minorEastAsia" w:hAnsiTheme="minorHAnsi" w:cstheme="minorBidi"/>
              <w:noProof/>
              <w:sz w:val="22"/>
              <w:lang w:eastAsia="sv-SE"/>
            </w:rPr>
          </w:pPr>
          <w:del w:id="11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5.1.6</w:delText>
            </w:r>
            <w:r>
              <w:rPr>
                <w:rFonts w:asciiTheme="minorHAnsi" w:eastAsiaTheme="minorEastAsia" w:hAnsiTheme="minorHAnsi" w:cstheme="minorBidi"/>
                <w:noProof/>
                <w:sz w:val="22"/>
                <w:lang w:eastAsia="sv-SE"/>
              </w:rPr>
              <w:tab/>
            </w:r>
            <w:r w:rsidRPr="001A0D43">
              <w:rPr>
                <w:rStyle w:val="Hyperlink"/>
                <w:noProof/>
              </w:rPr>
              <w:delText>Klass Frågegrupperingsmall (TemplateQuestionBlock)</w:delText>
            </w:r>
            <w:r>
              <w:rPr>
                <w:noProof/>
                <w:webHidden/>
              </w:rPr>
              <w:tab/>
            </w:r>
            <w:r>
              <w:rPr>
                <w:noProof/>
                <w:webHidden/>
              </w:rPr>
              <w:fldChar w:fldCharType="begin"/>
            </w:r>
            <w:r>
              <w:rPr>
                <w:noProof/>
                <w:webHidden/>
              </w:rPr>
              <w:delInstrText xml:space="preserve"> PAGEREF _Toc386458088 \h </w:delInstrText>
            </w:r>
            <w:r>
              <w:rPr>
                <w:noProof/>
                <w:webHidden/>
              </w:rPr>
            </w:r>
            <w:r>
              <w:rPr>
                <w:noProof/>
                <w:webHidden/>
              </w:rPr>
              <w:fldChar w:fldCharType="separate"/>
            </w:r>
            <w:r>
              <w:rPr>
                <w:noProof/>
                <w:webHidden/>
              </w:rPr>
              <w:delText>49</w:delText>
            </w:r>
            <w:r>
              <w:rPr>
                <w:noProof/>
                <w:webHidden/>
              </w:rPr>
              <w:fldChar w:fldCharType="end"/>
            </w:r>
            <w:r w:rsidRPr="001A0D43">
              <w:rPr>
                <w:rStyle w:val="Hyperlink"/>
                <w:noProof/>
              </w:rPr>
              <w:fldChar w:fldCharType="end"/>
            </w:r>
          </w:del>
        </w:p>
        <w:p w14:paraId="15AEEE0E" w14:textId="77777777" w:rsidR="00A53A70" w:rsidRDefault="00A53A70">
          <w:pPr>
            <w:pStyle w:val="TOC3"/>
            <w:tabs>
              <w:tab w:val="left" w:pos="1100"/>
              <w:tab w:val="right" w:leader="dot" w:pos="8664"/>
            </w:tabs>
            <w:rPr>
              <w:del w:id="114" w:author="Jarno Nieminen" w:date="2014-06-11T12:40:00Z"/>
              <w:rFonts w:asciiTheme="minorHAnsi" w:eastAsiaTheme="minorEastAsia" w:hAnsiTheme="minorHAnsi" w:cstheme="minorBidi"/>
              <w:noProof/>
              <w:sz w:val="22"/>
              <w:lang w:eastAsia="sv-SE"/>
            </w:rPr>
          </w:pPr>
          <w:del w:id="11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"_Toc386458089"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5.1.7</w:delText>
            </w:r>
            <w:r>
              <w:rPr>
                <w:rFonts w:asciiTheme="minorHAnsi" w:eastAsiaTheme="minorEastAsia" w:hAnsiTheme="minorHAnsi" w:cstheme="minorBidi"/>
                <w:noProof/>
                <w:sz w:val="22"/>
                <w:lang w:eastAsia="sv-SE"/>
              </w:rPr>
              <w:tab/>
            </w:r>
            <w:r w:rsidRPr="001A0D43">
              <w:rPr>
                <w:rStyle w:val="Hyperlink"/>
                <w:noProof/>
              </w:rPr>
              <w:delText>Klass Frågegruppering (QuestionBlock)</w:delText>
            </w:r>
            <w:r>
              <w:rPr>
                <w:noProof/>
                <w:webHidden/>
              </w:rPr>
              <w:tab/>
            </w:r>
            <w:r>
              <w:rPr>
                <w:noProof/>
                <w:webHidden/>
              </w:rPr>
              <w:fldChar w:fldCharType="begin"/>
            </w:r>
            <w:r>
              <w:rPr>
                <w:noProof/>
                <w:webHidden/>
              </w:rPr>
              <w:delInstrText xml:space="preserve"> PAGEREF _Toc386458089 \h </w:delInstrText>
            </w:r>
            <w:r>
              <w:rPr>
                <w:noProof/>
                <w:webHidden/>
              </w:rPr>
            </w:r>
            <w:r>
              <w:rPr>
                <w:noProof/>
                <w:webHidden/>
              </w:rPr>
              <w:fldChar w:fldCharType="separate"/>
            </w:r>
            <w:r>
              <w:rPr>
                <w:noProof/>
                <w:webHidden/>
              </w:rPr>
              <w:delText>50</w:delText>
            </w:r>
            <w:r>
              <w:rPr>
                <w:noProof/>
                <w:webHidden/>
              </w:rPr>
              <w:fldChar w:fldCharType="end"/>
            </w:r>
            <w:r w:rsidRPr="001A0D43">
              <w:rPr>
                <w:rStyle w:val="Hyperlink"/>
                <w:noProof/>
              </w:rPr>
              <w:fldChar w:fldCharType="end"/>
            </w:r>
          </w:del>
        </w:p>
        <w:p w14:paraId="72EF4C26" w14:textId="77777777" w:rsidR="00A53A70" w:rsidRDefault="00A53A70">
          <w:pPr>
            <w:pStyle w:val="TOC3"/>
            <w:tabs>
              <w:tab w:val="left" w:pos="1100"/>
              <w:tab w:val="right" w:leader="dot" w:pos="8664"/>
            </w:tabs>
            <w:rPr>
              <w:del w:id="116" w:author="Jarno Nieminen" w:date="2014-06-11T12:40:00Z"/>
              <w:rFonts w:asciiTheme="minorHAnsi" w:eastAsiaTheme="minorEastAsia" w:hAnsiTheme="minorHAnsi" w:cstheme="minorBidi"/>
              <w:noProof/>
              <w:sz w:val="22"/>
              <w:lang w:eastAsia="sv-SE"/>
            </w:rPr>
          </w:pPr>
          <w:del w:id="11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5.1.8</w:delText>
            </w:r>
            <w:r>
              <w:rPr>
                <w:rFonts w:asciiTheme="minorHAnsi" w:eastAsiaTheme="minorEastAsia" w:hAnsiTheme="minorHAnsi" w:cstheme="minorBidi"/>
                <w:noProof/>
                <w:sz w:val="22"/>
                <w:lang w:eastAsia="sv-SE"/>
              </w:rPr>
              <w:tab/>
            </w:r>
            <w:r w:rsidRPr="001A0D43">
              <w:rPr>
                <w:rStyle w:val="Hyperlink"/>
                <w:noProof/>
              </w:rPr>
              <w:delText>Klass Formulärfråga mall (TemplateQuestion)</w:delText>
            </w:r>
            <w:r>
              <w:rPr>
                <w:noProof/>
                <w:webHidden/>
              </w:rPr>
              <w:tab/>
            </w:r>
            <w:r>
              <w:rPr>
                <w:noProof/>
                <w:webHidden/>
              </w:rPr>
              <w:fldChar w:fldCharType="begin"/>
            </w:r>
            <w:r>
              <w:rPr>
                <w:noProof/>
                <w:webHidden/>
              </w:rPr>
              <w:delInstrText xml:space="preserve"> PAGEREF _Toc386458090 \h </w:delInstrText>
            </w:r>
            <w:r>
              <w:rPr>
                <w:noProof/>
                <w:webHidden/>
              </w:rPr>
            </w:r>
            <w:r>
              <w:rPr>
                <w:noProof/>
                <w:webHidden/>
              </w:rPr>
              <w:fldChar w:fldCharType="separate"/>
            </w:r>
            <w:r>
              <w:rPr>
                <w:noProof/>
                <w:webHidden/>
              </w:rPr>
              <w:delText>52</w:delText>
            </w:r>
            <w:r>
              <w:rPr>
                <w:noProof/>
                <w:webHidden/>
              </w:rPr>
              <w:fldChar w:fldCharType="end"/>
            </w:r>
            <w:r w:rsidRPr="001A0D43">
              <w:rPr>
                <w:rStyle w:val="Hyperlink"/>
                <w:noProof/>
              </w:rPr>
              <w:fldChar w:fldCharType="end"/>
            </w:r>
          </w:del>
        </w:p>
        <w:p w14:paraId="61494F6E" w14:textId="77777777" w:rsidR="00A53A70" w:rsidRDefault="00A53A70">
          <w:pPr>
            <w:pStyle w:val="TOC3"/>
            <w:tabs>
              <w:tab w:val="left" w:pos="1100"/>
              <w:tab w:val="right" w:leader="dot" w:pos="8664"/>
            </w:tabs>
            <w:rPr>
              <w:del w:id="118" w:author="Jarno Nieminen" w:date="2014-06-11T12:40:00Z"/>
              <w:rFonts w:asciiTheme="minorHAnsi" w:eastAsiaTheme="minorEastAsia" w:hAnsiTheme="minorHAnsi" w:cstheme="minorBidi"/>
              <w:noProof/>
              <w:sz w:val="22"/>
              <w:lang w:eastAsia="sv-SE"/>
            </w:rPr>
          </w:pPr>
          <w:del w:id="11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5.1.9</w:delText>
            </w:r>
            <w:r>
              <w:rPr>
                <w:rFonts w:asciiTheme="minorHAnsi" w:eastAsiaTheme="minorEastAsia" w:hAnsiTheme="minorHAnsi" w:cstheme="minorBidi"/>
                <w:noProof/>
                <w:sz w:val="22"/>
                <w:lang w:eastAsia="sv-SE"/>
              </w:rPr>
              <w:tab/>
            </w:r>
            <w:r w:rsidRPr="001A0D43">
              <w:rPr>
                <w:rStyle w:val="Hyperlink"/>
                <w:noProof/>
              </w:rPr>
              <w:delText>Klass Formulärfråga (Question)</w:delText>
            </w:r>
            <w:r>
              <w:rPr>
                <w:noProof/>
                <w:webHidden/>
              </w:rPr>
              <w:tab/>
            </w:r>
            <w:r>
              <w:rPr>
                <w:noProof/>
                <w:webHidden/>
              </w:rPr>
              <w:fldChar w:fldCharType="begin"/>
            </w:r>
            <w:r>
              <w:rPr>
                <w:noProof/>
                <w:webHidden/>
              </w:rPr>
              <w:delInstrText xml:space="preserve"> PAGEREF _Toc386458091 \h </w:delInstrText>
            </w:r>
            <w:r>
              <w:rPr>
                <w:noProof/>
                <w:webHidden/>
              </w:rPr>
            </w:r>
            <w:r>
              <w:rPr>
                <w:noProof/>
                <w:webHidden/>
              </w:rPr>
              <w:fldChar w:fldCharType="separate"/>
            </w:r>
            <w:r>
              <w:rPr>
                <w:noProof/>
                <w:webHidden/>
              </w:rPr>
              <w:delText>55</w:delText>
            </w:r>
            <w:r>
              <w:rPr>
                <w:noProof/>
                <w:webHidden/>
              </w:rPr>
              <w:fldChar w:fldCharType="end"/>
            </w:r>
            <w:r w:rsidRPr="001A0D43">
              <w:rPr>
                <w:rStyle w:val="Hyperlink"/>
                <w:noProof/>
              </w:rPr>
              <w:fldChar w:fldCharType="end"/>
            </w:r>
          </w:del>
        </w:p>
        <w:p w14:paraId="54791217" w14:textId="77777777" w:rsidR="00A53A70" w:rsidRDefault="00A53A70">
          <w:pPr>
            <w:pStyle w:val="TOC3"/>
            <w:tabs>
              <w:tab w:val="left" w:pos="1321"/>
              <w:tab w:val="right" w:leader="dot" w:pos="8664"/>
            </w:tabs>
            <w:rPr>
              <w:del w:id="120" w:author="Jarno Nieminen" w:date="2014-06-11T12:40:00Z"/>
              <w:rFonts w:asciiTheme="minorHAnsi" w:eastAsiaTheme="minorEastAsia" w:hAnsiTheme="minorHAnsi" w:cstheme="minorBidi"/>
              <w:noProof/>
              <w:sz w:val="22"/>
              <w:lang w:eastAsia="sv-SE"/>
            </w:rPr>
          </w:pPr>
          <w:del w:id="12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5.1.10</w:delText>
            </w:r>
            <w:r>
              <w:rPr>
                <w:rFonts w:asciiTheme="minorHAnsi" w:eastAsiaTheme="minorEastAsia" w:hAnsiTheme="minorHAnsi" w:cstheme="minorBidi"/>
                <w:noProof/>
                <w:sz w:val="22"/>
                <w:lang w:eastAsia="sv-SE"/>
              </w:rPr>
              <w:tab/>
            </w:r>
            <w:r w:rsidRPr="001A0D43">
              <w:rPr>
                <w:rStyle w:val="Hyperlink"/>
                <w:noProof/>
              </w:rPr>
              <w:delText>Klass Svarsalternativ (AnswerAlternative)</w:delText>
            </w:r>
            <w:r>
              <w:rPr>
                <w:noProof/>
                <w:webHidden/>
              </w:rPr>
              <w:tab/>
            </w:r>
            <w:r>
              <w:rPr>
                <w:noProof/>
                <w:webHidden/>
              </w:rPr>
              <w:fldChar w:fldCharType="begin"/>
            </w:r>
            <w:r>
              <w:rPr>
                <w:noProof/>
                <w:webHidden/>
              </w:rPr>
              <w:delInstrText xml:space="preserve"> PAGEREF _Toc386458092 \h </w:delInstrText>
            </w:r>
            <w:r>
              <w:rPr>
                <w:noProof/>
                <w:webHidden/>
              </w:rPr>
            </w:r>
            <w:r>
              <w:rPr>
                <w:noProof/>
                <w:webHidden/>
              </w:rPr>
              <w:fldChar w:fldCharType="separate"/>
            </w:r>
            <w:r>
              <w:rPr>
                <w:noProof/>
                <w:webHidden/>
              </w:rPr>
              <w:delText>59</w:delText>
            </w:r>
            <w:r>
              <w:rPr>
                <w:noProof/>
                <w:webHidden/>
              </w:rPr>
              <w:fldChar w:fldCharType="end"/>
            </w:r>
            <w:r w:rsidRPr="001A0D43">
              <w:rPr>
                <w:rStyle w:val="Hyperlink"/>
                <w:noProof/>
              </w:rPr>
              <w:fldChar w:fldCharType="end"/>
            </w:r>
          </w:del>
        </w:p>
        <w:p w14:paraId="43B7E21C" w14:textId="77777777" w:rsidR="00A53A70" w:rsidRDefault="00A53A70">
          <w:pPr>
            <w:pStyle w:val="TOC3"/>
            <w:tabs>
              <w:tab w:val="left" w:pos="1100"/>
              <w:tab w:val="right" w:leader="dot" w:pos="8664"/>
            </w:tabs>
            <w:rPr>
              <w:del w:id="122" w:author="Jarno Nieminen" w:date="2014-06-11T12:40:00Z"/>
              <w:rFonts w:asciiTheme="minorHAnsi" w:eastAsiaTheme="minorEastAsia" w:hAnsiTheme="minorHAnsi" w:cstheme="minorBidi"/>
              <w:noProof/>
              <w:sz w:val="22"/>
              <w:lang w:eastAsia="sv-SE"/>
            </w:rPr>
          </w:pPr>
          <w:del w:id="12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5.1.11</w:delText>
            </w:r>
            <w:r>
              <w:rPr>
                <w:rFonts w:asciiTheme="minorHAnsi" w:eastAsiaTheme="minorEastAsia" w:hAnsiTheme="minorHAnsi" w:cstheme="minorBidi"/>
                <w:noProof/>
                <w:sz w:val="22"/>
                <w:lang w:eastAsia="sv-SE"/>
              </w:rPr>
              <w:tab/>
            </w:r>
            <w:r w:rsidRPr="001A0D43">
              <w:rPr>
                <w:rStyle w:val="Hyperlink"/>
                <w:noProof/>
              </w:rPr>
              <w:delText>Klass Svar (Answer)</w:delText>
            </w:r>
            <w:r>
              <w:rPr>
                <w:noProof/>
                <w:webHidden/>
              </w:rPr>
              <w:tab/>
            </w:r>
            <w:r>
              <w:rPr>
                <w:noProof/>
                <w:webHidden/>
              </w:rPr>
              <w:fldChar w:fldCharType="begin"/>
            </w:r>
            <w:r>
              <w:rPr>
                <w:noProof/>
                <w:webHidden/>
              </w:rPr>
              <w:delInstrText xml:space="preserve"> PAGEREF _Toc386458094 \h </w:delInstrText>
            </w:r>
            <w:r>
              <w:rPr>
                <w:noProof/>
                <w:webHidden/>
              </w:rPr>
            </w:r>
            <w:r>
              <w:rPr>
                <w:noProof/>
                <w:webHidden/>
              </w:rPr>
              <w:fldChar w:fldCharType="separate"/>
            </w:r>
            <w:r>
              <w:rPr>
                <w:noProof/>
                <w:webHidden/>
              </w:rPr>
              <w:delText>60</w:delText>
            </w:r>
            <w:r>
              <w:rPr>
                <w:noProof/>
                <w:webHidden/>
              </w:rPr>
              <w:fldChar w:fldCharType="end"/>
            </w:r>
            <w:r w:rsidRPr="001A0D43">
              <w:rPr>
                <w:rStyle w:val="Hyperlink"/>
                <w:noProof/>
              </w:rPr>
              <w:fldChar w:fldCharType="end"/>
            </w:r>
          </w:del>
        </w:p>
        <w:p w14:paraId="006A1947" w14:textId="77777777" w:rsidR="00A53A70" w:rsidRDefault="00A53A70">
          <w:pPr>
            <w:pStyle w:val="TOC3"/>
            <w:tabs>
              <w:tab w:val="left" w:pos="1321"/>
              <w:tab w:val="right" w:leader="dot" w:pos="8664"/>
            </w:tabs>
            <w:rPr>
              <w:del w:id="124" w:author="Jarno Nieminen" w:date="2014-06-11T12:40:00Z"/>
              <w:rFonts w:asciiTheme="minorHAnsi" w:eastAsiaTheme="minorEastAsia" w:hAnsiTheme="minorHAnsi" w:cstheme="minorBidi"/>
              <w:noProof/>
              <w:sz w:val="22"/>
              <w:lang w:eastAsia="sv-SE"/>
            </w:rPr>
          </w:pPr>
          <w:del w:id="12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5.1.12</w:delText>
            </w:r>
            <w:r>
              <w:rPr>
                <w:rFonts w:asciiTheme="minorHAnsi" w:eastAsiaTheme="minorEastAsia" w:hAnsiTheme="minorHAnsi" w:cstheme="minorBidi"/>
                <w:noProof/>
                <w:sz w:val="22"/>
                <w:lang w:eastAsia="sv-SE"/>
              </w:rPr>
              <w:tab/>
            </w:r>
            <w:r w:rsidRPr="001A0D43">
              <w:rPr>
                <w:rStyle w:val="Hyperlink"/>
                <w:noProof/>
              </w:rPr>
              <w:delText>Klass anropsbekräftelse (AnswerStatus)</w:delText>
            </w:r>
            <w:r>
              <w:rPr>
                <w:noProof/>
                <w:webHidden/>
              </w:rPr>
              <w:tab/>
            </w:r>
            <w:r>
              <w:rPr>
                <w:noProof/>
                <w:webHidden/>
              </w:rPr>
              <w:fldChar w:fldCharType="begin"/>
            </w:r>
            <w:r>
              <w:rPr>
                <w:noProof/>
                <w:webHidden/>
              </w:rPr>
              <w:delInstrText xml:space="preserve"> PAGEREF _Toc386458095 \h </w:delInstrText>
            </w:r>
            <w:r>
              <w:rPr>
                <w:noProof/>
                <w:webHidden/>
              </w:rPr>
            </w:r>
            <w:r>
              <w:rPr>
                <w:noProof/>
                <w:webHidden/>
              </w:rPr>
              <w:fldChar w:fldCharType="separate"/>
            </w:r>
            <w:r>
              <w:rPr>
                <w:noProof/>
                <w:webHidden/>
              </w:rPr>
              <w:delText>61</w:delText>
            </w:r>
            <w:r>
              <w:rPr>
                <w:noProof/>
                <w:webHidden/>
              </w:rPr>
              <w:fldChar w:fldCharType="end"/>
            </w:r>
            <w:r w:rsidRPr="001A0D43">
              <w:rPr>
                <w:rStyle w:val="Hyperlink"/>
                <w:noProof/>
              </w:rPr>
              <w:fldChar w:fldCharType="end"/>
            </w:r>
          </w:del>
        </w:p>
        <w:p w14:paraId="015868C0" w14:textId="77777777" w:rsidR="00A53A70" w:rsidRDefault="00A53A70">
          <w:pPr>
            <w:pStyle w:val="TOC3"/>
            <w:tabs>
              <w:tab w:val="left" w:pos="1321"/>
              <w:tab w:val="right" w:leader="dot" w:pos="8664"/>
            </w:tabs>
            <w:rPr>
              <w:del w:id="126" w:author="Jarno Nieminen" w:date="2014-06-11T12:40:00Z"/>
              <w:rFonts w:asciiTheme="minorHAnsi" w:eastAsiaTheme="minorEastAsia" w:hAnsiTheme="minorHAnsi" w:cstheme="minorBidi"/>
              <w:noProof/>
              <w:sz w:val="22"/>
              <w:lang w:eastAsia="sv-SE"/>
            </w:rPr>
          </w:pPr>
          <w:del w:id="12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5.1.13</w:delText>
            </w:r>
            <w:r>
              <w:rPr>
                <w:rFonts w:asciiTheme="minorHAnsi" w:eastAsiaTheme="minorEastAsia" w:hAnsiTheme="minorHAnsi" w:cstheme="minorBidi"/>
                <w:noProof/>
                <w:sz w:val="22"/>
                <w:lang w:eastAsia="sv-SE"/>
              </w:rPr>
              <w:tab/>
            </w:r>
            <w:r w:rsidRPr="001A0D43">
              <w:rPr>
                <w:rStyle w:val="Hyperlink"/>
                <w:noProof/>
              </w:rPr>
              <w:delText>Klass Frågerelation (QuestionSuperior)</w:delText>
            </w:r>
            <w:r>
              <w:rPr>
                <w:noProof/>
                <w:webHidden/>
              </w:rPr>
              <w:tab/>
            </w:r>
            <w:r>
              <w:rPr>
                <w:noProof/>
                <w:webHidden/>
              </w:rPr>
              <w:fldChar w:fldCharType="begin"/>
            </w:r>
            <w:r>
              <w:rPr>
                <w:noProof/>
                <w:webHidden/>
              </w:rPr>
              <w:delInstrText xml:space="preserve"> PAGEREF _Toc386458096 \h </w:delInstrText>
            </w:r>
            <w:r>
              <w:rPr>
                <w:noProof/>
                <w:webHidden/>
              </w:rPr>
            </w:r>
            <w:r>
              <w:rPr>
                <w:noProof/>
                <w:webHidden/>
              </w:rPr>
              <w:fldChar w:fldCharType="separate"/>
            </w:r>
            <w:r>
              <w:rPr>
                <w:noProof/>
                <w:webHidden/>
              </w:rPr>
              <w:delText>62</w:delText>
            </w:r>
            <w:r>
              <w:rPr>
                <w:noProof/>
                <w:webHidden/>
              </w:rPr>
              <w:fldChar w:fldCharType="end"/>
            </w:r>
            <w:r w:rsidRPr="001A0D43">
              <w:rPr>
                <w:rStyle w:val="Hyperlink"/>
                <w:noProof/>
              </w:rPr>
              <w:fldChar w:fldCharType="end"/>
            </w:r>
          </w:del>
        </w:p>
        <w:p w14:paraId="37B74AD2" w14:textId="77777777" w:rsidR="00A53A70" w:rsidRDefault="00A53A70">
          <w:pPr>
            <w:pStyle w:val="TOC3"/>
            <w:tabs>
              <w:tab w:val="left" w:pos="1321"/>
              <w:tab w:val="right" w:leader="dot" w:pos="8664"/>
            </w:tabs>
            <w:rPr>
              <w:del w:id="128" w:author="Jarno Nieminen" w:date="2014-06-11T12:40:00Z"/>
              <w:rFonts w:asciiTheme="minorHAnsi" w:eastAsiaTheme="minorEastAsia" w:hAnsiTheme="minorHAnsi" w:cstheme="minorBidi"/>
              <w:noProof/>
              <w:sz w:val="22"/>
              <w:lang w:eastAsia="sv-SE"/>
            </w:rPr>
          </w:pPr>
          <w:del w:id="12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5.1.14</w:delText>
            </w:r>
            <w:r>
              <w:rPr>
                <w:rFonts w:asciiTheme="minorHAnsi" w:eastAsiaTheme="minorEastAsia" w:hAnsiTheme="minorHAnsi" w:cstheme="minorBidi"/>
                <w:noProof/>
                <w:sz w:val="22"/>
                <w:lang w:eastAsia="sv-SE"/>
              </w:rPr>
              <w:tab/>
            </w:r>
            <w:r w:rsidRPr="001A0D43">
              <w:rPr>
                <w:rStyle w:val="Hyperlink"/>
                <w:noProof/>
              </w:rPr>
              <w:delText>Klass kodverk (Code)</w:delText>
            </w:r>
            <w:r>
              <w:rPr>
                <w:noProof/>
                <w:webHidden/>
              </w:rPr>
              <w:tab/>
            </w:r>
            <w:r>
              <w:rPr>
                <w:noProof/>
                <w:webHidden/>
              </w:rPr>
              <w:fldChar w:fldCharType="begin"/>
            </w:r>
            <w:r>
              <w:rPr>
                <w:noProof/>
                <w:webHidden/>
              </w:rPr>
              <w:delInstrText xml:space="preserve"> PAGEREF _Toc386458097 \h </w:delInstrText>
            </w:r>
            <w:r>
              <w:rPr>
                <w:noProof/>
                <w:webHidden/>
              </w:rPr>
            </w:r>
            <w:r>
              <w:rPr>
                <w:noProof/>
                <w:webHidden/>
              </w:rPr>
              <w:fldChar w:fldCharType="separate"/>
            </w:r>
            <w:r>
              <w:rPr>
                <w:noProof/>
                <w:webHidden/>
              </w:rPr>
              <w:delText>62</w:delText>
            </w:r>
            <w:r>
              <w:rPr>
                <w:noProof/>
                <w:webHidden/>
              </w:rPr>
              <w:fldChar w:fldCharType="end"/>
            </w:r>
            <w:r w:rsidRPr="001A0D43">
              <w:rPr>
                <w:rStyle w:val="Hyperlink"/>
                <w:noProof/>
              </w:rPr>
              <w:fldChar w:fldCharType="end"/>
            </w:r>
          </w:del>
        </w:p>
        <w:p w14:paraId="0DBE1AB1" w14:textId="77777777" w:rsidR="00A53A70" w:rsidRDefault="00A53A70">
          <w:pPr>
            <w:pStyle w:val="TOC3"/>
            <w:tabs>
              <w:tab w:val="left" w:pos="1321"/>
              <w:tab w:val="right" w:leader="dot" w:pos="8664"/>
            </w:tabs>
            <w:rPr>
              <w:del w:id="130" w:author="Jarno Nieminen" w:date="2014-06-11T12:40:00Z"/>
              <w:rFonts w:asciiTheme="minorHAnsi" w:eastAsiaTheme="minorEastAsia" w:hAnsiTheme="minorHAnsi" w:cstheme="minorBidi"/>
              <w:noProof/>
              <w:sz w:val="22"/>
              <w:lang w:eastAsia="sv-SE"/>
            </w:rPr>
          </w:pPr>
          <w:del w:id="13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5.1.15</w:delText>
            </w:r>
            <w:r>
              <w:rPr>
                <w:rFonts w:asciiTheme="minorHAnsi" w:eastAsiaTheme="minorEastAsia" w:hAnsiTheme="minorHAnsi" w:cstheme="minorBidi"/>
                <w:noProof/>
                <w:sz w:val="22"/>
                <w:lang w:eastAsia="sv-SE"/>
              </w:rPr>
              <w:tab/>
            </w:r>
            <w:r w:rsidRPr="001A0D43">
              <w:rPr>
                <w:rStyle w:val="Hyperlink"/>
                <w:noProof/>
              </w:rPr>
              <w:delText>Klass Malldelning (TemplatePropagate)</w:delText>
            </w:r>
            <w:r>
              <w:rPr>
                <w:noProof/>
                <w:webHidden/>
              </w:rPr>
              <w:tab/>
            </w:r>
            <w:r>
              <w:rPr>
                <w:noProof/>
                <w:webHidden/>
              </w:rPr>
              <w:fldChar w:fldCharType="begin"/>
            </w:r>
            <w:r>
              <w:rPr>
                <w:noProof/>
                <w:webHidden/>
              </w:rPr>
              <w:delInstrText xml:space="preserve"> PAGEREF _Toc386458098 \h </w:delInstrText>
            </w:r>
            <w:r>
              <w:rPr>
                <w:noProof/>
                <w:webHidden/>
              </w:rPr>
            </w:r>
            <w:r>
              <w:rPr>
                <w:noProof/>
                <w:webHidden/>
              </w:rPr>
              <w:fldChar w:fldCharType="separate"/>
            </w:r>
            <w:r>
              <w:rPr>
                <w:noProof/>
                <w:webHidden/>
              </w:rPr>
              <w:delText>63</w:delText>
            </w:r>
            <w:r>
              <w:rPr>
                <w:noProof/>
                <w:webHidden/>
              </w:rPr>
              <w:fldChar w:fldCharType="end"/>
            </w:r>
            <w:r w:rsidRPr="001A0D43">
              <w:rPr>
                <w:rStyle w:val="Hyperlink"/>
                <w:noProof/>
              </w:rPr>
              <w:fldChar w:fldCharType="end"/>
            </w:r>
          </w:del>
        </w:p>
        <w:p w14:paraId="5112AC9A" w14:textId="77777777" w:rsidR="00A53A70" w:rsidRDefault="00A53A70">
          <w:pPr>
            <w:pStyle w:val="TOC3"/>
            <w:tabs>
              <w:tab w:val="left" w:pos="1321"/>
              <w:tab w:val="right" w:leader="dot" w:pos="8664"/>
            </w:tabs>
            <w:rPr>
              <w:del w:id="132" w:author="Jarno Nieminen" w:date="2014-06-11T12:40:00Z"/>
              <w:rFonts w:asciiTheme="minorHAnsi" w:eastAsiaTheme="minorEastAsia" w:hAnsiTheme="minorHAnsi" w:cstheme="minorBidi"/>
              <w:noProof/>
              <w:sz w:val="22"/>
              <w:lang w:eastAsia="sv-SE"/>
            </w:rPr>
          </w:pPr>
          <w:del w:id="13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"_Toc386458099"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5.1.16</w:delText>
            </w:r>
            <w:r>
              <w:rPr>
                <w:rFonts w:asciiTheme="minorHAnsi" w:eastAsiaTheme="minorEastAsia" w:hAnsiTheme="minorHAnsi" w:cstheme="minorBidi"/>
                <w:noProof/>
                <w:sz w:val="22"/>
                <w:lang w:eastAsia="sv-SE"/>
              </w:rPr>
              <w:tab/>
            </w:r>
            <w:r w:rsidRPr="001A0D43">
              <w:rPr>
                <w:rStyle w:val="Hyperlink"/>
                <w:noProof/>
              </w:rPr>
              <w:delText>Klass validering (validationEvent)</w:delText>
            </w:r>
            <w:r>
              <w:rPr>
                <w:noProof/>
                <w:webHidden/>
              </w:rPr>
              <w:tab/>
            </w:r>
            <w:r>
              <w:rPr>
                <w:noProof/>
                <w:webHidden/>
              </w:rPr>
              <w:fldChar w:fldCharType="begin"/>
            </w:r>
            <w:r>
              <w:rPr>
                <w:noProof/>
                <w:webHidden/>
              </w:rPr>
              <w:delInstrText xml:space="preserve"> PAGEREF _Toc386458099 \h </w:delInstrText>
            </w:r>
            <w:r>
              <w:rPr>
                <w:noProof/>
                <w:webHidden/>
              </w:rPr>
            </w:r>
            <w:r>
              <w:rPr>
                <w:noProof/>
                <w:webHidden/>
              </w:rPr>
              <w:fldChar w:fldCharType="separate"/>
            </w:r>
            <w:r>
              <w:rPr>
                <w:noProof/>
                <w:webHidden/>
              </w:rPr>
              <w:delText>65</w:delText>
            </w:r>
            <w:r>
              <w:rPr>
                <w:noProof/>
                <w:webHidden/>
              </w:rPr>
              <w:fldChar w:fldCharType="end"/>
            </w:r>
            <w:r w:rsidRPr="001A0D43">
              <w:rPr>
                <w:rStyle w:val="Hyperlink"/>
                <w:noProof/>
              </w:rPr>
              <w:fldChar w:fldCharType="end"/>
            </w:r>
          </w:del>
        </w:p>
        <w:p w14:paraId="5474618B" w14:textId="77777777" w:rsidR="00A53A70" w:rsidRDefault="00A53A70">
          <w:pPr>
            <w:pStyle w:val="TOC2"/>
            <w:tabs>
              <w:tab w:val="left" w:pos="879"/>
              <w:tab w:val="right" w:leader="dot" w:pos="8664"/>
            </w:tabs>
            <w:rPr>
              <w:del w:id="134" w:author="Jarno Nieminen" w:date="2014-06-11T12:40:00Z"/>
              <w:rFonts w:asciiTheme="minorHAnsi" w:eastAsiaTheme="minorEastAsia" w:hAnsiTheme="minorHAnsi" w:cstheme="minorBidi"/>
              <w:noProof/>
              <w:sz w:val="22"/>
              <w:lang w:eastAsia="sv-SE"/>
            </w:rPr>
          </w:pPr>
          <w:del w:id="13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5.2</w:delText>
            </w:r>
            <w:r>
              <w:rPr>
                <w:rFonts w:asciiTheme="minorHAnsi" w:eastAsiaTheme="minorEastAsia" w:hAnsiTheme="minorHAnsi" w:cstheme="minorBidi"/>
                <w:noProof/>
                <w:sz w:val="22"/>
                <w:lang w:eastAsia="sv-SE"/>
              </w:rPr>
              <w:tab/>
            </w:r>
            <w:r w:rsidRPr="001A0D43">
              <w:rPr>
                <w:rStyle w:val="Hyperlink"/>
                <w:noProof/>
              </w:rPr>
              <w:delText>Terminologier, kodverk och identifierare (t/k/i)</w:delText>
            </w:r>
            <w:r>
              <w:rPr>
                <w:noProof/>
                <w:webHidden/>
              </w:rPr>
              <w:tab/>
            </w:r>
            <w:r>
              <w:rPr>
                <w:noProof/>
                <w:webHidden/>
              </w:rPr>
              <w:fldChar w:fldCharType="begin"/>
            </w:r>
            <w:r>
              <w:rPr>
                <w:noProof/>
                <w:webHidden/>
              </w:rPr>
              <w:delInstrText xml:space="preserve"> PAGEREF _Toc386458100 \h </w:delInstrText>
            </w:r>
            <w:r>
              <w:rPr>
                <w:noProof/>
                <w:webHidden/>
              </w:rPr>
            </w:r>
            <w:r>
              <w:rPr>
                <w:noProof/>
                <w:webHidden/>
              </w:rPr>
              <w:fldChar w:fldCharType="separate"/>
            </w:r>
            <w:r>
              <w:rPr>
                <w:noProof/>
                <w:webHidden/>
              </w:rPr>
              <w:delText>66</w:delText>
            </w:r>
            <w:r>
              <w:rPr>
                <w:noProof/>
                <w:webHidden/>
              </w:rPr>
              <w:fldChar w:fldCharType="end"/>
            </w:r>
            <w:r w:rsidRPr="001A0D43">
              <w:rPr>
                <w:rStyle w:val="Hyperlink"/>
                <w:noProof/>
              </w:rPr>
              <w:fldChar w:fldCharType="end"/>
            </w:r>
          </w:del>
        </w:p>
        <w:p w14:paraId="0FCEE3EC" w14:textId="77777777" w:rsidR="00A53A70" w:rsidRDefault="00A53A70">
          <w:pPr>
            <w:pStyle w:val="TOC2"/>
            <w:tabs>
              <w:tab w:val="left" w:pos="879"/>
              <w:tab w:val="right" w:leader="dot" w:pos="8664"/>
            </w:tabs>
            <w:rPr>
              <w:del w:id="136" w:author="Jarno Nieminen" w:date="2014-06-11T12:40:00Z"/>
              <w:rFonts w:asciiTheme="minorHAnsi" w:eastAsiaTheme="minorEastAsia" w:hAnsiTheme="minorHAnsi" w:cstheme="minorBidi"/>
              <w:noProof/>
              <w:sz w:val="22"/>
              <w:lang w:eastAsia="sv-SE"/>
            </w:rPr>
          </w:pPr>
          <w:del w:id="13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w:delText>
            </w:r>
            <w:r>
              <w:rPr>
                <w:rFonts w:asciiTheme="minorHAnsi" w:eastAsiaTheme="minorEastAsia" w:hAnsiTheme="minorHAnsi" w:cstheme="minorBidi"/>
                <w:noProof/>
                <w:sz w:val="22"/>
                <w:lang w:eastAsia="sv-SE"/>
              </w:rPr>
              <w:tab/>
            </w:r>
            <w:r w:rsidRPr="001A0D43">
              <w:rPr>
                <w:rStyle w:val="Hyperlink"/>
                <w:noProof/>
              </w:rPr>
              <w:delText>Formatregler</w:delText>
            </w:r>
            <w:r>
              <w:rPr>
                <w:noProof/>
                <w:webHidden/>
              </w:rPr>
              <w:tab/>
            </w:r>
            <w:r>
              <w:rPr>
                <w:noProof/>
                <w:webHidden/>
              </w:rPr>
              <w:fldChar w:fldCharType="begin"/>
            </w:r>
            <w:r>
              <w:rPr>
                <w:noProof/>
                <w:webHidden/>
              </w:rPr>
              <w:delInstrText xml:space="preserve"> PAGEREF _Toc386458101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0F0A80B8" w14:textId="77777777" w:rsidR="00A53A70" w:rsidRDefault="00A53A70">
          <w:pPr>
            <w:pStyle w:val="TOC3"/>
            <w:tabs>
              <w:tab w:val="left" w:pos="1100"/>
              <w:tab w:val="right" w:leader="dot" w:pos="8664"/>
            </w:tabs>
            <w:rPr>
              <w:del w:id="138" w:author="Jarno Nieminen" w:date="2014-06-11T12:40:00Z"/>
              <w:rFonts w:asciiTheme="minorHAnsi" w:eastAsiaTheme="minorEastAsia" w:hAnsiTheme="minorHAnsi" w:cstheme="minorBidi"/>
              <w:noProof/>
              <w:sz w:val="22"/>
              <w:lang w:eastAsia="sv-SE"/>
            </w:rPr>
          </w:pPr>
          <w:del w:id="13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5.3.1</w:delText>
            </w:r>
            <w:r>
              <w:rPr>
                <w:rFonts w:asciiTheme="minorHAnsi" w:eastAsiaTheme="minorEastAsia" w:hAnsiTheme="minorHAnsi" w:cstheme="minorBidi"/>
                <w:noProof/>
                <w:sz w:val="22"/>
                <w:lang w:eastAsia="sv-SE"/>
              </w:rPr>
              <w:tab/>
            </w:r>
            <w:r w:rsidRPr="001A0D43">
              <w:rPr>
                <w:rStyle w:val="Hyperlink"/>
                <w:noProof/>
              </w:rPr>
              <w:delText>Format för datum</w:delText>
            </w:r>
            <w:r>
              <w:rPr>
                <w:noProof/>
                <w:webHidden/>
              </w:rPr>
              <w:tab/>
            </w:r>
            <w:r>
              <w:rPr>
                <w:noProof/>
                <w:webHidden/>
              </w:rPr>
              <w:fldChar w:fldCharType="begin"/>
            </w:r>
            <w:r>
              <w:rPr>
                <w:noProof/>
                <w:webHidden/>
              </w:rPr>
              <w:delInstrText xml:space="preserve"> PAGEREF _Toc386458102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20F8DE39" w14:textId="77777777" w:rsidR="00A53A70" w:rsidRDefault="00A53A70">
          <w:pPr>
            <w:pStyle w:val="TOC3"/>
            <w:tabs>
              <w:tab w:val="left" w:pos="1100"/>
              <w:tab w:val="right" w:leader="dot" w:pos="8664"/>
            </w:tabs>
            <w:rPr>
              <w:del w:id="140" w:author="Jarno Nieminen" w:date="2014-06-11T12:40:00Z"/>
              <w:rFonts w:asciiTheme="minorHAnsi" w:eastAsiaTheme="minorEastAsia" w:hAnsiTheme="minorHAnsi" w:cstheme="minorBidi"/>
              <w:noProof/>
              <w:sz w:val="22"/>
              <w:lang w:eastAsia="sv-SE"/>
            </w:rPr>
          </w:pPr>
          <w:del w:id="14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5.3.2</w:delText>
            </w:r>
            <w:r>
              <w:rPr>
                <w:rFonts w:asciiTheme="minorHAnsi" w:eastAsiaTheme="minorEastAsia" w:hAnsiTheme="minorHAnsi" w:cstheme="minorBidi"/>
                <w:noProof/>
                <w:sz w:val="22"/>
                <w:lang w:eastAsia="sv-SE"/>
              </w:rPr>
              <w:tab/>
            </w:r>
            <w:r w:rsidRPr="001A0D43">
              <w:rPr>
                <w:rStyle w:val="Hyperlink"/>
                <w:noProof/>
              </w:rPr>
              <w:delText>Format för tidpunkter</w:delText>
            </w:r>
            <w:r>
              <w:rPr>
                <w:noProof/>
                <w:webHidden/>
              </w:rPr>
              <w:tab/>
            </w:r>
            <w:r>
              <w:rPr>
                <w:noProof/>
                <w:webHidden/>
              </w:rPr>
              <w:fldChar w:fldCharType="begin"/>
            </w:r>
            <w:r>
              <w:rPr>
                <w:noProof/>
                <w:webHidden/>
              </w:rPr>
              <w:delInstrText xml:space="preserve"> PAGEREF _Toc386458103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06720036" w14:textId="77777777" w:rsidR="00A53A70" w:rsidRDefault="00A53A70">
          <w:pPr>
            <w:pStyle w:val="TOC3"/>
            <w:tabs>
              <w:tab w:val="left" w:pos="1100"/>
              <w:tab w:val="right" w:leader="dot" w:pos="8664"/>
            </w:tabs>
            <w:rPr>
              <w:del w:id="142" w:author="Jarno Nieminen" w:date="2014-06-11T12:40:00Z"/>
              <w:rFonts w:asciiTheme="minorHAnsi" w:eastAsiaTheme="minorEastAsia" w:hAnsiTheme="minorHAnsi" w:cstheme="minorBidi"/>
              <w:noProof/>
              <w:sz w:val="22"/>
              <w:lang w:eastAsia="sv-SE"/>
            </w:rPr>
          </w:pPr>
          <w:del w:id="14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5.3.3</w:delText>
            </w:r>
            <w:r>
              <w:rPr>
                <w:rFonts w:asciiTheme="minorHAnsi" w:eastAsiaTheme="minorEastAsia" w:hAnsiTheme="minorHAnsi" w:cstheme="minorBidi"/>
                <w:noProof/>
                <w:sz w:val="22"/>
                <w:lang w:eastAsia="sv-SE"/>
              </w:rPr>
              <w:tab/>
            </w:r>
            <w:r w:rsidRPr="001A0D43">
              <w:rPr>
                <w:rStyle w:val="Hyperlink"/>
                <w:noProof/>
              </w:rPr>
              <w:delText>Tidszon för tidpunkter</w:delText>
            </w:r>
            <w:r>
              <w:rPr>
                <w:noProof/>
                <w:webHidden/>
              </w:rPr>
              <w:tab/>
            </w:r>
            <w:r>
              <w:rPr>
                <w:noProof/>
                <w:webHidden/>
              </w:rPr>
              <w:fldChar w:fldCharType="begin"/>
            </w:r>
            <w:r>
              <w:rPr>
                <w:noProof/>
                <w:webHidden/>
              </w:rPr>
              <w:delInstrText xml:space="preserve"> PAGEREF _Toc386458104 \h </w:delInstrText>
            </w:r>
            <w:r>
              <w:rPr>
                <w:noProof/>
                <w:webHidden/>
              </w:rPr>
            </w:r>
            <w:r>
              <w:rPr>
                <w:noProof/>
                <w:webHidden/>
              </w:rPr>
              <w:fldChar w:fldCharType="separate"/>
            </w:r>
            <w:r>
              <w:rPr>
                <w:noProof/>
                <w:webHidden/>
              </w:rPr>
              <w:delText>70</w:delText>
            </w:r>
            <w:r>
              <w:rPr>
                <w:noProof/>
                <w:webHidden/>
              </w:rPr>
              <w:fldChar w:fldCharType="end"/>
            </w:r>
            <w:r w:rsidRPr="001A0D43">
              <w:rPr>
                <w:rStyle w:val="Hyperlink"/>
                <w:noProof/>
              </w:rPr>
              <w:fldChar w:fldCharType="end"/>
            </w:r>
          </w:del>
        </w:p>
        <w:p w14:paraId="5E7EC060" w14:textId="77777777" w:rsidR="00A53A70" w:rsidRDefault="00A53A70">
          <w:pPr>
            <w:pStyle w:val="TOC1"/>
            <w:tabs>
              <w:tab w:val="left" w:pos="400"/>
              <w:tab w:val="right" w:leader="dot" w:pos="8664"/>
            </w:tabs>
            <w:rPr>
              <w:del w:id="144" w:author="Jarno Nieminen" w:date="2014-06-11T12:40:00Z"/>
              <w:rFonts w:asciiTheme="minorHAnsi" w:eastAsiaTheme="minorEastAsia" w:hAnsiTheme="minorHAnsi" w:cstheme="minorBidi"/>
              <w:noProof/>
              <w:sz w:val="22"/>
              <w:lang w:eastAsia="sv-SE"/>
            </w:rPr>
          </w:pPr>
          <w:del w:id="14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6</w:delText>
            </w:r>
            <w:r>
              <w:rPr>
                <w:rFonts w:asciiTheme="minorHAnsi" w:eastAsiaTheme="minorEastAsia" w:hAnsiTheme="minorHAnsi" w:cstheme="minorBidi"/>
                <w:noProof/>
                <w:sz w:val="22"/>
                <w:lang w:eastAsia="sv-SE"/>
              </w:rPr>
              <w:tab/>
            </w:r>
            <w:r w:rsidRPr="001A0D43">
              <w:rPr>
                <w:rStyle w:val="Hyperlink"/>
                <w:noProof/>
              </w:rPr>
              <w:delText>Tjänster sammanställning</w:delText>
            </w:r>
            <w:r>
              <w:rPr>
                <w:noProof/>
                <w:webHidden/>
              </w:rPr>
              <w:tab/>
            </w:r>
            <w:r>
              <w:rPr>
                <w:noProof/>
                <w:webHidden/>
              </w:rPr>
              <w:fldChar w:fldCharType="begin"/>
            </w:r>
            <w:r>
              <w:rPr>
                <w:noProof/>
                <w:webHidden/>
              </w:rPr>
              <w:delInstrText xml:space="preserve"> PAGEREF _Toc386458105 \h </w:delInstrText>
            </w:r>
            <w:r>
              <w:rPr>
                <w:noProof/>
                <w:webHidden/>
              </w:rPr>
            </w:r>
            <w:r>
              <w:rPr>
                <w:noProof/>
                <w:webHidden/>
              </w:rPr>
              <w:fldChar w:fldCharType="separate"/>
            </w:r>
            <w:r>
              <w:rPr>
                <w:noProof/>
                <w:webHidden/>
              </w:rPr>
              <w:delText>71</w:delText>
            </w:r>
            <w:r>
              <w:rPr>
                <w:noProof/>
                <w:webHidden/>
              </w:rPr>
              <w:fldChar w:fldCharType="end"/>
            </w:r>
            <w:r w:rsidRPr="001A0D43">
              <w:rPr>
                <w:rStyle w:val="Hyperlink"/>
                <w:noProof/>
              </w:rPr>
              <w:fldChar w:fldCharType="end"/>
            </w:r>
          </w:del>
        </w:p>
        <w:p w14:paraId="3FA71BE2" w14:textId="77777777" w:rsidR="00A53A70" w:rsidRDefault="00A53A70">
          <w:pPr>
            <w:pStyle w:val="TOC1"/>
            <w:tabs>
              <w:tab w:val="left" w:pos="400"/>
              <w:tab w:val="right" w:leader="dot" w:pos="8664"/>
            </w:tabs>
            <w:rPr>
              <w:del w:id="146" w:author="Jarno Nieminen" w:date="2014-06-11T12:40:00Z"/>
              <w:rFonts w:asciiTheme="minorHAnsi" w:eastAsiaTheme="minorEastAsia" w:hAnsiTheme="minorHAnsi" w:cstheme="minorBidi"/>
              <w:noProof/>
              <w:sz w:val="22"/>
              <w:lang w:eastAsia="sv-SE"/>
            </w:rPr>
          </w:pPr>
          <w:del w:id="14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w:delText>
            </w:r>
            <w:r>
              <w:rPr>
                <w:rFonts w:asciiTheme="minorHAnsi" w:eastAsiaTheme="minorEastAsia" w:hAnsiTheme="minorHAnsi" w:cstheme="minorBidi"/>
                <w:noProof/>
                <w:sz w:val="22"/>
                <w:lang w:eastAsia="sv-SE"/>
              </w:rPr>
              <w:tab/>
            </w:r>
            <w:r w:rsidRPr="001A0D43">
              <w:rPr>
                <w:rStyle w:val="Hyperlink"/>
                <w:noProof/>
              </w:rPr>
              <w:delText>Tjänstekontrakt GetFormTemplates</w:delText>
            </w:r>
            <w:r>
              <w:rPr>
                <w:noProof/>
                <w:webHidden/>
              </w:rPr>
              <w:tab/>
            </w:r>
            <w:r>
              <w:rPr>
                <w:noProof/>
                <w:webHidden/>
              </w:rPr>
              <w:fldChar w:fldCharType="begin"/>
            </w:r>
            <w:r>
              <w:rPr>
                <w:noProof/>
                <w:webHidden/>
              </w:rPr>
              <w:delInstrText xml:space="preserve"> PAGEREF _Toc386458106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08E5945B" w14:textId="77777777" w:rsidR="00A53A70" w:rsidRDefault="00A53A70">
          <w:pPr>
            <w:pStyle w:val="TOC2"/>
            <w:tabs>
              <w:tab w:val="left" w:pos="879"/>
              <w:tab w:val="right" w:leader="dot" w:pos="8664"/>
            </w:tabs>
            <w:rPr>
              <w:del w:id="148" w:author="Jarno Nieminen" w:date="2014-06-11T12:40:00Z"/>
              <w:rFonts w:asciiTheme="minorHAnsi" w:eastAsiaTheme="minorEastAsia" w:hAnsiTheme="minorHAnsi" w:cstheme="minorBidi"/>
              <w:noProof/>
              <w:sz w:val="22"/>
              <w:lang w:eastAsia="sv-SE"/>
            </w:rPr>
          </w:pPr>
          <w:del w:id="14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_Toc386458107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6A792612" w14:textId="77777777" w:rsidR="00A53A70" w:rsidRDefault="00A53A70">
          <w:pPr>
            <w:pStyle w:val="TOC2"/>
            <w:tabs>
              <w:tab w:val="left" w:pos="879"/>
              <w:tab w:val="right" w:leader="dot" w:pos="8664"/>
            </w:tabs>
            <w:rPr>
              <w:del w:id="150" w:author="Jarno Nieminen" w:date="2014-06-11T12:40:00Z"/>
              <w:rFonts w:asciiTheme="minorHAnsi" w:eastAsiaTheme="minorEastAsia" w:hAnsiTheme="minorHAnsi" w:cstheme="minorBidi"/>
              <w:noProof/>
              <w:sz w:val="22"/>
              <w:lang w:eastAsia="sv-SE"/>
            </w:rPr>
          </w:pPr>
          <w:del w:id="15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_Toc386458108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44B67786" w14:textId="77777777" w:rsidR="00A53A70" w:rsidRDefault="00A53A70">
          <w:pPr>
            <w:pStyle w:val="TOC2"/>
            <w:tabs>
              <w:tab w:val="left" w:pos="879"/>
              <w:tab w:val="right" w:leader="dot" w:pos="8664"/>
            </w:tabs>
            <w:rPr>
              <w:del w:id="152" w:author="Jarno Nieminen" w:date="2014-06-11T12:40:00Z"/>
              <w:rFonts w:asciiTheme="minorHAnsi" w:eastAsiaTheme="minorEastAsia" w:hAnsiTheme="minorHAnsi" w:cstheme="minorBidi"/>
              <w:noProof/>
              <w:sz w:val="22"/>
              <w:lang w:eastAsia="sv-SE"/>
            </w:rPr>
          </w:pPr>
          <w:del w:id="15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"_Toc386458109"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_Toc386458109 \h </w:delInstrText>
            </w:r>
            <w:r>
              <w:rPr>
                <w:noProof/>
                <w:webHidden/>
              </w:rPr>
            </w:r>
            <w:r>
              <w:rPr>
                <w:noProof/>
                <w:webHidden/>
              </w:rPr>
              <w:fldChar w:fldCharType="separate"/>
            </w:r>
            <w:r>
              <w:rPr>
                <w:noProof/>
                <w:webHidden/>
              </w:rPr>
              <w:delText>72</w:delText>
            </w:r>
            <w:r>
              <w:rPr>
                <w:noProof/>
                <w:webHidden/>
              </w:rPr>
              <w:fldChar w:fldCharType="end"/>
            </w:r>
            <w:r w:rsidRPr="001A0D43">
              <w:rPr>
                <w:rStyle w:val="Hyperlink"/>
                <w:noProof/>
              </w:rPr>
              <w:fldChar w:fldCharType="end"/>
            </w:r>
          </w:del>
        </w:p>
        <w:p w14:paraId="27143A9B" w14:textId="77777777" w:rsidR="00A53A70" w:rsidRDefault="00A53A70">
          <w:pPr>
            <w:pStyle w:val="TOC3"/>
            <w:tabs>
              <w:tab w:val="left" w:pos="1100"/>
              <w:tab w:val="right" w:leader="dot" w:pos="8664"/>
            </w:tabs>
            <w:rPr>
              <w:del w:id="154" w:author="Jarno Nieminen" w:date="2014-06-11T12:40:00Z"/>
              <w:rFonts w:asciiTheme="minorHAnsi" w:eastAsiaTheme="minorEastAsia" w:hAnsiTheme="minorHAnsi" w:cstheme="minorBidi"/>
              <w:noProof/>
              <w:sz w:val="22"/>
              <w:lang w:eastAsia="sv-SE"/>
            </w:rPr>
          </w:pPr>
          <w:del w:id="15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_Toc386458110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4E190780" w14:textId="77777777" w:rsidR="00A53A70" w:rsidRDefault="00A53A70">
          <w:pPr>
            <w:pStyle w:val="TOC2"/>
            <w:tabs>
              <w:tab w:val="left" w:pos="879"/>
              <w:tab w:val="right" w:leader="dot" w:pos="8664"/>
            </w:tabs>
            <w:rPr>
              <w:del w:id="156" w:author="Jarno Nieminen" w:date="2014-06-11T12:40:00Z"/>
              <w:rFonts w:asciiTheme="minorHAnsi" w:eastAsiaTheme="minorEastAsia" w:hAnsiTheme="minorHAnsi" w:cstheme="minorBidi"/>
              <w:noProof/>
              <w:sz w:val="22"/>
              <w:lang w:eastAsia="sv-SE"/>
            </w:rPr>
          </w:pPr>
          <w:del w:id="15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_Toc386458111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3141A65F" w14:textId="77777777" w:rsidR="00A53A70" w:rsidRDefault="00A53A70">
          <w:pPr>
            <w:pStyle w:val="TOC3"/>
            <w:tabs>
              <w:tab w:val="left" w:pos="1100"/>
              <w:tab w:val="right" w:leader="dot" w:pos="8664"/>
            </w:tabs>
            <w:rPr>
              <w:del w:id="158" w:author="Jarno Nieminen" w:date="2014-06-11T12:40:00Z"/>
              <w:rFonts w:asciiTheme="minorHAnsi" w:eastAsiaTheme="minorEastAsia" w:hAnsiTheme="minorHAnsi" w:cstheme="minorBidi"/>
              <w:noProof/>
              <w:sz w:val="22"/>
              <w:lang w:eastAsia="sv-SE"/>
            </w:rPr>
          </w:pPr>
          <w:del w:id="15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_Toc386458112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3E98616E" w14:textId="77777777" w:rsidR="00A53A70" w:rsidRDefault="00A53A70">
          <w:pPr>
            <w:pStyle w:val="TOC3"/>
            <w:tabs>
              <w:tab w:val="left" w:pos="1100"/>
              <w:tab w:val="right" w:leader="dot" w:pos="8664"/>
            </w:tabs>
            <w:rPr>
              <w:del w:id="160" w:author="Jarno Nieminen" w:date="2014-06-11T12:40:00Z"/>
              <w:rFonts w:asciiTheme="minorHAnsi" w:eastAsiaTheme="minorEastAsia" w:hAnsiTheme="minorHAnsi" w:cstheme="minorBidi"/>
              <w:noProof/>
              <w:sz w:val="22"/>
              <w:lang w:eastAsia="sv-SE"/>
            </w:rPr>
          </w:pPr>
          <w:del w:id="16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_Toc386458113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76DE8768" w14:textId="77777777" w:rsidR="00A53A70" w:rsidRDefault="00A53A70">
          <w:pPr>
            <w:pStyle w:val="TOC2"/>
            <w:tabs>
              <w:tab w:val="left" w:pos="879"/>
              <w:tab w:val="right" w:leader="dot" w:pos="8664"/>
            </w:tabs>
            <w:rPr>
              <w:del w:id="162" w:author="Jarno Nieminen" w:date="2014-06-11T12:40:00Z"/>
              <w:rFonts w:asciiTheme="minorHAnsi" w:eastAsiaTheme="minorEastAsia" w:hAnsiTheme="minorHAnsi" w:cstheme="minorBidi"/>
              <w:noProof/>
              <w:sz w:val="22"/>
              <w:lang w:eastAsia="sv-SE"/>
            </w:rPr>
          </w:pPr>
          <w:del w:id="16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7.5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_Toc386458114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51FDA7CD" w14:textId="77777777" w:rsidR="00A53A70" w:rsidRDefault="00A53A70">
          <w:pPr>
            <w:pStyle w:val="TOC1"/>
            <w:tabs>
              <w:tab w:val="left" w:pos="400"/>
              <w:tab w:val="right" w:leader="dot" w:pos="8664"/>
            </w:tabs>
            <w:rPr>
              <w:del w:id="164" w:author="Jarno Nieminen" w:date="2014-06-11T12:40:00Z"/>
              <w:rFonts w:asciiTheme="minorHAnsi" w:eastAsiaTheme="minorEastAsia" w:hAnsiTheme="minorHAnsi" w:cstheme="minorBidi"/>
              <w:noProof/>
              <w:sz w:val="22"/>
              <w:lang w:eastAsia="sv-SE"/>
            </w:rPr>
          </w:pPr>
          <w:del w:id="16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w:delText>
            </w:r>
            <w:r>
              <w:rPr>
                <w:rFonts w:asciiTheme="minorHAnsi" w:eastAsiaTheme="minorEastAsia" w:hAnsiTheme="minorHAnsi" w:cstheme="minorBidi"/>
                <w:noProof/>
                <w:sz w:val="22"/>
                <w:lang w:eastAsia="sv-SE"/>
              </w:rPr>
              <w:tab/>
            </w:r>
            <w:r w:rsidRPr="001A0D43">
              <w:rPr>
                <w:rStyle w:val="Hyperlink"/>
                <w:noProof/>
              </w:rPr>
              <w:delText>Tjänstekontrakt CreateForm</w:delText>
            </w:r>
            <w:r>
              <w:rPr>
                <w:noProof/>
                <w:webHidden/>
              </w:rPr>
              <w:tab/>
            </w:r>
            <w:r>
              <w:rPr>
                <w:noProof/>
                <w:webHidden/>
              </w:rPr>
              <w:fldChar w:fldCharType="begin"/>
            </w:r>
            <w:r>
              <w:rPr>
                <w:noProof/>
                <w:webHidden/>
              </w:rPr>
              <w:delInstrText xml:space="preserve"> PAGEREF _Toc386458115 \h </w:delInstrText>
            </w:r>
            <w:r>
              <w:rPr>
                <w:noProof/>
                <w:webHidden/>
              </w:rPr>
            </w:r>
            <w:r>
              <w:rPr>
                <w:noProof/>
                <w:webHidden/>
              </w:rPr>
              <w:fldChar w:fldCharType="separate"/>
            </w:r>
            <w:r>
              <w:rPr>
                <w:noProof/>
                <w:webHidden/>
              </w:rPr>
              <w:delText>73</w:delText>
            </w:r>
            <w:r>
              <w:rPr>
                <w:noProof/>
                <w:webHidden/>
              </w:rPr>
              <w:fldChar w:fldCharType="end"/>
            </w:r>
            <w:r w:rsidRPr="001A0D43">
              <w:rPr>
                <w:rStyle w:val="Hyperlink"/>
                <w:noProof/>
              </w:rPr>
              <w:fldChar w:fldCharType="end"/>
            </w:r>
          </w:del>
        </w:p>
        <w:p w14:paraId="0B1B499A" w14:textId="77777777" w:rsidR="00A53A70" w:rsidRDefault="00A53A70">
          <w:pPr>
            <w:pStyle w:val="TOC2"/>
            <w:tabs>
              <w:tab w:val="left" w:pos="879"/>
              <w:tab w:val="right" w:leader="dot" w:pos="8664"/>
            </w:tabs>
            <w:rPr>
              <w:del w:id="166" w:author="Jarno Nieminen" w:date="2014-06-11T12:40:00Z"/>
              <w:rFonts w:asciiTheme="minorHAnsi" w:eastAsiaTheme="minorEastAsia" w:hAnsiTheme="minorHAnsi" w:cstheme="minorBidi"/>
              <w:noProof/>
              <w:sz w:val="22"/>
              <w:lang w:eastAsia="sv-SE"/>
            </w:rPr>
          </w:pPr>
          <w:del w:id="16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_Toc386458116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30E36287" w14:textId="77777777" w:rsidR="00A53A70" w:rsidRDefault="00A53A70">
          <w:pPr>
            <w:pStyle w:val="TOC2"/>
            <w:tabs>
              <w:tab w:val="left" w:pos="879"/>
              <w:tab w:val="right" w:leader="dot" w:pos="8664"/>
            </w:tabs>
            <w:rPr>
              <w:del w:id="168" w:author="Jarno Nieminen" w:date="2014-06-11T12:40:00Z"/>
              <w:rFonts w:asciiTheme="minorHAnsi" w:eastAsiaTheme="minorEastAsia" w:hAnsiTheme="minorHAnsi" w:cstheme="minorBidi"/>
              <w:noProof/>
              <w:sz w:val="22"/>
              <w:lang w:eastAsia="sv-SE"/>
            </w:rPr>
          </w:pPr>
          <w:del w:id="16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_Toc386458117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1E4796C2" w14:textId="77777777" w:rsidR="00A53A70" w:rsidRDefault="00A53A70">
          <w:pPr>
            <w:pStyle w:val="TOC2"/>
            <w:tabs>
              <w:tab w:val="left" w:pos="879"/>
              <w:tab w:val="right" w:leader="dot" w:pos="8664"/>
            </w:tabs>
            <w:rPr>
              <w:del w:id="170" w:author="Jarno Nieminen" w:date="2014-06-11T12:40:00Z"/>
              <w:rFonts w:asciiTheme="minorHAnsi" w:eastAsiaTheme="minorEastAsia" w:hAnsiTheme="minorHAnsi" w:cstheme="minorBidi"/>
              <w:noProof/>
              <w:sz w:val="22"/>
              <w:lang w:eastAsia="sv-SE"/>
            </w:rPr>
          </w:pPr>
          <w:del w:id="17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"_Toc386458118"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_Toc386458118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3B6F4F6B" w14:textId="77777777" w:rsidR="00A53A70" w:rsidRDefault="00A53A70">
          <w:pPr>
            <w:pStyle w:val="TOC3"/>
            <w:tabs>
              <w:tab w:val="left" w:pos="1100"/>
              <w:tab w:val="right" w:leader="dot" w:pos="8664"/>
            </w:tabs>
            <w:rPr>
              <w:del w:id="172" w:author="Jarno Nieminen" w:date="2014-06-11T12:40:00Z"/>
              <w:rFonts w:asciiTheme="minorHAnsi" w:eastAsiaTheme="minorEastAsia" w:hAnsiTheme="minorHAnsi" w:cstheme="minorBidi"/>
              <w:noProof/>
              <w:sz w:val="22"/>
              <w:lang w:eastAsia="sv-SE"/>
            </w:rPr>
          </w:pPr>
          <w:del w:id="17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_Toc386458121 \h </w:delInstrText>
            </w:r>
            <w:r>
              <w:rPr>
                <w:noProof/>
                <w:webHidden/>
              </w:rPr>
            </w:r>
            <w:r>
              <w:rPr>
                <w:noProof/>
                <w:webHidden/>
              </w:rPr>
              <w:fldChar w:fldCharType="separate"/>
            </w:r>
            <w:r>
              <w:rPr>
                <w:noProof/>
                <w:webHidden/>
              </w:rPr>
              <w:delText>74</w:delText>
            </w:r>
            <w:r>
              <w:rPr>
                <w:noProof/>
                <w:webHidden/>
              </w:rPr>
              <w:fldChar w:fldCharType="end"/>
            </w:r>
            <w:r w:rsidRPr="001A0D43">
              <w:rPr>
                <w:rStyle w:val="Hyperlink"/>
                <w:noProof/>
              </w:rPr>
              <w:fldChar w:fldCharType="end"/>
            </w:r>
          </w:del>
        </w:p>
        <w:p w14:paraId="38468587" w14:textId="77777777" w:rsidR="00A53A70" w:rsidRDefault="00A53A70">
          <w:pPr>
            <w:pStyle w:val="TOC2"/>
            <w:tabs>
              <w:tab w:val="left" w:pos="879"/>
              <w:tab w:val="right" w:leader="dot" w:pos="8664"/>
            </w:tabs>
            <w:rPr>
              <w:del w:id="174" w:author="Jarno Nieminen" w:date="2014-06-11T12:40:00Z"/>
              <w:rFonts w:asciiTheme="minorHAnsi" w:eastAsiaTheme="minorEastAsia" w:hAnsiTheme="minorHAnsi" w:cstheme="minorBidi"/>
              <w:noProof/>
              <w:sz w:val="22"/>
              <w:lang w:eastAsia="sv-SE"/>
            </w:rPr>
          </w:pPr>
          <w:del w:id="17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_Toc386458122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047D54BA" w14:textId="77777777" w:rsidR="00A53A70" w:rsidRDefault="00A53A70">
          <w:pPr>
            <w:pStyle w:val="TOC3"/>
            <w:tabs>
              <w:tab w:val="left" w:pos="1100"/>
              <w:tab w:val="right" w:leader="dot" w:pos="8664"/>
            </w:tabs>
            <w:rPr>
              <w:del w:id="176" w:author="Jarno Nieminen" w:date="2014-06-11T12:40:00Z"/>
              <w:rFonts w:asciiTheme="minorHAnsi" w:eastAsiaTheme="minorEastAsia" w:hAnsiTheme="minorHAnsi" w:cstheme="minorBidi"/>
              <w:noProof/>
              <w:sz w:val="22"/>
              <w:lang w:eastAsia="sv-SE"/>
            </w:rPr>
          </w:pPr>
          <w:del w:id="17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_Toc386458123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57281E63" w14:textId="77777777" w:rsidR="00A53A70" w:rsidRDefault="00A53A70">
          <w:pPr>
            <w:pStyle w:val="TOC3"/>
            <w:tabs>
              <w:tab w:val="left" w:pos="1100"/>
              <w:tab w:val="right" w:leader="dot" w:pos="8664"/>
            </w:tabs>
            <w:rPr>
              <w:del w:id="178" w:author="Jarno Nieminen" w:date="2014-06-11T12:40:00Z"/>
              <w:rFonts w:asciiTheme="minorHAnsi" w:eastAsiaTheme="minorEastAsia" w:hAnsiTheme="minorHAnsi" w:cstheme="minorBidi"/>
              <w:noProof/>
              <w:sz w:val="22"/>
              <w:lang w:eastAsia="sv-SE"/>
            </w:rPr>
          </w:pPr>
          <w:del w:id="17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_Toc386458124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3922AC5C" w14:textId="77777777" w:rsidR="00A53A70" w:rsidRDefault="00A53A70">
          <w:pPr>
            <w:pStyle w:val="TOC2"/>
            <w:tabs>
              <w:tab w:val="left" w:pos="879"/>
              <w:tab w:val="right" w:leader="dot" w:pos="8664"/>
            </w:tabs>
            <w:rPr>
              <w:del w:id="180" w:author="Jarno Nieminen" w:date="2014-06-11T12:40:00Z"/>
              <w:rFonts w:asciiTheme="minorHAnsi" w:eastAsiaTheme="minorEastAsia" w:hAnsiTheme="minorHAnsi" w:cstheme="minorBidi"/>
              <w:noProof/>
              <w:sz w:val="22"/>
              <w:lang w:eastAsia="sv-SE"/>
            </w:rPr>
          </w:pPr>
          <w:del w:id="18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8.5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_Toc386458125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023B0A96" w14:textId="77777777" w:rsidR="00A53A70" w:rsidRDefault="00A53A70">
          <w:pPr>
            <w:pStyle w:val="TOC1"/>
            <w:tabs>
              <w:tab w:val="left" w:pos="400"/>
              <w:tab w:val="right" w:leader="dot" w:pos="8664"/>
            </w:tabs>
            <w:rPr>
              <w:del w:id="182" w:author="Jarno Nieminen" w:date="2014-06-11T12:40:00Z"/>
              <w:rFonts w:asciiTheme="minorHAnsi" w:eastAsiaTheme="minorEastAsia" w:hAnsiTheme="minorHAnsi" w:cstheme="minorBidi"/>
              <w:noProof/>
              <w:sz w:val="22"/>
              <w:lang w:eastAsia="sv-SE"/>
            </w:rPr>
          </w:pPr>
          <w:del w:id="18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w:delText>
            </w:r>
            <w:r>
              <w:rPr>
                <w:rFonts w:asciiTheme="minorHAnsi" w:eastAsiaTheme="minorEastAsia" w:hAnsiTheme="minorHAnsi" w:cstheme="minorBidi"/>
                <w:noProof/>
                <w:sz w:val="22"/>
                <w:lang w:eastAsia="sv-SE"/>
              </w:rPr>
              <w:tab/>
            </w:r>
            <w:r w:rsidRPr="001A0D43">
              <w:rPr>
                <w:rStyle w:val="Hyperlink"/>
                <w:noProof/>
              </w:rPr>
              <w:delText>Tjänstekontrakt GetForms</w:delText>
            </w:r>
            <w:r>
              <w:rPr>
                <w:noProof/>
                <w:webHidden/>
              </w:rPr>
              <w:tab/>
            </w:r>
            <w:r>
              <w:rPr>
                <w:noProof/>
                <w:webHidden/>
              </w:rPr>
              <w:fldChar w:fldCharType="begin"/>
            </w:r>
            <w:r>
              <w:rPr>
                <w:noProof/>
                <w:webHidden/>
              </w:rPr>
              <w:delInstrText xml:space="preserve"> PAGEREF _Toc386458126 \h </w:delInstrText>
            </w:r>
            <w:r>
              <w:rPr>
                <w:noProof/>
                <w:webHidden/>
              </w:rPr>
            </w:r>
            <w:r>
              <w:rPr>
                <w:noProof/>
                <w:webHidden/>
              </w:rPr>
              <w:fldChar w:fldCharType="separate"/>
            </w:r>
            <w:r>
              <w:rPr>
                <w:noProof/>
                <w:webHidden/>
              </w:rPr>
              <w:delText>75</w:delText>
            </w:r>
            <w:r>
              <w:rPr>
                <w:noProof/>
                <w:webHidden/>
              </w:rPr>
              <w:fldChar w:fldCharType="end"/>
            </w:r>
            <w:r w:rsidRPr="001A0D43">
              <w:rPr>
                <w:rStyle w:val="Hyperlink"/>
                <w:noProof/>
              </w:rPr>
              <w:fldChar w:fldCharType="end"/>
            </w:r>
          </w:del>
        </w:p>
        <w:p w14:paraId="2E11C2B5" w14:textId="77777777" w:rsidR="00A53A70" w:rsidRDefault="00A53A70">
          <w:pPr>
            <w:pStyle w:val="TOC2"/>
            <w:tabs>
              <w:tab w:val="left" w:pos="879"/>
              <w:tab w:val="right" w:leader="dot" w:pos="8664"/>
            </w:tabs>
            <w:rPr>
              <w:del w:id="184" w:author="Jarno Nieminen" w:date="2014-06-11T12:40:00Z"/>
              <w:rFonts w:asciiTheme="minorHAnsi" w:eastAsiaTheme="minorEastAsia" w:hAnsiTheme="minorHAnsi" w:cstheme="minorBidi"/>
              <w:noProof/>
              <w:sz w:val="22"/>
              <w:lang w:eastAsia="sv-SE"/>
            </w:rPr>
          </w:pPr>
          <w:del w:id="18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_Toc386458127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7A6765A8" w14:textId="77777777" w:rsidR="00A53A70" w:rsidRDefault="00A53A70">
          <w:pPr>
            <w:pStyle w:val="TOC2"/>
            <w:tabs>
              <w:tab w:val="left" w:pos="879"/>
              <w:tab w:val="right" w:leader="dot" w:pos="8664"/>
            </w:tabs>
            <w:rPr>
              <w:del w:id="186" w:author="Jarno Nieminen" w:date="2014-06-11T12:40:00Z"/>
              <w:rFonts w:asciiTheme="minorHAnsi" w:eastAsiaTheme="minorEastAsia" w:hAnsiTheme="minorHAnsi" w:cstheme="minorBidi"/>
              <w:noProof/>
              <w:sz w:val="22"/>
              <w:lang w:eastAsia="sv-SE"/>
            </w:rPr>
          </w:pPr>
          <w:del w:id="18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_Toc386458128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6BB3CEF2" w14:textId="77777777" w:rsidR="00A53A70" w:rsidRDefault="00A53A70">
          <w:pPr>
            <w:pStyle w:val="TOC2"/>
            <w:tabs>
              <w:tab w:val="left" w:pos="879"/>
              <w:tab w:val="right" w:leader="dot" w:pos="8664"/>
            </w:tabs>
            <w:rPr>
              <w:del w:id="188" w:author="Jarno Nieminen" w:date="2014-06-11T12:40:00Z"/>
              <w:rFonts w:asciiTheme="minorHAnsi" w:eastAsiaTheme="minorEastAsia" w:hAnsiTheme="minorHAnsi" w:cstheme="minorBidi"/>
              <w:noProof/>
              <w:sz w:val="22"/>
              <w:lang w:eastAsia="sv-SE"/>
            </w:rPr>
          </w:pPr>
          <w:del w:id="18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"_Toc386458129"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_Toc386458129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6C170FEC" w14:textId="77777777" w:rsidR="00A53A70" w:rsidRDefault="00A53A70">
          <w:pPr>
            <w:pStyle w:val="TOC3"/>
            <w:tabs>
              <w:tab w:val="left" w:pos="1100"/>
              <w:tab w:val="right" w:leader="dot" w:pos="8664"/>
            </w:tabs>
            <w:rPr>
              <w:del w:id="190" w:author="Jarno Nieminen" w:date="2014-06-11T12:40:00Z"/>
              <w:rFonts w:asciiTheme="minorHAnsi" w:eastAsiaTheme="minorEastAsia" w:hAnsiTheme="minorHAnsi" w:cstheme="minorBidi"/>
              <w:noProof/>
              <w:sz w:val="22"/>
              <w:lang w:eastAsia="sv-SE"/>
            </w:rPr>
          </w:pPr>
          <w:del w:id="19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_Toc386458131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4BCAD43C" w14:textId="77777777" w:rsidR="00A53A70" w:rsidRDefault="00A53A70">
          <w:pPr>
            <w:pStyle w:val="TOC2"/>
            <w:tabs>
              <w:tab w:val="left" w:pos="879"/>
              <w:tab w:val="right" w:leader="dot" w:pos="8664"/>
            </w:tabs>
            <w:rPr>
              <w:del w:id="192" w:author="Jarno Nieminen" w:date="2014-06-11T12:40:00Z"/>
              <w:rFonts w:asciiTheme="minorHAnsi" w:eastAsiaTheme="minorEastAsia" w:hAnsiTheme="minorHAnsi" w:cstheme="minorBidi"/>
              <w:noProof/>
              <w:sz w:val="22"/>
              <w:lang w:eastAsia="sv-SE"/>
            </w:rPr>
          </w:pPr>
          <w:del w:id="19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_Toc386458132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3F3CD33F" w14:textId="77777777" w:rsidR="00A53A70" w:rsidRDefault="00A53A70">
          <w:pPr>
            <w:pStyle w:val="TOC3"/>
            <w:tabs>
              <w:tab w:val="left" w:pos="1100"/>
              <w:tab w:val="right" w:leader="dot" w:pos="8664"/>
            </w:tabs>
            <w:rPr>
              <w:del w:id="194" w:author="Jarno Nieminen" w:date="2014-06-11T12:40:00Z"/>
              <w:rFonts w:asciiTheme="minorHAnsi" w:eastAsiaTheme="minorEastAsia" w:hAnsiTheme="minorHAnsi" w:cstheme="minorBidi"/>
              <w:noProof/>
              <w:sz w:val="22"/>
              <w:lang w:eastAsia="sv-SE"/>
            </w:rPr>
          </w:pPr>
          <w:del w:id="19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_Toc386458133 \h </w:delInstrText>
            </w:r>
            <w:r>
              <w:rPr>
                <w:noProof/>
                <w:webHidden/>
              </w:rPr>
            </w:r>
            <w:r>
              <w:rPr>
                <w:noProof/>
                <w:webHidden/>
              </w:rPr>
              <w:fldChar w:fldCharType="separate"/>
            </w:r>
            <w:r>
              <w:rPr>
                <w:noProof/>
                <w:webHidden/>
              </w:rPr>
              <w:delText>76</w:delText>
            </w:r>
            <w:r>
              <w:rPr>
                <w:noProof/>
                <w:webHidden/>
              </w:rPr>
              <w:fldChar w:fldCharType="end"/>
            </w:r>
            <w:r w:rsidRPr="001A0D43">
              <w:rPr>
                <w:rStyle w:val="Hyperlink"/>
                <w:noProof/>
              </w:rPr>
              <w:fldChar w:fldCharType="end"/>
            </w:r>
          </w:del>
        </w:p>
        <w:p w14:paraId="1B80DC60" w14:textId="77777777" w:rsidR="00A53A70" w:rsidRDefault="00A53A70">
          <w:pPr>
            <w:pStyle w:val="TOC3"/>
            <w:tabs>
              <w:tab w:val="left" w:pos="1100"/>
              <w:tab w:val="right" w:leader="dot" w:pos="8664"/>
            </w:tabs>
            <w:rPr>
              <w:del w:id="196" w:author="Jarno Nieminen" w:date="2014-06-11T12:40:00Z"/>
              <w:rFonts w:asciiTheme="minorHAnsi" w:eastAsiaTheme="minorEastAsia" w:hAnsiTheme="minorHAnsi" w:cstheme="minorBidi"/>
              <w:noProof/>
              <w:sz w:val="22"/>
              <w:lang w:eastAsia="sv-SE"/>
            </w:rPr>
          </w:pPr>
          <w:del w:id="19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_Toc386458134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3993031A" w14:textId="77777777" w:rsidR="00A53A70" w:rsidRDefault="00A53A70">
          <w:pPr>
            <w:pStyle w:val="TOC2"/>
            <w:tabs>
              <w:tab w:val="left" w:pos="879"/>
              <w:tab w:val="right" w:leader="dot" w:pos="8664"/>
            </w:tabs>
            <w:rPr>
              <w:del w:id="198" w:author="Jarno Nieminen" w:date="2014-06-11T12:40:00Z"/>
              <w:rFonts w:asciiTheme="minorHAnsi" w:eastAsiaTheme="minorEastAsia" w:hAnsiTheme="minorHAnsi" w:cstheme="minorBidi"/>
              <w:noProof/>
              <w:sz w:val="22"/>
              <w:lang w:eastAsia="sv-SE"/>
            </w:rPr>
          </w:pPr>
          <w:del w:id="19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9.5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_Toc386458135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57EAC713" w14:textId="77777777" w:rsidR="00A53A70" w:rsidRDefault="00A53A70">
          <w:pPr>
            <w:pStyle w:val="TOC1"/>
            <w:tabs>
              <w:tab w:val="left" w:pos="658"/>
              <w:tab w:val="right" w:leader="dot" w:pos="8664"/>
            </w:tabs>
            <w:rPr>
              <w:del w:id="200" w:author="Jarno Nieminen" w:date="2014-06-11T12:40:00Z"/>
              <w:rFonts w:asciiTheme="minorHAnsi" w:eastAsiaTheme="minorEastAsia" w:hAnsiTheme="minorHAnsi" w:cstheme="minorBidi"/>
              <w:noProof/>
              <w:sz w:val="22"/>
              <w:lang w:eastAsia="sv-SE"/>
            </w:rPr>
          </w:pPr>
          <w:del w:id="20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w:delText>
            </w:r>
            <w:r>
              <w:rPr>
                <w:rFonts w:asciiTheme="minorHAnsi" w:eastAsiaTheme="minorEastAsia" w:hAnsiTheme="minorHAnsi" w:cstheme="minorBidi"/>
                <w:noProof/>
                <w:sz w:val="22"/>
                <w:lang w:eastAsia="sv-SE"/>
              </w:rPr>
              <w:tab/>
            </w:r>
            <w:r w:rsidRPr="001A0D43">
              <w:rPr>
                <w:rStyle w:val="Hyperlink"/>
                <w:noProof/>
              </w:rPr>
              <w:delText>Tjänstekontrakt GetForm</w:delText>
            </w:r>
            <w:r>
              <w:rPr>
                <w:noProof/>
                <w:webHidden/>
              </w:rPr>
              <w:tab/>
            </w:r>
            <w:r>
              <w:rPr>
                <w:noProof/>
                <w:webHidden/>
              </w:rPr>
              <w:fldChar w:fldCharType="begin"/>
            </w:r>
            <w:r>
              <w:rPr>
                <w:noProof/>
                <w:webHidden/>
              </w:rPr>
              <w:delInstrText xml:space="preserve"> PAGEREF _Toc386458136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64E3FA71" w14:textId="77777777" w:rsidR="00A53A70" w:rsidRDefault="00A53A70">
          <w:pPr>
            <w:pStyle w:val="TOC2"/>
            <w:tabs>
              <w:tab w:val="left" w:pos="879"/>
              <w:tab w:val="right" w:leader="dot" w:pos="8664"/>
            </w:tabs>
            <w:rPr>
              <w:del w:id="202" w:author="Jarno Nieminen" w:date="2014-06-11T12:40:00Z"/>
              <w:rFonts w:asciiTheme="minorHAnsi" w:eastAsiaTheme="minorEastAsia" w:hAnsiTheme="minorHAnsi" w:cstheme="minorBidi"/>
              <w:noProof/>
              <w:sz w:val="22"/>
              <w:lang w:eastAsia="sv-SE"/>
            </w:rPr>
          </w:pPr>
          <w:del w:id="20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_Toc386458137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190BB963" w14:textId="77777777" w:rsidR="00A53A70" w:rsidRDefault="00A53A70">
          <w:pPr>
            <w:pStyle w:val="TOC2"/>
            <w:tabs>
              <w:tab w:val="left" w:pos="879"/>
              <w:tab w:val="right" w:leader="dot" w:pos="8664"/>
            </w:tabs>
            <w:rPr>
              <w:del w:id="204" w:author="Jarno Nieminen" w:date="2014-06-11T12:40:00Z"/>
              <w:rFonts w:asciiTheme="minorHAnsi" w:eastAsiaTheme="minorEastAsia" w:hAnsiTheme="minorHAnsi" w:cstheme="minorBidi"/>
              <w:noProof/>
              <w:sz w:val="22"/>
              <w:lang w:eastAsia="sv-SE"/>
            </w:rPr>
          </w:pPr>
          <w:del w:id="20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_Toc386458138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71D3D9DD" w14:textId="77777777" w:rsidR="00A53A70" w:rsidRDefault="00A53A70">
          <w:pPr>
            <w:pStyle w:val="TOC2"/>
            <w:tabs>
              <w:tab w:val="left" w:pos="879"/>
              <w:tab w:val="right" w:leader="dot" w:pos="8664"/>
            </w:tabs>
            <w:rPr>
              <w:del w:id="206" w:author="Jarno Nieminen" w:date="2014-06-11T12:40:00Z"/>
              <w:rFonts w:asciiTheme="minorHAnsi" w:eastAsiaTheme="minorEastAsia" w:hAnsiTheme="minorHAnsi" w:cstheme="minorBidi"/>
              <w:noProof/>
              <w:sz w:val="22"/>
              <w:lang w:eastAsia="sv-SE"/>
            </w:rPr>
          </w:pPr>
          <w:del w:id="20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"_Toc386458139"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_Toc386458139 \h </w:delInstrText>
            </w:r>
            <w:r>
              <w:rPr>
                <w:noProof/>
                <w:webHidden/>
              </w:rPr>
            </w:r>
            <w:r>
              <w:rPr>
                <w:noProof/>
                <w:webHidden/>
              </w:rPr>
              <w:fldChar w:fldCharType="separate"/>
            </w:r>
            <w:r>
              <w:rPr>
                <w:noProof/>
                <w:webHidden/>
              </w:rPr>
              <w:delText>77</w:delText>
            </w:r>
            <w:r>
              <w:rPr>
                <w:noProof/>
                <w:webHidden/>
              </w:rPr>
              <w:fldChar w:fldCharType="end"/>
            </w:r>
            <w:r w:rsidRPr="001A0D43">
              <w:rPr>
                <w:rStyle w:val="Hyperlink"/>
                <w:noProof/>
              </w:rPr>
              <w:fldChar w:fldCharType="end"/>
            </w:r>
          </w:del>
        </w:p>
        <w:p w14:paraId="6759D763" w14:textId="77777777" w:rsidR="00A53A70" w:rsidRDefault="00A53A70">
          <w:pPr>
            <w:pStyle w:val="TOC3"/>
            <w:tabs>
              <w:tab w:val="left" w:pos="1321"/>
              <w:tab w:val="right" w:leader="dot" w:pos="8664"/>
            </w:tabs>
            <w:rPr>
              <w:del w:id="208" w:author="Jarno Nieminen" w:date="2014-06-11T12:40:00Z"/>
              <w:rFonts w:asciiTheme="minorHAnsi" w:eastAsiaTheme="minorEastAsia" w:hAnsiTheme="minorHAnsi" w:cstheme="minorBidi"/>
              <w:noProof/>
              <w:sz w:val="22"/>
              <w:lang w:eastAsia="sv-SE"/>
            </w:rPr>
          </w:pPr>
          <w:del w:id="20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_Toc386458140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7CA8E493" w14:textId="77777777" w:rsidR="00A53A70" w:rsidRDefault="00A53A70">
          <w:pPr>
            <w:pStyle w:val="TOC2"/>
            <w:tabs>
              <w:tab w:val="left" w:pos="879"/>
              <w:tab w:val="right" w:leader="dot" w:pos="8664"/>
            </w:tabs>
            <w:rPr>
              <w:del w:id="210" w:author="Jarno Nieminen" w:date="2014-06-11T12:40:00Z"/>
              <w:rFonts w:asciiTheme="minorHAnsi" w:eastAsiaTheme="minorEastAsia" w:hAnsiTheme="minorHAnsi" w:cstheme="minorBidi"/>
              <w:noProof/>
              <w:sz w:val="22"/>
              <w:lang w:eastAsia="sv-SE"/>
            </w:rPr>
          </w:pPr>
          <w:del w:id="21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_Toc386458141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7655E604" w14:textId="77777777" w:rsidR="00A53A70" w:rsidRDefault="00A53A70">
          <w:pPr>
            <w:pStyle w:val="TOC3"/>
            <w:tabs>
              <w:tab w:val="left" w:pos="1321"/>
              <w:tab w:val="right" w:leader="dot" w:pos="8664"/>
            </w:tabs>
            <w:rPr>
              <w:del w:id="212" w:author="Jarno Nieminen" w:date="2014-06-11T12:40:00Z"/>
              <w:rFonts w:asciiTheme="minorHAnsi" w:eastAsiaTheme="minorEastAsia" w:hAnsiTheme="minorHAnsi" w:cstheme="minorBidi"/>
              <w:noProof/>
              <w:sz w:val="22"/>
              <w:lang w:eastAsia="sv-SE"/>
            </w:rPr>
          </w:pPr>
          <w:del w:id="21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_Toc386458142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58662927" w14:textId="77777777" w:rsidR="00A53A70" w:rsidRDefault="00A53A70">
          <w:pPr>
            <w:pStyle w:val="TOC3"/>
            <w:tabs>
              <w:tab w:val="left" w:pos="1321"/>
              <w:tab w:val="right" w:leader="dot" w:pos="8664"/>
            </w:tabs>
            <w:rPr>
              <w:del w:id="214" w:author="Jarno Nieminen" w:date="2014-06-11T12:40:00Z"/>
              <w:rFonts w:asciiTheme="minorHAnsi" w:eastAsiaTheme="minorEastAsia" w:hAnsiTheme="minorHAnsi" w:cstheme="minorBidi"/>
              <w:noProof/>
              <w:sz w:val="22"/>
              <w:lang w:eastAsia="sv-SE"/>
            </w:rPr>
          </w:pPr>
          <w:del w:id="21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_Toc386458143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6245A731" w14:textId="77777777" w:rsidR="00A53A70" w:rsidRDefault="00A53A70">
          <w:pPr>
            <w:pStyle w:val="TOC2"/>
            <w:tabs>
              <w:tab w:val="left" w:pos="879"/>
              <w:tab w:val="right" w:leader="dot" w:pos="8664"/>
            </w:tabs>
            <w:rPr>
              <w:del w:id="216" w:author="Jarno Nieminen" w:date="2014-06-11T12:40:00Z"/>
              <w:rFonts w:asciiTheme="minorHAnsi" w:eastAsiaTheme="minorEastAsia" w:hAnsiTheme="minorHAnsi" w:cstheme="minorBidi"/>
              <w:noProof/>
              <w:sz w:val="22"/>
              <w:lang w:eastAsia="sv-SE"/>
            </w:rPr>
          </w:pPr>
          <w:del w:id="21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10.5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_Toc386458144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252BDD77" w14:textId="77777777" w:rsidR="00A53A70" w:rsidRDefault="00A53A70">
          <w:pPr>
            <w:pStyle w:val="TOC1"/>
            <w:tabs>
              <w:tab w:val="left" w:pos="400"/>
              <w:tab w:val="right" w:leader="dot" w:pos="8664"/>
            </w:tabs>
            <w:rPr>
              <w:del w:id="218" w:author="Jarno Nieminen" w:date="2014-06-11T12:40:00Z"/>
              <w:rFonts w:asciiTheme="minorHAnsi" w:eastAsiaTheme="minorEastAsia" w:hAnsiTheme="minorHAnsi" w:cstheme="minorBidi"/>
              <w:noProof/>
              <w:sz w:val="22"/>
              <w:lang w:eastAsia="sv-SE"/>
            </w:rPr>
          </w:pPr>
          <w:del w:id="21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w:delText>
            </w:r>
            <w:r>
              <w:rPr>
                <w:rFonts w:asciiTheme="minorHAnsi" w:eastAsiaTheme="minorEastAsia" w:hAnsiTheme="minorHAnsi" w:cstheme="minorBidi"/>
                <w:noProof/>
                <w:sz w:val="22"/>
                <w:lang w:eastAsia="sv-SE"/>
              </w:rPr>
              <w:tab/>
            </w:r>
            <w:r w:rsidRPr="001A0D43">
              <w:rPr>
                <w:rStyle w:val="Hyperlink"/>
                <w:noProof/>
              </w:rPr>
              <w:delText>Tjänstekontrakt GetFormQuestionPage</w:delText>
            </w:r>
            <w:r>
              <w:rPr>
                <w:noProof/>
                <w:webHidden/>
              </w:rPr>
              <w:tab/>
            </w:r>
            <w:r>
              <w:rPr>
                <w:noProof/>
                <w:webHidden/>
              </w:rPr>
              <w:fldChar w:fldCharType="begin"/>
            </w:r>
            <w:r>
              <w:rPr>
                <w:noProof/>
                <w:webHidden/>
              </w:rPr>
              <w:delInstrText xml:space="preserve"> PAGEREF _Toc386458145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1EDBEFD4" w14:textId="77777777" w:rsidR="00A53A70" w:rsidRDefault="00A53A70">
          <w:pPr>
            <w:pStyle w:val="TOC2"/>
            <w:tabs>
              <w:tab w:val="left" w:pos="879"/>
              <w:tab w:val="right" w:leader="dot" w:pos="8664"/>
            </w:tabs>
            <w:rPr>
              <w:del w:id="220" w:author="Jarno Nieminen" w:date="2014-06-11T12:40:00Z"/>
              <w:rFonts w:asciiTheme="minorHAnsi" w:eastAsiaTheme="minorEastAsia" w:hAnsiTheme="minorHAnsi" w:cstheme="minorBidi"/>
              <w:noProof/>
              <w:sz w:val="22"/>
              <w:lang w:eastAsia="sv-SE"/>
            </w:rPr>
          </w:pPr>
          <w:del w:id="22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_Toc386458146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768C6A6F" w14:textId="77777777" w:rsidR="00A53A70" w:rsidRDefault="00A53A70">
          <w:pPr>
            <w:pStyle w:val="TOC2"/>
            <w:tabs>
              <w:tab w:val="left" w:pos="879"/>
              <w:tab w:val="right" w:leader="dot" w:pos="8664"/>
            </w:tabs>
            <w:rPr>
              <w:del w:id="222" w:author="Jarno Nieminen" w:date="2014-06-11T12:40:00Z"/>
              <w:rFonts w:asciiTheme="minorHAnsi" w:eastAsiaTheme="minorEastAsia" w:hAnsiTheme="minorHAnsi" w:cstheme="minorBidi"/>
              <w:noProof/>
              <w:sz w:val="22"/>
              <w:lang w:eastAsia="sv-SE"/>
            </w:rPr>
          </w:pPr>
          <w:del w:id="22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_Toc386458147 \h </w:delInstrText>
            </w:r>
            <w:r>
              <w:rPr>
                <w:noProof/>
                <w:webHidden/>
              </w:rPr>
            </w:r>
            <w:r>
              <w:rPr>
                <w:noProof/>
                <w:webHidden/>
              </w:rPr>
              <w:fldChar w:fldCharType="separate"/>
            </w:r>
            <w:r>
              <w:rPr>
                <w:noProof/>
                <w:webHidden/>
              </w:rPr>
              <w:delText>78</w:delText>
            </w:r>
            <w:r>
              <w:rPr>
                <w:noProof/>
                <w:webHidden/>
              </w:rPr>
              <w:fldChar w:fldCharType="end"/>
            </w:r>
            <w:r w:rsidRPr="001A0D43">
              <w:rPr>
                <w:rStyle w:val="Hyperlink"/>
                <w:noProof/>
              </w:rPr>
              <w:fldChar w:fldCharType="end"/>
            </w:r>
          </w:del>
        </w:p>
        <w:p w14:paraId="03DC1D0A" w14:textId="77777777" w:rsidR="00A53A70" w:rsidRDefault="00A53A70">
          <w:pPr>
            <w:pStyle w:val="TOC2"/>
            <w:tabs>
              <w:tab w:val="left" w:pos="879"/>
              <w:tab w:val="right" w:leader="dot" w:pos="8664"/>
            </w:tabs>
            <w:rPr>
              <w:del w:id="224" w:author="Jarno Nieminen" w:date="2014-06-11T12:40:00Z"/>
              <w:rFonts w:asciiTheme="minorHAnsi" w:eastAsiaTheme="minorEastAsia" w:hAnsiTheme="minorHAnsi" w:cstheme="minorBidi"/>
              <w:noProof/>
              <w:sz w:val="22"/>
              <w:lang w:eastAsia="sv-SE"/>
            </w:rPr>
          </w:pPr>
          <w:del w:id="22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"_Toc386458148"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_Toc386458148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2E52ADB9" w14:textId="77777777" w:rsidR="00A53A70" w:rsidRDefault="00A53A70">
          <w:pPr>
            <w:pStyle w:val="TOC3"/>
            <w:tabs>
              <w:tab w:val="left" w:pos="1100"/>
              <w:tab w:val="right" w:leader="dot" w:pos="8664"/>
            </w:tabs>
            <w:rPr>
              <w:del w:id="226" w:author="Jarno Nieminen" w:date="2014-06-11T12:40:00Z"/>
              <w:rFonts w:asciiTheme="minorHAnsi" w:eastAsiaTheme="minorEastAsia" w:hAnsiTheme="minorHAnsi" w:cstheme="minorBidi"/>
              <w:noProof/>
              <w:sz w:val="22"/>
              <w:lang w:eastAsia="sv-SE"/>
            </w:rPr>
          </w:pPr>
          <w:del w:id="22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_Toc386458151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34DF68AD" w14:textId="77777777" w:rsidR="00A53A70" w:rsidRDefault="00A53A70">
          <w:pPr>
            <w:pStyle w:val="TOC2"/>
            <w:tabs>
              <w:tab w:val="left" w:pos="879"/>
              <w:tab w:val="right" w:leader="dot" w:pos="8664"/>
            </w:tabs>
            <w:rPr>
              <w:del w:id="228" w:author="Jarno Nieminen" w:date="2014-06-11T12:40:00Z"/>
              <w:rFonts w:asciiTheme="minorHAnsi" w:eastAsiaTheme="minorEastAsia" w:hAnsiTheme="minorHAnsi" w:cstheme="minorBidi"/>
              <w:noProof/>
              <w:sz w:val="22"/>
              <w:lang w:eastAsia="sv-SE"/>
            </w:rPr>
          </w:pPr>
          <w:del w:id="22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_Toc386458152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79BF7FD9" w14:textId="77777777" w:rsidR="00A53A70" w:rsidRDefault="00A53A70">
          <w:pPr>
            <w:pStyle w:val="TOC3"/>
            <w:tabs>
              <w:tab w:val="left" w:pos="1100"/>
              <w:tab w:val="right" w:leader="dot" w:pos="8664"/>
            </w:tabs>
            <w:rPr>
              <w:del w:id="230" w:author="Jarno Nieminen" w:date="2014-06-11T12:40:00Z"/>
              <w:rFonts w:asciiTheme="minorHAnsi" w:eastAsiaTheme="minorEastAsia" w:hAnsiTheme="minorHAnsi" w:cstheme="minorBidi"/>
              <w:noProof/>
              <w:sz w:val="22"/>
              <w:lang w:eastAsia="sv-SE"/>
            </w:rPr>
          </w:pPr>
          <w:del w:id="23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_Toc386458153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4298A137" w14:textId="77777777" w:rsidR="00A53A70" w:rsidRDefault="00A53A70">
          <w:pPr>
            <w:pStyle w:val="TOC3"/>
            <w:tabs>
              <w:tab w:val="left" w:pos="1321"/>
              <w:tab w:val="right" w:leader="dot" w:pos="8664"/>
            </w:tabs>
            <w:rPr>
              <w:del w:id="232" w:author="Jarno Nieminen" w:date="2014-06-11T12:40:00Z"/>
              <w:rFonts w:asciiTheme="minorHAnsi" w:eastAsiaTheme="minorEastAsia" w:hAnsiTheme="minorHAnsi" w:cstheme="minorBidi"/>
              <w:noProof/>
              <w:sz w:val="22"/>
              <w:lang w:eastAsia="sv-SE"/>
            </w:rPr>
          </w:pPr>
          <w:del w:id="23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_Toc386458154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746D9EB5" w14:textId="77777777" w:rsidR="00A53A70" w:rsidRDefault="00A53A70">
          <w:pPr>
            <w:pStyle w:val="TOC2"/>
            <w:tabs>
              <w:tab w:val="left" w:pos="879"/>
              <w:tab w:val="right" w:leader="dot" w:pos="8664"/>
            </w:tabs>
            <w:rPr>
              <w:del w:id="234" w:author="Jarno Nieminen" w:date="2014-06-11T12:40:00Z"/>
              <w:rFonts w:asciiTheme="minorHAnsi" w:eastAsiaTheme="minorEastAsia" w:hAnsiTheme="minorHAnsi" w:cstheme="minorBidi"/>
              <w:noProof/>
              <w:sz w:val="22"/>
              <w:lang w:eastAsia="sv-SE"/>
            </w:rPr>
          </w:pPr>
          <w:del w:id="23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11.5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_Toc386458155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2C6E7CE4" w14:textId="77777777" w:rsidR="00A53A70" w:rsidRDefault="00A53A70">
          <w:pPr>
            <w:pStyle w:val="TOC1"/>
            <w:tabs>
              <w:tab w:val="left" w:pos="658"/>
              <w:tab w:val="right" w:leader="dot" w:pos="8664"/>
            </w:tabs>
            <w:rPr>
              <w:del w:id="236" w:author="Jarno Nieminen" w:date="2014-06-11T12:40:00Z"/>
              <w:rFonts w:asciiTheme="minorHAnsi" w:eastAsiaTheme="minorEastAsia" w:hAnsiTheme="minorHAnsi" w:cstheme="minorBidi"/>
              <w:noProof/>
              <w:sz w:val="22"/>
              <w:lang w:eastAsia="sv-SE"/>
            </w:rPr>
          </w:pPr>
          <w:del w:id="23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w:delText>
            </w:r>
            <w:r>
              <w:rPr>
                <w:rFonts w:asciiTheme="minorHAnsi" w:eastAsiaTheme="minorEastAsia" w:hAnsiTheme="minorHAnsi" w:cstheme="minorBidi"/>
                <w:noProof/>
                <w:sz w:val="22"/>
                <w:lang w:eastAsia="sv-SE"/>
              </w:rPr>
              <w:tab/>
            </w:r>
            <w:r w:rsidRPr="001A0D43">
              <w:rPr>
                <w:rStyle w:val="Hyperlink"/>
                <w:noProof/>
              </w:rPr>
              <w:delText>Tjänstekontrakt SaveFormPage</w:delText>
            </w:r>
            <w:r>
              <w:rPr>
                <w:noProof/>
                <w:webHidden/>
              </w:rPr>
              <w:tab/>
            </w:r>
            <w:r>
              <w:rPr>
                <w:noProof/>
                <w:webHidden/>
              </w:rPr>
              <w:fldChar w:fldCharType="begin"/>
            </w:r>
            <w:r>
              <w:rPr>
                <w:noProof/>
                <w:webHidden/>
              </w:rPr>
              <w:delInstrText xml:space="preserve"> PAGEREF _Toc386458156 \h </w:delInstrText>
            </w:r>
            <w:r>
              <w:rPr>
                <w:noProof/>
                <w:webHidden/>
              </w:rPr>
            </w:r>
            <w:r>
              <w:rPr>
                <w:noProof/>
                <w:webHidden/>
              </w:rPr>
              <w:fldChar w:fldCharType="separate"/>
            </w:r>
            <w:r>
              <w:rPr>
                <w:noProof/>
                <w:webHidden/>
              </w:rPr>
              <w:delText>79</w:delText>
            </w:r>
            <w:r>
              <w:rPr>
                <w:noProof/>
                <w:webHidden/>
              </w:rPr>
              <w:fldChar w:fldCharType="end"/>
            </w:r>
            <w:r w:rsidRPr="001A0D43">
              <w:rPr>
                <w:rStyle w:val="Hyperlink"/>
                <w:noProof/>
              </w:rPr>
              <w:fldChar w:fldCharType="end"/>
            </w:r>
          </w:del>
        </w:p>
        <w:p w14:paraId="25BA097A" w14:textId="77777777" w:rsidR="00A53A70" w:rsidRDefault="00A53A70">
          <w:pPr>
            <w:pStyle w:val="TOC2"/>
            <w:tabs>
              <w:tab w:val="left" w:pos="879"/>
              <w:tab w:val="right" w:leader="dot" w:pos="8664"/>
            </w:tabs>
            <w:rPr>
              <w:del w:id="238" w:author="Jarno Nieminen" w:date="2014-06-11T12:40:00Z"/>
              <w:rFonts w:asciiTheme="minorHAnsi" w:eastAsiaTheme="minorEastAsia" w:hAnsiTheme="minorHAnsi" w:cstheme="minorBidi"/>
              <w:noProof/>
              <w:sz w:val="22"/>
              <w:lang w:eastAsia="sv-SE"/>
            </w:rPr>
          </w:pPr>
          <w:del w:id="23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_Toc386458157 \h </w:delInstrText>
            </w:r>
            <w:r>
              <w:rPr>
                <w:noProof/>
                <w:webHidden/>
              </w:rPr>
            </w:r>
            <w:r>
              <w:rPr>
                <w:noProof/>
                <w:webHidden/>
              </w:rPr>
              <w:fldChar w:fldCharType="separate"/>
            </w:r>
            <w:r>
              <w:rPr>
                <w:noProof/>
                <w:webHidden/>
              </w:rPr>
              <w:delText>80</w:delText>
            </w:r>
            <w:r>
              <w:rPr>
                <w:noProof/>
                <w:webHidden/>
              </w:rPr>
              <w:fldChar w:fldCharType="end"/>
            </w:r>
            <w:r w:rsidRPr="001A0D43">
              <w:rPr>
                <w:rStyle w:val="Hyperlink"/>
                <w:noProof/>
              </w:rPr>
              <w:fldChar w:fldCharType="end"/>
            </w:r>
          </w:del>
        </w:p>
        <w:p w14:paraId="6D0A4E35" w14:textId="77777777" w:rsidR="00A53A70" w:rsidRDefault="00A53A70">
          <w:pPr>
            <w:pStyle w:val="TOC2"/>
            <w:tabs>
              <w:tab w:val="left" w:pos="879"/>
              <w:tab w:val="right" w:leader="dot" w:pos="8664"/>
            </w:tabs>
            <w:rPr>
              <w:del w:id="240" w:author="Jarno Nieminen" w:date="2014-06-11T12:40:00Z"/>
              <w:rFonts w:asciiTheme="minorHAnsi" w:eastAsiaTheme="minorEastAsia" w:hAnsiTheme="minorHAnsi" w:cstheme="minorBidi"/>
              <w:noProof/>
              <w:sz w:val="22"/>
              <w:lang w:eastAsia="sv-SE"/>
            </w:rPr>
          </w:pPr>
          <w:del w:id="24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_Toc386458158 \h </w:delInstrText>
            </w:r>
            <w:r>
              <w:rPr>
                <w:noProof/>
                <w:webHidden/>
              </w:rPr>
            </w:r>
            <w:r>
              <w:rPr>
                <w:noProof/>
                <w:webHidden/>
              </w:rPr>
              <w:fldChar w:fldCharType="separate"/>
            </w:r>
            <w:r>
              <w:rPr>
                <w:noProof/>
                <w:webHidden/>
              </w:rPr>
              <w:delText>80</w:delText>
            </w:r>
            <w:r>
              <w:rPr>
                <w:noProof/>
                <w:webHidden/>
              </w:rPr>
              <w:fldChar w:fldCharType="end"/>
            </w:r>
            <w:r w:rsidRPr="001A0D43">
              <w:rPr>
                <w:rStyle w:val="Hyperlink"/>
                <w:noProof/>
              </w:rPr>
              <w:fldChar w:fldCharType="end"/>
            </w:r>
          </w:del>
        </w:p>
        <w:p w14:paraId="3F672CA2" w14:textId="77777777" w:rsidR="00A53A70" w:rsidRDefault="00A53A70">
          <w:pPr>
            <w:pStyle w:val="TOC2"/>
            <w:tabs>
              <w:tab w:val="left" w:pos="879"/>
              <w:tab w:val="right" w:leader="dot" w:pos="8664"/>
            </w:tabs>
            <w:rPr>
              <w:del w:id="242" w:author="Jarno Nieminen" w:date="2014-06-11T12:40:00Z"/>
              <w:rFonts w:asciiTheme="minorHAnsi" w:eastAsiaTheme="minorEastAsia" w:hAnsiTheme="minorHAnsi" w:cstheme="minorBidi"/>
              <w:noProof/>
              <w:sz w:val="22"/>
              <w:lang w:eastAsia="sv-SE"/>
            </w:rPr>
          </w:pPr>
          <w:del w:id="24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"_Toc386458159"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_Toc386458159 \h </w:delInstrText>
            </w:r>
            <w:r>
              <w:rPr>
                <w:noProof/>
                <w:webHidden/>
              </w:rPr>
            </w:r>
            <w:r>
              <w:rPr>
                <w:noProof/>
                <w:webHidden/>
              </w:rPr>
              <w:fldChar w:fldCharType="separate"/>
            </w:r>
            <w:r>
              <w:rPr>
                <w:noProof/>
                <w:webHidden/>
              </w:rPr>
              <w:delText>80</w:delText>
            </w:r>
            <w:r>
              <w:rPr>
                <w:noProof/>
                <w:webHidden/>
              </w:rPr>
              <w:fldChar w:fldCharType="end"/>
            </w:r>
            <w:r w:rsidRPr="001A0D43">
              <w:rPr>
                <w:rStyle w:val="Hyperlink"/>
                <w:noProof/>
              </w:rPr>
              <w:fldChar w:fldCharType="end"/>
            </w:r>
          </w:del>
        </w:p>
        <w:p w14:paraId="7428138C" w14:textId="77777777" w:rsidR="00A53A70" w:rsidRDefault="00A53A70">
          <w:pPr>
            <w:pStyle w:val="TOC3"/>
            <w:tabs>
              <w:tab w:val="left" w:pos="1321"/>
              <w:tab w:val="right" w:leader="dot" w:pos="8664"/>
            </w:tabs>
            <w:rPr>
              <w:del w:id="244" w:author="Jarno Nieminen" w:date="2014-06-11T12:40:00Z"/>
              <w:rFonts w:asciiTheme="minorHAnsi" w:eastAsiaTheme="minorEastAsia" w:hAnsiTheme="minorHAnsi" w:cstheme="minorBidi"/>
              <w:noProof/>
              <w:sz w:val="22"/>
              <w:lang w:eastAsia="sv-SE"/>
            </w:rPr>
          </w:pPr>
          <w:del w:id="24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_Toc386458160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4082D3C0" w14:textId="77777777" w:rsidR="00A53A70" w:rsidRDefault="00A53A70">
          <w:pPr>
            <w:pStyle w:val="TOC2"/>
            <w:tabs>
              <w:tab w:val="left" w:pos="879"/>
              <w:tab w:val="right" w:leader="dot" w:pos="8664"/>
            </w:tabs>
            <w:rPr>
              <w:del w:id="246" w:author="Jarno Nieminen" w:date="2014-06-11T12:40:00Z"/>
              <w:rFonts w:asciiTheme="minorHAnsi" w:eastAsiaTheme="minorEastAsia" w:hAnsiTheme="minorHAnsi" w:cstheme="minorBidi"/>
              <w:noProof/>
              <w:sz w:val="22"/>
              <w:lang w:eastAsia="sv-SE"/>
            </w:rPr>
          </w:pPr>
          <w:del w:id="24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_Toc386458161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76024A2F" w14:textId="77777777" w:rsidR="00A53A70" w:rsidRDefault="00A53A70">
          <w:pPr>
            <w:pStyle w:val="TOC3"/>
            <w:tabs>
              <w:tab w:val="left" w:pos="1321"/>
              <w:tab w:val="right" w:leader="dot" w:pos="8664"/>
            </w:tabs>
            <w:rPr>
              <w:del w:id="248" w:author="Jarno Nieminen" w:date="2014-06-11T12:40:00Z"/>
              <w:rFonts w:asciiTheme="minorHAnsi" w:eastAsiaTheme="minorEastAsia" w:hAnsiTheme="minorHAnsi" w:cstheme="minorBidi"/>
              <w:noProof/>
              <w:sz w:val="22"/>
              <w:lang w:eastAsia="sv-SE"/>
            </w:rPr>
          </w:pPr>
          <w:del w:id="24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_Toc386458162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50E4DA52" w14:textId="77777777" w:rsidR="00A53A70" w:rsidRDefault="00A53A70">
          <w:pPr>
            <w:pStyle w:val="TOC3"/>
            <w:tabs>
              <w:tab w:val="left" w:pos="1321"/>
              <w:tab w:val="right" w:leader="dot" w:pos="8664"/>
            </w:tabs>
            <w:rPr>
              <w:del w:id="250" w:author="Jarno Nieminen" w:date="2014-06-11T12:40:00Z"/>
              <w:rFonts w:asciiTheme="minorHAnsi" w:eastAsiaTheme="minorEastAsia" w:hAnsiTheme="minorHAnsi" w:cstheme="minorBidi"/>
              <w:noProof/>
              <w:sz w:val="22"/>
              <w:lang w:eastAsia="sv-SE"/>
            </w:rPr>
          </w:pPr>
          <w:del w:id="25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_Toc386458163 \h </w:delInstrText>
            </w:r>
            <w:r>
              <w:rPr>
                <w:noProof/>
                <w:webHidden/>
              </w:rPr>
            </w:r>
            <w:r>
              <w:rPr>
                <w:noProof/>
                <w:webHidden/>
              </w:rPr>
              <w:fldChar w:fldCharType="separate"/>
            </w:r>
            <w:r>
              <w:rPr>
                <w:noProof/>
                <w:webHidden/>
              </w:rPr>
              <w:delText>81</w:delText>
            </w:r>
            <w:r>
              <w:rPr>
                <w:noProof/>
                <w:webHidden/>
              </w:rPr>
              <w:fldChar w:fldCharType="end"/>
            </w:r>
            <w:r w:rsidRPr="001A0D43">
              <w:rPr>
                <w:rStyle w:val="Hyperlink"/>
                <w:noProof/>
              </w:rPr>
              <w:fldChar w:fldCharType="end"/>
            </w:r>
          </w:del>
        </w:p>
        <w:p w14:paraId="76984F55" w14:textId="77777777" w:rsidR="00A53A70" w:rsidRDefault="00A53A70">
          <w:pPr>
            <w:pStyle w:val="TOC2"/>
            <w:tabs>
              <w:tab w:val="left" w:pos="879"/>
              <w:tab w:val="right" w:leader="dot" w:pos="8664"/>
            </w:tabs>
            <w:rPr>
              <w:del w:id="252" w:author="Jarno Nieminen" w:date="2014-06-11T12:40:00Z"/>
              <w:rFonts w:asciiTheme="minorHAnsi" w:eastAsiaTheme="minorEastAsia" w:hAnsiTheme="minorHAnsi" w:cstheme="minorBidi"/>
              <w:noProof/>
              <w:sz w:val="22"/>
              <w:lang w:eastAsia="sv-SE"/>
            </w:rPr>
          </w:pPr>
          <w:del w:id="25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12.5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_Toc386458164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4C285E06" w14:textId="77777777" w:rsidR="00A53A70" w:rsidRDefault="00A53A70">
          <w:pPr>
            <w:pStyle w:val="TOC1"/>
            <w:tabs>
              <w:tab w:val="left" w:pos="658"/>
              <w:tab w:val="right" w:leader="dot" w:pos="8664"/>
            </w:tabs>
            <w:rPr>
              <w:del w:id="254" w:author="Jarno Nieminen" w:date="2014-06-11T12:40:00Z"/>
              <w:rFonts w:asciiTheme="minorHAnsi" w:eastAsiaTheme="minorEastAsia" w:hAnsiTheme="minorHAnsi" w:cstheme="minorBidi"/>
              <w:noProof/>
              <w:sz w:val="22"/>
              <w:lang w:eastAsia="sv-SE"/>
            </w:rPr>
          </w:pPr>
          <w:del w:id="25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w:delText>
            </w:r>
            <w:r>
              <w:rPr>
                <w:rFonts w:asciiTheme="minorHAnsi" w:eastAsiaTheme="minorEastAsia" w:hAnsiTheme="minorHAnsi" w:cstheme="minorBidi"/>
                <w:noProof/>
                <w:sz w:val="22"/>
                <w:lang w:eastAsia="sv-SE"/>
              </w:rPr>
              <w:tab/>
            </w:r>
            <w:r w:rsidRPr="001A0D43">
              <w:rPr>
                <w:rStyle w:val="Hyperlink"/>
                <w:noProof/>
              </w:rPr>
              <w:delText>Tjänstekontrakt SaveForm</w:delText>
            </w:r>
            <w:r>
              <w:rPr>
                <w:noProof/>
                <w:webHidden/>
              </w:rPr>
              <w:tab/>
            </w:r>
            <w:r>
              <w:rPr>
                <w:noProof/>
                <w:webHidden/>
              </w:rPr>
              <w:fldChar w:fldCharType="begin"/>
            </w:r>
            <w:r>
              <w:rPr>
                <w:noProof/>
                <w:webHidden/>
              </w:rPr>
              <w:delInstrText xml:space="preserve"> PAGEREF _Toc386458165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43ABE69E" w14:textId="77777777" w:rsidR="00A53A70" w:rsidRDefault="00A53A70">
          <w:pPr>
            <w:pStyle w:val="TOC2"/>
            <w:tabs>
              <w:tab w:val="left" w:pos="879"/>
              <w:tab w:val="right" w:leader="dot" w:pos="8664"/>
            </w:tabs>
            <w:rPr>
              <w:del w:id="256" w:author="Jarno Nieminen" w:date="2014-06-11T12:40:00Z"/>
              <w:rFonts w:asciiTheme="minorHAnsi" w:eastAsiaTheme="minorEastAsia" w:hAnsiTheme="minorHAnsi" w:cstheme="minorBidi"/>
              <w:noProof/>
              <w:sz w:val="22"/>
              <w:lang w:eastAsia="sv-SE"/>
            </w:rPr>
          </w:pPr>
          <w:del w:id="25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_Toc386458166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34BB1E74" w14:textId="77777777" w:rsidR="00A53A70" w:rsidRDefault="00A53A70">
          <w:pPr>
            <w:pStyle w:val="TOC2"/>
            <w:tabs>
              <w:tab w:val="left" w:pos="879"/>
              <w:tab w:val="right" w:leader="dot" w:pos="8664"/>
            </w:tabs>
            <w:rPr>
              <w:del w:id="258" w:author="Jarno Nieminen" w:date="2014-06-11T12:40:00Z"/>
              <w:rFonts w:asciiTheme="minorHAnsi" w:eastAsiaTheme="minorEastAsia" w:hAnsiTheme="minorHAnsi" w:cstheme="minorBidi"/>
              <w:noProof/>
              <w:sz w:val="22"/>
              <w:lang w:eastAsia="sv-SE"/>
            </w:rPr>
          </w:pPr>
          <w:del w:id="25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_Toc386458167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098C26EE" w14:textId="77777777" w:rsidR="00A53A70" w:rsidRDefault="00A53A70">
          <w:pPr>
            <w:pStyle w:val="TOC2"/>
            <w:tabs>
              <w:tab w:val="left" w:pos="879"/>
              <w:tab w:val="right" w:leader="dot" w:pos="8664"/>
            </w:tabs>
            <w:rPr>
              <w:del w:id="260" w:author="Jarno Nieminen" w:date="2014-06-11T12:40:00Z"/>
              <w:rFonts w:asciiTheme="minorHAnsi" w:eastAsiaTheme="minorEastAsia" w:hAnsiTheme="minorHAnsi" w:cstheme="minorBidi"/>
              <w:noProof/>
              <w:sz w:val="22"/>
              <w:lang w:eastAsia="sv-SE"/>
            </w:rPr>
          </w:pPr>
          <w:del w:id="26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_Toc386458168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60BE2351" w14:textId="77777777" w:rsidR="00A53A70" w:rsidRDefault="00A53A70">
          <w:pPr>
            <w:pStyle w:val="TOC3"/>
            <w:tabs>
              <w:tab w:val="left" w:pos="1321"/>
              <w:tab w:val="right" w:leader="dot" w:pos="8664"/>
            </w:tabs>
            <w:rPr>
              <w:del w:id="262" w:author="Jarno Nieminen" w:date="2014-06-11T12:40:00Z"/>
              <w:rFonts w:asciiTheme="minorHAnsi" w:eastAsiaTheme="minorEastAsia" w:hAnsiTheme="minorHAnsi" w:cstheme="minorBidi"/>
              <w:noProof/>
              <w:sz w:val="22"/>
              <w:lang w:eastAsia="sv-SE"/>
            </w:rPr>
          </w:pPr>
          <w:del w:id="26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"_Toc386458169"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_Toc386458169 \h </w:delInstrText>
            </w:r>
            <w:r>
              <w:rPr>
                <w:noProof/>
                <w:webHidden/>
              </w:rPr>
            </w:r>
            <w:r>
              <w:rPr>
                <w:noProof/>
                <w:webHidden/>
              </w:rPr>
              <w:fldChar w:fldCharType="separate"/>
            </w:r>
            <w:r>
              <w:rPr>
                <w:noProof/>
                <w:webHidden/>
              </w:rPr>
              <w:delText>82</w:delText>
            </w:r>
            <w:r>
              <w:rPr>
                <w:noProof/>
                <w:webHidden/>
              </w:rPr>
              <w:fldChar w:fldCharType="end"/>
            </w:r>
            <w:r w:rsidRPr="001A0D43">
              <w:rPr>
                <w:rStyle w:val="Hyperlink"/>
                <w:noProof/>
              </w:rPr>
              <w:fldChar w:fldCharType="end"/>
            </w:r>
          </w:del>
        </w:p>
        <w:p w14:paraId="795DD6BB" w14:textId="77777777" w:rsidR="00A53A70" w:rsidRDefault="00A53A70">
          <w:pPr>
            <w:pStyle w:val="TOC2"/>
            <w:tabs>
              <w:tab w:val="left" w:pos="879"/>
              <w:tab w:val="right" w:leader="dot" w:pos="8664"/>
            </w:tabs>
            <w:rPr>
              <w:del w:id="264" w:author="Jarno Nieminen" w:date="2014-06-11T12:40:00Z"/>
              <w:rFonts w:asciiTheme="minorHAnsi" w:eastAsiaTheme="minorEastAsia" w:hAnsiTheme="minorHAnsi" w:cstheme="minorBidi"/>
              <w:noProof/>
              <w:sz w:val="22"/>
              <w:lang w:eastAsia="sv-SE"/>
            </w:rPr>
          </w:pPr>
          <w:del w:id="26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_Toc386458170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2003AAE3" w14:textId="77777777" w:rsidR="00A53A70" w:rsidRDefault="00A53A70">
          <w:pPr>
            <w:pStyle w:val="TOC3"/>
            <w:tabs>
              <w:tab w:val="left" w:pos="1321"/>
              <w:tab w:val="right" w:leader="dot" w:pos="8664"/>
            </w:tabs>
            <w:rPr>
              <w:del w:id="266" w:author="Jarno Nieminen" w:date="2014-06-11T12:40:00Z"/>
              <w:rFonts w:asciiTheme="minorHAnsi" w:eastAsiaTheme="minorEastAsia" w:hAnsiTheme="minorHAnsi" w:cstheme="minorBidi"/>
              <w:noProof/>
              <w:sz w:val="22"/>
              <w:lang w:eastAsia="sv-SE"/>
            </w:rPr>
          </w:pPr>
          <w:del w:id="26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_Toc386458171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47BF901F" w14:textId="77777777" w:rsidR="00A53A70" w:rsidRDefault="00A53A70">
          <w:pPr>
            <w:pStyle w:val="TOC3"/>
            <w:tabs>
              <w:tab w:val="left" w:pos="1321"/>
              <w:tab w:val="right" w:leader="dot" w:pos="8664"/>
            </w:tabs>
            <w:rPr>
              <w:del w:id="268" w:author="Jarno Nieminen" w:date="2014-06-11T12:40:00Z"/>
              <w:rFonts w:asciiTheme="minorHAnsi" w:eastAsiaTheme="minorEastAsia" w:hAnsiTheme="minorHAnsi" w:cstheme="minorBidi"/>
              <w:noProof/>
              <w:sz w:val="22"/>
              <w:lang w:eastAsia="sv-SE"/>
            </w:rPr>
          </w:pPr>
          <w:del w:id="26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_Toc386458172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1B08BDF2" w14:textId="77777777" w:rsidR="00A53A70" w:rsidRDefault="00A53A70">
          <w:pPr>
            <w:pStyle w:val="TOC2"/>
            <w:tabs>
              <w:tab w:val="left" w:pos="879"/>
              <w:tab w:val="right" w:leader="dot" w:pos="8664"/>
            </w:tabs>
            <w:rPr>
              <w:del w:id="270" w:author="Jarno Nieminen" w:date="2014-06-11T12:40:00Z"/>
              <w:rFonts w:asciiTheme="minorHAnsi" w:eastAsiaTheme="minorEastAsia" w:hAnsiTheme="minorHAnsi" w:cstheme="minorBidi"/>
              <w:noProof/>
              <w:sz w:val="22"/>
              <w:lang w:eastAsia="sv-SE"/>
            </w:rPr>
          </w:pPr>
          <w:del w:id="27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13.5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_Toc386458173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396BA7BC" w14:textId="77777777" w:rsidR="00A53A70" w:rsidRDefault="00A53A70">
          <w:pPr>
            <w:pStyle w:val="TOC1"/>
            <w:tabs>
              <w:tab w:val="left" w:pos="658"/>
              <w:tab w:val="right" w:leader="dot" w:pos="8664"/>
            </w:tabs>
            <w:rPr>
              <w:del w:id="272" w:author="Jarno Nieminen" w:date="2014-06-11T12:40:00Z"/>
              <w:rFonts w:asciiTheme="minorHAnsi" w:eastAsiaTheme="minorEastAsia" w:hAnsiTheme="minorHAnsi" w:cstheme="minorBidi"/>
              <w:noProof/>
              <w:sz w:val="22"/>
              <w:lang w:eastAsia="sv-SE"/>
            </w:rPr>
          </w:pPr>
          <w:del w:id="27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w:delText>
            </w:r>
            <w:r>
              <w:rPr>
                <w:rFonts w:asciiTheme="minorHAnsi" w:eastAsiaTheme="minorEastAsia" w:hAnsiTheme="minorHAnsi" w:cstheme="minorBidi"/>
                <w:noProof/>
                <w:sz w:val="22"/>
                <w:lang w:eastAsia="sv-SE"/>
              </w:rPr>
              <w:tab/>
            </w:r>
            <w:r w:rsidRPr="001A0D43">
              <w:rPr>
                <w:rStyle w:val="Hyperlink"/>
                <w:noProof/>
              </w:rPr>
              <w:delText>Tjänstekontrakt CancelForm</w:delText>
            </w:r>
            <w:r>
              <w:rPr>
                <w:noProof/>
                <w:webHidden/>
              </w:rPr>
              <w:tab/>
            </w:r>
            <w:r>
              <w:rPr>
                <w:noProof/>
                <w:webHidden/>
              </w:rPr>
              <w:fldChar w:fldCharType="begin"/>
            </w:r>
            <w:r>
              <w:rPr>
                <w:noProof/>
                <w:webHidden/>
              </w:rPr>
              <w:delInstrText xml:space="preserve"> PAGEREF _Toc386458174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720EA153" w14:textId="77777777" w:rsidR="00A53A70" w:rsidRDefault="00A53A70">
          <w:pPr>
            <w:pStyle w:val="TOC2"/>
            <w:tabs>
              <w:tab w:val="left" w:pos="879"/>
              <w:tab w:val="right" w:leader="dot" w:pos="8664"/>
            </w:tabs>
            <w:rPr>
              <w:del w:id="274" w:author="Jarno Nieminen" w:date="2014-06-11T12:40:00Z"/>
              <w:rFonts w:asciiTheme="minorHAnsi" w:eastAsiaTheme="minorEastAsia" w:hAnsiTheme="minorHAnsi" w:cstheme="minorBidi"/>
              <w:noProof/>
              <w:sz w:val="22"/>
              <w:lang w:eastAsia="sv-SE"/>
            </w:rPr>
          </w:pPr>
          <w:del w:id="27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_Toc386458175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364FD8AD" w14:textId="77777777" w:rsidR="00A53A70" w:rsidRDefault="00A53A70">
          <w:pPr>
            <w:pStyle w:val="TOC2"/>
            <w:tabs>
              <w:tab w:val="left" w:pos="879"/>
              <w:tab w:val="right" w:leader="dot" w:pos="8664"/>
            </w:tabs>
            <w:rPr>
              <w:del w:id="276" w:author="Jarno Nieminen" w:date="2014-06-11T12:40:00Z"/>
              <w:rFonts w:asciiTheme="minorHAnsi" w:eastAsiaTheme="minorEastAsia" w:hAnsiTheme="minorHAnsi" w:cstheme="minorBidi"/>
              <w:noProof/>
              <w:sz w:val="22"/>
              <w:lang w:eastAsia="sv-SE"/>
            </w:rPr>
          </w:pPr>
          <w:del w:id="27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_Toc386458176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30383180" w14:textId="77777777" w:rsidR="00A53A70" w:rsidRDefault="00A53A70">
          <w:pPr>
            <w:pStyle w:val="TOC2"/>
            <w:tabs>
              <w:tab w:val="left" w:pos="879"/>
              <w:tab w:val="right" w:leader="dot" w:pos="8664"/>
            </w:tabs>
            <w:rPr>
              <w:del w:id="278" w:author="Jarno Nieminen" w:date="2014-06-11T12:40:00Z"/>
              <w:rFonts w:asciiTheme="minorHAnsi" w:eastAsiaTheme="minorEastAsia" w:hAnsiTheme="minorHAnsi" w:cstheme="minorBidi"/>
              <w:noProof/>
              <w:sz w:val="22"/>
              <w:lang w:eastAsia="sv-SE"/>
            </w:rPr>
          </w:pPr>
          <w:del w:id="27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_Toc386458177 \h </w:delInstrText>
            </w:r>
            <w:r>
              <w:rPr>
                <w:noProof/>
                <w:webHidden/>
              </w:rPr>
            </w:r>
            <w:r>
              <w:rPr>
                <w:noProof/>
                <w:webHidden/>
              </w:rPr>
              <w:fldChar w:fldCharType="separate"/>
            </w:r>
            <w:r>
              <w:rPr>
                <w:noProof/>
                <w:webHidden/>
              </w:rPr>
              <w:delText>83</w:delText>
            </w:r>
            <w:r>
              <w:rPr>
                <w:noProof/>
                <w:webHidden/>
              </w:rPr>
              <w:fldChar w:fldCharType="end"/>
            </w:r>
            <w:r w:rsidRPr="001A0D43">
              <w:rPr>
                <w:rStyle w:val="Hyperlink"/>
                <w:noProof/>
              </w:rPr>
              <w:fldChar w:fldCharType="end"/>
            </w:r>
          </w:del>
        </w:p>
        <w:p w14:paraId="76CFCE5E" w14:textId="77777777" w:rsidR="00A53A70" w:rsidRDefault="00A53A70">
          <w:pPr>
            <w:pStyle w:val="TOC3"/>
            <w:tabs>
              <w:tab w:val="left" w:pos="1321"/>
              <w:tab w:val="right" w:leader="dot" w:pos="8664"/>
            </w:tabs>
            <w:rPr>
              <w:del w:id="280" w:author="Jarno Nieminen" w:date="2014-06-11T12:40:00Z"/>
              <w:rFonts w:asciiTheme="minorHAnsi" w:eastAsiaTheme="minorEastAsia" w:hAnsiTheme="minorHAnsi" w:cstheme="minorBidi"/>
              <w:noProof/>
              <w:sz w:val="22"/>
              <w:lang w:eastAsia="sv-SE"/>
            </w:rPr>
          </w:pPr>
          <w:del w:id="28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_Toc386458178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1D2CE84F" w14:textId="77777777" w:rsidR="00A53A70" w:rsidRDefault="00A53A70">
          <w:pPr>
            <w:pStyle w:val="TOC2"/>
            <w:tabs>
              <w:tab w:val="left" w:pos="879"/>
              <w:tab w:val="right" w:leader="dot" w:pos="8664"/>
            </w:tabs>
            <w:rPr>
              <w:del w:id="282" w:author="Jarno Nieminen" w:date="2014-06-11T12:40:00Z"/>
              <w:rFonts w:asciiTheme="minorHAnsi" w:eastAsiaTheme="minorEastAsia" w:hAnsiTheme="minorHAnsi" w:cstheme="minorBidi"/>
              <w:noProof/>
              <w:sz w:val="22"/>
              <w:lang w:eastAsia="sv-SE"/>
            </w:rPr>
          </w:pPr>
          <w:del w:id="28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"_Toc386458179"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_Toc386458179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5ED8D16D" w14:textId="77777777" w:rsidR="00A53A70" w:rsidRDefault="00A53A70">
          <w:pPr>
            <w:pStyle w:val="TOC3"/>
            <w:tabs>
              <w:tab w:val="left" w:pos="1321"/>
              <w:tab w:val="right" w:leader="dot" w:pos="8664"/>
            </w:tabs>
            <w:rPr>
              <w:del w:id="284" w:author="Jarno Nieminen" w:date="2014-06-11T12:40:00Z"/>
              <w:rFonts w:asciiTheme="minorHAnsi" w:eastAsiaTheme="minorEastAsia" w:hAnsiTheme="minorHAnsi" w:cstheme="minorBidi"/>
              <w:noProof/>
              <w:sz w:val="22"/>
              <w:lang w:eastAsia="sv-SE"/>
            </w:rPr>
          </w:pPr>
          <w:del w:id="28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_Toc386458180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3EE71B50" w14:textId="77777777" w:rsidR="00A53A70" w:rsidRDefault="00A53A70">
          <w:pPr>
            <w:pStyle w:val="TOC3"/>
            <w:tabs>
              <w:tab w:val="left" w:pos="1321"/>
              <w:tab w:val="right" w:leader="dot" w:pos="8664"/>
            </w:tabs>
            <w:rPr>
              <w:del w:id="286" w:author="Jarno Nieminen" w:date="2014-06-11T12:40:00Z"/>
              <w:rFonts w:asciiTheme="minorHAnsi" w:eastAsiaTheme="minorEastAsia" w:hAnsiTheme="minorHAnsi" w:cstheme="minorBidi"/>
              <w:noProof/>
              <w:sz w:val="22"/>
              <w:lang w:eastAsia="sv-SE"/>
            </w:rPr>
          </w:pPr>
          <w:del w:id="28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_Toc386458181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430FA84D" w14:textId="77777777" w:rsidR="00A53A70" w:rsidRDefault="00A53A70">
          <w:pPr>
            <w:pStyle w:val="TOC2"/>
            <w:tabs>
              <w:tab w:val="left" w:pos="879"/>
              <w:tab w:val="right" w:leader="dot" w:pos="8664"/>
            </w:tabs>
            <w:rPr>
              <w:del w:id="288" w:author="Jarno Nieminen" w:date="2014-06-11T12:40:00Z"/>
              <w:rFonts w:asciiTheme="minorHAnsi" w:eastAsiaTheme="minorEastAsia" w:hAnsiTheme="minorHAnsi" w:cstheme="minorBidi"/>
              <w:noProof/>
              <w:sz w:val="22"/>
              <w:lang w:eastAsia="sv-SE"/>
            </w:rPr>
          </w:pPr>
          <w:del w:id="28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14.5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_Toc386458182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4AB85C73" w14:textId="77777777" w:rsidR="00A53A70" w:rsidRDefault="00A53A70">
          <w:pPr>
            <w:pStyle w:val="TOC1"/>
            <w:tabs>
              <w:tab w:val="left" w:pos="658"/>
              <w:tab w:val="right" w:leader="dot" w:pos="8664"/>
            </w:tabs>
            <w:rPr>
              <w:del w:id="290" w:author="Jarno Nieminen" w:date="2014-06-11T12:40:00Z"/>
              <w:rFonts w:asciiTheme="minorHAnsi" w:eastAsiaTheme="minorEastAsia" w:hAnsiTheme="minorHAnsi" w:cstheme="minorBidi"/>
              <w:noProof/>
              <w:sz w:val="22"/>
              <w:lang w:eastAsia="sv-SE"/>
            </w:rPr>
          </w:pPr>
          <w:del w:id="29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w:delText>
            </w:r>
            <w:r>
              <w:rPr>
                <w:rFonts w:asciiTheme="minorHAnsi" w:eastAsiaTheme="minorEastAsia" w:hAnsiTheme="minorHAnsi" w:cstheme="minorBidi"/>
                <w:noProof/>
                <w:sz w:val="22"/>
                <w:lang w:eastAsia="sv-SE"/>
              </w:rPr>
              <w:tab/>
            </w:r>
            <w:r w:rsidRPr="001A0D43">
              <w:rPr>
                <w:rStyle w:val="Hyperlink"/>
                <w:noProof/>
              </w:rPr>
              <w:delText>Tjänstekontrakt CreateFormRequest</w:delText>
            </w:r>
            <w:r>
              <w:rPr>
                <w:noProof/>
                <w:webHidden/>
              </w:rPr>
              <w:tab/>
            </w:r>
            <w:r>
              <w:rPr>
                <w:noProof/>
                <w:webHidden/>
              </w:rPr>
              <w:fldChar w:fldCharType="begin"/>
            </w:r>
            <w:r>
              <w:rPr>
                <w:noProof/>
                <w:webHidden/>
              </w:rPr>
              <w:delInstrText xml:space="preserve"> PAGEREF _Toc386458183 \h </w:delInstrText>
            </w:r>
            <w:r>
              <w:rPr>
                <w:noProof/>
                <w:webHidden/>
              </w:rPr>
            </w:r>
            <w:r>
              <w:rPr>
                <w:noProof/>
                <w:webHidden/>
              </w:rPr>
              <w:fldChar w:fldCharType="separate"/>
            </w:r>
            <w:r>
              <w:rPr>
                <w:noProof/>
                <w:webHidden/>
              </w:rPr>
              <w:delText>84</w:delText>
            </w:r>
            <w:r>
              <w:rPr>
                <w:noProof/>
                <w:webHidden/>
              </w:rPr>
              <w:fldChar w:fldCharType="end"/>
            </w:r>
            <w:r w:rsidRPr="001A0D43">
              <w:rPr>
                <w:rStyle w:val="Hyperlink"/>
                <w:noProof/>
              </w:rPr>
              <w:fldChar w:fldCharType="end"/>
            </w:r>
          </w:del>
        </w:p>
        <w:p w14:paraId="1DBF96C0" w14:textId="77777777" w:rsidR="00A53A70" w:rsidRDefault="00A53A70">
          <w:pPr>
            <w:pStyle w:val="TOC2"/>
            <w:tabs>
              <w:tab w:val="left" w:pos="879"/>
              <w:tab w:val="right" w:leader="dot" w:pos="8664"/>
            </w:tabs>
            <w:rPr>
              <w:del w:id="292" w:author="Jarno Nieminen" w:date="2014-06-11T12:40:00Z"/>
              <w:rFonts w:asciiTheme="minorHAnsi" w:eastAsiaTheme="minorEastAsia" w:hAnsiTheme="minorHAnsi" w:cstheme="minorBidi"/>
              <w:noProof/>
              <w:sz w:val="22"/>
              <w:lang w:eastAsia="sv-SE"/>
            </w:rPr>
          </w:pPr>
          <w:del w:id="29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_Toc386458184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5A06F799" w14:textId="77777777" w:rsidR="00A53A70" w:rsidRDefault="00A53A70">
          <w:pPr>
            <w:pStyle w:val="TOC2"/>
            <w:tabs>
              <w:tab w:val="left" w:pos="879"/>
              <w:tab w:val="right" w:leader="dot" w:pos="8664"/>
            </w:tabs>
            <w:rPr>
              <w:del w:id="294" w:author="Jarno Nieminen" w:date="2014-06-11T12:40:00Z"/>
              <w:rFonts w:asciiTheme="minorHAnsi" w:eastAsiaTheme="minorEastAsia" w:hAnsiTheme="minorHAnsi" w:cstheme="minorBidi"/>
              <w:noProof/>
              <w:sz w:val="22"/>
              <w:lang w:eastAsia="sv-SE"/>
            </w:rPr>
          </w:pPr>
          <w:del w:id="29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_Toc386458185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58559D18" w14:textId="77777777" w:rsidR="00A53A70" w:rsidRDefault="00A53A70">
          <w:pPr>
            <w:pStyle w:val="TOC2"/>
            <w:tabs>
              <w:tab w:val="left" w:pos="879"/>
              <w:tab w:val="right" w:leader="dot" w:pos="8664"/>
            </w:tabs>
            <w:rPr>
              <w:del w:id="296" w:author="Jarno Nieminen" w:date="2014-06-11T12:40:00Z"/>
              <w:rFonts w:asciiTheme="minorHAnsi" w:eastAsiaTheme="minorEastAsia" w:hAnsiTheme="minorHAnsi" w:cstheme="minorBidi"/>
              <w:noProof/>
              <w:sz w:val="22"/>
              <w:lang w:eastAsia="sv-SE"/>
            </w:rPr>
          </w:pPr>
          <w:del w:id="29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_Toc386458186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67788CDD" w14:textId="77777777" w:rsidR="00A53A70" w:rsidRDefault="00A53A70">
          <w:pPr>
            <w:pStyle w:val="TOC3"/>
            <w:tabs>
              <w:tab w:val="left" w:pos="1321"/>
              <w:tab w:val="right" w:leader="dot" w:pos="8664"/>
            </w:tabs>
            <w:rPr>
              <w:del w:id="298" w:author="Jarno Nieminen" w:date="2014-06-11T12:40:00Z"/>
              <w:rFonts w:asciiTheme="minorHAnsi" w:eastAsiaTheme="minorEastAsia" w:hAnsiTheme="minorHAnsi" w:cstheme="minorBidi"/>
              <w:noProof/>
              <w:sz w:val="22"/>
              <w:lang w:eastAsia="sv-SE"/>
            </w:rPr>
          </w:pPr>
          <w:del w:id="29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_Toc386458188 \h </w:delInstrText>
            </w:r>
            <w:r>
              <w:rPr>
                <w:noProof/>
                <w:webHidden/>
              </w:rPr>
            </w:r>
            <w:r>
              <w:rPr>
                <w:noProof/>
                <w:webHidden/>
              </w:rPr>
              <w:fldChar w:fldCharType="separate"/>
            </w:r>
            <w:r>
              <w:rPr>
                <w:noProof/>
                <w:webHidden/>
              </w:rPr>
              <w:delText>85</w:delText>
            </w:r>
            <w:r>
              <w:rPr>
                <w:noProof/>
                <w:webHidden/>
              </w:rPr>
              <w:fldChar w:fldCharType="end"/>
            </w:r>
            <w:r w:rsidRPr="001A0D43">
              <w:rPr>
                <w:rStyle w:val="Hyperlink"/>
                <w:noProof/>
              </w:rPr>
              <w:fldChar w:fldCharType="end"/>
            </w:r>
          </w:del>
        </w:p>
        <w:p w14:paraId="16C0F0C0" w14:textId="77777777" w:rsidR="00A53A70" w:rsidRDefault="00A53A70">
          <w:pPr>
            <w:pStyle w:val="TOC2"/>
            <w:tabs>
              <w:tab w:val="left" w:pos="879"/>
              <w:tab w:val="right" w:leader="dot" w:pos="8664"/>
            </w:tabs>
            <w:rPr>
              <w:del w:id="300" w:author="Jarno Nieminen" w:date="2014-06-11T12:40:00Z"/>
              <w:rFonts w:asciiTheme="minorHAnsi" w:eastAsiaTheme="minorEastAsia" w:hAnsiTheme="minorHAnsi" w:cstheme="minorBidi"/>
              <w:noProof/>
              <w:sz w:val="22"/>
              <w:lang w:eastAsia="sv-SE"/>
            </w:rPr>
          </w:pPr>
          <w:del w:id="30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"_Toc386458189"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_Toc386458189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02E0AFE6" w14:textId="77777777" w:rsidR="00A53A70" w:rsidRDefault="00A53A70">
          <w:pPr>
            <w:pStyle w:val="TOC3"/>
            <w:tabs>
              <w:tab w:val="left" w:pos="1321"/>
              <w:tab w:val="right" w:leader="dot" w:pos="8664"/>
            </w:tabs>
            <w:rPr>
              <w:del w:id="302" w:author="Jarno Nieminen" w:date="2014-06-11T12:40:00Z"/>
              <w:rFonts w:asciiTheme="minorHAnsi" w:eastAsiaTheme="minorEastAsia" w:hAnsiTheme="minorHAnsi" w:cstheme="minorBidi"/>
              <w:noProof/>
              <w:sz w:val="22"/>
              <w:lang w:eastAsia="sv-SE"/>
            </w:rPr>
          </w:pPr>
          <w:del w:id="30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_Toc386458190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00C8BC3D" w14:textId="77777777" w:rsidR="00A53A70" w:rsidRDefault="00A53A70">
          <w:pPr>
            <w:pStyle w:val="TOC3"/>
            <w:tabs>
              <w:tab w:val="left" w:pos="1321"/>
              <w:tab w:val="right" w:leader="dot" w:pos="8664"/>
            </w:tabs>
            <w:rPr>
              <w:del w:id="304" w:author="Jarno Nieminen" w:date="2014-06-11T12:40:00Z"/>
              <w:rFonts w:asciiTheme="minorHAnsi" w:eastAsiaTheme="minorEastAsia" w:hAnsiTheme="minorHAnsi" w:cstheme="minorBidi"/>
              <w:noProof/>
              <w:sz w:val="22"/>
              <w:lang w:eastAsia="sv-SE"/>
            </w:rPr>
          </w:pPr>
          <w:del w:id="30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_Toc386458191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2FEA0DB0" w14:textId="77777777" w:rsidR="00A53A70" w:rsidRDefault="00A53A70">
          <w:pPr>
            <w:pStyle w:val="TOC2"/>
            <w:tabs>
              <w:tab w:val="left" w:pos="879"/>
              <w:tab w:val="right" w:leader="dot" w:pos="8664"/>
            </w:tabs>
            <w:rPr>
              <w:del w:id="306" w:author="Jarno Nieminen" w:date="2014-06-11T12:40:00Z"/>
              <w:rFonts w:asciiTheme="minorHAnsi" w:eastAsiaTheme="minorEastAsia" w:hAnsiTheme="minorHAnsi" w:cstheme="minorBidi"/>
              <w:noProof/>
              <w:sz w:val="22"/>
              <w:lang w:eastAsia="sv-SE"/>
            </w:rPr>
          </w:pPr>
          <w:del w:id="30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15.5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_Toc386458192 \h </w:delInstrText>
            </w:r>
            <w:r>
              <w:rPr>
                <w:noProof/>
                <w:webHidden/>
              </w:rPr>
            </w:r>
            <w:r>
              <w:rPr>
                <w:noProof/>
                <w:webHidden/>
              </w:rPr>
              <w:fldChar w:fldCharType="separate"/>
            </w:r>
            <w:r>
              <w:rPr>
                <w:noProof/>
                <w:webHidden/>
              </w:rPr>
              <w:delText>86</w:delText>
            </w:r>
            <w:r>
              <w:rPr>
                <w:noProof/>
                <w:webHidden/>
              </w:rPr>
              <w:fldChar w:fldCharType="end"/>
            </w:r>
            <w:r w:rsidRPr="001A0D43">
              <w:rPr>
                <w:rStyle w:val="Hyperlink"/>
                <w:noProof/>
              </w:rPr>
              <w:fldChar w:fldCharType="end"/>
            </w:r>
          </w:del>
        </w:p>
        <w:p w14:paraId="411BD2C7" w14:textId="77777777" w:rsidR="00A53A70" w:rsidRDefault="00A53A70">
          <w:pPr>
            <w:pStyle w:val="TOC1"/>
            <w:tabs>
              <w:tab w:val="left" w:pos="658"/>
              <w:tab w:val="right" w:leader="dot" w:pos="8664"/>
            </w:tabs>
            <w:rPr>
              <w:del w:id="308" w:author="Jarno Nieminen" w:date="2014-06-11T12:40:00Z"/>
              <w:rFonts w:asciiTheme="minorHAnsi" w:eastAsiaTheme="minorEastAsia" w:hAnsiTheme="minorHAnsi" w:cstheme="minorBidi"/>
              <w:noProof/>
              <w:sz w:val="22"/>
              <w:lang w:eastAsia="sv-SE"/>
            </w:rPr>
          </w:pPr>
          <w:del w:id="30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w:delText>
            </w:r>
            <w:r>
              <w:rPr>
                <w:rFonts w:asciiTheme="minorHAnsi" w:eastAsiaTheme="minorEastAsia" w:hAnsiTheme="minorHAnsi" w:cstheme="minorBidi"/>
                <w:noProof/>
                <w:sz w:val="22"/>
                <w:lang w:eastAsia="sv-SE"/>
              </w:rPr>
              <w:tab/>
            </w:r>
            <w:r w:rsidRPr="001A0D43">
              <w:rPr>
                <w:rStyle w:val="Hyperlink"/>
                <w:noProof/>
              </w:rPr>
              <w:delText>Tjänstekontrakt GetFormTemplate</w:delText>
            </w:r>
            <w:r>
              <w:rPr>
                <w:noProof/>
                <w:webHidden/>
              </w:rPr>
              <w:tab/>
            </w:r>
            <w:r>
              <w:rPr>
                <w:noProof/>
                <w:webHidden/>
              </w:rPr>
              <w:fldChar w:fldCharType="begin"/>
            </w:r>
            <w:r>
              <w:rPr>
                <w:noProof/>
                <w:webHidden/>
              </w:rPr>
              <w:delInstrText xml:space="preserve"> PAGEREF _Toc386458193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6371EBAD" w14:textId="77777777" w:rsidR="00A53A70" w:rsidRDefault="00A53A70">
          <w:pPr>
            <w:pStyle w:val="TOC2"/>
            <w:tabs>
              <w:tab w:val="left" w:pos="879"/>
              <w:tab w:val="right" w:leader="dot" w:pos="8664"/>
            </w:tabs>
            <w:rPr>
              <w:del w:id="310" w:author="Jarno Nieminen" w:date="2014-06-11T12:40:00Z"/>
              <w:rFonts w:asciiTheme="minorHAnsi" w:eastAsiaTheme="minorEastAsia" w:hAnsiTheme="minorHAnsi" w:cstheme="minorBidi"/>
              <w:noProof/>
              <w:sz w:val="22"/>
              <w:lang w:eastAsia="sv-SE"/>
            </w:rPr>
          </w:pPr>
          <w:del w:id="31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_Toc386458194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246B4A07" w14:textId="77777777" w:rsidR="00A53A70" w:rsidRDefault="00A53A70">
          <w:pPr>
            <w:pStyle w:val="TOC2"/>
            <w:tabs>
              <w:tab w:val="left" w:pos="879"/>
              <w:tab w:val="right" w:leader="dot" w:pos="8664"/>
            </w:tabs>
            <w:rPr>
              <w:del w:id="312" w:author="Jarno Nieminen" w:date="2014-06-11T12:40:00Z"/>
              <w:rFonts w:asciiTheme="minorHAnsi" w:eastAsiaTheme="minorEastAsia" w:hAnsiTheme="minorHAnsi" w:cstheme="minorBidi"/>
              <w:noProof/>
              <w:sz w:val="22"/>
              <w:lang w:eastAsia="sv-SE"/>
            </w:rPr>
          </w:pPr>
          <w:del w:id="31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_Toc386458195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4303C3E3" w14:textId="77777777" w:rsidR="00A53A70" w:rsidRDefault="00A53A70">
          <w:pPr>
            <w:pStyle w:val="TOC2"/>
            <w:tabs>
              <w:tab w:val="left" w:pos="879"/>
              <w:tab w:val="right" w:leader="dot" w:pos="8664"/>
            </w:tabs>
            <w:rPr>
              <w:del w:id="314" w:author="Jarno Nieminen" w:date="2014-06-11T12:40:00Z"/>
              <w:rFonts w:asciiTheme="minorHAnsi" w:eastAsiaTheme="minorEastAsia" w:hAnsiTheme="minorHAnsi" w:cstheme="minorBidi"/>
              <w:noProof/>
              <w:sz w:val="22"/>
              <w:lang w:eastAsia="sv-SE"/>
            </w:rPr>
          </w:pPr>
          <w:del w:id="31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"_Toc386458196"</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_Toc386458196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027EB109" w14:textId="77777777" w:rsidR="00A53A70" w:rsidRDefault="00A53A70">
          <w:pPr>
            <w:pStyle w:val="TOC3"/>
            <w:tabs>
              <w:tab w:val="left" w:pos="1321"/>
              <w:tab w:val="right" w:leader="dot" w:pos="8664"/>
            </w:tabs>
            <w:rPr>
              <w:del w:id="316" w:author="Jarno Nieminen" w:date="2014-06-11T12:40:00Z"/>
              <w:rFonts w:asciiTheme="minorHAnsi" w:eastAsiaTheme="minorEastAsia" w:hAnsiTheme="minorHAnsi" w:cstheme="minorBidi"/>
              <w:noProof/>
              <w:sz w:val="22"/>
              <w:lang w:eastAsia="sv-SE"/>
            </w:rPr>
          </w:pPr>
          <w:del w:id="31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_Toc386458197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515A6A61" w14:textId="77777777" w:rsidR="00A53A70" w:rsidRDefault="00A53A70">
          <w:pPr>
            <w:pStyle w:val="TOC2"/>
            <w:tabs>
              <w:tab w:val="left" w:pos="879"/>
              <w:tab w:val="right" w:leader="dot" w:pos="8664"/>
            </w:tabs>
            <w:rPr>
              <w:del w:id="318" w:author="Jarno Nieminen" w:date="2014-06-11T12:40:00Z"/>
              <w:rFonts w:asciiTheme="minorHAnsi" w:eastAsiaTheme="minorEastAsia" w:hAnsiTheme="minorHAnsi" w:cstheme="minorBidi"/>
              <w:noProof/>
              <w:sz w:val="22"/>
              <w:lang w:eastAsia="sv-SE"/>
            </w:rPr>
          </w:pPr>
          <w:del w:id="31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_Toc386458198 \h </w:delInstrText>
            </w:r>
            <w:r>
              <w:rPr>
                <w:noProof/>
                <w:webHidden/>
              </w:rPr>
            </w:r>
            <w:r>
              <w:rPr>
                <w:noProof/>
                <w:webHidden/>
              </w:rPr>
              <w:fldChar w:fldCharType="separate"/>
            </w:r>
            <w:r>
              <w:rPr>
                <w:noProof/>
                <w:webHidden/>
              </w:rPr>
              <w:delText>87</w:delText>
            </w:r>
            <w:r>
              <w:rPr>
                <w:noProof/>
                <w:webHidden/>
              </w:rPr>
              <w:fldChar w:fldCharType="end"/>
            </w:r>
            <w:r w:rsidRPr="001A0D43">
              <w:rPr>
                <w:rStyle w:val="Hyperlink"/>
                <w:noProof/>
              </w:rPr>
              <w:fldChar w:fldCharType="end"/>
            </w:r>
          </w:del>
        </w:p>
        <w:p w14:paraId="14AFE95B" w14:textId="77777777" w:rsidR="00A53A70" w:rsidRDefault="00A53A70">
          <w:pPr>
            <w:pStyle w:val="TOC3"/>
            <w:tabs>
              <w:tab w:val="left" w:pos="1321"/>
              <w:tab w:val="right" w:leader="dot" w:pos="8664"/>
            </w:tabs>
            <w:rPr>
              <w:del w:id="320" w:author="Jarno Nieminen" w:date="2014-06-11T12:40:00Z"/>
              <w:rFonts w:asciiTheme="minorHAnsi" w:eastAsiaTheme="minorEastAsia" w:hAnsiTheme="minorHAnsi" w:cstheme="minorBidi"/>
              <w:noProof/>
              <w:sz w:val="22"/>
              <w:lang w:eastAsia="sv-SE"/>
            </w:rPr>
          </w:pPr>
          <w:del w:id="32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"_Toc386458199"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_Toc386458199 \h </w:delInstrText>
            </w:r>
            <w:r>
              <w:rPr>
                <w:noProof/>
                <w:webHidden/>
              </w:rPr>
            </w:r>
            <w:r>
              <w:rPr>
                <w:noProof/>
                <w:webHidden/>
              </w:rPr>
              <w:fldChar w:fldCharType="separate"/>
            </w:r>
            <w:r>
              <w:rPr>
                <w:noProof/>
                <w:webHidden/>
              </w:rPr>
              <w:delText>88</w:delText>
            </w:r>
            <w:r>
              <w:rPr>
                <w:noProof/>
                <w:webHidden/>
              </w:rPr>
              <w:fldChar w:fldCharType="end"/>
            </w:r>
            <w:r w:rsidRPr="001A0D43">
              <w:rPr>
                <w:rStyle w:val="Hyperlink"/>
                <w:noProof/>
              </w:rPr>
              <w:fldChar w:fldCharType="end"/>
            </w:r>
          </w:del>
        </w:p>
        <w:p w14:paraId="3B97F192" w14:textId="77777777" w:rsidR="00A53A70" w:rsidRDefault="00A53A70">
          <w:pPr>
            <w:pStyle w:val="TOC3"/>
            <w:tabs>
              <w:tab w:val="left" w:pos="1321"/>
              <w:tab w:val="right" w:leader="dot" w:pos="8664"/>
            </w:tabs>
            <w:rPr>
              <w:del w:id="322" w:author="Jarno Nieminen" w:date="2014-06-11T12:40:00Z"/>
              <w:rFonts w:asciiTheme="minorHAnsi" w:eastAsiaTheme="minorEastAsia" w:hAnsiTheme="minorHAnsi" w:cstheme="minorBidi"/>
              <w:noProof/>
              <w:sz w:val="22"/>
              <w:lang w:eastAsia="sv-SE"/>
            </w:rPr>
          </w:pPr>
          <w:del w:id="32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_Toc386458200 \h </w:delInstrText>
            </w:r>
            <w:r>
              <w:rPr>
                <w:noProof/>
                <w:webHidden/>
              </w:rPr>
            </w:r>
            <w:r>
              <w:rPr>
                <w:noProof/>
                <w:webHidden/>
              </w:rPr>
              <w:fldChar w:fldCharType="separate"/>
            </w:r>
            <w:r>
              <w:rPr>
                <w:noProof/>
                <w:webHidden/>
              </w:rPr>
              <w:delText>88</w:delText>
            </w:r>
            <w:r>
              <w:rPr>
                <w:noProof/>
                <w:webHidden/>
              </w:rPr>
              <w:fldChar w:fldCharType="end"/>
            </w:r>
            <w:r w:rsidRPr="001A0D43">
              <w:rPr>
                <w:rStyle w:val="Hyperlink"/>
                <w:noProof/>
              </w:rPr>
              <w:fldChar w:fldCharType="end"/>
            </w:r>
          </w:del>
        </w:p>
        <w:p w14:paraId="4F1B39A4" w14:textId="77777777" w:rsidR="00A53A70" w:rsidRDefault="00A53A70">
          <w:pPr>
            <w:pStyle w:val="TOC2"/>
            <w:tabs>
              <w:tab w:val="left" w:pos="879"/>
              <w:tab w:val="right" w:leader="dot" w:pos="8664"/>
            </w:tabs>
            <w:rPr>
              <w:del w:id="324" w:author="Jarno Nieminen" w:date="2014-06-11T12:40:00Z"/>
              <w:rFonts w:asciiTheme="minorHAnsi" w:eastAsiaTheme="minorEastAsia" w:hAnsiTheme="minorHAnsi" w:cstheme="minorBidi"/>
              <w:noProof/>
              <w:sz w:val="22"/>
              <w:lang w:eastAsia="sv-SE"/>
            </w:rPr>
          </w:pPr>
          <w:del w:id="32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16.5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_Toc386458201 \h </w:delInstrText>
            </w:r>
            <w:r>
              <w:rPr>
                <w:noProof/>
                <w:webHidden/>
              </w:rPr>
            </w:r>
            <w:r>
              <w:rPr>
                <w:noProof/>
                <w:webHidden/>
              </w:rPr>
              <w:fldChar w:fldCharType="separate"/>
            </w:r>
            <w:r>
              <w:rPr>
                <w:noProof/>
                <w:webHidden/>
              </w:rPr>
              <w:delText>88</w:delText>
            </w:r>
            <w:r>
              <w:rPr>
                <w:noProof/>
                <w:webHidden/>
              </w:rPr>
              <w:fldChar w:fldCharType="end"/>
            </w:r>
            <w:r w:rsidRPr="001A0D43">
              <w:rPr>
                <w:rStyle w:val="Hyperlink"/>
                <w:noProof/>
              </w:rPr>
              <w:fldChar w:fldCharType="end"/>
            </w:r>
          </w:del>
        </w:p>
        <w:p w14:paraId="627F2CFB" w14:textId="77777777" w:rsidR="00A53A70" w:rsidRDefault="00A53A70">
          <w:pPr>
            <w:pStyle w:val="TOC1"/>
            <w:tabs>
              <w:tab w:val="left" w:pos="658"/>
              <w:tab w:val="right" w:leader="dot" w:pos="8664"/>
            </w:tabs>
            <w:rPr>
              <w:del w:id="326" w:author="Jarno Nieminen" w:date="2014-06-11T12:40:00Z"/>
              <w:rFonts w:asciiTheme="minorHAnsi" w:eastAsiaTheme="minorEastAsia" w:hAnsiTheme="minorHAnsi" w:cstheme="minorBidi"/>
              <w:noProof/>
              <w:sz w:val="22"/>
              <w:lang w:eastAsia="sv-SE"/>
            </w:rPr>
          </w:pPr>
          <w:del w:id="32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"_Toc386458202"</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w:delText>
            </w:r>
            <w:r>
              <w:rPr>
                <w:rFonts w:asciiTheme="minorHAnsi" w:eastAsiaTheme="minorEastAsia" w:hAnsiTheme="minorHAnsi" w:cstheme="minorBidi"/>
                <w:noProof/>
                <w:sz w:val="22"/>
                <w:lang w:eastAsia="sv-SE"/>
              </w:rPr>
              <w:tab/>
            </w:r>
            <w:r w:rsidRPr="001A0D43">
              <w:rPr>
                <w:rStyle w:val="Hyperlink"/>
                <w:noProof/>
              </w:rPr>
              <w:delText>Tjänstekontrakt SaveFormTemplate</w:delText>
            </w:r>
            <w:r>
              <w:rPr>
                <w:noProof/>
                <w:webHidden/>
              </w:rPr>
              <w:tab/>
            </w:r>
            <w:r>
              <w:rPr>
                <w:noProof/>
                <w:webHidden/>
              </w:rPr>
              <w:fldChar w:fldCharType="begin"/>
            </w:r>
            <w:r>
              <w:rPr>
                <w:noProof/>
                <w:webHidden/>
              </w:rPr>
              <w:delInstrText xml:space="preserve"> PAGEREF _Toc386458202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43ED824F" w14:textId="77777777" w:rsidR="00A53A70" w:rsidRDefault="00A53A70">
          <w:pPr>
            <w:pStyle w:val="TOC2"/>
            <w:tabs>
              <w:tab w:val="left" w:pos="879"/>
              <w:tab w:val="right" w:leader="dot" w:pos="8664"/>
            </w:tabs>
            <w:rPr>
              <w:del w:id="328" w:author="Jarno Nieminen" w:date="2014-06-11T12:40:00Z"/>
              <w:rFonts w:asciiTheme="minorHAnsi" w:eastAsiaTheme="minorEastAsia" w:hAnsiTheme="minorHAnsi" w:cstheme="minorBidi"/>
              <w:noProof/>
              <w:sz w:val="22"/>
              <w:lang w:eastAsia="sv-SE"/>
            </w:rPr>
          </w:pPr>
          <w:del w:id="32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"_Toc386458203"</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17.1</w:delText>
            </w:r>
            <w:r>
              <w:rPr>
                <w:rFonts w:asciiTheme="minorHAnsi" w:eastAsiaTheme="minorEastAsia" w:hAnsiTheme="minorHAnsi" w:cstheme="minorBidi"/>
                <w:noProof/>
                <w:sz w:val="22"/>
                <w:lang w:eastAsia="sv-SE"/>
              </w:rPr>
              <w:tab/>
            </w:r>
            <w:r w:rsidRPr="001A0D43">
              <w:rPr>
                <w:rStyle w:val="Hyperlink"/>
                <w:noProof/>
              </w:rPr>
              <w:delText>Frivillighet</w:delText>
            </w:r>
            <w:r>
              <w:rPr>
                <w:noProof/>
                <w:webHidden/>
              </w:rPr>
              <w:tab/>
            </w:r>
            <w:r>
              <w:rPr>
                <w:noProof/>
                <w:webHidden/>
              </w:rPr>
              <w:fldChar w:fldCharType="begin"/>
            </w:r>
            <w:r>
              <w:rPr>
                <w:noProof/>
                <w:webHidden/>
              </w:rPr>
              <w:delInstrText xml:space="preserve"> PAGEREF _Toc386458203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09ACE479" w14:textId="77777777" w:rsidR="00A53A70" w:rsidRDefault="00A53A70">
          <w:pPr>
            <w:pStyle w:val="TOC2"/>
            <w:tabs>
              <w:tab w:val="left" w:pos="879"/>
              <w:tab w:val="right" w:leader="dot" w:pos="8664"/>
            </w:tabs>
            <w:rPr>
              <w:del w:id="330" w:author="Jarno Nieminen" w:date="2014-06-11T12:40:00Z"/>
              <w:rFonts w:asciiTheme="minorHAnsi" w:eastAsiaTheme="minorEastAsia" w:hAnsiTheme="minorHAnsi" w:cstheme="minorBidi"/>
              <w:noProof/>
              <w:sz w:val="22"/>
              <w:lang w:eastAsia="sv-SE"/>
            </w:rPr>
          </w:pPr>
          <w:del w:id="33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"_Toc386458204"</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17.2</w:delText>
            </w:r>
            <w:r>
              <w:rPr>
                <w:rFonts w:asciiTheme="minorHAnsi" w:eastAsiaTheme="minorEastAsia" w:hAnsiTheme="minorHAnsi" w:cstheme="minorBidi"/>
                <w:noProof/>
                <w:sz w:val="22"/>
                <w:lang w:eastAsia="sv-SE"/>
              </w:rPr>
              <w:tab/>
            </w:r>
            <w:r w:rsidRPr="001A0D43">
              <w:rPr>
                <w:rStyle w:val="Hyperlink"/>
                <w:noProof/>
              </w:rPr>
              <w:delText>Version</w:delText>
            </w:r>
            <w:r>
              <w:rPr>
                <w:noProof/>
                <w:webHidden/>
              </w:rPr>
              <w:tab/>
            </w:r>
            <w:r>
              <w:rPr>
                <w:noProof/>
                <w:webHidden/>
              </w:rPr>
              <w:fldChar w:fldCharType="begin"/>
            </w:r>
            <w:r>
              <w:rPr>
                <w:noProof/>
                <w:webHidden/>
              </w:rPr>
              <w:delInstrText xml:space="preserve"> PAGEREF _Toc386458204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48C5AC48" w14:textId="77777777" w:rsidR="00A53A70" w:rsidRDefault="00A53A70">
          <w:pPr>
            <w:pStyle w:val="TOC2"/>
            <w:tabs>
              <w:tab w:val="left" w:pos="879"/>
              <w:tab w:val="right" w:leader="dot" w:pos="8664"/>
            </w:tabs>
            <w:rPr>
              <w:del w:id="332" w:author="Jarno Nieminen" w:date="2014-06-11T12:40:00Z"/>
              <w:rFonts w:asciiTheme="minorHAnsi" w:eastAsiaTheme="minorEastAsia" w:hAnsiTheme="minorHAnsi" w:cstheme="minorBidi"/>
              <w:noProof/>
              <w:sz w:val="22"/>
              <w:lang w:eastAsia="sv-SE"/>
            </w:rPr>
          </w:pPr>
          <w:del w:id="33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"_Toc386458205"</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17.3</w:delText>
            </w:r>
            <w:r>
              <w:rPr>
                <w:rFonts w:asciiTheme="minorHAnsi" w:eastAsiaTheme="minorEastAsia" w:hAnsiTheme="minorHAnsi" w:cstheme="minorBidi"/>
                <w:noProof/>
                <w:sz w:val="22"/>
                <w:lang w:eastAsia="sv-SE"/>
              </w:rPr>
              <w:tab/>
            </w:r>
            <w:r w:rsidRPr="001A0D43">
              <w:rPr>
                <w:rStyle w:val="Hyperlink"/>
                <w:noProof/>
              </w:rPr>
              <w:delText>Tjänstens signatur</w:delText>
            </w:r>
            <w:r>
              <w:rPr>
                <w:noProof/>
                <w:webHidden/>
              </w:rPr>
              <w:tab/>
            </w:r>
            <w:r>
              <w:rPr>
                <w:noProof/>
                <w:webHidden/>
              </w:rPr>
              <w:fldChar w:fldCharType="begin"/>
            </w:r>
            <w:r>
              <w:rPr>
                <w:noProof/>
                <w:webHidden/>
              </w:rPr>
              <w:delInstrText xml:space="preserve"> PAGEREF _Toc386458205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626F1414" w14:textId="77777777" w:rsidR="00A53A70" w:rsidRDefault="00A53A70">
          <w:pPr>
            <w:pStyle w:val="TOC3"/>
            <w:tabs>
              <w:tab w:val="left" w:pos="1321"/>
              <w:tab w:val="right" w:leader="dot" w:pos="8664"/>
            </w:tabs>
            <w:rPr>
              <w:del w:id="334" w:author="Jarno Nieminen" w:date="2014-06-11T12:40:00Z"/>
              <w:rFonts w:asciiTheme="minorHAnsi" w:eastAsiaTheme="minorEastAsia" w:hAnsiTheme="minorHAnsi" w:cstheme="minorBidi"/>
              <w:noProof/>
              <w:sz w:val="22"/>
              <w:lang w:eastAsia="sv-SE"/>
            </w:rPr>
          </w:pPr>
          <w:del w:id="335"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"_Toc386458207"</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17.3.1</w:delText>
            </w:r>
            <w:r>
              <w:rPr>
                <w:rFonts w:asciiTheme="minorHAnsi" w:eastAsiaTheme="minorEastAsia" w:hAnsiTheme="minorHAnsi" w:cstheme="minorBidi"/>
                <w:noProof/>
                <w:sz w:val="22"/>
                <w:lang w:eastAsia="sv-SE"/>
              </w:rPr>
              <w:tab/>
            </w:r>
            <w:r w:rsidRPr="001A0D43">
              <w:rPr>
                <w:rStyle w:val="Hyperlink"/>
                <w:noProof/>
              </w:rPr>
              <w:delText>Begäran (Request) och Svar (Response)</w:delText>
            </w:r>
            <w:r>
              <w:rPr>
                <w:noProof/>
                <w:webHidden/>
              </w:rPr>
              <w:tab/>
            </w:r>
            <w:r>
              <w:rPr>
                <w:noProof/>
                <w:webHidden/>
              </w:rPr>
              <w:fldChar w:fldCharType="begin"/>
            </w:r>
            <w:r>
              <w:rPr>
                <w:noProof/>
                <w:webHidden/>
              </w:rPr>
              <w:delInstrText xml:space="preserve"> PAGEREF _Toc386458207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5A623FDF" w14:textId="77777777" w:rsidR="00A53A70" w:rsidRDefault="00A53A70">
          <w:pPr>
            <w:pStyle w:val="TOC2"/>
            <w:tabs>
              <w:tab w:val="left" w:pos="879"/>
              <w:tab w:val="right" w:leader="dot" w:pos="8664"/>
            </w:tabs>
            <w:rPr>
              <w:del w:id="336" w:author="Jarno Nieminen" w:date="2014-06-11T12:40:00Z"/>
              <w:rFonts w:asciiTheme="minorHAnsi" w:eastAsiaTheme="minorEastAsia" w:hAnsiTheme="minorHAnsi" w:cstheme="minorBidi"/>
              <w:noProof/>
              <w:sz w:val="22"/>
              <w:lang w:eastAsia="sv-SE"/>
            </w:rPr>
          </w:pPr>
          <w:del w:id="337"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"_Toc386458208"</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17.4</w:delText>
            </w:r>
            <w:r>
              <w:rPr>
                <w:rFonts w:asciiTheme="minorHAnsi" w:eastAsiaTheme="minorEastAsia" w:hAnsiTheme="minorHAnsi" w:cstheme="minorBidi"/>
                <w:noProof/>
                <w:sz w:val="22"/>
                <w:lang w:eastAsia="sv-SE"/>
              </w:rPr>
              <w:tab/>
            </w:r>
            <w:r w:rsidRPr="001A0D43">
              <w:rPr>
                <w:rStyle w:val="Hyperlink"/>
                <w:noProof/>
              </w:rPr>
              <w:delText>Regler</w:delText>
            </w:r>
            <w:r>
              <w:rPr>
                <w:noProof/>
                <w:webHidden/>
              </w:rPr>
              <w:tab/>
            </w:r>
            <w:r>
              <w:rPr>
                <w:noProof/>
                <w:webHidden/>
              </w:rPr>
              <w:fldChar w:fldCharType="begin"/>
            </w:r>
            <w:r>
              <w:rPr>
                <w:noProof/>
                <w:webHidden/>
              </w:rPr>
              <w:delInstrText xml:space="preserve"> PAGEREF _Toc386458208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06392A7A" w14:textId="77777777" w:rsidR="00A53A70" w:rsidRDefault="00A53A70">
          <w:pPr>
            <w:pStyle w:val="TOC3"/>
            <w:tabs>
              <w:tab w:val="left" w:pos="1321"/>
              <w:tab w:val="right" w:leader="dot" w:pos="8664"/>
            </w:tabs>
            <w:rPr>
              <w:del w:id="338" w:author="Jarno Nieminen" w:date="2014-06-11T12:40:00Z"/>
              <w:rFonts w:asciiTheme="minorHAnsi" w:eastAsiaTheme="minorEastAsia" w:hAnsiTheme="minorHAnsi" w:cstheme="minorBidi"/>
              <w:noProof/>
              <w:sz w:val="22"/>
              <w:lang w:eastAsia="sv-SE"/>
            </w:rPr>
          </w:pPr>
          <w:del w:id="339"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"_Toc386458209"</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17.4.1</w:delText>
            </w:r>
            <w:r>
              <w:rPr>
                <w:rFonts w:asciiTheme="minorHAnsi" w:eastAsiaTheme="minorEastAsia" w:hAnsiTheme="minorHAnsi" w:cstheme="minorBidi"/>
                <w:noProof/>
                <w:sz w:val="22"/>
                <w:lang w:eastAsia="sv-SE"/>
              </w:rPr>
              <w:tab/>
            </w:r>
            <w:r w:rsidRPr="001A0D43">
              <w:rPr>
                <w:rStyle w:val="Hyperlink"/>
                <w:noProof/>
              </w:rPr>
              <w:delText>Begäran</w:delText>
            </w:r>
            <w:r>
              <w:rPr>
                <w:noProof/>
                <w:webHidden/>
              </w:rPr>
              <w:tab/>
            </w:r>
            <w:r>
              <w:rPr>
                <w:noProof/>
                <w:webHidden/>
              </w:rPr>
              <w:fldChar w:fldCharType="begin"/>
            </w:r>
            <w:r>
              <w:rPr>
                <w:noProof/>
                <w:webHidden/>
              </w:rPr>
              <w:delInstrText xml:space="preserve"> PAGEREF _Toc386458209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5A1F4357" w14:textId="77777777" w:rsidR="00A53A70" w:rsidRDefault="00A53A70">
          <w:pPr>
            <w:pStyle w:val="TOC3"/>
            <w:tabs>
              <w:tab w:val="left" w:pos="1321"/>
              <w:tab w:val="right" w:leader="dot" w:pos="8664"/>
            </w:tabs>
            <w:rPr>
              <w:del w:id="340" w:author="Jarno Nieminen" w:date="2014-06-11T12:40:00Z"/>
              <w:rFonts w:asciiTheme="minorHAnsi" w:eastAsiaTheme="minorEastAsia" w:hAnsiTheme="minorHAnsi" w:cstheme="minorBidi"/>
              <w:noProof/>
              <w:sz w:val="22"/>
              <w:lang w:eastAsia="sv-SE"/>
            </w:rPr>
          </w:pPr>
          <w:del w:id="341"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"_Toc386458210"</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17.4.2</w:delText>
            </w:r>
            <w:r>
              <w:rPr>
                <w:rFonts w:asciiTheme="minorHAnsi" w:eastAsiaTheme="minorEastAsia" w:hAnsiTheme="minorHAnsi" w:cstheme="minorBidi"/>
                <w:noProof/>
                <w:sz w:val="22"/>
                <w:lang w:eastAsia="sv-SE"/>
              </w:rPr>
              <w:tab/>
            </w:r>
            <w:r w:rsidRPr="001A0D43">
              <w:rPr>
                <w:rStyle w:val="Hyperlink"/>
                <w:noProof/>
              </w:rPr>
              <w:delText>Svar</w:delText>
            </w:r>
            <w:r>
              <w:rPr>
                <w:noProof/>
                <w:webHidden/>
              </w:rPr>
              <w:tab/>
            </w:r>
            <w:r>
              <w:rPr>
                <w:noProof/>
                <w:webHidden/>
              </w:rPr>
              <w:fldChar w:fldCharType="begin"/>
            </w:r>
            <w:r>
              <w:rPr>
                <w:noProof/>
                <w:webHidden/>
              </w:rPr>
              <w:delInstrText xml:space="preserve"> PAGEREF _Toc386458210 \h </w:delInstrText>
            </w:r>
            <w:r>
              <w:rPr>
                <w:noProof/>
                <w:webHidden/>
              </w:rPr>
            </w:r>
            <w:r>
              <w:rPr>
                <w:noProof/>
                <w:webHidden/>
              </w:rPr>
              <w:fldChar w:fldCharType="separate"/>
            </w:r>
            <w:r>
              <w:rPr>
                <w:noProof/>
                <w:webHidden/>
              </w:rPr>
              <w:delText>89</w:delText>
            </w:r>
            <w:r>
              <w:rPr>
                <w:noProof/>
                <w:webHidden/>
              </w:rPr>
              <w:fldChar w:fldCharType="end"/>
            </w:r>
            <w:r w:rsidRPr="001A0D43">
              <w:rPr>
                <w:rStyle w:val="Hyperlink"/>
                <w:noProof/>
              </w:rPr>
              <w:fldChar w:fldCharType="end"/>
            </w:r>
          </w:del>
        </w:p>
        <w:p w14:paraId="7C674335" w14:textId="77777777" w:rsidR="00A53A70" w:rsidRDefault="00A53A70">
          <w:pPr>
            <w:pStyle w:val="TOC2"/>
            <w:tabs>
              <w:tab w:val="left" w:pos="879"/>
              <w:tab w:val="right" w:leader="dot" w:pos="8664"/>
            </w:tabs>
            <w:rPr>
              <w:del w:id="342" w:author="Jarno Nieminen" w:date="2014-06-11T12:40:00Z"/>
              <w:rFonts w:asciiTheme="minorHAnsi" w:eastAsiaTheme="minorEastAsia" w:hAnsiTheme="minorHAnsi" w:cstheme="minorBidi"/>
              <w:noProof/>
              <w:sz w:val="22"/>
              <w:lang w:eastAsia="sv-SE"/>
            </w:rPr>
          </w:pPr>
          <w:del w:id="343" w:author="Jarno Nieminen" w:date="2014-06-11T12:40:00Z">
            <w:r w:rsidRPr="001A0D43">
              <w:rPr>
                <w:rStyle w:val="Hyperlink"/>
                <w:noProof/>
              </w:rPr>
              <w:fldChar w:fldCharType="begin"/>
            </w:r>
            <w:r w:rsidRPr="001A0D43">
              <w:rPr>
                <w:rStyle w:val="Hyperlink"/>
                <w:noProof/>
              </w:rPr>
              <w:delInstrText xml:space="preserve"> </w:delInstrText>
            </w:r>
            <w:r>
              <w:rPr>
                <w:noProof/>
              </w:rPr>
              <w:delInstrText>HYPERLINK \l "_Toc386458211"</w:delInstrText>
            </w:r>
            <w:r w:rsidRPr="001A0D43">
              <w:rPr>
                <w:rStyle w:val="Hyperlink"/>
                <w:noProof/>
              </w:rPr>
              <w:delInstrText xml:space="preserve"> </w:delInstrText>
            </w:r>
            <w:r w:rsidRPr="001A0D43">
              <w:rPr>
                <w:rStyle w:val="Hyperlink"/>
                <w:noProof/>
              </w:rPr>
              <w:fldChar w:fldCharType="separate"/>
            </w:r>
            <w:r w:rsidRPr="001A0D43">
              <w:rPr>
                <w:rStyle w:val="Hyperlink"/>
                <w:noProof/>
              </w:rPr>
              <w:delText>17.5</w:delText>
            </w:r>
            <w:r>
              <w:rPr>
                <w:rFonts w:asciiTheme="minorHAnsi" w:eastAsiaTheme="minorEastAsia" w:hAnsiTheme="minorHAnsi" w:cstheme="minorBidi"/>
                <w:noProof/>
                <w:sz w:val="22"/>
                <w:lang w:eastAsia="sv-SE"/>
              </w:rPr>
              <w:tab/>
            </w:r>
            <w:r w:rsidRPr="001A0D43">
              <w:rPr>
                <w:rStyle w:val="Hyperlink"/>
                <w:noProof/>
              </w:rPr>
              <w:delText>Tjänsteinteraktion</w:delText>
            </w:r>
            <w:r>
              <w:rPr>
                <w:noProof/>
                <w:webHidden/>
              </w:rPr>
              <w:tab/>
            </w:r>
            <w:r>
              <w:rPr>
                <w:noProof/>
                <w:webHidden/>
              </w:rPr>
              <w:fldChar w:fldCharType="begin"/>
            </w:r>
            <w:r>
              <w:rPr>
                <w:noProof/>
                <w:webHidden/>
              </w:rPr>
              <w:delInstrText xml:space="preserve"> PAGEREF _Toc386458211 \h </w:delInstrText>
            </w:r>
            <w:r>
              <w:rPr>
                <w:noProof/>
                <w:webHidden/>
              </w:rPr>
            </w:r>
            <w:r>
              <w:rPr>
                <w:noProof/>
                <w:webHidden/>
              </w:rPr>
              <w:fldChar w:fldCharType="separate"/>
            </w:r>
            <w:r>
              <w:rPr>
                <w:noProof/>
                <w:webHidden/>
              </w:rPr>
              <w:delText>90</w:delText>
            </w:r>
            <w:r>
              <w:rPr>
                <w:noProof/>
                <w:webHidden/>
              </w:rPr>
              <w:fldChar w:fldCharType="end"/>
            </w:r>
            <w:r w:rsidRPr="001A0D43">
              <w:rPr>
                <w:rStyle w:val="Hyperlink"/>
                <w:noProof/>
              </w:rPr>
              <w:fldChar w:fldCharType="end"/>
            </w:r>
          </w:del>
        </w:p>
        <w:p w14:paraId="6FB3F76B" w14:textId="77777777" w:rsidR="00C54F68" w:rsidRPr="00D82A73" w:rsidRDefault="00C54F68">
          <w:pPr>
            <w:rPr>
              <w:del w:id="344" w:author="Jarno Nieminen" w:date="2014-06-11T12:40:00Z"/>
            </w:rPr>
          </w:pPr>
          <w:del w:id="345" w:author="Jarno Nieminen" w:date="2014-06-11T12:40:00Z">
            <w:r w:rsidRPr="00D82A73">
              <w:fldChar w:fldCharType="end"/>
            </w:r>
          </w:del>
        </w:p>
        <w:customXmlDelRangeStart w:id="346" w:author="Jarno Nieminen" w:date="2014-06-11T12:40:00Z"/>
      </w:sdtContent>
    </w:sdt>
    <w:customXmlDelRangeEnd w:id="346"/>
    <w:p w14:paraId="6627BBFB" w14:textId="77777777" w:rsidR="007E47C0" w:rsidRPr="00D82A73" w:rsidRDefault="007E47C0" w:rsidP="007E47C0">
      <w:pPr>
        <w:rPr>
          <w:del w:id="347" w:author="Jarno Nieminen" w:date="2014-06-11T12:40:00Z"/>
        </w:rPr>
      </w:pPr>
    </w:p>
    <w:p w14:paraId="30AD96E9" w14:textId="7443FFA9" w:rsidR="00F25F5B" w:rsidRDefault="00F25F5B" w:rsidP="00F25F5B">
      <w:pPr>
        <w:tabs>
          <w:tab w:val="left" w:pos="2552"/>
        </w:tabs>
        <w:spacing w:line="240" w:lineRule="auto"/>
        <w:jc w:val="center"/>
        <w:rPr>
          <w:ins w:id="348" w:author="Jarno Nieminen" w:date="2014-06-11T12:40:00Z"/>
        </w:rPr>
      </w:pPr>
    </w:p>
    <w:tbl>
      <w:tblPr>
        <w:tblW w:w="8026" w:type="dxa"/>
        <w:tblInd w:w="1820" w:type="dxa"/>
        <w:tblBorders>
          <w:left w:val="single" w:sz="18" w:space="0" w:color="00A9A7"/>
        </w:tblBorders>
        <w:tblLook w:val="0400" w:firstRow="0" w:lastRow="0" w:firstColumn="0" w:lastColumn="0" w:noHBand="0" w:noVBand="1"/>
      </w:tblPr>
      <w:tblGrid>
        <w:gridCol w:w="220"/>
        <w:gridCol w:w="8403"/>
      </w:tblGrid>
      <w:tr w:rsidR="005215C0" w:rsidRPr="00AC5707" w14:paraId="47DDEEBC" w14:textId="77777777" w:rsidTr="005215C0">
        <w:trPr>
          <w:cantSplit/>
          <w:ins w:id="349" w:author="Jarno Nieminen" w:date="2014-06-11T12:40:00Z"/>
        </w:trPr>
        <w:tc>
          <w:tcPr>
            <w:tcW w:w="432" w:type="dxa"/>
            <w:shd w:val="clear" w:color="auto" w:fill="auto"/>
          </w:tcPr>
          <w:p w14:paraId="10EACF67" w14:textId="77777777" w:rsidR="005215C0" w:rsidRPr="004A7C1C" w:rsidRDefault="005215C0" w:rsidP="00551447">
            <w:pPr>
              <w:pStyle w:val="BodyText"/>
              <w:rPr>
                <w:ins w:id="350" w:author="Jarno Nieminen" w:date="2014-06-11T12:40:00Z"/>
              </w:rPr>
            </w:pPr>
          </w:p>
        </w:tc>
        <w:tc>
          <w:tcPr>
            <w:tcW w:w="7594" w:type="dxa"/>
            <w:shd w:val="clear" w:color="auto" w:fill="auto"/>
          </w:tcPr>
          <w:p w14:paraId="1B236EB3" w14:textId="77777777" w:rsidR="005215C0" w:rsidRPr="00AC5707" w:rsidRDefault="005215C0" w:rsidP="00551447">
            <w:pPr>
              <w:pStyle w:val="Title"/>
              <w:rPr>
                <w:ins w:id="351" w:author="Jarno Nieminen" w:date="2014-06-11T12:40:00Z"/>
                <w:color w:val="008000"/>
              </w:rPr>
            </w:pPr>
            <w:ins w:id="352" w:author="Jarno Nieminen" w:date="2014-06-11T12:40:00Z">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infrastructure:supportservices:forminteraction</w:t>
              </w:r>
              <w:r w:rsidRPr="00AC5707">
                <w:rPr>
                  <w:color w:val="008000"/>
                </w:rPr>
                <w:fldChar w:fldCharType="end"/>
              </w:r>
            </w:ins>
          </w:p>
          <w:p w14:paraId="395A790F" w14:textId="6B05F9CB" w:rsidR="005215C0" w:rsidRDefault="005215C0" w:rsidP="00551447">
            <w:pPr>
              <w:pStyle w:val="FrsttsbladUnderrubrik"/>
              <w:rPr>
                <w:ins w:id="353" w:author="Jarno Nieminen" w:date="2014-06-11T12:40:00Z"/>
              </w:rPr>
            </w:pPr>
            <w:ins w:id="354" w:author="Jarno Nieminen" w:date="2014-06-11T12:40:00Z">
              <w:r>
                <w:t>Tjänstekontraktsbeskrivning</w:t>
              </w:r>
            </w:ins>
          </w:p>
          <w:p w14:paraId="5EE2F87C" w14:textId="77777777" w:rsidR="005215C0" w:rsidRPr="0039481C" w:rsidRDefault="005215C0" w:rsidP="00551447">
            <w:pPr>
              <w:pStyle w:val="BodyText"/>
              <w:rPr>
                <w:ins w:id="355" w:author="Jarno Nieminen" w:date="2014-06-11T12:40:00Z"/>
                <w:sz w:val="32"/>
              </w:rPr>
            </w:pPr>
            <w:ins w:id="356" w:author="Jarno Nieminen" w:date="2014-06-11T12:40:00Z">
              <w:r w:rsidRPr="00F856C4">
                <w:rPr>
                  <w:sz w:val="32"/>
                </w:rPr>
                <w:t>Version</w:t>
              </w:r>
              <w:r>
                <w:rPr>
                  <w:sz w:val="32"/>
                </w:rPr>
                <w:t xml:space="preserve"> </w:t>
              </w:r>
              <w:r w:rsidRPr="0039481C">
                <w:rPr>
                  <w:color w:val="008000"/>
                  <w:sz w:val="32"/>
                </w:rPr>
                <w:fldChar w:fldCharType="begin"/>
              </w:r>
              <w:r w:rsidRPr="0039481C">
                <w:rPr>
                  <w:color w:val="008000"/>
                  <w:sz w:val="32"/>
                </w:rPr>
                <w:instrText xml:space="preserve"> DOCPROPERTY  "version1" \* MERGEFORMAT </w:instrText>
              </w:r>
              <w:r w:rsidRPr="0039481C">
                <w:rPr>
                  <w:color w:val="008000"/>
                  <w:sz w:val="32"/>
                </w:rPr>
                <w:fldChar w:fldCharType="separate"/>
              </w:r>
              <w:r>
                <w:rPr>
                  <w:color w:val="008000"/>
                  <w:sz w:val="32"/>
                </w:rPr>
                <w:t>2</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"version2"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"version3"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color w:val="008000"/>
                  <w:sz w:val="32"/>
                </w:rPr>
                <w:fldChar w:fldCharType="begin"/>
              </w:r>
              <w:r>
                <w:rPr>
                  <w:color w:val="008000"/>
                  <w:sz w:val="32"/>
                </w:rPr>
                <w:instrText xml:space="preserve"> DOCPROPERTY "rc" \* MERGEFORMAT </w:instrText>
              </w:r>
              <w:r>
                <w:rPr>
                  <w:color w:val="008000"/>
                  <w:sz w:val="32"/>
                </w:rPr>
                <w:fldChar w:fldCharType="separate"/>
              </w:r>
              <w:r w:rsidR="00551447">
                <w:rPr>
                  <w:color w:val="008000"/>
                  <w:sz w:val="32"/>
                </w:rPr>
                <w:t>RC_3</w:t>
              </w:r>
              <w:r>
                <w:rPr>
                  <w:color w:val="008000"/>
                  <w:sz w:val="32"/>
                </w:rPr>
                <w:fldChar w:fldCharType="end"/>
              </w:r>
            </w:ins>
          </w:p>
          <w:p w14:paraId="38D308CB" w14:textId="77777777" w:rsidR="005215C0" w:rsidRPr="00AC5707" w:rsidRDefault="005215C0" w:rsidP="00551447">
            <w:pPr>
              <w:pStyle w:val="BodyText"/>
              <w:rPr>
                <w:ins w:id="357" w:author="Jarno Nieminen" w:date="2014-06-11T12:40:00Z"/>
                <w:color w:val="008000"/>
                <w:sz w:val="28"/>
              </w:rPr>
            </w:pPr>
            <w:ins w:id="358" w:author="Jarno Nieminen" w:date="2014-06-11T12:40:00Z">
              <w:r>
                <w:rPr>
                  <w:color w:val="008000"/>
                  <w:sz w:val="28"/>
                </w:rPr>
                <w:fldChar w:fldCharType="begin"/>
              </w:r>
              <w:r>
                <w:rPr>
                  <w:color w:val="008000"/>
                  <w:sz w:val="28"/>
                </w:rPr>
                <w:instrText xml:space="preserve"> DOCPROPERTY "datepublished" \* MERGEFORMAT </w:instrText>
              </w:r>
              <w:r>
                <w:rPr>
                  <w:color w:val="008000"/>
                  <w:sz w:val="28"/>
                </w:rPr>
                <w:fldChar w:fldCharType="separate"/>
              </w:r>
              <w:r>
                <w:rPr>
                  <w:color w:val="008000"/>
                  <w:sz w:val="28"/>
                </w:rPr>
                <w:t>2014-04-16</w:t>
              </w:r>
              <w:r>
                <w:rPr>
                  <w:color w:val="008000"/>
                  <w:sz w:val="28"/>
                </w:rPr>
                <w:fldChar w:fldCharType="end"/>
              </w:r>
            </w:ins>
          </w:p>
          <w:p w14:paraId="1305280B" w14:textId="77777777" w:rsidR="005215C0" w:rsidRPr="00AC5707" w:rsidRDefault="005215C0" w:rsidP="00551447">
            <w:pPr>
              <w:pStyle w:val="BodyText"/>
              <w:rPr>
                <w:ins w:id="359" w:author="Jarno Nieminen" w:date="2014-06-11T12:40:00Z"/>
              </w:rPr>
            </w:pPr>
          </w:p>
        </w:tc>
      </w:tr>
    </w:tbl>
    <w:p w14:paraId="3D0F8A81" w14:textId="77777777" w:rsidR="00F25F5B" w:rsidRDefault="00F25F5B" w:rsidP="008866A6">
      <w:pPr>
        <w:pStyle w:val="Title"/>
        <w:rPr>
          <w:ins w:id="360" w:author="Jarno Nieminen" w:date="2014-06-11T12:40:00Z"/>
          <w:rFonts w:asciiTheme="majorHAnsi" w:eastAsiaTheme="majorEastAsia" w:hAnsiTheme="majorHAnsi" w:cstheme="majorBidi"/>
          <w:color w:val="365F91" w:themeColor="accent1" w:themeShade="BF"/>
          <w:sz w:val="28"/>
        </w:rPr>
      </w:pPr>
      <w:ins w:id="361" w:author="Jarno Nieminen" w:date="2014-06-11T12:40:00Z">
        <w:r>
          <w:br w:type="page"/>
        </w:r>
      </w:ins>
    </w:p>
    <w:customXmlInsRangeStart w:id="362" w:author="Jarno Nieminen" w:date="2014-06-11T12:40:00Z"/>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customXmlInsRangeEnd w:id="362"/>
        <w:p w14:paraId="18414ED5" w14:textId="77777777" w:rsidR="00793064" w:rsidRDefault="00793064" w:rsidP="00F25F5B">
          <w:pPr>
            <w:pStyle w:val="TOCHeading"/>
            <w:rPr>
              <w:ins w:id="363" w:author="Jarno Nieminen" w:date="2014-06-11T12:40:00Z"/>
            </w:rPr>
          </w:pPr>
          <w:ins w:id="364" w:author="Jarno Nieminen" w:date="2014-06-11T12:40:00Z">
            <w:r>
              <w:t>Innehåll</w:t>
            </w:r>
          </w:ins>
        </w:p>
        <w:p w14:paraId="15D7961D" w14:textId="77777777" w:rsidR="00EB3370" w:rsidRDefault="00793064">
          <w:pPr>
            <w:pStyle w:val="TOC1"/>
            <w:tabs>
              <w:tab w:val="left" w:pos="400"/>
              <w:tab w:val="right" w:leader="dot" w:pos="10456"/>
            </w:tabs>
            <w:rPr>
              <w:ins w:id="365" w:author="Jarno Nieminen" w:date="2014-06-11T12:40:00Z"/>
              <w:rFonts w:asciiTheme="minorHAnsi" w:eastAsiaTheme="minorEastAsia" w:hAnsiTheme="minorHAnsi" w:cstheme="minorBidi"/>
              <w:noProof/>
              <w:sz w:val="22"/>
              <w:lang w:eastAsia="sv-SE"/>
            </w:rPr>
          </w:pPr>
          <w:ins w:id="366" w:author="Jarno Nieminen" w:date="2014-06-11T12:40:00Z">
            <w:r>
              <w:fldChar w:fldCharType="begin"/>
            </w:r>
            <w:r>
              <w:instrText xml:space="preserve"> TOC \o "1-3" \h \z \u </w:instrText>
            </w:r>
            <w:r>
              <w:fldChar w:fldCharType="separate"/>
            </w:r>
            <w:r w:rsidR="000D110E">
              <w:fldChar w:fldCharType="begin"/>
            </w:r>
            <w:r w:rsidR="000D110E">
              <w:instrText xml:space="preserve"> HYPERLINK \l "_Toc390253608" </w:instrText>
            </w:r>
            <w:r w:rsidR="000D110E">
              <w:fldChar w:fldCharType="separate"/>
            </w:r>
            <w:r w:rsidR="00EB3370" w:rsidRPr="00D44273">
              <w:rPr>
                <w:rStyle w:val="Hyperlink"/>
                <w:noProof/>
              </w:rPr>
              <w:t>1</w:t>
            </w:r>
            <w:r w:rsidR="00EB3370">
              <w:rPr>
                <w:rFonts w:asciiTheme="minorHAnsi" w:eastAsiaTheme="minorEastAsia" w:hAnsiTheme="minorHAnsi" w:cstheme="minorBidi"/>
                <w:noProof/>
                <w:sz w:val="22"/>
                <w:lang w:eastAsia="sv-SE"/>
              </w:rPr>
              <w:tab/>
            </w:r>
            <w:r w:rsidR="00EB3370" w:rsidRPr="00D44273">
              <w:rPr>
                <w:rStyle w:val="Hyperlink"/>
                <w:noProof/>
              </w:rPr>
              <w:t>Inledning</w:t>
            </w:r>
            <w:r w:rsidR="00EB3370">
              <w:rPr>
                <w:noProof/>
                <w:webHidden/>
              </w:rPr>
              <w:tab/>
            </w:r>
            <w:r w:rsidR="00EB3370">
              <w:rPr>
                <w:noProof/>
                <w:webHidden/>
              </w:rPr>
              <w:fldChar w:fldCharType="begin"/>
            </w:r>
            <w:r w:rsidR="00EB3370">
              <w:rPr>
                <w:noProof/>
                <w:webHidden/>
              </w:rPr>
              <w:instrText xml:space="preserve"> PAGEREF _Toc390253608 \h </w:instrText>
            </w:r>
          </w:ins>
          <w:r w:rsidR="00EB3370">
            <w:rPr>
              <w:noProof/>
              <w:webHidden/>
            </w:rPr>
          </w:r>
          <w:ins w:id="367" w:author="Jarno Nieminen" w:date="2014-06-11T12:40:00Z">
            <w:r w:rsidR="00EB3370">
              <w:rPr>
                <w:noProof/>
                <w:webHidden/>
              </w:rPr>
              <w:fldChar w:fldCharType="separate"/>
            </w:r>
            <w:r w:rsidR="00EB3370">
              <w:rPr>
                <w:noProof/>
                <w:webHidden/>
              </w:rPr>
              <w:t>9</w:t>
            </w:r>
            <w:r w:rsidR="00EB3370">
              <w:rPr>
                <w:noProof/>
                <w:webHidden/>
              </w:rPr>
              <w:fldChar w:fldCharType="end"/>
            </w:r>
            <w:r w:rsidR="000D110E">
              <w:rPr>
                <w:noProof/>
              </w:rPr>
              <w:fldChar w:fldCharType="end"/>
            </w:r>
          </w:ins>
        </w:p>
        <w:p w14:paraId="0AA69268" w14:textId="77777777" w:rsidR="00EB3370" w:rsidRDefault="000D110E">
          <w:pPr>
            <w:pStyle w:val="TOC2"/>
            <w:tabs>
              <w:tab w:val="left" w:pos="658"/>
              <w:tab w:val="right" w:leader="dot" w:pos="10456"/>
            </w:tabs>
            <w:rPr>
              <w:ins w:id="368" w:author="Jarno Nieminen" w:date="2014-06-11T12:40:00Z"/>
              <w:rFonts w:asciiTheme="minorHAnsi" w:eastAsiaTheme="minorEastAsia" w:hAnsiTheme="minorHAnsi" w:cstheme="minorBidi"/>
              <w:noProof/>
              <w:sz w:val="22"/>
              <w:lang w:eastAsia="sv-SE"/>
            </w:rPr>
          </w:pPr>
          <w:ins w:id="369" w:author="Jarno Nieminen" w:date="2014-06-11T12:40:00Z">
            <w:r>
              <w:fldChar w:fldCharType="begin"/>
            </w:r>
            <w:r>
              <w:instrText xml:space="preserve"> HYPERLINK \l "_Toc390253609" </w:instrText>
            </w:r>
            <w:r>
              <w:fldChar w:fldCharType="separate"/>
            </w:r>
            <w:r w:rsidR="00EB3370" w:rsidRPr="00D44273">
              <w:rPr>
                <w:rStyle w:val="Hyperlink"/>
                <w:noProof/>
              </w:rPr>
              <w:t>1.1</w:t>
            </w:r>
            <w:r w:rsidR="00EB3370">
              <w:rPr>
                <w:rFonts w:asciiTheme="minorHAnsi" w:eastAsiaTheme="minorEastAsia" w:hAnsiTheme="minorHAnsi" w:cstheme="minorBidi"/>
                <w:noProof/>
                <w:sz w:val="22"/>
                <w:lang w:eastAsia="sv-SE"/>
              </w:rPr>
              <w:tab/>
            </w:r>
            <w:r w:rsidR="00EB3370" w:rsidRPr="00D44273">
              <w:rPr>
                <w:rStyle w:val="Hyperlink"/>
                <w:noProof/>
              </w:rPr>
              <w:t>WEB beskrivning</w:t>
            </w:r>
            <w:r w:rsidR="00EB3370">
              <w:rPr>
                <w:noProof/>
                <w:webHidden/>
              </w:rPr>
              <w:tab/>
            </w:r>
            <w:r w:rsidR="00EB3370">
              <w:rPr>
                <w:noProof/>
                <w:webHidden/>
              </w:rPr>
              <w:fldChar w:fldCharType="begin"/>
            </w:r>
            <w:r w:rsidR="00EB3370">
              <w:rPr>
                <w:noProof/>
                <w:webHidden/>
              </w:rPr>
              <w:instrText xml:space="preserve"> PAGEREF _Toc390253609 \h </w:instrText>
            </w:r>
          </w:ins>
          <w:r w:rsidR="00EB3370">
            <w:rPr>
              <w:noProof/>
              <w:webHidden/>
            </w:rPr>
          </w:r>
          <w:ins w:id="370" w:author="Jarno Nieminen" w:date="2014-06-11T12:40:00Z">
            <w:r w:rsidR="00EB3370">
              <w:rPr>
                <w:noProof/>
                <w:webHidden/>
              </w:rPr>
              <w:fldChar w:fldCharType="separate"/>
            </w:r>
            <w:r w:rsidR="00EB3370">
              <w:rPr>
                <w:noProof/>
                <w:webHidden/>
              </w:rPr>
              <w:t>10</w:t>
            </w:r>
            <w:r w:rsidR="00EB3370">
              <w:rPr>
                <w:noProof/>
                <w:webHidden/>
              </w:rPr>
              <w:fldChar w:fldCharType="end"/>
            </w:r>
            <w:r>
              <w:rPr>
                <w:noProof/>
              </w:rPr>
              <w:fldChar w:fldCharType="end"/>
            </w:r>
          </w:ins>
        </w:p>
        <w:p w14:paraId="334B5847" w14:textId="77777777" w:rsidR="00EB3370" w:rsidRDefault="000D110E">
          <w:pPr>
            <w:pStyle w:val="TOC1"/>
            <w:tabs>
              <w:tab w:val="left" w:pos="400"/>
              <w:tab w:val="right" w:leader="dot" w:pos="10456"/>
            </w:tabs>
            <w:rPr>
              <w:ins w:id="371" w:author="Jarno Nieminen" w:date="2014-06-11T12:40:00Z"/>
              <w:rFonts w:asciiTheme="minorHAnsi" w:eastAsiaTheme="minorEastAsia" w:hAnsiTheme="minorHAnsi" w:cstheme="minorBidi"/>
              <w:noProof/>
              <w:sz w:val="22"/>
              <w:lang w:eastAsia="sv-SE"/>
            </w:rPr>
          </w:pPr>
          <w:ins w:id="372" w:author="Jarno Nieminen" w:date="2014-06-11T12:40:00Z">
            <w:r>
              <w:fldChar w:fldCharType="begin"/>
            </w:r>
            <w:r>
              <w:instrText xml:space="preserve"> HYPERLINK \l "_Toc390253610" </w:instrText>
            </w:r>
            <w:r>
              <w:fldChar w:fldCharType="separate"/>
            </w:r>
            <w:r w:rsidR="00EB3370" w:rsidRPr="00D44273">
              <w:rPr>
                <w:rStyle w:val="Hyperlink"/>
                <w:noProof/>
              </w:rPr>
              <w:t>2</w:t>
            </w:r>
            <w:r w:rsidR="00EB3370">
              <w:rPr>
                <w:rFonts w:asciiTheme="minorHAnsi" w:eastAsiaTheme="minorEastAsia" w:hAnsiTheme="minorHAnsi" w:cstheme="minorBidi"/>
                <w:noProof/>
                <w:sz w:val="22"/>
                <w:lang w:eastAsia="sv-SE"/>
              </w:rPr>
              <w:tab/>
            </w:r>
            <w:r w:rsidR="00EB3370" w:rsidRPr="00D44273">
              <w:rPr>
                <w:rStyle w:val="Hyperlink"/>
                <w:noProof/>
              </w:rPr>
              <w:t>Versionsinformation</w:t>
            </w:r>
            <w:r w:rsidR="00EB3370">
              <w:rPr>
                <w:noProof/>
                <w:webHidden/>
              </w:rPr>
              <w:tab/>
            </w:r>
            <w:r w:rsidR="00EB3370">
              <w:rPr>
                <w:noProof/>
                <w:webHidden/>
              </w:rPr>
              <w:fldChar w:fldCharType="begin"/>
            </w:r>
            <w:r w:rsidR="00EB3370">
              <w:rPr>
                <w:noProof/>
                <w:webHidden/>
              </w:rPr>
              <w:instrText xml:space="preserve"> PAGEREF _Toc390253610 \h </w:instrText>
            </w:r>
          </w:ins>
          <w:r w:rsidR="00EB3370">
            <w:rPr>
              <w:noProof/>
              <w:webHidden/>
            </w:rPr>
          </w:r>
          <w:ins w:id="373" w:author="Jarno Nieminen" w:date="2014-06-11T12:40:00Z">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6C8673FB" w14:textId="77777777" w:rsidR="00EB3370" w:rsidRDefault="000D110E">
          <w:pPr>
            <w:pStyle w:val="TOC2"/>
            <w:tabs>
              <w:tab w:val="left" w:pos="879"/>
              <w:tab w:val="right" w:leader="dot" w:pos="10456"/>
            </w:tabs>
            <w:rPr>
              <w:ins w:id="374" w:author="Jarno Nieminen" w:date="2014-06-11T12:40:00Z"/>
              <w:rFonts w:asciiTheme="minorHAnsi" w:eastAsiaTheme="minorEastAsia" w:hAnsiTheme="minorHAnsi" w:cstheme="minorBidi"/>
              <w:noProof/>
              <w:sz w:val="22"/>
              <w:lang w:eastAsia="sv-SE"/>
            </w:rPr>
          </w:pPr>
          <w:ins w:id="375" w:author="Jarno Nieminen" w:date="2014-06-11T12:40:00Z">
            <w:r>
              <w:fldChar w:fldCharType="begin"/>
            </w:r>
            <w:r>
              <w:instrText xml:space="preserve"> HYPERLINK \l "_Toc390253611" </w:instrText>
            </w:r>
            <w:r>
              <w:fldChar w:fldCharType="separate"/>
            </w:r>
            <w:r w:rsidR="00EB3370" w:rsidRPr="00D44273">
              <w:rPr>
                <w:rStyle w:val="Hyperlink"/>
                <w:noProof/>
              </w:rPr>
              <w:t>2.1</w:t>
            </w:r>
            <w:r w:rsidR="00EB3370">
              <w:rPr>
                <w:rFonts w:asciiTheme="minorHAnsi" w:eastAsiaTheme="minorEastAsia" w:hAnsiTheme="minorHAnsi" w:cstheme="minorBidi"/>
                <w:noProof/>
                <w:sz w:val="22"/>
                <w:lang w:eastAsia="sv-SE"/>
              </w:rPr>
              <w:tab/>
            </w:r>
            <w:r w:rsidR="00EB3370" w:rsidRPr="00D44273">
              <w:rPr>
                <w:rStyle w:val="Hyperlink"/>
                <w:noProof/>
              </w:rPr>
              <w:t xml:space="preserve">Version </w:t>
            </w:r>
            <w:r w:rsidR="00EB3370" w:rsidRPr="00D44273">
              <w:rPr>
                <w:rStyle w:val="Hyperlink"/>
                <w:b/>
                <w:noProof/>
              </w:rPr>
              <w:t>2</w:t>
            </w:r>
            <w:r w:rsidR="00EB3370" w:rsidRPr="00D44273">
              <w:rPr>
                <w:rStyle w:val="Hyperlink"/>
                <w:noProof/>
              </w:rPr>
              <w:t>.</w:t>
            </w:r>
            <w:r w:rsidR="00EB3370" w:rsidRPr="00D44273">
              <w:rPr>
                <w:rStyle w:val="Hyperlink"/>
                <w:b/>
                <w:noProof/>
              </w:rPr>
              <w:t>0</w:t>
            </w:r>
            <w:r w:rsidR="00EB3370" w:rsidRPr="00D44273">
              <w:rPr>
                <w:rStyle w:val="Hyperlink"/>
                <w:noProof/>
              </w:rPr>
              <w:t>.</w:t>
            </w:r>
            <w:r w:rsidR="00EB3370" w:rsidRPr="00D44273">
              <w:rPr>
                <w:rStyle w:val="Hyperlink"/>
                <w:b/>
                <w:noProof/>
              </w:rPr>
              <w:t>0</w:t>
            </w:r>
            <w:r w:rsidR="00EB3370" w:rsidRPr="00D44273">
              <w:rPr>
                <w:rStyle w:val="Hyperlink"/>
                <w:noProof/>
              </w:rPr>
              <w:t>.</w:t>
            </w:r>
            <w:r w:rsidR="00EB3370" w:rsidRPr="00D44273">
              <w:rPr>
                <w:rStyle w:val="Hyperlink"/>
                <w:b/>
                <w:noProof/>
              </w:rPr>
              <w:t>RC_3</w:t>
            </w:r>
            <w:r w:rsidR="00EB3370">
              <w:rPr>
                <w:noProof/>
                <w:webHidden/>
              </w:rPr>
              <w:tab/>
            </w:r>
            <w:r w:rsidR="00EB3370">
              <w:rPr>
                <w:noProof/>
                <w:webHidden/>
              </w:rPr>
              <w:fldChar w:fldCharType="begin"/>
            </w:r>
            <w:r w:rsidR="00EB3370">
              <w:rPr>
                <w:noProof/>
                <w:webHidden/>
              </w:rPr>
              <w:instrText xml:space="preserve"> PAGEREF _Toc390253611 \h </w:instrText>
            </w:r>
          </w:ins>
          <w:r w:rsidR="00EB3370">
            <w:rPr>
              <w:noProof/>
              <w:webHidden/>
            </w:rPr>
          </w:r>
          <w:ins w:id="376" w:author="Jarno Nieminen" w:date="2014-06-11T12:40:00Z">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7D1C5C5D" w14:textId="77777777" w:rsidR="00EB3370" w:rsidRDefault="000D110E">
          <w:pPr>
            <w:pStyle w:val="TOC3"/>
            <w:tabs>
              <w:tab w:val="left" w:pos="1100"/>
              <w:tab w:val="right" w:leader="dot" w:pos="10456"/>
            </w:tabs>
            <w:rPr>
              <w:ins w:id="377" w:author="Jarno Nieminen" w:date="2014-06-11T12:40:00Z"/>
              <w:rFonts w:asciiTheme="minorHAnsi" w:eastAsiaTheme="minorEastAsia" w:hAnsiTheme="minorHAnsi" w:cstheme="minorBidi"/>
              <w:noProof/>
              <w:sz w:val="22"/>
              <w:lang w:eastAsia="sv-SE"/>
            </w:rPr>
          </w:pPr>
          <w:ins w:id="378" w:author="Jarno Nieminen" w:date="2014-06-11T12:40:00Z">
            <w:r>
              <w:fldChar w:fldCharType="begin"/>
            </w:r>
            <w:r>
              <w:instrText xml:space="preserve"> HYPERLINK \l "_Toc390253612" </w:instrText>
            </w:r>
            <w:r>
              <w:fldChar w:fldCharType="separate"/>
            </w:r>
            <w:r w:rsidR="00EB3370" w:rsidRPr="00D44273">
              <w:rPr>
                <w:rStyle w:val="Hyperlink"/>
                <w:noProof/>
              </w:rPr>
              <w:t>2.1.1</w:t>
            </w:r>
            <w:r w:rsidR="00EB3370">
              <w:rPr>
                <w:rFonts w:asciiTheme="minorHAnsi" w:eastAsiaTheme="minorEastAsia" w:hAnsiTheme="minorHAnsi" w:cstheme="minorBidi"/>
                <w:noProof/>
                <w:sz w:val="22"/>
                <w:lang w:eastAsia="sv-SE"/>
              </w:rPr>
              <w:tab/>
            </w:r>
            <w:r w:rsidR="00EB3370" w:rsidRPr="00D44273">
              <w:rPr>
                <w:rStyle w:val="Hyperlink"/>
                <w:noProof/>
              </w:rPr>
              <w:t>Oförändrade tjänstekontrakt</w:t>
            </w:r>
            <w:r w:rsidR="00EB3370">
              <w:rPr>
                <w:noProof/>
                <w:webHidden/>
              </w:rPr>
              <w:tab/>
            </w:r>
            <w:r w:rsidR="00EB3370">
              <w:rPr>
                <w:noProof/>
                <w:webHidden/>
              </w:rPr>
              <w:fldChar w:fldCharType="begin"/>
            </w:r>
            <w:r w:rsidR="00EB3370">
              <w:rPr>
                <w:noProof/>
                <w:webHidden/>
              </w:rPr>
              <w:instrText xml:space="preserve"> PAGEREF _Toc390253612 \h </w:instrText>
            </w:r>
          </w:ins>
          <w:r w:rsidR="00EB3370">
            <w:rPr>
              <w:noProof/>
              <w:webHidden/>
            </w:rPr>
          </w:r>
          <w:ins w:id="379" w:author="Jarno Nieminen" w:date="2014-06-11T12:40:00Z">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4410697A" w14:textId="77777777" w:rsidR="00EB3370" w:rsidRDefault="000D110E">
          <w:pPr>
            <w:pStyle w:val="TOC3"/>
            <w:tabs>
              <w:tab w:val="left" w:pos="1100"/>
              <w:tab w:val="right" w:leader="dot" w:pos="10456"/>
            </w:tabs>
            <w:rPr>
              <w:ins w:id="380" w:author="Jarno Nieminen" w:date="2014-06-11T12:40:00Z"/>
              <w:rFonts w:asciiTheme="minorHAnsi" w:eastAsiaTheme="minorEastAsia" w:hAnsiTheme="minorHAnsi" w:cstheme="minorBidi"/>
              <w:noProof/>
              <w:sz w:val="22"/>
              <w:lang w:eastAsia="sv-SE"/>
            </w:rPr>
          </w:pPr>
          <w:ins w:id="381" w:author="Jarno Nieminen" w:date="2014-06-11T12:40:00Z">
            <w:r>
              <w:fldChar w:fldCharType="begin"/>
            </w:r>
            <w:r>
              <w:instrText xml:space="preserve"> HYPERLINK \l "_Toc390253613" </w:instrText>
            </w:r>
            <w:r>
              <w:fldChar w:fldCharType="separate"/>
            </w:r>
            <w:r w:rsidR="00EB3370" w:rsidRPr="00D44273">
              <w:rPr>
                <w:rStyle w:val="Hyperlink"/>
                <w:noProof/>
              </w:rPr>
              <w:t>2.1.2</w:t>
            </w:r>
            <w:r w:rsidR="00EB3370">
              <w:rPr>
                <w:rFonts w:asciiTheme="minorHAnsi" w:eastAsiaTheme="minorEastAsia" w:hAnsiTheme="minorHAnsi" w:cstheme="minorBidi"/>
                <w:noProof/>
                <w:sz w:val="22"/>
                <w:lang w:eastAsia="sv-SE"/>
              </w:rPr>
              <w:tab/>
            </w:r>
            <w:r w:rsidR="00EB3370" w:rsidRPr="00D44273">
              <w:rPr>
                <w:rStyle w:val="Hyperlink"/>
                <w:noProof/>
              </w:rPr>
              <w:t>Nya tjänstekontrakt</w:t>
            </w:r>
            <w:r w:rsidR="00EB3370">
              <w:rPr>
                <w:noProof/>
                <w:webHidden/>
              </w:rPr>
              <w:tab/>
            </w:r>
            <w:r w:rsidR="00EB3370">
              <w:rPr>
                <w:noProof/>
                <w:webHidden/>
              </w:rPr>
              <w:fldChar w:fldCharType="begin"/>
            </w:r>
            <w:r w:rsidR="00EB3370">
              <w:rPr>
                <w:noProof/>
                <w:webHidden/>
              </w:rPr>
              <w:instrText xml:space="preserve"> PAGEREF _Toc390253613 \h </w:instrText>
            </w:r>
          </w:ins>
          <w:r w:rsidR="00EB3370">
            <w:rPr>
              <w:noProof/>
              <w:webHidden/>
            </w:rPr>
          </w:r>
          <w:ins w:id="382" w:author="Jarno Nieminen" w:date="2014-06-11T12:40:00Z">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44AB3361" w14:textId="77777777" w:rsidR="00EB3370" w:rsidRDefault="000D110E">
          <w:pPr>
            <w:pStyle w:val="TOC3"/>
            <w:tabs>
              <w:tab w:val="left" w:pos="1100"/>
              <w:tab w:val="right" w:leader="dot" w:pos="10456"/>
            </w:tabs>
            <w:rPr>
              <w:ins w:id="383" w:author="Jarno Nieminen" w:date="2014-06-11T12:40:00Z"/>
              <w:rFonts w:asciiTheme="minorHAnsi" w:eastAsiaTheme="minorEastAsia" w:hAnsiTheme="minorHAnsi" w:cstheme="minorBidi"/>
              <w:noProof/>
              <w:sz w:val="22"/>
              <w:lang w:eastAsia="sv-SE"/>
            </w:rPr>
          </w:pPr>
          <w:ins w:id="384" w:author="Jarno Nieminen" w:date="2014-06-11T12:40:00Z">
            <w:r>
              <w:fldChar w:fldCharType="begin"/>
            </w:r>
            <w:r>
              <w:instrText xml:space="preserve"> HYPERLINK \l "_Toc390253614" </w:instrText>
            </w:r>
            <w:r>
              <w:fldChar w:fldCharType="separate"/>
            </w:r>
            <w:r w:rsidR="00EB3370" w:rsidRPr="00D44273">
              <w:rPr>
                <w:rStyle w:val="Hyperlink"/>
                <w:noProof/>
              </w:rPr>
              <w:t>2.1.3</w:t>
            </w:r>
            <w:r w:rsidR="00EB3370">
              <w:rPr>
                <w:rFonts w:asciiTheme="minorHAnsi" w:eastAsiaTheme="minorEastAsia" w:hAnsiTheme="minorHAnsi" w:cstheme="minorBidi"/>
                <w:noProof/>
                <w:sz w:val="22"/>
                <w:lang w:eastAsia="sv-SE"/>
              </w:rPr>
              <w:tab/>
            </w:r>
            <w:r w:rsidR="00EB3370" w:rsidRPr="00D44273">
              <w:rPr>
                <w:rStyle w:val="Hyperlink"/>
                <w:noProof/>
              </w:rPr>
              <w:t>Förändrade tjänstekontrakt</w:t>
            </w:r>
            <w:r w:rsidR="00EB3370">
              <w:rPr>
                <w:noProof/>
                <w:webHidden/>
              </w:rPr>
              <w:tab/>
            </w:r>
            <w:r w:rsidR="00EB3370">
              <w:rPr>
                <w:noProof/>
                <w:webHidden/>
              </w:rPr>
              <w:fldChar w:fldCharType="begin"/>
            </w:r>
            <w:r w:rsidR="00EB3370">
              <w:rPr>
                <w:noProof/>
                <w:webHidden/>
              </w:rPr>
              <w:instrText xml:space="preserve"> PAGEREF _Toc390253614 \h </w:instrText>
            </w:r>
          </w:ins>
          <w:r w:rsidR="00EB3370">
            <w:rPr>
              <w:noProof/>
              <w:webHidden/>
            </w:rPr>
          </w:r>
          <w:ins w:id="385" w:author="Jarno Nieminen" w:date="2014-06-11T12:40:00Z">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76DEE3B5" w14:textId="77777777" w:rsidR="00EB3370" w:rsidRDefault="000D110E">
          <w:pPr>
            <w:pStyle w:val="TOC3"/>
            <w:tabs>
              <w:tab w:val="left" w:pos="1100"/>
              <w:tab w:val="right" w:leader="dot" w:pos="10456"/>
            </w:tabs>
            <w:rPr>
              <w:ins w:id="386" w:author="Jarno Nieminen" w:date="2014-06-11T12:40:00Z"/>
              <w:rFonts w:asciiTheme="minorHAnsi" w:eastAsiaTheme="minorEastAsia" w:hAnsiTheme="minorHAnsi" w:cstheme="minorBidi"/>
              <w:noProof/>
              <w:sz w:val="22"/>
              <w:lang w:eastAsia="sv-SE"/>
            </w:rPr>
          </w:pPr>
          <w:ins w:id="387" w:author="Jarno Nieminen" w:date="2014-06-11T12:40:00Z">
            <w:r>
              <w:fldChar w:fldCharType="begin"/>
            </w:r>
            <w:r>
              <w:instrText xml:space="preserve"> HYPERLINK \l "_Toc390253615" </w:instrText>
            </w:r>
            <w:r>
              <w:fldChar w:fldCharType="separate"/>
            </w:r>
            <w:r w:rsidR="00EB3370" w:rsidRPr="00D44273">
              <w:rPr>
                <w:rStyle w:val="Hyperlink"/>
                <w:noProof/>
              </w:rPr>
              <w:t>2.1.4</w:t>
            </w:r>
            <w:r w:rsidR="00EB3370">
              <w:rPr>
                <w:rFonts w:asciiTheme="minorHAnsi" w:eastAsiaTheme="minorEastAsia" w:hAnsiTheme="minorHAnsi" w:cstheme="minorBidi"/>
                <w:noProof/>
                <w:sz w:val="22"/>
                <w:lang w:eastAsia="sv-SE"/>
              </w:rPr>
              <w:tab/>
            </w:r>
            <w:r w:rsidR="00EB3370" w:rsidRPr="00D44273">
              <w:rPr>
                <w:rStyle w:val="Hyperlink"/>
                <w:noProof/>
              </w:rPr>
              <w:t>Utgångna tjänstekontrakt</w:t>
            </w:r>
            <w:r w:rsidR="00EB3370">
              <w:rPr>
                <w:noProof/>
                <w:webHidden/>
              </w:rPr>
              <w:tab/>
            </w:r>
            <w:r w:rsidR="00EB3370">
              <w:rPr>
                <w:noProof/>
                <w:webHidden/>
              </w:rPr>
              <w:fldChar w:fldCharType="begin"/>
            </w:r>
            <w:r w:rsidR="00EB3370">
              <w:rPr>
                <w:noProof/>
                <w:webHidden/>
              </w:rPr>
              <w:instrText xml:space="preserve"> PAGEREF _Toc390253615 \h </w:instrText>
            </w:r>
          </w:ins>
          <w:r w:rsidR="00EB3370">
            <w:rPr>
              <w:noProof/>
              <w:webHidden/>
            </w:rPr>
          </w:r>
          <w:ins w:id="388" w:author="Jarno Nieminen" w:date="2014-06-11T12:40:00Z">
            <w:r w:rsidR="00EB3370">
              <w:rPr>
                <w:noProof/>
                <w:webHidden/>
              </w:rPr>
              <w:fldChar w:fldCharType="separate"/>
            </w:r>
            <w:r w:rsidR="00EB3370">
              <w:rPr>
                <w:noProof/>
                <w:webHidden/>
              </w:rPr>
              <w:t>11</w:t>
            </w:r>
            <w:r w:rsidR="00EB3370">
              <w:rPr>
                <w:noProof/>
                <w:webHidden/>
              </w:rPr>
              <w:fldChar w:fldCharType="end"/>
            </w:r>
            <w:r>
              <w:rPr>
                <w:noProof/>
              </w:rPr>
              <w:fldChar w:fldCharType="end"/>
            </w:r>
          </w:ins>
        </w:p>
        <w:p w14:paraId="5FD27DEE" w14:textId="77777777" w:rsidR="00EB3370" w:rsidRDefault="000D110E">
          <w:pPr>
            <w:pStyle w:val="TOC1"/>
            <w:tabs>
              <w:tab w:val="left" w:pos="400"/>
              <w:tab w:val="right" w:leader="dot" w:pos="10456"/>
            </w:tabs>
            <w:rPr>
              <w:ins w:id="389" w:author="Jarno Nieminen" w:date="2014-06-11T12:40:00Z"/>
              <w:rFonts w:asciiTheme="minorHAnsi" w:eastAsiaTheme="minorEastAsia" w:hAnsiTheme="minorHAnsi" w:cstheme="minorBidi"/>
              <w:noProof/>
              <w:sz w:val="22"/>
              <w:lang w:eastAsia="sv-SE"/>
            </w:rPr>
          </w:pPr>
          <w:ins w:id="390" w:author="Jarno Nieminen" w:date="2014-06-11T12:40:00Z">
            <w:r>
              <w:fldChar w:fldCharType="begin"/>
            </w:r>
            <w:r>
              <w:instrText xml:space="preserve"> HYPERLINK \l "_Toc390253616" </w:instrText>
            </w:r>
            <w:r>
              <w:fldChar w:fldCharType="separate"/>
            </w:r>
            <w:r w:rsidR="00EB3370" w:rsidRPr="00D44273">
              <w:rPr>
                <w:rStyle w:val="Hyperlink"/>
                <w:noProof/>
              </w:rPr>
              <w:t>3</w:t>
            </w:r>
            <w:r w:rsidR="00EB3370">
              <w:rPr>
                <w:rFonts w:asciiTheme="minorHAnsi" w:eastAsiaTheme="minorEastAsia" w:hAnsiTheme="minorHAnsi" w:cstheme="minorBidi"/>
                <w:noProof/>
                <w:sz w:val="22"/>
                <w:lang w:eastAsia="sv-SE"/>
              </w:rPr>
              <w:tab/>
            </w:r>
            <w:r w:rsidR="00EB3370" w:rsidRPr="00D44273">
              <w:rPr>
                <w:rStyle w:val="Hyperlink"/>
                <w:noProof/>
              </w:rPr>
              <w:t>Tjänstedomänens arkitektur</w:t>
            </w:r>
            <w:r w:rsidR="00EB3370">
              <w:rPr>
                <w:noProof/>
                <w:webHidden/>
              </w:rPr>
              <w:tab/>
            </w:r>
            <w:r w:rsidR="00EB3370">
              <w:rPr>
                <w:noProof/>
                <w:webHidden/>
              </w:rPr>
              <w:fldChar w:fldCharType="begin"/>
            </w:r>
            <w:r w:rsidR="00EB3370">
              <w:rPr>
                <w:noProof/>
                <w:webHidden/>
              </w:rPr>
              <w:instrText xml:space="preserve"> PAGEREF _Toc390253616 \h </w:instrText>
            </w:r>
          </w:ins>
          <w:r w:rsidR="00EB3370">
            <w:rPr>
              <w:noProof/>
              <w:webHidden/>
            </w:rPr>
          </w:r>
          <w:ins w:id="391" w:author="Jarno Nieminen" w:date="2014-06-11T12:40:00Z">
            <w:r w:rsidR="00EB3370">
              <w:rPr>
                <w:noProof/>
                <w:webHidden/>
              </w:rPr>
              <w:fldChar w:fldCharType="separate"/>
            </w:r>
            <w:r w:rsidR="00EB3370">
              <w:rPr>
                <w:noProof/>
                <w:webHidden/>
              </w:rPr>
              <w:t>12</w:t>
            </w:r>
            <w:r w:rsidR="00EB3370">
              <w:rPr>
                <w:noProof/>
                <w:webHidden/>
              </w:rPr>
              <w:fldChar w:fldCharType="end"/>
            </w:r>
            <w:r>
              <w:rPr>
                <w:noProof/>
              </w:rPr>
              <w:fldChar w:fldCharType="end"/>
            </w:r>
          </w:ins>
        </w:p>
        <w:p w14:paraId="2935F1F2" w14:textId="77777777" w:rsidR="00EB3370" w:rsidRDefault="000D110E">
          <w:pPr>
            <w:pStyle w:val="TOC2"/>
            <w:tabs>
              <w:tab w:val="left" w:pos="879"/>
              <w:tab w:val="right" w:leader="dot" w:pos="10456"/>
            </w:tabs>
            <w:rPr>
              <w:ins w:id="392" w:author="Jarno Nieminen" w:date="2014-06-11T12:40:00Z"/>
              <w:rFonts w:asciiTheme="minorHAnsi" w:eastAsiaTheme="minorEastAsia" w:hAnsiTheme="minorHAnsi" w:cstheme="minorBidi"/>
              <w:noProof/>
              <w:sz w:val="22"/>
              <w:lang w:eastAsia="sv-SE"/>
            </w:rPr>
          </w:pPr>
          <w:ins w:id="393" w:author="Jarno Nieminen" w:date="2014-06-11T12:40:00Z">
            <w:r>
              <w:fldChar w:fldCharType="begin"/>
            </w:r>
            <w:r>
              <w:instrText xml:space="preserve"> HYPERLINK \l "_Toc390253617" </w:instrText>
            </w:r>
            <w:r>
              <w:fldChar w:fldCharType="separate"/>
            </w:r>
            <w:r w:rsidR="00EB3370" w:rsidRPr="00D44273">
              <w:rPr>
                <w:rStyle w:val="Hyperlink"/>
                <w:noProof/>
              </w:rPr>
              <w:t>3.1</w:t>
            </w:r>
            <w:r w:rsidR="00EB3370">
              <w:rPr>
                <w:rFonts w:asciiTheme="minorHAnsi" w:eastAsiaTheme="minorEastAsia" w:hAnsiTheme="minorHAnsi" w:cstheme="minorBidi"/>
                <w:noProof/>
                <w:sz w:val="22"/>
                <w:lang w:eastAsia="sv-SE"/>
              </w:rPr>
              <w:tab/>
            </w:r>
            <w:r w:rsidR="00EB3370" w:rsidRPr="00D44273">
              <w:rPr>
                <w:rStyle w:val="Hyperlink"/>
                <w:noProof/>
              </w:rPr>
              <w:t>Flöde AF-1 Skapa formulärmall</w:t>
            </w:r>
            <w:r w:rsidR="00EB3370">
              <w:rPr>
                <w:noProof/>
                <w:webHidden/>
              </w:rPr>
              <w:tab/>
            </w:r>
            <w:r w:rsidR="00EB3370">
              <w:rPr>
                <w:noProof/>
                <w:webHidden/>
              </w:rPr>
              <w:fldChar w:fldCharType="begin"/>
            </w:r>
            <w:r w:rsidR="00EB3370">
              <w:rPr>
                <w:noProof/>
                <w:webHidden/>
              </w:rPr>
              <w:instrText xml:space="preserve"> PAGEREF _Toc390253617 \h </w:instrText>
            </w:r>
          </w:ins>
          <w:r w:rsidR="00EB3370">
            <w:rPr>
              <w:noProof/>
              <w:webHidden/>
            </w:rPr>
          </w:r>
          <w:ins w:id="394" w:author="Jarno Nieminen" w:date="2014-06-11T12:40:00Z">
            <w:r w:rsidR="00EB3370">
              <w:rPr>
                <w:noProof/>
                <w:webHidden/>
              </w:rPr>
              <w:fldChar w:fldCharType="separate"/>
            </w:r>
            <w:r w:rsidR="00EB3370">
              <w:rPr>
                <w:noProof/>
                <w:webHidden/>
              </w:rPr>
              <w:t>12</w:t>
            </w:r>
            <w:r w:rsidR="00EB3370">
              <w:rPr>
                <w:noProof/>
                <w:webHidden/>
              </w:rPr>
              <w:fldChar w:fldCharType="end"/>
            </w:r>
            <w:r>
              <w:rPr>
                <w:noProof/>
              </w:rPr>
              <w:fldChar w:fldCharType="end"/>
            </w:r>
          </w:ins>
        </w:p>
        <w:p w14:paraId="158FACA1" w14:textId="77777777" w:rsidR="00EB3370" w:rsidRDefault="000D110E">
          <w:pPr>
            <w:pStyle w:val="TOC2"/>
            <w:tabs>
              <w:tab w:val="left" w:pos="879"/>
              <w:tab w:val="right" w:leader="dot" w:pos="10456"/>
            </w:tabs>
            <w:rPr>
              <w:ins w:id="395" w:author="Jarno Nieminen" w:date="2014-06-11T12:40:00Z"/>
              <w:rFonts w:asciiTheme="minorHAnsi" w:eastAsiaTheme="minorEastAsia" w:hAnsiTheme="minorHAnsi" w:cstheme="minorBidi"/>
              <w:noProof/>
              <w:sz w:val="22"/>
              <w:lang w:eastAsia="sv-SE"/>
            </w:rPr>
          </w:pPr>
          <w:ins w:id="396" w:author="Jarno Nieminen" w:date="2014-06-11T12:40:00Z">
            <w:r>
              <w:fldChar w:fldCharType="begin"/>
            </w:r>
            <w:r>
              <w:instrText xml:space="preserve"> HYPERLINK \l "_Toc390253618" </w:instrText>
            </w:r>
            <w:r>
              <w:fldChar w:fldCharType="separate"/>
            </w:r>
            <w:r w:rsidR="00EB3370" w:rsidRPr="00D44273">
              <w:rPr>
                <w:rStyle w:val="Hyperlink"/>
                <w:noProof/>
              </w:rPr>
              <w:t>3.2</w:t>
            </w:r>
            <w:r w:rsidR="00EB3370">
              <w:rPr>
                <w:rFonts w:asciiTheme="minorHAnsi" w:eastAsiaTheme="minorEastAsia" w:hAnsiTheme="minorHAnsi" w:cstheme="minorBidi"/>
                <w:noProof/>
                <w:sz w:val="22"/>
                <w:lang w:eastAsia="sv-SE"/>
              </w:rPr>
              <w:tab/>
            </w:r>
            <w:r w:rsidR="00EB3370" w:rsidRPr="00D44273">
              <w:rPr>
                <w:rStyle w:val="Hyperlink"/>
                <w:noProof/>
              </w:rPr>
              <w:t>Flöde AF-2 Begär formulärinsamling av patient</w:t>
            </w:r>
            <w:r w:rsidR="00EB3370">
              <w:rPr>
                <w:noProof/>
                <w:webHidden/>
              </w:rPr>
              <w:tab/>
            </w:r>
            <w:r w:rsidR="00EB3370">
              <w:rPr>
                <w:noProof/>
                <w:webHidden/>
              </w:rPr>
              <w:fldChar w:fldCharType="begin"/>
            </w:r>
            <w:r w:rsidR="00EB3370">
              <w:rPr>
                <w:noProof/>
                <w:webHidden/>
              </w:rPr>
              <w:instrText xml:space="preserve"> PAGEREF _Toc390253618 \h </w:instrText>
            </w:r>
          </w:ins>
          <w:r w:rsidR="00EB3370">
            <w:rPr>
              <w:noProof/>
              <w:webHidden/>
            </w:rPr>
          </w:r>
          <w:ins w:id="397" w:author="Jarno Nieminen" w:date="2014-06-11T12:40:00Z">
            <w:r w:rsidR="00EB3370">
              <w:rPr>
                <w:noProof/>
                <w:webHidden/>
              </w:rPr>
              <w:fldChar w:fldCharType="separate"/>
            </w:r>
            <w:r w:rsidR="00EB3370">
              <w:rPr>
                <w:noProof/>
                <w:webHidden/>
              </w:rPr>
              <w:t>13</w:t>
            </w:r>
            <w:r w:rsidR="00EB3370">
              <w:rPr>
                <w:noProof/>
                <w:webHidden/>
              </w:rPr>
              <w:fldChar w:fldCharType="end"/>
            </w:r>
            <w:r>
              <w:rPr>
                <w:noProof/>
              </w:rPr>
              <w:fldChar w:fldCharType="end"/>
            </w:r>
          </w:ins>
        </w:p>
        <w:p w14:paraId="43DE5C8D" w14:textId="77777777" w:rsidR="00EB3370" w:rsidRDefault="000D110E">
          <w:pPr>
            <w:pStyle w:val="TOC2"/>
            <w:tabs>
              <w:tab w:val="left" w:pos="879"/>
              <w:tab w:val="right" w:leader="dot" w:pos="10456"/>
            </w:tabs>
            <w:rPr>
              <w:ins w:id="398" w:author="Jarno Nieminen" w:date="2014-06-11T12:40:00Z"/>
              <w:rFonts w:asciiTheme="minorHAnsi" w:eastAsiaTheme="minorEastAsia" w:hAnsiTheme="minorHAnsi" w:cstheme="minorBidi"/>
              <w:noProof/>
              <w:sz w:val="22"/>
              <w:lang w:eastAsia="sv-SE"/>
            </w:rPr>
          </w:pPr>
          <w:ins w:id="399" w:author="Jarno Nieminen" w:date="2014-06-11T12:40:00Z">
            <w:r>
              <w:fldChar w:fldCharType="begin"/>
            </w:r>
            <w:r>
              <w:instrText xml:space="preserve"> HYPERLINK \l "_Toc390253619" </w:instrText>
            </w:r>
            <w:r>
              <w:fldChar w:fldCharType="separate"/>
            </w:r>
            <w:r w:rsidR="00EB3370" w:rsidRPr="00D44273">
              <w:rPr>
                <w:rStyle w:val="Hyperlink"/>
                <w:noProof/>
              </w:rPr>
              <w:t>3.3</w:t>
            </w:r>
            <w:r w:rsidR="00EB3370">
              <w:rPr>
                <w:rFonts w:asciiTheme="minorHAnsi" w:eastAsiaTheme="minorEastAsia" w:hAnsiTheme="minorHAnsi" w:cstheme="minorBidi"/>
                <w:noProof/>
                <w:sz w:val="22"/>
                <w:lang w:eastAsia="sv-SE"/>
              </w:rPr>
              <w:tab/>
            </w:r>
            <w:r w:rsidR="00EB3370" w:rsidRPr="00D44273">
              <w:rPr>
                <w:rStyle w:val="Hyperlink"/>
                <w:noProof/>
              </w:rPr>
              <w:t>Flöde AF-3A Patient fyller i formulär (redan skapat)</w:t>
            </w:r>
            <w:r w:rsidR="00EB3370">
              <w:rPr>
                <w:noProof/>
                <w:webHidden/>
              </w:rPr>
              <w:tab/>
            </w:r>
            <w:r w:rsidR="00EB3370">
              <w:rPr>
                <w:noProof/>
                <w:webHidden/>
              </w:rPr>
              <w:fldChar w:fldCharType="begin"/>
            </w:r>
            <w:r w:rsidR="00EB3370">
              <w:rPr>
                <w:noProof/>
                <w:webHidden/>
              </w:rPr>
              <w:instrText xml:space="preserve"> PAGEREF _Toc390253619 \h </w:instrText>
            </w:r>
          </w:ins>
          <w:r w:rsidR="00EB3370">
            <w:rPr>
              <w:noProof/>
              <w:webHidden/>
            </w:rPr>
          </w:r>
          <w:ins w:id="400" w:author="Jarno Nieminen" w:date="2014-06-11T12:40:00Z">
            <w:r w:rsidR="00EB3370">
              <w:rPr>
                <w:noProof/>
                <w:webHidden/>
              </w:rPr>
              <w:fldChar w:fldCharType="separate"/>
            </w:r>
            <w:r w:rsidR="00EB3370">
              <w:rPr>
                <w:noProof/>
                <w:webHidden/>
              </w:rPr>
              <w:t>15</w:t>
            </w:r>
            <w:r w:rsidR="00EB3370">
              <w:rPr>
                <w:noProof/>
                <w:webHidden/>
              </w:rPr>
              <w:fldChar w:fldCharType="end"/>
            </w:r>
            <w:r>
              <w:rPr>
                <w:noProof/>
              </w:rPr>
              <w:fldChar w:fldCharType="end"/>
            </w:r>
          </w:ins>
        </w:p>
        <w:p w14:paraId="449172AD" w14:textId="77777777" w:rsidR="00EB3370" w:rsidRDefault="000D110E">
          <w:pPr>
            <w:pStyle w:val="TOC2"/>
            <w:tabs>
              <w:tab w:val="left" w:pos="879"/>
              <w:tab w:val="right" w:leader="dot" w:pos="10456"/>
            </w:tabs>
            <w:rPr>
              <w:ins w:id="401" w:author="Jarno Nieminen" w:date="2014-06-11T12:40:00Z"/>
              <w:rFonts w:asciiTheme="minorHAnsi" w:eastAsiaTheme="minorEastAsia" w:hAnsiTheme="minorHAnsi" w:cstheme="minorBidi"/>
              <w:noProof/>
              <w:sz w:val="22"/>
              <w:lang w:eastAsia="sv-SE"/>
            </w:rPr>
          </w:pPr>
          <w:ins w:id="402" w:author="Jarno Nieminen" w:date="2014-06-11T12:40:00Z">
            <w:r>
              <w:fldChar w:fldCharType="begin"/>
            </w:r>
            <w:r>
              <w:instrText xml:space="preserve"> HYPERLINK \l "_Toc390253620" </w:instrText>
            </w:r>
            <w:r>
              <w:fldChar w:fldCharType="separate"/>
            </w:r>
            <w:r w:rsidR="00EB3370" w:rsidRPr="00D44273">
              <w:rPr>
                <w:rStyle w:val="Hyperlink"/>
                <w:noProof/>
              </w:rPr>
              <w:t>3.4</w:t>
            </w:r>
            <w:r w:rsidR="00EB3370">
              <w:rPr>
                <w:rFonts w:asciiTheme="minorHAnsi" w:eastAsiaTheme="minorEastAsia" w:hAnsiTheme="minorHAnsi" w:cstheme="minorBidi"/>
                <w:noProof/>
                <w:sz w:val="22"/>
                <w:lang w:eastAsia="sv-SE"/>
              </w:rPr>
              <w:tab/>
            </w:r>
            <w:r w:rsidR="00EB3370" w:rsidRPr="00D44273">
              <w:rPr>
                <w:rStyle w:val="Hyperlink"/>
                <w:noProof/>
              </w:rPr>
              <w:t>Flöde AF-3B Patient fyller i formulär</w:t>
            </w:r>
            <w:r w:rsidR="00EB3370">
              <w:rPr>
                <w:noProof/>
                <w:webHidden/>
              </w:rPr>
              <w:tab/>
            </w:r>
            <w:r w:rsidR="00EB3370">
              <w:rPr>
                <w:noProof/>
                <w:webHidden/>
              </w:rPr>
              <w:fldChar w:fldCharType="begin"/>
            </w:r>
            <w:r w:rsidR="00EB3370">
              <w:rPr>
                <w:noProof/>
                <w:webHidden/>
              </w:rPr>
              <w:instrText xml:space="preserve"> PAGEREF _Toc390253620 \h </w:instrText>
            </w:r>
          </w:ins>
          <w:r w:rsidR="00EB3370">
            <w:rPr>
              <w:noProof/>
              <w:webHidden/>
            </w:rPr>
          </w:r>
          <w:ins w:id="403" w:author="Jarno Nieminen" w:date="2014-06-11T12:40:00Z">
            <w:r w:rsidR="00EB3370">
              <w:rPr>
                <w:noProof/>
                <w:webHidden/>
              </w:rPr>
              <w:fldChar w:fldCharType="separate"/>
            </w:r>
            <w:r w:rsidR="00EB3370">
              <w:rPr>
                <w:noProof/>
                <w:webHidden/>
              </w:rPr>
              <w:t>17</w:t>
            </w:r>
            <w:r w:rsidR="00EB3370">
              <w:rPr>
                <w:noProof/>
                <w:webHidden/>
              </w:rPr>
              <w:fldChar w:fldCharType="end"/>
            </w:r>
            <w:r>
              <w:rPr>
                <w:noProof/>
              </w:rPr>
              <w:fldChar w:fldCharType="end"/>
            </w:r>
          </w:ins>
        </w:p>
        <w:p w14:paraId="1AE92E71" w14:textId="77777777" w:rsidR="00EB3370" w:rsidRDefault="000D110E">
          <w:pPr>
            <w:pStyle w:val="TOC2"/>
            <w:tabs>
              <w:tab w:val="left" w:pos="879"/>
              <w:tab w:val="right" w:leader="dot" w:pos="10456"/>
            </w:tabs>
            <w:rPr>
              <w:ins w:id="404" w:author="Jarno Nieminen" w:date="2014-06-11T12:40:00Z"/>
              <w:rFonts w:asciiTheme="minorHAnsi" w:eastAsiaTheme="minorEastAsia" w:hAnsiTheme="minorHAnsi" w:cstheme="minorBidi"/>
              <w:noProof/>
              <w:sz w:val="22"/>
              <w:lang w:eastAsia="sv-SE"/>
            </w:rPr>
          </w:pPr>
          <w:ins w:id="405" w:author="Jarno Nieminen" w:date="2014-06-11T12:40:00Z">
            <w:r>
              <w:fldChar w:fldCharType="begin"/>
            </w:r>
            <w:r>
              <w:instrText xml:space="preserve"> HYPERLINK \l "_Toc390253621" </w:instrText>
            </w:r>
            <w:r>
              <w:fldChar w:fldCharType="separate"/>
            </w:r>
            <w:r w:rsidR="00EB3370" w:rsidRPr="00D44273">
              <w:rPr>
                <w:rStyle w:val="Hyperlink"/>
                <w:noProof/>
              </w:rPr>
              <w:t>3.5</w:t>
            </w:r>
            <w:r w:rsidR="00EB3370">
              <w:rPr>
                <w:rFonts w:asciiTheme="minorHAnsi" w:eastAsiaTheme="minorEastAsia" w:hAnsiTheme="minorHAnsi" w:cstheme="minorBidi"/>
                <w:noProof/>
                <w:sz w:val="22"/>
                <w:lang w:eastAsia="sv-SE"/>
              </w:rPr>
              <w:tab/>
            </w:r>
            <w:r w:rsidR="00EB3370" w:rsidRPr="00D44273">
              <w:rPr>
                <w:rStyle w:val="Hyperlink"/>
                <w:noProof/>
              </w:rPr>
              <w:t>Flöde AF-4 Återuppta formulär.</w:t>
            </w:r>
            <w:r w:rsidR="00EB3370">
              <w:rPr>
                <w:noProof/>
                <w:webHidden/>
              </w:rPr>
              <w:tab/>
            </w:r>
            <w:r w:rsidR="00EB3370">
              <w:rPr>
                <w:noProof/>
                <w:webHidden/>
              </w:rPr>
              <w:fldChar w:fldCharType="begin"/>
            </w:r>
            <w:r w:rsidR="00EB3370">
              <w:rPr>
                <w:noProof/>
                <w:webHidden/>
              </w:rPr>
              <w:instrText xml:space="preserve"> PAGEREF _Toc390253621 \h </w:instrText>
            </w:r>
          </w:ins>
          <w:r w:rsidR="00EB3370">
            <w:rPr>
              <w:noProof/>
              <w:webHidden/>
            </w:rPr>
          </w:r>
          <w:ins w:id="406" w:author="Jarno Nieminen" w:date="2014-06-11T12:40:00Z">
            <w:r w:rsidR="00EB3370">
              <w:rPr>
                <w:noProof/>
                <w:webHidden/>
              </w:rPr>
              <w:fldChar w:fldCharType="separate"/>
            </w:r>
            <w:r w:rsidR="00EB3370">
              <w:rPr>
                <w:noProof/>
                <w:webHidden/>
              </w:rPr>
              <w:t>19</w:t>
            </w:r>
            <w:r w:rsidR="00EB3370">
              <w:rPr>
                <w:noProof/>
                <w:webHidden/>
              </w:rPr>
              <w:fldChar w:fldCharType="end"/>
            </w:r>
            <w:r>
              <w:rPr>
                <w:noProof/>
              </w:rPr>
              <w:fldChar w:fldCharType="end"/>
            </w:r>
          </w:ins>
        </w:p>
        <w:p w14:paraId="7EA7657C" w14:textId="77777777" w:rsidR="00EB3370" w:rsidRDefault="000D110E">
          <w:pPr>
            <w:pStyle w:val="TOC2"/>
            <w:tabs>
              <w:tab w:val="left" w:pos="879"/>
              <w:tab w:val="right" w:leader="dot" w:pos="10456"/>
            </w:tabs>
            <w:rPr>
              <w:ins w:id="407" w:author="Jarno Nieminen" w:date="2014-06-11T12:40:00Z"/>
              <w:rFonts w:asciiTheme="minorHAnsi" w:eastAsiaTheme="minorEastAsia" w:hAnsiTheme="minorHAnsi" w:cstheme="minorBidi"/>
              <w:noProof/>
              <w:sz w:val="22"/>
              <w:lang w:eastAsia="sv-SE"/>
            </w:rPr>
          </w:pPr>
          <w:ins w:id="408" w:author="Jarno Nieminen" w:date="2014-06-11T12:40:00Z">
            <w:r>
              <w:fldChar w:fldCharType="begin"/>
            </w:r>
            <w:r>
              <w:instrText xml:space="preserve"> HYPERLINK \l "_Toc390253622" </w:instrText>
            </w:r>
            <w:r>
              <w:fldChar w:fldCharType="separate"/>
            </w:r>
            <w:r w:rsidR="00EB3370" w:rsidRPr="00D44273">
              <w:rPr>
                <w:rStyle w:val="Hyperlink"/>
                <w:noProof/>
              </w:rPr>
              <w:t>3.6</w:t>
            </w:r>
            <w:r w:rsidR="00EB3370">
              <w:rPr>
                <w:rFonts w:asciiTheme="minorHAnsi" w:eastAsiaTheme="minorEastAsia" w:hAnsiTheme="minorHAnsi" w:cstheme="minorBidi"/>
                <w:noProof/>
                <w:sz w:val="22"/>
                <w:lang w:eastAsia="sv-SE"/>
              </w:rPr>
              <w:tab/>
            </w:r>
            <w:r w:rsidR="00EB3370" w:rsidRPr="00D44273">
              <w:rPr>
                <w:rStyle w:val="Hyperlink"/>
                <w:noProof/>
              </w:rPr>
              <w:t>Flöde AF-5 Notifiera</w:t>
            </w:r>
            <w:r w:rsidR="00EB3370">
              <w:rPr>
                <w:noProof/>
                <w:webHidden/>
              </w:rPr>
              <w:tab/>
            </w:r>
            <w:r w:rsidR="00EB3370">
              <w:rPr>
                <w:noProof/>
                <w:webHidden/>
              </w:rPr>
              <w:fldChar w:fldCharType="begin"/>
            </w:r>
            <w:r w:rsidR="00EB3370">
              <w:rPr>
                <w:noProof/>
                <w:webHidden/>
              </w:rPr>
              <w:instrText xml:space="preserve"> PAGEREF _Toc390253622 \h </w:instrText>
            </w:r>
          </w:ins>
          <w:r w:rsidR="00EB3370">
            <w:rPr>
              <w:noProof/>
              <w:webHidden/>
            </w:rPr>
          </w:r>
          <w:ins w:id="409" w:author="Jarno Nieminen" w:date="2014-06-11T12:40:00Z">
            <w:r w:rsidR="00EB3370">
              <w:rPr>
                <w:noProof/>
                <w:webHidden/>
              </w:rPr>
              <w:fldChar w:fldCharType="separate"/>
            </w:r>
            <w:r w:rsidR="00EB3370">
              <w:rPr>
                <w:noProof/>
                <w:webHidden/>
              </w:rPr>
              <w:t>20</w:t>
            </w:r>
            <w:r w:rsidR="00EB3370">
              <w:rPr>
                <w:noProof/>
                <w:webHidden/>
              </w:rPr>
              <w:fldChar w:fldCharType="end"/>
            </w:r>
            <w:r>
              <w:rPr>
                <w:noProof/>
              </w:rPr>
              <w:fldChar w:fldCharType="end"/>
            </w:r>
          </w:ins>
        </w:p>
        <w:p w14:paraId="76ED4E57" w14:textId="77777777" w:rsidR="00EB3370" w:rsidRDefault="000D110E">
          <w:pPr>
            <w:pStyle w:val="TOC2"/>
            <w:tabs>
              <w:tab w:val="left" w:pos="879"/>
              <w:tab w:val="right" w:leader="dot" w:pos="10456"/>
            </w:tabs>
            <w:rPr>
              <w:ins w:id="410" w:author="Jarno Nieminen" w:date="2014-06-11T12:40:00Z"/>
              <w:rFonts w:asciiTheme="minorHAnsi" w:eastAsiaTheme="minorEastAsia" w:hAnsiTheme="minorHAnsi" w:cstheme="minorBidi"/>
              <w:noProof/>
              <w:sz w:val="22"/>
              <w:lang w:eastAsia="sv-SE"/>
            </w:rPr>
          </w:pPr>
          <w:ins w:id="411" w:author="Jarno Nieminen" w:date="2014-06-11T12:40:00Z">
            <w:r>
              <w:fldChar w:fldCharType="begin"/>
            </w:r>
            <w:r>
              <w:instrText xml:space="preserve"> HYPERLINK \l "_Toc390253623" </w:instrText>
            </w:r>
            <w:r>
              <w:fldChar w:fldCharType="separate"/>
            </w:r>
            <w:r w:rsidR="00EB3370" w:rsidRPr="00D44273">
              <w:rPr>
                <w:rStyle w:val="Hyperlink"/>
                <w:noProof/>
              </w:rPr>
              <w:t>3.7</w:t>
            </w:r>
            <w:r w:rsidR="00EB3370">
              <w:rPr>
                <w:rFonts w:asciiTheme="minorHAnsi" w:eastAsiaTheme="minorEastAsia" w:hAnsiTheme="minorHAnsi" w:cstheme="minorBidi"/>
                <w:noProof/>
                <w:sz w:val="22"/>
                <w:lang w:eastAsia="sv-SE"/>
              </w:rPr>
              <w:tab/>
            </w:r>
            <w:r w:rsidR="00EB3370" w:rsidRPr="00D44273">
              <w:rPr>
                <w:rStyle w:val="Hyperlink"/>
                <w:noProof/>
              </w:rPr>
              <w:t>Flöde AF-6 Vårdsystem hämtar användarens/patientens formulär.</w:t>
            </w:r>
            <w:r w:rsidR="00EB3370">
              <w:rPr>
                <w:noProof/>
                <w:webHidden/>
              </w:rPr>
              <w:tab/>
            </w:r>
            <w:r w:rsidR="00EB3370">
              <w:rPr>
                <w:noProof/>
                <w:webHidden/>
              </w:rPr>
              <w:fldChar w:fldCharType="begin"/>
            </w:r>
            <w:r w:rsidR="00EB3370">
              <w:rPr>
                <w:noProof/>
                <w:webHidden/>
              </w:rPr>
              <w:instrText xml:space="preserve"> PAGEREF _Toc390253623 \h </w:instrText>
            </w:r>
          </w:ins>
          <w:r w:rsidR="00EB3370">
            <w:rPr>
              <w:noProof/>
              <w:webHidden/>
            </w:rPr>
          </w:r>
          <w:ins w:id="412" w:author="Jarno Nieminen" w:date="2014-06-11T12:40:00Z">
            <w:r w:rsidR="00EB3370">
              <w:rPr>
                <w:noProof/>
                <w:webHidden/>
              </w:rPr>
              <w:fldChar w:fldCharType="separate"/>
            </w:r>
            <w:r w:rsidR="00EB3370">
              <w:rPr>
                <w:noProof/>
                <w:webHidden/>
              </w:rPr>
              <w:t>20</w:t>
            </w:r>
            <w:r w:rsidR="00EB3370">
              <w:rPr>
                <w:noProof/>
                <w:webHidden/>
              </w:rPr>
              <w:fldChar w:fldCharType="end"/>
            </w:r>
            <w:r>
              <w:rPr>
                <w:noProof/>
              </w:rPr>
              <w:fldChar w:fldCharType="end"/>
            </w:r>
          </w:ins>
        </w:p>
        <w:p w14:paraId="08E34909" w14:textId="77777777" w:rsidR="00EB3370" w:rsidRDefault="000D110E">
          <w:pPr>
            <w:pStyle w:val="TOC2"/>
            <w:tabs>
              <w:tab w:val="left" w:pos="879"/>
              <w:tab w:val="right" w:leader="dot" w:pos="10456"/>
            </w:tabs>
            <w:rPr>
              <w:ins w:id="413" w:author="Jarno Nieminen" w:date="2014-06-11T12:40:00Z"/>
              <w:rFonts w:asciiTheme="minorHAnsi" w:eastAsiaTheme="minorEastAsia" w:hAnsiTheme="minorHAnsi" w:cstheme="minorBidi"/>
              <w:noProof/>
              <w:sz w:val="22"/>
              <w:lang w:eastAsia="sv-SE"/>
            </w:rPr>
          </w:pPr>
          <w:ins w:id="414" w:author="Jarno Nieminen" w:date="2014-06-11T12:40:00Z">
            <w:r>
              <w:fldChar w:fldCharType="begin"/>
            </w:r>
            <w:r>
              <w:instrText xml:space="preserve"> HYPERLINK \l "_Toc390253624" </w:instrText>
            </w:r>
            <w:r>
              <w:fldChar w:fldCharType="separate"/>
            </w:r>
            <w:r w:rsidR="00EB3370" w:rsidRPr="00D44273">
              <w:rPr>
                <w:rStyle w:val="Hyperlink"/>
                <w:noProof/>
                <w:lang w:eastAsia="sv-SE"/>
              </w:rPr>
              <w:t>3.8</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AF7 - </w:t>
            </w:r>
            <w:r w:rsidR="00EB3370" w:rsidRPr="00D44273">
              <w:rPr>
                <w:rStyle w:val="Hyperlink"/>
                <w:noProof/>
                <w:lang w:eastAsia="sv-SE"/>
              </w:rPr>
              <w:t>Fylla i och avsluta ett formulär</w:t>
            </w:r>
            <w:r w:rsidR="00EB3370">
              <w:rPr>
                <w:noProof/>
                <w:webHidden/>
              </w:rPr>
              <w:tab/>
            </w:r>
            <w:r w:rsidR="00EB3370">
              <w:rPr>
                <w:noProof/>
                <w:webHidden/>
              </w:rPr>
              <w:fldChar w:fldCharType="begin"/>
            </w:r>
            <w:r w:rsidR="00EB3370">
              <w:rPr>
                <w:noProof/>
                <w:webHidden/>
              </w:rPr>
              <w:instrText xml:space="preserve"> PAGEREF _Toc390253624 \h </w:instrText>
            </w:r>
          </w:ins>
          <w:r w:rsidR="00EB3370">
            <w:rPr>
              <w:noProof/>
              <w:webHidden/>
            </w:rPr>
          </w:r>
          <w:ins w:id="415" w:author="Jarno Nieminen" w:date="2014-06-11T12:40:00Z">
            <w:r w:rsidR="00EB3370">
              <w:rPr>
                <w:noProof/>
                <w:webHidden/>
              </w:rPr>
              <w:fldChar w:fldCharType="separate"/>
            </w:r>
            <w:r w:rsidR="00EB3370">
              <w:rPr>
                <w:noProof/>
                <w:webHidden/>
              </w:rPr>
              <w:t>21</w:t>
            </w:r>
            <w:r w:rsidR="00EB3370">
              <w:rPr>
                <w:noProof/>
                <w:webHidden/>
              </w:rPr>
              <w:fldChar w:fldCharType="end"/>
            </w:r>
            <w:r>
              <w:rPr>
                <w:noProof/>
              </w:rPr>
              <w:fldChar w:fldCharType="end"/>
            </w:r>
          </w:ins>
        </w:p>
        <w:p w14:paraId="12758144" w14:textId="77777777" w:rsidR="00EB3370" w:rsidRDefault="000D110E">
          <w:pPr>
            <w:pStyle w:val="TOC2"/>
            <w:tabs>
              <w:tab w:val="left" w:pos="879"/>
              <w:tab w:val="right" w:leader="dot" w:pos="10456"/>
            </w:tabs>
            <w:rPr>
              <w:ins w:id="416" w:author="Jarno Nieminen" w:date="2014-06-11T12:40:00Z"/>
              <w:rFonts w:asciiTheme="minorHAnsi" w:eastAsiaTheme="minorEastAsia" w:hAnsiTheme="minorHAnsi" w:cstheme="minorBidi"/>
              <w:noProof/>
              <w:sz w:val="22"/>
              <w:lang w:eastAsia="sv-SE"/>
            </w:rPr>
          </w:pPr>
          <w:ins w:id="417" w:author="Jarno Nieminen" w:date="2014-06-11T12:40:00Z">
            <w:r>
              <w:fldChar w:fldCharType="begin"/>
            </w:r>
            <w:r>
              <w:instrText xml:space="preserve"> HYPERLINK \l "_Toc390253625" </w:instrText>
            </w:r>
            <w:r>
              <w:fldChar w:fldCharType="separate"/>
            </w:r>
            <w:r w:rsidR="00EB3370" w:rsidRPr="00D44273">
              <w:rPr>
                <w:rStyle w:val="Hyperlink"/>
                <w:noProof/>
              </w:rPr>
              <w:t>3.9</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AF-8 Fyll i formulär</w:t>
            </w:r>
            <w:r w:rsidR="00EB3370">
              <w:rPr>
                <w:noProof/>
                <w:webHidden/>
              </w:rPr>
              <w:tab/>
            </w:r>
            <w:r w:rsidR="00EB3370">
              <w:rPr>
                <w:noProof/>
                <w:webHidden/>
              </w:rPr>
              <w:fldChar w:fldCharType="begin"/>
            </w:r>
            <w:r w:rsidR="00EB3370">
              <w:rPr>
                <w:noProof/>
                <w:webHidden/>
              </w:rPr>
              <w:instrText xml:space="preserve"> PAGEREF _Toc390253625 \h </w:instrText>
            </w:r>
          </w:ins>
          <w:r w:rsidR="00EB3370">
            <w:rPr>
              <w:noProof/>
              <w:webHidden/>
            </w:rPr>
          </w:r>
          <w:ins w:id="418" w:author="Jarno Nieminen" w:date="2014-06-11T12:40:00Z">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40ECBA83" w14:textId="77777777" w:rsidR="00EB3370" w:rsidRDefault="000D110E">
          <w:pPr>
            <w:pStyle w:val="TOC2"/>
            <w:tabs>
              <w:tab w:val="left" w:pos="879"/>
              <w:tab w:val="right" w:leader="dot" w:pos="10456"/>
            </w:tabs>
            <w:rPr>
              <w:ins w:id="419" w:author="Jarno Nieminen" w:date="2014-06-11T12:40:00Z"/>
              <w:rFonts w:asciiTheme="minorHAnsi" w:eastAsiaTheme="minorEastAsia" w:hAnsiTheme="minorHAnsi" w:cstheme="minorBidi"/>
              <w:noProof/>
              <w:sz w:val="22"/>
              <w:lang w:eastAsia="sv-SE"/>
            </w:rPr>
          </w:pPr>
          <w:ins w:id="420" w:author="Jarno Nieminen" w:date="2014-06-11T12:40:00Z">
            <w:r>
              <w:fldChar w:fldCharType="begin"/>
            </w:r>
            <w:r>
              <w:instrText xml:space="preserve"> HYPERLINK \l "_Toc390253626" </w:instrText>
            </w:r>
            <w:r>
              <w:fldChar w:fldCharType="separate"/>
            </w:r>
            <w:r w:rsidR="00EB3370" w:rsidRPr="00D44273">
              <w:rPr>
                <w:rStyle w:val="Hyperlink"/>
                <w:noProof/>
                <w:lang w:eastAsia="sv-SE"/>
              </w:rPr>
              <w:t>3.10</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AF-9 Spara och avsluta formulär</w:t>
            </w:r>
            <w:r w:rsidR="00EB3370">
              <w:rPr>
                <w:noProof/>
                <w:webHidden/>
              </w:rPr>
              <w:tab/>
            </w:r>
            <w:r w:rsidR="00EB3370">
              <w:rPr>
                <w:noProof/>
                <w:webHidden/>
              </w:rPr>
              <w:fldChar w:fldCharType="begin"/>
            </w:r>
            <w:r w:rsidR="00EB3370">
              <w:rPr>
                <w:noProof/>
                <w:webHidden/>
              </w:rPr>
              <w:instrText xml:space="preserve"> PAGEREF _Toc390253626 \h </w:instrText>
            </w:r>
          </w:ins>
          <w:r w:rsidR="00EB3370">
            <w:rPr>
              <w:noProof/>
              <w:webHidden/>
            </w:rPr>
          </w:r>
          <w:ins w:id="421" w:author="Jarno Nieminen" w:date="2014-06-11T12:40:00Z">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54BBFEE4" w14:textId="77777777" w:rsidR="00EB3370" w:rsidRDefault="000D110E">
          <w:pPr>
            <w:pStyle w:val="TOC2"/>
            <w:tabs>
              <w:tab w:val="left" w:pos="879"/>
              <w:tab w:val="right" w:leader="dot" w:pos="10456"/>
            </w:tabs>
            <w:rPr>
              <w:ins w:id="422" w:author="Jarno Nieminen" w:date="2014-06-11T12:40:00Z"/>
              <w:rFonts w:asciiTheme="minorHAnsi" w:eastAsiaTheme="minorEastAsia" w:hAnsiTheme="minorHAnsi" w:cstheme="minorBidi"/>
              <w:noProof/>
              <w:sz w:val="22"/>
              <w:lang w:eastAsia="sv-SE"/>
            </w:rPr>
          </w:pPr>
          <w:ins w:id="423" w:author="Jarno Nieminen" w:date="2014-06-11T12:40:00Z">
            <w:r>
              <w:fldChar w:fldCharType="begin"/>
            </w:r>
            <w:r>
              <w:instrText xml:space="preserve"> HYPERLINK \l "_Toc390253627" </w:instrText>
            </w:r>
            <w:r>
              <w:fldChar w:fldCharType="separate"/>
            </w:r>
            <w:r w:rsidR="00EB3370" w:rsidRPr="00D44273">
              <w:rPr>
                <w:rStyle w:val="Hyperlink"/>
                <w:noProof/>
                <w:lang w:eastAsia="sv-SE"/>
              </w:rPr>
              <w:t>3.11</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AF-10 Hämta formulär</w:t>
            </w:r>
            <w:r w:rsidR="00EB3370">
              <w:rPr>
                <w:noProof/>
                <w:webHidden/>
              </w:rPr>
              <w:tab/>
            </w:r>
            <w:r w:rsidR="00EB3370">
              <w:rPr>
                <w:noProof/>
                <w:webHidden/>
              </w:rPr>
              <w:fldChar w:fldCharType="begin"/>
            </w:r>
            <w:r w:rsidR="00EB3370">
              <w:rPr>
                <w:noProof/>
                <w:webHidden/>
              </w:rPr>
              <w:instrText xml:space="preserve"> PAGEREF _Toc390253627 \h </w:instrText>
            </w:r>
          </w:ins>
          <w:r w:rsidR="00EB3370">
            <w:rPr>
              <w:noProof/>
              <w:webHidden/>
            </w:rPr>
          </w:r>
          <w:ins w:id="424" w:author="Jarno Nieminen" w:date="2014-06-11T12:40:00Z">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4B2E5FB9" w14:textId="77777777" w:rsidR="00EB3370" w:rsidRDefault="000D110E">
          <w:pPr>
            <w:pStyle w:val="TOC2"/>
            <w:tabs>
              <w:tab w:val="left" w:pos="879"/>
              <w:tab w:val="right" w:leader="dot" w:pos="10456"/>
            </w:tabs>
            <w:rPr>
              <w:ins w:id="425" w:author="Jarno Nieminen" w:date="2014-06-11T12:40:00Z"/>
              <w:rFonts w:asciiTheme="minorHAnsi" w:eastAsiaTheme="minorEastAsia" w:hAnsiTheme="minorHAnsi" w:cstheme="minorBidi"/>
              <w:noProof/>
              <w:sz w:val="22"/>
              <w:lang w:eastAsia="sv-SE"/>
            </w:rPr>
          </w:pPr>
          <w:ins w:id="426" w:author="Jarno Nieminen" w:date="2014-06-11T12:40:00Z">
            <w:r>
              <w:fldChar w:fldCharType="begin"/>
            </w:r>
            <w:r>
              <w:instrText xml:space="preserve"> HYPERLINK \l "_Toc390253628" </w:instrText>
            </w:r>
            <w:r>
              <w:fldChar w:fldCharType="separate"/>
            </w:r>
            <w:r w:rsidR="00EB3370" w:rsidRPr="00D44273">
              <w:rPr>
                <w:rStyle w:val="Hyperlink"/>
                <w:noProof/>
              </w:rPr>
              <w:t>3.12</w:t>
            </w:r>
            <w:r w:rsidR="00EB3370">
              <w:rPr>
                <w:rFonts w:asciiTheme="minorHAnsi" w:eastAsiaTheme="minorEastAsia" w:hAnsiTheme="minorHAnsi" w:cstheme="minorBidi"/>
                <w:noProof/>
                <w:sz w:val="22"/>
                <w:lang w:eastAsia="sv-SE"/>
              </w:rPr>
              <w:tab/>
            </w:r>
            <w:r w:rsidR="00EB3370" w:rsidRPr="00D44273">
              <w:rPr>
                <w:rStyle w:val="Hyperlink"/>
                <w:noProof/>
              </w:rPr>
              <w:t>Flöde</w:t>
            </w:r>
            <w:r w:rsidR="00EB3370" w:rsidRPr="00D44273">
              <w:rPr>
                <w:rStyle w:val="Hyperlink"/>
                <w:noProof/>
                <w:lang w:eastAsia="sv-SE"/>
              </w:rPr>
              <w:t xml:space="preserve"> </w:t>
            </w:r>
            <w:r w:rsidR="00EB3370" w:rsidRPr="00D44273">
              <w:rPr>
                <w:rStyle w:val="Hyperlink"/>
                <w:iCs/>
                <w:noProof/>
                <w:lang w:eastAsia="sv-SE"/>
              </w:rPr>
              <w:t xml:space="preserve">AF-11 </w:t>
            </w:r>
            <w:r w:rsidR="00EB3370" w:rsidRPr="00D44273">
              <w:rPr>
                <w:rStyle w:val="Hyperlink"/>
                <w:noProof/>
              </w:rPr>
              <w:t>Avbryta formulär</w:t>
            </w:r>
            <w:r w:rsidR="00EB3370">
              <w:rPr>
                <w:noProof/>
                <w:webHidden/>
              </w:rPr>
              <w:tab/>
            </w:r>
            <w:r w:rsidR="00EB3370">
              <w:rPr>
                <w:noProof/>
                <w:webHidden/>
              </w:rPr>
              <w:fldChar w:fldCharType="begin"/>
            </w:r>
            <w:r w:rsidR="00EB3370">
              <w:rPr>
                <w:noProof/>
                <w:webHidden/>
              </w:rPr>
              <w:instrText xml:space="preserve"> PAGEREF _Toc390253628 \h </w:instrText>
            </w:r>
          </w:ins>
          <w:r w:rsidR="00EB3370">
            <w:rPr>
              <w:noProof/>
              <w:webHidden/>
            </w:rPr>
          </w:r>
          <w:ins w:id="427" w:author="Jarno Nieminen" w:date="2014-06-11T12:40:00Z">
            <w:r w:rsidR="00EB3370">
              <w:rPr>
                <w:noProof/>
                <w:webHidden/>
              </w:rPr>
              <w:fldChar w:fldCharType="separate"/>
            </w:r>
            <w:r w:rsidR="00EB3370">
              <w:rPr>
                <w:noProof/>
                <w:webHidden/>
              </w:rPr>
              <w:t>22</w:t>
            </w:r>
            <w:r w:rsidR="00EB3370">
              <w:rPr>
                <w:noProof/>
                <w:webHidden/>
              </w:rPr>
              <w:fldChar w:fldCharType="end"/>
            </w:r>
            <w:r>
              <w:rPr>
                <w:noProof/>
              </w:rPr>
              <w:fldChar w:fldCharType="end"/>
            </w:r>
          </w:ins>
        </w:p>
        <w:p w14:paraId="4D1B0F74" w14:textId="77777777" w:rsidR="00EB3370" w:rsidRDefault="000D110E">
          <w:pPr>
            <w:pStyle w:val="TOC2"/>
            <w:tabs>
              <w:tab w:val="left" w:pos="879"/>
              <w:tab w:val="right" w:leader="dot" w:pos="10456"/>
            </w:tabs>
            <w:rPr>
              <w:ins w:id="428" w:author="Jarno Nieminen" w:date="2014-06-11T12:40:00Z"/>
              <w:rFonts w:asciiTheme="minorHAnsi" w:eastAsiaTheme="minorEastAsia" w:hAnsiTheme="minorHAnsi" w:cstheme="minorBidi"/>
              <w:noProof/>
              <w:sz w:val="22"/>
              <w:lang w:eastAsia="sv-SE"/>
            </w:rPr>
          </w:pPr>
          <w:ins w:id="429" w:author="Jarno Nieminen" w:date="2014-06-11T12:40:00Z">
            <w:r>
              <w:fldChar w:fldCharType="begin"/>
            </w:r>
            <w:r>
              <w:instrText xml:space="preserve"> HYPERLINK \l "_Toc390253629" </w:instrText>
            </w:r>
            <w:r>
              <w:fldChar w:fldCharType="separate"/>
            </w:r>
            <w:r w:rsidR="00EB3370" w:rsidRPr="00D44273">
              <w:rPr>
                <w:rStyle w:val="Hyperlink"/>
                <w:noProof/>
                <w:lang w:eastAsia="sv-SE"/>
              </w:rPr>
              <w:t>3.13</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w:t>
            </w:r>
            <w:r w:rsidR="00EB3370" w:rsidRPr="00D44273">
              <w:rPr>
                <w:rStyle w:val="Hyperlink"/>
                <w:noProof/>
                <w:lang w:eastAsia="sv-SE"/>
              </w:rPr>
              <w:t>AF-12 Hämta formulärlista</w:t>
            </w:r>
            <w:r w:rsidR="00EB3370">
              <w:rPr>
                <w:noProof/>
                <w:webHidden/>
              </w:rPr>
              <w:tab/>
            </w:r>
            <w:r w:rsidR="00EB3370">
              <w:rPr>
                <w:noProof/>
                <w:webHidden/>
              </w:rPr>
              <w:fldChar w:fldCharType="begin"/>
            </w:r>
            <w:r w:rsidR="00EB3370">
              <w:rPr>
                <w:noProof/>
                <w:webHidden/>
              </w:rPr>
              <w:instrText xml:space="preserve"> PAGEREF _Toc390253629 \h </w:instrText>
            </w:r>
          </w:ins>
          <w:r w:rsidR="00EB3370">
            <w:rPr>
              <w:noProof/>
              <w:webHidden/>
            </w:rPr>
          </w:r>
          <w:ins w:id="430" w:author="Jarno Nieminen" w:date="2014-06-11T12:40:00Z">
            <w:r w:rsidR="00EB3370">
              <w:rPr>
                <w:noProof/>
                <w:webHidden/>
              </w:rPr>
              <w:fldChar w:fldCharType="separate"/>
            </w:r>
            <w:r w:rsidR="00EB3370">
              <w:rPr>
                <w:noProof/>
                <w:webHidden/>
              </w:rPr>
              <w:t>23</w:t>
            </w:r>
            <w:r w:rsidR="00EB3370">
              <w:rPr>
                <w:noProof/>
                <w:webHidden/>
              </w:rPr>
              <w:fldChar w:fldCharType="end"/>
            </w:r>
            <w:r>
              <w:rPr>
                <w:noProof/>
              </w:rPr>
              <w:fldChar w:fldCharType="end"/>
            </w:r>
          </w:ins>
        </w:p>
        <w:p w14:paraId="222CA76A" w14:textId="77777777" w:rsidR="00EB3370" w:rsidRDefault="000D110E">
          <w:pPr>
            <w:pStyle w:val="TOC2"/>
            <w:tabs>
              <w:tab w:val="left" w:pos="879"/>
              <w:tab w:val="right" w:leader="dot" w:pos="10456"/>
            </w:tabs>
            <w:rPr>
              <w:ins w:id="431" w:author="Jarno Nieminen" w:date="2014-06-11T12:40:00Z"/>
              <w:rFonts w:asciiTheme="minorHAnsi" w:eastAsiaTheme="minorEastAsia" w:hAnsiTheme="minorHAnsi" w:cstheme="minorBidi"/>
              <w:noProof/>
              <w:sz w:val="22"/>
              <w:lang w:eastAsia="sv-SE"/>
            </w:rPr>
          </w:pPr>
          <w:ins w:id="432" w:author="Jarno Nieminen" w:date="2014-06-11T12:40:00Z">
            <w:r>
              <w:fldChar w:fldCharType="begin"/>
            </w:r>
            <w:r>
              <w:instrText xml:space="preserve"> HYPERLINK \l "_Toc390253630" </w:instrText>
            </w:r>
            <w:r>
              <w:fldChar w:fldCharType="separate"/>
            </w:r>
            <w:r w:rsidR="00EB3370" w:rsidRPr="00D44273">
              <w:rPr>
                <w:rStyle w:val="Hyperlink"/>
                <w:noProof/>
                <w:lang w:eastAsia="sv-SE"/>
              </w:rPr>
              <w:t>3.14</w:t>
            </w:r>
            <w:r w:rsidR="00EB3370">
              <w:rPr>
                <w:rFonts w:asciiTheme="minorHAnsi" w:eastAsiaTheme="minorEastAsia" w:hAnsiTheme="minorHAnsi" w:cstheme="minorBidi"/>
                <w:noProof/>
                <w:sz w:val="22"/>
                <w:lang w:eastAsia="sv-SE"/>
              </w:rPr>
              <w:tab/>
            </w:r>
            <w:r w:rsidR="00EB3370" w:rsidRPr="00D44273">
              <w:rPr>
                <w:rStyle w:val="Hyperlink"/>
                <w:noProof/>
              </w:rPr>
              <w:t xml:space="preserve">Flöde AF-13 </w:t>
            </w:r>
            <w:r w:rsidR="00EB3370" w:rsidRPr="00D44273">
              <w:rPr>
                <w:rStyle w:val="Hyperlink"/>
                <w:noProof/>
                <w:lang w:eastAsia="sv-SE"/>
              </w:rPr>
              <w:t>Hämta mallar</w:t>
            </w:r>
            <w:r w:rsidR="00EB3370">
              <w:rPr>
                <w:noProof/>
                <w:webHidden/>
              </w:rPr>
              <w:tab/>
            </w:r>
            <w:r w:rsidR="00EB3370">
              <w:rPr>
                <w:noProof/>
                <w:webHidden/>
              </w:rPr>
              <w:fldChar w:fldCharType="begin"/>
            </w:r>
            <w:r w:rsidR="00EB3370">
              <w:rPr>
                <w:noProof/>
                <w:webHidden/>
              </w:rPr>
              <w:instrText xml:space="preserve"> PAGEREF _Toc390253630 \h </w:instrText>
            </w:r>
          </w:ins>
          <w:r w:rsidR="00EB3370">
            <w:rPr>
              <w:noProof/>
              <w:webHidden/>
            </w:rPr>
          </w:r>
          <w:ins w:id="433" w:author="Jarno Nieminen" w:date="2014-06-11T12:40:00Z">
            <w:r w:rsidR="00EB3370">
              <w:rPr>
                <w:noProof/>
                <w:webHidden/>
              </w:rPr>
              <w:fldChar w:fldCharType="separate"/>
            </w:r>
            <w:r w:rsidR="00EB3370">
              <w:rPr>
                <w:noProof/>
                <w:webHidden/>
              </w:rPr>
              <w:t>23</w:t>
            </w:r>
            <w:r w:rsidR="00EB3370">
              <w:rPr>
                <w:noProof/>
                <w:webHidden/>
              </w:rPr>
              <w:fldChar w:fldCharType="end"/>
            </w:r>
            <w:r>
              <w:rPr>
                <w:noProof/>
              </w:rPr>
              <w:fldChar w:fldCharType="end"/>
            </w:r>
          </w:ins>
        </w:p>
        <w:p w14:paraId="261F51EB" w14:textId="77777777" w:rsidR="00EB3370" w:rsidRDefault="000D110E">
          <w:pPr>
            <w:pStyle w:val="TOC2"/>
            <w:tabs>
              <w:tab w:val="left" w:pos="879"/>
              <w:tab w:val="right" w:leader="dot" w:pos="10456"/>
            </w:tabs>
            <w:rPr>
              <w:ins w:id="434" w:author="Jarno Nieminen" w:date="2014-06-11T12:40:00Z"/>
              <w:rFonts w:asciiTheme="minorHAnsi" w:eastAsiaTheme="minorEastAsia" w:hAnsiTheme="minorHAnsi" w:cstheme="minorBidi"/>
              <w:noProof/>
              <w:sz w:val="22"/>
              <w:lang w:eastAsia="sv-SE"/>
            </w:rPr>
          </w:pPr>
          <w:ins w:id="435" w:author="Jarno Nieminen" w:date="2014-06-11T12:40:00Z">
            <w:r>
              <w:fldChar w:fldCharType="begin"/>
            </w:r>
            <w:r>
              <w:instrText xml:space="preserve"> HYPERLINK \l "_Toc390253631" </w:instrText>
            </w:r>
            <w:r>
              <w:fldChar w:fldCharType="separate"/>
            </w:r>
            <w:r w:rsidR="00EB3370" w:rsidRPr="00D44273">
              <w:rPr>
                <w:rStyle w:val="Hyperlink"/>
                <w:noProof/>
              </w:rPr>
              <w:t>3.15</w:t>
            </w:r>
            <w:r w:rsidR="00EB3370">
              <w:rPr>
                <w:rFonts w:asciiTheme="minorHAnsi" w:eastAsiaTheme="minorEastAsia" w:hAnsiTheme="minorHAnsi" w:cstheme="minorBidi"/>
                <w:noProof/>
                <w:sz w:val="22"/>
                <w:lang w:eastAsia="sv-SE"/>
              </w:rPr>
              <w:tab/>
            </w:r>
            <w:r w:rsidR="00EB3370" w:rsidRPr="00D44273">
              <w:rPr>
                <w:rStyle w:val="Hyperlink"/>
                <w:noProof/>
              </w:rPr>
              <w:t>Obligatoriska kontrakt</w:t>
            </w:r>
            <w:r w:rsidR="00EB3370">
              <w:rPr>
                <w:noProof/>
                <w:webHidden/>
              </w:rPr>
              <w:tab/>
            </w:r>
            <w:r w:rsidR="00EB3370">
              <w:rPr>
                <w:noProof/>
                <w:webHidden/>
              </w:rPr>
              <w:fldChar w:fldCharType="begin"/>
            </w:r>
            <w:r w:rsidR="00EB3370">
              <w:rPr>
                <w:noProof/>
                <w:webHidden/>
              </w:rPr>
              <w:instrText xml:space="preserve"> PAGEREF _Toc390253631 \h </w:instrText>
            </w:r>
          </w:ins>
          <w:r w:rsidR="00EB3370">
            <w:rPr>
              <w:noProof/>
              <w:webHidden/>
            </w:rPr>
          </w:r>
          <w:ins w:id="436" w:author="Jarno Nieminen" w:date="2014-06-11T12:40:00Z">
            <w:r w:rsidR="00EB3370">
              <w:rPr>
                <w:noProof/>
                <w:webHidden/>
              </w:rPr>
              <w:fldChar w:fldCharType="separate"/>
            </w:r>
            <w:r w:rsidR="00EB3370">
              <w:rPr>
                <w:noProof/>
                <w:webHidden/>
              </w:rPr>
              <w:t>24</w:t>
            </w:r>
            <w:r w:rsidR="00EB3370">
              <w:rPr>
                <w:noProof/>
                <w:webHidden/>
              </w:rPr>
              <w:fldChar w:fldCharType="end"/>
            </w:r>
            <w:r>
              <w:rPr>
                <w:noProof/>
              </w:rPr>
              <w:fldChar w:fldCharType="end"/>
            </w:r>
          </w:ins>
        </w:p>
        <w:p w14:paraId="1A9677FE" w14:textId="77777777" w:rsidR="00EB3370" w:rsidRDefault="000D110E">
          <w:pPr>
            <w:pStyle w:val="TOC2"/>
            <w:tabs>
              <w:tab w:val="left" w:pos="879"/>
              <w:tab w:val="right" w:leader="dot" w:pos="10456"/>
            </w:tabs>
            <w:rPr>
              <w:ins w:id="437" w:author="Jarno Nieminen" w:date="2014-06-11T12:40:00Z"/>
              <w:rFonts w:asciiTheme="minorHAnsi" w:eastAsiaTheme="minorEastAsia" w:hAnsiTheme="minorHAnsi" w:cstheme="minorBidi"/>
              <w:noProof/>
              <w:sz w:val="22"/>
              <w:lang w:eastAsia="sv-SE"/>
            </w:rPr>
          </w:pPr>
          <w:ins w:id="438" w:author="Jarno Nieminen" w:date="2014-06-11T12:40:00Z">
            <w:r>
              <w:fldChar w:fldCharType="begin"/>
            </w:r>
            <w:r>
              <w:instrText xml:space="preserve"> HYPERLINK \l "_Toc390253632" </w:instrText>
            </w:r>
            <w:r>
              <w:fldChar w:fldCharType="separate"/>
            </w:r>
            <w:r w:rsidR="00EB3370" w:rsidRPr="00D44273">
              <w:rPr>
                <w:rStyle w:val="Hyperlink"/>
                <w:noProof/>
              </w:rPr>
              <w:t>3.16</w:t>
            </w:r>
            <w:r w:rsidR="00EB3370">
              <w:rPr>
                <w:rFonts w:asciiTheme="minorHAnsi" w:eastAsiaTheme="minorEastAsia" w:hAnsiTheme="minorHAnsi" w:cstheme="minorBidi"/>
                <w:noProof/>
                <w:sz w:val="22"/>
                <w:lang w:eastAsia="sv-SE"/>
              </w:rPr>
              <w:tab/>
            </w:r>
            <w:r w:rsidR="00EB3370" w:rsidRPr="00D44273">
              <w:rPr>
                <w:rStyle w:val="Hyperlink"/>
                <w:noProof/>
              </w:rPr>
              <w:t>Adressering</w:t>
            </w:r>
            <w:r w:rsidR="00EB3370">
              <w:rPr>
                <w:noProof/>
                <w:webHidden/>
              </w:rPr>
              <w:tab/>
            </w:r>
            <w:r w:rsidR="00EB3370">
              <w:rPr>
                <w:noProof/>
                <w:webHidden/>
              </w:rPr>
              <w:fldChar w:fldCharType="begin"/>
            </w:r>
            <w:r w:rsidR="00EB3370">
              <w:rPr>
                <w:noProof/>
                <w:webHidden/>
              </w:rPr>
              <w:instrText xml:space="preserve"> PAGEREF _Toc390253632 \h </w:instrText>
            </w:r>
          </w:ins>
          <w:r w:rsidR="00EB3370">
            <w:rPr>
              <w:noProof/>
              <w:webHidden/>
            </w:rPr>
          </w:r>
          <w:ins w:id="439" w:author="Jarno Nieminen" w:date="2014-06-11T12:40:00Z">
            <w:r w:rsidR="00EB3370">
              <w:rPr>
                <w:noProof/>
                <w:webHidden/>
              </w:rPr>
              <w:fldChar w:fldCharType="separate"/>
            </w:r>
            <w:r w:rsidR="00EB3370">
              <w:rPr>
                <w:noProof/>
                <w:webHidden/>
              </w:rPr>
              <w:t>25</w:t>
            </w:r>
            <w:r w:rsidR="00EB3370">
              <w:rPr>
                <w:noProof/>
                <w:webHidden/>
              </w:rPr>
              <w:fldChar w:fldCharType="end"/>
            </w:r>
            <w:r>
              <w:rPr>
                <w:noProof/>
              </w:rPr>
              <w:fldChar w:fldCharType="end"/>
            </w:r>
          </w:ins>
        </w:p>
        <w:p w14:paraId="19861A07" w14:textId="77777777" w:rsidR="00EB3370" w:rsidRDefault="000D110E">
          <w:pPr>
            <w:pStyle w:val="TOC2"/>
            <w:tabs>
              <w:tab w:val="left" w:pos="879"/>
              <w:tab w:val="right" w:leader="dot" w:pos="10456"/>
            </w:tabs>
            <w:rPr>
              <w:ins w:id="440" w:author="Jarno Nieminen" w:date="2014-06-11T12:40:00Z"/>
              <w:rFonts w:asciiTheme="minorHAnsi" w:eastAsiaTheme="minorEastAsia" w:hAnsiTheme="minorHAnsi" w:cstheme="minorBidi"/>
              <w:noProof/>
              <w:sz w:val="22"/>
              <w:lang w:eastAsia="sv-SE"/>
            </w:rPr>
          </w:pPr>
          <w:ins w:id="441" w:author="Jarno Nieminen" w:date="2014-06-11T12:40:00Z">
            <w:r>
              <w:fldChar w:fldCharType="begin"/>
            </w:r>
            <w:r>
              <w:instrText xml:space="preserve"> HYPERLINK \l "_Toc390253633" </w:instrText>
            </w:r>
            <w:r>
              <w:fldChar w:fldCharType="separate"/>
            </w:r>
            <w:r w:rsidR="00EB3370" w:rsidRPr="00D44273">
              <w:rPr>
                <w:rStyle w:val="Hyperlink"/>
                <w:noProof/>
              </w:rPr>
              <w:t>3.17</w:t>
            </w:r>
            <w:r w:rsidR="00EB3370">
              <w:rPr>
                <w:rFonts w:asciiTheme="minorHAnsi" w:eastAsiaTheme="minorEastAsia" w:hAnsiTheme="minorHAnsi" w:cstheme="minorBidi"/>
                <w:noProof/>
                <w:sz w:val="22"/>
                <w:lang w:eastAsia="sv-SE"/>
              </w:rPr>
              <w:tab/>
            </w:r>
            <w:r w:rsidR="00EB3370" w:rsidRPr="00D44273">
              <w:rPr>
                <w:rStyle w:val="Hyperlink"/>
                <w:noProof/>
              </w:rPr>
              <w:t>Uppdatering av engagemangsindex</w:t>
            </w:r>
            <w:r w:rsidR="00EB3370">
              <w:rPr>
                <w:noProof/>
                <w:webHidden/>
              </w:rPr>
              <w:tab/>
            </w:r>
            <w:r w:rsidR="00EB3370">
              <w:rPr>
                <w:noProof/>
                <w:webHidden/>
              </w:rPr>
              <w:fldChar w:fldCharType="begin"/>
            </w:r>
            <w:r w:rsidR="00EB3370">
              <w:rPr>
                <w:noProof/>
                <w:webHidden/>
              </w:rPr>
              <w:instrText xml:space="preserve"> PAGEREF _Toc390253633 \h </w:instrText>
            </w:r>
          </w:ins>
          <w:r w:rsidR="00EB3370">
            <w:rPr>
              <w:noProof/>
              <w:webHidden/>
            </w:rPr>
          </w:r>
          <w:ins w:id="442" w:author="Jarno Nieminen" w:date="2014-06-11T12:40:00Z">
            <w:r w:rsidR="00EB3370">
              <w:rPr>
                <w:noProof/>
                <w:webHidden/>
              </w:rPr>
              <w:fldChar w:fldCharType="separate"/>
            </w:r>
            <w:r w:rsidR="00EB3370">
              <w:rPr>
                <w:noProof/>
                <w:webHidden/>
              </w:rPr>
              <w:t>25</w:t>
            </w:r>
            <w:r w:rsidR="00EB3370">
              <w:rPr>
                <w:noProof/>
                <w:webHidden/>
              </w:rPr>
              <w:fldChar w:fldCharType="end"/>
            </w:r>
            <w:r>
              <w:rPr>
                <w:noProof/>
              </w:rPr>
              <w:fldChar w:fldCharType="end"/>
            </w:r>
          </w:ins>
        </w:p>
        <w:p w14:paraId="48A12E59" w14:textId="77777777" w:rsidR="00EB3370" w:rsidRDefault="000D110E">
          <w:pPr>
            <w:pStyle w:val="TOC1"/>
            <w:tabs>
              <w:tab w:val="left" w:pos="400"/>
              <w:tab w:val="right" w:leader="dot" w:pos="10456"/>
            </w:tabs>
            <w:rPr>
              <w:ins w:id="443" w:author="Jarno Nieminen" w:date="2014-06-11T12:40:00Z"/>
              <w:rFonts w:asciiTheme="minorHAnsi" w:eastAsiaTheme="minorEastAsia" w:hAnsiTheme="minorHAnsi" w:cstheme="minorBidi"/>
              <w:noProof/>
              <w:sz w:val="22"/>
              <w:lang w:eastAsia="sv-SE"/>
            </w:rPr>
          </w:pPr>
          <w:ins w:id="444" w:author="Jarno Nieminen" w:date="2014-06-11T12:40:00Z">
            <w:r>
              <w:fldChar w:fldCharType="begin"/>
            </w:r>
            <w:r>
              <w:instrText xml:space="preserve"> HYPERLINK \l "_Toc390253634" </w:instrText>
            </w:r>
            <w:r>
              <w:fldChar w:fldCharType="separate"/>
            </w:r>
            <w:r w:rsidR="00EB3370" w:rsidRPr="00D44273">
              <w:rPr>
                <w:rStyle w:val="Hyperlink"/>
                <w:noProof/>
              </w:rPr>
              <w:t>4</w:t>
            </w:r>
            <w:r w:rsidR="00EB3370">
              <w:rPr>
                <w:rFonts w:asciiTheme="minorHAnsi" w:eastAsiaTheme="minorEastAsia" w:hAnsiTheme="minorHAnsi" w:cstheme="minorBidi"/>
                <w:noProof/>
                <w:sz w:val="22"/>
                <w:lang w:eastAsia="sv-SE"/>
              </w:rPr>
              <w:tab/>
            </w:r>
            <w:r w:rsidR="00EB3370" w:rsidRPr="00D44273">
              <w:rPr>
                <w:rStyle w:val="Hyperlink"/>
                <w:noProof/>
              </w:rPr>
              <w:t>Tjänstedomänens krav och regler</w:t>
            </w:r>
            <w:r w:rsidR="00EB3370">
              <w:rPr>
                <w:noProof/>
                <w:webHidden/>
              </w:rPr>
              <w:tab/>
            </w:r>
            <w:r w:rsidR="00EB3370">
              <w:rPr>
                <w:noProof/>
                <w:webHidden/>
              </w:rPr>
              <w:fldChar w:fldCharType="begin"/>
            </w:r>
            <w:r w:rsidR="00EB3370">
              <w:rPr>
                <w:noProof/>
                <w:webHidden/>
              </w:rPr>
              <w:instrText xml:space="preserve"> PAGEREF _Toc390253634 \h </w:instrText>
            </w:r>
          </w:ins>
          <w:r w:rsidR="00EB3370">
            <w:rPr>
              <w:noProof/>
              <w:webHidden/>
            </w:rPr>
          </w:r>
          <w:ins w:id="445" w:author="Jarno Nieminen" w:date="2014-06-11T12:40:00Z">
            <w:r w:rsidR="00EB3370">
              <w:rPr>
                <w:noProof/>
                <w:webHidden/>
              </w:rPr>
              <w:fldChar w:fldCharType="separate"/>
            </w:r>
            <w:r w:rsidR="00EB3370">
              <w:rPr>
                <w:noProof/>
                <w:webHidden/>
              </w:rPr>
              <w:t>28</w:t>
            </w:r>
            <w:r w:rsidR="00EB3370">
              <w:rPr>
                <w:noProof/>
                <w:webHidden/>
              </w:rPr>
              <w:fldChar w:fldCharType="end"/>
            </w:r>
            <w:r>
              <w:rPr>
                <w:noProof/>
              </w:rPr>
              <w:fldChar w:fldCharType="end"/>
            </w:r>
          </w:ins>
        </w:p>
        <w:p w14:paraId="6A7BE1D3" w14:textId="77777777" w:rsidR="00EB3370" w:rsidRDefault="000D110E">
          <w:pPr>
            <w:pStyle w:val="TOC2"/>
            <w:tabs>
              <w:tab w:val="left" w:pos="879"/>
              <w:tab w:val="right" w:leader="dot" w:pos="10456"/>
            </w:tabs>
            <w:rPr>
              <w:ins w:id="446" w:author="Jarno Nieminen" w:date="2014-06-11T12:40:00Z"/>
              <w:rFonts w:asciiTheme="minorHAnsi" w:eastAsiaTheme="minorEastAsia" w:hAnsiTheme="minorHAnsi" w:cstheme="minorBidi"/>
              <w:noProof/>
              <w:sz w:val="22"/>
              <w:lang w:eastAsia="sv-SE"/>
            </w:rPr>
          </w:pPr>
          <w:ins w:id="447" w:author="Jarno Nieminen" w:date="2014-06-11T12:40:00Z">
            <w:r>
              <w:fldChar w:fldCharType="begin"/>
            </w:r>
            <w:r>
              <w:instrText xml:space="preserve"> HYPERLINK \l "_Toc390253635" </w:instrText>
            </w:r>
            <w:r>
              <w:fldChar w:fldCharType="separate"/>
            </w:r>
            <w:r w:rsidR="00EB3370" w:rsidRPr="00D44273">
              <w:rPr>
                <w:rStyle w:val="Hyperlink"/>
                <w:noProof/>
              </w:rPr>
              <w:t>4.1</w:t>
            </w:r>
            <w:r w:rsidR="00EB3370">
              <w:rPr>
                <w:rFonts w:asciiTheme="minorHAnsi" w:eastAsiaTheme="minorEastAsia" w:hAnsiTheme="minorHAnsi" w:cstheme="minorBidi"/>
                <w:noProof/>
                <w:sz w:val="22"/>
                <w:lang w:eastAsia="sv-SE"/>
              </w:rPr>
              <w:tab/>
            </w:r>
            <w:r w:rsidR="00EB3370" w:rsidRPr="00D44273">
              <w:rPr>
                <w:rStyle w:val="Hyperlink"/>
                <w:noProof/>
              </w:rPr>
              <w:t>Presentationsregler för konsument</w:t>
            </w:r>
            <w:r w:rsidR="00EB3370">
              <w:rPr>
                <w:noProof/>
                <w:webHidden/>
              </w:rPr>
              <w:tab/>
            </w:r>
            <w:r w:rsidR="00EB3370">
              <w:rPr>
                <w:noProof/>
                <w:webHidden/>
              </w:rPr>
              <w:fldChar w:fldCharType="begin"/>
            </w:r>
            <w:r w:rsidR="00EB3370">
              <w:rPr>
                <w:noProof/>
                <w:webHidden/>
              </w:rPr>
              <w:instrText xml:space="preserve"> PAGEREF _Toc390253635 \h </w:instrText>
            </w:r>
          </w:ins>
          <w:r w:rsidR="00EB3370">
            <w:rPr>
              <w:noProof/>
              <w:webHidden/>
            </w:rPr>
          </w:r>
          <w:ins w:id="448" w:author="Jarno Nieminen" w:date="2014-06-11T12:40:00Z">
            <w:r w:rsidR="00EB3370">
              <w:rPr>
                <w:noProof/>
                <w:webHidden/>
              </w:rPr>
              <w:fldChar w:fldCharType="separate"/>
            </w:r>
            <w:r w:rsidR="00EB3370">
              <w:rPr>
                <w:noProof/>
                <w:webHidden/>
              </w:rPr>
              <w:t>28</w:t>
            </w:r>
            <w:r w:rsidR="00EB3370">
              <w:rPr>
                <w:noProof/>
                <w:webHidden/>
              </w:rPr>
              <w:fldChar w:fldCharType="end"/>
            </w:r>
            <w:r>
              <w:rPr>
                <w:noProof/>
              </w:rPr>
              <w:fldChar w:fldCharType="end"/>
            </w:r>
          </w:ins>
        </w:p>
        <w:p w14:paraId="2D933F29" w14:textId="77777777" w:rsidR="00EB3370" w:rsidRDefault="000D110E">
          <w:pPr>
            <w:pStyle w:val="TOC2"/>
            <w:tabs>
              <w:tab w:val="left" w:pos="879"/>
              <w:tab w:val="right" w:leader="dot" w:pos="10456"/>
            </w:tabs>
            <w:rPr>
              <w:ins w:id="449" w:author="Jarno Nieminen" w:date="2014-06-11T12:40:00Z"/>
              <w:rFonts w:asciiTheme="minorHAnsi" w:eastAsiaTheme="minorEastAsia" w:hAnsiTheme="minorHAnsi" w:cstheme="minorBidi"/>
              <w:noProof/>
              <w:sz w:val="22"/>
              <w:lang w:eastAsia="sv-SE"/>
            </w:rPr>
          </w:pPr>
          <w:ins w:id="450" w:author="Jarno Nieminen" w:date="2014-06-11T12:40:00Z">
            <w:r>
              <w:lastRenderedPageBreak/>
              <w:fldChar w:fldCharType="begin"/>
            </w:r>
            <w:r>
              <w:instrText xml:space="preserve"> HYPERLINK \l "_Toc390253636" </w:instrText>
            </w:r>
            <w:r>
              <w:fldChar w:fldCharType="separate"/>
            </w:r>
            <w:r w:rsidR="00EB3370" w:rsidRPr="00D44273">
              <w:rPr>
                <w:rStyle w:val="Hyperlink"/>
                <w:noProof/>
              </w:rPr>
              <w:t>4.2</w:t>
            </w:r>
            <w:r w:rsidR="00EB3370">
              <w:rPr>
                <w:rFonts w:asciiTheme="minorHAnsi" w:eastAsiaTheme="minorEastAsia" w:hAnsiTheme="minorHAnsi" w:cstheme="minorBidi"/>
                <w:noProof/>
                <w:sz w:val="22"/>
                <w:lang w:eastAsia="sv-SE"/>
              </w:rPr>
              <w:tab/>
            </w:r>
            <w:r w:rsidR="00EB3370" w:rsidRPr="00D44273">
              <w:rPr>
                <w:rStyle w:val="Hyperlink"/>
                <w:noProof/>
              </w:rPr>
              <w:t>Informationssäkerhet och juridik</w:t>
            </w:r>
            <w:r w:rsidR="00EB3370">
              <w:rPr>
                <w:noProof/>
                <w:webHidden/>
              </w:rPr>
              <w:tab/>
            </w:r>
            <w:r w:rsidR="00EB3370">
              <w:rPr>
                <w:noProof/>
                <w:webHidden/>
              </w:rPr>
              <w:fldChar w:fldCharType="begin"/>
            </w:r>
            <w:r w:rsidR="00EB3370">
              <w:rPr>
                <w:noProof/>
                <w:webHidden/>
              </w:rPr>
              <w:instrText xml:space="preserve"> PAGEREF _Toc390253636 \h </w:instrText>
            </w:r>
          </w:ins>
          <w:r w:rsidR="00EB3370">
            <w:rPr>
              <w:noProof/>
              <w:webHidden/>
            </w:rPr>
          </w:r>
          <w:ins w:id="451" w:author="Jarno Nieminen" w:date="2014-06-11T12:40:00Z">
            <w:r w:rsidR="00EB3370">
              <w:rPr>
                <w:noProof/>
                <w:webHidden/>
              </w:rPr>
              <w:fldChar w:fldCharType="separate"/>
            </w:r>
            <w:r w:rsidR="00EB3370">
              <w:rPr>
                <w:noProof/>
                <w:webHidden/>
              </w:rPr>
              <w:t>28</w:t>
            </w:r>
            <w:r w:rsidR="00EB3370">
              <w:rPr>
                <w:noProof/>
                <w:webHidden/>
              </w:rPr>
              <w:fldChar w:fldCharType="end"/>
            </w:r>
            <w:r>
              <w:rPr>
                <w:noProof/>
              </w:rPr>
              <w:fldChar w:fldCharType="end"/>
            </w:r>
          </w:ins>
        </w:p>
        <w:p w14:paraId="04EAC3C4" w14:textId="77777777" w:rsidR="00EB3370" w:rsidRDefault="000D110E">
          <w:pPr>
            <w:pStyle w:val="TOC2"/>
            <w:tabs>
              <w:tab w:val="left" w:pos="879"/>
              <w:tab w:val="right" w:leader="dot" w:pos="10456"/>
            </w:tabs>
            <w:rPr>
              <w:ins w:id="452" w:author="Jarno Nieminen" w:date="2014-06-11T12:40:00Z"/>
              <w:rFonts w:asciiTheme="minorHAnsi" w:eastAsiaTheme="minorEastAsia" w:hAnsiTheme="minorHAnsi" w:cstheme="minorBidi"/>
              <w:noProof/>
              <w:sz w:val="22"/>
              <w:lang w:eastAsia="sv-SE"/>
            </w:rPr>
          </w:pPr>
          <w:ins w:id="453" w:author="Jarno Nieminen" w:date="2014-06-11T12:40:00Z">
            <w:r>
              <w:fldChar w:fldCharType="begin"/>
            </w:r>
            <w:r>
              <w:instrText xml:space="preserve"> HYPERLINK \l "_Toc390253637" </w:instrText>
            </w:r>
            <w:r>
              <w:fldChar w:fldCharType="separate"/>
            </w:r>
            <w:r w:rsidR="00EB3370" w:rsidRPr="00D44273">
              <w:rPr>
                <w:rStyle w:val="Hyperlink"/>
                <w:noProof/>
              </w:rPr>
              <w:t>4.3</w:t>
            </w:r>
            <w:r w:rsidR="00EB3370">
              <w:rPr>
                <w:rFonts w:asciiTheme="minorHAnsi" w:eastAsiaTheme="minorEastAsia" w:hAnsiTheme="minorHAnsi" w:cstheme="minorBidi"/>
                <w:noProof/>
                <w:sz w:val="22"/>
                <w:lang w:eastAsia="sv-SE"/>
              </w:rPr>
              <w:tab/>
            </w:r>
            <w:r w:rsidR="00EB3370" w:rsidRPr="00D44273">
              <w:rPr>
                <w:rStyle w:val="Hyperlink"/>
                <w:noProof/>
              </w:rPr>
              <w:t>Icke funktionella krav</w:t>
            </w:r>
            <w:r w:rsidR="00EB3370">
              <w:rPr>
                <w:noProof/>
                <w:webHidden/>
              </w:rPr>
              <w:tab/>
            </w:r>
            <w:r w:rsidR="00EB3370">
              <w:rPr>
                <w:noProof/>
                <w:webHidden/>
              </w:rPr>
              <w:fldChar w:fldCharType="begin"/>
            </w:r>
            <w:r w:rsidR="00EB3370">
              <w:rPr>
                <w:noProof/>
                <w:webHidden/>
              </w:rPr>
              <w:instrText xml:space="preserve"> PAGEREF _Toc390253637 \h </w:instrText>
            </w:r>
          </w:ins>
          <w:r w:rsidR="00EB3370">
            <w:rPr>
              <w:noProof/>
              <w:webHidden/>
            </w:rPr>
          </w:r>
          <w:ins w:id="454" w:author="Jarno Nieminen" w:date="2014-06-11T12:40:00Z">
            <w:r w:rsidR="00EB3370">
              <w:rPr>
                <w:noProof/>
                <w:webHidden/>
              </w:rPr>
              <w:fldChar w:fldCharType="separate"/>
            </w:r>
            <w:r w:rsidR="00EB3370">
              <w:rPr>
                <w:noProof/>
                <w:webHidden/>
              </w:rPr>
              <w:t>34</w:t>
            </w:r>
            <w:r w:rsidR="00EB3370">
              <w:rPr>
                <w:noProof/>
                <w:webHidden/>
              </w:rPr>
              <w:fldChar w:fldCharType="end"/>
            </w:r>
            <w:r>
              <w:rPr>
                <w:noProof/>
              </w:rPr>
              <w:fldChar w:fldCharType="end"/>
            </w:r>
          </w:ins>
        </w:p>
        <w:p w14:paraId="3D64EEB3" w14:textId="77777777" w:rsidR="00EB3370" w:rsidRDefault="000D110E">
          <w:pPr>
            <w:pStyle w:val="TOC3"/>
            <w:tabs>
              <w:tab w:val="left" w:pos="1100"/>
              <w:tab w:val="right" w:leader="dot" w:pos="10456"/>
            </w:tabs>
            <w:rPr>
              <w:ins w:id="455" w:author="Jarno Nieminen" w:date="2014-06-11T12:40:00Z"/>
              <w:rFonts w:asciiTheme="minorHAnsi" w:eastAsiaTheme="minorEastAsia" w:hAnsiTheme="minorHAnsi" w:cstheme="minorBidi"/>
              <w:noProof/>
              <w:sz w:val="22"/>
              <w:lang w:eastAsia="sv-SE"/>
            </w:rPr>
          </w:pPr>
          <w:ins w:id="456" w:author="Jarno Nieminen" w:date="2014-06-11T12:40:00Z">
            <w:r>
              <w:fldChar w:fldCharType="begin"/>
            </w:r>
            <w:r>
              <w:instrText xml:space="preserve"> HYPERLINK \l "_Toc390253638" </w:instrText>
            </w:r>
            <w:r>
              <w:fldChar w:fldCharType="separate"/>
            </w:r>
            <w:r w:rsidR="00EB3370" w:rsidRPr="00D44273">
              <w:rPr>
                <w:rStyle w:val="Hyperlink"/>
                <w:noProof/>
              </w:rPr>
              <w:t>4.3.1</w:t>
            </w:r>
            <w:r w:rsidR="00EB3370">
              <w:rPr>
                <w:rFonts w:asciiTheme="minorHAnsi" w:eastAsiaTheme="minorEastAsia" w:hAnsiTheme="minorHAnsi" w:cstheme="minorBidi"/>
                <w:noProof/>
                <w:sz w:val="22"/>
                <w:lang w:eastAsia="sv-SE"/>
              </w:rPr>
              <w:tab/>
            </w:r>
            <w:r w:rsidR="00EB3370" w:rsidRPr="00D44273">
              <w:rPr>
                <w:rStyle w:val="Hyperlink"/>
                <w:noProof/>
              </w:rPr>
              <w:t>SLA krav</w:t>
            </w:r>
            <w:r w:rsidR="00EB3370">
              <w:rPr>
                <w:noProof/>
                <w:webHidden/>
              </w:rPr>
              <w:tab/>
            </w:r>
            <w:r w:rsidR="00EB3370">
              <w:rPr>
                <w:noProof/>
                <w:webHidden/>
              </w:rPr>
              <w:fldChar w:fldCharType="begin"/>
            </w:r>
            <w:r w:rsidR="00EB3370">
              <w:rPr>
                <w:noProof/>
                <w:webHidden/>
              </w:rPr>
              <w:instrText xml:space="preserve"> PAGEREF _Toc390253638 \h </w:instrText>
            </w:r>
          </w:ins>
          <w:r w:rsidR="00EB3370">
            <w:rPr>
              <w:noProof/>
              <w:webHidden/>
            </w:rPr>
          </w:r>
          <w:ins w:id="457" w:author="Jarno Nieminen" w:date="2014-06-11T12:40:00Z">
            <w:r w:rsidR="00EB3370">
              <w:rPr>
                <w:noProof/>
                <w:webHidden/>
              </w:rPr>
              <w:fldChar w:fldCharType="separate"/>
            </w:r>
            <w:r w:rsidR="00EB3370">
              <w:rPr>
                <w:noProof/>
                <w:webHidden/>
              </w:rPr>
              <w:t>34</w:t>
            </w:r>
            <w:r w:rsidR="00EB3370">
              <w:rPr>
                <w:noProof/>
                <w:webHidden/>
              </w:rPr>
              <w:fldChar w:fldCharType="end"/>
            </w:r>
            <w:r>
              <w:rPr>
                <w:noProof/>
              </w:rPr>
              <w:fldChar w:fldCharType="end"/>
            </w:r>
          </w:ins>
        </w:p>
        <w:p w14:paraId="64262137" w14:textId="77777777" w:rsidR="00EB3370" w:rsidRDefault="000D110E">
          <w:pPr>
            <w:pStyle w:val="TOC3"/>
            <w:tabs>
              <w:tab w:val="left" w:pos="1100"/>
              <w:tab w:val="right" w:leader="dot" w:pos="10456"/>
            </w:tabs>
            <w:rPr>
              <w:ins w:id="458" w:author="Jarno Nieminen" w:date="2014-06-11T12:40:00Z"/>
              <w:rFonts w:asciiTheme="minorHAnsi" w:eastAsiaTheme="minorEastAsia" w:hAnsiTheme="minorHAnsi" w:cstheme="minorBidi"/>
              <w:noProof/>
              <w:sz w:val="22"/>
              <w:lang w:eastAsia="sv-SE"/>
            </w:rPr>
          </w:pPr>
          <w:ins w:id="459" w:author="Jarno Nieminen" w:date="2014-06-11T12:40:00Z">
            <w:r>
              <w:fldChar w:fldCharType="begin"/>
            </w:r>
            <w:r>
              <w:instrText xml:space="preserve"> HYPERLINK \l "_Toc390253639" </w:instrText>
            </w:r>
            <w:r>
              <w:fldChar w:fldCharType="separate"/>
            </w:r>
            <w:r w:rsidR="00EB3370" w:rsidRPr="00D44273">
              <w:rPr>
                <w:rStyle w:val="Hyperlink"/>
                <w:noProof/>
              </w:rPr>
              <w:t>4.3.2</w:t>
            </w:r>
            <w:r w:rsidR="00EB3370">
              <w:rPr>
                <w:rFonts w:asciiTheme="minorHAnsi" w:eastAsiaTheme="minorEastAsia" w:hAnsiTheme="minorHAnsi" w:cstheme="minorBidi"/>
                <w:noProof/>
                <w:sz w:val="22"/>
                <w:lang w:eastAsia="sv-SE"/>
              </w:rPr>
              <w:tab/>
            </w:r>
            <w:r w:rsidR="00EB3370" w:rsidRPr="00D44273">
              <w:rPr>
                <w:rStyle w:val="Hyperlink"/>
                <w:noProof/>
              </w:rPr>
              <w:t>Övriga krav</w:t>
            </w:r>
            <w:r w:rsidR="00EB3370">
              <w:rPr>
                <w:noProof/>
                <w:webHidden/>
              </w:rPr>
              <w:tab/>
            </w:r>
            <w:r w:rsidR="00EB3370">
              <w:rPr>
                <w:noProof/>
                <w:webHidden/>
              </w:rPr>
              <w:fldChar w:fldCharType="begin"/>
            </w:r>
            <w:r w:rsidR="00EB3370">
              <w:rPr>
                <w:noProof/>
                <w:webHidden/>
              </w:rPr>
              <w:instrText xml:space="preserve"> PAGEREF _Toc390253639 \h </w:instrText>
            </w:r>
          </w:ins>
          <w:r w:rsidR="00EB3370">
            <w:rPr>
              <w:noProof/>
              <w:webHidden/>
            </w:rPr>
          </w:r>
          <w:ins w:id="460" w:author="Jarno Nieminen" w:date="2014-06-11T12:40:00Z">
            <w:r w:rsidR="00EB3370">
              <w:rPr>
                <w:noProof/>
                <w:webHidden/>
              </w:rPr>
              <w:fldChar w:fldCharType="separate"/>
            </w:r>
            <w:r w:rsidR="00EB3370">
              <w:rPr>
                <w:noProof/>
                <w:webHidden/>
              </w:rPr>
              <w:t>34</w:t>
            </w:r>
            <w:r w:rsidR="00EB3370">
              <w:rPr>
                <w:noProof/>
                <w:webHidden/>
              </w:rPr>
              <w:fldChar w:fldCharType="end"/>
            </w:r>
            <w:r>
              <w:rPr>
                <w:noProof/>
              </w:rPr>
              <w:fldChar w:fldCharType="end"/>
            </w:r>
          </w:ins>
        </w:p>
        <w:p w14:paraId="25D5332B" w14:textId="77777777" w:rsidR="00EB3370" w:rsidRDefault="000D110E">
          <w:pPr>
            <w:pStyle w:val="TOC2"/>
            <w:tabs>
              <w:tab w:val="left" w:pos="879"/>
              <w:tab w:val="right" w:leader="dot" w:pos="10456"/>
            </w:tabs>
            <w:rPr>
              <w:ins w:id="461" w:author="Jarno Nieminen" w:date="2014-06-11T12:40:00Z"/>
              <w:rFonts w:asciiTheme="minorHAnsi" w:eastAsiaTheme="minorEastAsia" w:hAnsiTheme="minorHAnsi" w:cstheme="minorBidi"/>
              <w:noProof/>
              <w:sz w:val="22"/>
              <w:lang w:eastAsia="sv-SE"/>
            </w:rPr>
          </w:pPr>
          <w:ins w:id="462" w:author="Jarno Nieminen" w:date="2014-06-11T12:40:00Z">
            <w:r>
              <w:fldChar w:fldCharType="begin"/>
            </w:r>
            <w:r>
              <w:instrText xml:space="preserve"> HYPERLINK \l "_Toc390253640" </w:instrText>
            </w:r>
            <w:r>
              <w:fldChar w:fldCharType="separate"/>
            </w:r>
            <w:r w:rsidR="00EB3370" w:rsidRPr="00D44273">
              <w:rPr>
                <w:rStyle w:val="Hyperlink"/>
                <w:noProof/>
              </w:rPr>
              <w:t>4.4</w:t>
            </w:r>
            <w:r w:rsidR="00EB3370">
              <w:rPr>
                <w:rFonts w:asciiTheme="minorHAnsi" w:eastAsiaTheme="minorEastAsia" w:hAnsiTheme="minorHAnsi" w:cstheme="minorBidi"/>
                <w:noProof/>
                <w:sz w:val="22"/>
                <w:lang w:eastAsia="sv-SE"/>
              </w:rPr>
              <w:tab/>
            </w:r>
            <w:r w:rsidR="00EB3370" w:rsidRPr="00D44273">
              <w:rPr>
                <w:rStyle w:val="Hyperlink"/>
                <w:noProof/>
              </w:rPr>
              <w:t>Felhantering</w:t>
            </w:r>
            <w:r w:rsidR="00EB3370">
              <w:rPr>
                <w:noProof/>
                <w:webHidden/>
              </w:rPr>
              <w:tab/>
            </w:r>
            <w:r w:rsidR="00EB3370">
              <w:rPr>
                <w:noProof/>
                <w:webHidden/>
              </w:rPr>
              <w:fldChar w:fldCharType="begin"/>
            </w:r>
            <w:r w:rsidR="00EB3370">
              <w:rPr>
                <w:noProof/>
                <w:webHidden/>
              </w:rPr>
              <w:instrText xml:space="preserve"> PAGEREF _Toc390253640 \h </w:instrText>
            </w:r>
          </w:ins>
          <w:r w:rsidR="00EB3370">
            <w:rPr>
              <w:noProof/>
              <w:webHidden/>
            </w:rPr>
          </w:r>
          <w:ins w:id="463" w:author="Jarno Nieminen" w:date="2014-06-11T12:40:00Z">
            <w:r w:rsidR="00EB3370">
              <w:rPr>
                <w:noProof/>
                <w:webHidden/>
              </w:rPr>
              <w:fldChar w:fldCharType="separate"/>
            </w:r>
            <w:r w:rsidR="00EB3370">
              <w:rPr>
                <w:noProof/>
                <w:webHidden/>
              </w:rPr>
              <w:t>35</w:t>
            </w:r>
            <w:r w:rsidR="00EB3370">
              <w:rPr>
                <w:noProof/>
                <w:webHidden/>
              </w:rPr>
              <w:fldChar w:fldCharType="end"/>
            </w:r>
            <w:r>
              <w:rPr>
                <w:noProof/>
              </w:rPr>
              <w:fldChar w:fldCharType="end"/>
            </w:r>
          </w:ins>
        </w:p>
        <w:p w14:paraId="7F18B995" w14:textId="77777777" w:rsidR="00EB3370" w:rsidRDefault="000D110E">
          <w:pPr>
            <w:pStyle w:val="TOC3"/>
            <w:tabs>
              <w:tab w:val="left" w:pos="1100"/>
              <w:tab w:val="right" w:leader="dot" w:pos="10456"/>
            </w:tabs>
            <w:rPr>
              <w:ins w:id="464" w:author="Jarno Nieminen" w:date="2014-06-11T12:40:00Z"/>
              <w:rFonts w:asciiTheme="minorHAnsi" w:eastAsiaTheme="minorEastAsia" w:hAnsiTheme="minorHAnsi" w:cstheme="minorBidi"/>
              <w:noProof/>
              <w:sz w:val="22"/>
              <w:lang w:eastAsia="sv-SE"/>
            </w:rPr>
          </w:pPr>
          <w:ins w:id="465" w:author="Jarno Nieminen" w:date="2014-06-11T12:40:00Z">
            <w:r>
              <w:fldChar w:fldCharType="begin"/>
            </w:r>
            <w:r>
              <w:instrText xml:space="preserve"> HYPERLINK \l "_Toc390253641" </w:instrText>
            </w:r>
            <w:r>
              <w:fldChar w:fldCharType="separate"/>
            </w:r>
            <w:r w:rsidR="00EB3370" w:rsidRPr="00D44273">
              <w:rPr>
                <w:rStyle w:val="Hyperlink"/>
                <w:noProof/>
              </w:rPr>
              <w:t>4.4.1</w:t>
            </w:r>
            <w:r w:rsidR="00EB3370">
              <w:rPr>
                <w:rFonts w:asciiTheme="minorHAnsi" w:eastAsiaTheme="minorEastAsia" w:hAnsiTheme="minorHAnsi" w:cstheme="minorBidi"/>
                <w:noProof/>
                <w:sz w:val="22"/>
                <w:lang w:eastAsia="sv-SE"/>
              </w:rPr>
              <w:tab/>
            </w:r>
            <w:r w:rsidR="00EB3370" w:rsidRPr="00D44273">
              <w:rPr>
                <w:rStyle w:val="Hyperlink"/>
                <w:noProof/>
              </w:rPr>
              <w:t>Krav på en tjänsteproducent</w:t>
            </w:r>
            <w:r w:rsidR="00EB3370">
              <w:rPr>
                <w:noProof/>
                <w:webHidden/>
              </w:rPr>
              <w:tab/>
            </w:r>
            <w:r w:rsidR="00EB3370">
              <w:rPr>
                <w:noProof/>
                <w:webHidden/>
              </w:rPr>
              <w:fldChar w:fldCharType="begin"/>
            </w:r>
            <w:r w:rsidR="00EB3370">
              <w:rPr>
                <w:noProof/>
                <w:webHidden/>
              </w:rPr>
              <w:instrText xml:space="preserve"> PAGEREF _Toc390253641 \h </w:instrText>
            </w:r>
          </w:ins>
          <w:r w:rsidR="00EB3370">
            <w:rPr>
              <w:noProof/>
              <w:webHidden/>
            </w:rPr>
          </w:r>
          <w:ins w:id="466" w:author="Jarno Nieminen" w:date="2014-06-11T12:40:00Z">
            <w:r w:rsidR="00EB3370">
              <w:rPr>
                <w:noProof/>
                <w:webHidden/>
              </w:rPr>
              <w:fldChar w:fldCharType="separate"/>
            </w:r>
            <w:r w:rsidR="00EB3370">
              <w:rPr>
                <w:noProof/>
                <w:webHidden/>
              </w:rPr>
              <w:t>35</w:t>
            </w:r>
            <w:r w:rsidR="00EB3370">
              <w:rPr>
                <w:noProof/>
                <w:webHidden/>
              </w:rPr>
              <w:fldChar w:fldCharType="end"/>
            </w:r>
            <w:r>
              <w:rPr>
                <w:noProof/>
              </w:rPr>
              <w:fldChar w:fldCharType="end"/>
            </w:r>
          </w:ins>
        </w:p>
        <w:p w14:paraId="72947579" w14:textId="77777777" w:rsidR="00EB3370" w:rsidRDefault="000D110E">
          <w:pPr>
            <w:pStyle w:val="TOC3"/>
            <w:tabs>
              <w:tab w:val="left" w:pos="1100"/>
              <w:tab w:val="right" w:leader="dot" w:pos="10456"/>
            </w:tabs>
            <w:rPr>
              <w:ins w:id="467" w:author="Jarno Nieminen" w:date="2014-06-11T12:40:00Z"/>
              <w:rFonts w:asciiTheme="minorHAnsi" w:eastAsiaTheme="minorEastAsia" w:hAnsiTheme="minorHAnsi" w:cstheme="minorBidi"/>
              <w:noProof/>
              <w:sz w:val="22"/>
              <w:lang w:eastAsia="sv-SE"/>
            </w:rPr>
          </w:pPr>
          <w:ins w:id="468" w:author="Jarno Nieminen" w:date="2014-06-11T12:40:00Z">
            <w:r>
              <w:fldChar w:fldCharType="begin"/>
            </w:r>
            <w:r>
              <w:instrText xml:space="preserve"> HYPERLINK \l "_Toc390253642" </w:instrText>
            </w:r>
            <w:r>
              <w:fldChar w:fldCharType="separate"/>
            </w:r>
            <w:r w:rsidR="00EB3370" w:rsidRPr="00D44273">
              <w:rPr>
                <w:rStyle w:val="Hyperlink"/>
                <w:noProof/>
              </w:rPr>
              <w:t>4.4.2</w:t>
            </w:r>
            <w:r w:rsidR="00EB3370">
              <w:rPr>
                <w:rFonts w:asciiTheme="minorHAnsi" w:eastAsiaTheme="minorEastAsia" w:hAnsiTheme="minorHAnsi" w:cstheme="minorBidi"/>
                <w:noProof/>
                <w:sz w:val="22"/>
                <w:lang w:eastAsia="sv-SE"/>
              </w:rPr>
              <w:tab/>
            </w:r>
            <w:r w:rsidR="00EB3370" w:rsidRPr="00D44273">
              <w:rPr>
                <w:rStyle w:val="Hyperlink"/>
                <w:noProof/>
              </w:rPr>
              <w:t>Krav på en tjänstekonsument</w:t>
            </w:r>
            <w:r w:rsidR="00EB3370">
              <w:rPr>
                <w:noProof/>
                <w:webHidden/>
              </w:rPr>
              <w:tab/>
            </w:r>
            <w:r w:rsidR="00EB3370">
              <w:rPr>
                <w:noProof/>
                <w:webHidden/>
              </w:rPr>
              <w:fldChar w:fldCharType="begin"/>
            </w:r>
            <w:r w:rsidR="00EB3370">
              <w:rPr>
                <w:noProof/>
                <w:webHidden/>
              </w:rPr>
              <w:instrText xml:space="preserve"> PAGEREF _Toc390253642 \h </w:instrText>
            </w:r>
          </w:ins>
          <w:r w:rsidR="00EB3370">
            <w:rPr>
              <w:noProof/>
              <w:webHidden/>
            </w:rPr>
          </w:r>
          <w:ins w:id="469" w:author="Jarno Nieminen" w:date="2014-06-11T12:40:00Z">
            <w:r w:rsidR="00EB3370">
              <w:rPr>
                <w:noProof/>
                <w:webHidden/>
              </w:rPr>
              <w:fldChar w:fldCharType="separate"/>
            </w:r>
            <w:r w:rsidR="00EB3370">
              <w:rPr>
                <w:noProof/>
                <w:webHidden/>
              </w:rPr>
              <w:t>35</w:t>
            </w:r>
            <w:r w:rsidR="00EB3370">
              <w:rPr>
                <w:noProof/>
                <w:webHidden/>
              </w:rPr>
              <w:fldChar w:fldCharType="end"/>
            </w:r>
            <w:r>
              <w:rPr>
                <w:noProof/>
              </w:rPr>
              <w:fldChar w:fldCharType="end"/>
            </w:r>
          </w:ins>
        </w:p>
        <w:p w14:paraId="446B95F9" w14:textId="77777777" w:rsidR="00EB3370" w:rsidRDefault="000D110E">
          <w:pPr>
            <w:pStyle w:val="TOC1"/>
            <w:tabs>
              <w:tab w:val="left" w:pos="400"/>
              <w:tab w:val="right" w:leader="dot" w:pos="10456"/>
            </w:tabs>
            <w:rPr>
              <w:ins w:id="470" w:author="Jarno Nieminen" w:date="2014-06-11T12:40:00Z"/>
              <w:rFonts w:asciiTheme="minorHAnsi" w:eastAsiaTheme="minorEastAsia" w:hAnsiTheme="minorHAnsi" w:cstheme="minorBidi"/>
              <w:noProof/>
              <w:sz w:val="22"/>
              <w:lang w:eastAsia="sv-SE"/>
            </w:rPr>
          </w:pPr>
          <w:ins w:id="471" w:author="Jarno Nieminen" w:date="2014-06-11T12:40:00Z">
            <w:r>
              <w:fldChar w:fldCharType="begin"/>
            </w:r>
            <w:r>
              <w:instrText xml:space="preserve"> HYPERLINK \l "_Toc390253643" </w:instrText>
            </w:r>
            <w:r>
              <w:fldChar w:fldCharType="separate"/>
            </w:r>
            <w:r w:rsidR="00EB3370" w:rsidRPr="00D44273">
              <w:rPr>
                <w:rStyle w:val="Hyperlink"/>
                <w:noProof/>
              </w:rPr>
              <w:t>5</w:t>
            </w:r>
            <w:r w:rsidR="00EB3370">
              <w:rPr>
                <w:rFonts w:asciiTheme="minorHAnsi" w:eastAsiaTheme="minorEastAsia" w:hAnsiTheme="minorHAnsi" w:cstheme="minorBidi"/>
                <w:noProof/>
                <w:sz w:val="22"/>
                <w:lang w:eastAsia="sv-SE"/>
              </w:rPr>
              <w:tab/>
            </w:r>
            <w:r w:rsidR="00EB3370" w:rsidRPr="00D44273">
              <w:rPr>
                <w:rStyle w:val="Hyperlink"/>
                <w:noProof/>
              </w:rPr>
              <w:t>Tjänstedomänens meddelandemodeller</w:t>
            </w:r>
            <w:r w:rsidR="00EB3370">
              <w:rPr>
                <w:noProof/>
                <w:webHidden/>
              </w:rPr>
              <w:tab/>
            </w:r>
            <w:r w:rsidR="00EB3370">
              <w:rPr>
                <w:noProof/>
                <w:webHidden/>
              </w:rPr>
              <w:fldChar w:fldCharType="begin"/>
            </w:r>
            <w:r w:rsidR="00EB3370">
              <w:rPr>
                <w:noProof/>
                <w:webHidden/>
              </w:rPr>
              <w:instrText xml:space="preserve"> PAGEREF _Toc390253643 \h </w:instrText>
            </w:r>
          </w:ins>
          <w:r w:rsidR="00EB3370">
            <w:rPr>
              <w:noProof/>
              <w:webHidden/>
            </w:rPr>
          </w:r>
          <w:ins w:id="472" w:author="Jarno Nieminen" w:date="2014-06-11T12:40:00Z">
            <w:r w:rsidR="00EB3370">
              <w:rPr>
                <w:noProof/>
                <w:webHidden/>
              </w:rPr>
              <w:fldChar w:fldCharType="separate"/>
            </w:r>
            <w:r w:rsidR="00EB3370">
              <w:rPr>
                <w:noProof/>
                <w:webHidden/>
              </w:rPr>
              <w:t>36</w:t>
            </w:r>
            <w:r w:rsidR="00EB3370">
              <w:rPr>
                <w:noProof/>
                <w:webHidden/>
              </w:rPr>
              <w:fldChar w:fldCharType="end"/>
            </w:r>
            <w:r>
              <w:rPr>
                <w:noProof/>
              </w:rPr>
              <w:fldChar w:fldCharType="end"/>
            </w:r>
          </w:ins>
        </w:p>
        <w:p w14:paraId="6E654466" w14:textId="77777777" w:rsidR="00EB3370" w:rsidRDefault="000D110E">
          <w:pPr>
            <w:pStyle w:val="TOC2"/>
            <w:tabs>
              <w:tab w:val="left" w:pos="879"/>
              <w:tab w:val="right" w:leader="dot" w:pos="10456"/>
            </w:tabs>
            <w:rPr>
              <w:ins w:id="473" w:author="Jarno Nieminen" w:date="2014-06-11T12:40:00Z"/>
              <w:rFonts w:asciiTheme="minorHAnsi" w:eastAsiaTheme="minorEastAsia" w:hAnsiTheme="minorHAnsi" w:cstheme="minorBidi"/>
              <w:noProof/>
              <w:sz w:val="22"/>
              <w:lang w:eastAsia="sv-SE"/>
            </w:rPr>
          </w:pPr>
          <w:ins w:id="474" w:author="Jarno Nieminen" w:date="2014-06-11T12:40:00Z">
            <w:r>
              <w:fldChar w:fldCharType="begin"/>
            </w:r>
            <w:r>
              <w:instrText xml:space="preserve"> HYPERLINK \l "_Toc390253644" </w:instrText>
            </w:r>
            <w:r>
              <w:fldChar w:fldCharType="separate"/>
            </w:r>
            <w:r w:rsidR="00EB3370" w:rsidRPr="00D44273">
              <w:rPr>
                <w:rStyle w:val="Hyperlink"/>
                <w:noProof/>
              </w:rPr>
              <w:t>5.1</w:t>
            </w:r>
            <w:r w:rsidR="00EB3370">
              <w:rPr>
                <w:rFonts w:asciiTheme="minorHAnsi" w:eastAsiaTheme="minorEastAsia" w:hAnsiTheme="minorHAnsi" w:cstheme="minorBidi"/>
                <w:noProof/>
                <w:sz w:val="22"/>
                <w:lang w:eastAsia="sv-SE"/>
              </w:rPr>
              <w:tab/>
            </w:r>
            <w:r w:rsidR="00EB3370" w:rsidRPr="00D44273">
              <w:rPr>
                <w:rStyle w:val="Hyperlink"/>
                <w:noProof/>
              </w:rPr>
              <w:t>Klasser och attribut V-MIM</w:t>
            </w:r>
            <w:r w:rsidR="00EB3370">
              <w:rPr>
                <w:noProof/>
                <w:webHidden/>
              </w:rPr>
              <w:tab/>
            </w:r>
            <w:r w:rsidR="00EB3370">
              <w:rPr>
                <w:noProof/>
                <w:webHidden/>
              </w:rPr>
              <w:fldChar w:fldCharType="begin"/>
            </w:r>
            <w:r w:rsidR="00EB3370">
              <w:rPr>
                <w:noProof/>
                <w:webHidden/>
              </w:rPr>
              <w:instrText xml:space="preserve"> PAGEREF _Toc390253644 \h </w:instrText>
            </w:r>
          </w:ins>
          <w:r w:rsidR="00EB3370">
            <w:rPr>
              <w:noProof/>
              <w:webHidden/>
            </w:rPr>
          </w:r>
          <w:ins w:id="475" w:author="Jarno Nieminen" w:date="2014-06-11T12:40:00Z">
            <w:r w:rsidR="00EB3370">
              <w:rPr>
                <w:noProof/>
                <w:webHidden/>
              </w:rPr>
              <w:fldChar w:fldCharType="separate"/>
            </w:r>
            <w:r w:rsidR="00EB3370">
              <w:rPr>
                <w:noProof/>
                <w:webHidden/>
              </w:rPr>
              <w:t>38</w:t>
            </w:r>
            <w:r w:rsidR="00EB3370">
              <w:rPr>
                <w:noProof/>
                <w:webHidden/>
              </w:rPr>
              <w:fldChar w:fldCharType="end"/>
            </w:r>
            <w:r>
              <w:rPr>
                <w:noProof/>
              </w:rPr>
              <w:fldChar w:fldCharType="end"/>
            </w:r>
          </w:ins>
        </w:p>
        <w:p w14:paraId="3DFE002E" w14:textId="77777777" w:rsidR="00EB3370" w:rsidRDefault="000D110E">
          <w:pPr>
            <w:pStyle w:val="TOC3"/>
            <w:tabs>
              <w:tab w:val="left" w:pos="1100"/>
              <w:tab w:val="right" w:leader="dot" w:pos="10456"/>
            </w:tabs>
            <w:rPr>
              <w:ins w:id="476" w:author="Jarno Nieminen" w:date="2014-06-11T12:40:00Z"/>
              <w:rFonts w:asciiTheme="minorHAnsi" w:eastAsiaTheme="minorEastAsia" w:hAnsiTheme="minorHAnsi" w:cstheme="minorBidi"/>
              <w:noProof/>
              <w:sz w:val="22"/>
              <w:lang w:eastAsia="sv-SE"/>
            </w:rPr>
          </w:pPr>
          <w:ins w:id="477" w:author="Jarno Nieminen" w:date="2014-06-11T12:40:00Z">
            <w:r>
              <w:fldChar w:fldCharType="begin"/>
            </w:r>
            <w:r>
              <w:instrText xml:space="preserve"> HYPERLINK \l "_Toc390253645" </w:instrText>
            </w:r>
            <w:r>
              <w:fldChar w:fldCharType="separate"/>
            </w:r>
            <w:r w:rsidR="00EB3370" w:rsidRPr="00D44273">
              <w:rPr>
                <w:rStyle w:val="Hyperlink"/>
                <w:noProof/>
              </w:rPr>
              <w:t>5.1.1</w:t>
            </w:r>
            <w:r w:rsidR="00EB3370">
              <w:rPr>
                <w:rFonts w:asciiTheme="minorHAnsi" w:eastAsiaTheme="minorEastAsia" w:hAnsiTheme="minorHAnsi" w:cstheme="minorBidi"/>
                <w:noProof/>
                <w:sz w:val="22"/>
                <w:lang w:eastAsia="sv-SE"/>
              </w:rPr>
              <w:tab/>
            </w:r>
            <w:r w:rsidR="00EB3370" w:rsidRPr="00D44273">
              <w:rPr>
                <w:rStyle w:val="Hyperlink"/>
                <w:noProof/>
              </w:rPr>
              <w:t>Klass Formulär (Form)</w:t>
            </w:r>
            <w:r w:rsidR="00EB3370">
              <w:rPr>
                <w:noProof/>
                <w:webHidden/>
              </w:rPr>
              <w:tab/>
            </w:r>
            <w:r w:rsidR="00EB3370">
              <w:rPr>
                <w:noProof/>
                <w:webHidden/>
              </w:rPr>
              <w:fldChar w:fldCharType="begin"/>
            </w:r>
            <w:r w:rsidR="00EB3370">
              <w:rPr>
                <w:noProof/>
                <w:webHidden/>
              </w:rPr>
              <w:instrText xml:space="preserve"> PAGEREF _Toc390253645 \h </w:instrText>
            </w:r>
          </w:ins>
          <w:r w:rsidR="00EB3370">
            <w:rPr>
              <w:noProof/>
              <w:webHidden/>
            </w:rPr>
          </w:r>
          <w:ins w:id="478" w:author="Jarno Nieminen" w:date="2014-06-11T12:40:00Z">
            <w:r w:rsidR="00EB3370">
              <w:rPr>
                <w:noProof/>
                <w:webHidden/>
              </w:rPr>
              <w:fldChar w:fldCharType="separate"/>
            </w:r>
            <w:r w:rsidR="00EB3370">
              <w:rPr>
                <w:noProof/>
                <w:webHidden/>
              </w:rPr>
              <w:t>38</w:t>
            </w:r>
            <w:r w:rsidR="00EB3370">
              <w:rPr>
                <w:noProof/>
                <w:webHidden/>
              </w:rPr>
              <w:fldChar w:fldCharType="end"/>
            </w:r>
            <w:r>
              <w:rPr>
                <w:noProof/>
              </w:rPr>
              <w:fldChar w:fldCharType="end"/>
            </w:r>
          </w:ins>
        </w:p>
        <w:p w14:paraId="5459B9C1" w14:textId="77777777" w:rsidR="00EB3370" w:rsidRDefault="000D110E">
          <w:pPr>
            <w:pStyle w:val="TOC3"/>
            <w:tabs>
              <w:tab w:val="left" w:pos="1100"/>
              <w:tab w:val="right" w:leader="dot" w:pos="10456"/>
            </w:tabs>
            <w:rPr>
              <w:ins w:id="479" w:author="Jarno Nieminen" w:date="2014-06-11T12:40:00Z"/>
              <w:rFonts w:asciiTheme="minorHAnsi" w:eastAsiaTheme="minorEastAsia" w:hAnsiTheme="minorHAnsi" w:cstheme="minorBidi"/>
              <w:noProof/>
              <w:sz w:val="22"/>
              <w:lang w:eastAsia="sv-SE"/>
            </w:rPr>
          </w:pPr>
          <w:ins w:id="480" w:author="Jarno Nieminen" w:date="2014-06-11T12:40:00Z">
            <w:r>
              <w:fldChar w:fldCharType="begin"/>
            </w:r>
            <w:r>
              <w:instrText xml:space="preserve"> HYPERLINK \l "_Toc390253646" </w:instrText>
            </w:r>
            <w:r>
              <w:fldChar w:fldCharType="separate"/>
            </w:r>
            <w:r w:rsidR="00EB3370" w:rsidRPr="00D44273">
              <w:rPr>
                <w:rStyle w:val="Hyperlink"/>
                <w:noProof/>
              </w:rPr>
              <w:t>5.1.2</w:t>
            </w:r>
            <w:r w:rsidR="00EB3370">
              <w:rPr>
                <w:rFonts w:asciiTheme="minorHAnsi" w:eastAsiaTheme="minorEastAsia" w:hAnsiTheme="minorHAnsi" w:cstheme="minorBidi"/>
                <w:noProof/>
                <w:sz w:val="22"/>
                <w:lang w:eastAsia="sv-SE"/>
              </w:rPr>
              <w:tab/>
            </w:r>
            <w:r w:rsidR="00EB3370" w:rsidRPr="00D44273">
              <w:rPr>
                <w:rStyle w:val="Hyperlink"/>
                <w:noProof/>
              </w:rPr>
              <w:t>Klass Formulärmall (FormTemplateInfo)</w:t>
            </w:r>
            <w:r w:rsidR="00EB3370">
              <w:rPr>
                <w:noProof/>
                <w:webHidden/>
              </w:rPr>
              <w:tab/>
            </w:r>
            <w:r w:rsidR="00EB3370">
              <w:rPr>
                <w:noProof/>
                <w:webHidden/>
              </w:rPr>
              <w:fldChar w:fldCharType="begin"/>
            </w:r>
            <w:r w:rsidR="00EB3370">
              <w:rPr>
                <w:noProof/>
                <w:webHidden/>
              </w:rPr>
              <w:instrText xml:space="preserve"> PAGEREF _Toc390253646 \h </w:instrText>
            </w:r>
          </w:ins>
          <w:r w:rsidR="00EB3370">
            <w:rPr>
              <w:noProof/>
              <w:webHidden/>
            </w:rPr>
          </w:r>
          <w:ins w:id="481" w:author="Jarno Nieminen" w:date="2014-06-11T12:40:00Z">
            <w:r w:rsidR="00EB3370">
              <w:rPr>
                <w:noProof/>
                <w:webHidden/>
              </w:rPr>
              <w:fldChar w:fldCharType="separate"/>
            </w:r>
            <w:r w:rsidR="00EB3370">
              <w:rPr>
                <w:noProof/>
                <w:webHidden/>
              </w:rPr>
              <w:t>42</w:t>
            </w:r>
            <w:r w:rsidR="00EB3370">
              <w:rPr>
                <w:noProof/>
                <w:webHidden/>
              </w:rPr>
              <w:fldChar w:fldCharType="end"/>
            </w:r>
            <w:r>
              <w:rPr>
                <w:noProof/>
              </w:rPr>
              <w:fldChar w:fldCharType="end"/>
            </w:r>
          </w:ins>
        </w:p>
        <w:p w14:paraId="1138012D" w14:textId="77777777" w:rsidR="00EB3370" w:rsidRDefault="000D110E">
          <w:pPr>
            <w:pStyle w:val="TOC3"/>
            <w:tabs>
              <w:tab w:val="left" w:pos="1100"/>
              <w:tab w:val="right" w:leader="dot" w:pos="10456"/>
            </w:tabs>
            <w:rPr>
              <w:ins w:id="482" w:author="Jarno Nieminen" w:date="2014-06-11T12:40:00Z"/>
              <w:rFonts w:asciiTheme="minorHAnsi" w:eastAsiaTheme="minorEastAsia" w:hAnsiTheme="minorHAnsi" w:cstheme="minorBidi"/>
              <w:noProof/>
              <w:sz w:val="22"/>
              <w:lang w:eastAsia="sv-SE"/>
            </w:rPr>
          </w:pPr>
          <w:ins w:id="483" w:author="Jarno Nieminen" w:date="2014-06-11T12:40:00Z">
            <w:r>
              <w:fldChar w:fldCharType="begin"/>
            </w:r>
            <w:r>
              <w:instrText xml:space="preserve"> HYPERLINK \l "_Toc390253647" </w:instrText>
            </w:r>
            <w:r>
              <w:fldChar w:fldCharType="separate"/>
            </w:r>
            <w:r w:rsidR="00EB3370" w:rsidRPr="00D44273">
              <w:rPr>
                <w:rStyle w:val="Hyperlink"/>
                <w:noProof/>
              </w:rPr>
              <w:t>5.1.3</w:t>
            </w:r>
            <w:r w:rsidR="00EB3370">
              <w:rPr>
                <w:rFonts w:asciiTheme="minorHAnsi" w:eastAsiaTheme="minorEastAsia" w:hAnsiTheme="minorHAnsi" w:cstheme="minorBidi"/>
                <w:noProof/>
                <w:sz w:val="22"/>
                <w:lang w:eastAsia="sv-SE"/>
              </w:rPr>
              <w:tab/>
            </w:r>
            <w:r w:rsidR="00EB3370" w:rsidRPr="00D44273">
              <w:rPr>
                <w:rStyle w:val="Hyperlink"/>
                <w:noProof/>
              </w:rPr>
              <w:t>Klass Formulärmall (FormTemplate)</w:t>
            </w:r>
            <w:r w:rsidR="00EB3370">
              <w:rPr>
                <w:noProof/>
                <w:webHidden/>
              </w:rPr>
              <w:tab/>
            </w:r>
            <w:r w:rsidR="00EB3370">
              <w:rPr>
                <w:noProof/>
                <w:webHidden/>
              </w:rPr>
              <w:fldChar w:fldCharType="begin"/>
            </w:r>
            <w:r w:rsidR="00EB3370">
              <w:rPr>
                <w:noProof/>
                <w:webHidden/>
              </w:rPr>
              <w:instrText xml:space="preserve"> PAGEREF _Toc390253647 \h </w:instrText>
            </w:r>
          </w:ins>
          <w:r w:rsidR="00EB3370">
            <w:rPr>
              <w:noProof/>
              <w:webHidden/>
            </w:rPr>
          </w:r>
          <w:ins w:id="484" w:author="Jarno Nieminen" w:date="2014-06-11T12:40:00Z">
            <w:r w:rsidR="00EB3370">
              <w:rPr>
                <w:noProof/>
                <w:webHidden/>
              </w:rPr>
              <w:fldChar w:fldCharType="separate"/>
            </w:r>
            <w:r w:rsidR="00EB3370">
              <w:rPr>
                <w:noProof/>
                <w:webHidden/>
              </w:rPr>
              <w:t>46</w:t>
            </w:r>
            <w:r w:rsidR="00EB3370">
              <w:rPr>
                <w:noProof/>
                <w:webHidden/>
              </w:rPr>
              <w:fldChar w:fldCharType="end"/>
            </w:r>
            <w:r>
              <w:rPr>
                <w:noProof/>
              </w:rPr>
              <w:fldChar w:fldCharType="end"/>
            </w:r>
          </w:ins>
        </w:p>
        <w:p w14:paraId="2C91C994" w14:textId="77777777" w:rsidR="00EB3370" w:rsidRDefault="000D110E">
          <w:pPr>
            <w:pStyle w:val="TOC3"/>
            <w:tabs>
              <w:tab w:val="left" w:pos="1100"/>
              <w:tab w:val="right" w:leader="dot" w:pos="10456"/>
            </w:tabs>
            <w:rPr>
              <w:ins w:id="485" w:author="Jarno Nieminen" w:date="2014-06-11T12:40:00Z"/>
              <w:rFonts w:asciiTheme="minorHAnsi" w:eastAsiaTheme="minorEastAsia" w:hAnsiTheme="minorHAnsi" w:cstheme="minorBidi"/>
              <w:noProof/>
              <w:sz w:val="22"/>
              <w:lang w:eastAsia="sv-SE"/>
            </w:rPr>
          </w:pPr>
          <w:ins w:id="486" w:author="Jarno Nieminen" w:date="2014-06-11T12:40:00Z">
            <w:r>
              <w:fldChar w:fldCharType="begin"/>
            </w:r>
            <w:r>
              <w:instrText xml:space="preserve"> HYPERLINK \l "_Toc390253648" </w:instrText>
            </w:r>
            <w:r>
              <w:fldChar w:fldCharType="separate"/>
            </w:r>
            <w:r w:rsidR="00EB3370" w:rsidRPr="00D44273">
              <w:rPr>
                <w:rStyle w:val="Hyperlink"/>
                <w:noProof/>
              </w:rPr>
              <w:t>5.1.4</w:t>
            </w:r>
            <w:r w:rsidR="00EB3370">
              <w:rPr>
                <w:rFonts w:asciiTheme="minorHAnsi" w:eastAsiaTheme="minorEastAsia" w:hAnsiTheme="minorHAnsi" w:cstheme="minorBidi"/>
                <w:noProof/>
                <w:sz w:val="22"/>
                <w:lang w:eastAsia="sv-SE"/>
              </w:rPr>
              <w:tab/>
            </w:r>
            <w:r w:rsidR="00EB3370" w:rsidRPr="00D44273">
              <w:rPr>
                <w:rStyle w:val="Hyperlink"/>
                <w:noProof/>
              </w:rPr>
              <w:t>Klass Formulärsida (TemplatePage)</w:t>
            </w:r>
            <w:r w:rsidR="00EB3370">
              <w:rPr>
                <w:noProof/>
                <w:webHidden/>
              </w:rPr>
              <w:tab/>
            </w:r>
            <w:r w:rsidR="00EB3370">
              <w:rPr>
                <w:noProof/>
                <w:webHidden/>
              </w:rPr>
              <w:fldChar w:fldCharType="begin"/>
            </w:r>
            <w:r w:rsidR="00EB3370">
              <w:rPr>
                <w:noProof/>
                <w:webHidden/>
              </w:rPr>
              <w:instrText xml:space="preserve"> PAGEREF _Toc390253648 \h </w:instrText>
            </w:r>
          </w:ins>
          <w:r w:rsidR="00EB3370">
            <w:rPr>
              <w:noProof/>
              <w:webHidden/>
            </w:rPr>
          </w:r>
          <w:ins w:id="487" w:author="Jarno Nieminen" w:date="2014-06-11T12:40:00Z">
            <w:r w:rsidR="00EB3370">
              <w:rPr>
                <w:noProof/>
                <w:webHidden/>
              </w:rPr>
              <w:fldChar w:fldCharType="separate"/>
            </w:r>
            <w:r w:rsidR="00EB3370">
              <w:rPr>
                <w:noProof/>
                <w:webHidden/>
              </w:rPr>
              <w:t>50</w:t>
            </w:r>
            <w:r w:rsidR="00EB3370">
              <w:rPr>
                <w:noProof/>
                <w:webHidden/>
              </w:rPr>
              <w:fldChar w:fldCharType="end"/>
            </w:r>
            <w:r>
              <w:rPr>
                <w:noProof/>
              </w:rPr>
              <w:fldChar w:fldCharType="end"/>
            </w:r>
          </w:ins>
        </w:p>
        <w:p w14:paraId="6FEF0F60" w14:textId="77777777" w:rsidR="00EB3370" w:rsidRDefault="000D110E">
          <w:pPr>
            <w:pStyle w:val="TOC3"/>
            <w:tabs>
              <w:tab w:val="left" w:pos="1100"/>
              <w:tab w:val="right" w:leader="dot" w:pos="10456"/>
            </w:tabs>
            <w:rPr>
              <w:ins w:id="488" w:author="Jarno Nieminen" w:date="2014-06-11T12:40:00Z"/>
              <w:rFonts w:asciiTheme="minorHAnsi" w:eastAsiaTheme="minorEastAsia" w:hAnsiTheme="minorHAnsi" w:cstheme="minorBidi"/>
              <w:noProof/>
              <w:sz w:val="22"/>
              <w:lang w:eastAsia="sv-SE"/>
            </w:rPr>
          </w:pPr>
          <w:ins w:id="489" w:author="Jarno Nieminen" w:date="2014-06-11T12:40:00Z">
            <w:r>
              <w:fldChar w:fldCharType="begin"/>
            </w:r>
            <w:r>
              <w:instrText xml:space="preserve"> HYPERLINK \l "_Toc390253649" </w:instrText>
            </w:r>
            <w:r>
              <w:fldChar w:fldCharType="separate"/>
            </w:r>
            <w:r w:rsidR="00EB3370" w:rsidRPr="00D44273">
              <w:rPr>
                <w:rStyle w:val="Hyperlink"/>
                <w:noProof/>
              </w:rPr>
              <w:t>5.1.5</w:t>
            </w:r>
            <w:r w:rsidR="00EB3370">
              <w:rPr>
                <w:rFonts w:asciiTheme="minorHAnsi" w:eastAsiaTheme="minorEastAsia" w:hAnsiTheme="minorHAnsi" w:cstheme="minorBidi"/>
                <w:noProof/>
                <w:sz w:val="22"/>
                <w:lang w:eastAsia="sv-SE"/>
              </w:rPr>
              <w:tab/>
            </w:r>
            <w:r w:rsidR="00EB3370" w:rsidRPr="00D44273">
              <w:rPr>
                <w:rStyle w:val="Hyperlink"/>
                <w:noProof/>
              </w:rPr>
              <w:t>Klass Formulärsida (Page)</w:t>
            </w:r>
            <w:r w:rsidR="00EB3370">
              <w:rPr>
                <w:noProof/>
                <w:webHidden/>
              </w:rPr>
              <w:tab/>
            </w:r>
            <w:r w:rsidR="00EB3370">
              <w:rPr>
                <w:noProof/>
                <w:webHidden/>
              </w:rPr>
              <w:fldChar w:fldCharType="begin"/>
            </w:r>
            <w:r w:rsidR="00EB3370">
              <w:rPr>
                <w:noProof/>
                <w:webHidden/>
              </w:rPr>
              <w:instrText xml:space="preserve"> PAGEREF _Toc390253649 \h </w:instrText>
            </w:r>
          </w:ins>
          <w:r w:rsidR="00EB3370">
            <w:rPr>
              <w:noProof/>
              <w:webHidden/>
            </w:rPr>
          </w:r>
          <w:ins w:id="490" w:author="Jarno Nieminen" w:date="2014-06-11T12:40:00Z">
            <w:r w:rsidR="00EB3370">
              <w:rPr>
                <w:noProof/>
                <w:webHidden/>
              </w:rPr>
              <w:fldChar w:fldCharType="separate"/>
            </w:r>
            <w:r w:rsidR="00EB3370">
              <w:rPr>
                <w:noProof/>
                <w:webHidden/>
              </w:rPr>
              <w:t>52</w:t>
            </w:r>
            <w:r w:rsidR="00EB3370">
              <w:rPr>
                <w:noProof/>
                <w:webHidden/>
              </w:rPr>
              <w:fldChar w:fldCharType="end"/>
            </w:r>
            <w:r>
              <w:rPr>
                <w:noProof/>
              </w:rPr>
              <w:fldChar w:fldCharType="end"/>
            </w:r>
          </w:ins>
        </w:p>
        <w:p w14:paraId="412DC332" w14:textId="77777777" w:rsidR="00EB3370" w:rsidRDefault="000D110E">
          <w:pPr>
            <w:pStyle w:val="TOC3"/>
            <w:tabs>
              <w:tab w:val="left" w:pos="1100"/>
              <w:tab w:val="right" w:leader="dot" w:pos="10456"/>
            </w:tabs>
            <w:rPr>
              <w:ins w:id="491" w:author="Jarno Nieminen" w:date="2014-06-11T12:40:00Z"/>
              <w:rFonts w:asciiTheme="minorHAnsi" w:eastAsiaTheme="minorEastAsia" w:hAnsiTheme="minorHAnsi" w:cstheme="minorBidi"/>
              <w:noProof/>
              <w:sz w:val="22"/>
              <w:lang w:eastAsia="sv-SE"/>
            </w:rPr>
          </w:pPr>
          <w:ins w:id="492" w:author="Jarno Nieminen" w:date="2014-06-11T12:40:00Z">
            <w:r>
              <w:fldChar w:fldCharType="begin"/>
            </w:r>
            <w:r>
              <w:instrText xml:space="preserve"> HYPERLINK \l "_Toc390253650" </w:instrText>
            </w:r>
            <w:r>
              <w:fldChar w:fldCharType="separate"/>
            </w:r>
            <w:r w:rsidR="00EB3370" w:rsidRPr="00D44273">
              <w:rPr>
                <w:rStyle w:val="Hyperlink"/>
                <w:noProof/>
              </w:rPr>
              <w:t>5.1.6</w:t>
            </w:r>
            <w:r w:rsidR="00EB3370">
              <w:rPr>
                <w:rFonts w:asciiTheme="minorHAnsi" w:eastAsiaTheme="minorEastAsia" w:hAnsiTheme="minorHAnsi" w:cstheme="minorBidi"/>
                <w:noProof/>
                <w:sz w:val="22"/>
                <w:lang w:eastAsia="sv-SE"/>
              </w:rPr>
              <w:tab/>
            </w:r>
            <w:r w:rsidR="00EB3370" w:rsidRPr="00D44273">
              <w:rPr>
                <w:rStyle w:val="Hyperlink"/>
                <w:noProof/>
              </w:rPr>
              <w:t>Klass Frågegrupperingsmall (TemplateQuestionBlock)</w:t>
            </w:r>
            <w:r w:rsidR="00EB3370">
              <w:rPr>
                <w:noProof/>
                <w:webHidden/>
              </w:rPr>
              <w:tab/>
            </w:r>
            <w:r w:rsidR="00EB3370">
              <w:rPr>
                <w:noProof/>
                <w:webHidden/>
              </w:rPr>
              <w:fldChar w:fldCharType="begin"/>
            </w:r>
            <w:r w:rsidR="00EB3370">
              <w:rPr>
                <w:noProof/>
                <w:webHidden/>
              </w:rPr>
              <w:instrText xml:space="preserve"> PAGEREF _Toc390253650 \h </w:instrText>
            </w:r>
          </w:ins>
          <w:r w:rsidR="00EB3370">
            <w:rPr>
              <w:noProof/>
              <w:webHidden/>
            </w:rPr>
          </w:r>
          <w:ins w:id="493" w:author="Jarno Nieminen" w:date="2014-06-11T12:40:00Z">
            <w:r w:rsidR="00EB3370">
              <w:rPr>
                <w:noProof/>
                <w:webHidden/>
              </w:rPr>
              <w:fldChar w:fldCharType="separate"/>
            </w:r>
            <w:r w:rsidR="00EB3370">
              <w:rPr>
                <w:noProof/>
                <w:webHidden/>
              </w:rPr>
              <w:t>53</w:t>
            </w:r>
            <w:r w:rsidR="00EB3370">
              <w:rPr>
                <w:noProof/>
                <w:webHidden/>
              </w:rPr>
              <w:fldChar w:fldCharType="end"/>
            </w:r>
            <w:r>
              <w:rPr>
                <w:noProof/>
              </w:rPr>
              <w:fldChar w:fldCharType="end"/>
            </w:r>
          </w:ins>
        </w:p>
        <w:p w14:paraId="13A62F9B" w14:textId="77777777" w:rsidR="00EB3370" w:rsidRDefault="000D110E">
          <w:pPr>
            <w:pStyle w:val="TOC3"/>
            <w:tabs>
              <w:tab w:val="left" w:pos="1100"/>
              <w:tab w:val="right" w:leader="dot" w:pos="10456"/>
            </w:tabs>
            <w:rPr>
              <w:ins w:id="494" w:author="Jarno Nieminen" w:date="2014-06-11T12:40:00Z"/>
              <w:rFonts w:asciiTheme="minorHAnsi" w:eastAsiaTheme="minorEastAsia" w:hAnsiTheme="minorHAnsi" w:cstheme="minorBidi"/>
              <w:noProof/>
              <w:sz w:val="22"/>
              <w:lang w:eastAsia="sv-SE"/>
            </w:rPr>
          </w:pPr>
          <w:ins w:id="495" w:author="Jarno Nieminen" w:date="2014-06-11T12:40:00Z">
            <w:r>
              <w:fldChar w:fldCharType="begin"/>
            </w:r>
            <w:r>
              <w:instrText xml:space="preserve"> HYPERLINK \l "_Toc390253651" </w:instrText>
            </w:r>
            <w:r>
              <w:fldChar w:fldCharType="separate"/>
            </w:r>
            <w:r w:rsidR="00EB3370" w:rsidRPr="00D44273">
              <w:rPr>
                <w:rStyle w:val="Hyperlink"/>
                <w:noProof/>
              </w:rPr>
              <w:t>5.1.7</w:t>
            </w:r>
            <w:r w:rsidR="00EB3370">
              <w:rPr>
                <w:rFonts w:asciiTheme="minorHAnsi" w:eastAsiaTheme="minorEastAsia" w:hAnsiTheme="minorHAnsi" w:cstheme="minorBidi"/>
                <w:noProof/>
                <w:sz w:val="22"/>
                <w:lang w:eastAsia="sv-SE"/>
              </w:rPr>
              <w:tab/>
            </w:r>
            <w:r w:rsidR="00EB3370" w:rsidRPr="00D44273">
              <w:rPr>
                <w:rStyle w:val="Hyperlink"/>
                <w:noProof/>
              </w:rPr>
              <w:t>Klass Frågegruppering (QuestionBlock)</w:t>
            </w:r>
            <w:r w:rsidR="00EB3370">
              <w:rPr>
                <w:noProof/>
                <w:webHidden/>
              </w:rPr>
              <w:tab/>
            </w:r>
            <w:r w:rsidR="00EB3370">
              <w:rPr>
                <w:noProof/>
                <w:webHidden/>
              </w:rPr>
              <w:fldChar w:fldCharType="begin"/>
            </w:r>
            <w:r w:rsidR="00EB3370">
              <w:rPr>
                <w:noProof/>
                <w:webHidden/>
              </w:rPr>
              <w:instrText xml:space="preserve"> PAGEREF _Toc390253651 \h </w:instrText>
            </w:r>
          </w:ins>
          <w:r w:rsidR="00EB3370">
            <w:rPr>
              <w:noProof/>
              <w:webHidden/>
            </w:rPr>
          </w:r>
          <w:ins w:id="496" w:author="Jarno Nieminen" w:date="2014-06-11T12:40:00Z">
            <w:r w:rsidR="00EB3370">
              <w:rPr>
                <w:noProof/>
                <w:webHidden/>
              </w:rPr>
              <w:fldChar w:fldCharType="separate"/>
            </w:r>
            <w:r w:rsidR="00EB3370">
              <w:rPr>
                <w:noProof/>
                <w:webHidden/>
              </w:rPr>
              <w:t>55</w:t>
            </w:r>
            <w:r w:rsidR="00EB3370">
              <w:rPr>
                <w:noProof/>
                <w:webHidden/>
              </w:rPr>
              <w:fldChar w:fldCharType="end"/>
            </w:r>
            <w:r>
              <w:rPr>
                <w:noProof/>
              </w:rPr>
              <w:fldChar w:fldCharType="end"/>
            </w:r>
          </w:ins>
        </w:p>
        <w:p w14:paraId="697D0A00" w14:textId="77777777" w:rsidR="00EB3370" w:rsidRDefault="000D110E">
          <w:pPr>
            <w:pStyle w:val="TOC3"/>
            <w:tabs>
              <w:tab w:val="left" w:pos="1100"/>
              <w:tab w:val="right" w:leader="dot" w:pos="10456"/>
            </w:tabs>
            <w:rPr>
              <w:ins w:id="497" w:author="Jarno Nieminen" w:date="2014-06-11T12:40:00Z"/>
              <w:rFonts w:asciiTheme="minorHAnsi" w:eastAsiaTheme="minorEastAsia" w:hAnsiTheme="minorHAnsi" w:cstheme="minorBidi"/>
              <w:noProof/>
              <w:sz w:val="22"/>
              <w:lang w:eastAsia="sv-SE"/>
            </w:rPr>
          </w:pPr>
          <w:ins w:id="498" w:author="Jarno Nieminen" w:date="2014-06-11T12:40:00Z">
            <w:r>
              <w:fldChar w:fldCharType="begin"/>
            </w:r>
            <w:r>
              <w:instrText xml:space="preserve"> HYPERLINK \l "_Toc390253652" </w:instrText>
            </w:r>
            <w:r>
              <w:fldChar w:fldCharType="separate"/>
            </w:r>
            <w:r w:rsidR="00EB3370" w:rsidRPr="00D44273">
              <w:rPr>
                <w:rStyle w:val="Hyperlink"/>
                <w:noProof/>
              </w:rPr>
              <w:t>5.1.8</w:t>
            </w:r>
            <w:r w:rsidR="00EB3370">
              <w:rPr>
                <w:rFonts w:asciiTheme="minorHAnsi" w:eastAsiaTheme="minorEastAsia" w:hAnsiTheme="minorHAnsi" w:cstheme="minorBidi"/>
                <w:noProof/>
                <w:sz w:val="22"/>
                <w:lang w:eastAsia="sv-SE"/>
              </w:rPr>
              <w:tab/>
            </w:r>
            <w:r w:rsidR="00EB3370" w:rsidRPr="00D44273">
              <w:rPr>
                <w:rStyle w:val="Hyperlink"/>
                <w:noProof/>
              </w:rPr>
              <w:t>Klass Formulärfråga mall (TemplateQuestion)</w:t>
            </w:r>
            <w:r w:rsidR="00EB3370">
              <w:rPr>
                <w:noProof/>
                <w:webHidden/>
              </w:rPr>
              <w:tab/>
            </w:r>
            <w:r w:rsidR="00EB3370">
              <w:rPr>
                <w:noProof/>
                <w:webHidden/>
              </w:rPr>
              <w:fldChar w:fldCharType="begin"/>
            </w:r>
            <w:r w:rsidR="00EB3370">
              <w:rPr>
                <w:noProof/>
                <w:webHidden/>
              </w:rPr>
              <w:instrText xml:space="preserve"> PAGEREF _Toc390253652 \h </w:instrText>
            </w:r>
          </w:ins>
          <w:r w:rsidR="00EB3370">
            <w:rPr>
              <w:noProof/>
              <w:webHidden/>
            </w:rPr>
          </w:r>
          <w:ins w:id="499" w:author="Jarno Nieminen" w:date="2014-06-11T12:40:00Z">
            <w:r w:rsidR="00EB3370">
              <w:rPr>
                <w:noProof/>
                <w:webHidden/>
              </w:rPr>
              <w:fldChar w:fldCharType="separate"/>
            </w:r>
            <w:r w:rsidR="00EB3370">
              <w:rPr>
                <w:noProof/>
                <w:webHidden/>
              </w:rPr>
              <w:t>57</w:t>
            </w:r>
            <w:r w:rsidR="00EB3370">
              <w:rPr>
                <w:noProof/>
                <w:webHidden/>
              </w:rPr>
              <w:fldChar w:fldCharType="end"/>
            </w:r>
            <w:r>
              <w:rPr>
                <w:noProof/>
              </w:rPr>
              <w:fldChar w:fldCharType="end"/>
            </w:r>
          </w:ins>
        </w:p>
        <w:p w14:paraId="7CF580C8" w14:textId="77777777" w:rsidR="00EB3370" w:rsidRDefault="000D110E">
          <w:pPr>
            <w:pStyle w:val="TOC3"/>
            <w:tabs>
              <w:tab w:val="left" w:pos="1100"/>
              <w:tab w:val="right" w:leader="dot" w:pos="10456"/>
            </w:tabs>
            <w:rPr>
              <w:ins w:id="500" w:author="Jarno Nieminen" w:date="2014-06-11T12:40:00Z"/>
              <w:rFonts w:asciiTheme="minorHAnsi" w:eastAsiaTheme="minorEastAsia" w:hAnsiTheme="minorHAnsi" w:cstheme="minorBidi"/>
              <w:noProof/>
              <w:sz w:val="22"/>
              <w:lang w:eastAsia="sv-SE"/>
            </w:rPr>
          </w:pPr>
          <w:ins w:id="501" w:author="Jarno Nieminen" w:date="2014-06-11T12:40:00Z">
            <w:r>
              <w:fldChar w:fldCharType="begin"/>
            </w:r>
            <w:r>
              <w:instrText xml:space="preserve"> HYPERLINK \l "_Toc390253653" </w:instrText>
            </w:r>
            <w:r>
              <w:fldChar w:fldCharType="separate"/>
            </w:r>
            <w:r w:rsidR="00EB3370" w:rsidRPr="00D44273">
              <w:rPr>
                <w:rStyle w:val="Hyperlink"/>
                <w:noProof/>
              </w:rPr>
              <w:t>5.1.9</w:t>
            </w:r>
            <w:r w:rsidR="00EB3370">
              <w:rPr>
                <w:rFonts w:asciiTheme="minorHAnsi" w:eastAsiaTheme="minorEastAsia" w:hAnsiTheme="minorHAnsi" w:cstheme="minorBidi"/>
                <w:noProof/>
                <w:sz w:val="22"/>
                <w:lang w:eastAsia="sv-SE"/>
              </w:rPr>
              <w:tab/>
            </w:r>
            <w:r w:rsidR="00EB3370" w:rsidRPr="00D44273">
              <w:rPr>
                <w:rStyle w:val="Hyperlink"/>
                <w:noProof/>
              </w:rPr>
              <w:t>Klass Formulärfråga (Question)</w:t>
            </w:r>
            <w:r w:rsidR="00EB3370">
              <w:rPr>
                <w:noProof/>
                <w:webHidden/>
              </w:rPr>
              <w:tab/>
            </w:r>
            <w:r w:rsidR="00EB3370">
              <w:rPr>
                <w:noProof/>
                <w:webHidden/>
              </w:rPr>
              <w:fldChar w:fldCharType="begin"/>
            </w:r>
            <w:r w:rsidR="00EB3370">
              <w:rPr>
                <w:noProof/>
                <w:webHidden/>
              </w:rPr>
              <w:instrText xml:space="preserve"> PAGEREF _Toc390253653 \h </w:instrText>
            </w:r>
          </w:ins>
          <w:r w:rsidR="00EB3370">
            <w:rPr>
              <w:noProof/>
              <w:webHidden/>
            </w:rPr>
          </w:r>
          <w:ins w:id="502" w:author="Jarno Nieminen" w:date="2014-06-11T12:40:00Z">
            <w:r w:rsidR="00EB3370">
              <w:rPr>
                <w:noProof/>
                <w:webHidden/>
              </w:rPr>
              <w:fldChar w:fldCharType="separate"/>
            </w:r>
            <w:r w:rsidR="00EB3370">
              <w:rPr>
                <w:noProof/>
                <w:webHidden/>
              </w:rPr>
              <w:t>61</w:t>
            </w:r>
            <w:r w:rsidR="00EB3370">
              <w:rPr>
                <w:noProof/>
                <w:webHidden/>
              </w:rPr>
              <w:fldChar w:fldCharType="end"/>
            </w:r>
            <w:r>
              <w:rPr>
                <w:noProof/>
              </w:rPr>
              <w:fldChar w:fldCharType="end"/>
            </w:r>
          </w:ins>
        </w:p>
        <w:p w14:paraId="715A703D" w14:textId="77777777" w:rsidR="00EB3370" w:rsidRDefault="000D110E">
          <w:pPr>
            <w:pStyle w:val="TOC3"/>
            <w:tabs>
              <w:tab w:val="left" w:pos="1321"/>
              <w:tab w:val="right" w:leader="dot" w:pos="10456"/>
            </w:tabs>
            <w:rPr>
              <w:ins w:id="503" w:author="Jarno Nieminen" w:date="2014-06-11T12:40:00Z"/>
              <w:rFonts w:asciiTheme="minorHAnsi" w:eastAsiaTheme="minorEastAsia" w:hAnsiTheme="minorHAnsi" w:cstheme="minorBidi"/>
              <w:noProof/>
              <w:sz w:val="22"/>
              <w:lang w:eastAsia="sv-SE"/>
            </w:rPr>
          </w:pPr>
          <w:ins w:id="504" w:author="Jarno Nieminen" w:date="2014-06-11T12:40:00Z">
            <w:r>
              <w:fldChar w:fldCharType="begin"/>
            </w:r>
            <w:r>
              <w:instrText xml:space="preserve"> HYPERLINK \l "_Toc390253654" </w:instrText>
            </w:r>
            <w:r>
              <w:fldChar w:fldCharType="separate"/>
            </w:r>
            <w:r w:rsidR="00EB3370" w:rsidRPr="00D44273">
              <w:rPr>
                <w:rStyle w:val="Hyperlink"/>
                <w:noProof/>
              </w:rPr>
              <w:t>5.1.10</w:t>
            </w:r>
            <w:r w:rsidR="00EB3370">
              <w:rPr>
                <w:rFonts w:asciiTheme="minorHAnsi" w:eastAsiaTheme="minorEastAsia" w:hAnsiTheme="minorHAnsi" w:cstheme="minorBidi"/>
                <w:noProof/>
                <w:sz w:val="22"/>
                <w:lang w:eastAsia="sv-SE"/>
              </w:rPr>
              <w:tab/>
            </w:r>
            <w:r w:rsidR="00EB3370" w:rsidRPr="00D44273">
              <w:rPr>
                <w:rStyle w:val="Hyperlink"/>
                <w:noProof/>
              </w:rPr>
              <w:t>Klass Svarsalternativ (AnswerAlternative)</w:t>
            </w:r>
            <w:r w:rsidR="00EB3370">
              <w:rPr>
                <w:noProof/>
                <w:webHidden/>
              </w:rPr>
              <w:tab/>
            </w:r>
            <w:r w:rsidR="00EB3370">
              <w:rPr>
                <w:noProof/>
                <w:webHidden/>
              </w:rPr>
              <w:fldChar w:fldCharType="begin"/>
            </w:r>
            <w:r w:rsidR="00EB3370">
              <w:rPr>
                <w:noProof/>
                <w:webHidden/>
              </w:rPr>
              <w:instrText xml:space="preserve"> PAGEREF _Toc390253654 \h </w:instrText>
            </w:r>
          </w:ins>
          <w:r w:rsidR="00EB3370">
            <w:rPr>
              <w:noProof/>
              <w:webHidden/>
            </w:rPr>
          </w:r>
          <w:ins w:id="505" w:author="Jarno Nieminen" w:date="2014-06-11T12:40:00Z">
            <w:r w:rsidR="00EB3370">
              <w:rPr>
                <w:noProof/>
                <w:webHidden/>
              </w:rPr>
              <w:fldChar w:fldCharType="separate"/>
            </w:r>
            <w:r w:rsidR="00EB3370">
              <w:rPr>
                <w:noProof/>
                <w:webHidden/>
              </w:rPr>
              <w:t>66</w:t>
            </w:r>
            <w:r w:rsidR="00EB3370">
              <w:rPr>
                <w:noProof/>
                <w:webHidden/>
              </w:rPr>
              <w:fldChar w:fldCharType="end"/>
            </w:r>
            <w:r>
              <w:rPr>
                <w:noProof/>
              </w:rPr>
              <w:fldChar w:fldCharType="end"/>
            </w:r>
          </w:ins>
        </w:p>
        <w:p w14:paraId="3590D078" w14:textId="77777777" w:rsidR="00EB3370" w:rsidRDefault="000D110E">
          <w:pPr>
            <w:pStyle w:val="TOC3"/>
            <w:tabs>
              <w:tab w:val="left" w:pos="1100"/>
              <w:tab w:val="right" w:leader="dot" w:pos="10456"/>
            </w:tabs>
            <w:rPr>
              <w:ins w:id="506" w:author="Jarno Nieminen" w:date="2014-06-11T12:40:00Z"/>
              <w:rFonts w:asciiTheme="minorHAnsi" w:eastAsiaTheme="minorEastAsia" w:hAnsiTheme="minorHAnsi" w:cstheme="minorBidi"/>
              <w:noProof/>
              <w:sz w:val="22"/>
              <w:lang w:eastAsia="sv-SE"/>
            </w:rPr>
          </w:pPr>
          <w:ins w:id="507" w:author="Jarno Nieminen" w:date="2014-06-11T12:40:00Z">
            <w:r>
              <w:fldChar w:fldCharType="begin"/>
            </w:r>
            <w:r>
              <w:instrText xml:space="preserve"> HYPERLINK \l "_Toc390253655" </w:instrText>
            </w:r>
            <w:r>
              <w:fldChar w:fldCharType="separate"/>
            </w:r>
            <w:r w:rsidR="00EB3370" w:rsidRPr="00D44273">
              <w:rPr>
                <w:rStyle w:val="Hyperlink"/>
                <w:noProof/>
              </w:rPr>
              <w:t>5.1.11</w:t>
            </w:r>
            <w:r w:rsidR="00EB3370">
              <w:rPr>
                <w:rFonts w:asciiTheme="minorHAnsi" w:eastAsiaTheme="minorEastAsia" w:hAnsiTheme="minorHAnsi" w:cstheme="minorBidi"/>
                <w:noProof/>
                <w:sz w:val="22"/>
                <w:lang w:eastAsia="sv-SE"/>
              </w:rPr>
              <w:tab/>
            </w:r>
            <w:r w:rsidR="00EB3370" w:rsidRPr="00D44273">
              <w:rPr>
                <w:rStyle w:val="Hyperlink"/>
                <w:noProof/>
              </w:rPr>
              <w:t>Klass Svar (Answer)</w:t>
            </w:r>
            <w:r w:rsidR="00EB3370">
              <w:rPr>
                <w:noProof/>
                <w:webHidden/>
              </w:rPr>
              <w:tab/>
            </w:r>
            <w:r w:rsidR="00EB3370">
              <w:rPr>
                <w:noProof/>
                <w:webHidden/>
              </w:rPr>
              <w:fldChar w:fldCharType="begin"/>
            </w:r>
            <w:r w:rsidR="00EB3370">
              <w:rPr>
                <w:noProof/>
                <w:webHidden/>
              </w:rPr>
              <w:instrText xml:space="preserve"> PAGEREF _Toc390253655 \h </w:instrText>
            </w:r>
          </w:ins>
          <w:r w:rsidR="00EB3370">
            <w:rPr>
              <w:noProof/>
              <w:webHidden/>
            </w:rPr>
          </w:r>
          <w:ins w:id="508" w:author="Jarno Nieminen" w:date="2014-06-11T12:40:00Z">
            <w:r w:rsidR="00EB3370">
              <w:rPr>
                <w:noProof/>
                <w:webHidden/>
              </w:rPr>
              <w:fldChar w:fldCharType="separate"/>
            </w:r>
            <w:r w:rsidR="00EB3370">
              <w:rPr>
                <w:noProof/>
                <w:webHidden/>
              </w:rPr>
              <w:t>68</w:t>
            </w:r>
            <w:r w:rsidR="00EB3370">
              <w:rPr>
                <w:noProof/>
                <w:webHidden/>
              </w:rPr>
              <w:fldChar w:fldCharType="end"/>
            </w:r>
            <w:r>
              <w:rPr>
                <w:noProof/>
              </w:rPr>
              <w:fldChar w:fldCharType="end"/>
            </w:r>
          </w:ins>
        </w:p>
        <w:p w14:paraId="0F9A4C43" w14:textId="77777777" w:rsidR="00EB3370" w:rsidRDefault="000D110E">
          <w:pPr>
            <w:pStyle w:val="TOC3"/>
            <w:tabs>
              <w:tab w:val="left" w:pos="1321"/>
              <w:tab w:val="right" w:leader="dot" w:pos="10456"/>
            </w:tabs>
            <w:rPr>
              <w:ins w:id="509" w:author="Jarno Nieminen" w:date="2014-06-11T12:40:00Z"/>
              <w:rFonts w:asciiTheme="minorHAnsi" w:eastAsiaTheme="minorEastAsia" w:hAnsiTheme="minorHAnsi" w:cstheme="minorBidi"/>
              <w:noProof/>
              <w:sz w:val="22"/>
              <w:lang w:eastAsia="sv-SE"/>
            </w:rPr>
          </w:pPr>
          <w:ins w:id="510" w:author="Jarno Nieminen" w:date="2014-06-11T12:40:00Z">
            <w:r>
              <w:fldChar w:fldCharType="begin"/>
            </w:r>
            <w:r>
              <w:instrText xml:space="preserve"> HYPERLINK \l "_Toc390253656" </w:instrText>
            </w:r>
            <w:r>
              <w:fldChar w:fldCharType="separate"/>
            </w:r>
            <w:r w:rsidR="00EB3370" w:rsidRPr="00D44273">
              <w:rPr>
                <w:rStyle w:val="Hyperlink"/>
                <w:noProof/>
              </w:rPr>
              <w:t>5.1.12</w:t>
            </w:r>
            <w:r w:rsidR="00EB3370">
              <w:rPr>
                <w:rFonts w:asciiTheme="minorHAnsi" w:eastAsiaTheme="minorEastAsia" w:hAnsiTheme="minorHAnsi" w:cstheme="minorBidi"/>
                <w:noProof/>
                <w:sz w:val="22"/>
                <w:lang w:eastAsia="sv-SE"/>
              </w:rPr>
              <w:tab/>
            </w:r>
            <w:r w:rsidR="00EB3370" w:rsidRPr="00D44273">
              <w:rPr>
                <w:rStyle w:val="Hyperlink"/>
                <w:noProof/>
              </w:rPr>
              <w:t>Klass anropsbekräftelse (AnswerStatus)</w:t>
            </w:r>
            <w:r w:rsidR="00EB3370">
              <w:rPr>
                <w:noProof/>
                <w:webHidden/>
              </w:rPr>
              <w:tab/>
            </w:r>
            <w:r w:rsidR="00EB3370">
              <w:rPr>
                <w:noProof/>
                <w:webHidden/>
              </w:rPr>
              <w:fldChar w:fldCharType="begin"/>
            </w:r>
            <w:r w:rsidR="00EB3370">
              <w:rPr>
                <w:noProof/>
                <w:webHidden/>
              </w:rPr>
              <w:instrText xml:space="preserve"> PAGEREF _Toc390253656 \h </w:instrText>
            </w:r>
          </w:ins>
          <w:r w:rsidR="00EB3370">
            <w:rPr>
              <w:noProof/>
              <w:webHidden/>
            </w:rPr>
          </w:r>
          <w:ins w:id="511" w:author="Jarno Nieminen" w:date="2014-06-11T12:40:00Z">
            <w:r w:rsidR="00EB3370">
              <w:rPr>
                <w:noProof/>
                <w:webHidden/>
              </w:rPr>
              <w:fldChar w:fldCharType="separate"/>
            </w:r>
            <w:r w:rsidR="00EB3370">
              <w:rPr>
                <w:noProof/>
                <w:webHidden/>
              </w:rPr>
              <w:t>69</w:t>
            </w:r>
            <w:r w:rsidR="00EB3370">
              <w:rPr>
                <w:noProof/>
                <w:webHidden/>
              </w:rPr>
              <w:fldChar w:fldCharType="end"/>
            </w:r>
            <w:r>
              <w:rPr>
                <w:noProof/>
              </w:rPr>
              <w:fldChar w:fldCharType="end"/>
            </w:r>
          </w:ins>
        </w:p>
        <w:p w14:paraId="2D6C5073" w14:textId="77777777" w:rsidR="00EB3370" w:rsidRDefault="000D110E">
          <w:pPr>
            <w:pStyle w:val="TOC3"/>
            <w:tabs>
              <w:tab w:val="left" w:pos="1321"/>
              <w:tab w:val="right" w:leader="dot" w:pos="10456"/>
            </w:tabs>
            <w:rPr>
              <w:ins w:id="512" w:author="Jarno Nieminen" w:date="2014-06-11T12:40:00Z"/>
              <w:rFonts w:asciiTheme="minorHAnsi" w:eastAsiaTheme="minorEastAsia" w:hAnsiTheme="minorHAnsi" w:cstheme="minorBidi"/>
              <w:noProof/>
              <w:sz w:val="22"/>
              <w:lang w:eastAsia="sv-SE"/>
            </w:rPr>
          </w:pPr>
          <w:ins w:id="513" w:author="Jarno Nieminen" w:date="2014-06-11T12:40:00Z">
            <w:r>
              <w:fldChar w:fldCharType="begin"/>
            </w:r>
            <w:r>
              <w:instrText xml:space="preserve"> HYPERLINK \l "_Toc390253657" </w:instrText>
            </w:r>
            <w:r>
              <w:fldChar w:fldCharType="separate"/>
            </w:r>
            <w:r w:rsidR="00EB3370" w:rsidRPr="00D44273">
              <w:rPr>
                <w:rStyle w:val="Hyperlink"/>
                <w:noProof/>
              </w:rPr>
              <w:t>5.1.13</w:t>
            </w:r>
            <w:r w:rsidR="00EB3370">
              <w:rPr>
                <w:rFonts w:asciiTheme="minorHAnsi" w:eastAsiaTheme="minorEastAsia" w:hAnsiTheme="minorHAnsi" w:cstheme="minorBidi"/>
                <w:noProof/>
                <w:sz w:val="22"/>
                <w:lang w:eastAsia="sv-SE"/>
              </w:rPr>
              <w:tab/>
            </w:r>
            <w:r w:rsidR="00EB3370" w:rsidRPr="00D44273">
              <w:rPr>
                <w:rStyle w:val="Hyperlink"/>
                <w:noProof/>
              </w:rPr>
              <w:t>Klass Frågerelation (QuestionSuperior)</w:t>
            </w:r>
            <w:r w:rsidR="00EB3370">
              <w:rPr>
                <w:noProof/>
                <w:webHidden/>
              </w:rPr>
              <w:tab/>
            </w:r>
            <w:r w:rsidR="00EB3370">
              <w:rPr>
                <w:noProof/>
                <w:webHidden/>
              </w:rPr>
              <w:fldChar w:fldCharType="begin"/>
            </w:r>
            <w:r w:rsidR="00EB3370">
              <w:rPr>
                <w:noProof/>
                <w:webHidden/>
              </w:rPr>
              <w:instrText xml:space="preserve"> PAGEREF _Toc390253657 \h </w:instrText>
            </w:r>
          </w:ins>
          <w:r w:rsidR="00EB3370">
            <w:rPr>
              <w:noProof/>
              <w:webHidden/>
            </w:rPr>
          </w:r>
          <w:ins w:id="514" w:author="Jarno Nieminen" w:date="2014-06-11T12:40:00Z">
            <w:r w:rsidR="00EB3370">
              <w:rPr>
                <w:noProof/>
                <w:webHidden/>
              </w:rPr>
              <w:fldChar w:fldCharType="separate"/>
            </w:r>
            <w:r w:rsidR="00EB3370">
              <w:rPr>
                <w:noProof/>
                <w:webHidden/>
              </w:rPr>
              <w:t>70</w:t>
            </w:r>
            <w:r w:rsidR="00EB3370">
              <w:rPr>
                <w:noProof/>
                <w:webHidden/>
              </w:rPr>
              <w:fldChar w:fldCharType="end"/>
            </w:r>
            <w:r>
              <w:rPr>
                <w:noProof/>
              </w:rPr>
              <w:fldChar w:fldCharType="end"/>
            </w:r>
          </w:ins>
        </w:p>
        <w:p w14:paraId="2F5728C4" w14:textId="77777777" w:rsidR="00EB3370" w:rsidRDefault="000D110E">
          <w:pPr>
            <w:pStyle w:val="TOC3"/>
            <w:tabs>
              <w:tab w:val="left" w:pos="1321"/>
              <w:tab w:val="right" w:leader="dot" w:pos="10456"/>
            </w:tabs>
            <w:rPr>
              <w:ins w:id="515" w:author="Jarno Nieminen" w:date="2014-06-11T12:40:00Z"/>
              <w:rFonts w:asciiTheme="minorHAnsi" w:eastAsiaTheme="minorEastAsia" w:hAnsiTheme="minorHAnsi" w:cstheme="minorBidi"/>
              <w:noProof/>
              <w:sz w:val="22"/>
              <w:lang w:eastAsia="sv-SE"/>
            </w:rPr>
          </w:pPr>
          <w:ins w:id="516" w:author="Jarno Nieminen" w:date="2014-06-11T12:40:00Z">
            <w:r>
              <w:fldChar w:fldCharType="begin"/>
            </w:r>
            <w:r>
              <w:instrText xml:space="preserve"> HYPERLINK \l "_Toc390253658" </w:instrText>
            </w:r>
            <w:r>
              <w:fldChar w:fldCharType="separate"/>
            </w:r>
            <w:r w:rsidR="00EB3370" w:rsidRPr="00D44273">
              <w:rPr>
                <w:rStyle w:val="Hyperlink"/>
                <w:noProof/>
              </w:rPr>
              <w:t>5.1.14</w:t>
            </w:r>
            <w:r w:rsidR="00EB3370">
              <w:rPr>
                <w:rFonts w:asciiTheme="minorHAnsi" w:eastAsiaTheme="minorEastAsia" w:hAnsiTheme="minorHAnsi" w:cstheme="minorBidi"/>
                <w:noProof/>
                <w:sz w:val="22"/>
                <w:lang w:eastAsia="sv-SE"/>
              </w:rPr>
              <w:tab/>
            </w:r>
            <w:r w:rsidR="00EB3370" w:rsidRPr="00D44273">
              <w:rPr>
                <w:rStyle w:val="Hyperlink"/>
                <w:noProof/>
              </w:rPr>
              <w:t>Klass kodverk (Code)</w:t>
            </w:r>
            <w:r w:rsidR="00EB3370">
              <w:rPr>
                <w:noProof/>
                <w:webHidden/>
              </w:rPr>
              <w:tab/>
            </w:r>
            <w:r w:rsidR="00EB3370">
              <w:rPr>
                <w:noProof/>
                <w:webHidden/>
              </w:rPr>
              <w:fldChar w:fldCharType="begin"/>
            </w:r>
            <w:r w:rsidR="00EB3370">
              <w:rPr>
                <w:noProof/>
                <w:webHidden/>
              </w:rPr>
              <w:instrText xml:space="preserve"> PAGEREF _Toc390253658 \h </w:instrText>
            </w:r>
          </w:ins>
          <w:r w:rsidR="00EB3370">
            <w:rPr>
              <w:noProof/>
              <w:webHidden/>
            </w:rPr>
          </w:r>
          <w:ins w:id="517" w:author="Jarno Nieminen" w:date="2014-06-11T12:40:00Z">
            <w:r w:rsidR="00EB3370">
              <w:rPr>
                <w:noProof/>
                <w:webHidden/>
              </w:rPr>
              <w:fldChar w:fldCharType="separate"/>
            </w:r>
            <w:r w:rsidR="00EB3370">
              <w:rPr>
                <w:noProof/>
                <w:webHidden/>
              </w:rPr>
              <w:t>70</w:t>
            </w:r>
            <w:r w:rsidR="00EB3370">
              <w:rPr>
                <w:noProof/>
                <w:webHidden/>
              </w:rPr>
              <w:fldChar w:fldCharType="end"/>
            </w:r>
            <w:r>
              <w:rPr>
                <w:noProof/>
              </w:rPr>
              <w:fldChar w:fldCharType="end"/>
            </w:r>
          </w:ins>
        </w:p>
        <w:p w14:paraId="3DC3AAA4" w14:textId="77777777" w:rsidR="00EB3370" w:rsidRDefault="000D110E">
          <w:pPr>
            <w:pStyle w:val="TOC3"/>
            <w:tabs>
              <w:tab w:val="left" w:pos="1321"/>
              <w:tab w:val="right" w:leader="dot" w:pos="10456"/>
            </w:tabs>
            <w:rPr>
              <w:ins w:id="518" w:author="Jarno Nieminen" w:date="2014-06-11T12:40:00Z"/>
              <w:rFonts w:asciiTheme="minorHAnsi" w:eastAsiaTheme="minorEastAsia" w:hAnsiTheme="minorHAnsi" w:cstheme="minorBidi"/>
              <w:noProof/>
              <w:sz w:val="22"/>
              <w:lang w:eastAsia="sv-SE"/>
            </w:rPr>
          </w:pPr>
          <w:ins w:id="519" w:author="Jarno Nieminen" w:date="2014-06-11T12:40:00Z">
            <w:r>
              <w:fldChar w:fldCharType="begin"/>
            </w:r>
            <w:r>
              <w:instrText xml:space="preserve"> HYPERLINK \l "_Toc390253659" </w:instrText>
            </w:r>
            <w:r>
              <w:fldChar w:fldCharType="separate"/>
            </w:r>
            <w:r w:rsidR="00EB3370" w:rsidRPr="00D44273">
              <w:rPr>
                <w:rStyle w:val="Hyperlink"/>
                <w:noProof/>
              </w:rPr>
              <w:t>5.1.15</w:t>
            </w:r>
            <w:r w:rsidR="00EB3370">
              <w:rPr>
                <w:rFonts w:asciiTheme="minorHAnsi" w:eastAsiaTheme="minorEastAsia" w:hAnsiTheme="minorHAnsi" w:cstheme="minorBidi"/>
                <w:noProof/>
                <w:sz w:val="22"/>
                <w:lang w:eastAsia="sv-SE"/>
              </w:rPr>
              <w:tab/>
            </w:r>
            <w:r w:rsidR="00EB3370" w:rsidRPr="00D44273">
              <w:rPr>
                <w:rStyle w:val="Hyperlink"/>
                <w:noProof/>
              </w:rPr>
              <w:t>Klass Malldelning (TemplatePropagate)</w:t>
            </w:r>
            <w:r w:rsidR="00EB3370">
              <w:rPr>
                <w:noProof/>
                <w:webHidden/>
              </w:rPr>
              <w:tab/>
            </w:r>
            <w:r w:rsidR="00EB3370">
              <w:rPr>
                <w:noProof/>
                <w:webHidden/>
              </w:rPr>
              <w:fldChar w:fldCharType="begin"/>
            </w:r>
            <w:r w:rsidR="00EB3370">
              <w:rPr>
                <w:noProof/>
                <w:webHidden/>
              </w:rPr>
              <w:instrText xml:space="preserve"> PAGEREF _Toc390253659 \h </w:instrText>
            </w:r>
          </w:ins>
          <w:r w:rsidR="00EB3370">
            <w:rPr>
              <w:noProof/>
              <w:webHidden/>
            </w:rPr>
          </w:r>
          <w:ins w:id="520" w:author="Jarno Nieminen" w:date="2014-06-11T12:40:00Z">
            <w:r w:rsidR="00EB3370">
              <w:rPr>
                <w:noProof/>
                <w:webHidden/>
              </w:rPr>
              <w:fldChar w:fldCharType="separate"/>
            </w:r>
            <w:r w:rsidR="00EB3370">
              <w:rPr>
                <w:noProof/>
                <w:webHidden/>
              </w:rPr>
              <w:t>72</w:t>
            </w:r>
            <w:r w:rsidR="00EB3370">
              <w:rPr>
                <w:noProof/>
                <w:webHidden/>
              </w:rPr>
              <w:fldChar w:fldCharType="end"/>
            </w:r>
            <w:r>
              <w:rPr>
                <w:noProof/>
              </w:rPr>
              <w:fldChar w:fldCharType="end"/>
            </w:r>
          </w:ins>
        </w:p>
        <w:p w14:paraId="16761B57" w14:textId="77777777" w:rsidR="00EB3370" w:rsidRDefault="000D110E">
          <w:pPr>
            <w:pStyle w:val="TOC3"/>
            <w:tabs>
              <w:tab w:val="left" w:pos="1321"/>
              <w:tab w:val="right" w:leader="dot" w:pos="10456"/>
            </w:tabs>
            <w:rPr>
              <w:ins w:id="521" w:author="Jarno Nieminen" w:date="2014-06-11T12:40:00Z"/>
              <w:rFonts w:asciiTheme="minorHAnsi" w:eastAsiaTheme="minorEastAsia" w:hAnsiTheme="minorHAnsi" w:cstheme="minorBidi"/>
              <w:noProof/>
              <w:sz w:val="22"/>
              <w:lang w:eastAsia="sv-SE"/>
            </w:rPr>
          </w:pPr>
          <w:ins w:id="522" w:author="Jarno Nieminen" w:date="2014-06-11T12:40:00Z">
            <w:r>
              <w:fldChar w:fldCharType="begin"/>
            </w:r>
            <w:r>
              <w:instrText xml:space="preserve"> HYPERLINK \l "_Toc390253660" </w:instrText>
            </w:r>
            <w:r>
              <w:fldChar w:fldCharType="separate"/>
            </w:r>
            <w:r w:rsidR="00EB3370" w:rsidRPr="00D44273">
              <w:rPr>
                <w:rStyle w:val="Hyperlink"/>
                <w:noProof/>
              </w:rPr>
              <w:t>5.1.16</w:t>
            </w:r>
            <w:r w:rsidR="00EB3370">
              <w:rPr>
                <w:rFonts w:asciiTheme="minorHAnsi" w:eastAsiaTheme="minorEastAsia" w:hAnsiTheme="minorHAnsi" w:cstheme="minorBidi"/>
                <w:noProof/>
                <w:sz w:val="22"/>
                <w:lang w:eastAsia="sv-SE"/>
              </w:rPr>
              <w:tab/>
            </w:r>
            <w:r w:rsidR="00EB3370" w:rsidRPr="00D44273">
              <w:rPr>
                <w:rStyle w:val="Hyperlink"/>
                <w:noProof/>
              </w:rPr>
              <w:t>Klass validering (validationEvent)</w:t>
            </w:r>
            <w:r w:rsidR="00EB3370">
              <w:rPr>
                <w:noProof/>
                <w:webHidden/>
              </w:rPr>
              <w:tab/>
            </w:r>
            <w:r w:rsidR="00EB3370">
              <w:rPr>
                <w:noProof/>
                <w:webHidden/>
              </w:rPr>
              <w:fldChar w:fldCharType="begin"/>
            </w:r>
            <w:r w:rsidR="00EB3370">
              <w:rPr>
                <w:noProof/>
                <w:webHidden/>
              </w:rPr>
              <w:instrText xml:space="preserve"> PAGEREF _Toc390253660 \h </w:instrText>
            </w:r>
          </w:ins>
          <w:r w:rsidR="00EB3370">
            <w:rPr>
              <w:noProof/>
              <w:webHidden/>
            </w:rPr>
          </w:r>
          <w:ins w:id="523" w:author="Jarno Nieminen" w:date="2014-06-11T12:40:00Z">
            <w:r w:rsidR="00EB3370">
              <w:rPr>
                <w:noProof/>
                <w:webHidden/>
              </w:rPr>
              <w:fldChar w:fldCharType="separate"/>
            </w:r>
            <w:r w:rsidR="00EB3370">
              <w:rPr>
                <w:noProof/>
                <w:webHidden/>
              </w:rPr>
              <w:t>74</w:t>
            </w:r>
            <w:r w:rsidR="00EB3370">
              <w:rPr>
                <w:noProof/>
                <w:webHidden/>
              </w:rPr>
              <w:fldChar w:fldCharType="end"/>
            </w:r>
            <w:r>
              <w:rPr>
                <w:noProof/>
              </w:rPr>
              <w:fldChar w:fldCharType="end"/>
            </w:r>
          </w:ins>
        </w:p>
        <w:p w14:paraId="4C039034" w14:textId="77777777" w:rsidR="00EB3370" w:rsidRDefault="000D110E">
          <w:pPr>
            <w:pStyle w:val="TOC2"/>
            <w:tabs>
              <w:tab w:val="left" w:pos="879"/>
              <w:tab w:val="right" w:leader="dot" w:pos="10456"/>
            </w:tabs>
            <w:rPr>
              <w:ins w:id="524" w:author="Jarno Nieminen" w:date="2014-06-11T12:40:00Z"/>
              <w:rFonts w:asciiTheme="minorHAnsi" w:eastAsiaTheme="minorEastAsia" w:hAnsiTheme="minorHAnsi" w:cstheme="minorBidi"/>
              <w:noProof/>
              <w:sz w:val="22"/>
              <w:lang w:eastAsia="sv-SE"/>
            </w:rPr>
          </w:pPr>
          <w:ins w:id="525" w:author="Jarno Nieminen" w:date="2014-06-11T12:40:00Z">
            <w:r>
              <w:fldChar w:fldCharType="begin"/>
            </w:r>
            <w:r>
              <w:instrText xml:space="preserve"> HYPERLINK \l "_Toc390253661" </w:instrText>
            </w:r>
            <w:r>
              <w:fldChar w:fldCharType="separate"/>
            </w:r>
            <w:r w:rsidR="00EB3370" w:rsidRPr="00D44273">
              <w:rPr>
                <w:rStyle w:val="Hyperlink"/>
                <w:noProof/>
              </w:rPr>
              <w:t>5.2</w:t>
            </w:r>
            <w:r w:rsidR="00EB3370">
              <w:rPr>
                <w:rFonts w:asciiTheme="minorHAnsi" w:eastAsiaTheme="minorEastAsia" w:hAnsiTheme="minorHAnsi" w:cstheme="minorBidi"/>
                <w:noProof/>
                <w:sz w:val="22"/>
                <w:lang w:eastAsia="sv-SE"/>
              </w:rPr>
              <w:tab/>
            </w:r>
            <w:r w:rsidR="00EB3370" w:rsidRPr="00D44273">
              <w:rPr>
                <w:rStyle w:val="Hyperlink"/>
                <w:noProof/>
              </w:rPr>
              <w:t>Terminologier, kodverk och identifierare (t/k/i)</w:t>
            </w:r>
            <w:r w:rsidR="00EB3370">
              <w:rPr>
                <w:noProof/>
                <w:webHidden/>
              </w:rPr>
              <w:tab/>
            </w:r>
            <w:r w:rsidR="00EB3370">
              <w:rPr>
                <w:noProof/>
                <w:webHidden/>
              </w:rPr>
              <w:fldChar w:fldCharType="begin"/>
            </w:r>
            <w:r w:rsidR="00EB3370">
              <w:rPr>
                <w:noProof/>
                <w:webHidden/>
              </w:rPr>
              <w:instrText xml:space="preserve"> PAGEREF _Toc390253661 \h </w:instrText>
            </w:r>
          </w:ins>
          <w:r w:rsidR="00EB3370">
            <w:rPr>
              <w:noProof/>
              <w:webHidden/>
            </w:rPr>
          </w:r>
          <w:ins w:id="526" w:author="Jarno Nieminen" w:date="2014-06-11T12:40:00Z">
            <w:r w:rsidR="00EB3370">
              <w:rPr>
                <w:noProof/>
                <w:webHidden/>
              </w:rPr>
              <w:fldChar w:fldCharType="separate"/>
            </w:r>
            <w:r w:rsidR="00EB3370">
              <w:rPr>
                <w:noProof/>
                <w:webHidden/>
              </w:rPr>
              <w:t>76</w:t>
            </w:r>
            <w:r w:rsidR="00EB3370">
              <w:rPr>
                <w:noProof/>
                <w:webHidden/>
              </w:rPr>
              <w:fldChar w:fldCharType="end"/>
            </w:r>
            <w:r>
              <w:rPr>
                <w:noProof/>
              </w:rPr>
              <w:fldChar w:fldCharType="end"/>
            </w:r>
          </w:ins>
        </w:p>
        <w:p w14:paraId="3FBFEC30" w14:textId="77777777" w:rsidR="00EB3370" w:rsidRDefault="000D110E">
          <w:pPr>
            <w:pStyle w:val="TOC2"/>
            <w:tabs>
              <w:tab w:val="left" w:pos="879"/>
              <w:tab w:val="right" w:leader="dot" w:pos="10456"/>
            </w:tabs>
            <w:rPr>
              <w:ins w:id="527" w:author="Jarno Nieminen" w:date="2014-06-11T12:40:00Z"/>
              <w:rFonts w:asciiTheme="minorHAnsi" w:eastAsiaTheme="minorEastAsia" w:hAnsiTheme="minorHAnsi" w:cstheme="minorBidi"/>
              <w:noProof/>
              <w:sz w:val="22"/>
              <w:lang w:eastAsia="sv-SE"/>
            </w:rPr>
          </w:pPr>
          <w:ins w:id="528" w:author="Jarno Nieminen" w:date="2014-06-11T12:40:00Z">
            <w:r>
              <w:fldChar w:fldCharType="begin"/>
            </w:r>
            <w:r>
              <w:instrText xml:space="preserve"> HYPERLINK \l "_Toc390253662" </w:instrText>
            </w:r>
            <w:r>
              <w:fldChar w:fldCharType="separate"/>
            </w:r>
            <w:r w:rsidR="00EB3370" w:rsidRPr="00D44273">
              <w:rPr>
                <w:rStyle w:val="Hyperlink"/>
                <w:noProof/>
              </w:rPr>
              <w:t>5.3</w:t>
            </w:r>
            <w:r w:rsidR="00EB3370">
              <w:rPr>
                <w:rFonts w:asciiTheme="minorHAnsi" w:eastAsiaTheme="minorEastAsia" w:hAnsiTheme="minorHAnsi" w:cstheme="minorBidi"/>
                <w:noProof/>
                <w:sz w:val="22"/>
                <w:lang w:eastAsia="sv-SE"/>
              </w:rPr>
              <w:tab/>
            </w:r>
            <w:r w:rsidR="00EB3370" w:rsidRPr="00D44273">
              <w:rPr>
                <w:rStyle w:val="Hyperlink"/>
                <w:noProof/>
              </w:rPr>
              <w:t>Formatregler</w:t>
            </w:r>
            <w:r w:rsidR="00EB3370">
              <w:rPr>
                <w:noProof/>
                <w:webHidden/>
              </w:rPr>
              <w:tab/>
            </w:r>
            <w:r w:rsidR="00EB3370">
              <w:rPr>
                <w:noProof/>
                <w:webHidden/>
              </w:rPr>
              <w:fldChar w:fldCharType="begin"/>
            </w:r>
            <w:r w:rsidR="00EB3370">
              <w:rPr>
                <w:noProof/>
                <w:webHidden/>
              </w:rPr>
              <w:instrText xml:space="preserve"> PAGEREF _Toc390253662 \h </w:instrText>
            </w:r>
          </w:ins>
          <w:r w:rsidR="00EB3370">
            <w:rPr>
              <w:noProof/>
              <w:webHidden/>
            </w:rPr>
          </w:r>
          <w:ins w:id="529" w:author="Jarno Nieminen" w:date="2014-06-11T12:40:00Z">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40D4CA59" w14:textId="77777777" w:rsidR="00EB3370" w:rsidRDefault="000D110E">
          <w:pPr>
            <w:pStyle w:val="TOC3"/>
            <w:tabs>
              <w:tab w:val="left" w:pos="1100"/>
              <w:tab w:val="right" w:leader="dot" w:pos="10456"/>
            </w:tabs>
            <w:rPr>
              <w:ins w:id="530" w:author="Jarno Nieminen" w:date="2014-06-11T12:40:00Z"/>
              <w:rFonts w:asciiTheme="minorHAnsi" w:eastAsiaTheme="minorEastAsia" w:hAnsiTheme="minorHAnsi" w:cstheme="minorBidi"/>
              <w:noProof/>
              <w:sz w:val="22"/>
              <w:lang w:eastAsia="sv-SE"/>
            </w:rPr>
          </w:pPr>
          <w:ins w:id="531" w:author="Jarno Nieminen" w:date="2014-06-11T12:40:00Z">
            <w:r>
              <w:fldChar w:fldCharType="begin"/>
            </w:r>
            <w:r>
              <w:instrText xml:space="preserve"> HYPERLINK \l "_Toc390253663" </w:instrText>
            </w:r>
            <w:r>
              <w:fldChar w:fldCharType="separate"/>
            </w:r>
            <w:r w:rsidR="00EB3370" w:rsidRPr="00D44273">
              <w:rPr>
                <w:rStyle w:val="Hyperlink"/>
                <w:noProof/>
              </w:rPr>
              <w:t>5.3.1</w:t>
            </w:r>
            <w:r w:rsidR="00EB3370">
              <w:rPr>
                <w:rFonts w:asciiTheme="minorHAnsi" w:eastAsiaTheme="minorEastAsia" w:hAnsiTheme="minorHAnsi" w:cstheme="minorBidi"/>
                <w:noProof/>
                <w:sz w:val="22"/>
                <w:lang w:eastAsia="sv-SE"/>
              </w:rPr>
              <w:tab/>
            </w:r>
            <w:r w:rsidR="00EB3370" w:rsidRPr="00D44273">
              <w:rPr>
                <w:rStyle w:val="Hyperlink"/>
                <w:noProof/>
              </w:rPr>
              <w:t>Format för datum</w:t>
            </w:r>
            <w:r w:rsidR="00EB3370">
              <w:rPr>
                <w:noProof/>
                <w:webHidden/>
              </w:rPr>
              <w:tab/>
            </w:r>
            <w:r w:rsidR="00EB3370">
              <w:rPr>
                <w:noProof/>
                <w:webHidden/>
              </w:rPr>
              <w:fldChar w:fldCharType="begin"/>
            </w:r>
            <w:r w:rsidR="00EB3370">
              <w:rPr>
                <w:noProof/>
                <w:webHidden/>
              </w:rPr>
              <w:instrText xml:space="preserve"> PAGEREF _Toc390253663 \h </w:instrText>
            </w:r>
          </w:ins>
          <w:r w:rsidR="00EB3370">
            <w:rPr>
              <w:noProof/>
              <w:webHidden/>
            </w:rPr>
          </w:r>
          <w:ins w:id="532" w:author="Jarno Nieminen" w:date="2014-06-11T12:40:00Z">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3E639B2A" w14:textId="77777777" w:rsidR="00EB3370" w:rsidRDefault="000D110E">
          <w:pPr>
            <w:pStyle w:val="TOC3"/>
            <w:tabs>
              <w:tab w:val="left" w:pos="1100"/>
              <w:tab w:val="right" w:leader="dot" w:pos="10456"/>
            </w:tabs>
            <w:rPr>
              <w:ins w:id="533" w:author="Jarno Nieminen" w:date="2014-06-11T12:40:00Z"/>
              <w:rFonts w:asciiTheme="minorHAnsi" w:eastAsiaTheme="minorEastAsia" w:hAnsiTheme="minorHAnsi" w:cstheme="minorBidi"/>
              <w:noProof/>
              <w:sz w:val="22"/>
              <w:lang w:eastAsia="sv-SE"/>
            </w:rPr>
          </w:pPr>
          <w:ins w:id="534" w:author="Jarno Nieminen" w:date="2014-06-11T12:40:00Z">
            <w:r>
              <w:fldChar w:fldCharType="begin"/>
            </w:r>
            <w:r>
              <w:instrText xml:space="preserve"> HYPERLINK \l "_Toc390253664" </w:instrText>
            </w:r>
            <w:r>
              <w:fldChar w:fldCharType="separate"/>
            </w:r>
            <w:r w:rsidR="00EB3370" w:rsidRPr="00D44273">
              <w:rPr>
                <w:rStyle w:val="Hyperlink"/>
                <w:noProof/>
              </w:rPr>
              <w:t>5.3.2</w:t>
            </w:r>
            <w:r w:rsidR="00EB3370">
              <w:rPr>
                <w:rFonts w:asciiTheme="minorHAnsi" w:eastAsiaTheme="minorEastAsia" w:hAnsiTheme="minorHAnsi" w:cstheme="minorBidi"/>
                <w:noProof/>
                <w:sz w:val="22"/>
                <w:lang w:eastAsia="sv-SE"/>
              </w:rPr>
              <w:tab/>
            </w:r>
            <w:r w:rsidR="00EB3370" w:rsidRPr="00D44273">
              <w:rPr>
                <w:rStyle w:val="Hyperlink"/>
                <w:noProof/>
              </w:rPr>
              <w:t>Format för tidpunkter</w:t>
            </w:r>
            <w:r w:rsidR="00EB3370">
              <w:rPr>
                <w:noProof/>
                <w:webHidden/>
              </w:rPr>
              <w:tab/>
            </w:r>
            <w:r w:rsidR="00EB3370">
              <w:rPr>
                <w:noProof/>
                <w:webHidden/>
              </w:rPr>
              <w:fldChar w:fldCharType="begin"/>
            </w:r>
            <w:r w:rsidR="00EB3370">
              <w:rPr>
                <w:noProof/>
                <w:webHidden/>
              </w:rPr>
              <w:instrText xml:space="preserve"> PAGEREF _Toc390253664 \h </w:instrText>
            </w:r>
          </w:ins>
          <w:r w:rsidR="00EB3370">
            <w:rPr>
              <w:noProof/>
              <w:webHidden/>
            </w:rPr>
          </w:r>
          <w:ins w:id="535" w:author="Jarno Nieminen" w:date="2014-06-11T12:40:00Z">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0E446424" w14:textId="77777777" w:rsidR="00EB3370" w:rsidRDefault="000D110E">
          <w:pPr>
            <w:pStyle w:val="TOC3"/>
            <w:tabs>
              <w:tab w:val="left" w:pos="1100"/>
              <w:tab w:val="right" w:leader="dot" w:pos="10456"/>
            </w:tabs>
            <w:rPr>
              <w:ins w:id="536" w:author="Jarno Nieminen" w:date="2014-06-11T12:40:00Z"/>
              <w:rFonts w:asciiTheme="minorHAnsi" w:eastAsiaTheme="minorEastAsia" w:hAnsiTheme="minorHAnsi" w:cstheme="minorBidi"/>
              <w:noProof/>
              <w:sz w:val="22"/>
              <w:lang w:eastAsia="sv-SE"/>
            </w:rPr>
          </w:pPr>
          <w:ins w:id="537" w:author="Jarno Nieminen" w:date="2014-06-11T12:40:00Z">
            <w:r>
              <w:lastRenderedPageBreak/>
              <w:fldChar w:fldCharType="begin"/>
            </w:r>
            <w:r>
              <w:instrText xml:space="preserve"> HYPERLINK \l "_Toc390253665" </w:instrText>
            </w:r>
            <w:r>
              <w:fldChar w:fldCharType="separate"/>
            </w:r>
            <w:r w:rsidR="00EB3370" w:rsidRPr="00D44273">
              <w:rPr>
                <w:rStyle w:val="Hyperlink"/>
                <w:noProof/>
              </w:rPr>
              <w:t>5.3.3</w:t>
            </w:r>
            <w:r w:rsidR="00EB3370">
              <w:rPr>
                <w:rFonts w:asciiTheme="minorHAnsi" w:eastAsiaTheme="minorEastAsia" w:hAnsiTheme="minorHAnsi" w:cstheme="minorBidi"/>
                <w:noProof/>
                <w:sz w:val="22"/>
                <w:lang w:eastAsia="sv-SE"/>
              </w:rPr>
              <w:tab/>
            </w:r>
            <w:r w:rsidR="00EB3370" w:rsidRPr="00D44273">
              <w:rPr>
                <w:rStyle w:val="Hyperlink"/>
                <w:noProof/>
              </w:rPr>
              <w:t>Tidszon för tidpunkter</w:t>
            </w:r>
            <w:r w:rsidR="00EB3370">
              <w:rPr>
                <w:noProof/>
                <w:webHidden/>
              </w:rPr>
              <w:tab/>
            </w:r>
            <w:r w:rsidR="00EB3370">
              <w:rPr>
                <w:noProof/>
                <w:webHidden/>
              </w:rPr>
              <w:fldChar w:fldCharType="begin"/>
            </w:r>
            <w:r w:rsidR="00EB3370">
              <w:rPr>
                <w:noProof/>
                <w:webHidden/>
              </w:rPr>
              <w:instrText xml:space="preserve"> PAGEREF _Toc390253665 \h </w:instrText>
            </w:r>
          </w:ins>
          <w:r w:rsidR="00EB3370">
            <w:rPr>
              <w:noProof/>
              <w:webHidden/>
            </w:rPr>
          </w:r>
          <w:ins w:id="538" w:author="Jarno Nieminen" w:date="2014-06-11T12:40:00Z">
            <w:r w:rsidR="00EB3370">
              <w:rPr>
                <w:noProof/>
                <w:webHidden/>
              </w:rPr>
              <w:fldChar w:fldCharType="separate"/>
            </w:r>
            <w:r w:rsidR="00EB3370">
              <w:rPr>
                <w:noProof/>
                <w:webHidden/>
              </w:rPr>
              <w:t>81</w:t>
            </w:r>
            <w:r w:rsidR="00EB3370">
              <w:rPr>
                <w:noProof/>
                <w:webHidden/>
              </w:rPr>
              <w:fldChar w:fldCharType="end"/>
            </w:r>
            <w:r>
              <w:rPr>
                <w:noProof/>
              </w:rPr>
              <w:fldChar w:fldCharType="end"/>
            </w:r>
          </w:ins>
        </w:p>
        <w:p w14:paraId="70C2704C" w14:textId="77777777" w:rsidR="00EB3370" w:rsidRDefault="000D110E">
          <w:pPr>
            <w:pStyle w:val="TOC1"/>
            <w:tabs>
              <w:tab w:val="left" w:pos="400"/>
              <w:tab w:val="right" w:leader="dot" w:pos="10456"/>
            </w:tabs>
            <w:rPr>
              <w:ins w:id="539" w:author="Jarno Nieminen" w:date="2014-06-11T12:40:00Z"/>
              <w:rFonts w:asciiTheme="minorHAnsi" w:eastAsiaTheme="minorEastAsia" w:hAnsiTheme="minorHAnsi" w:cstheme="minorBidi"/>
              <w:noProof/>
              <w:sz w:val="22"/>
              <w:lang w:eastAsia="sv-SE"/>
            </w:rPr>
          </w:pPr>
          <w:ins w:id="540" w:author="Jarno Nieminen" w:date="2014-06-11T12:40:00Z">
            <w:r>
              <w:fldChar w:fldCharType="begin"/>
            </w:r>
            <w:r>
              <w:instrText xml:space="preserve"> HYPERLINK \l "_Toc390253666" </w:instrText>
            </w:r>
            <w:r>
              <w:fldChar w:fldCharType="separate"/>
            </w:r>
            <w:r w:rsidR="00EB3370" w:rsidRPr="00D44273">
              <w:rPr>
                <w:rStyle w:val="Hyperlink"/>
                <w:noProof/>
              </w:rPr>
              <w:t>6</w:t>
            </w:r>
            <w:r w:rsidR="00EB3370">
              <w:rPr>
                <w:rFonts w:asciiTheme="minorHAnsi" w:eastAsiaTheme="minorEastAsia" w:hAnsiTheme="minorHAnsi" w:cstheme="minorBidi"/>
                <w:noProof/>
                <w:sz w:val="22"/>
                <w:lang w:eastAsia="sv-SE"/>
              </w:rPr>
              <w:tab/>
            </w:r>
            <w:r w:rsidR="00EB3370" w:rsidRPr="00D44273">
              <w:rPr>
                <w:rStyle w:val="Hyperlink"/>
                <w:noProof/>
              </w:rPr>
              <w:t>Tjänster sammanställning</w:t>
            </w:r>
            <w:r w:rsidR="00EB3370">
              <w:rPr>
                <w:noProof/>
                <w:webHidden/>
              </w:rPr>
              <w:tab/>
            </w:r>
            <w:r w:rsidR="00EB3370">
              <w:rPr>
                <w:noProof/>
                <w:webHidden/>
              </w:rPr>
              <w:fldChar w:fldCharType="begin"/>
            </w:r>
            <w:r w:rsidR="00EB3370">
              <w:rPr>
                <w:noProof/>
                <w:webHidden/>
              </w:rPr>
              <w:instrText xml:space="preserve"> PAGEREF _Toc390253666 \h </w:instrText>
            </w:r>
          </w:ins>
          <w:r w:rsidR="00EB3370">
            <w:rPr>
              <w:noProof/>
              <w:webHidden/>
            </w:rPr>
          </w:r>
          <w:ins w:id="541" w:author="Jarno Nieminen" w:date="2014-06-11T12:40:00Z">
            <w:r w:rsidR="00EB3370">
              <w:rPr>
                <w:noProof/>
                <w:webHidden/>
              </w:rPr>
              <w:fldChar w:fldCharType="separate"/>
            </w:r>
            <w:r w:rsidR="00EB3370">
              <w:rPr>
                <w:noProof/>
                <w:webHidden/>
              </w:rPr>
              <w:t>82</w:t>
            </w:r>
            <w:r w:rsidR="00EB3370">
              <w:rPr>
                <w:noProof/>
                <w:webHidden/>
              </w:rPr>
              <w:fldChar w:fldCharType="end"/>
            </w:r>
            <w:r>
              <w:rPr>
                <w:noProof/>
              </w:rPr>
              <w:fldChar w:fldCharType="end"/>
            </w:r>
          </w:ins>
        </w:p>
        <w:p w14:paraId="6E5B0ECA" w14:textId="77777777" w:rsidR="00EB3370" w:rsidRDefault="000D110E">
          <w:pPr>
            <w:pStyle w:val="TOC1"/>
            <w:tabs>
              <w:tab w:val="left" w:pos="400"/>
              <w:tab w:val="right" w:leader="dot" w:pos="10456"/>
            </w:tabs>
            <w:rPr>
              <w:ins w:id="542" w:author="Jarno Nieminen" w:date="2014-06-11T12:40:00Z"/>
              <w:rFonts w:asciiTheme="minorHAnsi" w:eastAsiaTheme="minorEastAsia" w:hAnsiTheme="minorHAnsi" w:cstheme="minorBidi"/>
              <w:noProof/>
              <w:sz w:val="22"/>
              <w:lang w:eastAsia="sv-SE"/>
            </w:rPr>
          </w:pPr>
          <w:ins w:id="543" w:author="Jarno Nieminen" w:date="2014-06-11T12:40:00Z">
            <w:r>
              <w:fldChar w:fldCharType="begin"/>
            </w:r>
            <w:r>
              <w:instrText xml:space="preserve"> HYPERLINK \l "_Toc390253667" </w:instrText>
            </w:r>
            <w:r>
              <w:fldChar w:fldCharType="separate"/>
            </w:r>
            <w:r w:rsidR="00EB3370" w:rsidRPr="00D44273">
              <w:rPr>
                <w:rStyle w:val="Hyperlink"/>
                <w:noProof/>
              </w:rPr>
              <w:t>7</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GetFormTemplates</w:t>
            </w:r>
            <w:r w:rsidR="00EB3370">
              <w:rPr>
                <w:noProof/>
                <w:webHidden/>
              </w:rPr>
              <w:tab/>
            </w:r>
            <w:r w:rsidR="00EB3370">
              <w:rPr>
                <w:noProof/>
                <w:webHidden/>
              </w:rPr>
              <w:fldChar w:fldCharType="begin"/>
            </w:r>
            <w:r w:rsidR="00EB3370">
              <w:rPr>
                <w:noProof/>
                <w:webHidden/>
              </w:rPr>
              <w:instrText xml:space="preserve"> PAGEREF _Toc390253667 \h </w:instrText>
            </w:r>
          </w:ins>
          <w:r w:rsidR="00EB3370">
            <w:rPr>
              <w:noProof/>
              <w:webHidden/>
            </w:rPr>
          </w:r>
          <w:ins w:id="544" w:author="Jarno Nieminen" w:date="2014-06-11T12:40:00Z">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36534CE6" w14:textId="77777777" w:rsidR="00EB3370" w:rsidRDefault="000D110E">
          <w:pPr>
            <w:pStyle w:val="TOC2"/>
            <w:tabs>
              <w:tab w:val="left" w:pos="879"/>
              <w:tab w:val="right" w:leader="dot" w:pos="10456"/>
            </w:tabs>
            <w:rPr>
              <w:ins w:id="545" w:author="Jarno Nieminen" w:date="2014-06-11T12:40:00Z"/>
              <w:rFonts w:asciiTheme="minorHAnsi" w:eastAsiaTheme="minorEastAsia" w:hAnsiTheme="minorHAnsi" w:cstheme="minorBidi"/>
              <w:noProof/>
              <w:sz w:val="22"/>
              <w:lang w:eastAsia="sv-SE"/>
            </w:rPr>
          </w:pPr>
          <w:ins w:id="546" w:author="Jarno Nieminen" w:date="2014-06-11T12:40:00Z">
            <w:r>
              <w:fldChar w:fldCharType="begin"/>
            </w:r>
            <w:r>
              <w:instrText xml:space="preserve"> HYPERLINK \l "_Toc390253668" </w:instrText>
            </w:r>
            <w:r>
              <w:fldChar w:fldCharType="separate"/>
            </w:r>
            <w:r w:rsidR="00EB3370" w:rsidRPr="00D44273">
              <w:rPr>
                <w:rStyle w:val="Hyperlink"/>
                <w:noProof/>
              </w:rPr>
              <w:t>7.1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_Toc390253668 \h </w:instrText>
            </w:r>
          </w:ins>
          <w:r w:rsidR="00EB3370">
            <w:rPr>
              <w:noProof/>
              <w:webHidden/>
            </w:rPr>
          </w:r>
          <w:ins w:id="547" w:author="Jarno Nieminen" w:date="2014-06-11T12:40:00Z">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34B9F496" w14:textId="77777777" w:rsidR="00EB3370" w:rsidRDefault="000D110E">
          <w:pPr>
            <w:pStyle w:val="TOC2"/>
            <w:tabs>
              <w:tab w:val="left" w:pos="879"/>
              <w:tab w:val="right" w:leader="dot" w:pos="10456"/>
            </w:tabs>
            <w:rPr>
              <w:ins w:id="548" w:author="Jarno Nieminen" w:date="2014-06-11T12:40:00Z"/>
              <w:rFonts w:asciiTheme="minorHAnsi" w:eastAsiaTheme="minorEastAsia" w:hAnsiTheme="minorHAnsi" w:cstheme="minorBidi"/>
              <w:noProof/>
              <w:sz w:val="22"/>
              <w:lang w:eastAsia="sv-SE"/>
            </w:rPr>
          </w:pPr>
          <w:ins w:id="549" w:author="Jarno Nieminen" w:date="2014-06-11T12:40:00Z">
            <w:r>
              <w:fldChar w:fldCharType="begin"/>
            </w:r>
            <w:r>
              <w:instrText xml:space="preserve"> HYPERLINK \l "_Toc390253669" </w:instrText>
            </w:r>
            <w:r>
              <w:fldChar w:fldCharType="separate"/>
            </w:r>
            <w:r w:rsidR="00EB3370" w:rsidRPr="00D44273">
              <w:rPr>
                <w:rStyle w:val="Hyperlink"/>
                <w:noProof/>
              </w:rPr>
              <w:t>7.2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_Toc390253669 \h </w:instrText>
            </w:r>
          </w:ins>
          <w:r w:rsidR="00EB3370">
            <w:rPr>
              <w:noProof/>
              <w:webHidden/>
            </w:rPr>
          </w:r>
          <w:ins w:id="550" w:author="Jarno Nieminen" w:date="2014-06-11T12:40:00Z">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5CE900F2" w14:textId="77777777" w:rsidR="00EB3370" w:rsidRDefault="000D110E">
          <w:pPr>
            <w:pStyle w:val="TOC2"/>
            <w:tabs>
              <w:tab w:val="left" w:pos="879"/>
              <w:tab w:val="right" w:leader="dot" w:pos="10456"/>
            </w:tabs>
            <w:rPr>
              <w:ins w:id="551" w:author="Jarno Nieminen" w:date="2014-06-11T12:40:00Z"/>
              <w:rFonts w:asciiTheme="minorHAnsi" w:eastAsiaTheme="minorEastAsia" w:hAnsiTheme="minorHAnsi" w:cstheme="minorBidi"/>
              <w:noProof/>
              <w:sz w:val="22"/>
              <w:lang w:eastAsia="sv-SE"/>
            </w:rPr>
          </w:pPr>
          <w:ins w:id="552" w:author="Jarno Nieminen" w:date="2014-06-11T12:40:00Z">
            <w:r>
              <w:fldChar w:fldCharType="begin"/>
            </w:r>
            <w:r>
              <w:instrText xml:space="preserve"> HYPERLINK \l "_Toc390253670" </w:instrText>
            </w:r>
            <w:r>
              <w:fldChar w:fldCharType="separate"/>
            </w:r>
            <w:r w:rsidR="00EB3370" w:rsidRPr="00D44273">
              <w:rPr>
                <w:rStyle w:val="Hyperlink"/>
                <w:noProof/>
              </w:rPr>
              <w:t>7.3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_Toc390253670 \h </w:instrText>
            </w:r>
          </w:ins>
          <w:r w:rsidR="00EB3370">
            <w:rPr>
              <w:noProof/>
              <w:webHidden/>
            </w:rPr>
          </w:r>
          <w:ins w:id="553" w:author="Jarno Nieminen" w:date="2014-06-11T12:40:00Z">
            <w:r w:rsidR="00EB3370">
              <w:rPr>
                <w:noProof/>
                <w:webHidden/>
              </w:rPr>
              <w:fldChar w:fldCharType="separate"/>
            </w:r>
            <w:r w:rsidR="00EB3370">
              <w:rPr>
                <w:noProof/>
                <w:webHidden/>
              </w:rPr>
              <w:t>83</w:t>
            </w:r>
            <w:r w:rsidR="00EB3370">
              <w:rPr>
                <w:noProof/>
                <w:webHidden/>
              </w:rPr>
              <w:fldChar w:fldCharType="end"/>
            </w:r>
            <w:r>
              <w:rPr>
                <w:noProof/>
              </w:rPr>
              <w:fldChar w:fldCharType="end"/>
            </w:r>
          </w:ins>
        </w:p>
        <w:p w14:paraId="71D637AD" w14:textId="77777777" w:rsidR="00EB3370" w:rsidRDefault="000D110E">
          <w:pPr>
            <w:pStyle w:val="TOC3"/>
            <w:tabs>
              <w:tab w:val="left" w:pos="1100"/>
              <w:tab w:val="right" w:leader="dot" w:pos="10456"/>
            </w:tabs>
            <w:rPr>
              <w:ins w:id="554" w:author="Jarno Nieminen" w:date="2014-06-11T12:40:00Z"/>
              <w:rFonts w:asciiTheme="minorHAnsi" w:eastAsiaTheme="minorEastAsia" w:hAnsiTheme="minorHAnsi" w:cstheme="minorBidi"/>
              <w:noProof/>
              <w:sz w:val="22"/>
              <w:lang w:eastAsia="sv-SE"/>
            </w:rPr>
          </w:pPr>
          <w:ins w:id="555" w:author="Jarno Nieminen" w:date="2014-06-11T12:40:00Z">
            <w:r>
              <w:fldChar w:fldCharType="begin"/>
            </w:r>
            <w:r>
              <w:instrText xml:space="preserve"> HYPERLINK \l "_Toc390253671" </w:instrText>
            </w:r>
            <w:r>
              <w:fldChar w:fldCharType="separate"/>
            </w:r>
            <w:r w:rsidR="00EB3370" w:rsidRPr="00D44273">
              <w:rPr>
                <w:rStyle w:val="Hyperlink"/>
                <w:noProof/>
              </w:rPr>
              <w:t>7.3.1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_Toc390253671 \h </w:instrText>
            </w:r>
          </w:ins>
          <w:r w:rsidR="00EB3370">
            <w:rPr>
              <w:noProof/>
              <w:webHidden/>
            </w:rPr>
          </w:r>
          <w:ins w:id="556" w:author="Jarno Nieminen" w:date="2014-06-11T12:40:00Z">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4222DA0A" w14:textId="77777777" w:rsidR="00EB3370" w:rsidRDefault="000D110E">
          <w:pPr>
            <w:pStyle w:val="TOC2"/>
            <w:tabs>
              <w:tab w:val="left" w:pos="879"/>
              <w:tab w:val="right" w:leader="dot" w:pos="10456"/>
            </w:tabs>
            <w:rPr>
              <w:ins w:id="557" w:author="Jarno Nieminen" w:date="2014-06-11T12:40:00Z"/>
              <w:rFonts w:asciiTheme="minorHAnsi" w:eastAsiaTheme="minorEastAsia" w:hAnsiTheme="minorHAnsi" w:cstheme="minorBidi"/>
              <w:noProof/>
              <w:sz w:val="22"/>
              <w:lang w:eastAsia="sv-SE"/>
            </w:rPr>
          </w:pPr>
          <w:ins w:id="558" w:author="Jarno Nieminen" w:date="2014-06-11T12:40:00Z">
            <w:r>
              <w:fldChar w:fldCharType="begin"/>
            </w:r>
            <w:r>
              <w:instrText xml:space="preserve"> HYPERLINK \l "_Toc390253672" </w:instrText>
            </w:r>
            <w:r>
              <w:fldChar w:fldCharType="separate"/>
            </w:r>
            <w:r w:rsidR="00EB3370" w:rsidRPr="00D44273">
              <w:rPr>
                <w:rStyle w:val="Hyperlink"/>
                <w:noProof/>
              </w:rPr>
              <w:t>7.4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_Toc390253672 \h </w:instrText>
            </w:r>
          </w:ins>
          <w:r w:rsidR="00EB3370">
            <w:rPr>
              <w:noProof/>
              <w:webHidden/>
            </w:rPr>
          </w:r>
          <w:ins w:id="559" w:author="Jarno Nieminen" w:date="2014-06-11T12:40:00Z">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4E138494" w14:textId="77777777" w:rsidR="00EB3370" w:rsidRDefault="000D110E">
          <w:pPr>
            <w:pStyle w:val="TOC3"/>
            <w:tabs>
              <w:tab w:val="left" w:pos="1100"/>
              <w:tab w:val="right" w:leader="dot" w:pos="10456"/>
            </w:tabs>
            <w:rPr>
              <w:ins w:id="560" w:author="Jarno Nieminen" w:date="2014-06-11T12:40:00Z"/>
              <w:rFonts w:asciiTheme="minorHAnsi" w:eastAsiaTheme="minorEastAsia" w:hAnsiTheme="minorHAnsi" w:cstheme="minorBidi"/>
              <w:noProof/>
              <w:sz w:val="22"/>
              <w:lang w:eastAsia="sv-SE"/>
            </w:rPr>
          </w:pPr>
          <w:ins w:id="561" w:author="Jarno Nieminen" w:date="2014-06-11T12:40:00Z">
            <w:r>
              <w:fldChar w:fldCharType="begin"/>
            </w:r>
            <w:r>
              <w:instrText xml:space="preserve"> HYPERLINK \l "_Toc390253673" </w:instrText>
            </w:r>
            <w:r>
              <w:fldChar w:fldCharType="separate"/>
            </w:r>
            <w:r w:rsidR="00EB3370" w:rsidRPr="00D44273">
              <w:rPr>
                <w:rStyle w:val="Hyperlink"/>
                <w:noProof/>
              </w:rPr>
              <w:t>7.4.1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_Toc390253673 \h </w:instrText>
            </w:r>
          </w:ins>
          <w:r w:rsidR="00EB3370">
            <w:rPr>
              <w:noProof/>
              <w:webHidden/>
            </w:rPr>
          </w:r>
          <w:ins w:id="562" w:author="Jarno Nieminen" w:date="2014-06-11T12:40:00Z">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5DD1FE86" w14:textId="77777777" w:rsidR="00EB3370" w:rsidRDefault="000D110E">
          <w:pPr>
            <w:pStyle w:val="TOC3"/>
            <w:tabs>
              <w:tab w:val="left" w:pos="1100"/>
              <w:tab w:val="right" w:leader="dot" w:pos="10456"/>
            </w:tabs>
            <w:rPr>
              <w:ins w:id="563" w:author="Jarno Nieminen" w:date="2014-06-11T12:40:00Z"/>
              <w:rFonts w:asciiTheme="minorHAnsi" w:eastAsiaTheme="minorEastAsia" w:hAnsiTheme="minorHAnsi" w:cstheme="minorBidi"/>
              <w:noProof/>
              <w:sz w:val="22"/>
              <w:lang w:eastAsia="sv-SE"/>
            </w:rPr>
          </w:pPr>
          <w:ins w:id="564" w:author="Jarno Nieminen" w:date="2014-06-11T12:40:00Z">
            <w:r>
              <w:fldChar w:fldCharType="begin"/>
            </w:r>
            <w:r>
              <w:instrText xml:space="preserve"> HYPERLINK \l "_Toc390253674" </w:instrText>
            </w:r>
            <w:r>
              <w:fldChar w:fldCharType="separate"/>
            </w:r>
            <w:r w:rsidR="00EB3370" w:rsidRPr="00D44273">
              <w:rPr>
                <w:rStyle w:val="Hyperlink"/>
                <w:noProof/>
              </w:rPr>
              <w:t>7.4.2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_Toc390253674 \h </w:instrText>
            </w:r>
          </w:ins>
          <w:r w:rsidR="00EB3370">
            <w:rPr>
              <w:noProof/>
              <w:webHidden/>
            </w:rPr>
          </w:r>
          <w:ins w:id="565" w:author="Jarno Nieminen" w:date="2014-06-11T12:40:00Z">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5C1E55EF" w14:textId="77777777" w:rsidR="00EB3370" w:rsidRDefault="000D110E">
          <w:pPr>
            <w:pStyle w:val="TOC2"/>
            <w:tabs>
              <w:tab w:val="left" w:pos="879"/>
              <w:tab w:val="right" w:leader="dot" w:pos="10456"/>
            </w:tabs>
            <w:rPr>
              <w:ins w:id="566" w:author="Jarno Nieminen" w:date="2014-06-11T12:40:00Z"/>
              <w:rFonts w:asciiTheme="minorHAnsi" w:eastAsiaTheme="minorEastAsia" w:hAnsiTheme="minorHAnsi" w:cstheme="minorBidi"/>
              <w:noProof/>
              <w:sz w:val="22"/>
              <w:lang w:eastAsia="sv-SE"/>
            </w:rPr>
          </w:pPr>
          <w:ins w:id="567" w:author="Jarno Nieminen" w:date="2014-06-11T12:40:00Z">
            <w:r>
              <w:fldChar w:fldCharType="begin"/>
            </w:r>
            <w:r>
              <w:instrText xml:space="preserve"> HYPERLINK \l "_Toc390253675" </w:instrText>
            </w:r>
            <w:r>
              <w:fldChar w:fldCharType="separate"/>
            </w:r>
            <w:r w:rsidR="00EB3370" w:rsidRPr="00D44273">
              <w:rPr>
                <w:rStyle w:val="Hyperlink"/>
                <w:noProof/>
              </w:rPr>
              <w:t>7.5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_Toc390253675 \h </w:instrText>
            </w:r>
          </w:ins>
          <w:r w:rsidR="00EB3370">
            <w:rPr>
              <w:noProof/>
              <w:webHidden/>
            </w:rPr>
          </w:r>
          <w:ins w:id="568" w:author="Jarno Nieminen" w:date="2014-06-11T12:40:00Z">
            <w:r w:rsidR="00EB3370">
              <w:rPr>
                <w:noProof/>
                <w:webHidden/>
              </w:rPr>
              <w:fldChar w:fldCharType="separate"/>
            </w:r>
            <w:r w:rsidR="00EB3370">
              <w:rPr>
                <w:noProof/>
                <w:webHidden/>
              </w:rPr>
              <w:t>84</w:t>
            </w:r>
            <w:r w:rsidR="00EB3370">
              <w:rPr>
                <w:noProof/>
                <w:webHidden/>
              </w:rPr>
              <w:fldChar w:fldCharType="end"/>
            </w:r>
            <w:r>
              <w:rPr>
                <w:noProof/>
              </w:rPr>
              <w:fldChar w:fldCharType="end"/>
            </w:r>
          </w:ins>
        </w:p>
        <w:p w14:paraId="12D3AA50" w14:textId="77777777" w:rsidR="00EB3370" w:rsidRDefault="000D110E">
          <w:pPr>
            <w:pStyle w:val="TOC1"/>
            <w:tabs>
              <w:tab w:val="left" w:pos="400"/>
              <w:tab w:val="right" w:leader="dot" w:pos="10456"/>
            </w:tabs>
            <w:rPr>
              <w:ins w:id="569" w:author="Jarno Nieminen" w:date="2014-06-11T12:40:00Z"/>
              <w:rFonts w:asciiTheme="minorHAnsi" w:eastAsiaTheme="minorEastAsia" w:hAnsiTheme="minorHAnsi" w:cstheme="minorBidi"/>
              <w:noProof/>
              <w:sz w:val="22"/>
              <w:lang w:eastAsia="sv-SE"/>
            </w:rPr>
          </w:pPr>
          <w:ins w:id="570" w:author="Jarno Nieminen" w:date="2014-06-11T12:40:00Z">
            <w:r>
              <w:fldChar w:fldCharType="begin"/>
            </w:r>
            <w:r>
              <w:instrText xml:space="preserve"> HYPERLINK \l "_Toc390253676" </w:instrText>
            </w:r>
            <w:r>
              <w:fldChar w:fldCharType="separate"/>
            </w:r>
            <w:r w:rsidR="00EB3370" w:rsidRPr="00D44273">
              <w:rPr>
                <w:rStyle w:val="Hyperlink"/>
                <w:noProof/>
              </w:rPr>
              <w:t>8</w:t>
            </w:r>
            <w:r w:rsidR="00EB3370">
              <w:rPr>
                <w:rFonts w:asciiTheme="minorHAnsi" w:eastAsiaTheme="minorEastAsia" w:hAnsiTheme="minorHAnsi" w:cstheme="minorBidi"/>
                <w:noProof/>
                <w:sz w:val="22"/>
                <w:lang w:eastAsia="sv-SE"/>
              </w:rPr>
              <w:tab/>
            </w:r>
            <w:r w:rsidR="00EB3370" w:rsidRPr="00D44273">
              <w:rPr>
                <w:rStyle w:val="Hyperlink"/>
                <w:noProof/>
              </w:rPr>
              <w:t>Tjänstekontrakt CreateForm</w:t>
            </w:r>
            <w:r w:rsidR="00EB3370">
              <w:rPr>
                <w:noProof/>
                <w:webHidden/>
              </w:rPr>
              <w:tab/>
            </w:r>
            <w:r w:rsidR="00EB3370">
              <w:rPr>
                <w:noProof/>
                <w:webHidden/>
              </w:rPr>
              <w:fldChar w:fldCharType="begin"/>
            </w:r>
            <w:r w:rsidR="00EB3370">
              <w:rPr>
                <w:noProof/>
                <w:webHidden/>
              </w:rPr>
              <w:instrText xml:space="preserve"> PAGEREF _Toc390253676 \h </w:instrText>
            </w:r>
          </w:ins>
          <w:r w:rsidR="00EB3370">
            <w:rPr>
              <w:noProof/>
              <w:webHidden/>
            </w:rPr>
          </w:r>
          <w:ins w:id="571" w:author="Jarno Nieminen" w:date="2014-06-11T12:40:00Z">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5D397589" w14:textId="77777777" w:rsidR="00EB3370" w:rsidRDefault="000D110E">
          <w:pPr>
            <w:pStyle w:val="TOC2"/>
            <w:tabs>
              <w:tab w:val="left" w:pos="879"/>
              <w:tab w:val="right" w:leader="dot" w:pos="10456"/>
            </w:tabs>
            <w:rPr>
              <w:ins w:id="572" w:author="Jarno Nieminen" w:date="2014-06-11T12:40:00Z"/>
              <w:rFonts w:asciiTheme="minorHAnsi" w:eastAsiaTheme="minorEastAsia" w:hAnsiTheme="minorHAnsi" w:cstheme="minorBidi"/>
              <w:noProof/>
              <w:sz w:val="22"/>
              <w:lang w:eastAsia="sv-SE"/>
            </w:rPr>
          </w:pPr>
          <w:ins w:id="573" w:author="Jarno Nieminen" w:date="2014-06-11T12:40:00Z">
            <w:r>
              <w:fldChar w:fldCharType="begin"/>
            </w:r>
            <w:r>
              <w:instrText xml:space="preserve"> HYPERLINK \l "_Toc390253677" </w:instrText>
            </w:r>
            <w:r>
              <w:fldChar w:fldCharType="separate"/>
            </w:r>
            <w:r w:rsidR="00EB3370" w:rsidRPr="00D44273">
              <w:rPr>
                <w:rStyle w:val="Hyperlink"/>
                <w:noProof/>
              </w:rPr>
              <w:t>8.1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_Toc390253677 \h </w:instrText>
            </w:r>
          </w:ins>
          <w:r w:rsidR="00EB3370">
            <w:rPr>
              <w:noProof/>
              <w:webHidden/>
            </w:rPr>
          </w:r>
          <w:ins w:id="574" w:author="Jarno Nieminen" w:date="2014-06-11T12:40:00Z">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005EE4A3" w14:textId="77777777" w:rsidR="00EB3370" w:rsidRDefault="000D110E">
          <w:pPr>
            <w:pStyle w:val="TOC2"/>
            <w:tabs>
              <w:tab w:val="left" w:pos="879"/>
              <w:tab w:val="right" w:leader="dot" w:pos="10456"/>
            </w:tabs>
            <w:rPr>
              <w:ins w:id="575" w:author="Jarno Nieminen" w:date="2014-06-11T12:40:00Z"/>
              <w:rFonts w:asciiTheme="minorHAnsi" w:eastAsiaTheme="minorEastAsia" w:hAnsiTheme="minorHAnsi" w:cstheme="minorBidi"/>
              <w:noProof/>
              <w:sz w:val="22"/>
              <w:lang w:eastAsia="sv-SE"/>
            </w:rPr>
          </w:pPr>
          <w:ins w:id="576" w:author="Jarno Nieminen" w:date="2014-06-11T12:40:00Z">
            <w:r>
              <w:fldChar w:fldCharType="begin"/>
            </w:r>
            <w:r>
              <w:instrText xml:space="preserve"> HYPERLINK \l "_Toc390253678" </w:instrText>
            </w:r>
            <w:r>
              <w:fldChar w:fldCharType="separate"/>
            </w:r>
            <w:r w:rsidR="00EB3370" w:rsidRPr="00D44273">
              <w:rPr>
                <w:rStyle w:val="Hyperlink"/>
                <w:noProof/>
              </w:rPr>
              <w:t>8.2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_Toc390253678 \h </w:instrText>
            </w:r>
          </w:ins>
          <w:r w:rsidR="00EB3370">
            <w:rPr>
              <w:noProof/>
              <w:webHidden/>
            </w:rPr>
          </w:r>
          <w:ins w:id="577" w:author="Jarno Nieminen" w:date="2014-06-11T12:40:00Z">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5375E8DA" w14:textId="77777777" w:rsidR="00EB3370" w:rsidRDefault="000D110E">
          <w:pPr>
            <w:pStyle w:val="TOC2"/>
            <w:tabs>
              <w:tab w:val="left" w:pos="879"/>
              <w:tab w:val="right" w:leader="dot" w:pos="10456"/>
            </w:tabs>
            <w:rPr>
              <w:ins w:id="578" w:author="Jarno Nieminen" w:date="2014-06-11T12:40:00Z"/>
              <w:rFonts w:asciiTheme="minorHAnsi" w:eastAsiaTheme="minorEastAsia" w:hAnsiTheme="minorHAnsi" w:cstheme="minorBidi"/>
              <w:noProof/>
              <w:sz w:val="22"/>
              <w:lang w:eastAsia="sv-SE"/>
            </w:rPr>
          </w:pPr>
          <w:ins w:id="579" w:author="Jarno Nieminen" w:date="2014-06-11T12:40:00Z">
            <w:r>
              <w:fldChar w:fldCharType="begin"/>
            </w:r>
            <w:r>
              <w:instrText xml:space="preserve"> HYPERLINK \l "_Toc390253679" </w:instrText>
            </w:r>
            <w:r>
              <w:fldChar w:fldCharType="separate"/>
            </w:r>
            <w:r w:rsidR="00EB3370" w:rsidRPr="00D44273">
              <w:rPr>
                <w:rStyle w:val="Hyperlink"/>
                <w:noProof/>
              </w:rPr>
              <w:t>8.3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_Toc390253679 \h </w:instrText>
            </w:r>
          </w:ins>
          <w:r w:rsidR="00EB3370">
            <w:rPr>
              <w:noProof/>
              <w:webHidden/>
            </w:rPr>
          </w:r>
          <w:ins w:id="580" w:author="Jarno Nieminen" w:date="2014-06-11T12:40:00Z">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6D72D068" w14:textId="77777777" w:rsidR="00EB3370" w:rsidRDefault="000D110E">
          <w:pPr>
            <w:pStyle w:val="TOC3"/>
            <w:tabs>
              <w:tab w:val="left" w:pos="1100"/>
              <w:tab w:val="right" w:leader="dot" w:pos="10456"/>
            </w:tabs>
            <w:rPr>
              <w:ins w:id="581" w:author="Jarno Nieminen" w:date="2014-06-11T12:40:00Z"/>
              <w:rFonts w:asciiTheme="minorHAnsi" w:eastAsiaTheme="minorEastAsia" w:hAnsiTheme="minorHAnsi" w:cstheme="minorBidi"/>
              <w:noProof/>
              <w:sz w:val="22"/>
              <w:lang w:eastAsia="sv-SE"/>
            </w:rPr>
          </w:pPr>
          <w:ins w:id="582" w:author="Jarno Nieminen" w:date="2014-06-11T12:40:00Z">
            <w:r>
              <w:fldChar w:fldCharType="begin"/>
            </w:r>
            <w:r>
              <w:instrText xml:space="preserve"> HYPERLINK \l "_Toc390253680" </w:instrText>
            </w:r>
            <w:r>
              <w:fldChar w:fldCharType="separate"/>
            </w:r>
            <w:r w:rsidR="00EB3370" w:rsidRPr="00D44273">
              <w:rPr>
                <w:rStyle w:val="Hyperlink"/>
                <w:noProof/>
              </w:rPr>
              <w:t>8.3.1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_Toc390253680 \h </w:instrText>
            </w:r>
          </w:ins>
          <w:r w:rsidR="00EB3370">
            <w:rPr>
              <w:noProof/>
              <w:webHidden/>
            </w:rPr>
          </w:r>
          <w:ins w:id="583" w:author="Jarno Nieminen" w:date="2014-06-11T12:40:00Z">
            <w:r w:rsidR="00EB3370">
              <w:rPr>
                <w:noProof/>
                <w:webHidden/>
              </w:rPr>
              <w:fldChar w:fldCharType="separate"/>
            </w:r>
            <w:r w:rsidR="00EB3370">
              <w:rPr>
                <w:noProof/>
                <w:webHidden/>
              </w:rPr>
              <w:t>85</w:t>
            </w:r>
            <w:r w:rsidR="00EB3370">
              <w:rPr>
                <w:noProof/>
                <w:webHidden/>
              </w:rPr>
              <w:fldChar w:fldCharType="end"/>
            </w:r>
            <w:r>
              <w:rPr>
                <w:noProof/>
              </w:rPr>
              <w:fldChar w:fldCharType="end"/>
            </w:r>
          </w:ins>
        </w:p>
        <w:p w14:paraId="68B20C81" w14:textId="77777777" w:rsidR="00EB3370" w:rsidRDefault="000D110E">
          <w:pPr>
            <w:pStyle w:val="TOC2"/>
            <w:tabs>
              <w:tab w:val="left" w:pos="879"/>
              <w:tab w:val="right" w:leader="dot" w:pos="10456"/>
            </w:tabs>
            <w:rPr>
              <w:ins w:id="584" w:author="Jarno Nieminen" w:date="2014-06-11T12:40:00Z"/>
              <w:rFonts w:asciiTheme="minorHAnsi" w:eastAsiaTheme="minorEastAsia" w:hAnsiTheme="minorHAnsi" w:cstheme="minorBidi"/>
              <w:noProof/>
              <w:sz w:val="22"/>
              <w:lang w:eastAsia="sv-SE"/>
            </w:rPr>
          </w:pPr>
          <w:ins w:id="585" w:author="Jarno Nieminen" w:date="2014-06-11T12:40:00Z">
            <w:r>
              <w:fldChar w:fldCharType="begin"/>
            </w:r>
            <w:r>
              <w:instrText xml:space="preserve"> HYPERLINK \l "_Toc390253681" </w:instrText>
            </w:r>
            <w:r>
              <w:fldChar w:fldCharType="separate"/>
            </w:r>
            <w:r w:rsidR="00EB3370" w:rsidRPr="00D44273">
              <w:rPr>
                <w:rStyle w:val="Hyperlink"/>
                <w:noProof/>
              </w:rPr>
              <w:t>8.4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_Toc390253681 \h </w:instrText>
            </w:r>
          </w:ins>
          <w:r w:rsidR="00EB3370">
            <w:rPr>
              <w:noProof/>
              <w:webHidden/>
            </w:rPr>
          </w:r>
          <w:ins w:id="586" w:author="Jarno Nieminen" w:date="2014-06-11T12:40:00Z">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1196B245" w14:textId="77777777" w:rsidR="00EB3370" w:rsidRDefault="000D110E">
          <w:pPr>
            <w:pStyle w:val="TOC3"/>
            <w:tabs>
              <w:tab w:val="left" w:pos="1100"/>
              <w:tab w:val="right" w:leader="dot" w:pos="10456"/>
            </w:tabs>
            <w:rPr>
              <w:ins w:id="587" w:author="Jarno Nieminen" w:date="2014-06-11T12:40:00Z"/>
              <w:rFonts w:asciiTheme="minorHAnsi" w:eastAsiaTheme="minorEastAsia" w:hAnsiTheme="minorHAnsi" w:cstheme="minorBidi"/>
              <w:noProof/>
              <w:sz w:val="22"/>
              <w:lang w:eastAsia="sv-SE"/>
            </w:rPr>
          </w:pPr>
          <w:ins w:id="588" w:author="Jarno Nieminen" w:date="2014-06-11T12:40:00Z">
            <w:r>
              <w:fldChar w:fldCharType="begin"/>
            </w:r>
            <w:r>
              <w:instrText xml:space="preserve"> HYPERLINK \l "_Toc390253682" </w:instrText>
            </w:r>
            <w:r>
              <w:fldChar w:fldCharType="separate"/>
            </w:r>
            <w:r w:rsidR="00EB3370" w:rsidRPr="00D44273">
              <w:rPr>
                <w:rStyle w:val="Hyperlink"/>
                <w:noProof/>
              </w:rPr>
              <w:t>8.4.1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_Toc390253682 \h </w:instrText>
            </w:r>
          </w:ins>
          <w:r w:rsidR="00EB3370">
            <w:rPr>
              <w:noProof/>
              <w:webHidden/>
            </w:rPr>
          </w:r>
          <w:ins w:id="589" w:author="Jarno Nieminen" w:date="2014-06-11T12:40:00Z">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5D41A8C7" w14:textId="77777777" w:rsidR="00EB3370" w:rsidRDefault="000D110E">
          <w:pPr>
            <w:pStyle w:val="TOC3"/>
            <w:tabs>
              <w:tab w:val="left" w:pos="1100"/>
              <w:tab w:val="right" w:leader="dot" w:pos="10456"/>
            </w:tabs>
            <w:rPr>
              <w:ins w:id="590" w:author="Jarno Nieminen" w:date="2014-06-11T12:40:00Z"/>
              <w:rFonts w:asciiTheme="minorHAnsi" w:eastAsiaTheme="minorEastAsia" w:hAnsiTheme="minorHAnsi" w:cstheme="minorBidi"/>
              <w:noProof/>
              <w:sz w:val="22"/>
              <w:lang w:eastAsia="sv-SE"/>
            </w:rPr>
          </w:pPr>
          <w:ins w:id="591" w:author="Jarno Nieminen" w:date="2014-06-11T12:40:00Z">
            <w:r>
              <w:fldChar w:fldCharType="begin"/>
            </w:r>
            <w:r>
              <w:instrText xml:space="preserve"> HYPERLINK \l "_Toc390253683" </w:instrText>
            </w:r>
            <w:r>
              <w:fldChar w:fldCharType="separate"/>
            </w:r>
            <w:r w:rsidR="00EB3370" w:rsidRPr="00D44273">
              <w:rPr>
                <w:rStyle w:val="Hyperlink"/>
                <w:noProof/>
              </w:rPr>
              <w:t>8.4.2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_Toc390253683 \h </w:instrText>
            </w:r>
          </w:ins>
          <w:r w:rsidR="00EB3370">
            <w:rPr>
              <w:noProof/>
              <w:webHidden/>
            </w:rPr>
          </w:r>
          <w:ins w:id="592" w:author="Jarno Nieminen" w:date="2014-06-11T12:40:00Z">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3AF4BE79" w14:textId="77777777" w:rsidR="00EB3370" w:rsidRDefault="000D110E">
          <w:pPr>
            <w:pStyle w:val="TOC2"/>
            <w:tabs>
              <w:tab w:val="left" w:pos="879"/>
              <w:tab w:val="right" w:leader="dot" w:pos="10456"/>
            </w:tabs>
            <w:rPr>
              <w:ins w:id="593" w:author="Jarno Nieminen" w:date="2014-06-11T12:40:00Z"/>
              <w:rFonts w:asciiTheme="minorHAnsi" w:eastAsiaTheme="minorEastAsia" w:hAnsiTheme="minorHAnsi" w:cstheme="minorBidi"/>
              <w:noProof/>
              <w:sz w:val="22"/>
              <w:lang w:eastAsia="sv-SE"/>
            </w:rPr>
          </w:pPr>
          <w:ins w:id="594" w:author="Jarno Nieminen" w:date="2014-06-11T12:40:00Z">
            <w:r>
              <w:fldChar w:fldCharType="begin"/>
            </w:r>
            <w:r>
              <w:instrText xml:space="preserve"> HYPERLINK \l "_Toc390253684" </w:instrText>
            </w:r>
            <w:r>
              <w:fldChar w:fldCharType="separate"/>
            </w:r>
            <w:r w:rsidR="00EB3370" w:rsidRPr="00D44273">
              <w:rPr>
                <w:rStyle w:val="Hyperlink"/>
                <w:noProof/>
              </w:rPr>
              <w:t>8.5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_Toc390253684 \h </w:instrText>
            </w:r>
          </w:ins>
          <w:r w:rsidR="00EB3370">
            <w:rPr>
              <w:noProof/>
              <w:webHidden/>
            </w:rPr>
          </w:r>
          <w:ins w:id="595" w:author="Jarno Nieminen" w:date="2014-06-11T12:40:00Z">
            <w:r w:rsidR="00EB3370">
              <w:rPr>
                <w:noProof/>
                <w:webHidden/>
              </w:rPr>
              <w:fldChar w:fldCharType="separate"/>
            </w:r>
            <w:r w:rsidR="00EB3370">
              <w:rPr>
                <w:noProof/>
                <w:webHidden/>
              </w:rPr>
              <w:t>86</w:t>
            </w:r>
            <w:r w:rsidR="00EB3370">
              <w:rPr>
                <w:noProof/>
                <w:webHidden/>
              </w:rPr>
              <w:fldChar w:fldCharType="end"/>
            </w:r>
            <w:r>
              <w:rPr>
                <w:noProof/>
              </w:rPr>
              <w:fldChar w:fldCharType="end"/>
            </w:r>
          </w:ins>
        </w:p>
        <w:p w14:paraId="5A3BFC2D" w14:textId="77777777" w:rsidR="00EB3370" w:rsidRDefault="000D110E">
          <w:pPr>
            <w:pStyle w:val="TOC1"/>
            <w:tabs>
              <w:tab w:val="left" w:pos="400"/>
              <w:tab w:val="right" w:leader="dot" w:pos="10456"/>
            </w:tabs>
            <w:rPr>
              <w:ins w:id="596" w:author="Jarno Nieminen" w:date="2014-06-11T12:40:00Z"/>
              <w:rFonts w:asciiTheme="minorHAnsi" w:eastAsiaTheme="minorEastAsia" w:hAnsiTheme="minorHAnsi" w:cstheme="minorBidi"/>
              <w:noProof/>
              <w:sz w:val="22"/>
              <w:lang w:eastAsia="sv-SE"/>
            </w:rPr>
          </w:pPr>
          <w:ins w:id="597" w:author="Jarno Nieminen" w:date="2014-06-11T12:40:00Z">
            <w:r>
              <w:fldChar w:fldCharType="begin"/>
            </w:r>
            <w:r>
              <w:instrText xml:space="preserve"> HYPERLINK \l "_Toc390253685" </w:instrText>
            </w:r>
            <w:r>
              <w:fldChar w:fldCharType="separate"/>
            </w:r>
            <w:r w:rsidR="00EB3370" w:rsidRPr="00D44273">
              <w:rPr>
                <w:rStyle w:val="Hyperlink"/>
                <w:noProof/>
              </w:rPr>
              <w:t>9</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GetForms</w:t>
            </w:r>
            <w:r w:rsidR="00EB3370">
              <w:rPr>
                <w:noProof/>
                <w:webHidden/>
              </w:rPr>
              <w:tab/>
            </w:r>
            <w:r w:rsidR="00EB3370">
              <w:rPr>
                <w:noProof/>
                <w:webHidden/>
              </w:rPr>
              <w:fldChar w:fldCharType="begin"/>
            </w:r>
            <w:r w:rsidR="00EB3370">
              <w:rPr>
                <w:noProof/>
                <w:webHidden/>
              </w:rPr>
              <w:instrText xml:space="preserve"> PAGEREF _Toc390253685 \h </w:instrText>
            </w:r>
          </w:ins>
          <w:r w:rsidR="00EB3370">
            <w:rPr>
              <w:noProof/>
              <w:webHidden/>
            </w:rPr>
          </w:r>
          <w:ins w:id="598" w:author="Jarno Nieminen" w:date="2014-06-11T12:40:00Z">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4A462A7B" w14:textId="77777777" w:rsidR="00EB3370" w:rsidRDefault="000D110E">
          <w:pPr>
            <w:pStyle w:val="TOC2"/>
            <w:tabs>
              <w:tab w:val="left" w:pos="879"/>
              <w:tab w:val="right" w:leader="dot" w:pos="10456"/>
            </w:tabs>
            <w:rPr>
              <w:ins w:id="599" w:author="Jarno Nieminen" w:date="2014-06-11T12:40:00Z"/>
              <w:rFonts w:asciiTheme="minorHAnsi" w:eastAsiaTheme="minorEastAsia" w:hAnsiTheme="minorHAnsi" w:cstheme="minorBidi"/>
              <w:noProof/>
              <w:sz w:val="22"/>
              <w:lang w:eastAsia="sv-SE"/>
            </w:rPr>
          </w:pPr>
          <w:ins w:id="600" w:author="Jarno Nieminen" w:date="2014-06-11T12:40:00Z">
            <w:r>
              <w:fldChar w:fldCharType="begin"/>
            </w:r>
            <w:r>
              <w:instrText xml:space="preserve"> HYPERLINK \l "_Toc390253686" </w:instrText>
            </w:r>
            <w:r>
              <w:fldChar w:fldCharType="separate"/>
            </w:r>
            <w:r w:rsidR="00EB3370" w:rsidRPr="00D44273">
              <w:rPr>
                <w:rStyle w:val="Hyperlink"/>
                <w:noProof/>
              </w:rPr>
              <w:t>9.1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_Toc390253686 \h </w:instrText>
            </w:r>
          </w:ins>
          <w:r w:rsidR="00EB3370">
            <w:rPr>
              <w:noProof/>
              <w:webHidden/>
            </w:rPr>
          </w:r>
          <w:ins w:id="601" w:author="Jarno Nieminen" w:date="2014-06-11T12:40:00Z">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00D88C40" w14:textId="77777777" w:rsidR="00EB3370" w:rsidRDefault="000D110E">
          <w:pPr>
            <w:pStyle w:val="TOC2"/>
            <w:tabs>
              <w:tab w:val="left" w:pos="879"/>
              <w:tab w:val="right" w:leader="dot" w:pos="10456"/>
            </w:tabs>
            <w:rPr>
              <w:ins w:id="602" w:author="Jarno Nieminen" w:date="2014-06-11T12:40:00Z"/>
              <w:rFonts w:asciiTheme="minorHAnsi" w:eastAsiaTheme="minorEastAsia" w:hAnsiTheme="minorHAnsi" w:cstheme="minorBidi"/>
              <w:noProof/>
              <w:sz w:val="22"/>
              <w:lang w:eastAsia="sv-SE"/>
            </w:rPr>
          </w:pPr>
          <w:ins w:id="603" w:author="Jarno Nieminen" w:date="2014-06-11T12:40:00Z">
            <w:r>
              <w:fldChar w:fldCharType="begin"/>
            </w:r>
            <w:r>
              <w:instrText xml:space="preserve"> HYPERLINK \l "_Toc390253687" </w:instrText>
            </w:r>
            <w:r>
              <w:fldChar w:fldCharType="separate"/>
            </w:r>
            <w:r w:rsidR="00EB3370" w:rsidRPr="00D44273">
              <w:rPr>
                <w:rStyle w:val="Hyperlink"/>
                <w:noProof/>
              </w:rPr>
              <w:t>9.2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_Toc390253687 \h </w:instrText>
            </w:r>
          </w:ins>
          <w:r w:rsidR="00EB3370">
            <w:rPr>
              <w:noProof/>
              <w:webHidden/>
            </w:rPr>
          </w:r>
          <w:ins w:id="604" w:author="Jarno Nieminen" w:date="2014-06-11T12:40:00Z">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0E892561" w14:textId="77777777" w:rsidR="00EB3370" w:rsidRDefault="000D110E">
          <w:pPr>
            <w:pStyle w:val="TOC2"/>
            <w:tabs>
              <w:tab w:val="left" w:pos="879"/>
              <w:tab w:val="right" w:leader="dot" w:pos="10456"/>
            </w:tabs>
            <w:rPr>
              <w:ins w:id="605" w:author="Jarno Nieminen" w:date="2014-06-11T12:40:00Z"/>
              <w:rFonts w:asciiTheme="minorHAnsi" w:eastAsiaTheme="minorEastAsia" w:hAnsiTheme="minorHAnsi" w:cstheme="minorBidi"/>
              <w:noProof/>
              <w:sz w:val="22"/>
              <w:lang w:eastAsia="sv-SE"/>
            </w:rPr>
          </w:pPr>
          <w:ins w:id="606" w:author="Jarno Nieminen" w:date="2014-06-11T12:40:00Z">
            <w:r>
              <w:fldChar w:fldCharType="begin"/>
            </w:r>
            <w:r>
              <w:instrText xml:space="preserve"> HYPERLINK \l "_Toc390253688" </w:instrText>
            </w:r>
            <w:r>
              <w:fldChar w:fldCharType="separate"/>
            </w:r>
            <w:r w:rsidR="00EB3370" w:rsidRPr="00D44273">
              <w:rPr>
                <w:rStyle w:val="Hyperlink"/>
                <w:noProof/>
              </w:rPr>
              <w:t>9.3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_Toc390253688 \h </w:instrText>
            </w:r>
          </w:ins>
          <w:r w:rsidR="00EB3370">
            <w:rPr>
              <w:noProof/>
              <w:webHidden/>
            </w:rPr>
          </w:r>
          <w:ins w:id="607" w:author="Jarno Nieminen" w:date="2014-06-11T12:40:00Z">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3E6BC192" w14:textId="77777777" w:rsidR="00EB3370" w:rsidRDefault="000D110E">
          <w:pPr>
            <w:pStyle w:val="TOC3"/>
            <w:tabs>
              <w:tab w:val="left" w:pos="1100"/>
              <w:tab w:val="right" w:leader="dot" w:pos="10456"/>
            </w:tabs>
            <w:rPr>
              <w:ins w:id="608" w:author="Jarno Nieminen" w:date="2014-06-11T12:40:00Z"/>
              <w:rFonts w:asciiTheme="minorHAnsi" w:eastAsiaTheme="minorEastAsia" w:hAnsiTheme="minorHAnsi" w:cstheme="minorBidi"/>
              <w:noProof/>
              <w:sz w:val="22"/>
              <w:lang w:eastAsia="sv-SE"/>
            </w:rPr>
          </w:pPr>
          <w:ins w:id="609" w:author="Jarno Nieminen" w:date="2014-06-11T12:40:00Z">
            <w:r>
              <w:fldChar w:fldCharType="begin"/>
            </w:r>
            <w:r>
              <w:instrText xml:space="preserve"> HYPERLINK \l "_Toc390253689" </w:instrText>
            </w:r>
            <w:r>
              <w:fldChar w:fldCharType="separate"/>
            </w:r>
            <w:r w:rsidR="00EB3370" w:rsidRPr="00D44273">
              <w:rPr>
                <w:rStyle w:val="Hyperlink"/>
                <w:noProof/>
              </w:rPr>
              <w:t>9.3.1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_Toc390253689 \h </w:instrText>
            </w:r>
          </w:ins>
          <w:r w:rsidR="00EB3370">
            <w:rPr>
              <w:noProof/>
              <w:webHidden/>
            </w:rPr>
          </w:r>
          <w:ins w:id="610" w:author="Jarno Nieminen" w:date="2014-06-11T12:40:00Z">
            <w:r w:rsidR="00EB3370">
              <w:rPr>
                <w:noProof/>
                <w:webHidden/>
              </w:rPr>
              <w:fldChar w:fldCharType="separate"/>
            </w:r>
            <w:r w:rsidR="00EB3370">
              <w:rPr>
                <w:noProof/>
                <w:webHidden/>
              </w:rPr>
              <w:t>87</w:t>
            </w:r>
            <w:r w:rsidR="00EB3370">
              <w:rPr>
                <w:noProof/>
                <w:webHidden/>
              </w:rPr>
              <w:fldChar w:fldCharType="end"/>
            </w:r>
            <w:r>
              <w:rPr>
                <w:noProof/>
              </w:rPr>
              <w:fldChar w:fldCharType="end"/>
            </w:r>
          </w:ins>
        </w:p>
        <w:p w14:paraId="46EDE062" w14:textId="77777777" w:rsidR="00EB3370" w:rsidRDefault="000D110E">
          <w:pPr>
            <w:pStyle w:val="TOC2"/>
            <w:tabs>
              <w:tab w:val="left" w:pos="879"/>
              <w:tab w:val="right" w:leader="dot" w:pos="10456"/>
            </w:tabs>
            <w:rPr>
              <w:ins w:id="611" w:author="Jarno Nieminen" w:date="2014-06-11T12:40:00Z"/>
              <w:rFonts w:asciiTheme="minorHAnsi" w:eastAsiaTheme="minorEastAsia" w:hAnsiTheme="minorHAnsi" w:cstheme="minorBidi"/>
              <w:noProof/>
              <w:sz w:val="22"/>
              <w:lang w:eastAsia="sv-SE"/>
            </w:rPr>
          </w:pPr>
          <w:ins w:id="612" w:author="Jarno Nieminen" w:date="2014-06-11T12:40:00Z">
            <w:r>
              <w:fldChar w:fldCharType="begin"/>
            </w:r>
            <w:r>
              <w:instrText xml:space="preserve"> HYPERLINK \l "_Toc390253690" </w:instrText>
            </w:r>
            <w:r>
              <w:fldChar w:fldCharType="separate"/>
            </w:r>
            <w:r w:rsidR="00EB3370" w:rsidRPr="00D44273">
              <w:rPr>
                <w:rStyle w:val="Hyperlink"/>
                <w:noProof/>
              </w:rPr>
              <w:t>9.4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_Toc390253690 \h </w:instrText>
            </w:r>
          </w:ins>
          <w:r w:rsidR="00EB3370">
            <w:rPr>
              <w:noProof/>
              <w:webHidden/>
            </w:rPr>
          </w:r>
          <w:ins w:id="613" w:author="Jarno Nieminen" w:date="2014-06-11T12:40:00Z">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2EC5E5C5" w14:textId="77777777" w:rsidR="00EB3370" w:rsidRDefault="000D110E">
          <w:pPr>
            <w:pStyle w:val="TOC3"/>
            <w:tabs>
              <w:tab w:val="left" w:pos="1100"/>
              <w:tab w:val="right" w:leader="dot" w:pos="10456"/>
            </w:tabs>
            <w:rPr>
              <w:ins w:id="614" w:author="Jarno Nieminen" w:date="2014-06-11T12:40:00Z"/>
              <w:rFonts w:asciiTheme="minorHAnsi" w:eastAsiaTheme="minorEastAsia" w:hAnsiTheme="minorHAnsi" w:cstheme="minorBidi"/>
              <w:noProof/>
              <w:sz w:val="22"/>
              <w:lang w:eastAsia="sv-SE"/>
            </w:rPr>
          </w:pPr>
          <w:ins w:id="615" w:author="Jarno Nieminen" w:date="2014-06-11T12:40:00Z">
            <w:r>
              <w:fldChar w:fldCharType="begin"/>
            </w:r>
            <w:r>
              <w:instrText xml:space="preserve"> HYPERLINK \l "_Toc390253691" </w:instrText>
            </w:r>
            <w:r>
              <w:fldChar w:fldCharType="separate"/>
            </w:r>
            <w:r w:rsidR="00EB3370" w:rsidRPr="00D44273">
              <w:rPr>
                <w:rStyle w:val="Hyperlink"/>
                <w:noProof/>
              </w:rPr>
              <w:t>9.4.1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_Toc390253691 \h </w:instrText>
            </w:r>
          </w:ins>
          <w:r w:rsidR="00EB3370">
            <w:rPr>
              <w:noProof/>
              <w:webHidden/>
            </w:rPr>
          </w:r>
          <w:ins w:id="616" w:author="Jarno Nieminen" w:date="2014-06-11T12:40:00Z">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790C8C0E" w14:textId="77777777" w:rsidR="00EB3370" w:rsidRDefault="000D110E">
          <w:pPr>
            <w:pStyle w:val="TOC3"/>
            <w:tabs>
              <w:tab w:val="left" w:pos="1100"/>
              <w:tab w:val="right" w:leader="dot" w:pos="10456"/>
            </w:tabs>
            <w:rPr>
              <w:ins w:id="617" w:author="Jarno Nieminen" w:date="2014-06-11T12:40:00Z"/>
              <w:rFonts w:asciiTheme="minorHAnsi" w:eastAsiaTheme="minorEastAsia" w:hAnsiTheme="minorHAnsi" w:cstheme="minorBidi"/>
              <w:noProof/>
              <w:sz w:val="22"/>
              <w:lang w:eastAsia="sv-SE"/>
            </w:rPr>
          </w:pPr>
          <w:ins w:id="618" w:author="Jarno Nieminen" w:date="2014-06-11T12:40:00Z">
            <w:r>
              <w:fldChar w:fldCharType="begin"/>
            </w:r>
            <w:r>
              <w:instrText xml:space="preserve"> HYPERLINK \l "_Toc390253692" </w:instrText>
            </w:r>
            <w:r>
              <w:fldChar w:fldCharType="separate"/>
            </w:r>
            <w:r w:rsidR="00EB3370" w:rsidRPr="00D44273">
              <w:rPr>
                <w:rStyle w:val="Hyperlink"/>
                <w:noProof/>
              </w:rPr>
              <w:t>9.4.2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_Toc390253692 \h </w:instrText>
            </w:r>
          </w:ins>
          <w:r w:rsidR="00EB3370">
            <w:rPr>
              <w:noProof/>
              <w:webHidden/>
            </w:rPr>
          </w:r>
          <w:ins w:id="619" w:author="Jarno Nieminen" w:date="2014-06-11T12:40:00Z">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7165FEF4" w14:textId="77777777" w:rsidR="00EB3370" w:rsidRDefault="000D110E">
          <w:pPr>
            <w:pStyle w:val="TOC2"/>
            <w:tabs>
              <w:tab w:val="left" w:pos="879"/>
              <w:tab w:val="right" w:leader="dot" w:pos="10456"/>
            </w:tabs>
            <w:rPr>
              <w:ins w:id="620" w:author="Jarno Nieminen" w:date="2014-06-11T12:40:00Z"/>
              <w:rFonts w:asciiTheme="minorHAnsi" w:eastAsiaTheme="minorEastAsia" w:hAnsiTheme="minorHAnsi" w:cstheme="minorBidi"/>
              <w:noProof/>
              <w:sz w:val="22"/>
              <w:lang w:eastAsia="sv-SE"/>
            </w:rPr>
          </w:pPr>
          <w:ins w:id="621" w:author="Jarno Nieminen" w:date="2014-06-11T12:40:00Z">
            <w:r>
              <w:fldChar w:fldCharType="begin"/>
            </w:r>
            <w:r>
              <w:instrText xml:space="preserve"> HYPERLINK \l "_Toc390253693" </w:instrText>
            </w:r>
            <w:r>
              <w:fldChar w:fldCharType="separate"/>
            </w:r>
            <w:r w:rsidR="00EB3370" w:rsidRPr="00D44273">
              <w:rPr>
                <w:rStyle w:val="Hyperlink"/>
                <w:noProof/>
              </w:rPr>
              <w:t>9.5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_Toc390253693 \h </w:instrText>
            </w:r>
          </w:ins>
          <w:r w:rsidR="00EB3370">
            <w:rPr>
              <w:noProof/>
              <w:webHidden/>
            </w:rPr>
          </w:r>
          <w:ins w:id="622" w:author="Jarno Nieminen" w:date="2014-06-11T12:40:00Z">
            <w:r w:rsidR="00EB3370">
              <w:rPr>
                <w:noProof/>
                <w:webHidden/>
              </w:rPr>
              <w:fldChar w:fldCharType="separate"/>
            </w:r>
            <w:r w:rsidR="00EB3370">
              <w:rPr>
                <w:noProof/>
                <w:webHidden/>
              </w:rPr>
              <w:t>88</w:t>
            </w:r>
            <w:r w:rsidR="00EB3370">
              <w:rPr>
                <w:noProof/>
                <w:webHidden/>
              </w:rPr>
              <w:fldChar w:fldCharType="end"/>
            </w:r>
            <w:r>
              <w:rPr>
                <w:noProof/>
              </w:rPr>
              <w:fldChar w:fldCharType="end"/>
            </w:r>
          </w:ins>
        </w:p>
        <w:p w14:paraId="70F2B8DE" w14:textId="77777777" w:rsidR="00EB3370" w:rsidRDefault="000D110E">
          <w:pPr>
            <w:pStyle w:val="TOC1"/>
            <w:tabs>
              <w:tab w:val="left" w:pos="658"/>
              <w:tab w:val="right" w:leader="dot" w:pos="10456"/>
            </w:tabs>
            <w:rPr>
              <w:ins w:id="623" w:author="Jarno Nieminen" w:date="2014-06-11T12:40:00Z"/>
              <w:rFonts w:asciiTheme="minorHAnsi" w:eastAsiaTheme="minorEastAsia" w:hAnsiTheme="minorHAnsi" w:cstheme="minorBidi"/>
              <w:noProof/>
              <w:sz w:val="22"/>
              <w:lang w:eastAsia="sv-SE"/>
            </w:rPr>
          </w:pPr>
          <w:ins w:id="624" w:author="Jarno Nieminen" w:date="2014-06-11T12:40:00Z">
            <w:r>
              <w:lastRenderedPageBreak/>
              <w:fldChar w:fldCharType="begin"/>
            </w:r>
            <w:r>
              <w:instrText xml:space="preserve"> HYPERLINK \l "_Toc390253694" </w:instrText>
            </w:r>
            <w:r>
              <w:fldChar w:fldCharType="separate"/>
            </w:r>
            <w:r w:rsidR="00EB3370" w:rsidRPr="00D44273">
              <w:rPr>
                <w:rStyle w:val="Hyperlink"/>
                <w:noProof/>
              </w:rPr>
              <w:t>10</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w:t>
            </w:r>
            <w:r w:rsidR="00EB3370">
              <w:rPr>
                <w:noProof/>
                <w:webHidden/>
              </w:rPr>
              <w:tab/>
            </w:r>
            <w:r w:rsidR="00EB3370">
              <w:rPr>
                <w:noProof/>
                <w:webHidden/>
              </w:rPr>
              <w:fldChar w:fldCharType="begin"/>
            </w:r>
            <w:r w:rsidR="00EB3370">
              <w:rPr>
                <w:noProof/>
                <w:webHidden/>
              </w:rPr>
              <w:instrText xml:space="preserve"> PAGEREF _Toc390253694 \h </w:instrText>
            </w:r>
          </w:ins>
          <w:r w:rsidR="00EB3370">
            <w:rPr>
              <w:noProof/>
              <w:webHidden/>
            </w:rPr>
          </w:r>
          <w:ins w:id="625" w:author="Jarno Nieminen" w:date="2014-06-11T12:40:00Z">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2AAB21F3" w14:textId="77777777" w:rsidR="00EB3370" w:rsidRDefault="000D110E">
          <w:pPr>
            <w:pStyle w:val="TOC2"/>
            <w:tabs>
              <w:tab w:val="left" w:pos="879"/>
              <w:tab w:val="right" w:leader="dot" w:pos="10456"/>
            </w:tabs>
            <w:rPr>
              <w:ins w:id="626" w:author="Jarno Nieminen" w:date="2014-06-11T12:40:00Z"/>
              <w:rFonts w:asciiTheme="minorHAnsi" w:eastAsiaTheme="minorEastAsia" w:hAnsiTheme="minorHAnsi" w:cstheme="minorBidi"/>
              <w:noProof/>
              <w:sz w:val="22"/>
              <w:lang w:eastAsia="sv-SE"/>
            </w:rPr>
          </w:pPr>
          <w:ins w:id="627" w:author="Jarno Nieminen" w:date="2014-06-11T12:40:00Z">
            <w:r>
              <w:fldChar w:fldCharType="begin"/>
            </w:r>
            <w:r>
              <w:instrText xml:space="preserve"> HYPERLINK \l "_Toc390253695" </w:instrText>
            </w:r>
            <w:r>
              <w:fldChar w:fldCharType="separate"/>
            </w:r>
            <w:r w:rsidR="00EB3370" w:rsidRPr="00D44273">
              <w:rPr>
                <w:rStyle w:val="Hyperlink"/>
                <w:noProof/>
              </w:rPr>
              <w:t>10.1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_Toc390253695 \h </w:instrText>
            </w:r>
          </w:ins>
          <w:r w:rsidR="00EB3370">
            <w:rPr>
              <w:noProof/>
              <w:webHidden/>
            </w:rPr>
          </w:r>
          <w:ins w:id="628" w:author="Jarno Nieminen" w:date="2014-06-11T12:40:00Z">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02422027" w14:textId="77777777" w:rsidR="00EB3370" w:rsidRDefault="000D110E">
          <w:pPr>
            <w:pStyle w:val="TOC2"/>
            <w:tabs>
              <w:tab w:val="left" w:pos="879"/>
              <w:tab w:val="right" w:leader="dot" w:pos="10456"/>
            </w:tabs>
            <w:rPr>
              <w:ins w:id="629" w:author="Jarno Nieminen" w:date="2014-06-11T12:40:00Z"/>
              <w:rFonts w:asciiTheme="minorHAnsi" w:eastAsiaTheme="minorEastAsia" w:hAnsiTheme="minorHAnsi" w:cstheme="minorBidi"/>
              <w:noProof/>
              <w:sz w:val="22"/>
              <w:lang w:eastAsia="sv-SE"/>
            </w:rPr>
          </w:pPr>
          <w:ins w:id="630" w:author="Jarno Nieminen" w:date="2014-06-11T12:40:00Z">
            <w:r>
              <w:fldChar w:fldCharType="begin"/>
            </w:r>
            <w:r>
              <w:instrText xml:space="preserve"> HYPERLINK \l "_Toc390253696" </w:instrText>
            </w:r>
            <w:r>
              <w:fldChar w:fldCharType="separate"/>
            </w:r>
            <w:r w:rsidR="00EB3370" w:rsidRPr="00D44273">
              <w:rPr>
                <w:rStyle w:val="Hyperlink"/>
                <w:noProof/>
              </w:rPr>
              <w:t>10.2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_Toc390253696 \h </w:instrText>
            </w:r>
          </w:ins>
          <w:r w:rsidR="00EB3370">
            <w:rPr>
              <w:noProof/>
              <w:webHidden/>
            </w:rPr>
          </w:r>
          <w:ins w:id="631" w:author="Jarno Nieminen" w:date="2014-06-11T12:40:00Z">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3DD82679" w14:textId="77777777" w:rsidR="00EB3370" w:rsidRDefault="000D110E">
          <w:pPr>
            <w:pStyle w:val="TOC2"/>
            <w:tabs>
              <w:tab w:val="left" w:pos="879"/>
              <w:tab w:val="right" w:leader="dot" w:pos="10456"/>
            </w:tabs>
            <w:rPr>
              <w:ins w:id="632" w:author="Jarno Nieminen" w:date="2014-06-11T12:40:00Z"/>
              <w:rFonts w:asciiTheme="minorHAnsi" w:eastAsiaTheme="minorEastAsia" w:hAnsiTheme="minorHAnsi" w:cstheme="minorBidi"/>
              <w:noProof/>
              <w:sz w:val="22"/>
              <w:lang w:eastAsia="sv-SE"/>
            </w:rPr>
          </w:pPr>
          <w:ins w:id="633" w:author="Jarno Nieminen" w:date="2014-06-11T12:40:00Z">
            <w:r>
              <w:fldChar w:fldCharType="begin"/>
            </w:r>
            <w:r>
              <w:instrText xml:space="preserve"> HYPERLINK \l "_Toc390253697" </w:instrText>
            </w:r>
            <w:r>
              <w:fldChar w:fldCharType="separate"/>
            </w:r>
            <w:r w:rsidR="00EB3370" w:rsidRPr="00D44273">
              <w:rPr>
                <w:rStyle w:val="Hyperlink"/>
                <w:noProof/>
              </w:rPr>
              <w:t>10.3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_Toc390253697 \h </w:instrText>
            </w:r>
          </w:ins>
          <w:r w:rsidR="00EB3370">
            <w:rPr>
              <w:noProof/>
              <w:webHidden/>
            </w:rPr>
          </w:r>
          <w:ins w:id="634" w:author="Jarno Nieminen" w:date="2014-06-11T12:40:00Z">
            <w:r w:rsidR="00EB3370">
              <w:rPr>
                <w:noProof/>
                <w:webHidden/>
              </w:rPr>
              <w:fldChar w:fldCharType="separate"/>
            </w:r>
            <w:r w:rsidR="00EB3370">
              <w:rPr>
                <w:noProof/>
                <w:webHidden/>
              </w:rPr>
              <w:t>89</w:t>
            </w:r>
            <w:r w:rsidR="00EB3370">
              <w:rPr>
                <w:noProof/>
                <w:webHidden/>
              </w:rPr>
              <w:fldChar w:fldCharType="end"/>
            </w:r>
            <w:r>
              <w:rPr>
                <w:noProof/>
              </w:rPr>
              <w:fldChar w:fldCharType="end"/>
            </w:r>
          </w:ins>
        </w:p>
        <w:p w14:paraId="2848D38A" w14:textId="77777777" w:rsidR="00EB3370" w:rsidRDefault="000D110E">
          <w:pPr>
            <w:pStyle w:val="TOC3"/>
            <w:tabs>
              <w:tab w:val="left" w:pos="1321"/>
              <w:tab w:val="right" w:leader="dot" w:pos="10456"/>
            </w:tabs>
            <w:rPr>
              <w:ins w:id="635" w:author="Jarno Nieminen" w:date="2014-06-11T12:40:00Z"/>
              <w:rFonts w:asciiTheme="minorHAnsi" w:eastAsiaTheme="minorEastAsia" w:hAnsiTheme="minorHAnsi" w:cstheme="minorBidi"/>
              <w:noProof/>
              <w:sz w:val="22"/>
              <w:lang w:eastAsia="sv-SE"/>
            </w:rPr>
          </w:pPr>
          <w:ins w:id="636" w:author="Jarno Nieminen" w:date="2014-06-11T12:40:00Z">
            <w:r>
              <w:fldChar w:fldCharType="begin"/>
            </w:r>
            <w:r>
              <w:instrText xml:space="preserve"> HYPERLINK \l "_Toc390253698" </w:instrText>
            </w:r>
            <w:r>
              <w:fldChar w:fldCharType="separate"/>
            </w:r>
            <w:r w:rsidR="00EB3370" w:rsidRPr="00D44273">
              <w:rPr>
                <w:rStyle w:val="Hyperlink"/>
                <w:noProof/>
              </w:rPr>
              <w:t>10.3.1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_Toc390253698 \h </w:instrText>
            </w:r>
          </w:ins>
          <w:r w:rsidR="00EB3370">
            <w:rPr>
              <w:noProof/>
              <w:webHidden/>
            </w:rPr>
          </w:r>
          <w:ins w:id="637" w:author="Jarno Nieminen" w:date="2014-06-11T12:40:00Z">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0CE82EFA" w14:textId="77777777" w:rsidR="00EB3370" w:rsidRDefault="000D110E">
          <w:pPr>
            <w:pStyle w:val="TOC2"/>
            <w:tabs>
              <w:tab w:val="left" w:pos="879"/>
              <w:tab w:val="right" w:leader="dot" w:pos="10456"/>
            </w:tabs>
            <w:rPr>
              <w:ins w:id="638" w:author="Jarno Nieminen" w:date="2014-06-11T12:40:00Z"/>
              <w:rFonts w:asciiTheme="minorHAnsi" w:eastAsiaTheme="minorEastAsia" w:hAnsiTheme="minorHAnsi" w:cstheme="minorBidi"/>
              <w:noProof/>
              <w:sz w:val="22"/>
              <w:lang w:eastAsia="sv-SE"/>
            </w:rPr>
          </w:pPr>
          <w:ins w:id="639" w:author="Jarno Nieminen" w:date="2014-06-11T12:40:00Z">
            <w:r>
              <w:fldChar w:fldCharType="begin"/>
            </w:r>
            <w:r>
              <w:instrText xml:space="preserve"> HYPERLINK \l "_Toc390253699" </w:instrText>
            </w:r>
            <w:r>
              <w:fldChar w:fldCharType="separate"/>
            </w:r>
            <w:r w:rsidR="00EB3370" w:rsidRPr="00D44273">
              <w:rPr>
                <w:rStyle w:val="Hyperlink"/>
                <w:noProof/>
              </w:rPr>
              <w:t>10.4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_Toc390253699 \h </w:instrText>
            </w:r>
          </w:ins>
          <w:r w:rsidR="00EB3370">
            <w:rPr>
              <w:noProof/>
              <w:webHidden/>
            </w:rPr>
          </w:r>
          <w:ins w:id="640" w:author="Jarno Nieminen" w:date="2014-06-11T12:40:00Z">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425ED821" w14:textId="77777777" w:rsidR="00EB3370" w:rsidRDefault="000D110E">
          <w:pPr>
            <w:pStyle w:val="TOC3"/>
            <w:tabs>
              <w:tab w:val="left" w:pos="1321"/>
              <w:tab w:val="right" w:leader="dot" w:pos="10456"/>
            </w:tabs>
            <w:rPr>
              <w:ins w:id="641" w:author="Jarno Nieminen" w:date="2014-06-11T12:40:00Z"/>
              <w:rFonts w:asciiTheme="minorHAnsi" w:eastAsiaTheme="minorEastAsia" w:hAnsiTheme="minorHAnsi" w:cstheme="minorBidi"/>
              <w:noProof/>
              <w:sz w:val="22"/>
              <w:lang w:eastAsia="sv-SE"/>
            </w:rPr>
          </w:pPr>
          <w:ins w:id="642" w:author="Jarno Nieminen" w:date="2014-06-11T12:40:00Z">
            <w:r>
              <w:fldChar w:fldCharType="begin"/>
            </w:r>
            <w:r>
              <w:instrText xml:space="preserve"> HYPERLINK \l "_Toc390253700" </w:instrText>
            </w:r>
            <w:r>
              <w:fldChar w:fldCharType="separate"/>
            </w:r>
            <w:r w:rsidR="00EB3370" w:rsidRPr="00D44273">
              <w:rPr>
                <w:rStyle w:val="Hyperlink"/>
                <w:noProof/>
              </w:rPr>
              <w:t>10.4.1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_Toc390253700 \h </w:instrText>
            </w:r>
          </w:ins>
          <w:r w:rsidR="00EB3370">
            <w:rPr>
              <w:noProof/>
              <w:webHidden/>
            </w:rPr>
          </w:r>
          <w:ins w:id="643" w:author="Jarno Nieminen" w:date="2014-06-11T12:40:00Z">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4B964361" w14:textId="77777777" w:rsidR="00EB3370" w:rsidRDefault="000D110E">
          <w:pPr>
            <w:pStyle w:val="TOC3"/>
            <w:tabs>
              <w:tab w:val="left" w:pos="1321"/>
              <w:tab w:val="right" w:leader="dot" w:pos="10456"/>
            </w:tabs>
            <w:rPr>
              <w:ins w:id="644" w:author="Jarno Nieminen" w:date="2014-06-11T12:40:00Z"/>
              <w:rFonts w:asciiTheme="minorHAnsi" w:eastAsiaTheme="minorEastAsia" w:hAnsiTheme="minorHAnsi" w:cstheme="minorBidi"/>
              <w:noProof/>
              <w:sz w:val="22"/>
              <w:lang w:eastAsia="sv-SE"/>
            </w:rPr>
          </w:pPr>
          <w:ins w:id="645" w:author="Jarno Nieminen" w:date="2014-06-11T12:40:00Z">
            <w:r>
              <w:fldChar w:fldCharType="begin"/>
            </w:r>
            <w:r>
              <w:instrText xml:space="preserve"> HYPERLINK \l "_Toc390253701" </w:instrText>
            </w:r>
            <w:r>
              <w:fldChar w:fldCharType="separate"/>
            </w:r>
            <w:r w:rsidR="00EB3370" w:rsidRPr="00D44273">
              <w:rPr>
                <w:rStyle w:val="Hyperlink"/>
                <w:noProof/>
              </w:rPr>
              <w:t>10.4.2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_Toc390253701 \h </w:instrText>
            </w:r>
          </w:ins>
          <w:r w:rsidR="00EB3370">
            <w:rPr>
              <w:noProof/>
              <w:webHidden/>
            </w:rPr>
          </w:r>
          <w:ins w:id="646" w:author="Jarno Nieminen" w:date="2014-06-11T12:40:00Z">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5EA3AE76" w14:textId="77777777" w:rsidR="00EB3370" w:rsidRDefault="000D110E">
          <w:pPr>
            <w:pStyle w:val="TOC2"/>
            <w:tabs>
              <w:tab w:val="left" w:pos="879"/>
              <w:tab w:val="right" w:leader="dot" w:pos="10456"/>
            </w:tabs>
            <w:rPr>
              <w:ins w:id="647" w:author="Jarno Nieminen" w:date="2014-06-11T12:40:00Z"/>
              <w:rFonts w:asciiTheme="minorHAnsi" w:eastAsiaTheme="minorEastAsia" w:hAnsiTheme="minorHAnsi" w:cstheme="minorBidi"/>
              <w:noProof/>
              <w:sz w:val="22"/>
              <w:lang w:eastAsia="sv-SE"/>
            </w:rPr>
          </w:pPr>
          <w:ins w:id="648" w:author="Jarno Nieminen" w:date="2014-06-11T12:40:00Z">
            <w:r>
              <w:fldChar w:fldCharType="begin"/>
            </w:r>
            <w:r>
              <w:instrText xml:space="preserve"> HYPERLINK \l "_Toc390253702" </w:instrText>
            </w:r>
            <w:r>
              <w:fldChar w:fldCharType="separate"/>
            </w:r>
            <w:r w:rsidR="00EB3370" w:rsidRPr="00D44273">
              <w:rPr>
                <w:rStyle w:val="Hyperlink"/>
                <w:noProof/>
              </w:rPr>
              <w:t>10.5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_Toc390253702 \h </w:instrText>
            </w:r>
          </w:ins>
          <w:r w:rsidR="00EB3370">
            <w:rPr>
              <w:noProof/>
              <w:webHidden/>
            </w:rPr>
          </w:r>
          <w:ins w:id="649" w:author="Jarno Nieminen" w:date="2014-06-11T12:40:00Z">
            <w:r w:rsidR="00EB3370">
              <w:rPr>
                <w:noProof/>
                <w:webHidden/>
              </w:rPr>
              <w:fldChar w:fldCharType="separate"/>
            </w:r>
            <w:r w:rsidR="00EB3370">
              <w:rPr>
                <w:noProof/>
                <w:webHidden/>
              </w:rPr>
              <w:t>90</w:t>
            </w:r>
            <w:r w:rsidR="00EB3370">
              <w:rPr>
                <w:noProof/>
                <w:webHidden/>
              </w:rPr>
              <w:fldChar w:fldCharType="end"/>
            </w:r>
            <w:r>
              <w:rPr>
                <w:noProof/>
              </w:rPr>
              <w:fldChar w:fldCharType="end"/>
            </w:r>
          </w:ins>
        </w:p>
        <w:p w14:paraId="4868D6FC" w14:textId="77777777" w:rsidR="00EB3370" w:rsidRDefault="000D110E">
          <w:pPr>
            <w:pStyle w:val="TOC1"/>
            <w:tabs>
              <w:tab w:val="left" w:pos="400"/>
              <w:tab w:val="right" w:leader="dot" w:pos="10456"/>
            </w:tabs>
            <w:rPr>
              <w:ins w:id="650" w:author="Jarno Nieminen" w:date="2014-06-11T12:40:00Z"/>
              <w:rFonts w:asciiTheme="minorHAnsi" w:eastAsiaTheme="minorEastAsia" w:hAnsiTheme="minorHAnsi" w:cstheme="minorBidi"/>
              <w:noProof/>
              <w:sz w:val="22"/>
              <w:lang w:eastAsia="sv-SE"/>
            </w:rPr>
          </w:pPr>
          <w:ins w:id="651" w:author="Jarno Nieminen" w:date="2014-06-11T12:40:00Z">
            <w:r>
              <w:fldChar w:fldCharType="begin"/>
            </w:r>
            <w:r>
              <w:instrText xml:space="preserve"> HYPERLINK \l "_Toc390253703" </w:instrText>
            </w:r>
            <w:r>
              <w:fldChar w:fldCharType="separate"/>
            </w:r>
            <w:r w:rsidR="00EB3370" w:rsidRPr="00D44273">
              <w:rPr>
                <w:rStyle w:val="Hyperlink"/>
                <w:noProof/>
              </w:rPr>
              <w:t>11</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GetFormQuestionPage</w:t>
            </w:r>
            <w:r w:rsidR="00EB3370">
              <w:rPr>
                <w:noProof/>
                <w:webHidden/>
              </w:rPr>
              <w:tab/>
            </w:r>
            <w:r w:rsidR="00EB3370">
              <w:rPr>
                <w:noProof/>
                <w:webHidden/>
              </w:rPr>
              <w:fldChar w:fldCharType="begin"/>
            </w:r>
            <w:r w:rsidR="00EB3370">
              <w:rPr>
                <w:noProof/>
                <w:webHidden/>
              </w:rPr>
              <w:instrText xml:space="preserve"> PAGEREF _Toc390253703 \h </w:instrText>
            </w:r>
          </w:ins>
          <w:r w:rsidR="00EB3370">
            <w:rPr>
              <w:noProof/>
              <w:webHidden/>
            </w:rPr>
          </w:r>
          <w:ins w:id="652"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90C4D85" w14:textId="77777777" w:rsidR="00EB3370" w:rsidRDefault="000D110E">
          <w:pPr>
            <w:pStyle w:val="TOC2"/>
            <w:tabs>
              <w:tab w:val="left" w:pos="879"/>
              <w:tab w:val="right" w:leader="dot" w:pos="10456"/>
            </w:tabs>
            <w:rPr>
              <w:ins w:id="653" w:author="Jarno Nieminen" w:date="2014-06-11T12:40:00Z"/>
              <w:rFonts w:asciiTheme="minorHAnsi" w:eastAsiaTheme="minorEastAsia" w:hAnsiTheme="minorHAnsi" w:cstheme="minorBidi"/>
              <w:noProof/>
              <w:sz w:val="22"/>
              <w:lang w:eastAsia="sv-SE"/>
            </w:rPr>
          </w:pPr>
          <w:ins w:id="654" w:author="Jarno Nieminen" w:date="2014-06-11T12:40:00Z">
            <w:r>
              <w:fldChar w:fldCharType="begin"/>
            </w:r>
            <w:r>
              <w:instrText xml:space="preserve"> HYPERLINK \l "_Toc390253704" </w:instrText>
            </w:r>
            <w:r>
              <w:fldChar w:fldCharType="separate"/>
            </w:r>
            <w:r w:rsidR="00EB3370" w:rsidRPr="00D44273">
              <w:rPr>
                <w:rStyle w:val="Hyperlink"/>
                <w:noProof/>
              </w:rPr>
              <w:t>11.1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_Toc390253704 \h </w:instrText>
            </w:r>
          </w:ins>
          <w:r w:rsidR="00EB3370">
            <w:rPr>
              <w:noProof/>
              <w:webHidden/>
            </w:rPr>
          </w:r>
          <w:ins w:id="655"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6806EE8F" w14:textId="77777777" w:rsidR="00EB3370" w:rsidRDefault="000D110E">
          <w:pPr>
            <w:pStyle w:val="TOC2"/>
            <w:tabs>
              <w:tab w:val="left" w:pos="879"/>
              <w:tab w:val="right" w:leader="dot" w:pos="10456"/>
            </w:tabs>
            <w:rPr>
              <w:ins w:id="656" w:author="Jarno Nieminen" w:date="2014-06-11T12:40:00Z"/>
              <w:rFonts w:asciiTheme="minorHAnsi" w:eastAsiaTheme="minorEastAsia" w:hAnsiTheme="minorHAnsi" w:cstheme="minorBidi"/>
              <w:noProof/>
              <w:sz w:val="22"/>
              <w:lang w:eastAsia="sv-SE"/>
            </w:rPr>
          </w:pPr>
          <w:ins w:id="657" w:author="Jarno Nieminen" w:date="2014-06-11T12:40:00Z">
            <w:r>
              <w:fldChar w:fldCharType="begin"/>
            </w:r>
            <w:r>
              <w:instrText xml:space="preserve"> HYPERLINK \l "_Toc390253705" </w:instrText>
            </w:r>
            <w:r>
              <w:fldChar w:fldCharType="separate"/>
            </w:r>
            <w:r w:rsidR="00EB3370" w:rsidRPr="00D44273">
              <w:rPr>
                <w:rStyle w:val="Hyperlink"/>
                <w:noProof/>
              </w:rPr>
              <w:t>11.2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_Toc390253705 \h </w:instrText>
            </w:r>
          </w:ins>
          <w:r w:rsidR="00EB3370">
            <w:rPr>
              <w:noProof/>
              <w:webHidden/>
            </w:rPr>
          </w:r>
          <w:ins w:id="658"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6CFADEE7" w14:textId="77777777" w:rsidR="00EB3370" w:rsidRDefault="000D110E">
          <w:pPr>
            <w:pStyle w:val="TOC2"/>
            <w:tabs>
              <w:tab w:val="left" w:pos="879"/>
              <w:tab w:val="right" w:leader="dot" w:pos="10456"/>
            </w:tabs>
            <w:rPr>
              <w:ins w:id="659" w:author="Jarno Nieminen" w:date="2014-06-11T12:40:00Z"/>
              <w:rFonts w:asciiTheme="minorHAnsi" w:eastAsiaTheme="minorEastAsia" w:hAnsiTheme="minorHAnsi" w:cstheme="minorBidi"/>
              <w:noProof/>
              <w:sz w:val="22"/>
              <w:lang w:eastAsia="sv-SE"/>
            </w:rPr>
          </w:pPr>
          <w:ins w:id="660" w:author="Jarno Nieminen" w:date="2014-06-11T12:40:00Z">
            <w:r>
              <w:fldChar w:fldCharType="begin"/>
            </w:r>
            <w:r>
              <w:instrText xml:space="preserve"> HYPERLINK \l "_Toc390253706" </w:instrText>
            </w:r>
            <w:r>
              <w:fldChar w:fldCharType="separate"/>
            </w:r>
            <w:r w:rsidR="00EB3370" w:rsidRPr="00D44273">
              <w:rPr>
                <w:rStyle w:val="Hyperlink"/>
                <w:noProof/>
              </w:rPr>
              <w:t>11.3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_Toc390253706 \h </w:instrText>
            </w:r>
          </w:ins>
          <w:r w:rsidR="00EB3370">
            <w:rPr>
              <w:noProof/>
              <w:webHidden/>
            </w:rPr>
          </w:r>
          <w:ins w:id="661"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6F4646E4" w14:textId="77777777" w:rsidR="00EB3370" w:rsidRDefault="000D110E">
          <w:pPr>
            <w:pStyle w:val="TOC3"/>
            <w:tabs>
              <w:tab w:val="left" w:pos="1100"/>
              <w:tab w:val="right" w:leader="dot" w:pos="10456"/>
            </w:tabs>
            <w:rPr>
              <w:ins w:id="662" w:author="Jarno Nieminen" w:date="2014-06-11T12:40:00Z"/>
              <w:rFonts w:asciiTheme="minorHAnsi" w:eastAsiaTheme="minorEastAsia" w:hAnsiTheme="minorHAnsi" w:cstheme="minorBidi"/>
              <w:noProof/>
              <w:sz w:val="22"/>
              <w:lang w:eastAsia="sv-SE"/>
            </w:rPr>
          </w:pPr>
          <w:ins w:id="663" w:author="Jarno Nieminen" w:date="2014-06-11T12:40:00Z">
            <w:r>
              <w:fldChar w:fldCharType="begin"/>
            </w:r>
            <w:r>
              <w:instrText xml:space="preserve"> HYPERLINK \l "_Toc390253707" </w:instrText>
            </w:r>
            <w:r>
              <w:fldChar w:fldCharType="separate"/>
            </w:r>
            <w:r w:rsidR="00EB3370" w:rsidRPr="00D44273">
              <w:rPr>
                <w:rStyle w:val="Hyperlink"/>
                <w:noProof/>
              </w:rPr>
              <w:t>11.3.1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_Toc390253707 \h </w:instrText>
            </w:r>
          </w:ins>
          <w:r w:rsidR="00EB3370">
            <w:rPr>
              <w:noProof/>
              <w:webHidden/>
            </w:rPr>
          </w:r>
          <w:ins w:id="664"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61A8625" w14:textId="77777777" w:rsidR="00EB3370" w:rsidRDefault="000D110E">
          <w:pPr>
            <w:pStyle w:val="TOC2"/>
            <w:tabs>
              <w:tab w:val="left" w:pos="879"/>
              <w:tab w:val="right" w:leader="dot" w:pos="10456"/>
            </w:tabs>
            <w:rPr>
              <w:ins w:id="665" w:author="Jarno Nieminen" w:date="2014-06-11T12:40:00Z"/>
              <w:rFonts w:asciiTheme="minorHAnsi" w:eastAsiaTheme="minorEastAsia" w:hAnsiTheme="minorHAnsi" w:cstheme="minorBidi"/>
              <w:noProof/>
              <w:sz w:val="22"/>
              <w:lang w:eastAsia="sv-SE"/>
            </w:rPr>
          </w:pPr>
          <w:ins w:id="666" w:author="Jarno Nieminen" w:date="2014-06-11T12:40:00Z">
            <w:r>
              <w:fldChar w:fldCharType="begin"/>
            </w:r>
            <w:r>
              <w:instrText xml:space="preserve"> HYPERLINK \l "_Toc390253708" </w:instrText>
            </w:r>
            <w:r>
              <w:fldChar w:fldCharType="separate"/>
            </w:r>
            <w:r w:rsidR="00EB3370" w:rsidRPr="00D44273">
              <w:rPr>
                <w:rStyle w:val="Hyperlink"/>
                <w:noProof/>
              </w:rPr>
              <w:t>11.4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_Toc390253708 \h </w:instrText>
            </w:r>
          </w:ins>
          <w:r w:rsidR="00EB3370">
            <w:rPr>
              <w:noProof/>
              <w:webHidden/>
            </w:rPr>
          </w:r>
          <w:ins w:id="667"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2993A3E" w14:textId="77777777" w:rsidR="00EB3370" w:rsidRDefault="000D110E">
          <w:pPr>
            <w:pStyle w:val="TOC3"/>
            <w:tabs>
              <w:tab w:val="left" w:pos="1100"/>
              <w:tab w:val="right" w:leader="dot" w:pos="10456"/>
            </w:tabs>
            <w:rPr>
              <w:ins w:id="668" w:author="Jarno Nieminen" w:date="2014-06-11T12:40:00Z"/>
              <w:rFonts w:asciiTheme="minorHAnsi" w:eastAsiaTheme="minorEastAsia" w:hAnsiTheme="minorHAnsi" w:cstheme="minorBidi"/>
              <w:noProof/>
              <w:sz w:val="22"/>
              <w:lang w:eastAsia="sv-SE"/>
            </w:rPr>
          </w:pPr>
          <w:ins w:id="669" w:author="Jarno Nieminen" w:date="2014-06-11T12:40:00Z">
            <w:r>
              <w:fldChar w:fldCharType="begin"/>
            </w:r>
            <w:r>
              <w:instrText xml:space="preserve"> HYPERLINK \l "_Toc390253709" </w:instrText>
            </w:r>
            <w:r>
              <w:fldChar w:fldCharType="separate"/>
            </w:r>
            <w:r w:rsidR="00EB3370" w:rsidRPr="00D44273">
              <w:rPr>
                <w:rStyle w:val="Hyperlink"/>
                <w:noProof/>
              </w:rPr>
              <w:t>11.4.1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_Toc390253709 \h </w:instrText>
            </w:r>
          </w:ins>
          <w:r w:rsidR="00EB3370">
            <w:rPr>
              <w:noProof/>
              <w:webHidden/>
            </w:rPr>
          </w:r>
          <w:ins w:id="670" w:author="Jarno Nieminen" w:date="2014-06-11T12:40:00Z">
            <w:r w:rsidR="00EB3370">
              <w:rPr>
                <w:noProof/>
                <w:webHidden/>
              </w:rPr>
              <w:fldChar w:fldCharType="separate"/>
            </w:r>
            <w:r w:rsidR="00EB3370">
              <w:rPr>
                <w:noProof/>
                <w:webHidden/>
              </w:rPr>
              <w:t>91</w:t>
            </w:r>
            <w:r w:rsidR="00EB3370">
              <w:rPr>
                <w:noProof/>
                <w:webHidden/>
              </w:rPr>
              <w:fldChar w:fldCharType="end"/>
            </w:r>
            <w:r>
              <w:rPr>
                <w:noProof/>
              </w:rPr>
              <w:fldChar w:fldCharType="end"/>
            </w:r>
          </w:ins>
        </w:p>
        <w:p w14:paraId="7B5C3FA6" w14:textId="77777777" w:rsidR="00EB3370" w:rsidRDefault="000D110E">
          <w:pPr>
            <w:pStyle w:val="TOC3"/>
            <w:tabs>
              <w:tab w:val="left" w:pos="1321"/>
              <w:tab w:val="right" w:leader="dot" w:pos="10456"/>
            </w:tabs>
            <w:rPr>
              <w:ins w:id="671" w:author="Jarno Nieminen" w:date="2014-06-11T12:40:00Z"/>
              <w:rFonts w:asciiTheme="minorHAnsi" w:eastAsiaTheme="minorEastAsia" w:hAnsiTheme="minorHAnsi" w:cstheme="minorBidi"/>
              <w:noProof/>
              <w:sz w:val="22"/>
              <w:lang w:eastAsia="sv-SE"/>
            </w:rPr>
          </w:pPr>
          <w:ins w:id="672" w:author="Jarno Nieminen" w:date="2014-06-11T12:40:00Z">
            <w:r>
              <w:fldChar w:fldCharType="begin"/>
            </w:r>
            <w:r>
              <w:instrText xml:space="preserve"> HYPERLINK \l "_Toc390253710" </w:instrText>
            </w:r>
            <w:r>
              <w:fldChar w:fldCharType="separate"/>
            </w:r>
            <w:r w:rsidR="00EB3370" w:rsidRPr="00D44273">
              <w:rPr>
                <w:rStyle w:val="Hyperlink"/>
                <w:noProof/>
              </w:rPr>
              <w:t>11.4.2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_Toc390253710 \h </w:instrText>
            </w:r>
          </w:ins>
          <w:r w:rsidR="00EB3370">
            <w:rPr>
              <w:noProof/>
              <w:webHidden/>
            </w:rPr>
          </w:r>
          <w:ins w:id="673" w:author="Jarno Nieminen" w:date="2014-06-11T12:40:00Z">
            <w:r w:rsidR="00EB3370">
              <w:rPr>
                <w:noProof/>
                <w:webHidden/>
              </w:rPr>
              <w:fldChar w:fldCharType="separate"/>
            </w:r>
            <w:r w:rsidR="00EB3370">
              <w:rPr>
                <w:noProof/>
                <w:webHidden/>
              </w:rPr>
              <w:t>92</w:t>
            </w:r>
            <w:r w:rsidR="00EB3370">
              <w:rPr>
                <w:noProof/>
                <w:webHidden/>
              </w:rPr>
              <w:fldChar w:fldCharType="end"/>
            </w:r>
            <w:r>
              <w:rPr>
                <w:noProof/>
              </w:rPr>
              <w:fldChar w:fldCharType="end"/>
            </w:r>
          </w:ins>
        </w:p>
        <w:p w14:paraId="1D02CF7F" w14:textId="77777777" w:rsidR="00EB3370" w:rsidRDefault="000D110E">
          <w:pPr>
            <w:pStyle w:val="TOC2"/>
            <w:tabs>
              <w:tab w:val="left" w:pos="879"/>
              <w:tab w:val="right" w:leader="dot" w:pos="10456"/>
            </w:tabs>
            <w:rPr>
              <w:ins w:id="674" w:author="Jarno Nieminen" w:date="2014-06-11T12:40:00Z"/>
              <w:rFonts w:asciiTheme="minorHAnsi" w:eastAsiaTheme="minorEastAsia" w:hAnsiTheme="minorHAnsi" w:cstheme="minorBidi"/>
              <w:noProof/>
              <w:sz w:val="22"/>
              <w:lang w:eastAsia="sv-SE"/>
            </w:rPr>
          </w:pPr>
          <w:ins w:id="675" w:author="Jarno Nieminen" w:date="2014-06-11T12:40:00Z">
            <w:r>
              <w:fldChar w:fldCharType="begin"/>
            </w:r>
            <w:r>
              <w:instrText xml:space="preserve"> HYPERLINK \l "_Toc390253711" </w:instrText>
            </w:r>
            <w:r>
              <w:fldChar w:fldCharType="separate"/>
            </w:r>
            <w:r w:rsidR="00EB3370" w:rsidRPr="00D44273">
              <w:rPr>
                <w:rStyle w:val="Hyperlink"/>
                <w:noProof/>
              </w:rPr>
              <w:t>11.5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_Toc390253711 \h </w:instrText>
            </w:r>
          </w:ins>
          <w:r w:rsidR="00EB3370">
            <w:rPr>
              <w:noProof/>
              <w:webHidden/>
            </w:rPr>
          </w:r>
          <w:ins w:id="676" w:author="Jarno Nieminen" w:date="2014-06-11T12:40:00Z">
            <w:r w:rsidR="00EB3370">
              <w:rPr>
                <w:noProof/>
                <w:webHidden/>
              </w:rPr>
              <w:fldChar w:fldCharType="separate"/>
            </w:r>
            <w:r w:rsidR="00EB3370">
              <w:rPr>
                <w:noProof/>
                <w:webHidden/>
              </w:rPr>
              <w:t>92</w:t>
            </w:r>
            <w:r w:rsidR="00EB3370">
              <w:rPr>
                <w:noProof/>
                <w:webHidden/>
              </w:rPr>
              <w:fldChar w:fldCharType="end"/>
            </w:r>
            <w:r>
              <w:rPr>
                <w:noProof/>
              </w:rPr>
              <w:fldChar w:fldCharType="end"/>
            </w:r>
          </w:ins>
        </w:p>
        <w:p w14:paraId="0FDF0F49" w14:textId="77777777" w:rsidR="00EB3370" w:rsidRDefault="000D110E">
          <w:pPr>
            <w:pStyle w:val="TOC1"/>
            <w:tabs>
              <w:tab w:val="left" w:pos="658"/>
              <w:tab w:val="right" w:leader="dot" w:pos="10456"/>
            </w:tabs>
            <w:rPr>
              <w:ins w:id="677" w:author="Jarno Nieminen" w:date="2014-06-11T12:40:00Z"/>
              <w:rFonts w:asciiTheme="minorHAnsi" w:eastAsiaTheme="minorEastAsia" w:hAnsiTheme="minorHAnsi" w:cstheme="minorBidi"/>
              <w:noProof/>
              <w:sz w:val="22"/>
              <w:lang w:eastAsia="sv-SE"/>
            </w:rPr>
          </w:pPr>
          <w:ins w:id="678" w:author="Jarno Nieminen" w:date="2014-06-11T12:40:00Z">
            <w:r>
              <w:fldChar w:fldCharType="begin"/>
            </w:r>
            <w:r>
              <w:instrText xml:space="preserve"> HYPERLINK \l "_Toc390253712" </w:instrText>
            </w:r>
            <w:r>
              <w:fldChar w:fldCharType="separate"/>
            </w:r>
            <w:r w:rsidR="00EB3370" w:rsidRPr="00D44273">
              <w:rPr>
                <w:rStyle w:val="Hyperlink"/>
                <w:noProof/>
              </w:rPr>
              <w:t>12</w:t>
            </w:r>
            <w:r w:rsidR="00EB3370">
              <w:rPr>
                <w:rFonts w:asciiTheme="minorHAnsi" w:eastAsiaTheme="minorEastAsia" w:hAnsiTheme="minorHAnsi" w:cstheme="minorBidi"/>
                <w:noProof/>
                <w:sz w:val="22"/>
                <w:lang w:eastAsia="sv-SE"/>
              </w:rPr>
              <w:tab/>
            </w:r>
            <w:r w:rsidR="00EB3370" w:rsidRPr="00D44273">
              <w:rPr>
                <w:rStyle w:val="Hyperlink"/>
                <w:noProof/>
              </w:rPr>
              <w:t>Tjänstekontrakt SaveFormPage</w:t>
            </w:r>
            <w:r w:rsidR="00EB3370">
              <w:rPr>
                <w:noProof/>
                <w:webHidden/>
              </w:rPr>
              <w:tab/>
            </w:r>
            <w:r w:rsidR="00EB3370">
              <w:rPr>
                <w:noProof/>
                <w:webHidden/>
              </w:rPr>
              <w:fldChar w:fldCharType="begin"/>
            </w:r>
            <w:r w:rsidR="00EB3370">
              <w:rPr>
                <w:noProof/>
                <w:webHidden/>
              </w:rPr>
              <w:instrText xml:space="preserve"> PAGEREF _Toc390253712 \h </w:instrText>
            </w:r>
          </w:ins>
          <w:r w:rsidR="00EB3370">
            <w:rPr>
              <w:noProof/>
              <w:webHidden/>
            </w:rPr>
          </w:r>
          <w:ins w:id="679" w:author="Jarno Nieminen" w:date="2014-06-11T12:40:00Z">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7B5A1651" w14:textId="77777777" w:rsidR="00EB3370" w:rsidRDefault="000D110E">
          <w:pPr>
            <w:pStyle w:val="TOC2"/>
            <w:tabs>
              <w:tab w:val="left" w:pos="879"/>
              <w:tab w:val="right" w:leader="dot" w:pos="10456"/>
            </w:tabs>
            <w:rPr>
              <w:ins w:id="680" w:author="Jarno Nieminen" w:date="2014-06-11T12:40:00Z"/>
              <w:rFonts w:asciiTheme="minorHAnsi" w:eastAsiaTheme="minorEastAsia" w:hAnsiTheme="minorHAnsi" w:cstheme="minorBidi"/>
              <w:noProof/>
              <w:sz w:val="22"/>
              <w:lang w:eastAsia="sv-SE"/>
            </w:rPr>
          </w:pPr>
          <w:ins w:id="681" w:author="Jarno Nieminen" w:date="2014-06-11T12:40:00Z">
            <w:r>
              <w:fldChar w:fldCharType="begin"/>
            </w:r>
            <w:r>
              <w:instrText xml:space="preserve"> HYPERLINK \l "_Toc390253713" </w:instrText>
            </w:r>
            <w:r>
              <w:fldChar w:fldCharType="separate"/>
            </w:r>
            <w:r w:rsidR="00EB3370" w:rsidRPr="00D44273">
              <w:rPr>
                <w:rStyle w:val="Hyperlink"/>
                <w:noProof/>
              </w:rPr>
              <w:t>12.1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_Toc390253713 \h </w:instrText>
            </w:r>
          </w:ins>
          <w:r w:rsidR="00EB3370">
            <w:rPr>
              <w:noProof/>
              <w:webHidden/>
            </w:rPr>
          </w:r>
          <w:ins w:id="682" w:author="Jarno Nieminen" w:date="2014-06-11T12:40:00Z">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4A172779" w14:textId="77777777" w:rsidR="00EB3370" w:rsidRDefault="000D110E">
          <w:pPr>
            <w:pStyle w:val="TOC2"/>
            <w:tabs>
              <w:tab w:val="left" w:pos="879"/>
              <w:tab w:val="right" w:leader="dot" w:pos="10456"/>
            </w:tabs>
            <w:rPr>
              <w:ins w:id="683" w:author="Jarno Nieminen" w:date="2014-06-11T12:40:00Z"/>
              <w:rFonts w:asciiTheme="minorHAnsi" w:eastAsiaTheme="minorEastAsia" w:hAnsiTheme="minorHAnsi" w:cstheme="minorBidi"/>
              <w:noProof/>
              <w:sz w:val="22"/>
              <w:lang w:eastAsia="sv-SE"/>
            </w:rPr>
          </w:pPr>
          <w:ins w:id="684" w:author="Jarno Nieminen" w:date="2014-06-11T12:40:00Z">
            <w:r>
              <w:fldChar w:fldCharType="begin"/>
            </w:r>
            <w:r>
              <w:instrText xml:space="preserve"> HYPERLINK \l "_Toc390253714" </w:instrText>
            </w:r>
            <w:r>
              <w:fldChar w:fldCharType="separate"/>
            </w:r>
            <w:r w:rsidR="00EB3370" w:rsidRPr="00D44273">
              <w:rPr>
                <w:rStyle w:val="Hyperlink"/>
                <w:noProof/>
              </w:rPr>
              <w:t>12.2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_Toc390253714 \h </w:instrText>
            </w:r>
          </w:ins>
          <w:r w:rsidR="00EB3370">
            <w:rPr>
              <w:noProof/>
              <w:webHidden/>
            </w:rPr>
          </w:r>
          <w:ins w:id="685" w:author="Jarno Nieminen" w:date="2014-06-11T12:40:00Z">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75522525" w14:textId="77777777" w:rsidR="00EB3370" w:rsidRDefault="000D110E">
          <w:pPr>
            <w:pStyle w:val="TOC2"/>
            <w:tabs>
              <w:tab w:val="left" w:pos="879"/>
              <w:tab w:val="right" w:leader="dot" w:pos="10456"/>
            </w:tabs>
            <w:rPr>
              <w:ins w:id="686" w:author="Jarno Nieminen" w:date="2014-06-11T12:40:00Z"/>
              <w:rFonts w:asciiTheme="minorHAnsi" w:eastAsiaTheme="minorEastAsia" w:hAnsiTheme="minorHAnsi" w:cstheme="minorBidi"/>
              <w:noProof/>
              <w:sz w:val="22"/>
              <w:lang w:eastAsia="sv-SE"/>
            </w:rPr>
          </w:pPr>
          <w:ins w:id="687" w:author="Jarno Nieminen" w:date="2014-06-11T12:40:00Z">
            <w:r>
              <w:fldChar w:fldCharType="begin"/>
            </w:r>
            <w:r>
              <w:instrText xml:space="preserve"> HYPERLINK \l "_Toc390253715" </w:instrText>
            </w:r>
            <w:r>
              <w:fldChar w:fldCharType="separate"/>
            </w:r>
            <w:r w:rsidR="00EB3370" w:rsidRPr="00D44273">
              <w:rPr>
                <w:rStyle w:val="Hyperlink"/>
                <w:noProof/>
              </w:rPr>
              <w:t>12.3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_Toc390253715 \h </w:instrText>
            </w:r>
          </w:ins>
          <w:r w:rsidR="00EB3370">
            <w:rPr>
              <w:noProof/>
              <w:webHidden/>
            </w:rPr>
          </w:r>
          <w:ins w:id="688" w:author="Jarno Nieminen" w:date="2014-06-11T12:40:00Z">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6B67F4A0" w14:textId="77777777" w:rsidR="00EB3370" w:rsidRDefault="000D110E">
          <w:pPr>
            <w:pStyle w:val="TOC3"/>
            <w:tabs>
              <w:tab w:val="left" w:pos="1321"/>
              <w:tab w:val="right" w:leader="dot" w:pos="10456"/>
            </w:tabs>
            <w:rPr>
              <w:ins w:id="689" w:author="Jarno Nieminen" w:date="2014-06-11T12:40:00Z"/>
              <w:rFonts w:asciiTheme="minorHAnsi" w:eastAsiaTheme="minorEastAsia" w:hAnsiTheme="minorHAnsi" w:cstheme="minorBidi"/>
              <w:noProof/>
              <w:sz w:val="22"/>
              <w:lang w:eastAsia="sv-SE"/>
            </w:rPr>
          </w:pPr>
          <w:ins w:id="690" w:author="Jarno Nieminen" w:date="2014-06-11T12:40:00Z">
            <w:r>
              <w:fldChar w:fldCharType="begin"/>
            </w:r>
            <w:r>
              <w:instrText xml:space="preserve"> HYPERLINK \l "_Toc390253716" </w:instrText>
            </w:r>
            <w:r>
              <w:fldChar w:fldCharType="separate"/>
            </w:r>
            <w:r w:rsidR="00EB3370" w:rsidRPr="00D44273">
              <w:rPr>
                <w:rStyle w:val="Hyperlink"/>
                <w:noProof/>
              </w:rPr>
              <w:t>12.3.1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_Toc390253716 \h </w:instrText>
            </w:r>
          </w:ins>
          <w:r w:rsidR="00EB3370">
            <w:rPr>
              <w:noProof/>
              <w:webHidden/>
            </w:rPr>
          </w:r>
          <w:ins w:id="691" w:author="Jarno Nieminen" w:date="2014-06-11T12:40:00Z">
            <w:r w:rsidR="00EB3370">
              <w:rPr>
                <w:noProof/>
                <w:webHidden/>
              </w:rPr>
              <w:fldChar w:fldCharType="separate"/>
            </w:r>
            <w:r w:rsidR="00EB3370">
              <w:rPr>
                <w:noProof/>
                <w:webHidden/>
              </w:rPr>
              <w:t>93</w:t>
            </w:r>
            <w:r w:rsidR="00EB3370">
              <w:rPr>
                <w:noProof/>
                <w:webHidden/>
              </w:rPr>
              <w:fldChar w:fldCharType="end"/>
            </w:r>
            <w:r>
              <w:rPr>
                <w:noProof/>
              </w:rPr>
              <w:fldChar w:fldCharType="end"/>
            </w:r>
          </w:ins>
        </w:p>
        <w:p w14:paraId="0E208574" w14:textId="77777777" w:rsidR="00EB3370" w:rsidRDefault="000D110E">
          <w:pPr>
            <w:pStyle w:val="TOC2"/>
            <w:tabs>
              <w:tab w:val="left" w:pos="879"/>
              <w:tab w:val="right" w:leader="dot" w:pos="10456"/>
            </w:tabs>
            <w:rPr>
              <w:ins w:id="692" w:author="Jarno Nieminen" w:date="2014-06-11T12:40:00Z"/>
              <w:rFonts w:asciiTheme="minorHAnsi" w:eastAsiaTheme="minorEastAsia" w:hAnsiTheme="minorHAnsi" w:cstheme="minorBidi"/>
              <w:noProof/>
              <w:sz w:val="22"/>
              <w:lang w:eastAsia="sv-SE"/>
            </w:rPr>
          </w:pPr>
          <w:ins w:id="693" w:author="Jarno Nieminen" w:date="2014-06-11T12:40:00Z">
            <w:r>
              <w:fldChar w:fldCharType="begin"/>
            </w:r>
            <w:r>
              <w:instrText xml:space="preserve"> HYPERLINK \l "_Toc390253717" </w:instrText>
            </w:r>
            <w:r>
              <w:fldChar w:fldCharType="separate"/>
            </w:r>
            <w:r w:rsidR="00EB3370" w:rsidRPr="00D44273">
              <w:rPr>
                <w:rStyle w:val="Hyperlink"/>
                <w:noProof/>
              </w:rPr>
              <w:t>12.4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_Toc390253717 \h </w:instrText>
            </w:r>
          </w:ins>
          <w:r w:rsidR="00EB3370">
            <w:rPr>
              <w:noProof/>
              <w:webHidden/>
            </w:rPr>
          </w:r>
          <w:ins w:id="694" w:author="Jarno Nieminen" w:date="2014-06-11T12:40:00Z">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10AC7934" w14:textId="77777777" w:rsidR="00EB3370" w:rsidRDefault="000D110E">
          <w:pPr>
            <w:pStyle w:val="TOC3"/>
            <w:tabs>
              <w:tab w:val="left" w:pos="1321"/>
              <w:tab w:val="right" w:leader="dot" w:pos="10456"/>
            </w:tabs>
            <w:rPr>
              <w:ins w:id="695" w:author="Jarno Nieminen" w:date="2014-06-11T12:40:00Z"/>
              <w:rFonts w:asciiTheme="minorHAnsi" w:eastAsiaTheme="minorEastAsia" w:hAnsiTheme="minorHAnsi" w:cstheme="minorBidi"/>
              <w:noProof/>
              <w:sz w:val="22"/>
              <w:lang w:eastAsia="sv-SE"/>
            </w:rPr>
          </w:pPr>
          <w:ins w:id="696" w:author="Jarno Nieminen" w:date="2014-06-11T12:40:00Z">
            <w:r>
              <w:fldChar w:fldCharType="begin"/>
            </w:r>
            <w:r>
              <w:instrText xml:space="preserve"> HYPERLINK \l "_Toc390253718" </w:instrText>
            </w:r>
            <w:r>
              <w:fldChar w:fldCharType="separate"/>
            </w:r>
            <w:r w:rsidR="00EB3370" w:rsidRPr="00D44273">
              <w:rPr>
                <w:rStyle w:val="Hyperlink"/>
                <w:noProof/>
              </w:rPr>
              <w:t>12.4.1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_Toc390253718 \h </w:instrText>
            </w:r>
          </w:ins>
          <w:r w:rsidR="00EB3370">
            <w:rPr>
              <w:noProof/>
              <w:webHidden/>
            </w:rPr>
          </w:r>
          <w:ins w:id="697" w:author="Jarno Nieminen" w:date="2014-06-11T12:40:00Z">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43B26CFF" w14:textId="77777777" w:rsidR="00EB3370" w:rsidRDefault="000D110E">
          <w:pPr>
            <w:pStyle w:val="TOC3"/>
            <w:tabs>
              <w:tab w:val="left" w:pos="1321"/>
              <w:tab w:val="right" w:leader="dot" w:pos="10456"/>
            </w:tabs>
            <w:rPr>
              <w:ins w:id="698" w:author="Jarno Nieminen" w:date="2014-06-11T12:40:00Z"/>
              <w:rFonts w:asciiTheme="minorHAnsi" w:eastAsiaTheme="minorEastAsia" w:hAnsiTheme="minorHAnsi" w:cstheme="minorBidi"/>
              <w:noProof/>
              <w:sz w:val="22"/>
              <w:lang w:eastAsia="sv-SE"/>
            </w:rPr>
          </w:pPr>
          <w:ins w:id="699" w:author="Jarno Nieminen" w:date="2014-06-11T12:40:00Z">
            <w:r>
              <w:fldChar w:fldCharType="begin"/>
            </w:r>
            <w:r>
              <w:instrText xml:space="preserve"> HYPERLINK \l "_Toc390253719" </w:instrText>
            </w:r>
            <w:r>
              <w:fldChar w:fldCharType="separate"/>
            </w:r>
            <w:r w:rsidR="00EB3370" w:rsidRPr="00D44273">
              <w:rPr>
                <w:rStyle w:val="Hyperlink"/>
                <w:noProof/>
              </w:rPr>
              <w:t>12.4.2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_Toc390253719 \h </w:instrText>
            </w:r>
          </w:ins>
          <w:r w:rsidR="00EB3370">
            <w:rPr>
              <w:noProof/>
              <w:webHidden/>
            </w:rPr>
          </w:r>
          <w:ins w:id="700" w:author="Jarno Nieminen" w:date="2014-06-11T12:40:00Z">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2F0C59D0" w14:textId="77777777" w:rsidR="00EB3370" w:rsidRDefault="000D110E">
          <w:pPr>
            <w:pStyle w:val="TOC2"/>
            <w:tabs>
              <w:tab w:val="left" w:pos="879"/>
              <w:tab w:val="right" w:leader="dot" w:pos="10456"/>
            </w:tabs>
            <w:rPr>
              <w:ins w:id="701" w:author="Jarno Nieminen" w:date="2014-06-11T12:40:00Z"/>
              <w:rFonts w:asciiTheme="minorHAnsi" w:eastAsiaTheme="minorEastAsia" w:hAnsiTheme="minorHAnsi" w:cstheme="minorBidi"/>
              <w:noProof/>
              <w:sz w:val="22"/>
              <w:lang w:eastAsia="sv-SE"/>
            </w:rPr>
          </w:pPr>
          <w:ins w:id="702" w:author="Jarno Nieminen" w:date="2014-06-11T12:40:00Z">
            <w:r>
              <w:fldChar w:fldCharType="begin"/>
            </w:r>
            <w:r>
              <w:instrText xml:space="preserve"> HYPERLINK \l "_Toc390253720" </w:instrText>
            </w:r>
            <w:r>
              <w:fldChar w:fldCharType="separate"/>
            </w:r>
            <w:r w:rsidR="00EB3370" w:rsidRPr="00D44273">
              <w:rPr>
                <w:rStyle w:val="Hyperlink"/>
                <w:noProof/>
              </w:rPr>
              <w:t>12.5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_Toc390253720 \h </w:instrText>
            </w:r>
          </w:ins>
          <w:r w:rsidR="00EB3370">
            <w:rPr>
              <w:noProof/>
              <w:webHidden/>
            </w:rPr>
          </w:r>
          <w:ins w:id="703" w:author="Jarno Nieminen" w:date="2014-06-11T12:40:00Z">
            <w:r w:rsidR="00EB3370">
              <w:rPr>
                <w:noProof/>
                <w:webHidden/>
              </w:rPr>
              <w:fldChar w:fldCharType="separate"/>
            </w:r>
            <w:r w:rsidR="00EB3370">
              <w:rPr>
                <w:noProof/>
                <w:webHidden/>
              </w:rPr>
              <w:t>94</w:t>
            </w:r>
            <w:r w:rsidR="00EB3370">
              <w:rPr>
                <w:noProof/>
                <w:webHidden/>
              </w:rPr>
              <w:fldChar w:fldCharType="end"/>
            </w:r>
            <w:r>
              <w:rPr>
                <w:noProof/>
              </w:rPr>
              <w:fldChar w:fldCharType="end"/>
            </w:r>
          </w:ins>
        </w:p>
        <w:p w14:paraId="07DE5EFA" w14:textId="77777777" w:rsidR="00EB3370" w:rsidRDefault="000D110E">
          <w:pPr>
            <w:pStyle w:val="TOC1"/>
            <w:tabs>
              <w:tab w:val="left" w:pos="658"/>
              <w:tab w:val="right" w:leader="dot" w:pos="10456"/>
            </w:tabs>
            <w:rPr>
              <w:ins w:id="704" w:author="Jarno Nieminen" w:date="2014-06-11T12:40:00Z"/>
              <w:rFonts w:asciiTheme="minorHAnsi" w:eastAsiaTheme="minorEastAsia" w:hAnsiTheme="minorHAnsi" w:cstheme="minorBidi"/>
              <w:noProof/>
              <w:sz w:val="22"/>
              <w:lang w:eastAsia="sv-SE"/>
            </w:rPr>
          </w:pPr>
          <w:ins w:id="705" w:author="Jarno Nieminen" w:date="2014-06-11T12:40:00Z">
            <w:r>
              <w:fldChar w:fldCharType="begin"/>
            </w:r>
            <w:r>
              <w:instrText xml:space="preserve"> HYPERLINK \l "_Toc390253721" </w:instrText>
            </w:r>
            <w:r>
              <w:fldChar w:fldCharType="separate"/>
            </w:r>
            <w:r w:rsidR="00EB3370" w:rsidRPr="00D44273">
              <w:rPr>
                <w:rStyle w:val="Hyperlink"/>
                <w:noProof/>
              </w:rPr>
              <w:t>13</w:t>
            </w:r>
            <w:r w:rsidR="00EB3370">
              <w:rPr>
                <w:rFonts w:asciiTheme="minorHAnsi" w:eastAsiaTheme="minorEastAsia" w:hAnsiTheme="minorHAnsi" w:cstheme="minorBidi"/>
                <w:noProof/>
                <w:sz w:val="22"/>
                <w:lang w:eastAsia="sv-SE"/>
              </w:rPr>
              <w:tab/>
            </w:r>
            <w:r w:rsidR="00EB3370" w:rsidRPr="00D44273">
              <w:rPr>
                <w:rStyle w:val="Hyperlink"/>
                <w:noProof/>
              </w:rPr>
              <w:t>Tjänstekontrakt SaveForm</w:t>
            </w:r>
            <w:r w:rsidR="00EB3370">
              <w:rPr>
                <w:noProof/>
                <w:webHidden/>
              </w:rPr>
              <w:tab/>
            </w:r>
            <w:r w:rsidR="00EB3370">
              <w:rPr>
                <w:noProof/>
                <w:webHidden/>
              </w:rPr>
              <w:fldChar w:fldCharType="begin"/>
            </w:r>
            <w:r w:rsidR="00EB3370">
              <w:rPr>
                <w:noProof/>
                <w:webHidden/>
              </w:rPr>
              <w:instrText xml:space="preserve"> PAGEREF _Toc390253721 \h </w:instrText>
            </w:r>
          </w:ins>
          <w:r w:rsidR="00EB3370">
            <w:rPr>
              <w:noProof/>
              <w:webHidden/>
            </w:rPr>
          </w:r>
          <w:ins w:id="706" w:author="Jarno Nieminen" w:date="2014-06-11T12:40:00Z">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78EE4B33" w14:textId="77777777" w:rsidR="00EB3370" w:rsidRDefault="000D110E">
          <w:pPr>
            <w:pStyle w:val="TOC2"/>
            <w:tabs>
              <w:tab w:val="left" w:pos="879"/>
              <w:tab w:val="right" w:leader="dot" w:pos="10456"/>
            </w:tabs>
            <w:rPr>
              <w:ins w:id="707" w:author="Jarno Nieminen" w:date="2014-06-11T12:40:00Z"/>
              <w:rFonts w:asciiTheme="minorHAnsi" w:eastAsiaTheme="minorEastAsia" w:hAnsiTheme="minorHAnsi" w:cstheme="minorBidi"/>
              <w:noProof/>
              <w:sz w:val="22"/>
              <w:lang w:eastAsia="sv-SE"/>
            </w:rPr>
          </w:pPr>
          <w:ins w:id="708" w:author="Jarno Nieminen" w:date="2014-06-11T12:40:00Z">
            <w:r>
              <w:fldChar w:fldCharType="begin"/>
            </w:r>
            <w:r>
              <w:instrText xml:space="preserve"> HYPERLINK \l "_Toc390253722" </w:instrText>
            </w:r>
            <w:r>
              <w:fldChar w:fldCharType="separate"/>
            </w:r>
            <w:r w:rsidR="00EB3370" w:rsidRPr="00D44273">
              <w:rPr>
                <w:rStyle w:val="Hyperlink"/>
                <w:noProof/>
              </w:rPr>
              <w:t>13.1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_Toc390253722 \h </w:instrText>
            </w:r>
          </w:ins>
          <w:r w:rsidR="00EB3370">
            <w:rPr>
              <w:noProof/>
              <w:webHidden/>
            </w:rPr>
          </w:r>
          <w:ins w:id="709" w:author="Jarno Nieminen" w:date="2014-06-11T12:40:00Z">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68C7CE13" w14:textId="77777777" w:rsidR="00EB3370" w:rsidRDefault="000D110E">
          <w:pPr>
            <w:pStyle w:val="TOC2"/>
            <w:tabs>
              <w:tab w:val="left" w:pos="879"/>
              <w:tab w:val="right" w:leader="dot" w:pos="10456"/>
            </w:tabs>
            <w:rPr>
              <w:ins w:id="710" w:author="Jarno Nieminen" w:date="2014-06-11T12:40:00Z"/>
              <w:rFonts w:asciiTheme="minorHAnsi" w:eastAsiaTheme="minorEastAsia" w:hAnsiTheme="minorHAnsi" w:cstheme="minorBidi"/>
              <w:noProof/>
              <w:sz w:val="22"/>
              <w:lang w:eastAsia="sv-SE"/>
            </w:rPr>
          </w:pPr>
          <w:ins w:id="711" w:author="Jarno Nieminen" w:date="2014-06-11T12:40:00Z">
            <w:r>
              <w:lastRenderedPageBreak/>
              <w:fldChar w:fldCharType="begin"/>
            </w:r>
            <w:r>
              <w:instrText xml:space="preserve"> HYPERLINK \l "_Toc390253723" </w:instrText>
            </w:r>
            <w:r>
              <w:fldChar w:fldCharType="separate"/>
            </w:r>
            <w:r w:rsidR="00EB3370" w:rsidRPr="00D44273">
              <w:rPr>
                <w:rStyle w:val="Hyperlink"/>
                <w:noProof/>
              </w:rPr>
              <w:t>13.2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_Toc390253723 \h </w:instrText>
            </w:r>
          </w:ins>
          <w:r w:rsidR="00EB3370">
            <w:rPr>
              <w:noProof/>
              <w:webHidden/>
            </w:rPr>
          </w:r>
          <w:ins w:id="712" w:author="Jarno Nieminen" w:date="2014-06-11T12:40:00Z">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54399421" w14:textId="77777777" w:rsidR="00EB3370" w:rsidRDefault="000D110E">
          <w:pPr>
            <w:pStyle w:val="TOC2"/>
            <w:tabs>
              <w:tab w:val="left" w:pos="879"/>
              <w:tab w:val="right" w:leader="dot" w:pos="10456"/>
            </w:tabs>
            <w:rPr>
              <w:ins w:id="713" w:author="Jarno Nieminen" w:date="2014-06-11T12:40:00Z"/>
              <w:rFonts w:asciiTheme="minorHAnsi" w:eastAsiaTheme="minorEastAsia" w:hAnsiTheme="minorHAnsi" w:cstheme="minorBidi"/>
              <w:noProof/>
              <w:sz w:val="22"/>
              <w:lang w:eastAsia="sv-SE"/>
            </w:rPr>
          </w:pPr>
          <w:ins w:id="714" w:author="Jarno Nieminen" w:date="2014-06-11T12:40:00Z">
            <w:r>
              <w:fldChar w:fldCharType="begin"/>
            </w:r>
            <w:r>
              <w:instrText xml:space="preserve"> HYPERLINK \l "_Toc390253724" </w:instrText>
            </w:r>
            <w:r>
              <w:fldChar w:fldCharType="separate"/>
            </w:r>
            <w:r w:rsidR="00EB3370" w:rsidRPr="00D44273">
              <w:rPr>
                <w:rStyle w:val="Hyperlink"/>
                <w:noProof/>
              </w:rPr>
              <w:t>13.3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_Toc390253724 \h </w:instrText>
            </w:r>
          </w:ins>
          <w:r w:rsidR="00EB3370">
            <w:rPr>
              <w:noProof/>
              <w:webHidden/>
            </w:rPr>
          </w:r>
          <w:ins w:id="715" w:author="Jarno Nieminen" w:date="2014-06-11T12:40:00Z">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3FF49F0A" w14:textId="77777777" w:rsidR="00EB3370" w:rsidRDefault="000D110E">
          <w:pPr>
            <w:pStyle w:val="TOC3"/>
            <w:tabs>
              <w:tab w:val="left" w:pos="1321"/>
              <w:tab w:val="right" w:leader="dot" w:pos="10456"/>
            </w:tabs>
            <w:rPr>
              <w:ins w:id="716" w:author="Jarno Nieminen" w:date="2014-06-11T12:40:00Z"/>
              <w:rFonts w:asciiTheme="minorHAnsi" w:eastAsiaTheme="minorEastAsia" w:hAnsiTheme="minorHAnsi" w:cstheme="minorBidi"/>
              <w:noProof/>
              <w:sz w:val="22"/>
              <w:lang w:eastAsia="sv-SE"/>
            </w:rPr>
          </w:pPr>
          <w:ins w:id="717" w:author="Jarno Nieminen" w:date="2014-06-11T12:40:00Z">
            <w:r>
              <w:fldChar w:fldCharType="begin"/>
            </w:r>
            <w:r>
              <w:instrText xml:space="preserve"> HYPERLINK \l "_Toc390253725" </w:instrText>
            </w:r>
            <w:r>
              <w:fldChar w:fldCharType="separate"/>
            </w:r>
            <w:r w:rsidR="00EB3370" w:rsidRPr="00D44273">
              <w:rPr>
                <w:rStyle w:val="Hyperlink"/>
                <w:noProof/>
              </w:rPr>
              <w:t>13.3.1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_Toc390253725 \h </w:instrText>
            </w:r>
          </w:ins>
          <w:r w:rsidR="00EB3370">
            <w:rPr>
              <w:noProof/>
              <w:webHidden/>
            </w:rPr>
          </w:r>
          <w:ins w:id="718" w:author="Jarno Nieminen" w:date="2014-06-11T12:40:00Z">
            <w:r w:rsidR="00EB3370">
              <w:rPr>
                <w:noProof/>
                <w:webHidden/>
              </w:rPr>
              <w:fldChar w:fldCharType="separate"/>
            </w:r>
            <w:r w:rsidR="00EB3370">
              <w:rPr>
                <w:noProof/>
                <w:webHidden/>
              </w:rPr>
              <w:t>95</w:t>
            </w:r>
            <w:r w:rsidR="00EB3370">
              <w:rPr>
                <w:noProof/>
                <w:webHidden/>
              </w:rPr>
              <w:fldChar w:fldCharType="end"/>
            </w:r>
            <w:r>
              <w:rPr>
                <w:noProof/>
              </w:rPr>
              <w:fldChar w:fldCharType="end"/>
            </w:r>
          </w:ins>
        </w:p>
        <w:p w14:paraId="26860F70" w14:textId="77777777" w:rsidR="00EB3370" w:rsidRDefault="000D110E">
          <w:pPr>
            <w:pStyle w:val="TOC2"/>
            <w:tabs>
              <w:tab w:val="left" w:pos="879"/>
              <w:tab w:val="right" w:leader="dot" w:pos="10456"/>
            </w:tabs>
            <w:rPr>
              <w:ins w:id="719" w:author="Jarno Nieminen" w:date="2014-06-11T12:40:00Z"/>
              <w:rFonts w:asciiTheme="minorHAnsi" w:eastAsiaTheme="minorEastAsia" w:hAnsiTheme="minorHAnsi" w:cstheme="minorBidi"/>
              <w:noProof/>
              <w:sz w:val="22"/>
              <w:lang w:eastAsia="sv-SE"/>
            </w:rPr>
          </w:pPr>
          <w:ins w:id="720" w:author="Jarno Nieminen" w:date="2014-06-11T12:40:00Z">
            <w:r>
              <w:fldChar w:fldCharType="begin"/>
            </w:r>
            <w:r>
              <w:instrText xml:space="preserve"> HYPERLINK \l "_Toc390253726" </w:instrText>
            </w:r>
            <w:r>
              <w:fldChar w:fldCharType="separate"/>
            </w:r>
            <w:r w:rsidR="00EB3370" w:rsidRPr="00D44273">
              <w:rPr>
                <w:rStyle w:val="Hyperlink"/>
                <w:noProof/>
              </w:rPr>
              <w:t>13.4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_Toc390253726 \h </w:instrText>
            </w:r>
          </w:ins>
          <w:r w:rsidR="00EB3370">
            <w:rPr>
              <w:noProof/>
              <w:webHidden/>
            </w:rPr>
          </w:r>
          <w:ins w:id="721" w:author="Jarno Nieminen" w:date="2014-06-11T12:40:00Z">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000AF623" w14:textId="77777777" w:rsidR="00EB3370" w:rsidRDefault="000D110E">
          <w:pPr>
            <w:pStyle w:val="TOC3"/>
            <w:tabs>
              <w:tab w:val="left" w:pos="1321"/>
              <w:tab w:val="right" w:leader="dot" w:pos="10456"/>
            </w:tabs>
            <w:rPr>
              <w:ins w:id="722" w:author="Jarno Nieminen" w:date="2014-06-11T12:40:00Z"/>
              <w:rFonts w:asciiTheme="minorHAnsi" w:eastAsiaTheme="minorEastAsia" w:hAnsiTheme="minorHAnsi" w:cstheme="minorBidi"/>
              <w:noProof/>
              <w:sz w:val="22"/>
              <w:lang w:eastAsia="sv-SE"/>
            </w:rPr>
          </w:pPr>
          <w:ins w:id="723" w:author="Jarno Nieminen" w:date="2014-06-11T12:40:00Z">
            <w:r>
              <w:fldChar w:fldCharType="begin"/>
            </w:r>
            <w:r>
              <w:instrText xml:space="preserve"> HYPERLINK \l "_Toc390253727" </w:instrText>
            </w:r>
            <w:r>
              <w:fldChar w:fldCharType="separate"/>
            </w:r>
            <w:r w:rsidR="00EB3370" w:rsidRPr="00D44273">
              <w:rPr>
                <w:rStyle w:val="Hyperlink"/>
                <w:noProof/>
              </w:rPr>
              <w:t>13.4.1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_Toc390253727 \h </w:instrText>
            </w:r>
          </w:ins>
          <w:r w:rsidR="00EB3370">
            <w:rPr>
              <w:noProof/>
              <w:webHidden/>
            </w:rPr>
          </w:r>
          <w:ins w:id="724" w:author="Jarno Nieminen" w:date="2014-06-11T12:40:00Z">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3F9143E7" w14:textId="77777777" w:rsidR="00EB3370" w:rsidRDefault="000D110E">
          <w:pPr>
            <w:pStyle w:val="TOC3"/>
            <w:tabs>
              <w:tab w:val="left" w:pos="1321"/>
              <w:tab w:val="right" w:leader="dot" w:pos="10456"/>
            </w:tabs>
            <w:rPr>
              <w:ins w:id="725" w:author="Jarno Nieminen" w:date="2014-06-11T12:40:00Z"/>
              <w:rFonts w:asciiTheme="minorHAnsi" w:eastAsiaTheme="minorEastAsia" w:hAnsiTheme="minorHAnsi" w:cstheme="minorBidi"/>
              <w:noProof/>
              <w:sz w:val="22"/>
              <w:lang w:eastAsia="sv-SE"/>
            </w:rPr>
          </w:pPr>
          <w:ins w:id="726" w:author="Jarno Nieminen" w:date="2014-06-11T12:40:00Z">
            <w:r>
              <w:fldChar w:fldCharType="begin"/>
            </w:r>
            <w:r>
              <w:instrText xml:space="preserve"> HYPERLINK \l "_Toc390253728" </w:instrText>
            </w:r>
            <w:r>
              <w:fldChar w:fldCharType="separate"/>
            </w:r>
            <w:r w:rsidR="00EB3370" w:rsidRPr="00D44273">
              <w:rPr>
                <w:rStyle w:val="Hyperlink"/>
                <w:noProof/>
              </w:rPr>
              <w:t>13.4.2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_Toc390253728 \h </w:instrText>
            </w:r>
          </w:ins>
          <w:r w:rsidR="00EB3370">
            <w:rPr>
              <w:noProof/>
              <w:webHidden/>
            </w:rPr>
          </w:r>
          <w:ins w:id="727" w:author="Jarno Nieminen" w:date="2014-06-11T12:40:00Z">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42E6CEAF" w14:textId="77777777" w:rsidR="00EB3370" w:rsidRDefault="000D110E">
          <w:pPr>
            <w:pStyle w:val="TOC2"/>
            <w:tabs>
              <w:tab w:val="left" w:pos="879"/>
              <w:tab w:val="right" w:leader="dot" w:pos="10456"/>
            </w:tabs>
            <w:rPr>
              <w:ins w:id="728" w:author="Jarno Nieminen" w:date="2014-06-11T12:40:00Z"/>
              <w:rFonts w:asciiTheme="minorHAnsi" w:eastAsiaTheme="minorEastAsia" w:hAnsiTheme="minorHAnsi" w:cstheme="minorBidi"/>
              <w:noProof/>
              <w:sz w:val="22"/>
              <w:lang w:eastAsia="sv-SE"/>
            </w:rPr>
          </w:pPr>
          <w:ins w:id="729" w:author="Jarno Nieminen" w:date="2014-06-11T12:40:00Z">
            <w:r>
              <w:fldChar w:fldCharType="begin"/>
            </w:r>
            <w:r>
              <w:instrText xml:space="preserve"> HYPERLINK \l "_Toc390253729" </w:instrText>
            </w:r>
            <w:r>
              <w:fldChar w:fldCharType="separate"/>
            </w:r>
            <w:r w:rsidR="00EB3370" w:rsidRPr="00D44273">
              <w:rPr>
                <w:rStyle w:val="Hyperlink"/>
                <w:noProof/>
              </w:rPr>
              <w:t>13.5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_Toc390253729 \h </w:instrText>
            </w:r>
          </w:ins>
          <w:r w:rsidR="00EB3370">
            <w:rPr>
              <w:noProof/>
              <w:webHidden/>
            </w:rPr>
          </w:r>
          <w:ins w:id="730" w:author="Jarno Nieminen" w:date="2014-06-11T12:40:00Z">
            <w:r w:rsidR="00EB3370">
              <w:rPr>
                <w:noProof/>
                <w:webHidden/>
              </w:rPr>
              <w:fldChar w:fldCharType="separate"/>
            </w:r>
            <w:r w:rsidR="00EB3370">
              <w:rPr>
                <w:noProof/>
                <w:webHidden/>
              </w:rPr>
              <w:t>96</w:t>
            </w:r>
            <w:r w:rsidR="00EB3370">
              <w:rPr>
                <w:noProof/>
                <w:webHidden/>
              </w:rPr>
              <w:fldChar w:fldCharType="end"/>
            </w:r>
            <w:r>
              <w:rPr>
                <w:noProof/>
              </w:rPr>
              <w:fldChar w:fldCharType="end"/>
            </w:r>
          </w:ins>
        </w:p>
        <w:p w14:paraId="2B93E7EB" w14:textId="77777777" w:rsidR="00EB3370" w:rsidRDefault="000D110E">
          <w:pPr>
            <w:pStyle w:val="TOC1"/>
            <w:tabs>
              <w:tab w:val="left" w:pos="658"/>
              <w:tab w:val="right" w:leader="dot" w:pos="10456"/>
            </w:tabs>
            <w:rPr>
              <w:ins w:id="731" w:author="Jarno Nieminen" w:date="2014-06-11T12:40:00Z"/>
              <w:rFonts w:asciiTheme="minorHAnsi" w:eastAsiaTheme="minorEastAsia" w:hAnsiTheme="minorHAnsi" w:cstheme="minorBidi"/>
              <w:noProof/>
              <w:sz w:val="22"/>
              <w:lang w:eastAsia="sv-SE"/>
            </w:rPr>
          </w:pPr>
          <w:ins w:id="732" w:author="Jarno Nieminen" w:date="2014-06-11T12:40:00Z">
            <w:r>
              <w:fldChar w:fldCharType="begin"/>
            </w:r>
            <w:r>
              <w:instrText xml:space="preserve"> HYPERLINK \l "_Toc390253730" </w:instrText>
            </w:r>
            <w:r>
              <w:fldChar w:fldCharType="separate"/>
            </w:r>
            <w:r w:rsidR="00EB3370" w:rsidRPr="00D44273">
              <w:rPr>
                <w:rStyle w:val="Hyperlink"/>
                <w:noProof/>
              </w:rPr>
              <w:t>14</w:t>
            </w:r>
            <w:r w:rsidR="00EB3370">
              <w:rPr>
                <w:rFonts w:asciiTheme="minorHAnsi" w:eastAsiaTheme="minorEastAsia" w:hAnsiTheme="minorHAnsi" w:cstheme="minorBidi"/>
                <w:noProof/>
                <w:sz w:val="22"/>
                <w:lang w:eastAsia="sv-SE"/>
              </w:rPr>
              <w:tab/>
            </w:r>
            <w:r w:rsidR="00EB3370" w:rsidRPr="00D44273">
              <w:rPr>
                <w:rStyle w:val="Hyperlink"/>
                <w:noProof/>
              </w:rPr>
              <w:t>Tjänstekontrakt CancelForm</w:t>
            </w:r>
            <w:r w:rsidR="00EB3370">
              <w:rPr>
                <w:noProof/>
                <w:webHidden/>
              </w:rPr>
              <w:tab/>
            </w:r>
            <w:r w:rsidR="00EB3370">
              <w:rPr>
                <w:noProof/>
                <w:webHidden/>
              </w:rPr>
              <w:fldChar w:fldCharType="begin"/>
            </w:r>
            <w:r w:rsidR="00EB3370">
              <w:rPr>
                <w:noProof/>
                <w:webHidden/>
              </w:rPr>
              <w:instrText xml:space="preserve"> PAGEREF _Toc390253730 \h </w:instrText>
            </w:r>
          </w:ins>
          <w:r w:rsidR="00EB3370">
            <w:rPr>
              <w:noProof/>
              <w:webHidden/>
            </w:rPr>
          </w:r>
          <w:ins w:id="733" w:author="Jarno Nieminen" w:date="2014-06-11T12:40:00Z">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6434DBC4" w14:textId="77777777" w:rsidR="00EB3370" w:rsidRDefault="000D110E">
          <w:pPr>
            <w:pStyle w:val="TOC2"/>
            <w:tabs>
              <w:tab w:val="left" w:pos="879"/>
              <w:tab w:val="right" w:leader="dot" w:pos="10456"/>
            </w:tabs>
            <w:rPr>
              <w:ins w:id="734" w:author="Jarno Nieminen" w:date="2014-06-11T12:40:00Z"/>
              <w:rFonts w:asciiTheme="minorHAnsi" w:eastAsiaTheme="minorEastAsia" w:hAnsiTheme="minorHAnsi" w:cstheme="minorBidi"/>
              <w:noProof/>
              <w:sz w:val="22"/>
              <w:lang w:eastAsia="sv-SE"/>
            </w:rPr>
          </w:pPr>
          <w:ins w:id="735" w:author="Jarno Nieminen" w:date="2014-06-11T12:40:00Z">
            <w:r>
              <w:fldChar w:fldCharType="begin"/>
            </w:r>
            <w:r>
              <w:instrText xml:space="preserve"> HYPERLINK \l "_Toc390253731" </w:instrText>
            </w:r>
            <w:r>
              <w:fldChar w:fldCharType="separate"/>
            </w:r>
            <w:r w:rsidR="00EB3370" w:rsidRPr="00D44273">
              <w:rPr>
                <w:rStyle w:val="Hyperlink"/>
                <w:noProof/>
              </w:rPr>
              <w:t>14.1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_Toc390253731 \h </w:instrText>
            </w:r>
          </w:ins>
          <w:r w:rsidR="00EB3370">
            <w:rPr>
              <w:noProof/>
              <w:webHidden/>
            </w:rPr>
          </w:r>
          <w:ins w:id="736" w:author="Jarno Nieminen" w:date="2014-06-11T12:40:00Z">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5ADFCD49" w14:textId="77777777" w:rsidR="00EB3370" w:rsidRDefault="000D110E">
          <w:pPr>
            <w:pStyle w:val="TOC2"/>
            <w:tabs>
              <w:tab w:val="left" w:pos="879"/>
              <w:tab w:val="right" w:leader="dot" w:pos="10456"/>
            </w:tabs>
            <w:rPr>
              <w:ins w:id="737" w:author="Jarno Nieminen" w:date="2014-06-11T12:40:00Z"/>
              <w:rFonts w:asciiTheme="minorHAnsi" w:eastAsiaTheme="minorEastAsia" w:hAnsiTheme="minorHAnsi" w:cstheme="minorBidi"/>
              <w:noProof/>
              <w:sz w:val="22"/>
              <w:lang w:eastAsia="sv-SE"/>
            </w:rPr>
          </w:pPr>
          <w:ins w:id="738" w:author="Jarno Nieminen" w:date="2014-06-11T12:40:00Z">
            <w:r>
              <w:fldChar w:fldCharType="begin"/>
            </w:r>
            <w:r>
              <w:instrText xml:space="preserve"> HYPERLINK \l "_Toc390253732" </w:instrText>
            </w:r>
            <w:r>
              <w:fldChar w:fldCharType="separate"/>
            </w:r>
            <w:r w:rsidR="00EB3370" w:rsidRPr="00D44273">
              <w:rPr>
                <w:rStyle w:val="Hyperlink"/>
                <w:noProof/>
              </w:rPr>
              <w:t>14.2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_Toc390253732 \h </w:instrText>
            </w:r>
          </w:ins>
          <w:r w:rsidR="00EB3370">
            <w:rPr>
              <w:noProof/>
              <w:webHidden/>
            </w:rPr>
          </w:r>
          <w:ins w:id="739" w:author="Jarno Nieminen" w:date="2014-06-11T12:40:00Z">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56D3569D" w14:textId="77777777" w:rsidR="00EB3370" w:rsidRDefault="000D110E">
          <w:pPr>
            <w:pStyle w:val="TOC2"/>
            <w:tabs>
              <w:tab w:val="left" w:pos="879"/>
              <w:tab w:val="right" w:leader="dot" w:pos="10456"/>
            </w:tabs>
            <w:rPr>
              <w:ins w:id="740" w:author="Jarno Nieminen" w:date="2014-06-11T12:40:00Z"/>
              <w:rFonts w:asciiTheme="minorHAnsi" w:eastAsiaTheme="minorEastAsia" w:hAnsiTheme="minorHAnsi" w:cstheme="minorBidi"/>
              <w:noProof/>
              <w:sz w:val="22"/>
              <w:lang w:eastAsia="sv-SE"/>
            </w:rPr>
          </w:pPr>
          <w:ins w:id="741" w:author="Jarno Nieminen" w:date="2014-06-11T12:40:00Z">
            <w:r>
              <w:fldChar w:fldCharType="begin"/>
            </w:r>
            <w:r>
              <w:instrText xml:space="preserve"> HYPERLINK \l "_Toc390253733" </w:instrText>
            </w:r>
            <w:r>
              <w:fldChar w:fldCharType="separate"/>
            </w:r>
            <w:r w:rsidR="00EB3370" w:rsidRPr="00D44273">
              <w:rPr>
                <w:rStyle w:val="Hyperlink"/>
                <w:noProof/>
              </w:rPr>
              <w:t>14.3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_Toc390253733 \h </w:instrText>
            </w:r>
          </w:ins>
          <w:r w:rsidR="00EB3370">
            <w:rPr>
              <w:noProof/>
              <w:webHidden/>
            </w:rPr>
          </w:r>
          <w:ins w:id="742" w:author="Jarno Nieminen" w:date="2014-06-11T12:40:00Z">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04AEB0DC" w14:textId="77777777" w:rsidR="00EB3370" w:rsidRDefault="000D110E">
          <w:pPr>
            <w:pStyle w:val="TOC3"/>
            <w:tabs>
              <w:tab w:val="left" w:pos="1321"/>
              <w:tab w:val="right" w:leader="dot" w:pos="10456"/>
            </w:tabs>
            <w:rPr>
              <w:ins w:id="743" w:author="Jarno Nieminen" w:date="2014-06-11T12:40:00Z"/>
              <w:rFonts w:asciiTheme="minorHAnsi" w:eastAsiaTheme="minorEastAsia" w:hAnsiTheme="minorHAnsi" w:cstheme="minorBidi"/>
              <w:noProof/>
              <w:sz w:val="22"/>
              <w:lang w:eastAsia="sv-SE"/>
            </w:rPr>
          </w:pPr>
          <w:ins w:id="744" w:author="Jarno Nieminen" w:date="2014-06-11T12:40:00Z">
            <w:r>
              <w:fldChar w:fldCharType="begin"/>
            </w:r>
            <w:r>
              <w:instrText xml:space="preserve"> HYPERLINK \l "_Toc390253734" </w:instrText>
            </w:r>
            <w:r>
              <w:fldChar w:fldCharType="separate"/>
            </w:r>
            <w:r w:rsidR="00EB3370" w:rsidRPr="00D44273">
              <w:rPr>
                <w:rStyle w:val="Hyperlink"/>
                <w:noProof/>
              </w:rPr>
              <w:t>14.3.1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_Toc390253734 \h </w:instrText>
            </w:r>
          </w:ins>
          <w:r w:rsidR="00EB3370">
            <w:rPr>
              <w:noProof/>
              <w:webHidden/>
            </w:rPr>
          </w:r>
          <w:ins w:id="745" w:author="Jarno Nieminen" w:date="2014-06-11T12:40:00Z">
            <w:r w:rsidR="00EB3370">
              <w:rPr>
                <w:noProof/>
                <w:webHidden/>
              </w:rPr>
              <w:fldChar w:fldCharType="separate"/>
            </w:r>
            <w:r w:rsidR="00EB3370">
              <w:rPr>
                <w:noProof/>
                <w:webHidden/>
              </w:rPr>
              <w:t>97</w:t>
            </w:r>
            <w:r w:rsidR="00EB3370">
              <w:rPr>
                <w:noProof/>
                <w:webHidden/>
              </w:rPr>
              <w:fldChar w:fldCharType="end"/>
            </w:r>
            <w:r>
              <w:rPr>
                <w:noProof/>
              </w:rPr>
              <w:fldChar w:fldCharType="end"/>
            </w:r>
          </w:ins>
        </w:p>
        <w:p w14:paraId="3CC3AA02" w14:textId="77777777" w:rsidR="00EB3370" w:rsidRDefault="000D110E">
          <w:pPr>
            <w:pStyle w:val="TOC2"/>
            <w:tabs>
              <w:tab w:val="left" w:pos="879"/>
              <w:tab w:val="right" w:leader="dot" w:pos="10456"/>
            </w:tabs>
            <w:rPr>
              <w:ins w:id="746" w:author="Jarno Nieminen" w:date="2014-06-11T12:40:00Z"/>
              <w:rFonts w:asciiTheme="minorHAnsi" w:eastAsiaTheme="minorEastAsia" w:hAnsiTheme="minorHAnsi" w:cstheme="minorBidi"/>
              <w:noProof/>
              <w:sz w:val="22"/>
              <w:lang w:eastAsia="sv-SE"/>
            </w:rPr>
          </w:pPr>
          <w:ins w:id="747" w:author="Jarno Nieminen" w:date="2014-06-11T12:40:00Z">
            <w:r>
              <w:fldChar w:fldCharType="begin"/>
            </w:r>
            <w:r>
              <w:instrText xml:space="preserve"> HYPERLINK \l "_Toc390253735" </w:instrText>
            </w:r>
            <w:r>
              <w:fldChar w:fldCharType="separate"/>
            </w:r>
            <w:r w:rsidR="00EB3370" w:rsidRPr="00D44273">
              <w:rPr>
                <w:rStyle w:val="Hyperlink"/>
                <w:noProof/>
              </w:rPr>
              <w:t>14.4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_Toc390253735 \h </w:instrText>
            </w:r>
          </w:ins>
          <w:r w:rsidR="00EB3370">
            <w:rPr>
              <w:noProof/>
              <w:webHidden/>
            </w:rPr>
          </w:r>
          <w:ins w:id="748" w:author="Jarno Nieminen" w:date="2014-06-11T12:40:00Z">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395DF082" w14:textId="77777777" w:rsidR="00EB3370" w:rsidRDefault="000D110E">
          <w:pPr>
            <w:pStyle w:val="TOC3"/>
            <w:tabs>
              <w:tab w:val="left" w:pos="1321"/>
              <w:tab w:val="right" w:leader="dot" w:pos="10456"/>
            </w:tabs>
            <w:rPr>
              <w:ins w:id="749" w:author="Jarno Nieminen" w:date="2014-06-11T12:40:00Z"/>
              <w:rFonts w:asciiTheme="minorHAnsi" w:eastAsiaTheme="minorEastAsia" w:hAnsiTheme="minorHAnsi" w:cstheme="minorBidi"/>
              <w:noProof/>
              <w:sz w:val="22"/>
              <w:lang w:eastAsia="sv-SE"/>
            </w:rPr>
          </w:pPr>
          <w:ins w:id="750" w:author="Jarno Nieminen" w:date="2014-06-11T12:40:00Z">
            <w:r>
              <w:fldChar w:fldCharType="begin"/>
            </w:r>
            <w:r>
              <w:instrText xml:space="preserve"> HYPERLINK \l "_Toc390253736" </w:instrText>
            </w:r>
            <w:r>
              <w:fldChar w:fldCharType="separate"/>
            </w:r>
            <w:r w:rsidR="00EB3370" w:rsidRPr="00D44273">
              <w:rPr>
                <w:rStyle w:val="Hyperlink"/>
                <w:noProof/>
              </w:rPr>
              <w:t>14.4.1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_Toc390253736 \h </w:instrText>
            </w:r>
          </w:ins>
          <w:r w:rsidR="00EB3370">
            <w:rPr>
              <w:noProof/>
              <w:webHidden/>
            </w:rPr>
          </w:r>
          <w:ins w:id="751" w:author="Jarno Nieminen" w:date="2014-06-11T12:40:00Z">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63E086A3" w14:textId="77777777" w:rsidR="00EB3370" w:rsidRDefault="000D110E">
          <w:pPr>
            <w:pStyle w:val="TOC3"/>
            <w:tabs>
              <w:tab w:val="left" w:pos="1321"/>
              <w:tab w:val="right" w:leader="dot" w:pos="10456"/>
            </w:tabs>
            <w:rPr>
              <w:ins w:id="752" w:author="Jarno Nieminen" w:date="2014-06-11T12:40:00Z"/>
              <w:rFonts w:asciiTheme="minorHAnsi" w:eastAsiaTheme="minorEastAsia" w:hAnsiTheme="minorHAnsi" w:cstheme="minorBidi"/>
              <w:noProof/>
              <w:sz w:val="22"/>
              <w:lang w:eastAsia="sv-SE"/>
            </w:rPr>
          </w:pPr>
          <w:ins w:id="753" w:author="Jarno Nieminen" w:date="2014-06-11T12:40:00Z">
            <w:r>
              <w:fldChar w:fldCharType="begin"/>
            </w:r>
            <w:r>
              <w:instrText xml:space="preserve"> HYPERLINK \l "_Toc390253737" </w:instrText>
            </w:r>
            <w:r>
              <w:fldChar w:fldCharType="separate"/>
            </w:r>
            <w:r w:rsidR="00EB3370" w:rsidRPr="00D44273">
              <w:rPr>
                <w:rStyle w:val="Hyperlink"/>
                <w:noProof/>
              </w:rPr>
              <w:t>14.4.2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_Toc390253737 \h </w:instrText>
            </w:r>
          </w:ins>
          <w:r w:rsidR="00EB3370">
            <w:rPr>
              <w:noProof/>
              <w:webHidden/>
            </w:rPr>
          </w:r>
          <w:ins w:id="754" w:author="Jarno Nieminen" w:date="2014-06-11T12:40:00Z">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379A0C22" w14:textId="77777777" w:rsidR="00EB3370" w:rsidRDefault="000D110E">
          <w:pPr>
            <w:pStyle w:val="TOC2"/>
            <w:tabs>
              <w:tab w:val="left" w:pos="879"/>
              <w:tab w:val="right" w:leader="dot" w:pos="10456"/>
            </w:tabs>
            <w:rPr>
              <w:ins w:id="755" w:author="Jarno Nieminen" w:date="2014-06-11T12:40:00Z"/>
              <w:rFonts w:asciiTheme="minorHAnsi" w:eastAsiaTheme="minorEastAsia" w:hAnsiTheme="minorHAnsi" w:cstheme="minorBidi"/>
              <w:noProof/>
              <w:sz w:val="22"/>
              <w:lang w:eastAsia="sv-SE"/>
            </w:rPr>
          </w:pPr>
          <w:ins w:id="756" w:author="Jarno Nieminen" w:date="2014-06-11T12:40:00Z">
            <w:r>
              <w:fldChar w:fldCharType="begin"/>
            </w:r>
            <w:r>
              <w:instrText xml:space="preserve"> HYPERLINK \l "_Toc390253738" </w:instrText>
            </w:r>
            <w:r>
              <w:fldChar w:fldCharType="separate"/>
            </w:r>
            <w:r w:rsidR="00EB3370" w:rsidRPr="00D44273">
              <w:rPr>
                <w:rStyle w:val="Hyperlink"/>
                <w:noProof/>
              </w:rPr>
              <w:t>14.5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_Toc390253738 \h </w:instrText>
            </w:r>
          </w:ins>
          <w:r w:rsidR="00EB3370">
            <w:rPr>
              <w:noProof/>
              <w:webHidden/>
            </w:rPr>
          </w:r>
          <w:ins w:id="757" w:author="Jarno Nieminen" w:date="2014-06-11T12:40:00Z">
            <w:r w:rsidR="00EB3370">
              <w:rPr>
                <w:noProof/>
                <w:webHidden/>
              </w:rPr>
              <w:fldChar w:fldCharType="separate"/>
            </w:r>
            <w:r w:rsidR="00EB3370">
              <w:rPr>
                <w:noProof/>
                <w:webHidden/>
              </w:rPr>
              <w:t>98</w:t>
            </w:r>
            <w:r w:rsidR="00EB3370">
              <w:rPr>
                <w:noProof/>
                <w:webHidden/>
              </w:rPr>
              <w:fldChar w:fldCharType="end"/>
            </w:r>
            <w:r>
              <w:rPr>
                <w:noProof/>
              </w:rPr>
              <w:fldChar w:fldCharType="end"/>
            </w:r>
          </w:ins>
        </w:p>
        <w:p w14:paraId="2BD043ED" w14:textId="77777777" w:rsidR="00EB3370" w:rsidRDefault="000D110E">
          <w:pPr>
            <w:pStyle w:val="TOC1"/>
            <w:tabs>
              <w:tab w:val="left" w:pos="658"/>
              <w:tab w:val="right" w:leader="dot" w:pos="10456"/>
            </w:tabs>
            <w:rPr>
              <w:ins w:id="758" w:author="Jarno Nieminen" w:date="2014-06-11T12:40:00Z"/>
              <w:rFonts w:asciiTheme="minorHAnsi" w:eastAsiaTheme="minorEastAsia" w:hAnsiTheme="minorHAnsi" w:cstheme="minorBidi"/>
              <w:noProof/>
              <w:sz w:val="22"/>
              <w:lang w:eastAsia="sv-SE"/>
            </w:rPr>
          </w:pPr>
          <w:ins w:id="759" w:author="Jarno Nieminen" w:date="2014-06-11T12:40:00Z">
            <w:r>
              <w:fldChar w:fldCharType="begin"/>
            </w:r>
            <w:r>
              <w:instrText xml:space="preserve"> HYPERLINK \l "_Toc390253739" </w:instrText>
            </w:r>
            <w:r>
              <w:fldChar w:fldCharType="separate"/>
            </w:r>
            <w:r w:rsidR="00EB3370" w:rsidRPr="00D44273">
              <w:rPr>
                <w:rStyle w:val="Hyperlink"/>
                <w:noProof/>
              </w:rPr>
              <w:t>15</w:t>
            </w:r>
            <w:r w:rsidR="00EB3370">
              <w:rPr>
                <w:rFonts w:asciiTheme="minorHAnsi" w:eastAsiaTheme="minorEastAsia" w:hAnsiTheme="minorHAnsi" w:cstheme="minorBidi"/>
                <w:noProof/>
                <w:sz w:val="22"/>
                <w:lang w:eastAsia="sv-SE"/>
              </w:rPr>
              <w:tab/>
            </w:r>
            <w:r w:rsidR="00EB3370" w:rsidRPr="00D44273">
              <w:rPr>
                <w:rStyle w:val="Hyperlink"/>
                <w:noProof/>
              </w:rPr>
              <w:t>Tjänstekontrakt CreateFormRequest</w:t>
            </w:r>
            <w:r w:rsidR="00EB3370">
              <w:rPr>
                <w:noProof/>
                <w:webHidden/>
              </w:rPr>
              <w:tab/>
            </w:r>
            <w:r w:rsidR="00EB3370">
              <w:rPr>
                <w:noProof/>
                <w:webHidden/>
              </w:rPr>
              <w:fldChar w:fldCharType="begin"/>
            </w:r>
            <w:r w:rsidR="00EB3370">
              <w:rPr>
                <w:noProof/>
                <w:webHidden/>
              </w:rPr>
              <w:instrText xml:space="preserve"> PAGEREF _Toc390253739 \h </w:instrText>
            </w:r>
          </w:ins>
          <w:r w:rsidR="00EB3370">
            <w:rPr>
              <w:noProof/>
              <w:webHidden/>
            </w:rPr>
          </w:r>
          <w:ins w:id="760" w:author="Jarno Nieminen" w:date="2014-06-11T12:40:00Z">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6FCAB130" w14:textId="77777777" w:rsidR="00EB3370" w:rsidRDefault="000D110E">
          <w:pPr>
            <w:pStyle w:val="TOC2"/>
            <w:tabs>
              <w:tab w:val="left" w:pos="879"/>
              <w:tab w:val="right" w:leader="dot" w:pos="10456"/>
            </w:tabs>
            <w:rPr>
              <w:ins w:id="761" w:author="Jarno Nieminen" w:date="2014-06-11T12:40:00Z"/>
              <w:rFonts w:asciiTheme="minorHAnsi" w:eastAsiaTheme="minorEastAsia" w:hAnsiTheme="minorHAnsi" w:cstheme="minorBidi"/>
              <w:noProof/>
              <w:sz w:val="22"/>
              <w:lang w:eastAsia="sv-SE"/>
            </w:rPr>
          </w:pPr>
          <w:ins w:id="762" w:author="Jarno Nieminen" w:date="2014-06-11T12:40:00Z">
            <w:r>
              <w:fldChar w:fldCharType="begin"/>
            </w:r>
            <w:r>
              <w:instrText xml:space="preserve"> HYPERLINK \l "_Toc390253740" </w:instrText>
            </w:r>
            <w:r>
              <w:fldChar w:fldCharType="separate"/>
            </w:r>
            <w:r w:rsidR="00EB3370" w:rsidRPr="00D44273">
              <w:rPr>
                <w:rStyle w:val="Hyperlink"/>
                <w:noProof/>
              </w:rPr>
              <w:t>15.1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_Toc390253740 \h </w:instrText>
            </w:r>
          </w:ins>
          <w:r w:rsidR="00EB3370">
            <w:rPr>
              <w:noProof/>
              <w:webHidden/>
            </w:rPr>
          </w:r>
          <w:ins w:id="763" w:author="Jarno Nieminen" w:date="2014-06-11T12:40:00Z">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4DFC7353" w14:textId="77777777" w:rsidR="00EB3370" w:rsidRDefault="000D110E">
          <w:pPr>
            <w:pStyle w:val="TOC2"/>
            <w:tabs>
              <w:tab w:val="left" w:pos="879"/>
              <w:tab w:val="right" w:leader="dot" w:pos="10456"/>
            </w:tabs>
            <w:rPr>
              <w:ins w:id="764" w:author="Jarno Nieminen" w:date="2014-06-11T12:40:00Z"/>
              <w:rFonts w:asciiTheme="minorHAnsi" w:eastAsiaTheme="minorEastAsia" w:hAnsiTheme="minorHAnsi" w:cstheme="minorBidi"/>
              <w:noProof/>
              <w:sz w:val="22"/>
              <w:lang w:eastAsia="sv-SE"/>
            </w:rPr>
          </w:pPr>
          <w:ins w:id="765" w:author="Jarno Nieminen" w:date="2014-06-11T12:40:00Z">
            <w:r>
              <w:fldChar w:fldCharType="begin"/>
            </w:r>
            <w:r>
              <w:instrText xml:space="preserve"> HYPERLINK \l "_Toc390253741" </w:instrText>
            </w:r>
            <w:r>
              <w:fldChar w:fldCharType="separate"/>
            </w:r>
            <w:r w:rsidR="00EB3370" w:rsidRPr="00D44273">
              <w:rPr>
                <w:rStyle w:val="Hyperlink"/>
                <w:noProof/>
              </w:rPr>
              <w:t>15.2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_Toc390253741 \h </w:instrText>
            </w:r>
          </w:ins>
          <w:r w:rsidR="00EB3370">
            <w:rPr>
              <w:noProof/>
              <w:webHidden/>
            </w:rPr>
          </w:r>
          <w:ins w:id="766" w:author="Jarno Nieminen" w:date="2014-06-11T12:40:00Z">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68E11EC7" w14:textId="77777777" w:rsidR="00EB3370" w:rsidRDefault="000D110E">
          <w:pPr>
            <w:pStyle w:val="TOC2"/>
            <w:tabs>
              <w:tab w:val="left" w:pos="879"/>
              <w:tab w:val="right" w:leader="dot" w:pos="10456"/>
            </w:tabs>
            <w:rPr>
              <w:ins w:id="767" w:author="Jarno Nieminen" w:date="2014-06-11T12:40:00Z"/>
              <w:rFonts w:asciiTheme="minorHAnsi" w:eastAsiaTheme="minorEastAsia" w:hAnsiTheme="minorHAnsi" w:cstheme="minorBidi"/>
              <w:noProof/>
              <w:sz w:val="22"/>
              <w:lang w:eastAsia="sv-SE"/>
            </w:rPr>
          </w:pPr>
          <w:ins w:id="768" w:author="Jarno Nieminen" w:date="2014-06-11T12:40:00Z">
            <w:r>
              <w:fldChar w:fldCharType="begin"/>
            </w:r>
            <w:r>
              <w:instrText xml:space="preserve"> HYPERLINK \l "_Toc390253742" </w:instrText>
            </w:r>
            <w:r>
              <w:fldChar w:fldCharType="separate"/>
            </w:r>
            <w:r w:rsidR="00EB3370" w:rsidRPr="00D44273">
              <w:rPr>
                <w:rStyle w:val="Hyperlink"/>
                <w:noProof/>
              </w:rPr>
              <w:t>15.3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_Toc390253742 \h </w:instrText>
            </w:r>
          </w:ins>
          <w:r w:rsidR="00EB3370">
            <w:rPr>
              <w:noProof/>
              <w:webHidden/>
            </w:rPr>
          </w:r>
          <w:ins w:id="769" w:author="Jarno Nieminen" w:date="2014-06-11T12:40:00Z">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1F669A27" w14:textId="77777777" w:rsidR="00EB3370" w:rsidRDefault="000D110E">
          <w:pPr>
            <w:pStyle w:val="TOC3"/>
            <w:tabs>
              <w:tab w:val="left" w:pos="1321"/>
              <w:tab w:val="right" w:leader="dot" w:pos="10456"/>
            </w:tabs>
            <w:rPr>
              <w:ins w:id="770" w:author="Jarno Nieminen" w:date="2014-06-11T12:40:00Z"/>
              <w:rFonts w:asciiTheme="minorHAnsi" w:eastAsiaTheme="minorEastAsia" w:hAnsiTheme="minorHAnsi" w:cstheme="minorBidi"/>
              <w:noProof/>
              <w:sz w:val="22"/>
              <w:lang w:eastAsia="sv-SE"/>
            </w:rPr>
          </w:pPr>
          <w:ins w:id="771" w:author="Jarno Nieminen" w:date="2014-06-11T12:40:00Z">
            <w:r>
              <w:fldChar w:fldCharType="begin"/>
            </w:r>
            <w:r>
              <w:instrText xml:space="preserve"> HYPERLINK \l "_Toc390253743" </w:instrText>
            </w:r>
            <w:r>
              <w:fldChar w:fldCharType="separate"/>
            </w:r>
            <w:r w:rsidR="00EB3370" w:rsidRPr="00D44273">
              <w:rPr>
                <w:rStyle w:val="Hyperlink"/>
                <w:noProof/>
              </w:rPr>
              <w:t>15.3.1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_Toc390253743 \h </w:instrText>
            </w:r>
          </w:ins>
          <w:r w:rsidR="00EB3370">
            <w:rPr>
              <w:noProof/>
              <w:webHidden/>
            </w:rPr>
          </w:r>
          <w:ins w:id="772" w:author="Jarno Nieminen" w:date="2014-06-11T12:40:00Z">
            <w:r w:rsidR="00EB3370">
              <w:rPr>
                <w:noProof/>
                <w:webHidden/>
              </w:rPr>
              <w:fldChar w:fldCharType="separate"/>
            </w:r>
            <w:r w:rsidR="00EB3370">
              <w:rPr>
                <w:noProof/>
                <w:webHidden/>
              </w:rPr>
              <w:t>99</w:t>
            </w:r>
            <w:r w:rsidR="00EB3370">
              <w:rPr>
                <w:noProof/>
                <w:webHidden/>
              </w:rPr>
              <w:fldChar w:fldCharType="end"/>
            </w:r>
            <w:r>
              <w:rPr>
                <w:noProof/>
              </w:rPr>
              <w:fldChar w:fldCharType="end"/>
            </w:r>
          </w:ins>
        </w:p>
        <w:p w14:paraId="3E348630" w14:textId="77777777" w:rsidR="00EB3370" w:rsidRDefault="000D110E">
          <w:pPr>
            <w:pStyle w:val="TOC2"/>
            <w:tabs>
              <w:tab w:val="left" w:pos="879"/>
              <w:tab w:val="right" w:leader="dot" w:pos="10456"/>
            </w:tabs>
            <w:rPr>
              <w:ins w:id="773" w:author="Jarno Nieminen" w:date="2014-06-11T12:40:00Z"/>
              <w:rFonts w:asciiTheme="minorHAnsi" w:eastAsiaTheme="minorEastAsia" w:hAnsiTheme="minorHAnsi" w:cstheme="minorBidi"/>
              <w:noProof/>
              <w:sz w:val="22"/>
              <w:lang w:eastAsia="sv-SE"/>
            </w:rPr>
          </w:pPr>
          <w:ins w:id="774" w:author="Jarno Nieminen" w:date="2014-06-11T12:40:00Z">
            <w:r>
              <w:fldChar w:fldCharType="begin"/>
            </w:r>
            <w:r>
              <w:instrText xml:space="preserve"> HYPERLINK \l "_Toc390253744" </w:instrText>
            </w:r>
            <w:r>
              <w:fldChar w:fldCharType="separate"/>
            </w:r>
            <w:r w:rsidR="00EB3370" w:rsidRPr="00D44273">
              <w:rPr>
                <w:rStyle w:val="Hyperlink"/>
                <w:noProof/>
              </w:rPr>
              <w:t>15.4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_Toc390253744 \h </w:instrText>
            </w:r>
          </w:ins>
          <w:r w:rsidR="00EB3370">
            <w:rPr>
              <w:noProof/>
              <w:webHidden/>
            </w:rPr>
          </w:r>
          <w:ins w:id="775" w:author="Jarno Nieminen" w:date="2014-06-11T12:40:00Z">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000CA5E0" w14:textId="77777777" w:rsidR="00EB3370" w:rsidRDefault="000D110E">
          <w:pPr>
            <w:pStyle w:val="TOC3"/>
            <w:tabs>
              <w:tab w:val="left" w:pos="1321"/>
              <w:tab w:val="right" w:leader="dot" w:pos="10456"/>
            </w:tabs>
            <w:rPr>
              <w:ins w:id="776" w:author="Jarno Nieminen" w:date="2014-06-11T12:40:00Z"/>
              <w:rFonts w:asciiTheme="minorHAnsi" w:eastAsiaTheme="minorEastAsia" w:hAnsiTheme="minorHAnsi" w:cstheme="minorBidi"/>
              <w:noProof/>
              <w:sz w:val="22"/>
              <w:lang w:eastAsia="sv-SE"/>
            </w:rPr>
          </w:pPr>
          <w:ins w:id="777" w:author="Jarno Nieminen" w:date="2014-06-11T12:40:00Z">
            <w:r>
              <w:fldChar w:fldCharType="begin"/>
            </w:r>
            <w:r>
              <w:instrText xml:space="preserve"> HYPERLINK \l "_Toc390253745" </w:instrText>
            </w:r>
            <w:r>
              <w:fldChar w:fldCharType="separate"/>
            </w:r>
            <w:r w:rsidR="00EB3370" w:rsidRPr="00D44273">
              <w:rPr>
                <w:rStyle w:val="Hyperlink"/>
                <w:noProof/>
              </w:rPr>
              <w:t>15.4.1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_Toc390253745 \h </w:instrText>
            </w:r>
          </w:ins>
          <w:r w:rsidR="00EB3370">
            <w:rPr>
              <w:noProof/>
              <w:webHidden/>
            </w:rPr>
          </w:r>
          <w:ins w:id="778" w:author="Jarno Nieminen" w:date="2014-06-11T12:40:00Z">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00442BF7" w14:textId="77777777" w:rsidR="00EB3370" w:rsidRDefault="000D110E">
          <w:pPr>
            <w:pStyle w:val="TOC3"/>
            <w:tabs>
              <w:tab w:val="left" w:pos="1321"/>
              <w:tab w:val="right" w:leader="dot" w:pos="10456"/>
            </w:tabs>
            <w:rPr>
              <w:ins w:id="779" w:author="Jarno Nieminen" w:date="2014-06-11T12:40:00Z"/>
              <w:rFonts w:asciiTheme="minorHAnsi" w:eastAsiaTheme="minorEastAsia" w:hAnsiTheme="minorHAnsi" w:cstheme="minorBidi"/>
              <w:noProof/>
              <w:sz w:val="22"/>
              <w:lang w:eastAsia="sv-SE"/>
            </w:rPr>
          </w:pPr>
          <w:ins w:id="780" w:author="Jarno Nieminen" w:date="2014-06-11T12:40:00Z">
            <w:r>
              <w:fldChar w:fldCharType="begin"/>
            </w:r>
            <w:r>
              <w:instrText xml:space="preserve"> HYPERLINK \l "_Toc390253746" </w:instrText>
            </w:r>
            <w:r>
              <w:fldChar w:fldCharType="separate"/>
            </w:r>
            <w:r w:rsidR="00EB3370" w:rsidRPr="00D44273">
              <w:rPr>
                <w:rStyle w:val="Hyperlink"/>
                <w:noProof/>
              </w:rPr>
              <w:t>15.4.2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_Toc390253746 \h </w:instrText>
            </w:r>
          </w:ins>
          <w:r w:rsidR="00EB3370">
            <w:rPr>
              <w:noProof/>
              <w:webHidden/>
            </w:rPr>
          </w:r>
          <w:ins w:id="781" w:author="Jarno Nieminen" w:date="2014-06-11T12:40:00Z">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52574EF0" w14:textId="77777777" w:rsidR="00EB3370" w:rsidRDefault="000D110E">
          <w:pPr>
            <w:pStyle w:val="TOC2"/>
            <w:tabs>
              <w:tab w:val="left" w:pos="879"/>
              <w:tab w:val="right" w:leader="dot" w:pos="10456"/>
            </w:tabs>
            <w:rPr>
              <w:ins w:id="782" w:author="Jarno Nieminen" w:date="2014-06-11T12:40:00Z"/>
              <w:rFonts w:asciiTheme="minorHAnsi" w:eastAsiaTheme="minorEastAsia" w:hAnsiTheme="minorHAnsi" w:cstheme="minorBidi"/>
              <w:noProof/>
              <w:sz w:val="22"/>
              <w:lang w:eastAsia="sv-SE"/>
            </w:rPr>
          </w:pPr>
          <w:ins w:id="783" w:author="Jarno Nieminen" w:date="2014-06-11T12:40:00Z">
            <w:r>
              <w:fldChar w:fldCharType="begin"/>
            </w:r>
            <w:r>
              <w:instrText xml:space="preserve"> HYPERLINK \l "_Toc390253747" </w:instrText>
            </w:r>
            <w:r>
              <w:fldChar w:fldCharType="separate"/>
            </w:r>
            <w:r w:rsidR="00EB3370" w:rsidRPr="00D44273">
              <w:rPr>
                <w:rStyle w:val="Hyperlink"/>
                <w:noProof/>
              </w:rPr>
              <w:t>15.5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_Toc390253747 \h </w:instrText>
            </w:r>
          </w:ins>
          <w:r w:rsidR="00EB3370">
            <w:rPr>
              <w:noProof/>
              <w:webHidden/>
            </w:rPr>
          </w:r>
          <w:ins w:id="784" w:author="Jarno Nieminen" w:date="2014-06-11T12:40:00Z">
            <w:r w:rsidR="00EB3370">
              <w:rPr>
                <w:noProof/>
                <w:webHidden/>
              </w:rPr>
              <w:fldChar w:fldCharType="separate"/>
            </w:r>
            <w:r w:rsidR="00EB3370">
              <w:rPr>
                <w:noProof/>
                <w:webHidden/>
              </w:rPr>
              <w:t>100</w:t>
            </w:r>
            <w:r w:rsidR="00EB3370">
              <w:rPr>
                <w:noProof/>
                <w:webHidden/>
              </w:rPr>
              <w:fldChar w:fldCharType="end"/>
            </w:r>
            <w:r>
              <w:rPr>
                <w:noProof/>
              </w:rPr>
              <w:fldChar w:fldCharType="end"/>
            </w:r>
          </w:ins>
        </w:p>
        <w:p w14:paraId="7A7C3B1F" w14:textId="77777777" w:rsidR="00EB3370" w:rsidRDefault="000D110E">
          <w:pPr>
            <w:pStyle w:val="TOC1"/>
            <w:tabs>
              <w:tab w:val="left" w:pos="658"/>
              <w:tab w:val="right" w:leader="dot" w:pos="10456"/>
            </w:tabs>
            <w:rPr>
              <w:ins w:id="785" w:author="Jarno Nieminen" w:date="2014-06-11T12:40:00Z"/>
              <w:rFonts w:asciiTheme="minorHAnsi" w:eastAsiaTheme="minorEastAsia" w:hAnsiTheme="minorHAnsi" w:cstheme="minorBidi"/>
              <w:noProof/>
              <w:sz w:val="22"/>
              <w:lang w:eastAsia="sv-SE"/>
            </w:rPr>
          </w:pPr>
          <w:ins w:id="786" w:author="Jarno Nieminen" w:date="2014-06-11T12:40:00Z">
            <w:r>
              <w:fldChar w:fldCharType="begin"/>
            </w:r>
            <w:r>
              <w:instrText xml:space="preserve"> HYPERLINK \l "_Toc390253748" </w:instrText>
            </w:r>
            <w:r>
              <w:fldChar w:fldCharType="separate"/>
            </w:r>
            <w:r w:rsidR="00EB3370" w:rsidRPr="00D44273">
              <w:rPr>
                <w:rStyle w:val="Hyperlink"/>
                <w:noProof/>
              </w:rPr>
              <w:t>16</w:t>
            </w:r>
            <w:r w:rsidR="00EB3370">
              <w:rPr>
                <w:rFonts w:asciiTheme="minorHAnsi" w:eastAsiaTheme="minorEastAsia" w:hAnsiTheme="minorHAnsi" w:cstheme="minorBidi"/>
                <w:noProof/>
                <w:sz w:val="22"/>
                <w:lang w:eastAsia="sv-SE"/>
              </w:rPr>
              <w:tab/>
            </w:r>
            <w:r w:rsidR="00EB3370" w:rsidRPr="00D44273">
              <w:rPr>
                <w:rStyle w:val="Hyperlink"/>
                <w:noProof/>
              </w:rPr>
              <w:t>Tjänstekontrakt GetFormTemplate</w:t>
            </w:r>
            <w:r w:rsidR="00EB3370">
              <w:rPr>
                <w:noProof/>
                <w:webHidden/>
              </w:rPr>
              <w:tab/>
            </w:r>
            <w:r w:rsidR="00EB3370">
              <w:rPr>
                <w:noProof/>
                <w:webHidden/>
              </w:rPr>
              <w:fldChar w:fldCharType="begin"/>
            </w:r>
            <w:r w:rsidR="00EB3370">
              <w:rPr>
                <w:noProof/>
                <w:webHidden/>
              </w:rPr>
              <w:instrText xml:space="preserve"> PAGEREF _Toc390253748 \h </w:instrText>
            </w:r>
          </w:ins>
          <w:r w:rsidR="00EB3370">
            <w:rPr>
              <w:noProof/>
              <w:webHidden/>
            </w:rPr>
          </w:r>
          <w:ins w:id="787" w:author="Jarno Nieminen" w:date="2014-06-11T12:40:00Z">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0AF51BA9" w14:textId="77777777" w:rsidR="00EB3370" w:rsidRDefault="000D110E">
          <w:pPr>
            <w:pStyle w:val="TOC2"/>
            <w:tabs>
              <w:tab w:val="left" w:pos="879"/>
              <w:tab w:val="right" w:leader="dot" w:pos="10456"/>
            </w:tabs>
            <w:rPr>
              <w:ins w:id="788" w:author="Jarno Nieminen" w:date="2014-06-11T12:40:00Z"/>
              <w:rFonts w:asciiTheme="minorHAnsi" w:eastAsiaTheme="minorEastAsia" w:hAnsiTheme="minorHAnsi" w:cstheme="minorBidi"/>
              <w:noProof/>
              <w:sz w:val="22"/>
              <w:lang w:eastAsia="sv-SE"/>
            </w:rPr>
          </w:pPr>
          <w:ins w:id="789" w:author="Jarno Nieminen" w:date="2014-06-11T12:40:00Z">
            <w:r>
              <w:fldChar w:fldCharType="begin"/>
            </w:r>
            <w:r>
              <w:instrText xml:space="preserve"> HYPERLINK \l "_Toc390253749" </w:instrText>
            </w:r>
            <w:r>
              <w:fldChar w:fldCharType="separate"/>
            </w:r>
            <w:r w:rsidR="00EB3370" w:rsidRPr="00D44273">
              <w:rPr>
                <w:rStyle w:val="Hyperlink"/>
                <w:noProof/>
              </w:rPr>
              <w:t>16.1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_Toc390253749 \h </w:instrText>
            </w:r>
          </w:ins>
          <w:r w:rsidR="00EB3370">
            <w:rPr>
              <w:noProof/>
              <w:webHidden/>
            </w:rPr>
          </w:r>
          <w:ins w:id="790" w:author="Jarno Nieminen" w:date="2014-06-11T12:40:00Z">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7832DE8F" w14:textId="77777777" w:rsidR="00EB3370" w:rsidRDefault="000D110E">
          <w:pPr>
            <w:pStyle w:val="TOC2"/>
            <w:tabs>
              <w:tab w:val="left" w:pos="879"/>
              <w:tab w:val="right" w:leader="dot" w:pos="10456"/>
            </w:tabs>
            <w:rPr>
              <w:ins w:id="791" w:author="Jarno Nieminen" w:date="2014-06-11T12:40:00Z"/>
              <w:rFonts w:asciiTheme="minorHAnsi" w:eastAsiaTheme="minorEastAsia" w:hAnsiTheme="minorHAnsi" w:cstheme="minorBidi"/>
              <w:noProof/>
              <w:sz w:val="22"/>
              <w:lang w:eastAsia="sv-SE"/>
            </w:rPr>
          </w:pPr>
          <w:ins w:id="792" w:author="Jarno Nieminen" w:date="2014-06-11T12:40:00Z">
            <w:r>
              <w:fldChar w:fldCharType="begin"/>
            </w:r>
            <w:r>
              <w:instrText xml:space="preserve"> HYPERLINK \l "_Toc390253750" </w:instrText>
            </w:r>
            <w:r>
              <w:fldChar w:fldCharType="separate"/>
            </w:r>
            <w:r w:rsidR="00EB3370" w:rsidRPr="00D44273">
              <w:rPr>
                <w:rStyle w:val="Hyperlink"/>
                <w:noProof/>
              </w:rPr>
              <w:t>16.2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_Toc390253750 \h </w:instrText>
            </w:r>
          </w:ins>
          <w:r w:rsidR="00EB3370">
            <w:rPr>
              <w:noProof/>
              <w:webHidden/>
            </w:rPr>
          </w:r>
          <w:ins w:id="793" w:author="Jarno Nieminen" w:date="2014-06-11T12:40:00Z">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52910EAE" w14:textId="77777777" w:rsidR="00EB3370" w:rsidRDefault="000D110E">
          <w:pPr>
            <w:pStyle w:val="TOC2"/>
            <w:tabs>
              <w:tab w:val="left" w:pos="879"/>
              <w:tab w:val="right" w:leader="dot" w:pos="10456"/>
            </w:tabs>
            <w:rPr>
              <w:ins w:id="794" w:author="Jarno Nieminen" w:date="2014-06-11T12:40:00Z"/>
              <w:rFonts w:asciiTheme="minorHAnsi" w:eastAsiaTheme="minorEastAsia" w:hAnsiTheme="minorHAnsi" w:cstheme="minorBidi"/>
              <w:noProof/>
              <w:sz w:val="22"/>
              <w:lang w:eastAsia="sv-SE"/>
            </w:rPr>
          </w:pPr>
          <w:ins w:id="795" w:author="Jarno Nieminen" w:date="2014-06-11T12:40:00Z">
            <w:r>
              <w:fldChar w:fldCharType="begin"/>
            </w:r>
            <w:r>
              <w:instrText xml:space="preserve"> HYPERLINK \l "_Toc390253751" </w:instrText>
            </w:r>
            <w:r>
              <w:fldChar w:fldCharType="separate"/>
            </w:r>
            <w:r w:rsidR="00EB3370" w:rsidRPr="00D44273">
              <w:rPr>
                <w:rStyle w:val="Hyperlink"/>
                <w:noProof/>
              </w:rPr>
              <w:t>16.3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_Toc390253751 \h </w:instrText>
            </w:r>
          </w:ins>
          <w:r w:rsidR="00EB3370">
            <w:rPr>
              <w:noProof/>
              <w:webHidden/>
            </w:rPr>
          </w:r>
          <w:ins w:id="796" w:author="Jarno Nieminen" w:date="2014-06-11T12:40:00Z">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21ED176F" w14:textId="77777777" w:rsidR="00EB3370" w:rsidRDefault="000D110E">
          <w:pPr>
            <w:pStyle w:val="TOC3"/>
            <w:tabs>
              <w:tab w:val="left" w:pos="1321"/>
              <w:tab w:val="right" w:leader="dot" w:pos="10456"/>
            </w:tabs>
            <w:rPr>
              <w:ins w:id="797" w:author="Jarno Nieminen" w:date="2014-06-11T12:40:00Z"/>
              <w:rFonts w:asciiTheme="minorHAnsi" w:eastAsiaTheme="minorEastAsia" w:hAnsiTheme="minorHAnsi" w:cstheme="minorBidi"/>
              <w:noProof/>
              <w:sz w:val="22"/>
              <w:lang w:eastAsia="sv-SE"/>
            </w:rPr>
          </w:pPr>
          <w:ins w:id="798" w:author="Jarno Nieminen" w:date="2014-06-11T12:40:00Z">
            <w:r>
              <w:lastRenderedPageBreak/>
              <w:fldChar w:fldCharType="begin"/>
            </w:r>
            <w:r>
              <w:instrText xml:space="preserve"> HYPERLINK \l "_Toc390253752" </w:instrText>
            </w:r>
            <w:r>
              <w:fldChar w:fldCharType="separate"/>
            </w:r>
            <w:r w:rsidR="00EB3370" w:rsidRPr="00D44273">
              <w:rPr>
                <w:rStyle w:val="Hyperlink"/>
                <w:noProof/>
              </w:rPr>
              <w:t>16.3.1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_Toc390253752 \h </w:instrText>
            </w:r>
          </w:ins>
          <w:r w:rsidR="00EB3370">
            <w:rPr>
              <w:noProof/>
              <w:webHidden/>
            </w:rPr>
          </w:r>
          <w:ins w:id="799" w:author="Jarno Nieminen" w:date="2014-06-11T12:40:00Z">
            <w:r w:rsidR="00EB3370">
              <w:rPr>
                <w:noProof/>
                <w:webHidden/>
              </w:rPr>
              <w:fldChar w:fldCharType="separate"/>
            </w:r>
            <w:r w:rsidR="00EB3370">
              <w:rPr>
                <w:noProof/>
                <w:webHidden/>
              </w:rPr>
              <w:t>101</w:t>
            </w:r>
            <w:r w:rsidR="00EB3370">
              <w:rPr>
                <w:noProof/>
                <w:webHidden/>
              </w:rPr>
              <w:fldChar w:fldCharType="end"/>
            </w:r>
            <w:r>
              <w:rPr>
                <w:noProof/>
              </w:rPr>
              <w:fldChar w:fldCharType="end"/>
            </w:r>
          </w:ins>
        </w:p>
        <w:p w14:paraId="1FA8B838" w14:textId="77777777" w:rsidR="00EB3370" w:rsidRDefault="000D110E">
          <w:pPr>
            <w:pStyle w:val="TOC2"/>
            <w:tabs>
              <w:tab w:val="left" w:pos="879"/>
              <w:tab w:val="right" w:leader="dot" w:pos="10456"/>
            </w:tabs>
            <w:rPr>
              <w:ins w:id="800" w:author="Jarno Nieminen" w:date="2014-06-11T12:40:00Z"/>
              <w:rFonts w:asciiTheme="minorHAnsi" w:eastAsiaTheme="minorEastAsia" w:hAnsiTheme="minorHAnsi" w:cstheme="minorBidi"/>
              <w:noProof/>
              <w:sz w:val="22"/>
              <w:lang w:eastAsia="sv-SE"/>
            </w:rPr>
          </w:pPr>
          <w:ins w:id="801" w:author="Jarno Nieminen" w:date="2014-06-11T12:40:00Z">
            <w:r>
              <w:fldChar w:fldCharType="begin"/>
            </w:r>
            <w:r>
              <w:instrText xml:space="preserve"> HYPERLINK \l "_Toc390253753" </w:instrText>
            </w:r>
            <w:r>
              <w:fldChar w:fldCharType="separate"/>
            </w:r>
            <w:r w:rsidR="00EB3370" w:rsidRPr="00D44273">
              <w:rPr>
                <w:rStyle w:val="Hyperlink"/>
                <w:noProof/>
              </w:rPr>
              <w:t>16.4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_Toc390253753 \h </w:instrText>
            </w:r>
          </w:ins>
          <w:r w:rsidR="00EB3370">
            <w:rPr>
              <w:noProof/>
              <w:webHidden/>
            </w:rPr>
          </w:r>
          <w:ins w:id="802" w:author="Jarno Nieminen" w:date="2014-06-11T12:40:00Z">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26B00D58" w14:textId="77777777" w:rsidR="00EB3370" w:rsidRDefault="000D110E">
          <w:pPr>
            <w:pStyle w:val="TOC3"/>
            <w:tabs>
              <w:tab w:val="left" w:pos="1321"/>
              <w:tab w:val="right" w:leader="dot" w:pos="10456"/>
            </w:tabs>
            <w:rPr>
              <w:ins w:id="803" w:author="Jarno Nieminen" w:date="2014-06-11T12:40:00Z"/>
              <w:rFonts w:asciiTheme="minorHAnsi" w:eastAsiaTheme="minorEastAsia" w:hAnsiTheme="minorHAnsi" w:cstheme="minorBidi"/>
              <w:noProof/>
              <w:sz w:val="22"/>
              <w:lang w:eastAsia="sv-SE"/>
            </w:rPr>
          </w:pPr>
          <w:ins w:id="804" w:author="Jarno Nieminen" w:date="2014-06-11T12:40:00Z">
            <w:r>
              <w:fldChar w:fldCharType="begin"/>
            </w:r>
            <w:r>
              <w:instrText xml:space="preserve"> HYPERLINK \l "_Toc390253754" </w:instrText>
            </w:r>
            <w:r>
              <w:fldChar w:fldCharType="separate"/>
            </w:r>
            <w:r w:rsidR="00EB3370" w:rsidRPr="00D44273">
              <w:rPr>
                <w:rStyle w:val="Hyperlink"/>
                <w:noProof/>
              </w:rPr>
              <w:t>16.4.1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_Toc390253754 \h </w:instrText>
            </w:r>
          </w:ins>
          <w:r w:rsidR="00EB3370">
            <w:rPr>
              <w:noProof/>
              <w:webHidden/>
            </w:rPr>
          </w:r>
          <w:ins w:id="805" w:author="Jarno Nieminen" w:date="2014-06-11T12:40:00Z">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4AFCAA02" w14:textId="77777777" w:rsidR="00EB3370" w:rsidRDefault="000D110E">
          <w:pPr>
            <w:pStyle w:val="TOC3"/>
            <w:tabs>
              <w:tab w:val="left" w:pos="1321"/>
              <w:tab w:val="right" w:leader="dot" w:pos="10456"/>
            </w:tabs>
            <w:rPr>
              <w:ins w:id="806" w:author="Jarno Nieminen" w:date="2014-06-11T12:40:00Z"/>
              <w:rFonts w:asciiTheme="minorHAnsi" w:eastAsiaTheme="minorEastAsia" w:hAnsiTheme="minorHAnsi" w:cstheme="minorBidi"/>
              <w:noProof/>
              <w:sz w:val="22"/>
              <w:lang w:eastAsia="sv-SE"/>
            </w:rPr>
          </w:pPr>
          <w:ins w:id="807" w:author="Jarno Nieminen" w:date="2014-06-11T12:40:00Z">
            <w:r>
              <w:fldChar w:fldCharType="begin"/>
            </w:r>
            <w:r>
              <w:instrText xml:space="preserve"> HYPERLINK \l "_Toc390253755" </w:instrText>
            </w:r>
            <w:r>
              <w:fldChar w:fldCharType="separate"/>
            </w:r>
            <w:r w:rsidR="00EB3370" w:rsidRPr="00D44273">
              <w:rPr>
                <w:rStyle w:val="Hyperlink"/>
                <w:noProof/>
              </w:rPr>
              <w:t>16.4.2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_Toc390253755 \h </w:instrText>
            </w:r>
          </w:ins>
          <w:r w:rsidR="00EB3370">
            <w:rPr>
              <w:noProof/>
              <w:webHidden/>
            </w:rPr>
          </w:r>
          <w:ins w:id="808" w:author="Jarno Nieminen" w:date="2014-06-11T12:40:00Z">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5A12DBAD" w14:textId="77777777" w:rsidR="00EB3370" w:rsidRDefault="000D110E">
          <w:pPr>
            <w:pStyle w:val="TOC2"/>
            <w:tabs>
              <w:tab w:val="left" w:pos="879"/>
              <w:tab w:val="right" w:leader="dot" w:pos="10456"/>
            </w:tabs>
            <w:rPr>
              <w:ins w:id="809" w:author="Jarno Nieminen" w:date="2014-06-11T12:40:00Z"/>
              <w:rFonts w:asciiTheme="minorHAnsi" w:eastAsiaTheme="minorEastAsia" w:hAnsiTheme="minorHAnsi" w:cstheme="minorBidi"/>
              <w:noProof/>
              <w:sz w:val="22"/>
              <w:lang w:eastAsia="sv-SE"/>
            </w:rPr>
          </w:pPr>
          <w:ins w:id="810" w:author="Jarno Nieminen" w:date="2014-06-11T12:40:00Z">
            <w:r>
              <w:fldChar w:fldCharType="begin"/>
            </w:r>
            <w:r>
              <w:instrText xml:space="preserve"> HYPERLINK \l "_Toc390253756" </w:instrText>
            </w:r>
            <w:r>
              <w:fldChar w:fldCharType="separate"/>
            </w:r>
            <w:r w:rsidR="00EB3370" w:rsidRPr="00D44273">
              <w:rPr>
                <w:rStyle w:val="Hyperlink"/>
                <w:noProof/>
              </w:rPr>
              <w:t>16.5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_Toc390253756 \h </w:instrText>
            </w:r>
          </w:ins>
          <w:r w:rsidR="00EB3370">
            <w:rPr>
              <w:noProof/>
              <w:webHidden/>
            </w:rPr>
          </w:r>
          <w:ins w:id="811" w:author="Jarno Nieminen" w:date="2014-06-11T12:40:00Z">
            <w:r w:rsidR="00EB3370">
              <w:rPr>
                <w:noProof/>
                <w:webHidden/>
              </w:rPr>
              <w:fldChar w:fldCharType="separate"/>
            </w:r>
            <w:r w:rsidR="00EB3370">
              <w:rPr>
                <w:noProof/>
                <w:webHidden/>
              </w:rPr>
              <w:t>102</w:t>
            </w:r>
            <w:r w:rsidR="00EB3370">
              <w:rPr>
                <w:noProof/>
                <w:webHidden/>
              </w:rPr>
              <w:fldChar w:fldCharType="end"/>
            </w:r>
            <w:r>
              <w:rPr>
                <w:noProof/>
              </w:rPr>
              <w:fldChar w:fldCharType="end"/>
            </w:r>
          </w:ins>
        </w:p>
        <w:p w14:paraId="20826A98" w14:textId="77777777" w:rsidR="00EB3370" w:rsidRDefault="000D110E">
          <w:pPr>
            <w:pStyle w:val="TOC1"/>
            <w:tabs>
              <w:tab w:val="left" w:pos="658"/>
              <w:tab w:val="right" w:leader="dot" w:pos="10456"/>
            </w:tabs>
            <w:rPr>
              <w:ins w:id="812" w:author="Jarno Nieminen" w:date="2014-06-11T12:40:00Z"/>
              <w:rFonts w:asciiTheme="minorHAnsi" w:eastAsiaTheme="minorEastAsia" w:hAnsiTheme="minorHAnsi" w:cstheme="minorBidi"/>
              <w:noProof/>
              <w:sz w:val="22"/>
              <w:lang w:eastAsia="sv-SE"/>
            </w:rPr>
          </w:pPr>
          <w:ins w:id="813" w:author="Jarno Nieminen" w:date="2014-06-11T12:40:00Z">
            <w:r>
              <w:fldChar w:fldCharType="begin"/>
            </w:r>
            <w:r>
              <w:instrText xml:space="preserve"> HYPERLINK \l "_Toc390253757" </w:instrText>
            </w:r>
            <w:r>
              <w:fldChar w:fldCharType="separate"/>
            </w:r>
            <w:r w:rsidR="00EB3370" w:rsidRPr="00D44273">
              <w:rPr>
                <w:rStyle w:val="Hyperlink"/>
                <w:noProof/>
              </w:rPr>
              <w:t>17</w:t>
            </w:r>
            <w:r w:rsidR="00EB3370">
              <w:rPr>
                <w:rFonts w:asciiTheme="minorHAnsi" w:eastAsiaTheme="minorEastAsia" w:hAnsiTheme="minorHAnsi" w:cstheme="minorBidi"/>
                <w:noProof/>
                <w:sz w:val="22"/>
                <w:lang w:eastAsia="sv-SE"/>
              </w:rPr>
              <w:tab/>
            </w:r>
            <w:r w:rsidR="00EB3370" w:rsidRPr="00D44273">
              <w:rPr>
                <w:rStyle w:val="Hyperlink"/>
                <w:noProof/>
              </w:rPr>
              <w:t>Tjänstekontrakt SaveFormTemplate</w:t>
            </w:r>
            <w:r w:rsidR="00EB3370">
              <w:rPr>
                <w:noProof/>
                <w:webHidden/>
              </w:rPr>
              <w:tab/>
            </w:r>
            <w:r w:rsidR="00EB3370">
              <w:rPr>
                <w:noProof/>
                <w:webHidden/>
              </w:rPr>
              <w:fldChar w:fldCharType="begin"/>
            </w:r>
            <w:r w:rsidR="00EB3370">
              <w:rPr>
                <w:noProof/>
                <w:webHidden/>
              </w:rPr>
              <w:instrText xml:space="preserve"> PAGEREF _Toc390253757 \h </w:instrText>
            </w:r>
          </w:ins>
          <w:r w:rsidR="00EB3370">
            <w:rPr>
              <w:noProof/>
              <w:webHidden/>
            </w:rPr>
          </w:r>
          <w:ins w:id="814"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46400E87" w14:textId="77777777" w:rsidR="00EB3370" w:rsidRDefault="000D110E">
          <w:pPr>
            <w:pStyle w:val="TOC2"/>
            <w:tabs>
              <w:tab w:val="left" w:pos="879"/>
              <w:tab w:val="right" w:leader="dot" w:pos="10456"/>
            </w:tabs>
            <w:rPr>
              <w:ins w:id="815" w:author="Jarno Nieminen" w:date="2014-06-11T12:40:00Z"/>
              <w:rFonts w:asciiTheme="minorHAnsi" w:eastAsiaTheme="minorEastAsia" w:hAnsiTheme="minorHAnsi" w:cstheme="minorBidi"/>
              <w:noProof/>
              <w:sz w:val="22"/>
              <w:lang w:eastAsia="sv-SE"/>
            </w:rPr>
          </w:pPr>
          <w:ins w:id="816" w:author="Jarno Nieminen" w:date="2014-06-11T12:40:00Z">
            <w:r>
              <w:fldChar w:fldCharType="begin"/>
            </w:r>
            <w:r>
              <w:instrText xml:space="preserve"> HYPERLINK \l "_Toc390253758" </w:instrText>
            </w:r>
            <w:r>
              <w:fldChar w:fldCharType="separate"/>
            </w:r>
            <w:r w:rsidR="00EB3370" w:rsidRPr="00D44273">
              <w:rPr>
                <w:rStyle w:val="Hyperlink"/>
                <w:noProof/>
              </w:rPr>
              <w:t>17.1</w:t>
            </w:r>
            <w:r w:rsidR="00EB3370">
              <w:rPr>
                <w:rFonts w:asciiTheme="minorHAnsi" w:eastAsiaTheme="minorEastAsia" w:hAnsiTheme="minorHAnsi" w:cstheme="minorBidi"/>
                <w:noProof/>
                <w:sz w:val="22"/>
                <w:lang w:eastAsia="sv-SE"/>
              </w:rPr>
              <w:tab/>
            </w:r>
            <w:r w:rsidR="00EB3370" w:rsidRPr="00D44273">
              <w:rPr>
                <w:rStyle w:val="Hyperlink"/>
                <w:noProof/>
              </w:rPr>
              <w:t>Frivillighet</w:t>
            </w:r>
            <w:r w:rsidR="00EB3370">
              <w:rPr>
                <w:noProof/>
                <w:webHidden/>
              </w:rPr>
              <w:tab/>
            </w:r>
            <w:r w:rsidR="00EB3370">
              <w:rPr>
                <w:noProof/>
                <w:webHidden/>
              </w:rPr>
              <w:fldChar w:fldCharType="begin"/>
            </w:r>
            <w:r w:rsidR="00EB3370">
              <w:rPr>
                <w:noProof/>
                <w:webHidden/>
              </w:rPr>
              <w:instrText xml:space="preserve"> PAGEREF _Toc390253758 \h </w:instrText>
            </w:r>
          </w:ins>
          <w:r w:rsidR="00EB3370">
            <w:rPr>
              <w:noProof/>
              <w:webHidden/>
            </w:rPr>
          </w:r>
          <w:ins w:id="817"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227A2B8F" w14:textId="77777777" w:rsidR="00EB3370" w:rsidRDefault="000D110E">
          <w:pPr>
            <w:pStyle w:val="TOC2"/>
            <w:tabs>
              <w:tab w:val="left" w:pos="879"/>
              <w:tab w:val="right" w:leader="dot" w:pos="10456"/>
            </w:tabs>
            <w:rPr>
              <w:ins w:id="818" w:author="Jarno Nieminen" w:date="2014-06-11T12:40:00Z"/>
              <w:rFonts w:asciiTheme="minorHAnsi" w:eastAsiaTheme="minorEastAsia" w:hAnsiTheme="minorHAnsi" w:cstheme="minorBidi"/>
              <w:noProof/>
              <w:sz w:val="22"/>
              <w:lang w:eastAsia="sv-SE"/>
            </w:rPr>
          </w:pPr>
          <w:ins w:id="819" w:author="Jarno Nieminen" w:date="2014-06-11T12:40:00Z">
            <w:r>
              <w:fldChar w:fldCharType="begin"/>
            </w:r>
            <w:r>
              <w:instrText xml:space="preserve"> HYPERLINK \l "_Toc390253759" </w:instrText>
            </w:r>
            <w:r>
              <w:fldChar w:fldCharType="separate"/>
            </w:r>
            <w:r w:rsidR="00EB3370" w:rsidRPr="00D44273">
              <w:rPr>
                <w:rStyle w:val="Hyperlink"/>
                <w:noProof/>
              </w:rPr>
              <w:t>17.2</w:t>
            </w:r>
            <w:r w:rsidR="00EB3370">
              <w:rPr>
                <w:rFonts w:asciiTheme="minorHAnsi" w:eastAsiaTheme="minorEastAsia" w:hAnsiTheme="minorHAnsi" w:cstheme="minorBidi"/>
                <w:noProof/>
                <w:sz w:val="22"/>
                <w:lang w:eastAsia="sv-SE"/>
              </w:rPr>
              <w:tab/>
            </w:r>
            <w:r w:rsidR="00EB3370" w:rsidRPr="00D44273">
              <w:rPr>
                <w:rStyle w:val="Hyperlink"/>
                <w:noProof/>
              </w:rPr>
              <w:t>Version</w:t>
            </w:r>
            <w:r w:rsidR="00EB3370">
              <w:rPr>
                <w:noProof/>
                <w:webHidden/>
              </w:rPr>
              <w:tab/>
            </w:r>
            <w:r w:rsidR="00EB3370">
              <w:rPr>
                <w:noProof/>
                <w:webHidden/>
              </w:rPr>
              <w:fldChar w:fldCharType="begin"/>
            </w:r>
            <w:r w:rsidR="00EB3370">
              <w:rPr>
                <w:noProof/>
                <w:webHidden/>
              </w:rPr>
              <w:instrText xml:space="preserve"> PAGEREF _Toc390253759 \h </w:instrText>
            </w:r>
          </w:ins>
          <w:r w:rsidR="00EB3370">
            <w:rPr>
              <w:noProof/>
              <w:webHidden/>
            </w:rPr>
          </w:r>
          <w:ins w:id="820"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43E5D09C" w14:textId="77777777" w:rsidR="00EB3370" w:rsidRDefault="000D110E">
          <w:pPr>
            <w:pStyle w:val="TOC2"/>
            <w:tabs>
              <w:tab w:val="left" w:pos="879"/>
              <w:tab w:val="right" w:leader="dot" w:pos="10456"/>
            </w:tabs>
            <w:rPr>
              <w:ins w:id="821" w:author="Jarno Nieminen" w:date="2014-06-11T12:40:00Z"/>
              <w:rFonts w:asciiTheme="minorHAnsi" w:eastAsiaTheme="minorEastAsia" w:hAnsiTheme="minorHAnsi" w:cstheme="minorBidi"/>
              <w:noProof/>
              <w:sz w:val="22"/>
              <w:lang w:eastAsia="sv-SE"/>
            </w:rPr>
          </w:pPr>
          <w:ins w:id="822" w:author="Jarno Nieminen" w:date="2014-06-11T12:40:00Z">
            <w:r>
              <w:fldChar w:fldCharType="begin"/>
            </w:r>
            <w:r>
              <w:instrText xml:space="preserve"> HYPERLINK \l "_Toc390253760" </w:instrText>
            </w:r>
            <w:r>
              <w:fldChar w:fldCharType="separate"/>
            </w:r>
            <w:r w:rsidR="00EB3370" w:rsidRPr="00D44273">
              <w:rPr>
                <w:rStyle w:val="Hyperlink"/>
                <w:noProof/>
              </w:rPr>
              <w:t>17.3</w:t>
            </w:r>
            <w:r w:rsidR="00EB3370">
              <w:rPr>
                <w:rFonts w:asciiTheme="minorHAnsi" w:eastAsiaTheme="minorEastAsia" w:hAnsiTheme="minorHAnsi" w:cstheme="minorBidi"/>
                <w:noProof/>
                <w:sz w:val="22"/>
                <w:lang w:eastAsia="sv-SE"/>
              </w:rPr>
              <w:tab/>
            </w:r>
            <w:r w:rsidR="00EB3370" w:rsidRPr="00D44273">
              <w:rPr>
                <w:rStyle w:val="Hyperlink"/>
                <w:noProof/>
              </w:rPr>
              <w:t>Tjänstens signatur</w:t>
            </w:r>
            <w:r w:rsidR="00EB3370">
              <w:rPr>
                <w:noProof/>
                <w:webHidden/>
              </w:rPr>
              <w:tab/>
            </w:r>
            <w:r w:rsidR="00EB3370">
              <w:rPr>
                <w:noProof/>
                <w:webHidden/>
              </w:rPr>
              <w:fldChar w:fldCharType="begin"/>
            </w:r>
            <w:r w:rsidR="00EB3370">
              <w:rPr>
                <w:noProof/>
                <w:webHidden/>
              </w:rPr>
              <w:instrText xml:space="preserve"> PAGEREF _Toc390253760 \h </w:instrText>
            </w:r>
          </w:ins>
          <w:r w:rsidR="00EB3370">
            <w:rPr>
              <w:noProof/>
              <w:webHidden/>
            </w:rPr>
          </w:r>
          <w:ins w:id="823"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6280CB55" w14:textId="77777777" w:rsidR="00EB3370" w:rsidRDefault="000D110E">
          <w:pPr>
            <w:pStyle w:val="TOC3"/>
            <w:tabs>
              <w:tab w:val="left" w:pos="1321"/>
              <w:tab w:val="right" w:leader="dot" w:pos="10456"/>
            </w:tabs>
            <w:rPr>
              <w:ins w:id="824" w:author="Jarno Nieminen" w:date="2014-06-11T12:40:00Z"/>
              <w:rFonts w:asciiTheme="minorHAnsi" w:eastAsiaTheme="minorEastAsia" w:hAnsiTheme="minorHAnsi" w:cstheme="minorBidi"/>
              <w:noProof/>
              <w:sz w:val="22"/>
              <w:lang w:eastAsia="sv-SE"/>
            </w:rPr>
          </w:pPr>
          <w:ins w:id="825" w:author="Jarno Nieminen" w:date="2014-06-11T12:40:00Z">
            <w:r>
              <w:fldChar w:fldCharType="begin"/>
            </w:r>
            <w:r>
              <w:instrText xml:space="preserve"> HYPERLINK \l "_Toc390253761" </w:instrText>
            </w:r>
            <w:r>
              <w:fldChar w:fldCharType="separate"/>
            </w:r>
            <w:r w:rsidR="00EB3370" w:rsidRPr="00D44273">
              <w:rPr>
                <w:rStyle w:val="Hyperlink"/>
                <w:noProof/>
              </w:rPr>
              <w:t>17.3.1</w:t>
            </w:r>
            <w:r w:rsidR="00EB3370">
              <w:rPr>
                <w:rFonts w:asciiTheme="minorHAnsi" w:eastAsiaTheme="minorEastAsia" w:hAnsiTheme="minorHAnsi" w:cstheme="minorBidi"/>
                <w:noProof/>
                <w:sz w:val="22"/>
                <w:lang w:eastAsia="sv-SE"/>
              </w:rPr>
              <w:tab/>
            </w:r>
            <w:r w:rsidR="00EB3370" w:rsidRPr="00D44273">
              <w:rPr>
                <w:rStyle w:val="Hyperlink"/>
                <w:noProof/>
              </w:rPr>
              <w:t>Begäran (Request) och Svar (Response)</w:t>
            </w:r>
            <w:r w:rsidR="00EB3370">
              <w:rPr>
                <w:noProof/>
                <w:webHidden/>
              </w:rPr>
              <w:tab/>
            </w:r>
            <w:r w:rsidR="00EB3370">
              <w:rPr>
                <w:noProof/>
                <w:webHidden/>
              </w:rPr>
              <w:fldChar w:fldCharType="begin"/>
            </w:r>
            <w:r w:rsidR="00EB3370">
              <w:rPr>
                <w:noProof/>
                <w:webHidden/>
              </w:rPr>
              <w:instrText xml:space="preserve"> PAGEREF _Toc390253761 \h </w:instrText>
            </w:r>
          </w:ins>
          <w:r w:rsidR="00EB3370">
            <w:rPr>
              <w:noProof/>
              <w:webHidden/>
            </w:rPr>
          </w:r>
          <w:ins w:id="826"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020573D8" w14:textId="77777777" w:rsidR="00EB3370" w:rsidRDefault="000D110E">
          <w:pPr>
            <w:pStyle w:val="TOC2"/>
            <w:tabs>
              <w:tab w:val="left" w:pos="879"/>
              <w:tab w:val="right" w:leader="dot" w:pos="10456"/>
            </w:tabs>
            <w:rPr>
              <w:ins w:id="827" w:author="Jarno Nieminen" w:date="2014-06-11T12:40:00Z"/>
              <w:rFonts w:asciiTheme="minorHAnsi" w:eastAsiaTheme="minorEastAsia" w:hAnsiTheme="minorHAnsi" w:cstheme="minorBidi"/>
              <w:noProof/>
              <w:sz w:val="22"/>
              <w:lang w:eastAsia="sv-SE"/>
            </w:rPr>
          </w:pPr>
          <w:ins w:id="828" w:author="Jarno Nieminen" w:date="2014-06-11T12:40:00Z">
            <w:r>
              <w:fldChar w:fldCharType="begin"/>
            </w:r>
            <w:r>
              <w:instrText xml:space="preserve"> HYPERLINK \l "_Toc390253762" </w:instrText>
            </w:r>
            <w:r>
              <w:fldChar w:fldCharType="separate"/>
            </w:r>
            <w:r w:rsidR="00EB3370" w:rsidRPr="00D44273">
              <w:rPr>
                <w:rStyle w:val="Hyperlink"/>
                <w:noProof/>
              </w:rPr>
              <w:t>17.4</w:t>
            </w:r>
            <w:r w:rsidR="00EB3370">
              <w:rPr>
                <w:rFonts w:asciiTheme="minorHAnsi" w:eastAsiaTheme="minorEastAsia" w:hAnsiTheme="minorHAnsi" w:cstheme="minorBidi"/>
                <w:noProof/>
                <w:sz w:val="22"/>
                <w:lang w:eastAsia="sv-SE"/>
              </w:rPr>
              <w:tab/>
            </w:r>
            <w:r w:rsidR="00EB3370" w:rsidRPr="00D44273">
              <w:rPr>
                <w:rStyle w:val="Hyperlink"/>
                <w:noProof/>
              </w:rPr>
              <w:t>Regler</w:t>
            </w:r>
            <w:r w:rsidR="00EB3370">
              <w:rPr>
                <w:noProof/>
                <w:webHidden/>
              </w:rPr>
              <w:tab/>
            </w:r>
            <w:r w:rsidR="00EB3370">
              <w:rPr>
                <w:noProof/>
                <w:webHidden/>
              </w:rPr>
              <w:fldChar w:fldCharType="begin"/>
            </w:r>
            <w:r w:rsidR="00EB3370">
              <w:rPr>
                <w:noProof/>
                <w:webHidden/>
              </w:rPr>
              <w:instrText xml:space="preserve"> PAGEREF _Toc390253762 \h </w:instrText>
            </w:r>
          </w:ins>
          <w:r w:rsidR="00EB3370">
            <w:rPr>
              <w:noProof/>
              <w:webHidden/>
            </w:rPr>
          </w:r>
          <w:ins w:id="829"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2639D187" w14:textId="77777777" w:rsidR="00EB3370" w:rsidRDefault="000D110E">
          <w:pPr>
            <w:pStyle w:val="TOC3"/>
            <w:tabs>
              <w:tab w:val="left" w:pos="1321"/>
              <w:tab w:val="right" w:leader="dot" w:pos="10456"/>
            </w:tabs>
            <w:rPr>
              <w:ins w:id="830" w:author="Jarno Nieminen" w:date="2014-06-11T12:40:00Z"/>
              <w:rFonts w:asciiTheme="minorHAnsi" w:eastAsiaTheme="minorEastAsia" w:hAnsiTheme="minorHAnsi" w:cstheme="minorBidi"/>
              <w:noProof/>
              <w:sz w:val="22"/>
              <w:lang w:eastAsia="sv-SE"/>
            </w:rPr>
          </w:pPr>
          <w:ins w:id="831" w:author="Jarno Nieminen" w:date="2014-06-11T12:40:00Z">
            <w:r>
              <w:fldChar w:fldCharType="begin"/>
            </w:r>
            <w:r>
              <w:instrText xml:space="preserve"> HYPERLINK \l "_Toc390253763" </w:instrText>
            </w:r>
            <w:r>
              <w:fldChar w:fldCharType="separate"/>
            </w:r>
            <w:r w:rsidR="00EB3370" w:rsidRPr="00D44273">
              <w:rPr>
                <w:rStyle w:val="Hyperlink"/>
                <w:noProof/>
              </w:rPr>
              <w:t>17.4.1</w:t>
            </w:r>
            <w:r w:rsidR="00EB3370">
              <w:rPr>
                <w:rFonts w:asciiTheme="minorHAnsi" w:eastAsiaTheme="minorEastAsia" w:hAnsiTheme="minorHAnsi" w:cstheme="minorBidi"/>
                <w:noProof/>
                <w:sz w:val="22"/>
                <w:lang w:eastAsia="sv-SE"/>
              </w:rPr>
              <w:tab/>
            </w:r>
            <w:r w:rsidR="00EB3370" w:rsidRPr="00D44273">
              <w:rPr>
                <w:rStyle w:val="Hyperlink"/>
                <w:noProof/>
              </w:rPr>
              <w:t>Begäran</w:t>
            </w:r>
            <w:r w:rsidR="00EB3370">
              <w:rPr>
                <w:noProof/>
                <w:webHidden/>
              </w:rPr>
              <w:tab/>
            </w:r>
            <w:r w:rsidR="00EB3370">
              <w:rPr>
                <w:noProof/>
                <w:webHidden/>
              </w:rPr>
              <w:fldChar w:fldCharType="begin"/>
            </w:r>
            <w:r w:rsidR="00EB3370">
              <w:rPr>
                <w:noProof/>
                <w:webHidden/>
              </w:rPr>
              <w:instrText xml:space="preserve"> PAGEREF _Toc390253763 \h </w:instrText>
            </w:r>
          </w:ins>
          <w:r w:rsidR="00EB3370">
            <w:rPr>
              <w:noProof/>
              <w:webHidden/>
            </w:rPr>
          </w:r>
          <w:ins w:id="832"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1327FA65" w14:textId="77777777" w:rsidR="00EB3370" w:rsidRDefault="000D110E">
          <w:pPr>
            <w:pStyle w:val="TOC3"/>
            <w:tabs>
              <w:tab w:val="left" w:pos="1321"/>
              <w:tab w:val="right" w:leader="dot" w:pos="10456"/>
            </w:tabs>
            <w:rPr>
              <w:ins w:id="833" w:author="Jarno Nieminen" w:date="2014-06-11T12:40:00Z"/>
              <w:rFonts w:asciiTheme="minorHAnsi" w:eastAsiaTheme="minorEastAsia" w:hAnsiTheme="minorHAnsi" w:cstheme="minorBidi"/>
              <w:noProof/>
              <w:sz w:val="22"/>
              <w:lang w:eastAsia="sv-SE"/>
            </w:rPr>
          </w:pPr>
          <w:ins w:id="834" w:author="Jarno Nieminen" w:date="2014-06-11T12:40:00Z">
            <w:r>
              <w:fldChar w:fldCharType="begin"/>
            </w:r>
            <w:r>
              <w:instrText xml:space="preserve"> HYPERLINK \l "_Toc390253764" </w:instrText>
            </w:r>
            <w:r>
              <w:fldChar w:fldCharType="separate"/>
            </w:r>
            <w:r w:rsidR="00EB3370" w:rsidRPr="00D44273">
              <w:rPr>
                <w:rStyle w:val="Hyperlink"/>
                <w:noProof/>
              </w:rPr>
              <w:t>17.4.2</w:t>
            </w:r>
            <w:r w:rsidR="00EB3370">
              <w:rPr>
                <w:rFonts w:asciiTheme="minorHAnsi" w:eastAsiaTheme="minorEastAsia" w:hAnsiTheme="minorHAnsi" w:cstheme="minorBidi"/>
                <w:noProof/>
                <w:sz w:val="22"/>
                <w:lang w:eastAsia="sv-SE"/>
              </w:rPr>
              <w:tab/>
            </w:r>
            <w:r w:rsidR="00EB3370" w:rsidRPr="00D44273">
              <w:rPr>
                <w:rStyle w:val="Hyperlink"/>
                <w:noProof/>
              </w:rPr>
              <w:t>Svar</w:t>
            </w:r>
            <w:r w:rsidR="00EB3370">
              <w:rPr>
                <w:noProof/>
                <w:webHidden/>
              </w:rPr>
              <w:tab/>
            </w:r>
            <w:r w:rsidR="00EB3370">
              <w:rPr>
                <w:noProof/>
                <w:webHidden/>
              </w:rPr>
              <w:fldChar w:fldCharType="begin"/>
            </w:r>
            <w:r w:rsidR="00EB3370">
              <w:rPr>
                <w:noProof/>
                <w:webHidden/>
              </w:rPr>
              <w:instrText xml:space="preserve"> PAGEREF _Toc390253764 \h </w:instrText>
            </w:r>
          </w:ins>
          <w:r w:rsidR="00EB3370">
            <w:rPr>
              <w:noProof/>
              <w:webHidden/>
            </w:rPr>
          </w:r>
          <w:ins w:id="835"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7FBDB0B5" w14:textId="77777777" w:rsidR="00EB3370" w:rsidRDefault="000D110E">
          <w:pPr>
            <w:pStyle w:val="TOC2"/>
            <w:tabs>
              <w:tab w:val="left" w:pos="879"/>
              <w:tab w:val="right" w:leader="dot" w:pos="10456"/>
            </w:tabs>
            <w:rPr>
              <w:ins w:id="836" w:author="Jarno Nieminen" w:date="2014-06-11T12:40:00Z"/>
              <w:rFonts w:asciiTheme="minorHAnsi" w:eastAsiaTheme="minorEastAsia" w:hAnsiTheme="minorHAnsi" w:cstheme="minorBidi"/>
              <w:noProof/>
              <w:sz w:val="22"/>
              <w:lang w:eastAsia="sv-SE"/>
            </w:rPr>
          </w:pPr>
          <w:ins w:id="837" w:author="Jarno Nieminen" w:date="2014-06-11T12:40:00Z">
            <w:r>
              <w:fldChar w:fldCharType="begin"/>
            </w:r>
            <w:r>
              <w:instrText xml:space="preserve"> HYPERLINK \l "_Toc390253765" </w:instrText>
            </w:r>
            <w:r>
              <w:fldChar w:fldCharType="separate"/>
            </w:r>
            <w:r w:rsidR="00EB3370" w:rsidRPr="00D44273">
              <w:rPr>
                <w:rStyle w:val="Hyperlink"/>
                <w:noProof/>
              </w:rPr>
              <w:t>17.5</w:t>
            </w:r>
            <w:r w:rsidR="00EB3370">
              <w:rPr>
                <w:rFonts w:asciiTheme="minorHAnsi" w:eastAsiaTheme="minorEastAsia" w:hAnsiTheme="minorHAnsi" w:cstheme="minorBidi"/>
                <w:noProof/>
                <w:sz w:val="22"/>
                <w:lang w:eastAsia="sv-SE"/>
              </w:rPr>
              <w:tab/>
            </w:r>
            <w:r w:rsidR="00EB3370" w:rsidRPr="00D44273">
              <w:rPr>
                <w:rStyle w:val="Hyperlink"/>
                <w:noProof/>
              </w:rPr>
              <w:t>Tjänsteinteraktion</w:t>
            </w:r>
            <w:r w:rsidR="00EB3370">
              <w:rPr>
                <w:noProof/>
                <w:webHidden/>
              </w:rPr>
              <w:tab/>
            </w:r>
            <w:r w:rsidR="00EB3370">
              <w:rPr>
                <w:noProof/>
                <w:webHidden/>
              </w:rPr>
              <w:fldChar w:fldCharType="begin"/>
            </w:r>
            <w:r w:rsidR="00EB3370">
              <w:rPr>
                <w:noProof/>
                <w:webHidden/>
              </w:rPr>
              <w:instrText xml:space="preserve"> PAGEREF _Toc390253765 \h </w:instrText>
            </w:r>
          </w:ins>
          <w:r w:rsidR="00EB3370">
            <w:rPr>
              <w:noProof/>
              <w:webHidden/>
            </w:rPr>
          </w:r>
          <w:ins w:id="838" w:author="Jarno Nieminen" w:date="2014-06-11T12:40:00Z">
            <w:r w:rsidR="00EB3370">
              <w:rPr>
                <w:noProof/>
                <w:webHidden/>
              </w:rPr>
              <w:fldChar w:fldCharType="separate"/>
            </w:r>
            <w:r w:rsidR="00EB3370">
              <w:rPr>
                <w:noProof/>
                <w:webHidden/>
              </w:rPr>
              <w:t>103</w:t>
            </w:r>
            <w:r w:rsidR="00EB3370">
              <w:rPr>
                <w:noProof/>
                <w:webHidden/>
              </w:rPr>
              <w:fldChar w:fldCharType="end"/>
            </w:r>
            <w:r>
              <w:rPr>
                <w:noProof/>
              </w:rPr>
              <w:fldChar w:fldCharType="end"/>
            </w:r>
          </w:ins>
        </w:p>
        <w:p w14:paraId="1CBE9463" w14:textId="77777777" w:rsidR="00793064" w:rsidRDefault="00793064">
          <w:pPr>
            <w:rPr>
              <w:ins w:id="839" w:author="Jarno Nieminen" w:date="2014-06-11T12:40:00Z"/>
            </w:rPr>
          </w:pPr>
          <w:ins w:id="840" w:author="Jarno Nieminen" w:date="2014-06-11T12:40:00Z">
            <w:r>
              <w:fldChar w:fldCharType="end"/>
            </w:r>
          </w:ins>
        </w:p>
        <w:customXmlInsRangeStart w:id="841" w:author="Jarno Nieminen" w:date="2014-06-11T12:40:00Z"/>
      </w:sdtContent>
    </w:sdt>
    <w:customXmlInsRangeEnd w:id="841"/>
    <w:p w14:paraId="564F56CC" w14:textId="77777777" w:rsidR="00793064" w:rsidRDefault="00793064">
      <w:pPr>
        <w:spacing w:line="240" w:lineRule="auto"/>
        <w:rPr>
          <w:sz w:val="30"/>
          <w:rPrChange w:id="842" w:author="Jarno Nieminen" w:date="2014-06-11T12:40:00Z">
            <w:rPr>
              <w:b/>
              <w:color w:val="4F81BD" w:themeColor="accent1"/>
              <w:sz w:val="28"/>
            </w:rPr>
          </w:rPrChange>
        </w:rPr>
      </w:pPr>
      <w:bookmarkStart w:id="843" w:name="_Toc163963305"/>
      <w:bookmarkStart w:id="844" w:name="_Toc199311100"/>
      <w:bookmarkStart w:id="845" w:name="_Toc199552311"/>
      <w:bookmarkStart w:id="846" w:name="_Toc199552341"/>
      <w:bookmarkStart w:id="847" w:name="_Toc199552434"/>
      <w:bookmarkStart w:id="848" w:name="_Toc224960917"/>
      <w:r>
        <w:rPr>
          <w:rPrChange w:id="849" w:author="Jarno Nieminen" w:date="2014-06-11T12:40:00Z">
            <w:rPr>
              <w:b/>
              <w:color w:val="4F81BD" w:themeColor="accent1"/>
              <w:sz w:val="28"/>
            </w:rPr>
          </w:rPrChange>
        </w:rPr>
        <w:br w:type="page"/>
      </w:r>
    </w:p>
    <w:p w14:paraId="5EFE46B8" w14:textId="77777777" w:rsidR="0039481C" w:rsidRPr="00601C65" w:rsidRDefault="0039481C" w:rsidP="0039481C">
      <w:pPr>
        <w:rPr>
          <w:rStyle w:val="BodyTextChar"/>
          <w:rFonts w:eastAsia="Calibri"/>
        </w:rPr>
      </w:pPr>
      <w:bookmarkStart w:id="850" w:name="Radera3"/>
      <w:bookmarkEnd w:id="11"/>
      <w:bookmarkEnd w:id="850"/>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Change w:id="851">
          <w:tblGrid>
            <w:gridCol w:w="116"/>
            <w:gridCol w:w="763"/>
            <w:gridCol w:w="541"/>
            <w:gridCol w:w="26"/>
            <w:gridCol w:w="966"/>
            <w:gridCol w:w="451"/>
            <w:gridCol w:w="1109"/>
            <w:gridCol w:w="2435"/>
            <w:gridCol w:w="825"/>
            <w:gridCol w:w="1076"/>
            <w:gridCol w:w="483"/>
            <w:gridCol w:w="957"/>
            <w:gridCol w:w="461"/>
          </w:tblGrid>
        </w:tblGridChange>
      </w:tblGrid>
      <w:tr w:rsidR="00601C65"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Change w:id="852" w:author="Jarno Nieminen" w:date="2014-06-11T12:40:00Z">
                  <w:rPr/>
                </w:rPrChange>
              </w:rPr>
            </w:pPr>
            <w:r w:rsidRPr="000C2908">
              <w:rPr>
                <w:rFonts w:ascii="Georgia" w:hAnsi="Georgia"/>
                <w:rPrChange w:id="853" w:author="Jarno Nieminen" w:date="2014-06-11T12:40:00Z">
                  <w:rPr/>
                </w:rPrChange>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Change w:id="854" w:author="Jarno Nieminen" w:date="2014-06-11T12:40:00Z">
                  <w:rPr/>
                </w:rPrChange>
              </w:rPr>
            </w:pPr>
            <w:r w:rsidRPr="000C2908">
              <w:rPr>
                <w:rFonts w:ascii="Georgia" w:hAnsi="Georgia"/>
                <w:rPrChange w:id="855" w:author="Jarno Nieminen" w:date="2014-06-11T12:40:00Z">
                  <w:rPr/>
                </w:rPrChange>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Change w:id="856" w:author="Jarno Nieminen" w:date="2014-06-11T12:40:00Z">
                  <w:rPr/>
                </w:rPrChange>
              </w:rPr>
            </w:pPr>
            <w:r w:rsidRPr="000C2908">
              <w:rPr>
                <w:rFonts w:ascii="Georgia" w:hAnsi="Georgia"/>
                <w:rPrChange w:id="857" w:author="Jarno Nieminen" w:date="2014-06-11T12:40:00Z">
                  <w:rPr/>
                </w:rPrChange>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Change w:id="858" w:author="Jarno Nieminen" w:date="2014-06-11T12:40:00Z">
                  <w:rPr/>
                </w:rPrChange>
              </w:rPr>
            </w:pPr>
            <w:r w:rsidRPr="000C2908">
              <w:rPr>
                <w:rFonts w:ascii="Georgia" w:hAnsi="Georgia"/>
                <w:rPrChange w:id="859" w:author="Jarno Nieminen" w:date="2014-06-11T12:40:00Z">
                  <w:rPr/>
                </w:rPrChange>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Change w:id="860" w:author="Jarno Nieminen" w:date="2014-06-11T12:40:00Z">
                  <w:rPr/>
                </w:rPrChange>
              </w:rPr>
            </w:pPr>
            <w:r w:rsidRPr="000C2908">
              <w:rPr>
                <w:rFonts w:ascii="Georgia" w:hAnsi="Georgia"/>
                <w:rPrChange w:id="861" w:author="Jarno Nieminen" w:date="2014-06-11T12:40:00Z">
                  <w:rPr/>
                </w:rPrChange>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Change w:id="862" w:author="Jarno Nieminen" w:date="2014-06-11T12:40:00Z">
                  <w:rPr/>
                </w:rPrChange>
              </w:rPr>
            </w:pPr>
            <w:r w:rsidRPr="000C2908">
              <w:rPr>
                <w:rFonts w:ascii="Georgia" w:hAnsi="Georgia"/>
                <w:rPrChange w:id="863" w:author="Jarno Nieminen" w:date="2014-06-11T12:40:00Z">
                  <w:rPr/>
                </w:rPrChange>
              </w:rPr>
              <w:t>Granskad av</w:t>
            </w:r>
          </w:p>
        </w:tc>
      </w:tr>
      <w:tr w:rsidR="008574CF" w:rsidRPr="000C2908" w14:paraId="373B86B5" w14:textId="77777777" w:rsidTr="000C2908">
        <w:trPr>
          <w:ins w:id="864" w:author="Jarno Nieminen" w:date="2014-06-11T12:40:00Z"/>
        </w:trPr>
        <w:tc>
          <w:tcPr>
            <w:tcW w:w="1304" w:type="dxa"/>
          </w:tcPr>
          <w:p w14:paraId="0380B13B" w14:textId="0D5FE7A6" w:rsidR="008574CF" w:rsidRPr="000C2908" w:rsidRDefault="008574CF" w:rsidP="0039481C">
            <w:pPr>
              <w:pStyle w:val="TableText"/>
              <w:rPr>
                <w:ins w:id="865" w:author="Jarno Nieminen" w:date="2014-06-11T12:40:00Z"/>
                <w:rFonts w:ascii="Georgia" w:hAnsi="Georgia"/>
              </w:rPr>
            </w:pPr>
            <w:ins w:id="866" w:author="Jarno Nieminen" w:date="2014-06-11T12:40:00Z">
              <w:r w:rsidRPr="000C2908">
                <w:rPr>
                  <w:rFonts w:ascii="Georgia" w:hAnsi="Georgia"/>
                </w:rPr>
                <w:t>1.3 mall</w:t>
              </w:r>
            </w:ins>
          </w:p>
        </w:tc>
        <w:tc>
          <w:tcPr>
            <w:tcW w:w="992" w:type="dxa"/>
          </w:tcPr>
          <w:p w14:paraId="7B1BD2D0" w14:textId="77777777" w:rsidR="008574CF" w:rsidRPr="000C2908" w:rsidRDefault="008574CF" w:rsidP="0039481C">
            <w:pPr>
              <w:pStyle w:val="TableText"/>
              <w:rPr>
                <w:ins w:id="867" w:author="Jarno Nieminen" w:date="2014-06-11T12:40:00Z"/>
                <w:rFonts w:ascii="Georgia" w:hAnsi="Georgia"/>
              </w:rPr>
            </w:pPr>
          </w:p>
        </w:tc>
        <w:tc>
          <w:tcPr>
            <w:tcW w:w="1560" w:type="dxa"/>
          </w:tcPr>
          <w:p w14:paraId="75736B9B" w14:textId="33468A8C" w:rsidR="008574CF" w:rsidRPr="000C2908" w:rsidRDefault="008574CF" w:rsidP="0039481C">
            <w:pPr>
              <w:pStyle w:val="TableText"/>
              <w:rPr>
                <w:ins w:id="868" w:author="Jarno Nieminen" w:date="2014-06-11T12:40:00Z"/>
                <w:rFonts w:ascii="Georgia" w:hAnsi="Georgia"/>
              </w:rPr>
            </w:pPr>
            <w:ins w:id="869" w:author="Jarno Nieminen" w:date="2014-06-11T12:40:00Z">
              <w:r w:rsidRPr="000C2908">
                <w:rPr>
                  <w:rFonts w:ascii="Georgia" w:hAnsi="Georgia"/>
                </w:rPr>
                <w:t>2014-04-16</w:t>
              </w:r>
            </w:ins>
          </w:p>
        </w:tc>
        <w:tc>
          <w:tcPr>
            <w:tcW w:w="3260" w:type="dxa"/>
          </w:tcPr>
          <w:p w14:paraId="67F4056E" w14:textId="343DDC06" w:rsidR="008574CF" w:rsidRPr="000C2908" w:rsidRDefault="008574CF" w:rsidP="00F35278">
            <w:pPr>
              <w:pStyle w:val="TableText"/>
              <w:tabs>
                <w:tab w:val="right" w:pos="3176"/>
              </w:tabs>
              <w:rPr>
                <w:ins w:id="870" w:author="Jarno Nieminen" w:date="2014-06-11T12:40:00Z"/>
                <w:rFonts w:ascii="Georgia" w:hAnsi="Georgia"/>
              </w:rPr>
            </w:pPr>
            <w:ins w:id="871" w:author="Jarno Nieminen" w:date="2014-06-11T12:40:00Z">
              <w:r w:rsidRPr="000C2908">
                <w:rPr>
                  <w:rFonts w:ascii="Georgia" w:hAnsi="Georgia"/>
                </w:rPr>
                <w:t>Infört revisionshistorik även för mall</w:t>
              </w:r>
            </w:ins>
          </w:p>
        </w:tc>
        <w:tc>
          <w:tcPr>
            <w:tcW w:w="1559" w:type="dxa"/>
          </w:tcPr>
          <w:p w14:paraId="17812B00" w14:textId="67885CE9" w:rsidR="008574CF" w:rsidRPr="000C2908" w:rsidRDefault="008574CF" w:rsidP="008574CF">
            <w:pPr>
              <w:pStyle w:val="TableText"/>
              <w:rPr>
                <w:ins w:id="872" w:author="Jarno Nieminen" w:date="2014-06-11T12:40:00Z"/>
                <w:rFonts w:ascii="Georgia" w:hAnsi="Georgia"/>
              </w:rPr>
            </w:pPr>
            <w:ins w:id="873" w:author="Jarno Nieminen" w:date="2014-06-11T12:40:00Z">
              <w:r w:rsidRPr="000C2908">
                <w:rPr>
                  <w:rFonts w:ascii="Georgia" w:hAnsi="Georgia"/>
                </w:rPr>
                <w:t xml:space="preserve">Lennart Eriksson </w:t>
              </w:r>
            </w:ins>
          </w:p>
        </w:tc>
        <w:tc>
          <w:tcPr>
            <w:tcW w:w="1418" w:type="dxa"/>
          </w:tcPr>
          <w:p w14:paraId="515B50E7" w14:textId="77777777" w:rsidR="008574CF" w:rsidRPr="000C2908" w:rsidRDefault="008574CF" w:rsidP="0039481C">
            <w:pPr>
              <w:pStyle w:val="TableText"/>
              <w:rPr>
                <w:ins w:id="874" w:author="Jarno Nieminen" w:date="2014-06-11T12:40:00Z"/>
                <w:rFonts w:ascii="Georgia" w:hAnsi="Georgia"/>
              </w:rPr>
            </w:pPr>
          </w:p>
        </w:tc>
      </w:tr>
      <w:tr w:rsidR="0039481C" w:rsidRPr="000C2908" w14:paraId="1BF42DEB" w14:textId="77777777" w:rsidTr="000C2908">
        <w:trPr>
          <w:ins w:id="875" w:author="Jarno Nieminen" w:date="2014-06-11T12:40:00Z"/>
        </w:trPr>
        <w:tc>
          <w:tcPr>
            <w:tcW w:w="1304" w:type="dxa"/>
          </w:tcPr>
          <w:p w14:paraId="79BFB119" w14:textId="75613C78" w:rsidR="0039481C" w:rsidRPr="000C2908" w:rsidRDefault="00F35278" w:rsidP="0039481C">
            <w:pPr>
              <w:pStyle w:val="TableText"/>
              <w:rPr>
                <w:ins w:id="876" w:author="Jarno Nieminen" w:date="2014-06-11T12:40:00Z"/>
                <w:rFonts w:ascii="Georgia" w:hAnsi="Georgia"/>
              </w:rPr>
            </w:pPr>
            <w:ins w:id="877" w:author="Jarno Nieminen" w:date="2014-06-11T12:40:00Z">
              <w:r w:rsidRPr="000C2908">
                <w:rPr>
                  <w:rFonts w:ascii="Georgia" w:hAnsi="Georgia"/>
                </w:rPr>
                <w:t>1.3</w:t>
              </w:r>
              <w:r w:rsidR="008574CF" w:rsidRPr="000C2908">
                <w:rPr>
                  <w:rFonts w:ascii="Georgia" w:hAnsi="Georgia"/>
                </w:rPr>
                <w:t>.1</w:t>
              </w:r>
              <w:r w:rsidRPr="000C2908">
                <w:rPr>
                  <w:rFonts w:ascii="Georgia" w:hAnsi="Georgia"/>
                </w:rPr>
                <w:t xml:space="preserve"> mall</w:t>
              </w:r>
            </w:ins>
          </w:p>
        </w:tc>
        <w:tc>
          <w:tcPr>
            <w:tcW w:w="992" w:type="dxa"/>
          </w:tcPr>
          <w:p w14:paraId="49FA0B03" w14:textId="77777777" w:rsidR="0039481C" w:rsidRPr="000C2908" w:rsidRDefault="0039481C" w:rsidP="0039481C">
            <w:pPr>
              <w:pStyle w:val="TableText"/>
              <w:rPr>
                <w:ins w:id="878" w:author="Jarno Nieminen" w:date="2014-06-11T12:40:00Z"/>
                <w:rFonts w:ascii="Georgia" w:hAnsi="Georgia"/>
              </w:rPr>
            </w:pPr>
          </w:p>
        </w:tc>
        <w:tc>
          <w:tcPr>
            <w:tcW w:w="1560" w:type="dxa"/>
          </w:tcPr>
          <w:p w14:paraId="1885408B" w14:textId="447558E4" w:rsidR="0039481C" w:rsidRPr="000C2908" w:rsidRDefault="008574CF" w:rsidP="0039481C">
            <w:pPr>
              <w:pStyle w:val="TableText"/>
              <w:rPr>
                <w:ins w:id="879" w:author="Jarno Nieminen" w:date="2014-06-11T12:40:00Z"/>
                <w:rFonts w:ascii="Georgia" w:hAnsi="Georgia"/>
              </w:rPr>
            </w:pPr>
            <w:ins w:id="880" w:author="Jarno Nieminen" w:date="2014-06-11T12:40:00Z">
              <w:r w:rsidRPr="000C2908">
                <w:rPr>
                  <w:rFonts w:ascii="Georgia" w:hAnsi="Georgia"/>
                </w:rPr>
                <w:t>2014-05-14</w:t>
              </w:r>
            </w:ins>
          </w:p>
        </w:tc>
        <w:tc>
          <w:tcPr>
            <w:tcW w:w="3260" w:type="dxa"/>
          </w:tcPr>
          <w:p w14:paraId="4B09CECA" w14:textId="7DC236C0" w:rsidR="0039481C" w:rsidRPr="000C2908" w:rsidRDefault="008574CF" w:rsidP="00F35278">
            <w:pPr>
              <w:pStyle w:val="TableText"/>
              <w:tabs>
                <w:tab w:val="right" w:pos="3176"/>
              </w:tabs>
              <w:rPr>
                <w:ins w:id="881" w:author="Jarno Nieminen" w:date="2014-06-11T12:40:00Z"/>
                <w:rFonts w:ascii="Georgia" w:hAnsi="Georgia"/>
              </w:rPr>
            </w:pPr>
            <w:ins w:id="882" w:author="Jarno Nieminen" w:date="2014-06-11T12:40:00Z">
              <w:r w:rsidRPr="000C2908">
                <w:rPr>
                  <w:rFonts w:ascii="Georgia" w:hAnsi="Georgia"/>
                </w:rPr>
                <w:t>Rättat fel för versionsvariabler</w:t>
              </w:r>
            </w:ins>
          </w:p>
        </w:tc>
        <w:tc>
          <w:tcPr>
            <w:tcW w:w="1559" w:type="dxa"/>
          </w:tcPr>
          <w:p w14:paraId="524F015C" w14:textId="77777777" w:rsidR="0039481C" w:rsidRPr="000C2908" w:rsidRDefault="00F35278" w:rsidP="0039481C">
            <w:pPr>
              <w:pStyle w:val="TableText"/>
              <w:rPr>
                <w:ins w:id="883" w:author="Jarno Nieminen" w:date="2014-06-11T12:40:00Z"/>
                <w:rFonts w:ascii="Georgia" w:hAnsi="Georgia"/>
              </w:rPr>
            </w:pPr>
            <w:ins w:id="884" w:author="Jarno Nieminen" w:date="2014-06-11T12:40:00Z">
              <w:r w:rsidRPr="000C2908">
                <w:rPr>
                  <w:rFonts w:ascii="Georgia" w:hAnsi="Georgia"/>
                </w:rPr>
                <w:t>Lennart Eriksson</w:t>
              </w:r>
            </w:ins>
          </w:p>
        </w:tc>
        <w:tc>
          <w:tcPr>
            <w:tcW w:w="1418" w:type="dxa"/>
          </w:tcPr>
          <w:p w14:paraId="3BF4086E" w14:textId="77777777" w:rsidR="0039481C" w:rsidRPr="000C2908" w:rsidRDefault="0039481C" w:rsidP="0039481C">
            <w:pPr>
              <w:pStyle w:val="TableText"/>
              <w:rPr>
                <w:ins w:id="885" w:author="Jarno Nieminen" w:date="2014-06-11T12:40:00Z"/>
                <w:rFonts w:ascii="Georgia" w:hAnsi="Georgia"/>
              </w:rPr>
            </w:pPr>
          </w:p>
        </w:tc>
      </w:tr>
      <w:tr w:rsidR="00641A3D" w:rsidRPr="000C2908" w14:paraId="01AB4D7B" w14:textId="77777777" w:rsidTr="000C2908">
        <w:trPr>
          <w:ins w:id="886" w:author="Jarno Nieminen" w:date="2014-06-11T12:40:00Z"/>
        </w:trPr>
        <w:tc>
          <w:tcPr>
            <w:tcW w:w="1304" w:type="dxa"/>
          </w:tcPr>
          <w:p w14:paraId="219146FB" w14:textId="23C817A4" w:rsidR="00641A3D" w:rsidRPr="000C2908" w:rsidRDefault="00641A3D" w:rsidP="0039481C">
            <w:pPr>
              <w:pStyle w:val="TableText"/>
              <w:rPr>
                <w:ins w:id="887" w:author="Jarno Nieminen" w:date="2014-06-11T12:40:00Z"/>
                <w:rFonts w:ascii="Georgia" w:hAnsi="Georgia"/>
              </w:rPr>
            </w:pPr>
            <w:ins w:id="888" w:author="Jarno Nieminen" w:date="2014-06-11T12:40:00Z">
              <w:r w:rsidRPr="000C2908">
                <w:rPr>
                  <w:rFonts w:ascii="Georgia" w:hAnsi="Georgia"/>
                </w:rPr>
                <w:t>1.3.2 mall</w:t>
              </w:r>
            </w:ins>
          </w:p>
        </w:tc>
        <w:tc>
          <w:tcPr>
            <w:tcW w:w="992" w:type="dxa"/>
          </w:tcPr>
          <w:p w14:paraId="5D5CC374" w14:textId="77777777" w:rsidR="00641A3D" w:rsidRPr="000C2908" w:rsidRDefault="00641A3D" w:rsidP="0039481C">
            <w:pPr>
              <w:pStyle w:val="TableText"/>
              <w:rPr>
                <w:ins w:id="889" w:author="Jarno Nieminen" w:date="2014-06-11T12:40:00Z"/>
                <w:rFonts w:ascii="Georgia" w:hAnsi="Georgia"/>
                <w:highlight w:val="yellow"/>
              </w:rPr>
            </w:pPr>
          </w:p>
        </w:tc>
        <w:tc>
          <w:tcPr>
            <w:tcW w:w="1560" w:type="dxa"/>
          </w:tcPr>
          <w:p w14:paraId="4AC322CA" w14:textId="15888A2C" w:rsidR="00641A3D" w:rsidRPr="000C2908" w:rsidRDefault="00641A3D" w:rsidP="0039481C">
            <w:pPr>
              <w:pStyle w:val="TableText"/>
              <w:rPr>
                <w:ins w:id="890" w:author="Jarno Nieminen" w:date="2014-06-11T12:40:00Z"/>
                <w:rFonts w:ascii="Georgia" w:hAnsi="Georgia"/>
                <w:highlight w:val="yellow"/>
              </w:rPr>
            </w:pPr>
            <w:ins w:id="891" w:author="Jarno Nieminen" w:date="2014-06-11T12:40:00Z">
              <w:r w:rsidRPr="000C2908">
                <w:rPr>
                  <w:rFonts w:ascii="Georgia" w:hAnsi="Georgia"/>
                </w:rPr>
                <w:t>2014-05-20</w:t>
              </w:r>
            </w:ins>
          </w:p>
        </w:tc>
        <w:tc>
          <w:tcPr>
            <w:tcW w:w="3260" w:type="dxa"/>
          </w:tcPr>
          <w:p w14:paraId="3B1A7D91" w14:textId="39FD8BBC" w:rsidR="00641A3D" w:rsidRPr="000C2908" w:rsidRDefault="00641A3D" w:rsidP="00641A3D">
            <w:pPr>
              <w:pStyle w:val="TableText"/>
              <w:tabs>
                <w:tab w:val="right" w:pos="3176"/>
              </w:tabs>
              <w:jc w:val="left"/>
              <w:rPr>
                <w:ins w:id="892" w:author="Jarno Nieminen" w:date="2014-06-11T12:40:00Z"/>
                <w:rFonts w:ascii="Georgia" w:hAnsi="Georgia"/>
                <w:highlight w:val="yellow"/>
              </w:rPr>
            </w:pPr>
            <w:ins w:id="893" w:author="Jarno Nieminen" w:date="2014-06-11T12:40:00Z">
              <w:r w:rsidRPr="000C2908">
                <w:rPr>
                  <w:rFonts w:ascii="Georgia" w:hAnsi="Georgia"/>
                </w:rPr>
                <w:t>Rättat feltabeller efter genomlysning av krav kontra kontraktsinnehåll</w:t>
              </w:r>
            </w:ins>
          </w:p>
        </w:tc>
        <w:tc>
          <w:tcPr>
            <w:tcW w:w="1559" w:type="dxa"/>
          </w:tcPr>
          <w:p w14:paraId="025009E2" w14:textId="731CE67F" w:rsidR="00641A3D" w:rsidRPr="000C2908" w:rsidRDefault="00641A3D" w:rsidP="0039481C">
            <w:pPr>
              <w:pStyle w:val="TableText"/>
              <w:rPr>
                <w:ins w:id="894" w:author="Jarno Nieminen" w:date="2014-06-11T12:40:00Z"/>
                <w:rFonts w:ascii="Georgia" w:hAnsi="Georgia"/>
                <w:highlight w:val="yellow"/>
              </w:rPr>
            </w:pPr>
            <w:ins w:id="895" w:author="Jarno Nieminen" w:date="2014-06-11T12:40:00Z">
              <w:r w:rsidRPr="000C2908">
                <w:rPr>
                  <w:rFonts w:ascii="Georgia" w:hAnsi="Georgia"/>
                </w:rPr>
                <w:t>Lennart Eriksson</w:t>
              </w:r>
            </w:ins>
          </w:p>
        </w:tc>
        <w:tc>
          <w:tcPr>
            <w:tcW w:w="1418" w:type="dxa"/>
          </w:tcPr>
          <w:p w14:paraId="5397CD49" w14:textId="77777777" w:rsidR="00641A3D" w:rsidRPr="000C2908" w:rsidRDefault="00641A3D" w:rsidP="0039481C">
            <w:pPr>
              <w:pStyle w:val="TableText"/>
              <w:rPr>
                <w:ins w:id="896" w:author="Jarno Nieminen" w:date="2014-06-11T12:40:00Z"/>
                <w:rFonts w:ascii="Georgia" w:hAnsi="Georgia"/>
              </w:rPr>
            </w:pPr>
          </w:p>
        </w:tc>
      </w:tr>
      <w:tr w:rsidR="00551447" w:rsidRPr="0026766E" w14:paraId="31B3C409" w14:textId="77777777" w:rsidTr="000C2908">
        <w:tblPrEx>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Change w:id="897" w:author="Jarno Nieminen" w:date="2014-06-11T12:40:00Z">
            <w:tblPrEx>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
          </w:tblPrExChange>
        </w:tblPrEx>
        <w:trPr>
          <w:trPrChange w:id="898" w:author="Jarno Nieminen" w:date="2014-06-11T12:40:00Z">
            <w:trPr>
              <w:gridAfter w:val="0"/>
            </w:trPr>
          </w:trPrChange>
        </w:trPr>
        <w:tc>
          <w:tcPr>
            <w:tcW w:w="1304" w:type="dxa"/>
            <w:tcPrChange w:id="899" w:author="Jarno Nieminen" w:date="2014-06-11T12:40:00Z">
              <w:tcPr>
                <w:tcW w:w="879" w:type="dxa"/>
                <w:gridSpan w:val="2"/>
              </w:tcPr>
            </w:tcPrChange>
          </w:tcPr>
          <w:p w14:paraId="1779AAC4" w14:textId="1D636C9E" w:rsidR="00551447" w:rsidRPr="0026766E" w:rsidRDefault="00551447" w:rsidP="00601C65">
            <w:pPr>
              <w:pStyle w:val="TableText"/>
              <w:rPr>
                <w:rFonts w:ascii="Georgia" w:hAnsi="Georgia"/>
                <w:color w:val="008000"/>
                <w:rPrChange w:id="900" w:author="Jarno Nieminen" w:date="2014-06-11T12:40:00Z">
                  <w:rPr/>
                </w:rPrChange>
              </w:rPr>
            </w:pPr>
            <w:r w:rsidRPr="0026766E">
              <w:rPr>
                <w:rFonts w:ascii="Georgia" w:hAnsi="Georgia"/>
                <w:color w:val="008000"/>
                <w:rPrChange w:id="901" w:author="Jarno Nieminen" w:date="2014-06-11T12:40:00Z">
                  <w:rPr/>
                </w:rPrChange>
              </w:rPr>
              <w:t>2.</w:t>
            </w:r>
            <w:del w:id="902" w:author="Jarno Nieminen" w:date="2014-06-11T12:40:00Z">
              <w:r w:rsidR="00A050F8" w:rsidRPr="00D82A73">
                <w:delText>0RC1</w:delText>
              </w:r>
            </w:del>
            <w:ins w:id="903" w:author="Jarno Nieminen" w:date="2014-06-11T12:40:00Z">
              <w:r w:rsidRPr="0026766E">
                <w:rPr>
                  <w:rFonts w:ascii="Georgia" w:hAnsi="Georgia"/>
                  <w:color w:val="008000"/>
                </w:rPr>
                <w:t>0.0RC_2</w:t>
              </w:r>
            </w:ins>
          </w:p>
        </w:tc>
        <w:tc>
          <w:tcPr>
            <w:tcW w:w="992" w:type="dxa"/>
            <w:tcPrChange w:id="904" w:author="Jarno Nieminen" w:date="2014-06-11T12:40:00Z">
              <w:tcPr>
                <w:tcW w:w="567" w:type="dxa"/>
                <w:gridSpan w:val="2"/>
              </w:tcPr>
            </w:tcPrChange>
          </w:tcPr>
          <w:p w14:paraId="3198EFF4" w14:textId="7912ACBE" w:rsidR="00551447" w:rsidRPr="0026766E" w:rsidRDefault="00551447" w:rsidP="00551447">
            <w:pPr>
              <w:pStyle w:val="TableText"/>
              <w:rPr>
                <w:rFonts w:ascii="Georgia" w:hAnsi="Georgia"/>
                <w:rPrChange w:id="905" w:author="Jarno Nieminen" w:date="2014-06-11T12:40:00Z">
                  <w:rPr/>
                </w:rPrChange>
              </w:rPr>
            </w:pPr>
            <w:r w:rsidRPr="0026766E">
              <w:rPr>
                <w:rPrChange w:id="906" w:author="Jarno Nieminen" w:date="2014-06-11T12:40:00Z">
                  <w:rPr>
                    <w:highlight w:val="yellow"/>
                  </w:rPr>
                </w:rPrChange>
              </w:rPr>
              <w:t>PA1</w:t>
            </w:r>
          </w:p>
        </w:tc>
        <w:tc>
          <w:tcPr>
            <w:tcW w:w="1560" w:type="dxa"/>
            <w:tcPrChange w:id="907" w:author="Jarno Nieminen" w:date="2014-06-11T12:40:00Z">
              <w:tcPr>
                <w:tcW w:w="1417" w:type="dxa"/>
                <w:gridSpan w:val="2"/>
              </w:tcPr>
            </w:tcPrChange>
          </w:tcPr>
          <w:p w14:paraId="533A39CF" w14:textId="5C79EC02" w:rsidR="00551447" w:rsidRPr="0026766E" w:rsidRDefault="00551447" w:rsidP="00551447">
            <w:pPr>
              <w:pStyle w:val="TableText"/>
              <w:rPr>
                <w:rFonts w:ascii="Georgia" w:hAnsi="Georgia"/>
                <w:rPrChange w:id="908" w:author="Jarno Nieminen" w:date="2014-06-11T12:40:00Z">
                  <w:rPr/>
                </w:rPrChange>
              </w:rPr>
            </w:pPr>
            <w:r w:rsidRPr="0026766E">
              <w:rPr>
                <w:rPrChange w:id="909" w:author="Jarno Nieminen" w:date="2014-06-11T12:40:00Z">
                  <w:rPr>
                    <w:highlight w:val="yellow"/>
                  </w:rPr>
                </w:rPrChange>
              </w:rPr>
              <w:t>2014-03-26</w:t>
            </w:r>
          </w:p>
        </w:tc>
        <w:tc>
          <w:tcPr>
            <w:tcW w:w="3260" w:type="dxa"/>
            <w:tcPrChange w:id="910" w:author="Jarno Nieminen" w:date="2014-06-11T12:40:00Z">
              <w:tcPr>
                <w:tcW w:w="3544" w:type="dxa"/>
                <w:gridSpan w:val="2"/>
              </w:tcPr>
            </w:tcPrChange>
          </w:tcPr>
          <w:p w14:paraId="7BC88FB0" w14:textId="4C5FF3A6" w:rsidR="00551447" w:rsidRPr="0026766E" w:rsidRDefault="00551447">
            <w:pPr>
              <w:pStyle w:val="TableText"/>
              <w:tabs>
                <w:tab w:val="right" w:pos="3176"/>
              </w:tabs>
              <w:rPr>
                <w:rFonts w:ascii="Georgia" w:hAnsi="Georgia"/>
                <w:rPrChange w:id="911" w:author="Jarno Nieminen" w:date="2014-06-11T12:40:00Z">
                  <w:rPr/>
                </w:rPrChange>
              </w:rPr>
              <w:pPrChange w:id="912" w:author="Jarno Nieminen" w:date="2014-06-11T12:40:00Z">
                <w:pPr>
                  <w:pStyle w:val="TableText"/>
                </w:pPr>
              </w:pPrChange>
            </w:pPr>
            <w:r w:rsidRPr="0026766E">
              <w:rPr>
                <w:rPrChange w:id="913" w:author="Jarno Nieminen" w:date="2014-06-11T12:40:00Z">
                  <w:rPr>
                    <w:highlight w:val="yellow"/>
                  </w:rPr>
                </w:rPrChange>
              </w:rPr>
              <w:t>Första version</w:t>
            </w:r>
          </w:p>
        </w:tc>
        <w:tc>
          <w:tcPr>
            <w:tcW w:w="1559" w:type="dxa"/>
            <w:tcPrChange w:id="914" w:author="Jarno Nieminen" w:date="2014-06-11T12:40:00Z">
              <w:tcPr>
                <w:tcW w:w="1901" w:type="dxa"/>
                <w:gridSpan w:val="2"/>
              </w:tcPr>
            </w:tcPrChange>
          </w:tcPr>
          <w:p w14:paraId="583D5CCE" w14:textId="181308DD" w:rsidR="00551447" w:rsidRPr="0026766E" w:rsidRDefault="00551447" w:rsidP="00551447">
            <w:pPr>
              <w:pStyle w:val="TableText"/>
              <w:rPr>
                <w:rFonts w:ascii="Georgia" w:hAnsi="Georgia"/>
                <w:rPrChange w:id="915" w:author="Jarno Nieminen" w:date="2014-06-11T12:40:00Z">
                  <w:rPr/>
                </w:rPrChange>
              </w:rPr>
            </w:pPr>
            <w:r w:rsidRPr="0026766E">
              <w:rPr>
                <w:rPrChange w:id="916" w:author="Jarno Nieminen" w:date="2014-06-11T12:40:00Z">
                  <w:rPr>
                    <w:highlight w:val="yellow"/>
                  </w:rPr>
                </w:rPrChange>
              </w:rPr>
              <w:t>Marco de Luca, HSF invånartjänster</w:t>
            </w:r>
          </w:p>
        </w:tc>
        <w:tc>
          <w:tcPr>
            <w:tcW w:w="1418" w:type="dxa"/>
            <w:tcPrChange w:id="917" w:author="Jarno Nieminen" w:date="2014-06-11T12:40:00Z">
              <w:tcPr>
                <w:tcW w:w="1440" w:type="dxa"/>
                <w:gridSpan w:val="2"/>
              </w:tcPr>
            </w:tcPrChange>
          </w:tcPr>
          <w:p w14:paraId="451E2D11" w14:textId="77777777" w:rsidR="00551447" w:rsidRPr="0026766E" w:rsidRDefault="00551447" w:rsidP="00551447">
            <w:pPr>
              <w:pStyle w:val="TableText"/>
              <w:rPr>
                <w:rFonts w:ascii="Georgia" w:hAnsi="Georgia"/>
                <w:rPrChange w:id="918" w:author="Jarno Nieminen" w:date="2014-06-11T12:40:00Z">
                  <w:rPr/>
                </w:rPrChange>
              </w:rPr>
            </w:pPr>
          </w:p>
        </w:tc>
      </w:tr>
      <w:tr w:rsidR="00551447" w:rsidRPr="0026766E" w14:paraId="0F1CD5E2" w14:textId="77777777" w:rsidTr="000C2908">
        <w:tblPrEx>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Change w:id="919" w:author="Jarno Nieminen" w:date="2014-06-11T12:40:00Z">
            <w:tblPrEx>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Ex>
          </w:tblPrExChange>
        </w:tblPrEx>
        <w:trPr>
          <w:trPrChange w:id="920" w:author="Jarno Nieminen" w:date="2014-06-11T12:40:00Z">
            <w:trPr>
              <w:gridAfter w:val="0"/>
            </w:trPr>
          </w:trPrChange>
        </w:trPr>
        <w:tc>
          <w:tcPr>
            <w:tcW w:w="1304" w:type="dxa"/>
            <w:tcPrChange w:id="921" w:author="Jarno Nieminen" w:date="2014-06-11T12:40:00Z">
              <w:tcPr>
                <w:tcW w:w="879" w:type="dxa"/>
                <w:gridSpan w:val="2"/>
              </w:tcPr>
            </w:tcPrChange>
          </w:tcPr>
          <w:p w14:paraId="2CDEBC21" w14:textId="0A4ABA79" w:rsidR="00551447" w:rsidRPr="0026766E" w:rsidRDefault="00551447" w:rsidP="00601C65">
            <w:pPr>
              <w:pStyle w:val="TableText"/>
              <w:rPr>
                <w:rFonts w:ascii="Georgia" w:hAnsi="Georgia"/>
                <w:color w:val="008000"/>
                <w:rPrChange w:id="922" w:author="Jarno Nieminen" w:date="2014-06-11T12:40:00Z">
                  <w:rPr/>
                </w:rPrChange>
              </w:rPr>
            </w:pPr>
            <w:r w:rsidRPr="0026766E">
              <w:rPr>
                <w:rFonts w:ascii="Georgia" w:hAnsi="Georgia"/>
                <w:color w:val="008000"/>
                <w:rPrChange w:id="923" w:author="Jarno Nieminen" w:date="2014-06-11T12:40:00Z">
                  <w:rPr/>
                </w:rPrChange>
              </w:rPr>
              <w:t>2.</w:t>
            </w:r>
            <w:del w:id="924" w:author="Jarno Nieminen" w:date="2014-06-11T12:40:00Z">
              <w:r w:rsidR="00060509">
                <w:delText>0RC1</w:delText>
              </w:r>
            </w:del>
            <w:ins w:id="925" w:author="Jarno Nieminen" w:date="2014-06-11T12:40:00Z">
              <w:r w:rsidRPr="0026766E">
                <w:rPr>
                  <w:rFonts w:ascii="Georgia" w:hAnsi="Georgia"/>
                  <w:color w:val="008000"/>
                </w:rPr>
                <w:t>0.0RC_2</w:t>
              </w:r>
            </w:ins>
          </w:p>
        </w:tc>
        <w:tc>
          <w:tcPr>
            <w:tcW w:w="992" w:type="dxa"/>
            <w:tcPrChange w:id="926" w:author="Jarno Nieminen" w:date="2014-06-11T12:40:00Z">
              <w:tcPr>
                <w:tcW w:w="567" w:type="dxa"/>
                <w:gridSpan w:val="2"/>
              </w:tcPr>
            </w:tcPrChange>
          </w:tcPr>
          <w:p w14:paraId="77E3FF9F" w14:textId="2D47CCCB" w:rsidR="00551447" w:rsidRPr="0026766E" w:rsidRDefault="00551447" w:rsidP="00551447">
            <w:pPr>
              <w:pStyle w:val="TableText"/>
              <w:rPr>
                <w:rFonts w:ascii="Georgia" w:hAnsi="Georgia"/>
                <w:rPrChange w:id="927" w:author="Jarno Nieminen" w:date="2014-06-11T12:40:00Z">
                  <w:rPr>
                    <w:highlight w:val="yellow"/>
                  </w:rPr>
                </w:rPrChange>
              </w:rPr>
            </w:pPr>
            <w:r w:rsidRPr="0026766E">
              <w:rPr>
                <w:rPrChange w:id="928" w:author="Jarno Nieminen" w:date="2014-06-11T12:40:00Z">
                  <w:rPr>
                    <w:highlight w:val="yellow"/>
                  </w:rPr>
                </w:rPrChange>
              </w:rPr>
              <w:t>PA2</w:t>
            </w:r>
          </w:p>
        </w:tc>
        <w:tc>
          <w:tcPr>
            <w:tcW w:w="1560" w:type="dxa"/>
            <w:tcPrChange w:id="929" w:author="Jarno Nieminen" w:date="2014-06-11T12:40:00Z">
              <w:tcPr>
                <w:tcW w:w="1417" w:type="dxa"/>
                <w:gridSpan w:val="2"/>
              </w:tcPr>
            </w:tcPrChange>
          </w:tcPr>
          <w:p w14:paraId="00D27B77" w14:textId="36885EAA" w:rsidR="00551447" w:rsidRPr="0026766E" w:rsidRDefault="00551447" w:rsidP="00551447">
            <w:pPr>
              <w:pStyle w:val="TableText"/>
              <w:rPr>
                <w:rFonts w:ascii="Georgia" w:hAnsi="Georgia"/>
                <w:rPrChange w:id="930" w:author="Jarno Nieminen" w:date="2014-06-11T12:40:00Z">
                  <w:rPr>
                    <w:highlight w:val="yellow"/>
                  </w:rPr>
                </w:rPrChange>
              </w:rPr>
            </w:pPr>
            <w:r w:rsidRPr="0026766E">
              <w:rPr>
                <w:rPrChange w:id="931" w:author="Jarno Nieminen" w:date="2014-06-11T12:40:00Z">
                  <w:rPr>
                    <w:highlight w:val="yellow"/>
                  </w:rPr>
                </w:rPrChange>
              </w:rPr>
              <w:t>2014-04-28</w:t>
            </w:r>
          </w:p>
        </w:tc>
        <w:tc>
          <w:tcPr>
            <w:tcW w:w="3260" w:type="dxa"/>
            <w:tcPrChange w:id="932" w:author="Jarno Nieminen" w:date="2014-06-11T12:40:00Z">
              <w:tcPr>
                <w:tcW w:w="3544" w:type="dxa"/>
                <w:gridSpan w:val="2"/>
              </w:tcPr>
            </w:tcPrChange>
          </w:tcPr>
          <w:p w14:paraId="25D72BB8" w14:textId="71978609" w:rsidR="00551447" w:rsidRPr="0026766E" w:rsidRDefault="00551447">
            <w:pPr>
              <w:pStyle w:val="TableText"/>
              <w:tabs>
                <w:tab w:val="right" w:pos="3176"/>
              </w:tabs>
              <w:rPr>
                <w:rFonts w:ascii="Georgia" w:hAnsi="Georgia"/>
                <w:rPrChange w:id="933" w:author="Jarno Nieminen" w:date="2014-06-11T12:40:00Z">
                  <w:rPr>
                    <w:highlight w:val="yellow"/>
                  </w:rPr>
                </w:rPrChange>
              </w:rPr>
              <w:pPrChange w:id="934" w:author="Jarno Nieminen" w:date="2014-06-11T12:40:00Z">
                <w:pPr>
                  <w:pStyle w:val="TableText"/>
                </w:pPr>
              </w:pPrChange>
            </w:pPr>
            <w:r w:rsidRPr="0026766E">
              <w:rPr>
                <w:rPrChange w:id="935" w:author="Jarno Nieminen" w:date="2014-06-11T12:40:00Z">
                  <w:rPr>
                    <w:highlight w:val="yellow"/>
                  </w:rPr>
                </w:rPrChange>
              </w:rPr>
              <w:t>Smärre textkorriger</w:t>
            </w:r>
            <w:r w:rsidR="0026766E">
              <w:rPr>
                <w:rPrChange w:id="936" w:author="Jarno Nieminen" w:date="2014-06-11T12:40:00Z">
                  <w:rPr>
                    <w:highlight w:val="yellow"/>
                  </w:rPr>
                </w:rPrChange>
              </w:rPr>
              <w:t xml:space="preserve">ingar och några frågetecken (se </w:t>
            </w:r>
            <w:r w:rsidRPr="0026766E">
              <w:rPr>
                <w:rPrChange w:id="937" w:author="Jarno Nieminen" w:date="2014-06-11T12:40:00Z">
                  <w:rPr>
                    <w:highlight w:val="yellow"/>
                  </w:rPr>
                </w:rPrChange>
              </w:rPr>
              <w:t>kommentarer i dokumentet)</w:t>
            </w:r>
          </w:p>
        </w:tc>
        <w:tc>
          <w:tcPr>
            <w:tcW w:w="1559" w:type="dxa"/>
            <w:tcPrChange w:id="938" w:author="Jarno Nieminen" w:date="2014-06-11T12:40:00Z">
              <w:tcPr>
                <w:tcW w:w="1901" w:type="dxa"/>
                <w:gridSpan w:val="2"/>
              </w:tcPr>
            </w:tcPrChange>
          </w:tcPr>
          <w:p w14:paraId="4AB5011E" w14:textId="176FCBB3" w:rsidR="00551447" w:rsidRPr="0026766E" w:rsidRDefault="00551447" w:rsidP="00551447">
            <w:pPr>
              <w:pStyle w:val="TableText"/>
              <w:rPr>
                <w:rFonts w:ascii="Georgia" w:hAnsi="Georgia"/>
                <w:rPrChange w:id="939" w:author="Jarno Nieminen" w:date="2014-06-11T12:40:00Z">
                  <w:rPr>
                    <w:highlight w:val="yellow"/>
                  </w:rPr>
                </w:rPrChange>
              </w:rPr>
            </w:pPr>
            <w:r w:rsidRPr="0026766E">
              <w:rPr>
                <w:rPrChange w:id="940" w:author="Jarno Nieminen" w:date="2014-06-11T12:40:00Z">
                  <w:rPr>
                    <w:highlight w:val="yellow"/>
                  </w:rPr>
                </w:rPrChange>
              </w:rPr>
              <w:t>Jarno Nieminen</w:t>
            </w:r>
          </w:p>
        </w:tc>
        <w:tc>
          <w:tcPr>
            <w:tcW w:w="1418" w:type="dxa"/>
            <w:tcPrChange w:id="941" w:author="Jarno Nieminen" w:date="2014-06-11T12:40:00Z">
              <w:tcPr>
                <w:tcW w:w="1440" w:type="dxa"/>
                <w:gridSpan w:val="2"/>
              </w:tcPr>
            </w:tcPrChange>
          </w:tcPr>
          <w:p w14:paraId="1CF8C7FC" w14:textId="77777777" w:rsidR="00551447" w:rsidRPr="0026766E" w:rsidRDefault="00551447" w:rsidP="00551447">
            <w:pPr>
              <w:pStyle w:val="TableText"/>
              <w:rPr>
                <w:rFonts w:ascii="Georgia" w:hAnsi="Georgia"/>
                <w:rPrChange w:id="942" w:author="Jarno Nieminen" w:date="2014-06-11T12:40:00Z">
                  <w:rPr/>
                </w:rPrChange>
              </w:rPr>
            </w:pPr>
          </w:p>
        </w:tc>
      </w:tr>
      <w:tr w:rsidR="00551447" w:rsidRPr="000C2908" w14:paraId="129EB5D9" w14:textId="77777777" w:rsidTr="000C2908">
        <w:trPr>
          <w:ins w:id="943" w:author="Jarno Nieminen" w:date="2014-06-11T12:40:00Z"/>
        </w:trPr>
        <w:tc>
          <w:tcPr>
            <w:tcW w:w="1304" w:type="dxa"/>
          </w:tcPr>
          <w:p w14:paraId="01924E91" w14:textId="77777777" w:rsidR="00551447" w:rsidRPr="0026766E" w:rsidRDefault="00551447" w:rsidP="00551447">
            <w:pPr>
              <w:pStyle w:val="TableText"/>
              <w:rPr>
                <w:ins w:id="944" w:author="Jarno Nieminen" w:date="2014-06-11T12:40:00Z"/>
                <w:rFonts w:ascii="Georgia" w:hAnsi="Georgia"/>
                <w:color w:val="008000"/>
              </w:rPr>
            </w:pPr>
            <w:ins w:id="945" w:author="Jarno Nieminen" w:date="2014-06-11T12:40:00Z">
              <w:r w:rsidRPr="0026766E">
                <w:rPr>
                  <w:rFonts w:ascii="Georgia" w:hAnsi="Georgia"/>
                  <w:color w:val="008000"/>
                </w:rPr>
                <w:fldChar w:fldCharType="begin"/>
              </w:r>
              <w:r w:rsidRPr="0026766E">
                <w:rPr>
                  <w:rFonts w:ascii="Georgia" w:hAnsi="Georgia"/>
                  <w:color w:val="008000"/>
                </w:rPr>
                <w:instrText xml:space="preserve"> DOCPROPERTY  "version1" \* MERGEFORMAT </w:instrText>
              </w:r>
              <w:r w:rsidRPr="0026766E">
                <w:rPr>
                  <w:rFonts w:ascii="Georgia" w:hAnsi="Georgia"/>
                  <w:color w:val="008000"/>
                </w:rPr>
                <w:fldChar w:fldCharType="separate"/>
              </w:r>
              <w:r w:rsidRPr="0026766E">
                <w:rPr>
                  <w:rFonts w:ascii="Georgia" w:hAnsi="Georgia"/>
                  <w:color w:val="008000"/>
                </w:rPr>
                <w:t>2</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"version2"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"version3"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color w:val="008000"/>
                </w:rPr>
                <w:fldChar w:fldCharType="begin"/>
              </w:r>
              <w:r w:rsidRPr="0026766E">
                <w:rPr>
                  <w:rFonts w:ascii="Georgia" w:hAnsi="Georgia"/>
                  <w:color w:val="008000"/>
                </w:rPr>
                <w:instrText xml:space="preserve"> DOCPROPERTY "rc" \* MERGEFORMAT </w:instrText>
              </w:r>
              <w:r w:rsidRPr="0026766E">
                <w:rPr>
                  <w:rFonts w:ascii="Georgia" w:hAnsi="Georgia"/>
                  <w:color w:val="008000"/>
                </w:rPr>
                <w:fldChar w:fldCharType="separate"/>
              </w:r>
              <w:r w:rsidRPr="0026766E">
                <w:rPr>
                  <w:rFonts w:ascii="Georgia" w:hAnsi="Georgia"/>
                  <w:color w:val="008000"/>
                </w:rPr>
                <w:t>RC_3</w:t>
              </w:r>
              <w:r w:rsidRPr="0026766E">
                <w:rPr>
                  <w:rFonts w:ascii="Georgia" w:hAnsi="Georgia"/>
                  <w:color w:val="008000"/>
                </w:rPr>
                <w:fldChar w:fldCharType="end"/>
              </w:r>
            </w:ins>
          </w:p>
        </w:tc>
        <w:tc>
          <w:tcPr>
            <w:tcW w:w="992" w:type="dxa"/>
          </w:tcPr>
          <w:p w14:paraId="64DCBB02" w14:textId="77777777" w:rsidR="00551447" w:rsidRPr="0026766E" w:rsidRDefault="00551447" w:rsidP="00551447">
            <w:pPr>
              <w:pStyle w:val="TableText"/>
              <w:rPr>
                <w:ins w:id="946" w:author="Jarno Nieminen" w:date="2014-06-11T12:40:00Z"/>
                <w:rFonts w:ascii="Georgia" w:hAnsi="Georgia"/>
              </w:rPr>
            </w:pPr>
            <w:ins w:id="947" w:author="Jarno Nieminen" w:date="2014-06-11T12:40:00Z">
              <w:r w:rsidRPr="0026766E">
                <w:rPr>
                  <w:rFonts w:ascii="Georgia" w:hAnsi="Georgia"/>
                </w:rPr>
                <w:t>PA1</w:t>
              </w:r>
            </w:ins>
          </w:p>
        </w:tc>
        <w:tc>
          <w:tcPr>
            <w:tcW w:w="1560" w:type="dxa"/>
          </w:tcPr>
          <w:p w14:paraId="02FF2D9F" w14:textId="669CC21E" w:rsidR="00551447" w:rsidRPr="0026766E" w:rsidRDefault="00551447" w:rsidP="00551447">
            <w:pPr>
              <w:pStyle w:val="TableText"/>
              <w:rPr>
                <w:ins w:id="948" w:author="Jarno Nieminen" w:date="2014-06-11T12:40:00Z"/>
                <w:rFonts w:ascii="Georgia" w:hAnsi="Georgia"/>
              </w:rPr>
            </w:pPr>
            <w:ins w:id="949" w:author="Jarno Nieminen" w:date="2014-06-11T12:40:00Z">
              <w:r w:rsidRPr="0026766E">
                <w:rPr>
                  <w:rFonts w:ascii="Georgia" w:hAnsi="Georgia"/>
                </w:rPr>
                <w:t>2014-06-11</w:t>
              </w:r>
            </w:ins>
          </w:p>
        </w:tc>
        <w:tc>
          <w:tcPr>
            <w:tcW w:w="3260" w:type="dxa"/>
          </w:tcPr>
          <w:p w14:paraId="1285EF4D" w14:textId="707B3042" w:rsidR="00551447" w:rsidRPr="0026766E" w:rsidRDefault="00551447" w:rsidP="00551447">
            <w:pPr>
              <w:pStyle w:val="TableText"/>
              <w:tabs>
                <w:tab w:val="right" w:pos="3176"/>
              </w:tabs>
              <w:rPr>
                <w:ins w:id="950" w:author="Jarno Nieminen" w:date="2014-06-11T12:40:00Z"/>
                <w:rFonts w:ascii="Georgia" w:hAnsi="Georgia"/>
              </w:rPr>
            </w:pPr>
            <w:ins w:id="951" w:author="Jarno Nieminen" w:date="2014-06-11T12:40:00Z">
              <w:r w:rsidRPr="0026766E">
                <w:rPr>
                  <w:rFonts w:ascii="Georgia" w:hAnsi="Georgia"/>
                </w:rPr>
                <w:t>Ny dokumentmall samt ändringar baserat på kommentarer från arkitekturledningens granskning</w:t>
              </w:r>
            </w:ins>
          </w:p>
        </w:tc>
        <w:tc>
          <w:tcPr>
            <w:tcW w:w="1559" w:type="dxa"/>
          </w:tcPr>
          <w:p w14:paraId="373A1BD7" w14:textId="10282313" w:rsidR="00551447" w:rsidRPr="0026766E" w:rsidRDefault="00551447" w:rsidP="00551447">
            <w:pPr>
              <w:pStyle w:val="TableText"/>
              <w:rPr>
                <w:ins w:id="952" w:author="Jarno Nieminen" w:date="2014-06-11T12:40:00Z"/>
                <w:rFonts w:ascii="Georgia" w:hAnsi="Georgia"/>
              </w:rPr>
            </w:pPr>
            <w:ins w:id="953" w:author="Jarno Nieminen" w:date="2014-06-11T12:40:00Z">
              <w:r w:rsidRPr="0026766E">
                <w:rPr>
                  <w:rFonts w:ascii="Georgia" w:hAnsi="Georgia"/>
                </w:rPr>
                <w:t>Jarno Nieminen Invånartjänster</w:t>
              </w:r>
            </w:ins>
          </w:p>
        </w:tc>
        <w:tc>
          <w:tcPr>
            <w:tcW w:w="1418" w:type="dxa"/>
          </w:tcPr>
          <w:p w14:paraId="4B4AE0CB" w14:textId="77777777" w:rsidR="00551447" w:rsidRPr="000C2908" w:rsidRDefault="00551447" w:rsidP="00551447">
            <w:pPr>
              <w:pStyle w:val="TableText"/>
              <w:rPr>
                <w:ins w:id="954" w:author="Jarno Nieminen" w:date="2014-06-11T12:40:00Z"/>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955" w:author="Jarno Nieminen" w:date="2014-06-11T12:40: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2183"/>
        <w:gridCol w:w="3181"/>
        <w:gridCol w:w="3765"/>
        <w:tblGridChange w:id="956">
          <w:tblGrid>
            <w:gridCol w:w="964"/>
            <w:gridCol w:w="2892"/>
            <w:gridCol w:w="2472"/>
            <w:gridCol w:w="3339"/>
          </w:tblGrid>
        </w:tblGridChange>
      </w:tblGrid>
      <w:tr w:rsidR="0039481C" w:rsidRPr="000C2908" w14:paraId="712094E8" w14:textId="77777777" w:rsidTr="000C2908">
        <w:tc>
          <w:tcPr>
            <w:tcW w:w="964" w:type="dxa"/>
            <w:shd w:val="clear" w:color="auto" w:fill="DDD9C3" w:themeFill="background2" w:themeFillShade="E6"/>
            <w:tcPrChange w:id="957" w:author="Jarno Nieminen" w:date="2014-06-11T12:40:00Z">
              <w:tcPr>
                <w:tcW w:w="964" w:type="dxa"/>
                <w:shd w:val="clear" w:color="auto" w:fill="DDD9C3" w:themeFill="background2" w:themeFillShade="E6"/>
              </w:tcPr>
            </w:tcPrChange>
          </w:tcPr>
          <w:p w14:paraId="7904F37F" w14:textId="77777777" w:rsidR="0039481C" w:rsidRPr="000C2908" w:rsidRDefault="0039481C" w:rsidP="0039481C">
            <w:pPr>
              <w:pStyle w:val="TableText"/>
              <w:rPr>
                <w:rFonts w:ascii="Georgia" w:hAnsi="Georgia"/>
                <w:rPrChange w:id="958" w:author="Jarno Nieminen" w:date="2014-06-11T12:40:00Z">
                  <w:rPr/>
                </w:rPrChange>
              </w:rPr>
            </w:pPr>
            <w:r w:rsidRPr="000C2908">
              <w:rPr>
                <w:rFonts w:ascii="Georgia" w:hAnsi="Georgia"/>
                <w:rPrChange w:id="959" w:author="Jarno Nieminen" w:date="2014-06-11T12:40:00Z">
                  <w:rPr/>
                </w:rPrChange>
              </w:rPr>
              <w:t>Namn</w:t>
            </w:r>
          </w:p>
        </w:tc>
        <w:tc>
          <w:tcPr>
            <w:tcW w:w="2183" w:type="dxa"/>
            <w:shd w:val="clear" w:color="auto" w:fill="DDD9C3" w:themeFill="background2" w:themeFillShade="E6"/>
            <w:tcPrChange w:id="960" w:author="Jarno Nieminen" w:date="2014-06-11T12:40:00Z">
              <w:tcPr>
                <w:tcW w:w="2892" w:type="dxa"/>
                <w:shd w:val="clear" w:color="auto" w:fill="DDD9C3" w:themeFill="background2" w:themeFillShade="E6"/>
              </w:tcPr>
            </w:tcPrChange>
          </w:tcPr>
          <w:p w14:paraId="4DFE558F" w14:textId="77777777" w:rsidR="0039481C" w:rsidRPr="000C2908" w:rsidRDefault="0039481C" w:rsidP="0039481C">
            <w:pPr>
              <w:pStyle w:val="TableText"/>
              <w:rPr>
                <w:rFonts w:ascii="Georgia" w:hAnsi="Georgia"/>
                <w:rPrChange w:id="961" w:author="Jarno Nieminen" w:date="2014-06-11T12:40:00Z">
                  <w:rPr/>
                </w:rPrChange>
              </w:rPr>
            </w:pPr>
            <w:r w:rsidRPr="000C2908">
              <w:rPr>
                <w:rFonts w:ascii="Georgia" w:hAnsi="Georgia"/>
                <w:rPrChange w:id="962" w:author="Jarno Nieminen" w:date="2014-06-11T12:40:00Z">
                  <w:rPr/>
                </w:rPrChange>
              </w:rPr>
              <w:t>Dokument</w:t>
            </w:r>
          </w:p>
        </w:tc>
        <w:tc>
          <w:tcPr>
            <w:tcW w:w="3181" w:type="dxa"/>
            <w:shd w:val="clear" w:color="auto" w:fill="DDD9C3" w:themeFill="background2" w:themeFillShade="E6"/>
            <w:tcPrChange w:id="963" w:author="Jarno Nieminen" w:date="2014-06-11T12:40:00Z">
              <w:tcPr>
                <w:tcW w:w="2472" w:type="dxa"/>
                <w:shd w:val="clear" w:color="auto" w:fill="DDD9C3" w:themeFill="background2" w:themeFillShade="E6"/>
              </w:tcPr>
            </w:tcPrChange>
          </w:tcPr>
          <w:p w14:paraId="312523B2" w14:textId="77777777" w:rsidR="0039481C" w:rsidRPr="000C2908" w:rsidRDefault="0039481C" w:rsidP="0039481C">
            <w:pPr>
              <w:pStyle w:val="TableText"/>
              <w:rPr>
                <w:rFonts w:ascii="Georgia" w:hAnsi="Georgia"/>
                <w:rPrChange w:id="964" w:author="Jarno Nieminen" w:date="2014-06-11T12:40:00Z">
                  <w:rPr/>
                </w:rPrChange>
              </w:rPr>
            </w:pPr>
            <w:r w:rsidRPr="000C2908">
              <w:rPr>
                <w:rFonts w:ascii="Georgia" w:hAnsi="Georgia"/>
                <w:rPrChange w:id="965" w:author="Jarno Nieminen" w:date="2014-06-11T12:40:00Z">
                  <w:rPr/>
                </w:rPrChange>
              </w:rPr>
              <w:t>Kommentar</w:t>
            </w:r>
          </w:p>
        </w:tc>
        <w:tc>
          <w:tcPr>
            <w:tcW w:w="3765" w:type="dxa"/>
            <w:shd w:val="clear" w:color="auto" w:fill="DDD9C3" w:themeFill="background2" w:themeFillShade="E6"/>
            <w:tcPrChange w:id="966" w:author="Jarno Nieminen" w:date="2014-06-11T12:40:00Z">
              <w:tcPr>
                <w:tcW w:w="3339" w:type="dxa"/>
                <w:shd w:val="clear" w:color="auto" w:fill="DDD9C3" w:themeFill="background2" w:themeFillShade="E6"/>
              </w:tcPr>
            </w:tcPrChange>
          </w:tcPr>
          <w:p w14:paraId="78D727D8" w14:textId="77777777" w:rsidR="0039481C" w:rsidRPr="000C2908" w:rsidRDefault="0039481C" w:rsidP="0039481C">
            <w:pPr>
              <w:pStyle w:val="TableText"/>
              <w:rPr>
                <w:rFonts w:ascii="Georgia" w:hAnsi="Georgia"/>
                <w:rPrChange w:id="967" w:author="Jarno Nieminen" w:date="2014-06-11T12:40:00Z">
                  <w:rPr/>
                </w:rPrChange>
              </w:rPr>
            </w:pPr>
            <w:r w:rsidRPr="000C2908">
              <w:rPr>
                <w:rFonts w:ascii="Georgia" w:hAnsi="Georgia"/>
                <w:rPrChange w:id="968" w:author="Jarno Nieminen" w:date="2014-06-11T12:40:00Z">
                  <w:rPr/>
                </w:rPrChange>
              </w:rPr>
              <w:t>Länk</w:t>
            </w:r>
          </w:p>
        </w:tc>
      </w:tr>
      <w:tr w:rsidR="0039481C" w:rsidRPr="000C2908" w14:paraId="325614C7" w14:textId="77777777" w:rsidTr="000C2908">
        <w:tc>
          <w:tcPr>
            <w:tcW w:w="964" w:type="dxa"/>
            <w:tcPrChange w:id="969" w:author="Jarno Nieminen" w:date="2014-06-11T12:40:00Z">
              <w:tcPr>
                <w:tcW w:w="964" w:type="dxa"/>
              </w:tcPr>
            </w:tcPrChange>
          </w:tcPr>
          <w:p w14:paraId="09FD89D6" w14:textId="77777777" w:rsidR="0039481C" w:rsidRPr="000C2908" w:rsidRDefault="0039481C" w:rsidP="0039481C">
            <w:pPr>
              <w:pStyle w:val="TableText"/>
              <w:rPr>
                <w:rFonts w:ascii="Georgia" w:hAnsi="Georgia"/>
                <w:rPrChange w:id="970" w:author="Jarno Nieminen" w:date="2014-06-11T12:40:00Z">
                  <w:rPr/>
                </w:rPrChange>
              </w:rPr>
            </w:pPr>
            <w:r w:rsidRPr="000C2908">
              <w:rPr>
                <w:rFonts w:ascii="Georgia" w:hAnsi="Georgia"/>
                <w:rPrChange w:id="971" w:author="Jarno Nieminen" w:date="2014-06-11T12:40:00Z">
                  <w:rPr/>
                </w:rPrChange>
              </w:rPr>
              <w:t>R1</w:t>
            </w:r>
          </w:p>
        </w:tc>
        <w:tc>
          <w:tcPr>
            <w:tcW w:w="2183" w:type="dxa"/>
            <w:tcPrChange w:id="972" w:author="Jarno Nieminen" w:date="2014-06-11T12:40:00Z">
              <w:tcPr>
                <w:tcW w:w="2892" w:type="dxa"/>
              </w:tcPr>
            </w:tcPrChange>
          </w:tcPr>
          <w:p w14:paraId="5E9D8C77" w14:textId="6FE07BF6" w:rsidR="0039481C" w:rsidRPr="000C2908" w:rsidRDefault="0039481C" w:rsidP="0039481C">
            <w:pPr>
              <w:pStyle w:val="TableText"/>
              <w:rPr>
                <w:rFonts w:ascii="Georgia" w:hAnsi="Georgia"/>
                <w:rPrChange w:id="973" w:author="Jarno Nieminen" w:date="2014-06-11T12:40:00Z">
                  <w:rPr/>
                </w:rPrChange>
              </w:rPr>
            </w:pPr>
            <w:r w:rsidRPr="000C2908">
              <w:rPr>
                <w:rFonts w:ascii="Georgia" w:hAnsi="Georgia"/>
                <w:rPrChange w:id="974" w:author="Jarno Nieminen" w:date="2014-06-11T12:40:00Z">
                  <w:rPr/>
                </w:rPrChange>
              </w:rPr>
              <w:t xml:space="preserve">Arkitekturella beslut – </w:t>
            </w:r>
            <w:del w:id="975" w:author="Jarno Nieminen" w:date="2014-06-11T12:40:00Z">
              <w:r w:rsidR="00060509">
                <w:delText>Formulärtjänst</w:delText>
              </w:r>
            </w:del>
            <w:ins w:id="976" w:author="Jarno Nieminen" w:date="2014-06-11T12:40:00Z">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802B32" w:rsidRPr="00802B32">
                <w:rPr>
                  <w:rFonts w:ascii="Georgia" w:hAnsi="Georgia"/>
                  <w:color w:val="9BBB59" w:themeColor="accent3"/>
                </w:rPr>
                <w:t>infrastructure</w:t>
              </w:r>
              <w:r w:rsidR="00802B32">
                <w:rPr>
                  <w:rFonts w:ascii="Georgia" w:hAnsi="Georgia"/>
                </w:rPr>
                <w:t>:supportservices:forminteraction</w:t>
              </w:r>
              <w:r w:rsidR="003975B7" w:rsidRPr="000C2908">
                <w:rPr>
                  <w:rFonts w:ascii="Georgia" w:hAnsi="Georgia"/>
                  <w:color w:val="9BBB59" w:themeColor="accent3"/>
                </w:rPr>
                <w:fldChar w:fldCharType="end"/>
              </w:r>
            </w:ins>
          </w:p>
        </w:tc>
        <w:tc>
          <w:tcPr>
            <w:tcW w:w="3181" w:type="dxa"/>
            <w:tcPrChange w:id="977" w:author="Jarno Nieminen" w:date="2014-06-11T12:40:00Z">
              <w:tcPr>
                <w:tcW w:w="2472" w:type="dxa"/>
              </w:tcPr>
            </w:tcPrChange>
          </w:tcPr>
          <w:p w14:paraId="5D229422" w14:textId="77777777" w:rsidR="0039481C" w:rsidRPr="000C2908" w:rsidRDefault="0039481C" w:rsidP="0039481C">
            <w:pPr>
              <w:pStyle w:val="TableText"/>
              <w:rPr>
                <w:rFonts w:ascii="Georgia" w:hAnsi="Georgia"/>
                <w:rPrChange w:id="978" w:author="Jarno Nieminen" w:date="2014-06-11T12:40:00Z">
                  <w:rPr/>
                </w:rPrChange>
              </w:rPr>
            </w:pPr>
            <w:r w:rsidRPr="000C2908">
              <w:rPr>
                <w:rFonts w:ascii="Georgia" w:hAnsi="Georgia"/>
                <w:rPrChange w:id="979" w:author="Jarno Nieminen" w:date="2014-06-11T12:40:00Z">
                  <w:rPr/>
                </w:rPrChange>
              </w:rPr>
              <w:t>Obligatoriskt</w:t>
            </w:r>
          </w:p>
        </w:tc>
        <w:tc>
          <w:tcPr>
            <w:tcW w:w="3765" w:type="dxa"/>
            <w:tcPrChange w:id="980" w:author="Jarno Nieminen" w:date="2014-06-11T12:40:00Z">
              <w:tcPr>
                <w:tcW w:w="3339" w:type="dxa"/>
              </w:tcPr>
            </w:tcPrChange>
          </w:tcPr>
          <w:p w14:paraId="1299D391" w14:textId="1DC19000" w:rsidR="0039481C" w:rsidRPr="000C2908" w:rsidRDefault="0039481C" w:rsidP="0039481C">
            <w:pPr>
              <w:pStyle w:val="TableText"/>
              <w:rPr>
                <w:rFonts w:ascii="Georgia" w:hAnsi="Georgia"/>
                <w:rPrChange w:id="981" w:author="Jarno Nieminen" w:date="2014-06-11T12:40:00Z">
                  <w:rPr/>
                </w:rPrChange>
              </w:rPr>
            </w:pPr>
            <w:bookmarkStart w:id="982" w:name="_GoBack"/>
            <w:bookmarkEnd w:id="982"/>
          </w:p>
        </w:tc>
      </w:tr>
      <w:tr w:rsidR="0039481C" w:rsidRPr="000C2908" w14:paraId="0C18DF95" w14:textId="77777777" w:rsidTr="000C2908">
        <w:tc>
          <w:tcPr>
            <w:tcW w:w="964" w:type="dxa"/>
            <w:tcPrChange w:id="983" w:author="Jarno Nieminen" w:date="2014-06-11T12:40:00Z">
              <w:tcPr>
                <w:tcW w:w="964" w:type="dxa"/>
              </w:tcPr>
            </w:tcPrChange>
          </w:tcPr>
          <w:p w14:paraId="2B67EB7D" w14:textId="77777777" w:rsidR="0039481C" w:rsidRPr="000C2908" w:rsidRDefault="0039481C" w:rsidP="0039481C">
            <w:pPr>
              <w:pStyle w:val="TableText"/>
              <w:rPr>
                <w:rFonts w:ascii="Georgia" w:hAnsi="Georgia"/>
                <w:rPrChange w:id="984" w:author="Jarno Nieminen" w:date="2014-06-11T12:40:00Z">
                  <w:rPr/>
                </w:rPrChange>
              </w:rPr>
            </w:pPr>
            <w:r w:rsidRPr="000C2908">
              <w:rPr>
                <w:rFonts w:ascii="Georgia" w:hAnsi="Georgia"/>
                <w:rPrChange w:id="985" w:author="Jarno Nieminen" w:date="2014-06-11T12:40:00Z">
                  <w:rPr/>
                </w:rPrChange>
              </w:rPr>
              <w:t>R2</w:t>
            </w:r>
          </w:p>
        </w:tc>
        <w:tc>
          <w:tcPr>
            <w:tcW w:w="2183" w:type="dxa"/>
            <w:tcPrChange w:id="986" w:author="Jarno Nieminen" w:date="2014-06-11T12:40:00Z">
              <w:tcPr>
                <w:tcW w:w="2892" w:type="dxa"/>
              </w:tcPr>
            </w:tcPrChange>
          </w:tcPr>
          <w:p w14:paraId="4CC1E20B" w14:textId="77777777" w:rsidR="0039481C" w:rsidRPr="000C2908" w:rsidRDefault="0039481C" w:rsidP="0039481C">
            <w:pPr>
              <w:pStyle w:val="TableText"/>
              <w:rPr>
                <w:rFonts w:ascii="Georgia" w:hAnsi="Georgia"/>
                <w:rPrChange w:id="987" w:author="Jarno Nieminen" w:date="2014-06-11T12:40:00Z">
                  <w:rPr/>
                </w:rPrChange>
              </w:rPr>
            </w:pPr>
            <w:r w:rsidRPr="000C2908">
              <w:rPr>
                <w:rFonts w:ascii="Georgia" w:hAnsi="Georgia"/>
                <w:rPrChange w:id="988" w:author="Jarno Nieminen" w:date="2014-06-11T12:40:00Z">
                  <w:rPr/>
                </w:rPrChange>
              </w:rPr>
              <w:t>RIVTA flera dokument</w:t>
            </w:r>
          </w:p>
        </w:tc>
        <w:tc>
          <w:tcPr>
            <w:tcW w:w="3181" w:type="dxa"/>
            <w:tcPrChange w:id="989" w:author="Jarno Nieminen" w:date="2014-06-11T12:40:00Z">
              <w:tcPr>
                <w:tcW w:w="2472" w:type="dxa"/>
              </w:tcPr>
            </w:tcPrChange>
          </w:tcPr>
          <w:p w14:paraId="45098C59" w14:textId="77777777" w:rsidR="0039481C" w:rsidRPr="000C2908" w:rsidRDefault="0039481C" w:rsidP="0039481C">
            <w:pPr>
              <w:pStyle w:val="TableText"/>
              <w:rPr>
                <w:rFonts w:ascii="Georgia" w:hAnsi="Georgia"/>
                <w:rPrChange w:id="990" w:author="Jarno Nieminen" w:date="2014-06-11T12:40:00Z">
                  <w:rPr/>
                </w:rPrChange>
              </w:rPr>
            </w:pPr>
            <w:r w:rsidRPr="000C2908">
              <w:rPr>
                <w:rFonts w:ascii="Georgia" w:hAnsi="Georgia"/>
                <w:rPrChange w:id="991" w:author="Jarno Nieminen" w:date="2014-06-11T12:40:00Z">
                  <w:rPr/>
                </w:rPrChange>
              </w:rPr>
              <w:t>Finns på Webben</w:t>
            </w:r>
          </w:p>
        </w:tc>
        <w:tc>
          <w:tcPr>
            <w:tcW w:w="3765" w:type="dxa"/>
            <w:tcPrChange w:id="992" w:author="Jarno Nieminen" w:date="2014-06-11T12:40:00Z">
              <w:tcPr>
                <w:tcW w:w="3339" w:type="dxa"/>
              </w:tcPr>
            </w:tcPrChange>
          </w:tcPr>
          <w:p w14:paraId="1A5A0FB2" w14:textId="77777777" w:rsidR="0039481C" w:rsidRPr="000C2908" w:rsidRDefault="000D110E" w:rsidP="0039481C">
            <w:pPr>
              <w:pStyle w:val="TableText"/>
              <w:rPr>
                <w:rFonts w:ascii="Georgia" w:hAnsi="Georgia"/>
                <w:rPrChange w:id="993" w:author="Jarno Nieminen" w:date="2014-06-11T12:40:00Z">
                  <w:rPr/>
                </w:rPrChange>
              </w:rPr>
            </w:pPr>
            <w:r>
              <w:fldChar w:fldCharType="begin"/>
            </w:r>
            <w:r>
              <w:instrText xml:space="preserve"> HYPERLINK "http://rivta.se/" </w:instrText>
            </w:r>
            <w:r>
              <w:fldChar w:fldCharType="separate"/>
            </w:r>
            <w:r w:rsidR="0039481C" w:rsidRPr="000C2908">
              <w:rPr>
                <w:rStyle w:val="Hyperlink"/>
                <w:rFonts w:ascii="Georgia" w:hAnsi="Georgia"/>
                <w:rPrChange w:id="994" w:author="Jarno Nieminen" w:date="2014-06-11T12:40:00Z">
                  <w:rPr>
                    <w:rStyle w:val="Hyperlink"/>
                  </w:rPr>
                </w:rPrChange>
              </w:rPr>
              <w:t>http://rivta.se/</w:t>
            </w:r>
            <w:r>
              <w:rPr>
                <w:rStyle w:val="Hyperlink"/>
                <w:rFonts w:ascii="Georgia" w:hAnsi="Georgia"/>
                <w:rPrChange w:id="995" w:author="Jarno Nieminen" w:date="2014-06-11T12:40:00Z">
                  <w:rPr>
                    <w:rStyle w:val="Hyperlink"/>
                  </w:rPr>
                </w:rPrChange>
              </w:rPr>
              <w:fldChar w:fldCharType="end"/>
            </w:r>
            <w:r w:rsidR="0039481C" w:rsidRPr="000C2908">
              <w:rPr>
                <w:rFonts w:ascii="Georgia" w:hAnsi="Georgia"/>
                <w:rPrChange w:id="996" w:author="Jarno Nieminen" w:date="2014-06-11T12:40:00Z">
                  <w:rPr/>
                </w:rPrChange>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997" w:author="Jarno Nieminen" w:date="2014-06-11T12:40: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1588"/>
        <w:gridCol w:w="3827"/>
        <w:gridCol w:w="4678"/>
        <w:tblGridChange w:id="998">
          <w:tblGrid>
            <w:gridCol w:w="1588"/>
            <w:gridCol w:w="3827"/>
            <w:gridCol w:w="4252"/>
          </w:tblGrid>
        </w:tblGridChange>
      </w:tblGrid>
      <w:tr w:rsidR="0039481C" w:rsidRPr="000C2908" w14:paraId="034BBC99" w14:textId="77777777" w:rsidTr="000C2908">
        <w:tc>
          <w:tcPr>
            <w:tcW w:w="1588" w:type="dxa"/>
            <w:shd w:val="clear" w:color="auto" w:fill="DDD9C3" w:themeFill="background2" w:themeFillShade="E6"/>
            <w:tcPrChange w:id="999" w:author="Jarno Nieminen" w:date="2014-06-11T12:40:00Z">
              <w:tcPr>
                <w:tcW w:w="1588" w:type="dxa"/>
                <w:shd w:val="clear" w:color="auto" w:fill="DDD9C3" w:themeFill="background2" w:themeFillShade="E6"/>
              </w:tcPr>
            </w:tcPrChange>
          </w:tcPr>
          <w:p w14:paraId="2057D258" w14:textId="77777777" w:rsidR="0039481C" w:rsidRPr="000C2908" w:rsidRDefault="0039481C" w:rsidP="0039481C">
            <w:pPr>
              <w:pStyle w:val="TableText"/>
              <w:rPr>
                <w:rFonts w:ascii="Georgia" w:hAnsi="Georgia"/>
                <w:rPrChange w:id="1000" w:author="Jarno Nieminen" w:date="2014-06-11T12:40:00Z">
                  <w:rPr/>
                </w:rPrChange>
              </w:rPr>
            </w:pPr>
            <w:r w:rsidRPr="000C2908">
              <w:rPr>
                <w:rFonts w:ascii="Georgia" w:hAnsi="Georgia"/>
                <w:rPrChange w:id="1001" w:author="Jarno Nieminen" w:date="2014-06-11T12:40:00Z">
                  <w:rPr/>
                </w:rPrChange>
              </w:rPr>
              <w:t>Förkortning</w:t>
            </w:r>
          </w:p>
        </w:tc>
        <w:tc>
          <w:tcPr>
            <w:tcW w:w="3827" w:type="dxa"/>
            <w:shd w:val="clear" w:color="auto" w:fill="DDD9C3" w:themeFill="background2" w:themeFillShade="E6"/>
            <w:tcPrChange w:id="1002" w:author="Jarno Nieminen" w:date="2014-06-11T12:40:00Z">
              <w:tcPr>
                <w:tcW w:w="3827" w:type="dxa"/>
                <w:shd w:val="clear" w:color="auto" w:fill="DDD9C3" w:themeFill="background2" w:themeFillShade="E6"/>
              </w:tcPr>
            </w:tcPrChange>
          </w:tcPr>
          <w:p w14:paraId="642D3FCD" w14:textId="77777777" w:rsidR="0039481C" w:rsidRPr="000C2908" w:rsidRDefault="0039481C" w:rsidP="0039481C">
            <w:pPr>
              <w:pStyle w:val="TableText"/>
              <w:rPr>
                <w:rFonts w:ascii="Georgia" w:hAnsi="Georgia"/>
                <w:rPrChange w:id="1003" w:author="Jarno Nieminen" w:date="2014-06-11T12:40:00Z">
                  <w:rPr/>
                </w:rPrChange>
              </w:rPr>
            </w:pPr>
            <w:r w:rsidRPr="000C2908">
              <w:rPr>
                <w:rFonts w:ascii="Georgia" w:hAnsi="Georgia"/>
                <w:rPrChange w:id="1004" w:author="Jarno Nieminen" w:date="2014-06-11T12:40:00Z">
                  <w:rPr/>
                </w:rPrChange>
              </w:rPr>
              <w:t>Betydelse</w:t>
            </w:r>
          </w:p>
        </w:tc>
        <w:tc>
          <w:tcPr>
            <w:tcW w:w="4678" w:type="dxa"/>
            <w:shd w:val="clear" w:color="auto" w:fill="DDD9C3" w:themeFill="background2" w:themeFillShade="E6"/>
            <w:tcPrChange w:id="1005" w:author="Jarno Nieminen" w:date="2014-06-11T12:40:00Z">
              <w:tcPr>
                <w:tcW w:w="4252" w:type="dxa"/>
                <w:shd w:val="clear" w:color="auto" w:fill="DDD9C3" w:themeFill="background2" w:themeFillShade="E6"/>
              </w:tcPr>
            </w:tcPrChange>
          </w:tcPr>
          <w:p w14:paraId="36F58067" w14:textId="77777777" w:rsidR="0039481C" w:rsidRPr="000C2908" w:rsidRDefault="0039481C" w:rsidP="0039481C">
            <w:pPr>
              <w:pStyle w:val="TableText"/>
              <w:rPr>
                <w:rFonts w:ascii="Georgia" w:hAnsi="Georgia"/>
                <w:rPrChange w:id="1006" w:author="Jarno Nieminen" w:date="2014-06-11T12:40:00Z">
                  <w:rPr/>
                </w:rPrChange>
              </w:rPr>
            </w:pPr>
            <w:r w:rsidRPr="000C2908">
              <w:rPr>
                <w:rFonts w:ascii="Georgia" w:hAnsi="Georgia"/>
                <w:rPrChange w:id="1007" w:author="Jarno Nieminen" w:date="2014-06-11T12:40:00Z">
                  <w:rPr/>
                </w:rPrChange>
              </w:rPr>
              <w:t>Kommentar</w:t>
            </w:r>
          </w:p>
        </w:tc>
      </w:tr>
      <w:tr w:rsidR="0039481C" w:rsidRPr="000C2908" w14:paraId="6BB11A88" w14:textId="77777777" w:rsidTr="000C2908">
        <w:tc>
          <w:tcPr>
            <w:tcW w:w="1588" w:type="dxa"/>
            <w:tcPrChange w:id="1008" w:author="Jarno Nieminen" w:date="2014-06-11T12:40:00Z">
              <w:tcPr>
                <w:tcW w:w="1588" w:type="dxa"/>
              </w:tcPr>
            </w:tcPrChange>
          </w:tcPr>
          <w:p w14:paraId="0B8EF082" w14:textId="77777777" w:rsidR="0039481C" w:rsidRPr="000C2908" w:rsidRDefault="0039481C" w:rsidP="0039481C">
            <w:pPr>
              <w:pStyle w:val="TableText"/>
              <w:rPr>
                <w:rFonts w:ascii="Georgia" w:hAnsi="Georgia"/>
                <w:rPrChange w:id="1009" w:author="Jarno Nieminen" w:date="2014-06-11T12:40:00Z">
                  <w:rPr/>
                </w:rPrChange>
              </w:rPr>
            </w:pPr>
          </w:p>
        </w:tc>
        <w:tc>
          <w:tcPr>
            <w:tcW w:w="3827" w:type="dxa"/>
            <w:tcPrChange w:id="1010" w:author="Jarno Nieminen" w:date="2014-06-11T12:40:00Z">
              <w:tcPr>
                <w:tcW w:w="3827" w:type="dxa"/>
              </w:tcPr>
            </w:tcPrChange>
          </w:tcPr>
          <w:p w14:paraId="05AD642E" w14:textId="77777777" w:rsidR="0039481C" w:rsidRPr="000C2908" w:rsidRDefault="0039481C" w:rsidP="0039481C">
            <w:pPr>
              <w:pStyle w:val="TableText"/>
              <w:rPr>
                <w:rFonts w:ascii="Georgia" w:hAnsi="Georgia"/>
                <w:rPrChange w:id="1011" w:author="Jarno Nieminen" w:date="2014-06-11T12:40:00Z">
                  <w:rPr/>
                </w:rPrChange>
              </w:rPr>
            </w:pPr>
          </w:p>
        </w:tc>
        <w:tc>
          <w:tcPr>
            <w:tcW w:w="4678" w:type="dxa"/>
            <w:tcPrChange w:id="1012" w:author="Jarno Nieminen" w:date="2014-06-11T12:40:00Z">
              <w:tcPr>
                <w:tcW w:w="4252" w:type="dxa"/>
              </w:tcPr>
            </w:tcPrChange>
          </w:tcPr>
          <w:p w14:paraId="67E8DE9D" w14:textId="77777777" w:rsidR="0039481C" w:rsidRPr="000C2908" w:rsidRDefault="0039481C" w:rsidP="0039481C">
            <w:pPr>
              <w:pStyle w:val="TableText"/>
              <w:rPr>
                <w:rFonts w:ascii="Georgia" w:hAnsi="Georgia"/>
                <w:rPrChange w:id="1013" w:author="Jarno Nieminen" w:date="2014-06-11T12:40:00Z">
                  <w:rPr/>
                </w:rPrChange>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12007B90" w14:textId="77777777" w:rsidR="004255A2" w:rsidRPr="00D82A73" w:rsidRDefault="004255A2" w:rsidP="004255A2">
      <w:pPr>
        <w:pStyle w:val="Heading1"/>
        <w:numPr>
          <w:ilvl w:val="0"/>
          <w:numId w:val="0"/>
        </w:numPr>
        <w:ind w:left="432"/>
        <w:rPr>
          <w:del w:id="1014" w:author="Jarno Nieminen" w:date="2014-06-11T12:40:00Z"/>
        </w:rPr>
      </w:pPr>
      <w:bookmarkStart w:id="1015" w:name="_Toc357754843"/>
      <w:bookmarkStart w:id="1016" w:name="_Toc243452541"/>
      <w:bookmarkStart w:id="1017" w:name="_Toc390253608"/>
    </w:p>
    <w:p w14:paraId="3B67BAEE" w14:textId="77777777" w:rsidR="0039481C" w:rsidRDefault="0039481C" w:rsidP="0039481C">
      <w:pPr>
        <w:pStyle w:val="Heading1"/>
      </w:pPr>
      <w:bookmarkStart w:id="1018" w:name="_Toc386458047"/>
      <w:r>
        <w:t>Inledning</w:t>
      </w:r>
      <w:bookmarkEnd w:id="843"/>
      <w:bookmarkEnd w:id="844"/>
      <w:bookmarkEnd w:id="845"/>
      <w:bookmarkEnd w:id="846"/>
      <w:bookmarkEnd w:id="847"/>
      <w:bookmarkEnd w:id="848"/>
      <w:bookmarkEnd w:id="1015"/>
      <w:bookmarkEnd w:id="1016"/>
      <w:bookmarkEnd w:id="1017"/>
      <w:bookmarkEnd w:id="1018"/>
    </w:p>
    <w:p w14:paraId="157B1015" w14:textId="37910C12" w:rsidR="0039481C" w:rsidRDefault="0039481C" w:rsidP="0039481C">
      <w:pPr>
        <w:tabs>
          <w:tab w:val="left" w:pos="2552"/>
        </w:tabs>
        <w:spacing w:line="240" w:lineRule="auto"/>
        <w:rPr>
          <w:ins w:id="1019" w:author="Jarno Nieminen" w:date="2014-06-11T12:40:00Z"/>
        </w:rPr>
      </w:pPr>
      <w:r>
        <w:t xml:space="preserve">Detta är beskrivningen av tjänstekontrakten i tjänstedomänen </w:t>
      </w:r>
      <w:del w:id="1020" w:author="Jarno Nieminen" w:date="2014-06-11T12:40:00Z">
        <w:r w:rsidR="00E30540" w:rsidRPr="00D82A73">
          <w:delText>infrastructure:supportservicesforminteraction:forminteraction</w:delText>
        </w:r>
        <w:r w:rsidR="007E47C0" w:rsidRPr="00D82A73">
          <w:delText xml:space="preserve">. </w:delText>
        </w:r>
      </w:del>
    </w:p>
    <w:p w14:paraId="2D24C461" w14:textId="77777777" w:rsidR="0039481C" w:rsidRPr="00344F4D" w:rsidRDefault="0039481C" w:rsidP="0039481C">
      <w:pPr>
        <w:tabs>
          <w:tab w:val="left" w:pos="2552"/>
        </w:tabs>
        <w:spacing w:line="240" w:lineRule="auto"/>
        <w:rPr>
          <w:ins w:id="1021" w:author="Jarno Nieminen" w:date="2014-06-11T12:40:00Z"/>
          <w:color w:val="76923C" w:themeColor="accent3" w:themeShade="BF"/>
          <w:sz w:val="48"/>
          <w:szCs w:val="48"/>
        </w:rPr>
      </w:pPr>
      <w:ins w:id="1022" w:author="Jarno Nieminen" w:date="2014-06-11T12:40:00Z">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F711C6" w:rsidRPr="00F711C6">
          <w:rPr>
            <w:b/>
            <w:color w:val="76923C" w:themeColor="accent3" w:themeShade="BF"/>
          </w:rPr>
          <w:t>supportservices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ins>
    </w:p>
    <w:p w14:paraId="768E9367" w14:textId="5288D053" w:rsidR="0039481C" w:rsidRDefault="0039481C" w:rsidP="0039481C">
      <w:pPr>
        <w:rPr>
          <w:ins w:id="1023" w:author="Jarno Nieminen" w:date="2014-06-11T12:40:00Z"/>
        </w:rPr>
      </w:pPr>
      <w:r>
        <w:t>Den svenska benämningen är ”</w:t>
      </w:r>
      <w:del w:id="1024" w:author="Jarno Nieminen" w:date="2014-06-11T12:40:00Z">
        <w:r w:rsidR="00E30540" w:rsidRPr="00D82A73">
          <w:delText>Formulärtjänst</w:delText>
        </w:r>
        <w:r w:rsidR="007E47C0" w:rsidRPr="00D82A73">
          <w:delText>”.</w:delText>
        </w:r>
        <w:r w:rsidR="00030D6C" w:rsidRPr="00D82A73">
          <w:delText xml:space="preserve"> </w:delText>
        </w:r>
      </w:del>
      <w:ins w:id="1025" w:author="Jarno Nieminen" w:date="2014-06-11T12:40:00Z">
        <w:r w:rsidR="00C03AC8">
          <w:rPr>
            <w:color w:val="76923C" w:themeColor="accent3" w:themeShade="BF"/>
          </w:rPr>
          <w:t>Formulärhantering</w:t>
        </w:r>
        <w:r>
          <w:t xml:space="preserve">”. </w:t>
        </w:r>
      </w:ins>
    </w:p>
    <w:p w14:paraId="31C4AB03" w14:textId="65ACEC6C" w:rsidR="00C03AC8" w:rsidRPr="0077723D" w:rsidRDefault="0039481C" w:rsidP="00C03AC8">
      <w:pPr>
        <w:rPr>
          <w:color w:val="4F81BD" w:themeColor="accent1"/>
          <w:rPrChange w:id="1026" w:author="Jarno Nieminen" w:date="2014-06-11T12:40:00Z">
            <w:rPr/>
          </w:rPrChange>
        </w:rPr>
      </w:pPr>
      <w:r>
        <w:t>Tjänstekontrakten är baserade på RIVTA 2.1 [R2] och reglerade genom arkitekturella beslut [R1</w:t>
      </w:r>
      <w:del w:id="1027" w:author="Jarno Nieminen" w:date="2014-06-11T12:40:00Z">
        <w:r w:rsidR="00030D6C" w:rsidRPr="00D82A73">
          <w:delText xml:space="preserve">]. </w:delText>
        </w:r>
      </w:del>
      <w:ins w:id="1028" w:author="Jarno Nieminen" w:date="2014-06-11T12:40:00Z">
        <w:r>
          <w:t>]</w:t>
        </w:r>
      </w:ins>
      <w:r>
        <w:t xml:space="preserve"> </w:t>
      </w:r>
    </w:p>
    <w:p w14:paraId="3F83E2D6" w14:textId="77777777" w:rsidR="0039481C" w:rsidRDefault="0039481C" w:rsidP="0039481C"/>
    <w:p w14:paraId="56835561" w14:textId="77777777" w:rsidR="00551447" w:rsidRPr="00551447" w:rsidRDefault="00551447" w:rsidP="00551447">
      <w:r w:rsidRPr="00551447">
        <w:t xml:space="preserve">Tjänstedomänen omfattar tjänstekontrakt för att stödja formulärinteraktion mellan patient (e-tjänst i form av en tjänstekonsument) och verksamhetssystem (formulärmotor i form av en tjänsteproducent). </w:t>
      </w:r>
    </w:p>
    <w:p w14:paraId="076F3FBC" w14:textId="77777777" w:rsidR="00551447" w:rsidRPr="00551447" w:rsidRDefault="00551447" w:rsidP="00551447"/>
    <w:p w14:paraId="51ECCC70" w14:textId="77777777" w:rsidR="00551447" w:rsidRPr="00551447" w:rsidRDefault="00551447" w:rsidP="00551447">
      <w:r w:rsidRPr="00551447">
        <w:t>Formulärtjänsten möjliggör hantering av formulärinformation mellan olika aktörer. Tjänstekontraktet möjliggör insamling av olika typer av formulärinformation.</w:t>
      </w:r>
    </w:p>
    <w:p w14:paraId="046BC6EC" w14:textId="77777777" w:rsidR="00551447" w:rsidRPr="00551447" w:rsidRDefault="00551447" w:rsidP="00551447"/>
    <w:p w14:paraId="35BB043B" w14:textId="77777777" w:rsidR="00551447" w:rsidRPr="00551447" w:rsidRDefault="00551447" w:rsidP="00551447">
      <w:r w:rsidRPr="00551447">
        <w:t>Exempel:</w:t>
      </w:r>
    </w:p>
    <w:p w14:paraId="629E239F" w14:textId="77777777" w:rsidR="00551447" w:rsidRPr="00551447" w:rsidRDefault="00551447">
      <w:pPr>
        <w:numPr>
          <w:ilvl w:val="0"/>
          <w:numId w:val="3"/>
        </w:numPr>
        <w:pPrChange w:id="1029" w:author="Jarno Nieminen" w:date="2014-06-11T12:40:00Z">
          <w:pPr>
            <w:numPr>
              <w:numId w:val="3"/>
            </w:numPr>
            <w:spacing w:line="240" w:lineRule="auto"/>
            <w:ind w:left="720" w:hanging="360"/>
          </w:pPr>
        </w:pPrChange>
      </w:pPr>
      <w:r w:rsidRPr="00551447">
        <w:t>Hälsodeklaration</w:t>
      </w:r>
    </w:p>
    <w:p w14:paraId="67C982F2" w14:textId="77777777" w:rsidR="00551447" w:rsidRPr="00551447" w:rsidRDefault="00551447">
      <w:pPr>
        <w:numPr>
          <w:ilvl w:val="0"/>
          <w:numId w:val="3"/>
        </w:numPr>
        <w:pPrChange w:id="1030" w:author="Jarno Nieminen" w:date="2014-06-11T12:40:00Z">
          <w:pPr>
            <w:numPr>
              <w:numId w:val="3"/>
            </w:numPr>
            <w:spacing w:line="240" w:lineRule="auto"/>
            <w:ind w:left="720" w:hanging="360"/>
          </w:pPr>
        </w:pPrChange>
      </w:pPr>
      <w:r w:rsidRPr="00551447">
        <w:t xml:space="preserve">Enkäter </w:t>
      </w:r>
    </w:p>
    <w:p w14:paraId="38B1653E" w14:textId="35F6D722" w:rsidR="00551447" w:rsidRPr="00551447" w:rsidRDefault="00551447">
      <w:pPr>
        <w:numPr>
          <w:ilvl w:val="0"/>
          <w:numId w:val="3"/>
        </w:numPr>
        <w:pPrChange w:id="1031" w:author="Jarno Nieminen" w:date="2014-06-11T12:40:00Z">
          <w:pPr>
            <w:numPr>
              <w:numId w:val="3"/>
            </w:numPr>
            <w:spacing w:line="240" w:lineRule="auto"/>
            <w:ind w:left="720" w:hanging="360"/>
          </w:pPr>
        </w:pPrChange>
      </w:pPr>
      <w:r w:rsidRPr="00551447">
        <w:t xml:space="preserve">Blanketter (Registrering, anmälan </w:t>
      </w:r>
      <w:r w:rsidR="002C3D46" w:rsidRPr="00551447">
        <w:t>etc</w:t>
      </w:r>
      <w:del w:id="1032" w:author="Jarno Nieminen" w:date="2014-06-11T12:40:00Z">
        <w:r w:rsidR="00E30540" w:rsidRPr="00D82A73">
          <w:delText>)</w:delText>
        </w:r>
      </w:del>
      <w:ins w:id="1033" w:author="Jarno Nieminen" w:date="2014-06-11T12:40:00Z">
        <w:r w:rsidR="002C3D46" w:rsidRPr="00551447">
          <w:t>.</w:t>
        </w:r>
        <w:r w:rsidRPr="00551447">
          <w:t>)</w:t>
        </w:r>
      </w:ins>
    </w:p>
    <w:p w14:paraId="0885C183" w14:textId="77777777" w:rsidR="00551447" w:rsidRPr="00551447" w:rsidRDefault="00551447" w:rsidP="00551447"/>
    <w:p w14:paraId="0E5D64BB" w14:textId="77777777" w:rsidR="00551447" w:rsidRPr="00551447" w:rsidRDefault="00551447" w:rsidP="00551447">
      <w:r w:rsidRPr="00551447">
        <w:t>Tjänstekonsument och tjänsteproducent kan använda tjänstekontraktet på olika sätt och i olika steg i sina processer.</w:t>
      </w:r>
    </w:p>
    <w:p w14:paraId="2FEE1EDE" w14:textId="77777777" w:rsidR="00551447" w:rsidRPr="00551447" w:rsidRDefault="00551447" w:rsidP="00551447"/>
    <w:p w14:paraId="5D2308AF" w14:textId="77777777" w:rsidR="00551447" w:rsidRPr="00551447" w:rsidRDefault="00551447" w:rsidP="00551447">
      <w:r w:rsidRPr="00551447">
        <w:t>Exempel:</w:t>
      </w:r>
    </w:p>
    <w:p w14:paraId="2410F9D7" w14:textId="77777777" w:rsidR="00551447" w:rsidRPr="00551447" w:rsidRDefault="00551447">
      <w:pPr>
        <w:numPr>
          <w:ilvl w:val="0"/>
          <w:numId w:val="3"/>
        </w:numPr>
        <w:pPrChange w:id="1034" w:author="Jarno Nieminen" w:date="2014-06-11T12:40:00Z">
          <w:pPr>
            <w:numPr>
              <w:numId w:val="3"/>
            </w:numPr>
            <w:spacing w:line="240" w:lineRule="auto"/>
            <w:ind w:left="720" w:hanging="360"/>
          </w:pPr>
        </w:pPrChange>
      </w:pPr>
      <w:r w:rsidRPr="00551447">
        <w:t>En vårdaktivitet kräver en hälsodeklaration.</w:t>
      </w:r>
    </w:p>
    <w:p w14:paraId="3A4D85E5" w14:textId="77777777" w:rsidR="00551447" w:rsidRPr="00551447" w:rsidRDefault="00551447">
      <w:pPr>
        <w:numPr>
          <w:ilvl w:val="0"/>
          <w:numId w:val="3"/>
        </w:numPr>
        <w:pPrChange w:id="1035" w:author="Jarno Nieminen" w:date="2014-06-11T12:40:00Z">
          <w:pPr>
            <w:numPr>
              <w:numId w:val="3"/>
            </w:numPr>
            <w:spacing w:line="240" w:lineRule="auto"/>
            <w:ind w:left="720" w:hanging="360"/>
          </w:pPr>
        </w:pPrChange>
      </w:pPr>
      <w:r w:rsidRPr="00551447">
        <w:t>Ett vårdbesök föranleder en registreringsblankett</w:t>
      </w:r>
    </w:p>
    <w:p w14:paraId="4B168565" w14:textId="77777777" w:rsidR="00551447" w:rsidRPr="00551447" w:rsidRDefault="00551447">
      <w:pPr>
        <w:numPr>
          <w:ilvl w:val="0"/>
          <w:numId w:val="3"/>
        </w:numPr>
        <w:pPrChange w:id="1036" w:author="Jarno Nieminen" w:date="2014-06-11T12:40:00Z">
          <w:pPr>
            <w:numPr>
              <w:numId w:val="3"/>
            </w:numPr>
            <w:spacing w:line="240" w:lineRule="auto"/>
            <w:ind w:left="720" w:hanging="360"/>
          </w:pPr>
        </w:pPrChange>
      </w:pPr>
      <w:r w:rsidRPr="00551447">
        <w:t xml:space="preserve">En behandling kräver uppföljning </w:t>
      </w:r>
    </w:p>
    <w:p w14:paraId="3A08606A" w14:textId="77777777" w:rsidR="00551447" w:rsidRPr="00551447" w:rsidRDefault="00551447">
      <w:pPr>
        <w:numPr>
          <w:ilvl w:val="1"/>
          <w:numId w:val="3"/>
        </w:numPr>
        <w:pPrChange w:id="1037" w:author="Jarno Nieminen" w:date="2014-06-11T12:40:00Z">
          <w:pPr>
            <w:numPr>
              <w:ilvl w:val="1"/>
              <w:numId w:val="3"/>
            </w:numPr>
            <w:spacing w:line="240" w:lineRule="auto"/>
            <w:ind w:left="1440" w:hanging="360"/>
          </w:pPr>
        </w:pPrChange>
      </w:pPr>
      <w:r w:rsidRPr="00551447">
        <w:t>Biverkningsregistrering</w:t>
      </w:r>
    </w:p>
    <w:p w14:paraId="6E678B7C" w14:textId="77777777" w:rsidR="00551447" w:rsidRPr="00551447" w:rsidRDefault="00551447">
      <w:pPr>
        <w:numPr>
          <w:ilvl w:val="1"/>
          <w:numId w:val="3"/>
        </w:numPr>
        <w:pPrChange w:id="1038" w:author="Jarno Nieminen" w:date="2014-06-11T12:40:00Z">
          <w:pPr>
            <w:numPr>
              <w:ilvl w:val="1"/>
              <w:numId w:val="3"/>
            </w:numPr>
            <w:spacing w:line="240" w:lineRule="auto"/>
            <w:ind w:left="1440" w:hanging="360"/>
          </w:pPr>
        </w:pPrChange>
      </w:pPr>
      <w:r w:rsidRPr="00551447">
        <w:t>Effektmätning av behandling</w:t>
      </w:r>
    </w:p>
    <w:p w14:paraId="155F111B" w14:textId="77777777" w:rsidR="00551447" w:rsidRPr="00551447" w:rsidRDefault="00551447">
      <w:pPr>
        <w:numPr>
          <w:ilvl w:val="0"/>
          <w:numId w:val="3"/>
        </w:numPr>
        <w:pPrChange w:id="1039" w:author="Jarno Nieminen" w:date="2014-06-11T12:40:00Z">
          <w:pPr>
            <w:numPr>
              <w:numId w:val="3"/>
            </w:numPr>
            <w:spacing w:line="240" w:lineRule="auto"/>
            <w:ind w:left="720" w:hanging="360"/>
          </w:pPr>
        </w:pPrChange>
      </w:pPr>
      <w:r w:rsidRPr="00551447">
        <w:t>Informationsinsamling under begäran och bedömning av vårdbegäran</w:t>
      </w:r>
    </w:p>
    <w:p w14:paraId="7B1FF26D" w14:textId="77777777" w:rsidR="00551447" w:rsidRPr="00551447" w:rsidRDefault="00551447" w:rsidP="00551447"/>
    <w:p w14:paraId="13A43397" w14:textId="77777777" w:rsidR="00551447" w:rsidRPr="00551447" w:rsidRDefault="00551447" w:rsidP="00551447">
      <w:r w:rsidRPr="00551447">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1D5BE23A" w14:textId="77777777" w:rsidR="00551447" w:rsidRPr="00551447" w:rsidRDefault="00551447" w:rsidP="00551447"/>
    <w:p w14:paraId="690291A7" w14:textId="77777777" w:rsidR="00551447" w:rsidRPr="00551447" w:rsidRDefault="00551447" w:rsidP="00551447">
      <w:r w:rsidRPr="00551447">
        <w:t xml:space="preserve">Tjänstekontraktsbeskrivningen är också ett viktigt underlag för skapande av de tekniska kontrakten (scheman och WSDL-filer). </w:t>
      </w:r>
    </w:p>
    <w:p w14:paraId="229A918E" w14:textId="77777777" w:rsidR="00551447" w:rsidRPr="00551447" w:rsidRDefault="00551447" w:rsidP="00551447"/>
    <w:p w14:paraId="1ECEBEEB" w14:textId="77777777" w:rsidR="00551447" w:rsidRPr="00551447" w:rsidRDefault="00551447" w:rsidP="00551447">
      <w:pPr>
        <w:rPr>
          <w:i/>
        </w:rPr>
      </w:pPr>
      <w:r w:rsidRPr="00551447">
        <w:rPr>
          <w:i/>
        </w:rPr>
        <w:t>Detta dokument kompletterar reglerna i de tekniska kontrakten. Tjänsteproducenter och tjänstekonsumenter ska m.a.o. följa såväl de maskintolkbara reglerna i de tekniska kontrakten, som de regler som uttrycks detta dokument. Tjänsteproducenter och konsumenter ska följa regelverket i RIVTA 2.1 med avseende på säkerhet och publicering av s.k. ping-tjänst.</w:t>
      </w:r>
    </w:p>
    <w:p w14:paraId="7C7EF809" w14:textId="77777777" w:rsidR="00551447" w:rsidRPr="00551447" w:rsidRDefault="00551447" w:rsidP="00551447"/>
    <w:p w14:paraId="2DFE7A17" w14:textId="77777777" w:rsidR="00551447" w:rsidRPr="00551447" w:rsidRDefault="00551447" w:rsidP="00551447">
      <w:r w:rsidRPr="00551447">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9E91E9" w14:textId="77777777" w:rsidR="00551447" w:rsidRPr="00551447" w:rsidRDefault="00551447" w:rsidP="00551447">
      <w:r w:rsidRPr="00551447">
        <w:t>Detta dokument kompletterar reglerna i de tekniska kontrakten. Tjänsteproducenter och tjänstekonsumenter ska m.a.o. följa såväl de maskintolkbara reglerna i de tekniska kontrakten, så väl som de regler som uttrycks verbalt i detta dokument.</w:t>
      </w:r>
    </w:p>
    <w:p w14:paraId="5C504B0B" w14:textId="77777777" w:rsidR="00551447" w:rsidRPr="00551447" w:rsidRDefault="00551447" w:rsidP="00551447"/>
    <w:p w14:paraId="0F5BD611" w14:textId="77777777" w:rsidR="00551447" w:rsidRPr="00551447" w:rsidRDefault="00551447">
      <w:pPr>
        <w:pPrChange w:id="1040" w:author="Jarno Nieminen" w:date="2014-06-11T12:40:00Z">
          <w:pPr>
            <w:tabs>
              <w:tab w:val="left" w:pos="7110"/>
            </w:tabs>
          </w:pPr>
        </w:pPrChange>
      </w:pPr>
      <w:r w:rsidRPr="00551447">
        <w:rPr>
          <w:noProof/>
          <w:lang w:eastAsia="sv-SE"/>
        </w:rPr>
        <mc:AlternateContent>
          <mc:Choice Requires="wps">
            <w:drawing>
              <wp:inline distT="0" distB="0" distL="0" distR="0" wp14:anchorId="51300153" wp14:editId="39AF9B01">
                <wp:extent cx="5753100" cy="3428066"/>
                <wp:effectExtent l="0" t="0" r="38100" b="2667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8066"/>
                        </a:xfrm>
                        <a:prstGeom prst="rect">
                          <a:avLst/>
                        </a:prstGeom>
                        <a:solidFill>
                          <a:srgbClr val="DDDDDD"/>
                        </a:solidFill>
                        <a:ln w="9525">
                          <a:solidFill>
                            <a:srgbClr val="000000"/>
                          </a:solidFill>
                          <a:miter lim="800000"/>
                          <a:headEnd/>
                          <a:tailEnd/>
                        </a:ln>
                      </wps:spPr>
                      <wps:txbx>
                        <w:txbxContent>
                          <w:p w14:paraId="373EADE5" w14:textId="77777777" w:rsidR="00D70633" w:rsidRPr="004255A2" w:rsidRDefault="00D70633" w:rsidP="00551447">
                            <w:r w:rsidRPr="004255A2">
                              <w:t>I arbetet har följande personer deltagit:</w:t>
                            </w:r>
                          </w:p>
                          <w:p w14:paraId="7AA20C58" w14:textId="77777777" w:rsidR="00D70633" w:rsidRDefault="00D70633" w:rsidP="00551447"/>
                          <w:p w14:paraId="35C08A39" w14:textId="77777777" w:rsidR="00D70633" w:rsidRPr="00FE3AAD" w:rsidRDefault="00D70633" w:rsidP="00551447">
                            <w:r w:rsidRPr="004255A2">
                              <w:rPr>
                                <w:szCs w:val="20"/>
                              </w:rPr>
                              <w:t>Tjänstedomänansvarig</w:t>
                            </w:r>
                            <w:r w:rsidRPr="00FE3AAD">
                              <w:t>:</w:t>
                            </w:r>
                          </w:p>
                          <w:p w14:paraId="36838918" w14:textId="77777777" w:rsidR="00D70633" w:rsidRDefault="00D70633" w:rsidP="00551447">
                            <w:pPr>
                              <w:rPr>
                                <w:i/>
                              </w:rPr>
                            </w:pPr>
                            <w:r>
                              <w:rPr>
                                <w:highlight w:val="yellow"/>
                              </w:rPr>
                              <w:t>Maria Berglund</w:t>
                            </w:r>
                          </w:p>
                          <w:p w14:paraId="6F2F3622" w14:textId="77777777" w:rsidR="00D70633" w:rsidRPr="00FE3AAD" w:rsidRDefault="00D70633" w:rsidP="00551447">
                            <w:pPr>
                              <w:rPr>
                                <w:i/>
                              </w:rPr>
                            </w:pPr>
                          </w:p>
                          <w:p w14:paraId="013C9D15" w14:textId="70B3E8F2" w:rsidR="00D70633" w:rsidRDefault="00D70633" w:rsidP="00551447">
                            <w:r w:rsidRPr="009B4414">
                              <w:t>Projektgrupp</w:t>
                            </w:r>
                            <w:del w:id="1041" w:author="Jarno Nieminen" w:date="2014-06-11T12:40:00Z">
                              <w:r w:rsidR="001170C1">
                                <w:delText xml:space="preserve"> </w:delText>
                              </w:r>
                              <w:r w:rsidR="001170C1" w:rsidRPr="00861A25">
                                <w:rPr>
                                  <w:highlight w:val="yellow"/>
                                </w:rPr>
                                <w:delText xml:space="preserve">Startdatum </w:delText>
                              </w:r>
                              <w:r w:rsidR="001170C1">
                                <w:rPr>
                                  <w:highlight w:val="yellow"/>
                                </w:rPr>
                                <w:delText>–</w:delText>
                              </w:r>
                              <w:r w:rsidR="001170C1" w:rsidRPr="00861A25">
                                <w:rPr>
                                  <w:highlight w:val="yellow"/>
                                </w:rPr>
                                <w:delText xml:space="preserve"> Slutdatum</w:delText>
                              </w:r>
                              <w:r w:rsidR="001170C1">
                                <w:delText>:</w:delText>
                              </w:r>
                            </w:del>
                            <w:ins w:id="1042" w:author="Jarno Nieminen" w:date="2014-06-11T12:40:00Z">
                              <w:r>
                                <w:t xml:space="preserve">: </w:t>
                              </w:r>
                            </w:ins>
                          </w:p>
                          <w:p w14:paraId="0D62E34F" w14:textId="77777777" w:rsidR="00D70633" w:rsidRDefault="00D70633" w:rsidP="00551447"/>
                          <w:p w14:paraId="25B6F56A" w14:textId="77777777" w:rsidR="00D70633" w:rsidRDefault="00D70633" w:rsidP="00551447">
                            <w:r>
                              <w:t>Version 1.0</w:t>
                            </w:r>
                          </w:p>
                          <w:p w14:paraId="76F1ACD2" w14:textId="77777777" w:rsidR="00D70633" w:rsidRDefault="00D70633" w:rsidP="00551447">
                            <w:r>
                              <w:t>Marco de Luca, Mina Hälsotjänster</w:t>
                            </w:r>
                          </w:p>
                          <w:p w14:paraId="307FFD86" w14:textId="77777777" w:rsidR="00D70633" w:rsidRDefault="00D70633" w:rsidP="00551447">
                            <w:r>
                              <w:t>Anders Björk, Softronic</w:t>
                            </w:r>
                          </w:p>
                          <w:p w14:paraId="392DB7E6" w14:textId="77777777" w:rsidR="00D70633" w:rsidRDefault="00D70633" w:rsidP="00551447">
                            <w:r>
                              <w:t>Roger Lundberg, Siemens</w:t>
                            </w:r>
                          </w:p>
                          <w:p w14:paraId="29F4D191" w14:textId="77777777" w:rsidR="00D70633" w:rsidRPr="009C40D0" w:rsidRDefault="00D70633" w:rsidP="00551447">
                            <w:pPr>
                              <w:rPr>
                                <w:rPrChange w:id="1043" w:author="Jarno Nieminen" w:date="2014-06-11T12:40:00Z">
                                  <w:rPr>
                                    <w:lang w:val="en-US"/>
                                  </w:rPr>
                                </w:rPrChange>
                              </w:rPr>
                            </w:pPr>
                            <w:r w:rsidRPr="009C40D0">
                              <w:rPr>
                                <w:rPrChange w:id="1044" w:author="Jarno Nieminen" w:date="2014-06-11T12:40:00Z">
                                  <w:rPr>
                                    <w:lang w:val="en-US"/>
                                  </w:rPr>
                                </w:rPrChange>
                              </w:rPr>
                              <w:t>Fredrik Henriques, Chorus</w:t>
                            </w:r>
                          </w:p>
                          <w:p w14:paraId="30186771" w14:textId="77777777" w:rsidR="00D70633" w:rsidRPr="00704D45" w:rsidRDefault="00D70633" w:rsidP="00551447">
                            <w:pPr>
                              <w:rPr>
                                <w:lang w:val="en-US"/>
                              </w:rPr>
                            </w:pPr>
                            <w:r w:rsidRPr="00704D45">
                              <w:rPr>
                                <w:lang w:val="en-US"/>
                              </w:rPr>
                              <w:t>Albert Örwall, Callista Enterprise</w:t>
                            </w:r>
                          </w:p>
                          <w:p w14:paraId="334523A2" w14:textId="77777777" w:rsidR="00D70633" w:rsidRPr="00704D45" w:rsidRDefault="00D70633" w:rsidP="00551447">
                            <w:pPr>
                              <w:rPr>
                                <w:lang w:val="en-US"/>
                              </w:rPr>
                            </w:pPr>
                          </w:p>
                          <w:p w14:paraId="7E74BF8F" w14:textId="77777777" w:rsidR="00D70633" w:rsidRPr="009C40D0" w:rsidRDefault="00D70633" w:rsidP="00551447">
                            <w:pPr>
                              <w:rPr>
                                <w:lang w:val="en-US"/>
                                <w:rPrChange w:id="1045" w:author="Jarno Nieminen" w:date="2014-06-11T12:40:00Z">
                                  <w:rPr/>
                                </w:rPrChange>
                              </w:rPr>
                            </w:pPr>
                            <w:r w:rsidRPr="009C40D0">
                              <w:rPr>
                                <w:lang w:val="en-US"/>
                                <w:rPrChange w:id="1046" w:author="Jarno Nieminen" w:date="2014-06-11T12:40:00Z">
                                  <w:rPr/>
                                </w:rPrChange>
                              </w:rPr>
                              <w:t>Version 2.0</w:t>
                            </w:r>
                          </w:p>
                          <w:p w14:paraId="5FE5DC9D" w14:textId="77777777" w:rsidR="00D70633" w:rsidRDefault="00D70633" w:rsidP="00551447">
                            <w:r>
                              <w:t>Marco de Luca, HSF invånartjänster</w:t>
                            </w:r>
                          </w:p>
                          <w:p w14:paraId="104D630E" w14:textId="77777777" w:rsidR="00D70633" w:rsidRDefault="00D70633" w:rsidP="00551447">
                            <w:r>
                              <w:t>Fredrik Henriques, Chorus</w:t>
                            </w:r>
                          </w:p>
                          <w:p w14:paraId="03DDD8C5" w14:textId="77777777" w:rsidR="00D70633" w:rsidRDefault="00D70633" w:rsidP="00551447">
                            <w:r>
                              <w:t>Björn Hedman</w:t>
                            </w:r>
                          </w:p>
                          <w:p w14:paraId="70D1B862" w14:textId="77777777" w:rsidR="00D70633" w:rsidRDefault="00D70633" w:rsidP="00551447"/>
                          <w:p w14:paraId="389B77FF" w14:textId="77777777" w:rsidR="00D70633" w:rsidRDefault="00D70633" w:rsidP="00551447"/>
                          <w:p w14:paraId="3F5736CC" w14:textId="77777777" w:rsidR="00D70633" w:rsidRDefault="00D70633" w:rsidP="00551447"/>
                          <w:p w14:paraId="0FDDFCB0" w14:textId="77777777" w:rsidR="00D70633" w:rsidRDefault="00D70633" w:rsidP="00551447">
                            <w:r>
                              <w:t>Teknisk arkitekt:</w:t>
                            </w:r>
                          </w:p>
                          <w:p w14:paraId="5233B7D7" w14:textId="77777777" w:rsidR="00D70633" w:rsidRDefault="00D70633" w:rsidP="00551447">
                            <w:r>
                              <w:t>Marco de Luca, Mina Hälsotjänster</w:t>
                            </w:r>
                          </w:p>
                          <w:p w14:paraId="25208D05" w14:textId="77777777" w:rsidR="00D70633" w:rsidRPr="009B4414" w:rsidRDefault="00D70633" w:rsidP="00551447"/>
                          <w:p w14:paraId="6CCED174" w14:textId="77777777" w:rsidR="00D70633" w:rsidRPr="009B4414" w:rsidRDefault="00D70633" w:rsidP="00551447">
                            <w:r w:rsidRPr="005F7BD9">
                              <w:rPr>
                                <w:highlight w:val="yellow"/>
                              </w:rPr>
                              <w:t>Namn, organisation, roll</w:t>
                            </w:r>
                          </w:p>
                          <w:p w14:paraId="55464AC5" w14:textId="77777777" w:rsidR="00D70633" w:rsidRPr="00861A25" w:rsidRDefault="00D70633" w:rsidP="00551447">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w14:anchorId="51300153" id="_x0000_t202" coordsize="21600,21600" o:spt="202" path="m,l,21600r21600,l21600,xe">
                <v:stroke joinstyle="miter"/>
                <v:path gradientshapeok="t" o:connecttype="rect"/>
              </v:shapetype>
              <v:shape id="Text Box 11" o:spid="_x0000_s1026" type="#_x0000_t202" style="width:453pt;height:2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S2KwIAAFIEAAAOAAAAZHJzL2Uyb0RvYy54bWysVNtu2zAMfR+wfxD0vvjSJE2NOEWXrMOA&#10;7gK0+wBZlm1hsqhJSuzs60fJaZbdXob5QRBF6og8h/T6duwVOQjrJOiSZrOUEqE51FK3Jf38dP9q&#10;RYnzTNdMgRYlPQpHbzcvX6wHU4gcOlC1sARBtCsGU9LOe1MkieOd6JmbgREanQ3Ynnk0bZvUlg2I&#10;3qskT9NlMoCtjQUunMPT3eSkm4jfNIL7j03jhCeqpJibj6uNaxXWZLNmRWuZ6SQ/pcH+IYueSY2P&#10;nqF2zDOyt/I3qF5yCw4aP+PQJ9A0kotYA1aTpb9U89gxI2ItSI4zZ5rc/4PlHw6fLJF1SXNKNOtR&#10;oicxevIaRpJlgZ7BuAKjHg3G+RHPUeZYqjMPwL84omHbMd2KO2th6ASrMb14M7m4OuG4AFIN76HG&#10;d9jeQwQaG9sH7pANgugo0/EsTciF4+HienGVpeji6Lua56t0uQzZJax4vm6s828F9CRsSmpR+wjP&#10;Dg/OT6HPIeE1B0rW91KpaNi22ipLDgz7ZBe/E/pPYUqToaQ3i3wxMfBXiDR+f4LopceGV7Iv6eoc&#10;xIrA2xtdx3b0TKppj9UpjUUGIgN3E4t+rMaTMBXUR6TUwtTYOIi46cB+o2TApi6p+7pnVlCi3mmU&#10;5Sabz8MURGO+uM7RsJee6tLDNEeoknpKpu3WT5OzN1a2Hb40NYKGO5SykZHkkOqU1SlvbNwo02nI&#10;wmRc2jHqx69g8x0AAP//AwBQSwMEFAAGAAgAAAAhAPcbkfzcAAAABQEAAA8AAABkcnMvZG93bnJl&#10;di54bWxMj8FOwzAQRO9I/IO1SFwiakNFRUKcCoGqCm4N5cDNjZckwl5HsZuGv2fhApeRRrOaeVuu&#10;Z+/EhGPsA2m4XigQSE2wPbUa9q+bqzsQMRmyxgVCDV8YYV2dn5WmsOFEO5zq1AouoVgYDV1KQyFl&#10;bDr0Ji7CgMTZRxi9SWzHVtrRnLjcO3mj1Ep60xMvdGbAxw6bz/roNWyyt+dhqeR79jLt+122dfX2&#10;yWl9eTE/3INIOKe/Y/jBZ3SomOkQjmSjcBr4kfSrnOVqxfag4XaZ5yCrUv6nr74BAAD//wMAUEsB&#10;Ai0AFAAGAAgAAAAhALaDOJL+AAAA4QEAABMAAAAAAAAAAAAAAAAAAAAAAFtDb250ZW50X1R5cGVz&#10;XS54bWxQSwECLQAUAAYACAAAACEAOP0h/9YAAACUAQAACwAAAAAAAAAAAAAAAAAvAQAAX3JlbHMv&#10;LnJlbHNQSwECLQAUAAYACAAAACEAEA30tisCAABSBAAADgAAAAAAAAAAAAAAAAAuAgAAZHJzL2Uy&#10;b0RvYy54bWxQSwECLQAUAAYACAAAACEA9xuR/NwAAAAFAQAADwAAAAAAAAAAAAAAAACFBAAAZHJz&#10;L2Rvd25yZXYueG1sUEsFBgAAAAAEAAQA8wAAAI4FAAAAAA==&#10;" fillcolor="#ddd">
                <v:textbox>
                  <w:txbxContent>
                    <w:p w14:paraId="373EADE5" w14:textId="77777777" w:rsidR="00D70633" w:rsidRPr="004255A2" w:rsidRDefault="00D70633" w:rsidP="00551447">
                      <w:r w:rsidRPr="004255A2">
                        <w:t>I arbetet har följande personer deltagit:</w:t>
                      </w:r>
                    </w:p>
                    <w:p w14:paraId="7AA20C58" w14:textId="77777777" w:rsidR="00D70633" w:rsidRDefault="00D70633" w:rsidP="00551447"/>
                    <w:p w14:paraId="35C08A39" w14:textId="77777777" w:rsidR="00D70633" w:rsidRPr="00FE3AAD" w:rsidRDefault="00D70633" w:rsidP="00551447">
                      <w:r w:rsidRPr="004255A2">
                        <w:rPr>
                          <w:szCs w:val="20"/>
                        </w:rPr>
                        <w:t>Tjänstedomänansvarig</w:t>
                      </w:r>
                      <w:r w:rsidRPr="00FE3AAD">
                        <w:t>:</w:t>
                      </w:r>
                    </w:p>
                    <w:p w14:paraId="36838918" w14:textId="77777777" w:rsidR="00D70633" w:rsidRDefault="00D70633" w:rsidP="00551447">
                      <w:pPr>
                        <w:rPr>
                          <w:i/>
                        </w:rPr>
                      </w:pPr>
                      <w:r>
                        <w:rPr>
                          <w:highlight w:val="yellow"/>
                        </w:rPr>
                        <w:t>Maria Berglund</w:t>
                      </w:r>
                    </w:p>
                    <w:p w14:paraId="6F2F3622" w14:textId="77777777" w:rsidR="00D70633" w:rsidRPr="00FE3AAD" w:rsidRDefault="00D70633" w:rsidP="00551447">
                      <w:pPr>
                        <w:rPr>
                          <w:i/>
                        </w:rPr>
                      </w:pPr>
                    </w:p>
                    <w:p w14:paraId="013C9D15" w14:textId="70B3E8F2" w:rsidR="00D70633" w:rsidRDefault="00D70633" w:rsidP="00551447">
                      <w:r w:rsidRPr="009B4414">
                        <w:t>Projektgrupp</w:t>
                      </w:r>
                      <w:del w:id="890" w:author="Jarno Nieminen" w:date="2014-06-11T12:40:00Z">
                        <w:r w:rsidR="001170C1">
                          <w:delText xml:space="preserve"> </w:delText>
                        </w:r>
                        <w:r w:rsidR="001170C1" w:rsidRPr="00861A25">
                          <w:rPr>
                            <w:highlight w:val="yellow"/>
                          </w:rPr>
                          <w:delText xml:space="preserve">Startdatum </w:delText>
                        </w:r>
                        <w:r w:rsidR="001170C1">
                          <w:rPr>
                            <w:highlight w:val="yellow"/>
                          </w:rPr>
                          <w:delText>–</w:delText>
                        </w:r>
                        <w:r w:rsidR="001170C1" w:rsidRPr="00861A25">
                          <w:rPr>
                            <w:highlight w:val="yellow"/>
                          </w:rPr>
                          <w:delText xml:space="preserve"> Slutdatum</w:delText>
                        </w:r>
                        <w:r w:rsidR="001170C1">
                          <w:delText>:</w:delText>
                        </w:r>
                      </w:del>
                      <w:ins w:id="891" w:author="Jarno Nieminen" w:date="2014-06-11T12:40:00Z">
                        <w:r>
                          <w:t xml:space="preserve">: </w:t>
                        </w:r>
                      </w:ins>
                    </w:p>
                    <w:p w14:paraId="0D62E34F" w14:textId="77777777" w:rsidR="00D70633" w:rsidRDefault="00D70633" w:rsidP="00551447"/>
                    <w:p w14:paraId="25B6F56A" w14:textId="77777777" w:rsidR="00D70633" w:rsidRDefault="00D70633" w:rsidP="00551447">
                      <w:r>
                        <w:t>Version 1.0</w:t>
                      </w:r>
                    </w:p>
                    <w:p w14:paraId="76F1ACD2" w14:textId="77777777" w:rsidR="00D70633" w:rsidRDefault="00D70633" w:rsidP="00551447">
                      <w:r>
                        <w:t>Marco de Luca, Mina Hälsotjänster</w:t>
                      </w:r>
                    </w:p>
                    <w:p w14:paraId="307FFD86" w14:textId="77777777" w:rsidR="00D70633" w:rsidRDefault="00D70633" w:rsidP="00551447">
                      <w:r>
                        <w:t>Anders Björk, Softronic</w:t>
                      </w:r>
                    </w:p>
                    <w:p w14:paraId="392DB7E6" w14:textId="77777777" w:rsidR="00D70633" w:rsidRDefault="00D70633" w:rsidP="00551447">
                      <w:r>
                        <w:t>Roger Lundberg, Siemens</w:t>
                      </w:r>
                    </w:p>
                    <w:p w14:paraId="29F4D191" w14:textId="77777777" w:rsidR="00D70633" w:rsidRPr="009C40D0" w:rsidRDefault="00D70633" w:rsidP="00551447">
                      <w:pPr>
                        <w:rPr>
                          <w:rPrChange w:id="892" w:author="Jarno Nieminen" w:date="2014-06-11T12:40:00Z">
                            <w:rPr>
                              <w:lang w:val="en-US"/>
                            </w:rPr>
                          </w:rPrChange>
                        </w:rPr>
                      </w:pPr>
                      <w:r w:rsidRPr="009C40D0">
                        <w:rPr>
                          <w:rPrChange w:id="893" w:author="Jarno Nieminen" w:date="2014-06-11T12:40:00Z">
                            <w:rPr>
                              <w:lang w:val="en-US"/>
                            </w:rPr>
                          </w:rPrChange>
                        </w:rPr>
                        <w:t>Fredrik Henriques, Chorus</w:t>
                      </w:r>
                    </w:p>
                    <w:p w14:paraId="30186771" w14:textId="77777777" w:rsidR="00D70633" w:rsidRPr="00704D45" w:rsidRDefault="00D70633" w:rsidP="00551447">
                      <w:pPr>
                        <w:rPr>
                          <w:lang w:val="en-US"/>
                        </w:rPr>
                      </w:pPr>
                      <w:r w:rsidRPr="00704D45">
                        <w:rPr>
                          <w:lang w:val="en-US"/>
                        </w:rPr>
                        <w:t>Albert Örwall, Callista Enterprise</w:t>
                      </w:r>
                    </w:p>
                    <w:p w14:paraId="334523A2" w14:textId="77777777" w:rsidR="00D70633" w:rsidRPr="00704D45" w:rsidRDefault="00D70633" w:rsidP="00551447">
                      <w:pPr>
                        <w:rPr>
                          <w:lang w:val="en-US"/>
                        </w:rPr>
                      </w:pPr>
                    </w:p>
                    <w:p w14:paraId="7E74BF8F" w14:textId="77777777" w:rsidR="00D70633" w:rsidRPr="009C40D0" w:rsidRDefault="00D70633" w:rsidP="00551447">
                      <w:pPr>
                        <w:rPr>
                          <w:lang w:val="en-US"/>
                          <w:rPrChange w:id="894" w:author="Jarno Nieminen" w:date="2014-06-11T12:40:00Z">
                            <w:rPr/>
                          </w:rPrChange>
                        </w:rPr>
                      </w:pPr>
                      <w:r w:rsidRPr="009C40D0">
                        <w:rPr>
                          <w:lang w:val="en-US"/>
                          <w:rPrChange w:id="895" w:author="Jarno Nieminen" w:date="2014-06-11T12:40:00Z">
                            <w:rPr/>
                          </w:rPrChange>
                        </w:rPr>
                        <w:t>Version 2.0</w:t>
                      </w:r>
                    </w:p>
                    <w:p w14:paraId="5FE5DC9D" w14:textId="77777777" w:rsidR="00D70633" w:rsidRDefault="00D70633" w:rsidP="00551447">
                      <w:r>
                        <w:t>Marco de Luca, HSF invånartjänster</w:t>
                      </w:r>
                    </w:p>
                    <w:p w14:paraId="104D630E" w14:textId="77777777" w:rsidR="00D70633" w:rsidRDefault="00D70633" w:rsidP="00551447">
                      <w:r>
                        <w:t>Fredrik Henriques, Chorus</w:t>
                      </w:r>
                    </w:p>
                    <w:p w14:paraId="03DDD8C5" w14:textId="77777777" w:rsidR="00D70633" w:rsidRDefault="00D70633" w:rsidP="00551447">
                      <w:r>
                        <w:t>Björn Hedman</w:t>
                      </w:r>
                    </w:p>
                    <w:p w14:paraId="70D1B862" w14:textId="77777777" w:rsidR="00D70633" w:rsidRDefault="00D70633" w:rsidP="00551447"/>
                    <w:p w14:paraId="389B77FF" w14:textId="77777777" w:rsidR="00D70633" w:rsidRDefault="00D70633" w:rsidP="00551447"/>
                    <w:p w14:paraId="3F5736CC" w14:textId="77777777" w:rsidR="00D70633" w:rsidRDefault="00D70633" w:rsidP="00551447"/>
                    <w:p w14:paraId="0FDDFCB0" w14:textId="77777777" w:rsidR="00D70633" w:rsidRDefault="00D70633" w:rsidP="00551447">
                      <w:r>
                        <w:t>Teknisk arkitekt:</w:t>
                      </w:r>
                    </w:p>
                    <w:p w14:paraId="5233B7D7" w14:textId="77777777" w:rsidR="00D70633" w:rsidRDefault="00D70633" w:rsidP="00551447">
                      <w:r>
                        <w:t>Marco de Luca, Mina Hälsotjänster</w:t>
                      </w:r>
                    </w:p>
                    <w:p w14:paraId="25208D05" w14:textId="77777777" w:rsidR="00D70633" w:rsidRPr="009B4414" w:rsidRDefault="00D70633" w:rsidP="00551447"/>
                    <w:p w14:paraId="6CCED174" w14:textId="77777777" w:rsidR="00D70633" w:rsidRPr="009B4414" w:rsidRDefault="00D70633" w:rsidP="00551447">
                      <w:r w:rsidRPr="005F7BD9">
                        <w:rPr>
                          <w:highlight w:val="yellow"/>
                        </w:rPr>
                        <w:t>Namn, organisation, roll</w:t>
                      </w:r>
                    </w:p>
                    <w:p w14:paraId="55464AC5" w14:textId="77777777" w:rsidR="00D70633" w:rsidRPr="00861A25" w:rsidRDefault="00D70633" w:rsidP="00551447">
                      <w:pPr>
                        <w:rPr>
                          <w:i/>
                        </w:rPr>
                      </w:pPr>
                      <w:r>
                        <w:rPr>
                          <w:i/>
                        </w:rPr>
                        <w:t>…</w:t>
                      </w:r>
                    </w:p>
                  </w:txbxContent>
                </v:textbox>
                <w10:anchorlock/>
              </v:shape>
            </w:pict>
          </mc:Fallback>
        </mc:AlternateContent>
      </w:r>
      <w:r w:rsidRPr="00551447">
        <w:tab/>
      </w:r>
    </w:p>
    <w:p w14:paraId="11497A3B" w14:textId="77777777" w:rsidR="00551447" w:rsidRDefault="00551447" w:rsidP="0039481C">
      <w:pPr>
        <w:rPr>
          <w:ins w:id="1047" w:author="Jarno Nieminen" w:date="2014-06-11T12:40:00Z"/>
        </w:rPr>
      </w:pPr>
    </w:p>
    <w:p w14:paraId="7C214347" w14:textId="77777777" w:rsidR="005F7E0A" w:rsidRDefault="005F7E0A" w:rsidP="0039481C">
      <w:pPr>
        <w:rPr>
          <w:ins w:id="1048" w:author="Jarno Nieminen" w:date="2014-06-11T12:40:00Z"/>
        </w:rPr>
      </w:pPr>
    </w:p>
    <w:p w14:paraId="773972D3" w14:textId="1E709DB1" w:rsidR="005F7E0A" w:rsidRDefault="005F7E0A" w:rsidP="005F7E0A">
      <w:pPr>
        <w:pStyle w:val="Heading2"/>
        <w:rPr>
          <w:ins w:id="1049" w:author="Jarno Nieminen" w:date="2014-06-11T12:40:00Z"/>
        </w:rPr>
      </w:pPr>
      <w:bookmarkStart w:id="1050" w:name="_Toc390253609"/>
      <w:ins w:id="1051" w:author="Jarno Nieminen" w:date="2014-06-11T12:40:00Z">
        <w:r>
          <w:t>WEB beskrivning</w:t>
        </w:r>
        <w:bookmarkEnd w:id="1050"/>
      </w:ins>
    </w:p>
    <w:p w14:paraId="6AB66E44" w14:textId="6E5DDA59" w:rsidR="002C7718" w:rsidRDefault="002C7718" w:rsidP="002C7718">
      <w:pPr>
        <w:rPr>
          <w:ins w:id="1052" w:author="Jarno Nieminen" w:date="2014-06-11T12:40:00Z"/>
        </w:rPr>
      </w:pPr>
      <w:ins w:id="1053" w:author="Jarno Nieminen" w:date="2014-06-11T12:40:00Z">
        <w:r w:rsidRPr="00551447">
          <w:t>Formulärtjänsten möjliggör hantering av formulärinformation mellan olika aktörer. Tjänstekontraktet möjliggör insamling av olika typer av formulärinformation.</w:t>
        </w:r>
      </w:ins>
    </w:p>
    <w:p w14:paraId="262917C7" w14:textId="77777777" w:rsidR="002C7718" w:rsidRDefault="002C7718" w:rsidP="002C7718">
      <w:pPr>
        <w:rPr>
          <w:ins w:id="1054" w:author="Jarno Nieminen" w:date="2014-06-11T12:40:00Z"/>
        </w:rPr>
      </w:pPr>
    </w:p>
    <w:p w14:paraId="4E71FB87" w14:textId="77777777" w:rsidR="002C7718" w:rsidRPr="00551447" w:rsidRDefault="002C7718" w:rsidP="002C7718">
      <w:pPr>
        <w:rPr>
          <w:ins w:id="1055" w:author="Jarno Nieminen" w:date="2014-06-11T12:40:00Z"/>
        </w:rPr>
      </w:pPr>
      <w:ins w:id="1056" w:author="Jarno Nieminen" w:date="2014-06-11T12:40:00Z">
        <w:r w:rsidRPr="00551447">
          <w:t>Tjänstekonsument och tjänsteproducent kan använda tjänstekontraktet på olika sätt och i olika steg i sina processer.</w:t>
        </w:r>
      </w:ins>
    </w:p>
    <w:p w14:paraId="64CF460D" w14:textId="77777777" w:rsidR="002C7718" w:rsidRPr="00551447" w:rsidRDefault="002C7718" w:rsidP="002C7718">
      <w:pPr>
        <w:rPr>
          <w:ins w:id="1057" w:author="Jarno Nieminen" w:date="2014-06-11T12:40:00Z"/>
        </w:rPr>
      </w:pPr>
      <w:ins w:id="1058" w:author="Jarno Nieminen" w:date="2014-06-11T12:40:00Z">
        <w:r w:rsidRPr="00551447">
          <w:t>Exempel:</w:t>
        </w:r>
      </w:ins>
    </w:p>
    <w:p w14:paraId="7EBF59A7" w14:textId="77777777" w:rsidR="002C7718" w:rsidRPr="00551447" w:rsidRDefault="002C7718" w:rsidP="004F0033">
      <w:pPr>
        <w:numPr>
          <w:ilvl w:val="0"/>
          <w:numId w:val="3"/>
        </w:numPr>
        <w:rPr>
          <w:ins w:id="1059" w:author="Jarno Nieminen" w:date="2014-06-11T12:40:00Z"/>
        </w:rPr>
      </w:pPr>
      <w:ins w:id="1060" w:author="Jarno Nieminen" w:date="2014-06-11T12:40:00Z">
        <w:r w:rsidRPr="00551447">
          <w:t>En vårdaktivitet kräver en hälsodeklaration.</w:t>
        </w:r>
      </w:ins>
    </w:p>
    <w:p w14:paraId="0DDF6251" w14:textId="77777777" w:rsidR="002C7718" w:rsidRPr="00551447" w:rsidRDefault="002C7718" w:rsidP="004F0033">
      <w:pPr>
        <w:numPr>
          <w:ilvl w:val="0"/>
          <w:numId w:val="3"/>
        </w:numPr>
        <w:rPr>
          <w:ins w:id="1061" w:author="Jarno Nieminen" w:date="2014-06-11T12:40:00Z"/>
        </w:rPr>
      </w:pPr>
      <w:ins w:id="1062" w:author="Jarno Nieminen" w:date="2014-06-11T12:40:00Z">
        <w:r w:rsidRPr="00551447">
          <w:t>Ett vårdbesök föranleder en registreringsblankett</w:t>
        </w:r>
      </w:ins>
    </w:p>
    <w:p w14:paraId="4DCB80A3" w14:textId="77777777" w:rsidR="002C7718" w:rsidRPr="00551447" w:rsidRDefault="002C7718" w:rsidP="004F0033">
      <w:pPr>
        <w:numPr>
          <w:ilvl w:val="0"/>
          <w:numId w:val="3"/>
        </w:numPr>
        <w:rPr>
          <w:ins w:id="1063" w:author="Jarno Nieminen" w:date="2014-06-11T12:40:00Z"/>
        </w:rPr>
      </w:pPr>
      <w:ins w:id="1064" w:author="Jarno Nieminen" w:date="2014-06-11T12:40:00Z">
        <w:r w:rsidRPr="00551447">
          <w:t xml:space="preserve">En behandling kräver uppföljning </w:t>
        </w:r>
      </w:ins>
    </w:p>
    <w:p w14:paraId="1312C46F" w14:textId="77777777" w:rsidR="002C7718" w:rsidRPr="00551447" w:rsidRDefault="002C7718" w:rsidP="004F0033">
      <w:pPr>
        <w:numPr>
          <w:ilvl w:val="1"/>
          <w:numId w:val="3"/>
        </w:numPr>
        <w:rPr>
          <w:ins w:id="1065" w:author="Jarno Nieminen" w:date="2014-06-11T12:40:00Z"/>
        </w:rPr>
      </w:pPr>
      <w:ins w:id="1066" w:author="Jarno Nieminen" w:date="2014-06-11T12:40:00Z">
        <w:r w:rsidRPr="00551447">
          <w:lastRenderedPageBreak/>
          <w:t>Biverkningsregistrering</w:t>
        </w:r>
      </w:ins>
    </w:p>
    <w:p w14:paraId="52069A49" w14:textId="77777777" w:rsidR="002C7718" w:rsidRPr="00551447" w:rsidRDefault="002C7718" w:rsidP="004F0033">
      <w:pPr>
        <w:numPr>
          <w:ilvl w:val="1"/>
          <w:numId w:val="3"/>
        </w:numPr>
        <w:rPr>
          <w:ins w:id="1067" w:author="Jarno Nieminen" w:date="2014-06-11T12:40:00Z"/>
        </w:rPr>
      </w:pPr>
      <w:ins w:id="1068" w:author="Jarno Nieminen" w:date="2014-06-11T12:40:00Z">
        <w:r w:rsidRPr="00551447">
          <w:t>Effektmätning av behandling</w:t>
        </w:r>
      </w:ins>
    </w:p>
    <w:p w14:paraId="6259B2B1" w14:textId="77777777" w:rsidR="002C7718" w:rsidRPr="00551447" w:rsidRDefault="002C7718" w:rsidP="004F0033">
      <w:pPr>
        <w:numPr>
          <w:ilvl w:val="0"/>
          <w:numId w:val="3"/>
        </w:numPr>
        <w:rPr>
          <w:ins w:id="1069" w:author="Jarno Nieminen" w:date="2014-06-11T12:40:00Z"/>
        </w:rPr>
      </w:pPr>
      <w:ins w:id="1070" w:author="Jarno Nieminen" w:date="2014-06-11T12:40:00Z">
        <w:r w:rsidRPr="00551447">
          <w:t>Informationsinsamling under begäran och bedömning av vårdbegäran</w:t>
        </w:r>
      </w:ins>
    </w:p>
    <w:p w14:paraId="62DCDF5E" w14:textId="77777777" w:rsidR="002C7718" w:rsidRDefault="002C7718" w:rsidP="002C7718">
      <w:pPr>
        <w:rPr>
          <w:ins w:id="1071" w:author="Jarno Nieminen" w:date="2014-06-11T12:40:00Z"/>
        </w:rPr>
      </w:pPr>
    </w:p>
    <w:p w14:paraId="6A4B8311" w14:textId="77777777" w:rsidR="0039481C" w:rsidRDefault="0039481C" w:rsidP="0039481C">
      <w:pPr>
        <w:pStyle w:val="Heading1"/>
      </w:pPr>
      <w:bookmarkStart w:id="1072" w:name="_Toc198086678"/>
      <w:bookmarkStart w:id="1073" w:name="_Toc224960918"/>
      <w:bookmarkStart w:id="1074" w:name="_Toc357754844"/>
      <w:bookmarkStart w:id="1075" w:name="_Toc243452542"/>
      <w:bookmarkStart w:id="1076" w:name="_Toc390253610"/>
      <w:bookmarkStart w:id="1077" w:name="_Toc386458048"/>
      <w:bookmarkStart w:id="1078" w:name="_Toc163300578"/>
      <w:bookmarkStart w:id="1079" w:name="_Toc163300880"/>
      <w:bookmarkStart w:id="1080" w:name="_Toc198366954"/>
      <w:r>
        <w:t>Versionsinformation</w:t>
      </w:r>
      <w:bookmarkEnd w:id="1072"/>
      <w:bookmarkEnd w:id="1073"/>
      <w:bookmarkEnd w:id="1074"/>
      <w:bookmarkEnd w:id="1075"/>
      <w:bookmarkEnd w:id="1076"/>
      <w:bookmarkEnd w:id="1077"/>
    </w:p>
    <w:p w14:paraId="59A7FC68" w14:textId="77777777" w:rsidR="007E47C0" w:rsidRPr="00D82A73" w:rsidRDefault="0039481C" w:rsidP="007E47C0">
      <w:pPr>
        <w:rPr>
          <w:del w:id="1081" w:author="Jarno Nieminen" w:date="2014-06-11T12:40:00Z"/>
        </w:rPr>
      </w:pPr>
      <w:r>
        <w:t>Denna revision av tjänstekontraktsbeskrivningen handlar om version</w:t>
      </w:r>
      <w:r w:rsidR="008574CF">
        <w:t xml:space="preserve"> </w:t>
      </w:r>
      <w:del w:id="1082" w:author="Jarno Nieminen" w:date="2014-06-11T12:40:00Z">
        <w:r w:rsidR="007B60C2">
          <w:fldChar w:fldCharType="begin"/>
        </w:r>
        <w:r w:rsidR="007B60C2">
          <w:delInstrText xml:space="preserve"> DOCPROPERTY  "Version_1" \* MERGEFORMAT </w:delInstrText>
        </w:r>
        <w:r w:rsidR="007B60C2">
          <w:fldChar w:fldCharType="separate"/>
        </w:r>
        <w:r w:rsidR="003B7257" w:rsidRPr="00D82A73">
          <w:rPr>
            <w:b/>
            <w:color w:val="76923C" w:themeColor="accent3" w:themeShade="BF"/>
          </w:rPr>
          <w:delText>2</w:delText>
        </w:r>
        <w:r w:rsidR="007B60C2">
          <w:rPr>
            <w:b/>
            <w:color w:val="76923C" w:themeColor="accent3" w:themeShade="BF"/>
          </w:rPr>
          <w:fldChar w:fldCharType="end"/>
        </w:r>
        <w:r w:rsidR="003B7257" w:rsidRPr="00D82A73">
          <w:delText>.</w:delText>
        </w:r>
        <w:r w:rsidR="007B60C2">
          <w:fldChar w:fldCharType="begin"/>
        </w:r>
        <w:r w:rsidR="007B60C2">
          <w:delInstrText xml:space="preserve"> DOCPROPERTY "Version_2"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3B7257" w:rsidRPr="00D82A73">
          <w:delText>.</w:delText>
        </w:r>
        <w:r w:rsidR="007B60C2">
          <w:fldChar w:fldCharType="begin"/>
        </w:r>
        <w:r w:rsidR="007B60C2">
          <w:delInstrText xml:space="preserve"> DOCPROPERTY "Version_3"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7E47C0" w:rsidRPr="00D82A73">
          <w:delText xml:space="preserve">. </w:delText>
        </w:r>
      </w:del>
    </w:p>
    <w:p w14:paraId="2F36E12C" w14:textId="071CC4A1" w:rsidR="0039481C" w:rsidRDefault="008574CF" w:rsidP="0039481C">
      <w:ins w:id="1083" w:author="Jarno Nieminen" w:date="2014-06-11T12:40:00Z">
        <w:r w:rsidRPr="00344F4D">
          <w:rPr>
            <w:color w:val="76923C" w:themeColor="accent3" w:themeShade="BF"/>
          </w:rPr>
          <w:fldChar w:fldCharType="begin"/>
        </w:r>
        <w:r>
          <w:rPr>
            <w:color w:val="76923C" w:themeColor="accent3" w:themeShade="BF"/>
          </w:rPr>
          <w:instrText xml:space="preserve"> DOCPROPERTY "D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F711C6" w:rsidRPr="00F711C6">
          <w:rPr>
            <w:b/>
            <w:color w:val="76923C" w:themeColor="accent3" w:themeShade="BF"/>
          </w:rPr>
          <w:t>supportservices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r>
          <w:rPr>
            <w:color w:val="76923C" w:themeColor="accent3" w:themeShade="BF"/>
          </w:rPr>
          <w:t xml:space="preserve">. </w:t>
        </w:r>
      </w:ins>
      <w:r w:rsidR="0039481C">
        <w:t xml:space="preserve">Observera att version för detta dokument och domänen måste vara lika. Detta för att spårbarheten inte skall brytas. </w:t>
      </w:r>
    </w:p>
    <w:p w14:paraId="676921EF" w14:textId="77777777" w:rsidR="0039481C" w:rsidRDefault="0039481C" w:rsidP="0039481C"/>
    <w:p w14:paraId="4747BC91" w14:textId="1C8AFF72" w:rsidR="0039481C" w:rsidRDefault="0039481C" w:rsidP="0039481C">
      <w:pPr>
        <w:pStyle w:val="Heading2"/>
        <w:rPr>
          <w:color w:val="76923C" w:themeColor="accent3" w:themeShade="BF"/>
          <w:rPrChange w:id="1084" w:author="Jarno Nieminen" w:date="2014-06-11T12:40:00Z">
            <w:rPr/>
          </w:rPrChange>
        </w:rPr>
      </w:pPr>
      <w:bookmarkStart w:id="1085" w:name="_Toc386458049"/>
      <w:bookmarkStart w:id="1086" w:name="_Toc357754845"/>
      <w:bookmarkStart w:id="1087" w:name="_Toc243452543"/>
      <w:bookmarkStart w:id="1088" w:name="_Toc390253611"/>
      <w:bookmarkStart w:id="1089" w:name="_Toc163300882"/>
      <w:r>
        <w:t xml:space="preserve">Version </w:t>
      </w:r>
      <w:del w:id="1090" w:author="Jarno Nieminen" w:date="2014-06-11T12:40:00Z">
        <w:r w:rsidR="007B60C2">
          <w:fldChar w:fldCharType="begin"/>
        </w:r>
        <w:r w:rsidR="007B60C2">
          <w:delInstrText xml:space="preserve"> DOCPROPERTY  "Version_1" \* MERGEFORMAT </w:delInstrText>
        </w:r>
        <w:r w:rsidR="007B60C2">
          <w:fldChar w:fldCharType="separate"/>
        </w:r>
        <w:r w:rsidR="003B7257" w:rsidRPr="00D82A73">
          <w:rPr>
            <w:b/>
            <w:color w:val="76923C" w:themeColor="accent3" w:themeShade="BF"/>
          </w:rPr>
          <w:delText>2</w:delText>
        </w:r>
        <w:r w:rsidR="007B60C2">
          <w:rPr>
            <w:b/>
            <w:color w:val="76923C" w:themeColor="accent3" w:themeShade="BF"/>
          </w:rPr>
          <w:fldChar w:fldCharType="end"/>
        </w:r>
        <w:r w:rsidR="007E47C0" w:rsidRPr="00D82A73">
          <w:delText>.</w:delText>
        </w:r>
        <w:r w:rsidR="007B60C2">
          <w:fldChar w:fldCharType="begin"/>
        </w:r>
        <w:r w:rsidR="007B60C2">
          <w:delInstrText xml:space="preserve"> DOCPROPERTY "Version_2"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7E47C0" w:rsidRPr="00D82A73">
          <w:delText>.</w:delText>
        </w:r>
        <w:r w:rsidR="007B60C2">
          <w:fldChar w:fldCharType="begin"/>
        </w:r>
        <w:r w:rsidR="007B60C2">
          <w:delInstrText xml:space="preserve"> DOCPROPERTY "Version_3" \* MERGEFORMAT </w:delInstrText>
        </w:r>
        <w:r w:rsidR="007B60C2">
          <w:fldChar w:fldCharType="separate"/>
        </w:r>
        <w:r w:rsidR="003B7257" w:rsidRPr="00D82A73">
          <w:rPr>
            <w:b/>
            <w:color w:val="76923C" w:themeColor="accent3" w:themeShade="BF"/>
          </w:rPr>
          <w:delText>0</w:delText>
        </w:r>
        <w:r w:rsidR="007B60C2">
          <w:rPr>
            <w:b/>
            <w:color w:val="76923C" w:themeColor="accent3" w:themeShade="BF"/>
          </w:rPr>
          <w:fldChar w:fldCharType="end"/>
        </w:r>
        <w:r w:rsidR="007E47C0" w:rsidRPr="00D82A73">
          <w:delText>.</w:delText>
        </w:r>
      </w:del>
      <w:bookmarkEnd w:id="1085"/>
      <w:ins w:id="1091" w:author="Jarno Nieminen" w:date="2014-06-11T12:40:00Z">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F711C6" w:rsidRPr="00F711C6">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bookmarkEnd w:id="1086"/>
        <w:bookmarkEnd w:id="1087"/>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F711C6" w:rsidRPr="00F711C6">
          <w:rPr>
            <w:b/>
            <w:color w:val="76923C" w:themeColor="accent3" w:themeShade="BF"/>
          </w:rPr>
          <w:t>RC_3</w:t>
        </w:r>
        <w:bookmarkEnd w:id="1088"/>
        <w:r w:rsidRPr="00862A31">
          <w:rPr>
            <w:color w:val="76923C" w:themeColor="accent3" w:themeShade="BF"/>
          </w:rPr>
          <w:fldChar w:fldCharType="end"/>
        </w:r>
      </w:ins>
    </w:p>
    <w:p w14:paraId="6C086B75" w14:textId="77777777" w:rsidR="00F711C6" w:rsidRPr="00D82A73" w:rsidRDefault="00F711C6" w:rsidP="00F711C6">
      <w:r w:rsidRPr="00D82A73">
        <w:t>Samtliga tjänster har version 2.0.</w:t>
      </w:r>
    </w:p>
    <w:p w14:paraId="184D642A" w14:textId="77777777" w:rsidR="00F711C6" w:rsidRPr="00F711C6" w:rsidRDefault="00F711C6" w:rsidP="00F711C6"/>
    <w:p w14:paraId="2619F25A" w14:textId="77777777" w:rsidR="0039481C" w:rsidRDefault="0039481C" w:rsidP="0039481C">
      <w:pPr>
        <w:pStyle w:val="Heading3"/>
      </w:pPr>
      <w:bookmarkStart w:id="1092" w:name="_Toc243452544"/>
      <w:bookmarkStart w:id="1093" w:name="_Toc390253612"/>
      <w:bookmarkStart w:id="1094" w:name="_Toc386458050"/>
      <w:r>
        <w:t>Oförändrade tjänstekontrakt</w:t>
      </w:r>
      <w:bookmarkEnd w:id="1092"/>
      <w:bookmarkEnd w:id="1093"/>
      <w:bookmarkEnd w:id="1094"/>
    </w:p>
    <w:p w14:paraId="19D44E70" w14:textId="1B766DD7" w:rsidR="0039481C" w:rsidRDefault="00F711C6">
      <w:pPr>
        <w:numPr>
          <w:ilvl w:val="0"/>
          <w:numId w:val="2"/>
        </w:numPr>
        <w:pPrChange w:id="1095" w:author="Jarno Nieminen" w:date="2014-06-11T12:40:00Z">
          <w:pPr>
            <w:pStyle w:val="ListParagraph"/>
            <w:numPr>
              <w:numId w:val="3"/>
            </w:numPr>
          </w:pPr>
        </w:pPrChange>
      </w:pPr>
      <w:r>
        <w:t>CancelForm</w:t>
      </w:r>
      <w:del w:id="1096" w:author="Jarno Nieminen" w:date="2014-06-11T12:40:00Z">
        <w:r w:rsidR="003B7257" w:rsidRPr="00D82A73">
          <w:delText>, version 2.0</w:delText>
        </w:r>
      </w:del>
    </w:p>
    <w:p w14:paraId="1A0F5D4B" w14:textId="77777777" w:rsidR="00F711C6" w:rsidRDefault="00F711C6" w:rsidP="00F711C6"/>
    <w:p w14:paraId="00D1F070" w14:textId="77777777" w:rsidR="0039481C" w:rsidRDefault="0039481C" w:rsidP="0039481C">
      <w:pPr>
        <w:pStyle w:val="Heading3"/>
      </w:pPr>
      <w:bookmarkStart w:id="1097" w:name="_Toc243452545"/>
      <w:bookmarkStart w:id="1098" w:name="_Toc390253613"/>
      <w:bookmarkStart w:id="1099" w:name="_Toc386458051"/>
      <w:r>
        <w:t>Nya tjänstekontrakt</w:t>
      </w:r>
      <w:bookmarkEnd w:id="1097"/>
      <w:bookmarkEnd w:id="1098"/>
      <w:bookmarkEnd w:id="1099"/>
    </w:p>
    <w:p w14:paraId="1101B2AF" w14:textId="77777777" w:rsidR="0039481C" w:rsidRDefault="0039481C" w:rsidP="0039481C">
      <w:r>
        <w:t>Följande nya tjänstekontrakt finns från och med denna version:</w:t>
      </w:r>
    </w:p>
    <w:p w14:paraId="1D02EF60" w14:textId="77777777" w:rsidR="00F711C6" w:rsidRDefault="00F711C6">
      <w:pPr>
        <w:numPr>
          <w:ilvl w:val="0"/>
          <w:numId w:val="2"/>
        </w:numPr>
        <w:pPrChange w:id="1100" w:author="Jarno Nieminen" w:date="2014-06-11T12:40:00Z">
          <w:pPr>
            <w:pStyle w:val="ListParagraph"/>
            <w:numPr>
              <w:numId w:val="52"/>
            </w:numPr>
          </w:pPr>
        </w:pPrChange>
      </w:pPr>
      <w:r>
        <w:t>SaveFormTemplate</w:t>
      </w:r>
    </w:p>
    <w:p w14:paraId="14A5F02C" w14:textId="77777777" w:rsidR="00F711C6" w:rsidRDefault="00F711C6">
      <w:pPr>
        <w:numPr>
          <w:ilvl w:val="0"/>
          <w:numId w:val="2"/>
        </w:numPr>
        <w:pPrChange w:id="1101" w:author="Jarno Nieminen" w:date="2014-06-11T12:40:00Z">
          <w:pPr>
            <w:pStyle w:val="ListParagraph"/>
            <w:numPr>
              <w:numId w:val="52"/>
            </w:numPr>
          </w:pPr>
        </w:pPrChange>
      </w:pPr>
      <w:r>
        <w:t>GetFormTemplate</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1102" w:name="_Toc243452546"/>
      <w:bookmarkStart w:id="1103" w:name="_Toc390253614"/>
      <w:bookmarkStart w:id="1104" w:name="_Toc386458052"/>
      <w:r>
        <w:t>Förändrade tjänstekontrakt</w:t>
      </w:r>
      <w:bookmarkEnd w:id="1102"/>
      <w:bookmarkEnd w:id="1103"/>
      <w:bookmarkEnd w:id="1104"/>
    </w:p>
    <w:p w14:paraId="2499CFE9" w14:textId="77777777" w:rsidR="00F711C6" w:rsidRPr="00D82A73" w:rsidRDefault="00F711C6">
      <w:pPr>
        <w:numPr>
          <w:ilvl w:val="0"/>
          <w:numId w:val="2"/>
        </w:numPr>
        <w:pPrChange w:id="1105" w:author="Jarno Nieminen" w:date="2014-06-11T12:40:00Z">
          <w:pPr>
            <w:numPr>
              <w:numId w:val="53"/>
            </w:numPr>
            <w:ind w:left="720" w:hanging="360"/>
          </w:pPr>
        </w:pPrChange>
      </w:pPr>
      <w:r w:rsidRPr="00D82A73">
        <w:t>CreateForm</w:t>
      </w:r>
    </w:p>
    <w:p w14:paraId="3BC9F1A4" w14:textId="77777777" w:rsidR="00F711C6" w:rsidRPr="00D82A73" w:rsidRDefault="00F711C6">
      <w:pPr>
        <w:numPr>
          <w:ilvl w:val="0"/>
          <w:numId w:val="2"/>
        </w:numPr>
        <w:pPrChange w:id="1106" w:author="Jarno Nieminen" w:date="2014-06-11T12:40:00Z">
          <w:pPr>
            <w:numPr>
              <w:numId w:val="53"/>
            </w:numPr>
            <w:ind w:left="720" w:hanging="360"/>
          </w:pPr>
        </w:pPrChange>
      </w:pPr>
      <w:r w:rsidRPr="00D82A73">
        <w:t>CreateFormRequest</w:t>
      </w:r>
    </w:p>
    <w:p w14:paraId="4D47EBCE" w14:textId="77777777" w:rsidR="00F711C6" w:rsidRPr="00D82A73" w:rsidRDefault="00F711C6">
      <w:pPr>
        <w:numPr>
          <w:ilvl w:val="0"/>
          <w:numId w:val="2"/>
        </w:numPr>
        <w:pPrChange w:id="1107" w:author="Jarno Nieminen" w:date="2014-06-11T12:40:00Z">
          <w:pPr>
            <w:numPr>
              <w:numId w:val="53"/>
            </w:numPr>
            <w:ind w:left="720" w:hanging="360"/>
          </w:pPr>
        </w:pPrChange>
      </w:pPr>
      <w:r w:rsidRPr="00D82A73">
        <w:t>GetForm</w:t>
      </w:r>
    </w:p>
    <w:p w14:paraId="5B2E25C3" w14:textId="77777777" w:rsidR="00F711C6" w:rsidRPr="00D82A73" w:rsidRDefault="00F711C6">
      <w:pPr>
        <w:numPr>
          <w:ilvl w:val="0"/>
          <w:numId w:val="2"/>
        </w:numPr>
        <w:pPrChange w:id="1108" w:author="Jarno Nieminen" w:date="2014-06-11T12:40:00Z">
          <w:pPr>
            <w:numPr>
              <w:numId w:val="53"/>
            </w:numPr>
            <w:ind w:left="720" w:hanging="360"/>
          </w:pPr>
        </w:pPrChange>
      </w:pPr>
      <w:r w:rsidRPr="00D82A73">
        <w:t>GetFormQuestionPage</w:t>
      </w:r>
    </w:p>
    <w:p w14:paraId="146B8136" w14:textId="77777777" w:rsidR="00F711C6" w:rsidRPr="00D82A73" w:rsidRDefault="00F711C6">
      <w:pPr>
        <w:numPr>
          <w:ilvl w:val="0"/>
          <w:numId w:val="2"/>
        </w:numPr>
        <w:pPrChange w:id="1109" w:author="Jarno Nieminen" w:date="2014-06-11T12:40:00Z">
          <w:pPr>
            <w:numPr>
              <w:numId w:val="53"/>
            </w:numPr>
            <w:ind w:left="720" w:hanging="360"/>
          </w:pPr>
        </w:pPrChange>
      </w:pPr>
      <w:r w:rsidRPr="00D82A73">
        <w:t>GetForms</w:t>
      </w:r>
    </w:p>
    <w:p w14:paraId="7B48A026" w14:textId="77777777" w:rsidR="00F711C6" w:rsidRPr="00D82A73" w:rsidRDefault="00F711C6">
      <w:pPr>
        <w:numPr>
          <w:ilvl w:val="0"/>
          <w:numId w:val="2"/>
        </w:numPr>
        <w:pPrChange w:id="1110" w:author="Jarno Nieminen" w:date="2014-06-11T12:40:00Z">
          <w:pPr>
            <w:numPr>
              <w:numId w:val="53"/>
            </w:numPr>
            <w:ind w:left="720" w:hanging="360"/>
          </w:pPr>
        </w:pPrChange>
      </w:pPr>
      <w:r w:rsidRPr="00D82A73">
        <w:t>GetFormTemplates</w:t>
      </w:r>
    </w:p>
    <w:p w14:paraId="2C34C01A" w14:textId="77777777" w:rsidR="00F711C6" w:rsidRPr="00D82A73" w:rsidRDefault="00F711C6">
      <w:pPr>
        <w:numPr>
          <w:ilvl w:val="0"/>
          <w:numId w:val="2"/>
        </w:numPr>
        <w:pPrChange w:id="1111" w:author="Jarno Nieminen" w:date="2014-06-11T12:40:00Z">
          <w:pPr>
            <w:numPr>
              <w:numId w:val="53"/>
            </w:numPr>
            <w:ind w:left="720" w:hanging="360"/>
          </w:pPr>
        </w:pPrChange>
      </w:pPr>
      <w:r w:rsidRPr="00D82A73">
        <w:t>SaveForm</w:t>
      </w:r>
    </w:p>
    <w:p w14:paraId="628802CD" w14:textId="1625AA57" w:rsidR="00F711C6" w:rsidRPr="00F711C6" w:rsidRDefault="00F711C6">
      <w:pPr>
        <w:numPr>
          <w:ilvl w:val="0"/>
          <w:numId w:val="2"/>
        </w:numPr>
        <w:pPrChange w:id="1112" w:author="Jarno Nieminen" w:date="2014-06-11T12:40:00Z">
          <w:pPr>
            <w:numPr>
              <w:numId w:val="53"/>
            </w:numPr>
            <w:ind w:left="720" w:hanging="360"/>
          </w:pPr>
        </w:pPrChange>
      </w:pPr>
      <w:r w:rsidRPr="00D82A73">
        <w:t>SaveFormPage</w:t>
      </w:r>
    </w:p>
    <w:p w14:paraId="1918724F" w14:textId="77777777" w:rsidR="0039481C" w:rsidRDefault="0039481C" w:rsidP="0039481C"/>
    <w:p w14:paraId="74C18F23" w14:textId="77777777" w:rsidR="0039481C" w:rsidRPr="0038515C" w:rsidRDefault="0039481C" w:rsidP="0039481C"/>
    <w:p w14:paraId="29609824" w14:textId="77777777" w:rsidR="007E47C0" w:rsidRPr="00D82A73" w:rsidRDefault="007E47C0" w:rsidP="007E47C0">
      <w:pPr>
        <w:rPr>
          <w:del w:id="1113" w:author="Jarno Nieminen" w:date="2014-06-11T12:40:00Z"/>
        </w:rPr>
      </w:pPr>
      <w:bookmarkStart w:id="1114" w:name="_Toc243452547"/>
      <w:bookmarkStart w:id="1115" w:name="_Toc390253615"/>
    </w:p>
    <w:p w14:paraId="409D1692" w14:textId="77777777" w:rsidR="0039481C" w:rsidRDefault="0039481C" w:rsidP="0039481C">
      <w:pPr>
        <w:pStyle w:val="Heading3"/>
      </w:pPr>
      <w:bookmarkStart w:id="1116" w:name="_Toc386458053"/>
      <w:r>
        <w:t>Utgångna tjänstekontrakt</w:t>
      </w:r>
      <w:bookmarkEnd w:id="1114"/>
      <w:bookmarkEnd w:id="1115"/>
      <w:bookmarkEnd w:id="1116"/>
    </w:p>
    <w:p w14:paraId="6577B3A2" w14:textId="77777777" w:rsidR="0039481C" w:rsidRDefault="0039481C" w:rsidP="0039481C">
      <w:r w:rsidRPr="00F711C6">
        <w:t>Inga tjänstekontrakt har utgått.</w:t>
      </w:r>
    </w:p>
    <w:p w14:paraId="3C332A77" w14:textId="77777777" w:rsidR="0039481C" w:rsidRPr="00C80D82" w:rsidRDefault="0039481C" w:rsidP="0039481C"/>
    <w:p w14:paraId="79B9580B" w14:textId="77777777" w:rsidR="007E47C0" w:rsidRPr="00D82A73" w:rsidRDefault="007E47C0" w:rsidP="007E47C0">
      <w:pPr>
        <w:pStyle w:val="BodyText"/>
        <w:rPr>
          <w:del w:id="1117" w:author="Jarno Nieminen" w:date="2014-06-11T12:40:00Z"/>
        </w:rPr>
      </w:pPr>
      <w:bookmarkStart w:id="1118" w:name="_Toc357754847"/>
      <w:bookmarkStart w:id="1119" w:name="_Toc243452549"/>
      <w:bookmarkStart w:id="1120" w:name="_Toc390253616"/>
      <w:bookmarkEnd w:id="1089"/>
    </w:p>
    <w:p w14:paraId="36EF0DDB" w14:textId="77777777" w:rsidR="0039481C" w:rsidRDefault="0039481C" w:rsidP="0039481C">
      <w:pPr>
        <w:pStyle w:val="Heading1"/>
      </w:pPr>
      <w:bookmarkStart w:id="1121" w:name="_Toc386458054"/>
      <w:r>
        <w:t>Tjänstedomänens arkitektur</w:t>
      </w:r>
      <w:bookmarkEnd w:id="1118"/>
      <w:bookmarkEnd w:id="1119"/>
      <w:bookmarkEnd w:id="1120"/>
      <w:bookmarkEnd w:id="1121"/>
    </w:p>
    <w:p w14:paraId="56739C53" w14:textId="77777777" w:rsidR="00F118B4" w:rsidRPr="00D82A73" w:rsidRDefault="0044271E" w:rsidP="007E47C0">
      <w:pPr>
        <w:rPr>
          <w:del w:id="1122" w:author="Jarno Nieminen" w:date="2014-06-11T12:40:00Z"/>
          <w:color w:val="4F81BD" w:themeColor="accent1"/>
        </w:rPr>
      </w:pPr>
      <w:del w:id="1123" w:author="Jarno Nieminen" w:date="2014-06-11T12:40:00Z">
        <w:r w:rsidRPr="00D82A73">
          <w:rPr>
            <w:noProof/>
            <w:color w:val="4F81BD" w:themeColor="accent1"/>
            <w:lang w:eastAsia="sv-SE"/>
            <w:rPrChange w:id="1124" w:author="Unknown">
              <w:rPr>
                <w:noProof/>
                <w:lang w:eastAsia="sv-SE"/>
              </w:rPr>
            </w:rPrChange>
          </w:rPr>
          <w:drawing>
            <wp:inline distT="0" distB="0" distL="0" distR="0" wp14:anchorId="2C29294F" wp14:editId="42229384">
              <wp:extent cx="5255584" cy="3127793"/>
              <wp:effectExtent l="0" t="0" r="254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9" cy="3128308"/>
                      </a:xfrm>
                      <a:prstGeom prst="rect">
                        <a:avLst/>
                      </a:prstGeom>
                      <a:noFill/>
                      <a:ln>
                        <a:noFill/>
                      </a:ln>
                    </pic:spPr>
                  </pic:pic>
                </a:graphicData>
              </a:graphic>
            </wp:inline>
          </w:drawing>
        </w:r>
      </w:del>
    </w:p>
    <w:p w14:paraId="2C40FF95" w14:textId="77777777" w:rsidR="007E47C0" w:rsidRPr="00D82A73" w:rsidRDefault="007E47C0" w:rsidP="007E47C0">
      <w:pPr>
        <w:rPr>
          <w:del w:id="1125" w:author="Jarno Nieminen" w:date="2014-06-11T12:40:00Z"/>
          <w:color w:val="4F81BD" w:themeColor="accent1"/>
        </w:rPr>
      </w:pPr>
    </w:p>
    <w:p w14:paraId="5499D264" w14:textId="77777777" w:rsidR="00BF592E" w:rsidRPr="00D82A73" w:rsidRDefault="00BF592E" w:rsidP="007E47C0">
      <w:pPr>
        <w:rPr>
          <w:del w:id="1126" w:author="Jarno Nieminen" w:date="2014-06-11T12:40:00Z"/>
          <w:color w:val="4F81BD" w:themeColor="accent1"/>
        </w:rPr>
      </w:pPr>
    </w:p>
    <w:p w14:paraId="0BF35B69" w14:textId="43755F3E" w:rsidR="0039481C" w:rsidRDefault="0039481C" w:rsidP="0039481C">
      <w:pPr>
        <w:rPr>
          <w:ins w:id="1127" w:author="Jarno Nieminen" w:date="2014-06-11T12:40:00Z"/>
          <w:color w:val="4F81BD" w:themeColor="accent1"/>
        </w:rPr>
      </w:pPr>
    </w:p>
    <w:p w14:paraId="2D973552" w14:textId="77777777" w:rsidR="00F711C6" w:rsidRPr="00D82A73" w:rsidRDefault="00F711C6" w:rsidP="00F711C6">
      <w:pPr>
        <w:rPr>
          <w:ins w:id="1128" w:author="Jarno Nieminen" w:date="2014-06-11T12:40:00Z"/>
          <w:color w:val="4F81BD" w:themeColor="accent1"/>
        </w:rPr>
      </w:pPr>
      <w:ins w:id="1129" w:author="Jarno Nieminen" w:date="2014-06-11T12:40:00Z">
        <w:r w:rsidRPr="00D82A73">
          <w:rPr>
            <w:noProof/>
            <w:color w:val="4F81BD" w:themeColor="accent1"/>
            <w:lang w:eastAsia="sv-SE"/>
            <w:rPrChange w:id="1130" w:author="Unknown">
              <w:rPr>
                <w:noProof/>
                <w:lang w:eastAsia="sv-SE"/>
              </w:rPr>
            </w:rPrChange>
          </w:rPr>
          <w:drawing>
            <wp:inline distT="0" distB="0" distL="0" distR="0" wp14:anchorId="1CE55E90" wp14:editId="266970A3">
              <wp:extent cx="5255584" cy="3127793"/>
              <wp:effectExtent l="0" t="0" r="254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9" cy="3128308"/>
                      </a:xfrm>
                      <a:prstGeom prst="rect">
                        <a:avLst/>
                      </a:prstGeom>
                      <a:noFill/>
                      <a:ln>
                        <a:noFill/>
                      </a:ln>
                    </pic:spPr>
                  </pic:pic>
                </a:graphicData>
              </a:graphic>
            </wp:inline>
          </w:drawing>
        </w:r>
      </w:ins>
    </w:p>
    <w:p w14:paraId="4D4D96F9" w14:textId="77777777" w:rsidR="00F711C6" w:rsidRDefault="00F711C6" w:rsidP="0039481C">
      <w:pPr>
        <w:rPr>
          <w:color w:val="4F81BD" w:themeColor="accent1"/>
          <w:rPrChange w:id="1131" w:author="Jarno Nieminen" w:date="2014-06-11T12:40:00Z">
            <w:rPr/>
          </w:rPrChange>
        </w:rPr>
      </w:pPr>
    </w:p>
    <w:p w14:paraId="2E9C3460" w14:textId="77777777" w:rsidR="00F711C6" w:rsidRPr="00D82A73" w:rsidRDefault="00F711C6" w:rsidP="00F711C6">
      <w:pPr>
        <w:pStyle w:val="Heading2"/>
      </w:pPr>
      <w:bookmarkStart w:id="1132" w:name="_Toc220986009"/>
      <w:bookmarkStart w:id="1133" w:name="_Toc257462038"/>
      <w:bookmarkStart w:id="1134" w:name="_Toc386458055"/>
      <w:bookmarkStart w:id="1135" w:name="_Toc390253617"/>
      <w:r w:rsidRPr="00D82A73">
        <w:t>Flöde AF-1 Skapa formulärmall</w:t>
      </w:r>
      <w:bookmarkEnd w:id="1132"/>
      <w:bookmarkEnd w:id="1133"/>
      <w:bookmarkEnd w:id="1134"/>
      <w:bookmarkEnd w:id="1135"/>
    </w:p>
    <w:p w14:paraId="399215C6" w14:textId="77777777" w:rsidR="00F711C6" w:rsidRPr="00D82A73" w:rsidRDefault="00F711C6" w:rsidP="00F711C6">
      <w:r w:rsidRPr="00D82A73">
        <w:t>[</w:t>
      </w:r>
      <w:r w:rsidRPr="00D82A73">
        <w:rPr>
          <w:highlight w:val="yellow"/>
        </w:rPr>
        <w:t>Flödet saknar sekvensdiagram. Aktiviteten sker internt i formulärmotorn.]</w:t>
      </w:r>
    </w:p>
    <w:p w14:paraId="345A3109" w14:textId="77777777" w:rsidR="00F711C6" w:rsidRPr="00D82A73" w:rsidRDefault="00F711C6" w:rsidP="00F711C6">
      <w:pPr>
        <w:rPr>
          <w:ins w:id="1136" w:author="Jarno Nieminen" w:date="2014-06-11T12:40:00Z"/>
        </w:rPr>
      </w:pPr>
      <w:r w:rsidRPr="00D82A73">
        <w:t>[Definieras av kommande formulärmotorer.]</w:t>
      </w:r>
    </w:p>
    <w:p w14:paraId="410B5DA2" w14:textId="77777777" w:rsidR="00F711C6" w:rsidRDefault="00F711C6">
      <w:pPr>
        <w:tabs>
          <w:tab w:val="left" w:pos="3912"/>
        </w:tabs>
        <w:rPr>
          <w:color w:val="4F81BD" w:themeColor="accent1"/>
          <w:rPrChange w:id="1137" w:author="Jarno Nieminen" w:date="2014-06-11T12:40:00Z">
            <w:rPr/>
          </w:rPrChange>
        </w:rPr>
        <w:pPrChange w:id="1138" w:author="Jarno Nieminen" w:date="2014-06-11T12:40:00Z">
          <w:pPr/>
        </w:pPrChange>
      </w:pPr>
    </w:p>
    <w:p w14:paraId="5B376DD1" w14:textId="77777777" w:rsidR="00D924FF" w:rsidRDefault="00D924FF">
      <w:pPr>
        <w:spacing w:line="240" w:lineRule="auto"/>
        <w:rPr>
          <w:sz w:val="24"/>
          <w:rPrChange w:id="1139" w:author="Jarno Nieminen" w:date="2014-06-11T12:40:00Z">
            <w:rPr>
              <w:rFonts w:ascii="Arial" w:hAnsi="Arial"/>
            </w:rPr>
          </w:rPrChange>
        </w:rPr>
        <w:pPrChange w:id="1140" w:author="Jarno Nieminen" w:date="2014-06-11T12:40:00Z">
          <w:pPr/>
        </w:pPrChange>
      </w:pPr>
      <w:bookmarkStart w:id="1141" w:name="_Toc220986010"/>
      <w:bookmarkStart w:id="1142" w:name="_Toc257462039"/>
      <w:bookmarkStart w:id="1143" w:name="_Toc386458056"/>
      <w:r>
        <w:br w:type="page"/>
      </w:r>
    </w:p>
    <w:p w14:paraId="3F2BBBC7" w14:textId="3A795179" w:rsidR="00F711C6" w:rsidRPr="00D82A73" w:rsidRDefault="00F711C6" w:rsidP="00F711C6">
      <w:pPr>
        <w:pStyle w:val="Heading2"/>
      </w:pPr>
      <w:bookmarkStart w:id="1144" w:name="_Toc390253618"/>
      <w:r w:rsidRPr="00D82A73">
        <w:lastRenderedPageBreak/>
        <w:t>Flöde AF-2 Begär formulärinsamling av patient</w:t>
      </w:r>
      <w:bookmarkEnd w:id="1141"/>
      <w:bookmarkEnd w:id="1142"/>
      <w:bookmarkEnd w:id="1143"/>
      <w:bookmarkEnd w:id="1144"/>
    </w:p>
    <w:p w14:paraId="0BCF8688" w14:textId="77777777" w:rsidR="00F711C6" w:rsidRPr="00D82A73" w:rsidRDefault="00F711C6" w:rsidP="00F711C6">
      <w:r w:rsidRPr="00D82A73">
        <w:t>Användningsfallet kan även benämnas ”</w:t>
      </w:r>
      <w:r w:rsidRPr="00D82A73">
        <w:rPr>
          <w:b/>
        </w:rPr>
        <w:t>Skapa formulärbegäran</w:t>
      </w:r>
      <w:r w:rsidRPr="00D82A73">
        <w:t>”.</w:t>
      </w:r>
    </w:p>
    <w:p w14:paraId="3368BC97" w14:textId="77777777" w:rsidR="00F711C6" w:rsidRPr="00D82A73" w:rsidRDefault="00F711C6" w:rsidP="00F711C6"/>
    <w:p w14:paraId="5417B4A3" w14:textId="77777777" w:rsidR="00F711C6" w:rsidRPr="00D82A73" w:rsidRDefault="00F711C6" w:rsidP="00F711C6">
      <w:r w:rsidRPr="00D82A73">
        <w:rPr>
          <w:noProof/>
          <w:lang w:eastAsia="sv-SE"/>
        </w:rPr>
        <w:drawing>
          <wp:inline distT="0" distB="0" distL="0" distR="0" wp14:anchorId="7F11F8D6" wp14:editId="6F842ED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4572" cy="3010924"/>
                    </a:xfrm>
                    <a:prstGeom prst="rect">
                      <a:avLst/>
                    </a:prstGeom>
                    <a:noFill/>
                    <a:ln>
                      <a:noFill/>
                    </a:ln>
                  </pic:spPr>
                </pic:pic>
              </a:graphicData>
            </a:graphic>
          </wp:inline>
        </w:drawing>
      </w:r>
    </w:p>
    <w:p w14:paraId="2C79AB81" w14:textId="77777777" w:rsidR="00F711C6" w:rsidRPr="00D82A73" w:rsidRDefault="00F711C6" w:rsidP="00F711C6">
      <w:pPr>
        <w:pStyle w:val="Caption"/>
        <w:rPr>
          <w:lang w:val="sv-SE"/>
        </w:rPr>
      </w:pPr>
      <w:bookmarkStart w:id="1145" w:name="_Toc220550770"/>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1</w:t>
      </w:r>
      <w:r w:rsidRPr="00D82A73">
        <w:rPr>
          <w:noProof/>
          <w:lang w:val="sv-SE"/>
        </w:rPr>
        <w:fldChar w:fldCharType="end"/>
      </w:r>
      <w:r w:rsidRPr="00D82A73">
        <w:rPr>
          <w:lang w:val="sv-SE"/>
        </w:rPr>
        <w:t>: Flöde AF-2</w:t>
      </w:r>
      <w:bookmarkEnd w:id="1145"/>
    </w:p>
    <w:p w14:paraId="52B548FB" w14:textId="77777777" w:rsidR="00F711C6" w:rsidRPr="00D82A73" w:rsidRDefault="00F711C6" w:rsidP="00F711C6">
      <w:r w:rsidRPr="00D82A73">
        <w:t>I flödet begär medarbetaren att en patient skall fylla i ett formulär (t.ex. Hälsodeklaration). Begäran kan göras i formulärmotorn eller via det vårdsystem som används. Önskas begäran via vårdsystemet används en tjänst (</w:t>
      </w:r>
      <w:r w:rsidRPr="00D82A73">
        <w:rPr>
          <w:b/>
        </w:rPr>
        <w:t>CreateFormRequest</w:t>
      </w:r>
      <w:r w:rsidRPr="00D82A73">
        <w:t>) för</w:t>
      </w:r>
      <w:r>
        <w:t xml:space="preserve"> </w:t>
      </w:r>
      <w:r w:rsidRPr="00D82A73">
        <w:t>”Begär hälsodeklaration”</w:t>
      </w:r>
      <w:r>
        <w:t>.</w:t>
      </w:r>
      <w:r w:rsidRPr="00D82A73">
        <w:t xml:space="preserve"> </w:t>
      </w:r>
      <w:r>
        <w:t>I</w:t>
      </w:r>
      <w:r w:rsidRPr="00D82A73">
        <w:t xml:space="preserve"> detta fall krävs ingen manuell aktivitet från </w:t>
      </w:r>
      <w:r w:rsidRPr="00D82A73">
        <w:rPr>
          <w:b/>
        </w:rPr>
        <w:t>medarbetaren</w:t>
      </w:r>
      <w:r w:rsidRPr="00D82A73">
        <w:t>.</w:t>
      </w:r>
    </w:p>
    <w:p w14:paraId="0FBDAC37" w14:textId="77777777" w:rsidR="00F711C6" w:rsidRPr="00D82A73" w:rsidRDefault="00F711C6" w:rsidP="00F711C6"/>
    <w:p w14:paraId="7A846416" w14:textId="77777777" w:rsidR="00F711C6" w:rsidRPr="00D82A73" w:rsidRDefault="00F711C6" w:rsidP="00F711C6">
      <w:r w:rsidRPr="00D82A73">
        <w:t>Vid en formulärbegäran skapas ett formulär där patient, verksamhet och formulärmall kopplas ihop.</w:t>
      </w:r>
    </w:p>
    <w:p w14:paraId="4400A357" w14:textId="77777777" w:rsidR="00F711C6" w:rsidRPr="00D82A73" w:rsidRDefault="00F711C6" w:rsidP="004F0033">
      <w:pPr>
        <w:pStyle w:val="ListParagraph"/>
        <w:numPr>
          <w:ilvl w:val="0"/>
          <w:numId w:val="4"/>
        </w:numPr>
      </w:pPr>
      <w:r w:rsidRPr="00D82A73">
        <w:t xml:space="preserve">Vid skapad begäran skickar formulärmotorn en indexpost till engagemangsindex.  </w:t>
      </w:r>
    </w:p>
    <w:p w14:paraId="67872A7A" w14:textId="77777777" w:rsidR="00F711C6" w:rsidRPr="00D82A73" w:rsidRDefault="00F711C6" w:rsidP="004F0033">
      <w:pPr>
        <w:pStyle w:val="ListParagraph"/>
        <w:numPr>
          <w:ilvl w:val="0"/>
          <w:numId w:val="4"/>
        </w:numPr>
      </w:pPr>
      <w:r w:rsidRPr="00D82A73">
        <w:t>E-tjänster som Mina vårdkontakter blir notifierade (Engagemangsindex: ProcessNotification) och ger användaren/patienten möjlighet att fylla begärt formulär.</w:t>
      </w:r>
    </w:p>
    <w:p w14:paraId="47757D69" w14:textId="77777777" w:rsidR="00F711C6" w:rsidRPr="00D82A73" w:rsidRDefault="00F711C6" w:rsidP="00F711C6">
      <w:r w:rsidRPr="00D82A73">
        <w:t>Om engagemangsindex inte används hanteras detta manuellt i Mina vårdkontakter.</w:t>
      </w:r>
    </w:p>
    <w:p w14:paraId="0158FEFD" w14:textId="77777777" w:rsidR="00F711C6" w:rsidRPr="00D82A73" w:rsidRDefault="00F711C6" w:rsidP="00F711C6">
      <w:r w:rsidRPr="00D82A73">
        <w:t>Flöde:</w:t>
      </w:r>
    </w:p>
    <w:p w14:paraId="4E3ADB38" w14:textId="77777777" w:rsidR="00F711C6" w:rsidRPr="00D82A73" w:rsidRDefault="00F711C6" w:rsidP="004F0033">
      <w:pPr>
        <w:pStyle w:val="ListParagraph"/>
        <w:numPr>
          <w:ilvl w:val="0"/>
          <w:numId w:val="5"/>
        </w:numPr>
      </w:pPr>
      <w:r w:rsidRPr="00D82A73">
        <w:t xml:space="preserve">Medarbetare: Gör en formulärbegär (t.ex. Hälsodeklaration) i lokalt vårdsystem eller i formulärmotorn. En formulärbegäran kan ”triggas” automatiskt t.ex. i samband med en </w:t>
      </w:r>
      <w:r w:rsidRPr="00D82A73">
        <w:rPr>
          <w:b/>
        </w:rPr>
        <w:t xml:space="preserve">tidsbokning </w:t>
      </w:r>
      <w:r w:rsidRPr="00D82A73">
        <w:t xml:space="preserve">eller en </w:t>
      </w:r>
      <w:r w:rsidRPr="00D82A73">
        <w:rPr>
          <w:b/>
        </w:rPr>
        <w:t>remiss.</w:t>
      </w:r>
    </w:p>
    <w:p w14:paraId="42F8CCBC" w14:textId="77777777" w:rsidR="00F711C6" w:rsidRPr="00D82A73" w:rsidRDefault="00F711C6" w:rsidP="004F0033">
      <w:pPr>
        <w:pStyle w:val="ListParagraph"/>
        <w:numPr>
          <w:ilvl w:val="1"/>
          <w:numId w:val="5"/>
        </w:numPr>
      </w:pPr>
      <w:r w:rsidRPr="00D82A73">
        <w:t>Används vårdsystem används tjänsten ”</w:t>
      </w:r>
      <w:r w:rsidRPr="00D82A73">
        <w:rPr>
          <w:b/>
        </w:rPr>
        <w:t>CreateFormRequest</w:t>
      </w:r>
      <w:r w:rsidRPr="00D82A73">
        <w:t>”. Denna integrerade lösning medger en bättre processtyrning samt mindre handgrepp för medarbetare/vårdpersonal.</w:t>
      </w:r>
    </w:p>
    <w:p w14:paraId="5DD321FC" w14:textId="77777777" w:rsidR="00F711C6" w:rsidRPr="00D82A73" w:rsidRDefault="00F711C6" w:rsidP="004F0033">
      <w:pPr>
        <w:pStyle w:val="ListParagraph"/>
        <w:numPr>
          <w:ilvl w:val="2"/>
          <w:numId w:val="5"/>
        </w:numPr>
      </w:pPr>
      <w:r w:rsidRPr="00D82A73">
        <w:t>Att notera: Vårdsystemet genererar ett unikt id för formuläret (FormID).</w:t>
      </w:r>
    </w:p>
    <w:p w14:paraId="07CBAAA6" w14:textId="77777777" w:rsidR="00F711C6" w:rsidRPr="00D82A73" w:rsidRDefault="00F711C6" w:rsidP="004F0033">
      <w:pPr>
        <w:pStyle w:val="ListParagraph"/>
        <w:numPr>
          <w:ilvl w:val="2"/>
          <w:numId w:val="5"/>
        </w:numPr>
      </w:pPr>
      <w:r w:rsidRPr="00D82A73">
        <w:t>Formulärmotorn skapar ett formulär (status ONGOING).</w:t>
      </w:r>
    </w:p>
    <w:p w14:paraId="2B5E5D93" w14:textId="77777777" w:rsidR="00F711C6" w:rsidRPr="00D82A73" w:rsidRDefault="00F711C6" w:rsidP="004F0033">
      <w:pPr>
        <w:pStyle w:val="ListParagraph"/>
        <w:numPr>
          <w:ilvl w:val="0"/>
          <w:numId w:val="5"/>
        </w:numPr>
      </w:pPr>
      <w:r w:rsidRPr="00D82A73">
        <w:t>Formulärmotorn: Skickar begäran vidare till Engagemangsindex.</w:t>
      </w:r>
    </w:p>
    <w:p w14:paraId="5E389DE0" w14:textId="77777777" w:rsidR="00F711C6" w:rsidRPr="00D82A73" w:rsidRDefault="00F711C6" w:rsidP="004F0033">
      <w:pPr>
        <w:pStyle w:val="ListParagraph"/>
        <w:numPr>
          <w:ilvl w:val="1"/>
          <w:numId w:val="5"/>
        </w:numPr>
      </w:pPr>
      <w:r w:rsidRPr="00D82A73">
        <w:lastRenderedPageBreak/>
        <w:t>”categorization” sätts till ”FormCreated” (Formulärbegäran).</w:t>
      </w:r>
    </w:p>
    <w:p w14:paraId="3D0D9389" w14:textId="77777777" w:rsidR="00F711C6" w:rsidRPr="00D82A73" w:rsidRDefault="00F711C6" w:rsidP="004F0033">
      <w:pPr>
        <w:pStyle w:val="ListParagraph"/>
        <w:numPr>
          <w:ilvl w:val="1"/>
          <w:numId w:val="5"/>
        </w:numPr>
      </w:pPr>
      <w:r w:rsidRPr="00D82A73">
        <w:t>”businessObjectInstanceIdentifier” sätts till unikt id på formulär ”FormID”.</w:t>
      </w:r>
    </w:p>
    <w:p w14:paraId="4CE1BD98" w14:textId="77777777" w:rsidR="00F711C6" w:rsidRPr="00D82A73" w:rsidRDefault="00F711C6" w:rsidP="004F0033">
      <w:pPr>
        <w:pStyle w:val="ListParagraph"/>
        <w:numPr>
          <w:ilvl w:val="0"/>
          <w:numId w:val="5"/>
        </w:numPr>
      </w:pPr>
      <w:r w:rsidRPr="00D82A73">
        <w:t>E-tjänsten: Mottager notifiering och tillhandahåller e-tjänsten ”Hälsodeklaration” till användaren/patienten.</w:t>
      </w:r>
    </w:p>
    <w:p w14:paraId="0B334D5C" w14:textId="77777777" w:rsidR="00F711C6" w:rsidRPr="00D82A73" w:rsidRDefault="00F711C6" w:rsidP="004F0033">
      <w:pPr>
        <w:pStyle w:val="ListParagraph"/>
        <w:numPr>
          <w:ilvl w:val="1"/>
          <w:numId w:val="5"/>
        </w:numPr>
        <w:rPr>
          <w:rFonts w:ascii="Arial" w:hAnsi="Arial" w:cs="Arial"/>
          <w:b/>
          <w:iCs/>
          <w:szCs w:val="26"/>
          <w:lang w:eastAsia="sv-SE"/>
        </w:rPr>
      </w:pPr>
      <w:r w:rsidRPr="00D82A73">
        <w:t>E.-tjänsten kan avisera användaren/patienten om händelsen.</w:t>
      </w:r>
    </w:p>
    <w:p w14:paraId="4A2B6D6E" w14:textId="77777777" w:rsidR="00F711C6" w:rsidRPr="00D82A73" w:rsidRDefault="00F711C6" w:rsidP="004F0033">
      <w:pPr>
        <w:pStyle w:val="ListParagraph"/>
        <w:numPr>
          <w:ilvl w:val="1"/>
          <w:numId w:val="5"/>
        </w:numPr>
        <w:rPr>
          <w:rFonts w:ascii="Arial" w:hAnsi="Arial" w:cs="Arial"/>
          <w:b/>
          <w:iCs/>
          <w:szCs w:val="26"/>
          <w:lang w:eastAsia="sv-SE"/>
        </w:rPr>
      </w:pPr>
      <w:r w:rsidRPr="00D82A73">
        <w:br w:type="page"/>
      </w:r>
    </w:p>
    <w:p w14:paraId="5730B0D2" w14:textId="77777777" w:rsidR="00F711C6" w:rsidRPr="00D82A73" w:rsidRDefault="00F711C6" w:rsidP="00F711C6">
      <w:pPr>
        <w:pStyle w:val="Heading2"/>
      </w:pPr>
      <w:bookmarkStart w:id="1146" w:name="_Toc220986011"/>
      <w:bookmarkStart w:id="1147" w:name="_Toc257462040"/>
      <w:bookmarkStart w:id="1148" w:name="_Toc386458057"/>
      <w:bookmarkStart w:id="1149" w:name="_Toc390253619"/>
      <w:r w:rsidRPr="00D82A73">
        <w:lastRenderedPageBreak/>
        <w:t>Flöde AF-3A Patient fyller i formulär (redan skapat)</w:t>
      </w:r>
      <w:bookmarkEnd w:id="1146"/>
      <w:bookmarkEnd w:id="1147"/>
      <w:bookmarkEnd w:id="1148"/>
      <w:bookmarkEnd w:id="1149"/>
    </w:p>
    <w:p w14:paraId="01FC41D5" w14:textId="77777777" w:rsidR="00F711C6" w:rsidRPr="00D82A73" w:rsidRDefault="00F711C6" w:rsidP="00F711C6">
      <w:pPr>
        <w:rPr>
          <w:highlight w:val="yellow"/>
        </w:rPr>
      </w:pPr>
      <w:r w:rsidRPr="00D82A73">
        <w:rPr>
          <w:highlight w:val="yellow"/>
        </w:rPr>
        <w:t xml:space="preserve"> </w:t>
      </w:r>
    </w:p>
    <w:p w14:paraId="45763E2D" w14:textId="77777777" w:rsidR="00F711C6" w:rsidRPr="00D82A73" w:rsidRDefault="00F711C6" w:rsidP="00F711C6"/>
    <w:p w14:paraId="643C2E39" w14:textId="77777777" w:rsidR="00F711C6" w:rsidRPr="00D82A73" w:rsidRDefault="00F711C6" w:rsidP="00F711C6">
      <w:r w:rsidRPr="00D82A73">
        <w:rPr>
          <w:noProof/>
          <w:lang w:eastAsia="sv-SE"/>
        </w:rPr>
        <w:drawing>
          <wp:inline distT="0" distB="0" distL="0" distR="0" wp14:anchorId="3101D4CE" wp14:editId="2E4DBE8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3C6246F" w14:textId="77777777" w:rsidR="00F711C6" w:rsidRPr="00D82A73" w:rsidRDefault="00F711C6" w:rsidP="00F711C6">
      <w:pPr>
        <w:pStyle w:val="Caption"/>
        <w:rPr>
          <w:lang w:val="sv-SE"/>
        </w:rPr>
      </w:pPr>
      <w:bookmarkStart w:id="1150" w:name="_Toc220550771"/>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2</w:t>
      </w:r>
      <w:r w:rsidRPr="00D82A73">
        <w:rPr>
          <w:noProof/>
          <w:lang w:val="sv-SE"/>
        </w:rPr>
        <w:fldChar w:fldCharType="end"/>
      </w:r>
      <w:r w:rsidRPr="00D82A73">
        <w:rPr>
          <w:lang w:val="sv-SE"/>
        </w:rPr>
        <w:t>: Flöde AF-3A</w:t>
      </w:r>
      <w:bookmarkEnd w:id="1150"/>
    </w:p>
    <w:p w14:paraId="1370AD77" w14:textId="77777777" w:rsidR="00F711C6" w:rsidRPr="00D82A73" w:rsidRDefault="00F711C6" w:rsidP="00F711C6">
      <w:r w:rsidRPr="00D82A73">
        <w:t>I flödet använder användaren en e-tjänst i Mina vårdkontakter för att fylla i ett formulär. E-tjänsten (klient) kommunicerar med formulärmotorn med hjälp av tjänstekontraktet. E-tjänsten presenterar dess frågor för användaren/patienten som besvarar dessa.</w:t>
      </w:r>
    </w:p>
    <w:p w14:paraId="64BB5A83" w14:textId="77777777" w:rsidR="00F711C6" w:rsidRPr="00D82A73" w:rsidRDefault="00F711C6" w:rsidP="00F711C6"/>
    <w:p w14:paraId="028C3AD8" w14:textId="77777777" w:rsidR="00F711C6" w:rsidRPr="00D82A73" w:rsidRDefault="00F711C6" w:rsidP="00F711C6">
      <w:r w:rsidRPr="00D82A73">
        <w:t>Användningsfallet förutsätter att ett formulär är skapat.</w:t>
      </w:r>
    </w:p>
    <w:p w14:paraId="58BA2F7B" w14:textId="77777777" w:rsidR="00F711C6" w:rsidRPr="00D82A73" w:rsidRDefault="00F711C6" w:rsidP="00F711C6"/>
    <w:p w14:paraId="79BC78AB" w14:textId="77777777" w:rsidR="00F711C6" w:rsidRPr="00D82A73" w:rsidRDefault="00F711C6" w:rsidP="00F711C6">
      <w:r w:rsidRPr="00D82A73">
        <w:t>Flöde:</w:t>
      </w:r>
    </w:p>
    <w:p w14:paraId="4E6E3A0C" w14:textId="77777777" w:rsidR="00F711C6" w:rsidRPr="00D82A73" w:rsidRDefault="00F711C6" w:rsidP="004F0033">
      <w:pPr>
        <w:pStyle w:val="ListParagraph"/>
        <w:numPr>
          <w:ilvl w:val="0"/>
          <w:numId w:val="7"/>
        </w:numPr>
      </w:pPr>
      <w:r w:rsidRPr="00D82A73">
        <w:t>Tillgängliga formulär hämtas/listas genom att anropa formulärmotorns ”</w:t>
      </w:r>
      <w:r w:rsidRPr="00D82A73">
        <w:rPr>
          <w:b/>
        </w:rPr>
        <w:t>GetForms</w:t>
      </w:r>
      <w:r w:rsidRPr="00D82A73">
        <w:t>”.</w:t>
      </w:r>
    </w:p>
    <w:p w14:paraId="75B5B6FF" w14:textId="77777777" w:rsidR="00F711C6" w:rsidRPr="00D82A73" w:rsidRDefault="00F711C6" w:rsidP="004F0033">
      <w:pPr>
        <w:pStyle w:val="ListParagraph"/>
        <w:numPr>
          <w:ilvl w:val="0"/>
          <w:numId w:val="7"/>
        </w:numPr>
      </w:pPr>
      <w:r w:rsidRPr="00D82A73">
        <w:t>Formuläret ”startas” genom att användaren väljer ett formulär i ovanstående steg. ”</w:t>
      </w:r>
      <w:r w:rsidRPr="00D82A73">
        <w:rPr>
          <w:b/>
        </w:rPr>
        <w:t>GetForm</w:t>
      </w:r>
      <w:r w:rsidRPr="00D82A73">
        <w:t>” anropas.</w:t>
      </w:r>
    </w:p>
    <w:p w14:paraId="573A5044" w14:textId="77777777" w:rsidR="00F711C6" w:rsidRPr="00D82A73" w:rsidRDefault="00F711C6" w:rsidP="004F0033">
      <w:pPr>
        <w:pStyle w:val="ListParagraph"/>
        <w:numPr>
          <w:ilvl w:val="1"/>
          <w:numId w:val="7"/>
        </w:numPr>
      </w:pPr>
      <w:r w:rsidRPr="00D82A73">
        <w:t>Formulärstatus ”COMPLETED”. Formuläret är avslutat.</w:t>
      </w:r>
    </w:p>
    <w:p w14:paraId="732635D0" w14:textId="77777777" w:rsidR="00F711C6" w:rsidRPr="00D82A73" w:rsidRDefault="00F711C6" w:rsidP="004F0033">
      <w:pPr>
        <w:pStyle w:val="ListParagraph"/>
        <w:numPr>
          <w:ilvl w:val="1"/>
          <w:numId w:val="7"/>
        </w:numPr>
      </w:pPr>
      <w:r w:rsidRPr="00D82A73">
        <w:t>Formulärstatus ”ONGOING”. Pågående, frågor har temporärsparats.</w:t>
      </w:r>
    </w:p>
    <w:p w14:paraId="1BEB6919" w14:textId="77777777" w:rsidR="00F711C6" w:rsidRPr="00D82A73" w:rsidRDefault="00F711C6" w:rsidP="004F0033">
      <w:pPr>
        <w:pStyle w:val="ListParagraph"/>
        <w:numPr>
          <w:ilvl w:val="1"/>
          <w:numId w:val="7"/>
        </w:numPr>
      </w:pPr>
      <w:r w:rsidRPr="00D82A73">
        <w:t>Formulärstatus ”PENDING_COMPLETION”. Pågående, frågor har temporärsparats. Alla frågor är besvarade.</w:t>
      </w:r>
    </w:p>
    <w:p w14:paraId="312B935D" w14:textId="77777777" w:rsidR="00F711C6" w:rsidRPr="00D82A73" w:rsidRDefault="00F711C6" w:rsidP="004F0033">
      <w:pPr>
        <w:pStyle w:val="ListParagraph"/>
        <w:numPr>
          <w:ilvl w:val="0"/>
          <w:numId w:val="7"/>
        </w:numPr>
      </w:pPr>
      <w:r w:rsidRPr="00D82A73">
        <w:t>Formulärets frågor besvaras(invånare) och skickas med formulärmotorns ”</w:t>
      </w:r>
      <w:r w:rsidRPr="00D82A73">
        <w:rPr>
          <w:b/>
        </w:rPr>
        <w:t>SaveFormPage</w:t>
      </w:r>
      <w:r w:rsidRPr="00D82A73">
        <w:t>”.</w:t>
      </w:r>
    </w:p>
    <w:p w14:paraId="6FC121DC" w14:textId="77777777" w:rsidR="00F711C6" w:rsidRPr="00D82A73" w:rsidRDefault="00F711C6" w:rsidP="004F0033">
      <w:pPr>
        <w:pStyle w:val="ListParagraph"/>
        <w:numPr>
          <w:ilvl w:val="1"/>
          <w:numId w:val="7"/>
        </w:numPr>
      </w:pPr>
      <w:r w:rsidRPr="00D82A73">
        <w:t>När det inte finns flera frågor signaleras detta med ”LastPage” sätts till ”true”.</w:t>
      </w:r>
    </w:p>
    <w:p w14:paraId="5F3CF546" w14:textId="77777777" w:rsidR="00F711C6" w:rsidRPr="00D82A73" w:rsidRDefault="00F711C6" w:rsidP="004F0033">
      <w:pPr>
        <w:pStyle w:val="ListParagraph"/>
        <w:numPr>
          <w:ilvl w:val="0"/>
          <w:numId w:val="7"/>
        </w:numPr>
      </w:pPr>
      <w:r w:rsidRPr="00D82A73">
        <w:t>Ett formulär avslutas genom att e-tjänsten anropar formulärmotorns ”</w:t>
      </w:r>
      <w:r w:rsidRPr="00D82A73">
        <w:rPr>
          <w:b/>
        </w:rPr>
        <w:t>SaveForm</w:t>
      </w:r>
      <w:r w:rsidRPr="00D82A73">
        <w:t>”.</w:t>
      </w:r>
    </w:p>
    <w:p w14:paraId="409A5E1D" w14:textId="77777777" w:rsidR="00F711C6" w:rsidRPr="00D82A73" w:rsidRDefault="00F711C6" w:rsidP="004F0033">
      <w:pPr>
        <w:pStyle w:val="ListParagraph"/>
        <w:numPr>
          <w:ilvl w:val="1"/>
          <w:numId w:val="7"/>
        </w:numPr>
      </w:pPr>
      <w:r w:rsidRPr="00D82A73">
        <w:lastRenderedPageBreak/>
        <w:t>Formuläret får status ”COMPLETE”.</w:t>
      </w:r>
    </w:p>
    <w:p w14:paraId="7D1956A6" w14:textId="77777777" w:rsidR="00F711C6" w:rsidRPr="00D82A73" w:rsidRDefault="00F711C6" w:rsidP="004F0033">
      <w:pPr>
        <w:pStyle w:val="ListParagraph"/>
        <w:numPr>
          <w:ilvl w:val="0"/>
          <w:numId w:val="7"/>
        </w:numPr>
      </w:pPr>
      <w:r w:rsidRPr="00D82A73">
        <w:t xml:space="preserve">Formulärmotorn skickar ett meddelande till engagemangsindex när ett formulär är skapat/sparat/avslutat. </w:t>
      </w:r>
    </w:p>
    <w:p w14:paraId="501E0F85" w14:textId="77777777" w:rsidR="00F711C6" w:rsidRPr="00D82A73" w:rsidRDefault="00F711C6" w:rsidP="004F0033">
      <w:pPr>
        <w:pStyle w:val="ListParagraph"/>
        <w:numPr>
          <w:ilvl w:val="1"/>
          <w:numId w:val="7"/>
        </w:numPr>
      </w:pPr>
      <w:r w:rsidRPr="00D82A73">
        <w:t>”categorization” sätts till ”FormComplete” (Formulärbegäran).</w:t>
      </w:r>
    </w:p>
    <w:p w14:paraId="2C464CD7" w14:textId="77777777" w:rsidR="00F711C6" w:rsidRPr="00D82A73" w:rsidRDefault="00F711C6" w:rsidP="004F0033">
      <w:pPr>
        <w:pStyle w:val="ListParagraph"/>
        <w:numPr>
          <w:ilvl w:val="1"/>
          <w:numId w:val="7"/>
        </w:numPr>
      </w:pPr>
      <w:r w:rsidRPr="00D82A73">
        <w:t>”businessObjectInstanceIdentifier” sätts till unikt id på formulär ”FormID”.</w:t>
      </w:r>
    </w:p>
    <w:p w14:paraId="1FFEA0AF" w14:textId="77777777" w:rsidR="00F711C6" w:rsidRPr="00D82A73" w:rsidRDefault="00F711C6" w:rsidP="004F0033">
      <w:pPr>
        <w:pStyle w:val="ListParagraph"/>
        <w:numPr>
          <w:ilvl w:val="0"/>
          <w:numId w:val="7"/>
        </w:numPr>
      </w:pPr>
      <w:r w:rsidRPr="00D82A73">
        <w:t>Vårdsystem blir notifierad via ”Engagemangsindex”. Vårdsystemet kan hämta användarens/patientens besvarade formulär (T.ex. Hälsodeklaration)</w:t>
      </w:r>
    </w:p>
    <w:p w14:paraId="0667257B" w14:textId="77777777" w:rsidR="00F711C6" w:rsidRPr="00D82A73" w:rsidRDefault="00F711C6" w:rsidP="004F0033">
      <w:pPr>
        <w:pStyle w:val="ListParagraph"/>
        <w:numPr>
          <w:ilvl w:val="1"/>
          <w:numId w:val="7"/>
        </w:numPr>
      </w:pPr>
      <w:r w:rsidRPr="00D82A73">
        <w:t xml:space="preserve">Se </w:t>
      </w:r>
      <w:r w:rsidRPr="00D82A73">
        <w:rPr>
          <w:b/>
        </w:rPr>
        <w:t xml:space="preserve">AF-6 </w:t>
      </w:r>
      <w:r w:rsidRPr="00D82A73">
        <w:t>för detaljering av notifieringsflöde.</w:t>
      </w:r>
    </w:p>
    <w:p w14:paraId="3E15933C" w14:textId="77777777" w:rsidR="00F711C6" w:rsidRPr="00D82A73" w:rsidRDefault="00F711C6" w:rsidP="00F711C6"/>
    <w:p w14:paraId="5CBE3D70"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0947C6F6" w14:textId="77777777" w:rsidR="00F711C6" w:rsidRPr="00D82A73" w:rsidRDefault="00F711C6" w:rsidP="00F711C6"/>
    <w:p w14:paraId="21A8739B" w14:textId="77777777" w:rsidR="00F711C6" w:rsidRPr="00D82A73" w:rsidRDefault="00F711C6" w:rsidP="00F711C6"/>
    <w:p w14:paraId="5667C98A" w14:textId="77777777" w:rsidR="00F711C6" w:rsidRPr="00D82A73" w:rsidRDefault="00F711C6" w:rsidP="00F711C6">
      <w:pPr>
        <w:rPr>
          <w:rFonts w:ascii="Arial" w:hAnsi="Arial" w:cs="Arial"/>
          <w:szCs w:val="26"/>
          <w:lang w:eastAsia="sv-SE"/>
        </w:rPr>
      </w:pPr>
      <w:r w:rsidRPr="00D82A73">
        <w:br w:type="page"/>
      </w:r>
    </w:p>
    <w:p w14:paraId="66AB90DE" w14:textId="77777777" w:rsidR="00F711C6" w:rsidRPr="00D82A73" w:rsidRDefault="00F711C6" w:rsidP="00F711C6">
      <w:pPr>
        <w:pStyle w:val="Heading2"/>
      </w:pPr>
      <w:bookmarkStart w:id="1151" w:name="_Toc220986012"/>
      <w:bookmarkStart w:id="1152" w:name="_Toc257462041"/>
      <w:bookmarkStart w:id="1153" w:name="_Toc386458058"/>
      <w:bookmarkStart w:id="1154" w:name="_Toc390253620"/>
      <w:r w:rsidRPr="00D82A73">
        <w:lastRenderedPageBreak/>
        <w:t>Flöde AF-3B Patient fyller i formulär</w:t>
      </w:r>
      <w:bookmarkEnd w:id="1151"/>
      <w:bookmarkEnd w:id="1152"/>
      <w:bookmarkEnd w:id="1153"/>
      <w:bookmarkEnd w:id="1154"/>
    </w:p>
    <w:p w14:paraId="5EE17767" w14:textId="77777777" w:rsidR="00F711C6" w:rsidRPr="00D82A73" w:rsidRDefault="00F711C6" w:rsidP="00F711C6">
      <w:r w:rsidRPr="00D82A73">
        <w:t>Flödet illustrerar fallet då patienten skapar ett formulär utan att en ”formulärbegäran” är skapad. Patienten kan välja formulär mall.</w:t>
      </w:r>
    </w:p>
    <w:p w14:paraId="0AAE93B2" w14:textId="77777777" w:rsidR="00F711C6" w:rsidRPr="00D82A73" w:rsidRDefault="00F711C6" w:rsidP="00F711C6"/>
    <w:p w14:paraId="6664CF01" w14:textId="77777777" w:rsidR="00F711C6" w:rsidRPr="00D82A73" w:rsidRDefault="00F711C6" w:rsidP="00F711C6">
      <w:r w:rsidRPr="00D82A73">
        <w:rPr>
          <w:noProof/>
          <w:lang w:eastAsia="sv-SE"/>
        </w:rPr>
        <w:drawing>
          <wp:inline distT="0" distB="0" distL="0" distR="0" wp14:anchorId="7793E749" wp14:editId="001CC0FA">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466542C" w14:textId="77777777" w:rsidR="00F711C6" w:rsidRPr="00D82A73" w:rsidRDefault="00F711C6" w:rsidP="00F711C6">
      <w:pPr>
        <w:pStyle w:val="Caption"/>
        <w:rPr>
          <w:lang w:val="sv-SE"/>
        </w:rPr>
      </w:pPr>
      <w:bookmarkStart w:id="1155" w:name="_Toc220550772"/>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3</w:t>
      </w:r>
      <w:r w:rsidRPr="00D82A73">
        <w:rPr>
          <w:noProof/>
          <w:lang w:val="sv-SE"/>
        </w:rPr>
        <w:fldChar w:fldCharType="end"/>
      </w:r>
      <w:r w:rsidRPr="00D82A73">
        <w:rPr>
          <w:lang w:val="sv-SE"/>
        </w:rPr>
        <w:t>: Flöde AF-3B</w:t>
      </w:r>
      <w:bookmarkEnd w:id="1155"/>
    </w:p>
    <w:p w14:paraId="24B7EAA9" w14:textId="77777777" w:rsidR="00F711C6" w:rsidRPr="00D82A73" w:rsidRDefault="00F711C6" w:rsidP="00F711C6">
      <w:r w:rsidRPr="00D82A73">
        <w:t xml:space="preserve">I flödet använder användaren en e-tjänst i Mina vårdkontakter för att </w:t>
      </w:r>
      <w:r w:rsidRPr="00D82A73">
        <w:rPr>
          <w:b/>
        </w:rPr>
        <w:t>välja och fylla</w:t>
      </w:r>
      <w:r w:rsidRPr="00D82A73">
        <w:t xml:space="preserve"> i ett formulär. E-tjänsten (klient) kommunicerar med formulärmotorn med hjälp av tjänstekontraktet. E-tjänsten presenterar dess frågor för användaren/patienten som besvarar dessa.</w:t>
      </w:r>
    </w:p>
    <w:p w14:paraId="7A9CE894" w14:textId="77777777" w:rsidR="00F711C6" w:rsidRPr="00D82A73" w:rsidRDefault="00F711C6" w:rsidP="00F711C6"/>
    <w:p w14:paraId="4382044C" w14:textId="77777777" w:rsidR="00BF592E" w:rsidRPr="00D82A73" w:rsidRDefault="00BF592E" w:rsidP="00BF592E">
      <w:pPr>
        <w:rPr>
          <w:del w:id="1156" w:author="Jarno Nieminen" w:date="2014-06-11T12:40:00Z"/>
        </w:rPr>
      </w:pPr>
    </w:p>
    <w:p w14:paraId="6DEBAD2D" w14:textId="77777777" w:rsidR="00BF592E" w:rsidRPr="00D82A73" w:rsidRDefault="00BF592E" w:rsidP="00BF592E">
      <w:pPr>
        <w:rPr>
          <w:del w:id="1157" w:author="Jarno Nieminen" w:date="2014-06-11T12:40:00Z"/>
        </w:rPr>
      </w:pPr>
    </w:p>
    <w:p w14:paraId="055F81D3" w14:textId="77777777" w:rsidR="00BF592E" w:rsidRPr="00D82A73" w:rsidRDefault="00BF592E" w:rsidP="00BF592E">
      <w:pPr>
        <w:rPr>
          <w:del w:id="1158" w:author="Jarno Nieminen" w:date="2014-06-11T12:40:00Z"/>
        </w:rPr>
      </w:pPr>
    </w:p>
    <w:p w14:paraId="3C043379" w14:textId="77777777" w:rsidR="00BF592E" w:rsidRPr="00D82A73" w:rsidRDefault="00BF592E" w:rsidP="00BF592E">
      <w:pPr>
        <w:rPr>
          <w:del w:id="1159" w:author="Jarno Nieminen" w:date="2014-06-11T12:40:00Z"/>
        </w:rPr>
      </w:pPr>
    </w:p>
    <w:p w14:paraId="08378F2A" w14:textId="77777777" w:rsidR="00BF592E" w:rsidRPr="00D82A73" w:rsidRDefault="00BF592E" w:rsidP="00BF592E">
      <w:pPr>
        <w:rPr>
          <w:del w:id="1160" w:author="Jarno Nieminen" w:date="2014-06-11T12:40:00Z"/>
        </w:rPr>
      </w:pPr>
    </w:p>
    <w:p w14:paraId="567BE871" w14:textId="77777777" w:rsidR="00BF592E" w:rsidRPr="00D82A73" w:rsidRDefault="00BF592E" w:rsidP="00BF592E">
      <w:pPr>
        <w:rPr>
          <w:del w:id="1161" w:author="Jarno Nieminen" w:date="2014-06-11T12:40:00Z"/>
        </w:rPr>
      </w:pPr>
    </w:p>
    <w:p w14:paraId="6A911B01" w14:textId="77777777" w:rsidR="00BF592E" w:rsidRPr="00D82A73" w:rsidRDefault="00BF592E" w:rsidP="00BF592E">
      <w:pPr>
        <w:rPr>
          <w:del w:id="1162" w:author="Jarno Nieminen" w:date="2014-06-11T12:40:00Z"/>
        </w:rPr>
      </w:pPr>
    </w:p>
    <w:p w14:paraId="5BC5DB0A" w14:textId="77777777" w:rsidR="00BF592E" w:rsidRPr="00D82A73" w:rsidRDefault="00BF592E" w:rsidP="00BF592E">
      <w:pPr>
        <w:rPr>
          <w:del w:id="1163" w:author="Jarno Nieminen" w:date="2014-06-11T12:40:00Z"/>
        </w:rPr>
      </w:pPr>
    </w:p>
    <w:p w14:paraId="5070FB21" w14:textId="77777777" w:rsidR="00BF592E" w:rsidRPr="00D82A73" w:rsidRDefault="00BF592E" w:rsidP="00BF592E">
      <w:pPr>
        <w:rPr>
          <w:del w:id="1164" w:author="Jarno Nieminen" w:date="2014-06-11T12:40:00Z"/>
        </w:rPr>
      </w:pPr>
    </w:p>
    <w:p w14:paraId="195EFB6E" w14:textId="77777777" w:rsidR="00BF592E" w:rsidRPr="00D82A73" w:rsidRDefault="00BF592E" w:rsidP="00BF592E">
      <w:pPr>
        <w:rPr>
          <w:del w:id="1165" w:author="Jarno Nieminen" w:date="2014-06-11T12:40:00Z"/>
        </w:rPr>
      </w:pPr>
    </w:p>
    <w:p w14:paraId="6BE067A7" w14:textId="77777777" w:rsidR="00BF592E" w:rsidRPr="00D82A73" w:rsidRDefault="00BF592E" w:rsidP="00BF592E">
      <w:pPr>
        <w:rPr>
          <w:del w:id="1166" w:author="Jarno Nieminen" w:date="2014-06-11T12:40:00Z"/>
        </w:rPr>
      </w:pPr>
    </w:p>
    <w:p w14:paraId="1AF55074" w14:textId="77777777" w:rsidR="00BF592E" w:rsidRPr="00D82A73" w:rsidRDefault="00BF592E" w:rsidP="00BF592E">
      <w:pPr>
        <w:rPr>
          <w:del w:id="1167" w:author="Jarno Nieminen" w:date="2014-06-11T12:40:00Z"/>
        </w:rPr>
      </w:pPr>
    </w:p>
    <w:p w14:paraId="501C4370" w14:textId="77777777" w:rsidR="00BF592E" w:rsidRPr="00D82A73" w:rsidRDefault="00BF592E" w:rsidP="00BF592E">
      <w:pPr>
        <w:rPr>
          <w:del w:id="1168" w:author="Jarno Nieminen" w:date="2014-06-11T12:40:00Z"/>
        </w:rPr>
      </w:pPr>
    </w:p>
    <w:p w14:paraId="6753FC99" w14:textId="77777777" w:rsidR="00BF592E" w:rsidRPr="00D82A73" w:rsidRDefault="00BF592E" w:rsidP="00BF592E">
      <w:pPr>
        <w:rPr>
          <w:del w:id="1169" w:author="Jarno Nieminen" w:date="2014-06-11T12:40:00Z"/>
        </w:rPr>
      </w:pPr>
    </w:p>
    <w:p w14:paraId="1C0E5C6A" w14:textId="77777777" w:rsidR="00BF592E" w:rsidRPr="00D82A73" w:rsidRDefault="00BF592E" w:rsidP="00BF592E">
      <w:pPr>
        <w:rPr>
          <w:del w:id="1170" w:author="Jarno Nieminen" w:date="2014-06-11T12:40:00Z"/>
        </w:rPr>
      </w:pPr>
    </w:p>
    <w:p w14:paraId="6DFC1862" w14:textId="77777777" w:rsidR="00BF592E" w:rsidRPr="00D82A73" w:rsidRDefault="00BF592E" w:rsidP="00BF592E">
      <w:pPr>
        <w:rPr>
          <w:del w:id="1171" w:author="Jarno Nieminen" w:date="2014-06-11T12:40:00Z"/>
        </w:rPr>
      </w:pPr>
    </w:p>
    <w:p w14:paraId="7093657B" w14:textId="77777777" w:rsidR="00F711C6" w:rsidRPr="00D82A73" w:rsidRDefault="00F711C6" w:rsidP="00F711C6">
      <w:r w:rsidRPr="00D82A73">
        <w:t>Flöde:</w:t>
      </w:r>
    </w:p>
    <w:p w14:paraId="61A9194A" w14:textId="77777777" w:rsidR="00F711C6" w:rsidRPr="00D82A73" w:rsidRDefault="00F711C6" w:rsidP="004F0033">
      <w:pPr>
        <w:pStyle w:val="ListParagraph"/>
        <w:numPr>
          <w:ilvl w:val="0"/>
          <w:numId w:val="8"/>
        </w:numPr>
      </w:pPr>
      <w:r w:rsidRPr="00D82A73">
        <w:t>Tillgängliga formulärmallar hämtas genom att anropa formulärmotorns ”</w:t>
      </w:r>
      <w:r w:rsidRPr="00D82A73">
        <w:rPr>
          <w:b/>
        </w:rPr>
        <w:t>GetFormTemplates</w:t>
      </w:r>
      <w:r w:rsidRPr="00D82A73">
        <w:t>”. Detta för att få tillgång till valbara ”TemplateID”.</w:t>
      </w:r>
    </w:p>
    <w:p w14:paraId="2F3C2498" w14:textId="77777777" w:rsidR="00F711C6" w:rsidRPr="00D82A73" w:rsidRDefault="00F711C6" w:rsidP="004F0033">
      <w:pPr>
        <w:pStyle w:val="ListParagraph"/>
        <w:numPr>
          <w:ilvl w:val="0"/>
          <w:numId w:val="8"/>
        </w:numPr>
      </w:pPr>
      <w:r w:rsidRPr="00D82A73">
        <w:t>Formuläret ”startas” genom att användaren väljer ett formulär och formulärmotorns ”</w:t>
      </w:r>
      <w:r w:rsidRPr="00D82A73">
        <w:rPr>
          <w:b/>
        </w:rPr>
        <w:t>CreateForm</w:t>
      </w:r>
      <w:r w:rsidRPr="00D82A73">
        <w:t>” anropas.</w:t>
      </w:r>
    </w:p>
    <w:p w14:paraId="3154A699" w14:textId="77777777" w:rsidR="00F711C6" w:rsidRPr="00D82A73" w:rsidRDefault="00F711C6" w:rsidP="004F0033">
      <w:pPr>
        <w:pStyle w:val="ListParagraph"/>
        <w:numPr>
          <w:ilvl w:val="1"/>
          <w:numId w:val="8"/>
        </w:numPr>
      </w:pPr>
      <w:r w:rsidRPr="00D82A73">
        <w:t>Ett formulär skapas i formulärmotorn.</w:t>
      </w:r>
    </w:p>
    <w:p w14:paraId="17880B15" w14:textId="77777777" w:rsidR="00F711C6" w:rsidRPr="00D82A73" w:rsidRDefault="00F711C6" w:rsidP="004F0033">
      <w:pPr>
        <w:pStyle w:val="ListParagraph"/>
        <w:numPr>
          <w:ilvl w:val="0"/>
          <w:numId w:val="8"/>
        </w:numPr>
      </w:pPr>
      <w:r w:rsidRPr="00D82A73">
        <w:t>Formulärets frågor besvaras och skickas med formulärmotorns ”</w:t>
      </w:r>
      <w:r w:rsidRPr="00D82A73">
        <w:rPr>
          <w:b/>
        </w:rPr>
        <w:t>SaveFormPage</w:t>
      </w:r>
      <w:r w:rsidRPr="00D82A73">
        <w:t>”.</w:t>
      </w:r>
    </w:p>
    <w:p w14:paraId="591DF3C1" w14:textId="77777777" w:rsidR="00F711C6" w:rsidRPr="00D82A73" w:rsidRDefault="00F711C6" w:rsidP="004F0033">
      <w:pPr>
        <w:pStyle w:val="ListParagraph"/>
        <w:numPr>
          <w:ilvl w:val="1"/>
          <w:numId w:val="8"/>
        </w:numPr>
      </w:pPr>
      <w:r w:rsidRPr="00D82A73">
        <w:t>När det inte finns flera frågor signaleras detta med ”LastPage” sätts till ”true”.</w:t>
      </w:r>
    </w:p>
    <w:p w14:paraId="6D1D05C2" w14:textId="77777777" w:rsidR="00F711C6" w:rsidRPr="00D82A73" w:rsidRDefault="00F711C6" w:rsidP="004F0033">
      <w:pPr>
        <w:pStyle w:val="ListParagraph"/>
        <w:numPr>
          <w:ilvl w:val="0"/>
          <w:numId w:val="8"/>
        </w:numPr>
      </w:pPr>
      <w:r w:rsidRPr="00D82A73">
        <w:t>Ett formulär avslutas genom att e-tjänsten anropar formulärmotorns ”</w:t>
      </w:r>
      <w:r w:rsidRPr="00D82A73">
        <w:rPr>
          <w:b/>
        </w:rPr>
        <w:t>SaveForm</w:t>
      </w:r>
      <w:r w:rsidRPr="00D82A73">
        <w:t>”.</w:t>
      </w:r>
    </w:p>
    <w:p w14:paraId="0D72CABB" w14:textId="77777777" w:rsidR="00F711C6" w:rsidRPr="00D82A73" w:rsidRDefault="00F711C6" w:rsidP="004F0033">
      <w:pPr>
        <w:pStyle w:val="ListParagraph"/>
        <w:numPr>
          <w:ilvl w:val="1"/>
          <w:numId w:val="8"/>
        </w:numPr>
      </w:pPr>
      <w:r w:rsidRPr="00D82A73">
        <w:t>Formuläret får status ”COMPLETE”.</w:t>
      </w:r>
    </w:p>
    <w:p w14:paraId="07D8271A" w14:textId="77777777" w:rsidR="00F711C6" w:rsidRPr="00D82A73" w:rsidRDefault="00F711C6" w:rsidP="004F0033">
      <w:pPr>
        <w:pStyle w:val="ListParagraph"/>
        <w:numPr>
          <w:ilvl w:val="0"/>
          <w:numId w:val="8"/>
        </w:numPr>
      </w:pPr>
      <w:r w:rsidRPr="00D82A73">
        <w:t xml:space="preserve">Formulärmotorn skickar ett meddelande till engagemangsindex när ett formulär är skapat/sparat/avslutat. </w:t>
      </w:r>
    </w:p>
    <w:p w14:paraId="0A60C8A5" w14:textId="77777777" w:rsidR="00F711C6" w:rsidRPr="00D82A73" w:rsidRDefault="00F711C6" w:rsidP="004F0033">
      <w:pPr>
        <w:pStyle w:val="ListParagraph"/>
        <w:numPr>
          <w:ilvl w:val="1"/>
          <w:numId w:val="8"/>
        </w:numPr>
      </w:pPr>
      <w:r w:rsidRPr="00D82A73">
        <w:lastRenderedPageBreak/>
        <w:t>Vårdsystem får därmed möjlighet att hämta användarens/patientens besvarade formulär (T.ex. Hälsodeklaration)</w:t>
      </w:r>
    </w:p>
    <w:p w14:paraId="3DFE1E42" w14:textId="77777777" w:rsidR="00F711C6" w:rsidRPr="00D82A73" w:rsidRDefault="00F711C6" w:rsidP="004F0033">
      <w:pPr>
        <w:pStyle w:val="ListParagraph"/>
        <w:numPr>
          <w:ilvl w:val="1"/>
          <w:numId w:val="8"/>
        </w:numPr>
      </w:pPr>
      <w:r w:rsidRPr="00D82A73">
        <w:t xml:space="preserve">Se </w:t>
      </w:r>
      <w:r w:rsidRPr="00D82A73">
        <w:rPr>
          <w:b/>
        </w:rPr>
        <w:t xml:space="preserve">AF-6 </w:t>
      </w:r>
      <w:r w:rsidRPr="00D82A73">
        <w:t>för detaljering av notifieringsflöde.</w:t>
      </w:r>
    </w:p>
    <w:p w14:paraId="58DBAC48" w14:textId="77777777" w:rsidR="00F711C6" w:rsidRPr="00D82A73" w:rsidRDefault="00F711C6" w:rsidP="00F711C6"/>
    <w:p w14:paraId="7E6D2BFB" w14:textId="77777777" w:rsidR="00F711C6" w:rsidRPr="00D82A73" w:rsidRDefault="00F711C6" w:rsidP="00F711C6"/>
    <w:p w14:paraId="3D3D369E"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70651DBE" w14:textId="77777777" w:rsidR="00F711C6" w:rsidRPr="00D82A73" w:rsidRDefault="00F711C6" w:rsidP="00F711C6"/>
    <w:p w14:paraId="7232F3C3" w14:textId="77777777" w:rsidR="00F711C6" w:rsidRPr="00D82A73" w:rsidRDefault="00F711C6" w:rsidP="00F711C6">
      <w:pPr>
        <w:rPr>
          <w:rFonts w:ascii="Arial" w:hAnsi="Arial" w:cs="Arial"/>
          <w:szCs w:val="26"/>
          <w:lang w:eastAsia="sv-SE"/>
        </w:rPr>
      </w:pPr>
      <w:r w:rsidRPr="00D82A73">
        <w:br w:type="page"/>
      </w:r>
    </w:p>
    <w:p w14:paraId="27BE75DB" w14:textId="77777777" w:rsidR="00F711C6" w:rsidRPr="00D82A73" w:rsidRDefault="00F711C6" w:rsidP="00F711C6">
      <w:pPr>
        <w:pStyle w:val="Heading2"/>
      </w:pPr>
      <w:bookmarkStart w:id="1172" w:name="_Toc220986013"/>
      <w:bookmarkStart w:id="1173" w:name="_Toc257462042"/>
      <w:bookmarkStart w:id="1174" w:name="_Toc386458059"/>
      <w:bookmarkStart w:id="1175" w:name="_Toc390253621"/>
      <w:r w:rsidRPr="00D82A73">
        <w:lastRenderedPageBreak/>
        <w:t>Flöde AF-4 Återuppta formulär.</w:t>
      </w:r>
      <w:bookmarkEnd w:id="1172"/>
      <w:bookmarkEnd w:id="1173"/>
      <w:bookmarkEnd w:id="1174"/>
      <w:bookmarkEnd w:id="1175"/>
    </w:p>
    <w:p w14:paraId="50BC0955" w14:textId="77777777" w:rsidR="00F711C6" w:rsidRPr="00D82A73" w:rsidRDefault="00F711C6" w:rsidP="00F711C6"/>
    <w:p w14:paraId="58BED340" w14:textId="77777777" w:rsidR="00F711C6" w:rsidRPr="00D82A73" w:rsidRDefault="00F711C6" w:rsidP="00F711C6">
      <w:r w:rsidRPr="00D82A73">
        <w:rPr>
          <w:noProof/>
          <w:lang w:eastAsia="sv-SE"/>
        </w:rPr>
        <w:drawing>
          <wp:inline distT="0" distB="0" distL="0" distR="0" wp14:anchorId="6A23E832" wp14:editId="7E8FBAE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BBB2222" w14:textId="77777777" w:rsidR="00F711C6" w:rsidRPr="00D82A73" w:rsidRDefault="00F711C6" w:rsidP="00F711C6">
      <w:pPr>
        <w:pStyle w:val="Caption"/>
        <w:rPr>
          <w:lang w:val="sv-SE"/>
        </w:rPr>
      </w:pPr>
      <w:bookmarkStart w:id="1176" w:name="_Toc220550773"/>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4</w:t>
      </w:r>
      <w:r w:rsidRPr="00D82A73">
        <w:rPr>
          <w:noProof/>
          <w:lang w:val="sv-SE"/>
        </w:rPr>
        <w:fldChar w:fldCharType="end"/>
      </w:r>
      <w:r w:rsidRPr="00D82A73">
        <w:rPr>
          <w:lang w:val="sv-SE"/>
        </w:rPr>
        <w:t>: Flöde AF-4</w:t>
      </w:r>
      <w:bookmarkEnd w:id="1176"/>
    </w:p>
    <w:p w14:paraId="45192AB3" w14:textId="77777777" w:rsidR="00F711C6" w:rsidRPr="00D82A73" w:rsidRDefault="00F711C6" w:rsidP="00F711C6">
      <w:r w:rsidRPr="00D82A73">
        <w:t xml:space="preserve">I flödet använder användaren en e-tjänst i Mina vårdkontakter för att </w:t>
      </w:r>
      <w:r w:rsidRPr="00D82A73">
        <w:rPr>
          <w:b/>
        </w:rPr>
        <w:t>återuppta</w:t>
      </w:r>
      <w:r w:rsidRPr="00D82A73">
        <w:t xml:space="preserve"> i ett formulär. E-tjänsten (klient) kommunicerar med formulärmotorn med hjälp av tjänstekontraktet. E-tjänsten presenterar dess frågor för användaren/patienten som besvarar dessa.</w:t>
      </w:r>
    </w:p>
    <w:p w14:paraId="7187DF47" w14:textId="77777777" w:rsidR="00F711C6" w:rsidRPr="00D82A73" w:rsidRDefault="00F711C6" w:rsidP="00F711C6"/>
    <w:p w14:paraId="048DA739" w14:textId="77777777" w:rsidR="00F711C6" w:rsidRPr="00D82A73" w:rsidRDefault="00F711C6" w:rsidP="00F711C6">
      <w:r w:rsidRPr="00D82A73">
        <w:t>Flöde:</w:t>
      </w:r>
    </w:p>
    <w:p w14:paraId="4954F612" w14:textId="77777777" w:rsidR="00F711C6" w:rsidRPr="00D82A73" w:rsidRDefault="00F711C6" w:rsidP="004F0033">
      <w:pPr>
        <w:pStyle w:val="ListParagraph"/>
        <w:numPr>
          <w:ilvl w:val="0"/>
          <w:numId w:val="9"/>
        </w:numPr>
      </w:pPr>
      <w:r w:rsidRPr="00D82A73">
        <w:t>Tillgängliga formulärmallar hämtas genom att anropa formulärmotorns ”</w:t>
      </w:r>
      <w:r w:rsidRPr="00D82A73">
        <w:rPr>
          <w:b/>
        </w:rPr>
        <w:t>GetForms</w:t>
      </w:r>
      <w:r w:rsidRPr="00D82A73">
        <w:t>”.</w:t>
      </w:r>
    </w:p>
    <w:p w14:paraId="5B70EB80" w14:textId="77777777" w:rsidR="00F711C6" w:rsidRPr="00D82A73" w:rsidRDefault="00F711C6" w:rsidP="004F0033">
      <w:pPr>
        <w:pStyle w:val="ListParagraph"/>
        <w:numPr>
          <w:ilvl w:val="0"/>
          <w:numId w:val="9"/>
        </w:numPr>
      </w:pPr>
      <w:r w:rsidRPr="00D82A73">
        <w:t>Formuläret ”startas” genom att användaren väljer ett formulär och formulärmotorns ”</w:t>
      </w:r>
      <w:r w:rsidRPr="00D82A73">
        <w:rPr>
          <w:b/>
        </w:rPr>
        <w:t>GetForm</w:t>
      </w:r>
      <w:r w:rsidRPr="00D82A73">
        <w:t>” anropas.</w:t>
      </w:r>
    </w:p>
    <w:p w14:paraId="16077AF9" w14:textId="77777777" w:rsidR="00F711C6" w:rsidRPr="00D82A73" w:rsidRDefault="00F711C6" w:rsidP="004F0033">
      <w:pPr>
        <w:pStyle w:val="ListParagraph"/>
        <w:numPr>
          <w:ilvl w:val="0"/>
          <w:numId w:val="9"/>
        </w:numPr>
      </w:pPr>
      <w:r w:rsidRPr="00D82A73">
        <w:t>Formulärets frågor besvaras och skickas med formulärmotorns ”</w:t>
      </w:r>
      <w:r w:rsidRPr="00D82A73">
        <w:rPr>
          <w:b/>
        </w:rPr>
        <w:t>SaveFormPage</w:t>
      </w:r>
      <w:r w:rsidRPr="00D82A73">
        <w:t>”.</w:t>
      </w:r>
    </w:p>
    <w:p w14:paraId="38056465" w14:textId="77777777" w:rsidR="00F711C6" w:rsidRPr="00D82A73" w:rsidRDefault="00F711C6" w:rsidP="004F0033">
      <w:pPr>
        <w:pStyle w:val="ListParagraph"/>
        <w:numPr>
          <w:ilvl w:val="1"/>
          <w:numId w:val="9"/>
        </w:numPr>
      </w:pPr>
      <w:r w:rsidRPr="00D82A73">
        <w:t>När det inte finns flera frågor signaleras detta med ”LastPage” sätts till ”true”.</w:t>
      </w:r>
    </w:p>
    <w:p w14:paraId="41E94A89" w14:textId="77777777" w:rsidR="00F711C6" w:rsidRPr="00D82A73" w:rsidRDefault="00F711C6" w:rsidP="004F0033">
      <w:pPr>
        <w:pStyle w:val="ListParagraph"/>
        <w:numPr>
          <w:ilvl w:val="0"/>
          <w:numId w:val="9"/>
        </w:numPr>
      </w:pPr>
      <w:r w:rsidRPr="00D82A73">
        <w:t>Ett formulär avslutas genom att e-tjänsten anropar formulärmotorns ”</w:t>
      </w:r>
      <w:r w:rsidRPr="00D82A73">
        <w:rPr>
          <w:b/>
        </w:rPr>
        <w:t>SaveForm</w:t>
      </w:r>
      <w:r w:rsidRPr="00D82A73">
        <w:t>”.</w:t>
      </w:r>
    </w:p>
    <w:p w14:paraId="2DDD4D6D" w14:textId="77777777" w:rsidR="00F711C6" w:rsidRPr="00D82A73" w:rsidRDefault="00F711C6" w:rsidP="004F0033">
      <w:pPr>
        <w:pStyle w:val="ListParagraph"/>
        <w:numPr>
          <w:ilvl w:val="0"/>
          <w:numId w:val="9"/>
        </w:numPr>
      </w:pPr>
      <w:r w:rsidRPr="00D82A73">
        <w:t xml:space="preserve">Formulärmotorn skickar ett meddelande till engagemangsindex när ett formulär är skapat/sparat/avslutat. </w:t>
      </w:r>
    </w:p>
    <w:p w14:paraId="1DF01868" w14:textId="77777777" w:rsidR="00F711C6" w:rsidRPr="00D82A73" w:rsidRDefault="00F711C6" w:rsidP="004F0033">
      <w:pPr>
        <w:pStyle w:val="ListParagraph"/>
        <w:numPr>
          <w:ilvl w:val="1"/>
          <w:numId w:val="9"/>
        </w:numPr>
      </w:pPr>
      <w:r w:rsidRPr="00D82A73">
        <w:t>Vårdsystem får därmed möjlighet att hämta användarens/patientens besvarade formulär (T.ex. Hälsodeklaration)</w:t>
      </w:r>
    </w:p>
    <w:p w14:paraId="1EE4FE0A" w14:textId="77777777" w:rsidR="00F711C6" w:rsidRPr="00D82A73" w:rsidRDefault="00F711C6" w:rsidP="00F711C6"/>
    <w:p w14:paraId="51F27835"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5DFA7A65" w14:textId="77777777" w:rsidR="00F711C6" w:rsidRPr="00D82A73" w:rsidRDefault="00F711C6" w:rsidP="00F711C6"/>
    <w:p w14:paraId="6D36592B" w14:textId="77777777" w:rsidR="00F711C6" w:rsidRPr="00D82A73" w:rsidRDefault="00F711C6" w:rsidP="00F711C6"/>
    <w:p w14:paraId="5907B6B6" w14:textId="77777777" w:rsidR="00F711C6" w:rsidRPr="00D82A73" w:rsidRDefault="00F711C6" w:rsidP="00F711C6"/>
    <w:p w14:paraId="17F95A22" w14:textId="77777777" w:rsidR="00F711C6" w:rsidRPr="00D82A73" w:rsidRDefault="00F711C6" w:rsidP="00F711C6">
      <w:pPr>
        <w:pStyle w:val="Heading2"/>
      </w:pPr>
      <w:bookmarkStart w:id="1177" w:name="_Toc220986014"/>
      <w:bookmarkStart w:id="1178" w:name="_Toc257462043"/>
      <w:bookmarkStart w:id="1179" w:name="_Toc386458060"/>
      <w:bookmarkStart w:id="1180" w:name="_Toc390253622"/>
      <w:r w:rsidRPr="00D82A73">
        <w:t>Flöde AF-5 Notifiera</w:t>
      </w:r>
      <w:bookmarkEnd w:id="1177"/>
      <w:bookmarkEnd w:id="1178"/>
      <w:bookmarkEnd w:id="1179"/>
      <w:bookmarkEnd w:id="1180"/>
    </w:p>
    <w:p w14:paraId="5403810C" w14:textId="77777777" w:rsidR="00F711C6" w:rsidRPr="00D82A73" w:rsidRDefault="00F711C6" w:rsidP="00F711C6">
      <w:r w:rsidRPr="00D82A73">
        <w:t>Se ”</w:t>
      </w:r>
      <w:r w:rsidRPr="00704D45">
        <w:rPr>
          <w:highlight w:val="yellow"/>
        </w:rPr>
        <w:t>Tjanstekontrakt ItIntegration EngagementIndex - Beskrivning</w:t>
      </w:r>
      <w:r w:rsidRPr="007A0101">
        <w:rPr>
          <w:highlight w:val="yellow"/>
        </w:rPr>
        <w:t>.</w:t>
      </w:r>
      <w:r w:rsidRPr="00D82A73">
        <w:rPr>
          <w:highlight w:val="yellow"/>
        </w:rPr>
        <w:t>doc</w:t>
      </w:r>
      <w:r w:rsidRPr="00D82A73">
        <w:t>” för beskrivningar notifiering och uppdatering.</w:t>
      </w:r>
    </w:p>
    <w:p w14:paraId="257A9A21" w14:textId="77777777" w:rsidR="00F711C6" w:rsidRPr="00D82A73" w:rsidRDefault="00F711C6" w:rsidP="00F711C6"/>
    <w:p w14:paraId="204D427C" w14:textId="0C1362E7" w:rsidR="00F711C6" w:rsidRPr="00D82A73" w:rsidRDefault="00F711C6" w:rsidP="00F711C6">
      <w:pPr>
        <w:rPr>
          <w:rFonts w:ascii="Arial" w:hAnsi="Arial"/>
          <w:rPrChange w:id="1181" w:author="Jarno Nieminen" w:date="2014-06-11T12:40:00Z">
            <w:rPr/>
          </w:rPrChange>
        </w:rPr>
      </w:pPr>
    </w:p>
    <w:p w14:paraId="7B406B8C" w14:textId="77777777" w:rsidR="00BF592E" w:rsidRPr="00D82A73" w:rsidRDefault="00BF592E" w:rsidP="00BF592E">
      <w:pPr>
        <w:rPr>
          <w:del w:id="1182" w:author="Jarno Nieminen" w:date="2014-06-11T12:40:00Z"/>
        </w:rPr>
      </w:pPr>
      <w:bookmarkStart w:id="1183" w:name="_Toc220986015"/>
      <w:bookmarkStart w:id="1184" w:name="_Toc257462044"/>
      <w:bookmarkStart w:id="1185" w:name="_Toc386458061"/>
      <w:bookmarkStart w:id="1186" w:name="_Toc390253623"/>
    </w:p>
    <w:p w14:paraId="716AD51D" w14:textId="77777777" w:rsidR="00BF592E" w:rsidRPr="00D82A73" w:rsidRDefault="00BF592E" w:rsidP="00BF592E">
      <w:pPr>
        <w:rPr>
          <w:del w:id="1187" w:author="Jarno Nieminen" w:date="2014-06-11T12:40:00Z"/>
        </w:rPr>
      </w:pPr>
    </w:p>
    <w:p w14:paraId="2A7EB219" w14:textId="77777777" w:rsidR="00BF592E" w:rsidRPr="00D82A73" w:rsidRDefault="00BF592E" w:rsidP="00BF592E">
      <w:pPr>
        <w:rPr>
          <w:del w:id="1188" w:author="Jarno Nieminen" w:date="2014-06-11T12:40:00Z"/>
        </w:rPr>
      </w:pPr>
    </w:p>
    <w:p w14:paraId="59832699" w14:textId="77777777" w:rsidR="00BF592E" w:rsidRPr="00D82A73" w:rsidRDefault="00BF592E" w:rsidP="00BF592E">
      <w:pPr>
        <w:rPr>
          <w:del w:id="1189" w:author="Jarno Nieminen" w:date="2014-06-11T12:40:00Z"/>
          <w:rFonts w:ascii="Arial" w:hAnsi="Arial" w:cs="Arial"/>
          <w:szCs w:val="26"/>
          <w:lang w:eastAsia="sv-SE"/>
        </w:rPr>
      </w:pPr>
      <w:del w:id="1190" w:author="Jarno Nieminen" w:date="2014-06-11T12:40:00Z">
        <w:r w:rsidRPr="00D82A73">
          <w:br w:type="page"/>
        </w:r>
      </w:del>
    </w:p>
    <w:p w14:paraId="4EFC47B1" w14:textId="77777777" w:rsidR="00F711C6" w:rsidRPr="00D82A73" w:rsidRDefault="00F711C6" w:rsidP="00F711C6">
      <w:pPr>
        <w:pStyle w:val="Heading2"/>
      </w:pPr>
      <w:r w:rsidRPr="00D82A73">
        <w:t>Flöde AF-6 Vårdsystem hämtar användarens/patientens formulär.</w:t>
      </w:r>
      <w:bookmarkEnd w:id="1183"/>
      <w:bookmarkEnd w:id="1184"/>
      <w:bookmarkEnd w:id="1185"/>
      <w:bookmarkEnd w:id="1186"/>
    </w:p>
    <w:p w14:paraId="176C9A4B" w14:textId="77777777" w:rsidR="00BF592E" w:rsidRPr="00D82A73" w:rsidRDefault="00BF592E" w:rsidP="00BF592E">
      <w:pPr>
        <w:rPr>
          <w:del w:id="1191" w:author="Jarno Nieminen" w:date="2014-06-11T12:40:00Z"/>
        </w:rPr>
      </w:pPr>
      <w:del w:id="1192" w:author="Jarno Nieminen" w:date="2014-06-11T12:40:00Z">
        <w:r w:rsidRPr="00D82A73">
          <w:rPr>
            <w:noProof/>
            <w:lang w:eastAsia="sv-SE"/>
          </w:rPr>
          <w:drawing>
            <wp:inline distT="0" distB="0" distL="0" distR="0" wp14:anchorId="3C67F980" wp14:editId="7BDB7D8F">
              <wp:extent cx="6239647" cy="3239893"/>
              <wp:effectExtent l="0" t="0" r="8890" b="11430"/>
              <wp:docPr id="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del>
    </w:p>
    <w:p w14:paraId="3F57376E" w14:textId="77777777" w:rsidR="00F711C6" w:rsidRPr="00D82A73" w:rsidRDefault="00F711C6" w:rsidP="00F711C6">
      <w:pPr>
        <w:rPr>
          <w:ins w:id="1193" w:author="Jarno Nieminen" w:date="2014-06-11T12:40:00Z"/>
        </w:rPr>
      </w:pPr>
      <w:ins w:id="1194" w:author="Jarno Nieminen" w:date="2014-06-11T12:40:00Z">
        <w:r w:rsidRPr="00D82A73">
          <w:rPr>
            <w:noProof/>
            <w:lang w:eastAsia="sv-SE"/>
          </w:rPr>
          <w:drawing>
            <wp:inline distT="0" distB="0" distL="0" distR="0" wp14:anchorId="6B0217FE" wp14:editId="67A3A590">
              <wp:extent cx="6239409" cy="1668780"/>
              <wp:effectExtent l="0" t="0" r="9525" b="762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b="48491"/>
                      <a:stretch/>
                    </pic:blipFill>
                    <pic:spPr bwMode="auto">
                      <a:xfrm>
                        <a:off x="0" y="0"/>
                        <a:ext cx="6240555" cy="1669086"/>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F6408B" w14:textId="77777777" w:rsidR="00F711C6" w:rsidRPr="00D82A73" w:rsidRDefault="00F711C6" w:rsidP="00F711C6">
      <w:pPr>
        <w:pStyle w:val="Caption"/>
        <w:rPr>
          <w:lang w:val="sv-SE"/>
        </w:rPr>
      </w:pPr>
      <w:bookmarkStart w:id="1195" w:name="_Toc220550774"/>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Pr="00D82A73">
        <w:rPr>
          <w:noProof/>
          <w:lang w:val="sv-SE"/>
        </w:rPr>
        <w:t>5</w:t>
      </w:r>
      <w:r w:rsidRPr="00D82A73">
        <w:rPr>
          <w:noProof/>
          <w:lang w:val="sv-SE"/>
        </w:rPr>
        <w:fldChar w:fldCharType="end"/>
      </w:r>
      <w:r w:rsidRPr="00D82A73">
        <w:rPr>
          <w:lang w:val="sv-SE"/>
        </w:rPr>
        <w:t>: Flöde AF-6</w:t>
      </w:r>
      <w:bookmarkEnd w:id="1195"/>
    </w:p>
    <w:p w14:paraId="7516D635" w14:textId="77777777" w:rsidR="00F711C6" w:rsidRPr="00D82A73" w:rsidRDefault="00F711C6" w:rsidP="00F711C6">
      <w:r w:rsidRPr="00D82A73">
        <w:t>I flödet beskriv hur ett vårdsystem med hjälp av engagemangsindex på ett systematiskt sätt kan hämta en användarens/patients formulär (T.ex. Hälsodeklaration).</w:t>
      </w:r>
    </w:p>
    <w:p w14:paraId="08249490" w14:textId="77777777" w:rsidR="00F711C6" w:rsidRPr="00D82A73" w:rsidRDefault="00F711C6" w:rsidP="00F711C6"/>
    <w:p w14:paraId="7E63FB9A" w14:textId="77777777" w:rsidR="00F711C6" w:rsidRPr="00D82A73" w:rsidRDefault="00F711C6" w:rsidP="00F711C6">
      <w:r w:rsidRPr="00D82A73">
        <w:t xml:space="preserve">Genom att tillämpa detta flöde </w:t>
      </w:r>
      <w:r w:rsidRPr="00D82A73">
        <w:rPr>
          <w:b/>
        </w:rPr>
        <w:t>hämtas</w:t>
      </w:r>
      <w:r w:rsidRPr="00D82A73">
        <w:t xml:space="preserve"> användarens/patientens formulär och kan lagras som en del av vårdsystemet. Medarbetaren behöver inte ha kunskap kring hur formulärmotorn utan kan arbeta som vanligt i sitt vårdsystem. </w:t>
      </w:r>
    </w:p>
    <w:p w14:paraId="5CB831FD" w14:textId="77777777" w:rsidR="00F711C6" w:rsidRPr="00D82A73" w:rsidRDefault="00F711C6" w:rsidP="00F711C6"/>
    <w:p w14:paraId="2162983F" w14:textId="77777777" w:rsidR="00F711C6" w:rsidRPr="00D82A73" w:rsidRDefault="00F711C6" w:rsidP="00F711C6">
      <w:r w:rsidRPr="00D82A73">
        <w:t>Flöde:</w:t>
      </w:r>
    </w:p>
    <w:p w14:paraId="5E775A7D" w14:textId="77777777" w:rsidR="00F711C6" w:rsidRPr="00D82A73" w:rsidRDefault="00F711C6" w:rsidP="00F711C6">
      <w:r w:rsidRPr="00D82A73">
        <w:t>En patient har med hjälp av Mina Vårdkontakter och formulärmotorn fyllt i ett formulär.  Formulärmotorn ha</w:t>
      </w:r>
      <w:r>
        <w:t>r</w:t>
      </w:r>
      <w:r w:rsidRPr="00D82A73">
        <w:t xml:space="preserve"> innan flödet startas skickat ett meddelande(Se tjänstekontraktsbeskrivningen) till engagemangsindex.</w:t>
      </w:r>
    </w:p>
    <w:p w14:paraId="23D750B1" w14:textId="77777777" w:rsidR="00F711C6" w:rsidRPr="00D82A73" w:rsidRDefault="00F711C6" w:rsidP="004F0033">
      <w:pPr>
        <w:pStyle w:val="ListParagraph"/>
        <w:numPr>
          <w:ilvl w:val="0"/>
          <w:numId w:val="10"/>
        </w:numPr>
      </w:pPr>
      <w:r w:rsidRPr="00D82A73">
        <w:t>Engagemangsindex notifierar vårdsystemet.</w:t>
      </w:r>
    </w:p>
    <w:p w14:paraId="163F63A1" w14:textId="77777777" w:rsidR="00F711C6" w:rsidRPr="00D82A73" w:rsidRDefault="00F711C6" w:rsidP="004F0033">
      <w:pPr>
        <w:pStyle w:val="ListParagraph"/>
        <w:numPr>
          <w:ilvl w:val="1"/>
          <w:numId w:val="10"/>
        </w:numPr>
      </w:pPr>
      <w:r w:rsidRPr="00D82A73">
        <w:t>Vårdsystemet mottager notifiering (ProcessNotification)</w:t>
      </w:r>
    </w:p>
    <w:p w14:paraId="18DDDC5A" w14:textId="2E6CE3E4" w:rsidR="00F711C6" w:rsidRPr="00D82A73" w:rsidRDefault="00F711C6" w:rsidP="004F0033">
      <w:pPr>
        <w:pStyle w:val="ListParagraph"/>
        <w:numPr>
          <w:ilvl w:val="2"/>
          <w:numId w:val="10"/>
        </w:numPr>
      </w:pPr>
      <w:r w:rsidRPr="00D82A73">
        <w:t xml:space="preserve">Notifiering innehåller </w:t>
      </w:r>
      <w:del w:id="1196" w:author="Jarno Nieminen" w:date="2014-06-11T12:40:00Z">
        <w:r w:rsidR="00BF592E" w:rsidRPr="00D82A73">
          <w:delText>b la</w:delText>
        </w:r>
      </w:del>
      <w:ins w:id="1197" w:author="Jarno Nieminen" w:date="2014-06-11T12:40:00Z">
        <w:r w:rsidR="0064695C" w:rsidRPr="00D82A73">
          <w:t>bl.a.</w:t>
        </w:r>
      </w:ins>
      <w:r w:rsidRPr="00D82A73">
        <w:t xml:space="preserve"> nyckel till användarens formulär ”FormID”.</w:t>
      </w:r>
    </w:p>
    <w:p w14:paraId="125B1967" w14:textId="77777777" w:rsidR="00F711C6" w:rsidRPr="00D82A73" w:rsidRDefault="00F711C6" w:rsidP="004F0033">
      <w:pPr>
        <w:pStyle w:val="ListParagraph"/>
        <w:numPr>
          <w:ilvl w:val="1"/>
          <w:numId w:val="10"/>
        </w:numPr>
      </w:pPr>
      <w:r w:rsidRPr="00D82A73">
        <w:t>Analyserar notifiering och hämtar användarens formulär genom att anropa formulärmotorns ”</w:t>
      </w:r>
      <w:r w:rsidRPr="00D82A73">
        <w:rPr>
          <w:b/>
        </w:rPr>
        <w:t>GetForm</w:t>
      </w:r>
      <w:r w:rsidRPr="00D82A73">
        <w:t xml:space="preserve">”. </w:t>
      </w:r>
    </w:p>
    <w:p w14:paraId="4BEA3A71" w14:textId="77777777" w:rsidR="00F711C6" w:rsidRPr="00D82A73" w:rsidRDefault="00F711C6" w:rsidP="00F711C6"/>
    <w:p w14:paraId="73D0D977" w14:textId="77777777" w:rsidR="00F711C6" w:rsidRPr="00D82A73" w:rsidRDefault="00F711C6" w:rsidP="00F711C6"/>
    <w:p w14:paraId="2E3390F5" w14:textId="77777777" w:rsidR="00F711C6" w:rsidRPr="00D82A73" w:rsidRDefault="00F711C6" w:rsidP="00F711C6"/>
    <w:p w14:paraId="0B4CE20C" w14:textId="77777777" w:rsidR="00F711C6" w:rsidRPr="00D82A73" w:rsidRDefault="00F711C6" w:rsidP="00F711C6">
      <w:pPr>
        <w:pStyle w:val="Heading3"/>
      </w:pPr>
      <w:r w:rsidRPr="00D82A73">
        <w:br w:type="page"/>
      </w:r>
      <w:bookmarkStart w:id="1198" w:name="_Toc181237300"/>
    </w:p>
    <w:p w14:paraId="226F6EEE" w14:textId="77777777" w:rsidR="00BF592E" w:rsidRPr="00D82A73" w:rsidRDefault="00BF592E" w:rsidP="00BF592E">
      <w:pPr>
        <w:rPr>
          <w:del w:id="1199" w:author="Jarno Nieminen" w:date="2014-06-11T12:40:00Z"/>
        </w:rPr>
      </w:pPr>
      <w:bookmarkStart w:id="1200" w:name="_Toc257462046"/>
      <w:bookmarkStart w:id="1201" w:name="_Toc386458062"/>
      <w:bookmarkStart w:id="1202" w:name="_Toc390253624"/>
    </w:p>
    <w:p w14:paraId="27FF76C8" w14:textId="77777777" w:rsidR="00BF592E" w:rsidRPr="00D82A73" w:rsidRDefault="00BF592E" w:rsidP="00BF592E">
      <w:pPr>
        <w:rPr>
          <w:del w:id="1203" w:author="Jarno Nieminen" w:date="2014-06-11T12:40:00Z"/>
        </w:rPr>
      </w:pPr>
    </w:p>
    <w:p w14:paraId="45236310" w14:textId="77777777" w:rsidR="00F711C6" w:rsidRPr="00D82A73" w:rsidRDefault="00F711C6" w:rsidP="00F711C6">
      <w:pPr>
        <w:pStyle w:val="Heading2"/>
        <w:rPr>
          <w:lang w:eastAsia="sv-SE"/>
        </w:rPr>
      </w:pPr>
      <w:r w:rsidRPr="00D82A73">
        <w:t xml:space="preserve">Flöde AF7 - </w:t>
      </w:r>
      <w:r w:rsidRPr="00D82A73">
        <w:rPr>
          <w:lang w:eastAsia="sv-SE"/>
        </w:rPr>
        <w:t>Fylla i och avsluta ett formulär</w:t>
      </w:r>
      <w:bookmarkEnd w:id="1200"/>
      <w:bookmarkEnd w:id="1201"/>
      <w:bookmarkEnd w:id="1202"/>
    </w:p>
    <w:p w14:paraId="799C3CF1" w14:textId="77777777" w:rsidR="00F711C6" w:rsidRPr="00D82A73" w:rsidRDefault="00F711C6" w:rsidP="00F711C6"/>
    <w:p w14:paraId="79DAEB79" w14:textId="77777777" w:rsidR="00F711C6" w:rsidRPr="00D82A73" w:rsidRDefault="00F711C6" w:rsidP="00F711C6">
      <w:r w:rsidRPr="00D82A73">
        <w:rPr>
          <w:noProof/>
          <w:lang w:eastAsia="sv-SE"/>
        </w:rPr>
        <w:drawing>
          <wp:inline distT="0" distB="0" distL="0" distR="0" wp14:anchorId="45A5E75E" wp14:editId="08A9CCAE">
            <wp:extent cx="5507990" cy="4457624"/>
            <wp:effectExtent l="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4457624"/>
                    </a:xfrm>
                    <a:prstGeom prst="rect">
                      <a:avLst/>
                    </a:prstGeom>
                    <a:noFill/>
                    <a:ln>
                      <a:noFill/>
                    </a:ln>
                  </pic:spPr>
                </pic:pic>
              </a:graphicData>
            </a:graphic>
          </wp:inline>
        </w:drawing>
      </w:r>
    </w:p>
    <w:p w14:paraId="5E887FF5" w14:textId="77777777" w:rsidR="00F711C6" w:rsidRPr="00D82A73" w:rsidRDefault="00F711C6" w:rsidP="00F711C6"/>
    <w:p w14:paraId="35A1D5B6" w14:textId="77777777" w:rsidR="00F711C6" w:rsidRPr="00D82A73" w:rsidRDefault="00F711C6" w:rsidP="00F711C6">
      <w:pPr>
        <w:rPr>
          <w:lang w:eastAsia="sv-SE"/>
        </w:rPr>
      </w:pPr>
      <w:r w:rsidRPr="00D82A73">
        <w:rPr>
          <w:lang w:eastAsia="sv-SE"/>
        </w:rPr>
        <w:t>Formulär skapas genom att tjänsten createForm anropas med hsa-id på vårdcentral, personnummer för den som ska fylla i formuläret (om det inte är anonymt) och id på formulärmallen. Formulär skapas utifrån det mall-id som skickats med. Det nya formuläret sparas i databasen och returneras med första formulärsidan till användaren. Formuläret har nu statusen ONGOING.</w:t>
      </w:r>
    </w:p>
    <w:p w14:paraId="1C907CB0" w14:textId="77777777" w:rsidR="00F711C6" w:rsidRPr="00D82A73" w:rsidRDefault="00F711C6" w:rsidP="00F711C6">
      <w:pPr>
        <w:rPr>
          <w:lang w:eastAsia="sv-SE"/>
        </w:rPr>
      </w:pPr>
    </w:p>
    <w:p w14:paraId="6E0C300B" w14:textId="77777777" w:rsidR="00F711C6" w:rsidRPr="00D82A73" w:rsidRDefault="00F711C6" w:rsidP="00F711C6">
      <w:pPr>
        <w:rPr>
          <w:lang w:eastAsia="sv-SE"/>
        </w:rPr>
      </w:pPr>
    </w:p>
    <w:p w14:paraId="649C1A78" w14:textId="77777777" w:rsidR="00F711C6" w:rsidRPr="00D82A73" w:rsidRDefault="00F711C6" w:rsidP="00F711C6">
      <w:pPr>
        <w:rPr>
          <w:lang w:eastAsia="sv-SE"/>
        </w:rPr>
      </w:pPr>
    </w:p>
    <w:p w14:paraId="53B04CD4" w14:textId="77777777" w:rsidR="00F711C6" w:rsidRPr="00D82A73" w:rsidRDefault="00F711C6" w:rsidP="00F711C6">
      <w:pPr>
        <w:rPr>
          <w:lang w:eastAsia="sv-SE"/>
        </w:rPr>
      </w:pPr>
    </w:p>
    <w:p w14:paraId="2D8035B0" w14:textId="77777777" w:rsidR="00F711C6" w:rsidRPr="00D82A73" w:rsidRDefault="00F711C6" w:rsidP="00F711C6">
      <w:pPr>
        <w:rPr>
          <w:lang w:eastAsia="sv-SE"/>
        </w:rPr>
      </w:pPr>
    </w:p>
    <w:p w14:paraId="2A985E28" w14:textId="77777777" w:rsidR="00F711C6" w:rsidRPr="00D82A73" w:rsidRDefault="00F711C6" w:rsidP="00F711C6">
      <w:pPr>
        <w:rPr>
          <w:lang w:eastAsia="sv-SE"/>
        </w:rPr>
      </w:pPr>
    </w:p>
    <w:p w14:paraId="3260E75E" w14:textId="77777777" w:rsidR="00F711C6" w:rsidRPr="00D82A73" w:rsidRDefault="00F711C6" w:rsidP="00F711C6">
      <w:pPr>
        <w:rPr>
          <w:lang w:eastAsia="sv-SE"/>
        </w:rPr>
      </w:pPr>
    </w:p>
    <w:p w14:paraId="4A98DBE3" w14:textId="77777777" w:rsidR="00F711C6" w:rsidRPr="00D82A73" w:rsidRDefault="00F711C6" w:rsidP="00F711C6">
      <w:pPr>
        <w:pStyle w:val="Heading2"/>
        <w:rPr>
          <w:sz w:val="20"/>
          <w:szCs w:val="20"/>
        </w:rPr>
      </w:pPr>
      <w:bookmarkStart w:id="1204" w:name="_Toc257462047"/>
      <w:bookmarkStart w:id="1205" w:name="_Toc386458063"/>
      <w:bookmarkStart w:id="1206" w:name="_Toc390253625"/>
      <w:r w:rsidRPr="00D82A73">
        <w:lastRenderedPageBreak/>
        <w:t xml:space="preserve">Flöde </w:t>
      </w:r>
      <w:r w:rsidRPr="00D82A73">
        <w:rPr>
          <w:lang w:eastAsia="sv-SE"/>
        </w:rPr>
        <w:t>AF-8 Fyll i formulär</w:t>
      </w:r>
      <w:bookmarkEnd w:id="1204"/>
      <w:bookmarkEnd w:id="1205"/>
      <w:bookmarkEnd w:id="1206"/>
    </w:p>
    <w:bookmarkEnd w:id="1198"/>
    <w:p w14:paraId="65386C07" w14:textId="77777777" w:rsidR="00F711C6" w:rsidRPr="00D82A73" w:rsidRDefault="00F711C6" w:rsidP="00F711C6">
      <w:pPr>
        <w:rPr>
          <w:lang w:eastAsia="sv-SE"/>
        </w:rPr>
      </w:pPr>
      <w:r w:rsidRPr="00D82A73">
        <w:rPr>
          <w:lang w:eastAsia="sv-SE"/>
        </w:rPr>
        <w:t>Användaren fyller i den aktuella formulärsidan och anropar saveFormPage. Formulärmotorn validerar svaren och om allt är korrekt sparas sidan ner och nästa sida returneras till användaren. Formuläret har statusen ONGOING så länge det finns sidor kvar att fylla i.</w:t>
      </w:r>
    </w:p>
    <w:p w14:paraId="40953D35" w14:textId="77777777" w:rsidR="00F711C6" w:rsidRPr="00D82A73" w:rsidRDefault="00F711C6" w:rsidP="00F711C6">
      <w:pPr>
        <w:rPr>
          <w:lang w:eastAsia="sv-SE"/>
        </w:rPr>
      </w:pPr>
      <w:r w:rsidRPr="00D82A73">
        <w:rPr>
          <w:lang w:eastAsia="sv-SE"/>
        </w:rPr>
        <w:t>När man nått sista sidan kommer null returneras och formuläret kommer nu få status PENDING_COMPLETION. Detta innebär att formuläret är</w:t>
      </w:r>
      <w:r>
        <w:rPr>
          <w:lang w:eastAsia="sv-SE"/>
        </w:rPr>
        <w:t xml:space="preserve"> </w:t>
      </w:r>
      <w:r w:rsidRPr="00D82A73">
        <w:rPr>
          <w:lang w:eastAsia="sv-SE"/>
        </w:rPr>
        <w:t>redo att avslutas. Användaren får nu tillbaks hela det ifyllda formuläret och kan granska om allt ser ok ut.</w:t>
      </w:r>
    </w:p>
    <w:p w14:paraId="3859ECFA" w14:textId="77777777" w:rsidR="00F711C6" w:rsidRPr="00D82A73" w:rsidRDefault="00F711C6" w:rsidP="00F711C6">
      <w:pPr>
        <w:rPr>
          <w:lang w:eastAsia="sv-SE"/>
        </w:rPr>
      </w:pPr>
    </w:p>
    <w:p w14:paraId="6CE4FAAD" w14:textId="77777777" w:rsidR="00F711C6" w:rsidRPr="00D82A73" w:rsidRDefault="00F711C6" w:rsidP="00F711C6">
      <w:pPr>
        <w:pStyle w:val="Heading2"/>
        <w:rPr>
          <w:lang w:eastAsia="sv-SE"/>
        </w:rPr>
      </w:pPr>
      <w:bookmarkStart w:id="1207" w:name="_Toc257462048"/>
      <w:bookmarkStart w:id="1208" w:name="_Toc386458064"/>
      <w:bookmarkStart w:id="1209" w:name="_Toc390253626"/>
      <w:r w:rsidRPr="00D82A73">
        <w:t xml:space="preserve">Flöde </w:t>
      </w:r>
      <w:r w:rsidRPr="00D82A73">
        <w:rPr>
          <w:lang w:eastAsia="sv-SE"/>
        </w:rPr>
        <w:t>AF-9 Spara och avsluta formulär</w:t>
      </w:r>
      <w:bookmarkEnd w:id="1207"/>
      <w:bookmarkEnd w:id="1208"/>
      <w:bookmarkEnd w:id="1209"/>
    </w:p>
    <w:p w14:paraId="2771A01B" w14:textId="77777777" w:rsidR="00F711C6" w:rsidRPr="00D82A73" w:rsidRDefault="00F711C6" w:rsidP="00F711C6">
      <w:pPr>
        <w:rPr>
          <w:lang w:eastAsia="sv-SE"/>
        </w:rPr>
      </w:pPr>
      <w:r w:rsidRPr="00D82A73">
        <w:rPr>
          <w:lang w:eastAsia="sv-SE"/>
        </w:rPr>
        <w:t>Om formuläret är korrekt ifyllt kan nu användaren avsluta formuläret genom att anropa tjänsten saveForm. Formuläret kommer nu sparas i databasen med status COMPLETED. Det går nu inte att ändra i formuläret och användaren får tillbaks en OK-status om att formuläret är sparat</w:t>
      </w:r>
      <w:r>
        <w:rPr>
          <w:lang w:eastAsia="sv-SE"/>
        </w:rPr>
        <w:t xml:space="preserve"> och</w:t>
      </w:r>
      <w:r w:rsidRPr="00D82A73">
        <w:rPr>
          <w:lang w:eastAsia="sv-SE"/>
        </w:rPr>
        <w:t xml:space="preserve"> avslutat.</w:t>
      </w:r>
    </w:p>
    <w:p w14:paraId="4D17FCF5" w14:textId="77777777" w:rsidR="00F711C6" w:rsidRPr="00D82A73" w:rsidRDefault="00F711C6" w:rsidP="00F711C6">
      <w:pPr>
        <w:rPr>
          <w:lang w:eastAsia="sv-SE"/>
        </w:rPr>
      </w:pPr>
    </w:p>
    <w:p w14:paraId="2C5011FB" w14:textId="77777777" w:rsidR="00F711C6" w:rsidRPr="00D82A73" w:rsidRDefault="00F711C6" w:rsidP="00F711C6">
      <w:pPr>
        <w:pStyle w:val="Heading2"/>
        <w:rPr>
          <w:lang w:eastAsia="sv-SE"/>
        </w:rPr>
      </w:pPr>
      <w:bookmarkStart w:id="1210" w:name="_Toc257462049"/>
      <w:bookmarkStart w:id="1211" w:name="_Toc386458065"/>
      <w:bookmarkStart w:id="1212" w:name="_Toc390253627"/>
      <w:r w:rsidRPr="00D82A73">
        <w:t xml:space="preserve">Flöde </w:t>
      </w:r>
      <w:r w:rsidRPr="00D82A73">
        <w:rPr>
          <w:lang w:eastAsia="sv-SE"/>
        </w:rPr>
        <w:t>AF-10 Hämta formulär</w:t>
      </w:r>
      <w:bookmarkEnd w:id="1210"/>
      <w:bookmarkEnd w:id="1211"/>
      <w:bookmarkEnd w:id="1212"/>
    </w:p>
    <w:p w14:paraId="16CE8EE5" w14:textId="77777777" w:rsidR="00F711C6" w:rsidRPr="00D82A73" w:rsidRDefault="00F711C6" w:rsidP="00F711C6">
      <w:r w:rsidRPr="00D82A73">
        <w:rPr>
          <w:noProof/>
          <w:lang w:eastAsia="sv-SE"/>
        </w:rPr>
        <w:drawing>
          <wp:inline distT="0" distB="0" distL="0" distR="0" wp14:anchorId="751DE648" wp14:editId="17184568">
            <wp:extent cx="5507990" cy="1800458"/>
            <wp:effectExtent l="0" t="0" r="3810" b="3175"/>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0D4CB053" w14:textId="77777777" w:rsidR="00F711C6" w:rsidRPr="00D82A73" w:rsidRDefault="00F711C6" w:rsidP="00F711C6"/>
    <w:p w14:paraId="52151E6B" w14:textId="77777777" w:rsidR="00F711C6" w:rsidRPr="00D82A73" w:rsidRDefault="00F711C6" w:rsidP="00F711C6">
      <w:pPr>
        <w:rPr>
          <w:rStyle w:val="Starkbetoning1"/>
          <w:sz w:val="22"/>
        </w:rPr>
      </w:pPr>
    </w:p>
    <w:p w14:paraId="0F3CC68A" w14:textId="77777777" w:rsidR="00F711C6" w:rsidRPr="00D82A73" w:rsidRDefault="00F711C6" w:rsidP="00F711C6">
      <w:pPr>
        <w:pStyle w:val="Heading2"/>
      </w:pPr>
      <w:bookmarkStart w:id="1213" w:name="_Toc257462050"/>
      <w:bookmarkStart w:id="1214" w:name="_Toc386458066"/>
      <w:bookmarkStart w:id="1215" w:name="_Toc390253628"/>
      <w:r w:rsidRPr="00D82A73">
        <w:t>Flöde</w:t>
      </w:r>
      <w:r w:rsidRPr="00D82A73">
        <w:rPr>
          <w:lang w:eastAsia="sv-SE"/>
        </w:rPr>
        <w:t xml:space="preserve"> </w:t>
      </w:r>
      <w:r w:rsidRPr="00D70633">
        <w:rPr>
          <w:rPrChange w:id="1216" w:author="Jarno Nieminen" w:date="2014-06-11T12:40:00Z">
            <w:rPr>
              <w:rStyle w:val="Starkbetoning1"/>
              <w:b w:val="0"/>
              <w:i w:val="0"/>
              <w:color w:val="auto"/>
            </w:rPr>
          </w:rPrChange>
        </w:rPr>
        <w:t xml:space="preserve">AF-11 </w:t>
      </w:r>
      <w:r w:rsidRPr="00D82A73">
        <w:t>Avbryta formulär</w:t>
      </w:r>
      <w:bookmarkEnd w:id="1213"/>
      <w:bookmarkEnd w:id="1214"/>
      <w:bookmarkEnd w:id="1215"/>
    </w:p>
    <w:p w14:paraId="2999638B" w14:textId="77777777" w:rsidR="00F711C6" w:rsidRPr="00D82A73" w:rsidRDefault="00F711C6" w:rsidP="00F711C6">
      <w:r w:rsidRPr="00D82A73">
        <w:rPr>
          <w:noProof/>
          <w:lang w:eastAsia="sv-SE"/>
        </w:rPr>
        <w:drawing>
          <wp:inline distT="0" distB="0" distL="0" distR="0" wp14:anchorId="192B53F7" wp14:editId="2E40F283">
            <wp:extent cx="5507990" cy="1886894"/>
            <wp:effectExtent l="0" t="0" r="381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1886894"/>
                    </a:xfrm>
                    <a:prstGeom prst="rect">
                      <a:avLst/>
                    </a:prstGeom>
                    <a:noFill/>
                    <a:ln>
                      <a:noFill/>
                    </a:ln>
                  </pic:spPr>
                </pic:pic>
              </a:graphicData>
            </a:graphic>
          </wp:inline>
        </w:drawing>
      </w:r>
    </w:p>
    <w:p w14:paraId="0E7C93BA" w14:textId="77777777" w:rsidR="00BF592E" w:rsidRPr="00D82A73" w:rsidRDefault="00BF592E" w:rsidP="00BF592E">
      <w:pPr>
        <w:rPr>
          <w:del w:id="1217" w:author="Jarno Nieminen" w:date="2014-06-11T12:40:00Z"/>
        </w:rPr>
      </w:pPr>
      <w:bookmarkStart w:id="1218" w:name="_Toc257462051"/>
      <w:bookmarkStart w:id="1219" w:name="_Toc386458067"/>
      <w:bookmarkStart w:id="1220" w:name="_Toc390253629"/>
    </w:p>
    <w:p w14:paraId="5C3BFB78" w14:textId="77777777" w:rsidR="00BF592E" w:rsidRPr="00D82A73" w:rsidRDefault="00BF592E" w:rsidP="00BF592E">
      <w:pPr>
        <w:rPr>
          <w:del w:id="1221" w:author="Jarno Nieminen" w:date="2014-06-11T12:40:00Z"/>
        </w:rPr>
      </w:pPr>
    </w:p>
    <w:p w14:paraId="042B0D94" w14:textId="77777777" w:rsidR="00BF592E" w:rsidRPr="00D82A73" w:rsidRDefault="00BF592E" w:rsidP="00BF592E">
      <w:pPr>
        <w:rPr>
          <w:del w:id="1222" w:author="Jarno Nieminen" w:date="2014-06-11T12:40:00Z"/>
        </w:rPr>
      </w:pPr>
    </w:p>
    <w:p w14:paraId="0A28B916" w14:textId="77777777" w:rsidR="00F711C6" w:rsidRPr="00D82A73" w:rsidRDefault="00F711C6" w:rsidP="00F711C6">
      <w:pPr>
        <w:pStyle w:val="Heading2"/>
        <w:rPr>
          <w:lang w:eastAsia="sv-SE"/>
        </w:rPr>
      </w:pPr>
      <w:r w:rsidRPr="00D82A73">
        <w:t xml:space="preserve">Flöde </w:t>
      </w:r>
      <w:r w:rsidRPr="00D82A73">
        <w:rPr>
          <w:lang w:eastAsia="sv-SE"/>
        </w:rPr>
        <w:t>AF-12 Hämta formulärlista</w:t>
      </w:r>
      <w:bookmarkEnd w:id="1218"/>
      <w:bookmarkEnd w:id="1219"/>
      <w:bookmarkEnd w:id="1220"/>
    </w:p>
    <w:p w14:paraId="5751276E" w14:textId="77777777" w:rsidR="00F711C6" w:rsidRPr="00D82A73" w:rsidRDefault="00F711C6" w:rsidP="00F711C6">
      <w:r w:rsidRPr="00D82A73">
        <w:rPr>
          <w:noProof/>
          <w:lang w:eastAsia="sv-SE"/>
        </w:rPr>
        <w:drawing>
          <wp:inline distT="0" distB="0" distL="0" distR="0" wp14:anchorId="0CA465E2" wp14:editId="19E53DDC">
            <wp:extent cx="5507990" cy="1800458"/>
            <wp:effectExtent l="0" t="0" r="3810" b="317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5F6287C4" w14:textId="77777777" w:rsidR="00F711C6" w:rsidRPr="00D82A73" w:rsidRDefault="00F711C6" w:rsidP="00F711C6"/>
    <w:p w14:paraId="61FF5E1E" w14:textId="77777777" w:rsidR="00F711C6" w:rsidRPr="00D82A73" w:rsidRDefault="00F711C6" w:rsidP="00F711C6"/>
    <w:p w14:paraId="1CCA7EAA" w14:textId="77777777" w:rsidR="00F711C6" w:rsidRPr="00D82A73" w:rsidRDefault="00F711C6" w:rsidP="00F711C6">
      <w:pPr>
        <w:pStyle w:val="Heading2"/>
        <w:rPr>
          <w:lang w:eastAsia="sv-SE"/>
        </w:rPr>
      </w:pPr>
      <w:bookmarkStart w:id="1223" w:name="_Toc257462052"/>
      <w:bookmarkStart w:id="1224" w:name="_Toc386458068"/>
      <w:bookmarkStart w:id="1225" w:name="_Toc390253630"/>
      <w:r w:rsidRPr="00D82A73">
        <w:t xml:space="preserve">Flöde AF-13 </w:t>
      </w:r>
      <w:r w:rsidRPr="00D82A73">
        <w:rPr>
          <w:lang w:eastAsia="sv-SE"/>
        </w:rPr>
        <w:t>Hämta mallar</w:t>
      </w:r>
      <w:bookmarkEnd w:id="1223"/>
      <w:bookmarkEnd w:id="1224"/>
      <w:bookmarkEnd w:id="1225"/>
    </w:p>
    <w:p w14:paraId="1F6A0A77" w14:textId="77777777" w:rsidR="00F711C6" w:rsidRPr="00D82A73" w:rsidRDefault="00F711C6" w:rsidP="00F711C6">
      <w:pPr>
        <w:rPr>
          <w:rStyle w:val="Starkbetoning1"/>
          <w:sz w:val="22"/>
        </w:rPr>
      </w:pPr>
      <w:r w:rsidRPr="00D82A73">
        <w:rPr>
          <w:noProof/>
          <w:lang w:eastAsia="sv-SE"/>
        </w:rPr>
        <w:drawing>
          <wp:inline distT="0" distB="0" distL="0" distR="0" wp14:anchorId="0A82E197" wp14:editId="5A1507F7">
            <wp:extent cx="5507990" cy="1484721"/>
            <wp:effectExtent l="0" t="0" r="3810" b="0"/>
            <wp:docPr id="2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1484721"/>
                    </a:xfrm>
                    <a:prstGeom prst="rect">
                      <a:avLst/>
                    </a:prstGeom>
                    <a:noFill/>
                    <a:ln>
                      <a:noFill/>
                    </a:ln>
                  </pic:spPr>
                </pic:pic>
              </a:graphicData>
            </a:graphic>
          </wp:inline>
        </w:drawing>
      </w:r>
    </w:p>
    <w:p w14:paraId="42202E61" w14:textId="77777777" w:rsidR="00F711C6" w:rsidRPr="00D82A73" w:rsidRDefault="00F711C6" w:rsidP="00F711C6">
      <w:pPr>
        <w:rPr>
          <w:rStyle w:val="Starkbetoning1"/>
          <w:sz w:val="22"/>
        </w:rPr>
      </w:pPr>
    </w:p>
    <w:p w14:paraId="67A00D16" w14:textId="77777777" w:rsidR="00F711C6" w:rsidRPr="00D82A73" w:rsidRDefault="00F711C6" w:rsidP="00F711C6">
      <w:pPr>
        <w:rPr>
          <w:color w:val="4F81BD" w:themeColor="accent1"/>
        </w:rPr>
      </w:pPr>
    </w:p>
    <w:p w14:paraId="611A7969" w14:textId="77777777" w:rsidR="00D70633" w:rsidRDefault="00D70633">
      <w:pPr>
        <w:spacing w:line="240" w:lineRule="auto"/>
        <w:rPr>
          <w:ins w:id="1226" w:author="Jarno Nieminen" w:date="2014-06-11T12:40:00Z"/>
          <w:rFonts w:eastAsia="Times New Roman"/>
          <w:bCs/>
          <w:sz w:val="24"/>
          <w:szCs w:val="26"/>
        </w:rPr>
      </w:pPr>
      <w:bookmarkStart w:id="1227" w:name="_Toc386458069"/>
      <w:ins w:id="1228" w:author="Jarno Nieminen" w:date="2014-06-11T12:40:00Z">
        <w:r>
          <w:br w:type="page"/>
        </w:r>
      </w:ins>
    </w:p>
    <w:p w14:paraId="0222FAA2" w14:textId="3FACBEA4" w:rsidR="00F711C6" w:rsidRPr="00D82A73" w:rsidRDefault="00F711C6" w:rsidP="00F711C6">
      <w:pPr>
        <w:pStyle w:val="Heading2"/>
      </w:pPr>
      <w:bookmarkStart w:id="1229" w:name="_Toc390253631"/>
      <w:r w:rsidRPr="00D82A73">
        <w:lastRenderedPageBreak/>
        <w:t>Obligatoriska kontrakt</w:t>
      </w:r>
      <w:bookmarkEnd w:id="1227"/>
      <w:bookmarkEnd w:id="1229"/>
    </w:p>
    <w:p w14:paraId="12F5D313" w14:textId="77777777" w:rsidR="00F711C6" w:rsidRPr="00D82A73" w:rsidRDefault="00F711C6" w:rsidP="00F711C6">
      <w:r w:rsidRPr="00D82A73">
        <w:t>Följande tabell specificerar vilka kontrakt som är obligatoriska att realisera för respektive flöde.</w:t>
      </w:r>
    </w:p>
    <w:p w14:paraId="2E32CA08" w14:textId="77777777" w:rsidR="00F711C6" w:rsidRPr="00D82A73" w:rsidRDefault="00F711C6" w:rsidP="00F711C6">
      <w:pPr>
        <w:rPr>
          <w:ins w:id="1230" w:author="Jarno Nieminen" w:date="2014-06-11T12:40:00Z"/>
        </w:rPr>
      </w:pPr>
      <w:ins w:id="1231" w:author="Jarno Nieminen" w:date="2014-06-11T12:40:00Z">
        <w:r w:rsidRPr="00D82A73">
          <w:t xml:space="preserve"> </w:t>
        </w:r>
      </w:ins>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4"/>
        <w:gridCol w:w="947"/>
        <w:gridCol w:w="955"/>
        <w:gridCol w:w="955"/>
        <w:gridCol w:w="823"/>
        <w:gridCol w:w="805"/>
        <w:gridCol w:w="805"/>
        <w:gridCol w:w="660"/>
      </w:tblGrid>
      <w:tr w:rsidR="00601C65" w:rsidRPr="00D82A73" w14:paraId="047406C8" w14:textId="77777777" w:rsidTr="00D70633">
        <w:tc>
          <w:tcPr>
            <w:tcW w:w="2524" w:type="dxa"/>
            <w:shd w:val="clear" w:color="auto" w:fill="DDD9C3" w:themeFill="background2" w:themeFillShade="E6"/>
            <w:tcMar>
              <w:top w:w="0" w:type="dxa"/>
              <w:left w:w="108" w:type="dxa"/>
              <w:bottom w:w="0" w:type="dxa"/>
              <w:right w:w="108" w:type="dxa"/>
            </w:tcMar>
            <w:hideMark/>
          </w:tcPr>
          <w:p w14:paraId="060F8479" w14:textId="77777777" w:rsidR="00D70633" w:rsidRPr="00D82A73" w:rsidRDefault="00D70633">
            <w:pPr>
              <w:pPrChange w:id="1232" w:author="Jarno Nieminen" w:date="2014-06-11T12:40:00Z">
                <w:pPr>
                  <w:framePr w:hSpace="141" w:wrap="around" w:vAnchor="text" w:hAnchor="page" w:x="1810" w:y="204"/>
                </w:pPr>
              </w:pPrChange>
            </w:pPr>
            <w:r w:rsidRPr="00D82A73">
              <w:t>Tjänstekontrakt</w:t>
            </w:r>
          </w:p>
        </w:tc>
        <w:tc>
          <w:tcPr>
            <w:tcW w:w="947" w:type="dxa"/>
            <w:shd w:val="clear" w:color="auto" w:fill="DDD9C3" w:themeFill="background2" w:themeFillShade="E6"/>
            <w:tcMar>
              <w:top w:w="0" w:type="dxa"/>
              <w:left w:w="108" w:type="dxa"/>
              <w:bottom w:w="0" w:type="dxa"/>
              <w:right w:w="108" w:type="dxa"/>
            </w:tcMar>
            <w:hideMark/>
          </w:tcPr>
          <w:p w14:paraId="1C59D918" w14:textId="77777777" w:rsidR="00D70633" w:rsidRPr="00D82A73" w:rsidRDefault="00D70633">
            <w:pPr>
              <w:pPrChange w:id="1233" w:author="Jarno Nieminen" w:date="2014-06-11T12:40:00Z">
                <w:pPr>
                  <w:framePr w:hSpace="141" w:wrap="around" w:vAnchor="text" w:hAnchor="page" w:x="1810" w:y="204"/>
                </w:pPr>
              </w:pPrChange>
            </w:pPr>
            <w:r w:rsidRPr="00D82A73">
              <w:t>Flöde AF1</w:t>
            </w:r>
          </w:p>
        </w:tc>
        <w:tc>
          <w:tcPr>
            <w:tcW w:w="955" w:type="dxa"/>
            <w:shd w:val="clear" w:color="auto" w:fill="DDD9C3" w:themeFill="background2" w:themeFillShade="E6"/>
            <w:tcMar>
              <w:top w:w="0" w:type="dxa"/>
              <w:left w:w="108" w:type="dxa"/>
              <w:bottom w:w="0" w:type="dxa"/>
              <w:right w:w="108" w:type="dxa"/>
            </w:tcMar>
            <w:hideMark/>
          </w:tcPr>
          <w:p w14:paraId="3DEA3DF8" w14:textId="77777777" w:rsidR="00D70633" w:rsidRPr="00D82A73" w:rsidRDefault="00D70633">
            <w:pPr>
              <w:pPrChange w:id="1234" w:author="Jarno Nieminen" w:date="2014-06-11T12:40:00Z">
                <w:pPr>
                  <w:framePr w:hSpace="141" w:wrap="around" w:vAnchor="text" w:hAnchor="page" w:x="1810" w:y="204"/>
                </w:pPr>
              </w:pPrChange>
            </w:pPr>
            <w:r w:rsidRPr="00D82A73">
              <w:t>Flöde AF2</w:t>
            </w:r>
          </w:p>
        </w:tc>
        <w:tc>
          <w:tcPr>
            <w:tcW w:w="955" w:type="dxa"/>
            <w:shd w:val="clear" w:color="auto" w:fill="DDD9C3" w:themeFill="background2" w:themeFillShade="E6"/>
            <w:tcMar>
              <w:top w:w="0" w:type="dxa"/>
              <w:left w:w="108" w:type="dxa"/>
              <w:bottom w:w="0" w:type="dxa"/>
              <w:right w:w="108" w:type="dxa"/>
            </w:tcMar>
            <w:hideMark/>
          </w:tcPr>
          <w:p w14:paraId="5E581B2C" w14:textId="77777777" w:rsidR="00D70633" w:rsidRPr="00D82A73" w:rsidRDefault="00D70633">
            <w:pPr>
              <w:pPrChange w:id="1235" w:author="Jarno Nieminen" w:date="2014-06-11T12:40:00Z">
                <w:pPr>
                  <w:framePr w:hSpace="141" w:wrap="around" w:vAnchor="text" w:hAnchor="page" w:x="1810" w:y="204"/>
                </w:pPr>
              </w:pPrChange>
            </w:pPr>
            <w:r w:rsidRPr="00D82A73">
              <w:t xml:space="preserve">Flöde </w:t>
            </w:r>
          </w:p>
          <w:p w14:paraId="75175D25" w14:textId="77777777" w:rsidR="00D70633" w:rsidRPr="00D82A73" w:rsidRDefault="00D70633">
            <w:pPr>
              <w:pPrChange w:id="1236" w:author="Jarno Nieminen" w:date="2014-06-11T12:40:00Z">
                <w:pPr>
                  <w:framePr w:hSpace="141" w:wrap="around" w:vAnchor="text" w:hAnchor="page" w:x="1810" w:y="204"/>
                </w:pPr>
              </w:pPrChange>
            </w:pPr>
            <w:r w:rsidRPr="00D82A73">
              <w:t>AF3A</w:t>
            </w:r>
          </w:p>
        </w:tc>
        <w:tc>
          <w:tcPr>
            <w:tcW w:w="823" w:type="dxa"/>
            <w:shd w:val="clear" w:color="auto" w:fill="DDD9C3" w:themeFill="background2" w:themeFillShade="E6"/>
          </w:tcPr>
          <w:p w14:paraId="1C5D3F71" w14:textId="77777777" w:rsidR="00D70633" w:rsidRPr="00D82A73" w:rsidRDefault="00D70633">
            <w:pPr>
              <w:pPrChange w:id="1237" w:author="Jarno Nieminen" w:date="2014-06-11T12:40:00Z">
                <w:pPr>
                  <w:framePr w:hSpace="141" w:wrap="around" w:vAnchor="text" w:hAnchor="page" w:x="1810" w:y="204"/>
                </w:pPr>
              </w:pPrChange>
            </w:pPr>
            <w:r w:rsidRPr="00D82A73">
              <w:t>Flöde</w:t>
            </w:r>
          </w:p>
          <w:p w14:paraId="40579436" w14:textId="77777777" w:rsidR="00D70633" w:rsidRPr="00D82A73" w:rsidRDefault="00D70633">
            <w:pPr>
              <w:pPrChange w:id="1238" w:author="Jarno Nieminen" w:date="2014-06-11T12:40:00Z">
                <w:pPr>
                  <w:framePr w:hSpace="141" w:wrap="around" w:vAnchor="text" w:hAnchor="page" w:x="1810" w:y="204"/>
                </w:pPr>
              </w:pPrChange>
            </w:pPr>
            <w:r w:rsidRPr="00D82A73">
              <w:t>AF3B</w:t>
            </w:r>
          </w:p>
        </w:tc>
        <w:tc>
          <w:tcPr>
            <w:tcW w:w="805" w:type="dxa"/>
            <w:shd w:val="clear" w:color="auto" w:fill="DDD9C3" w:themeFill="background2" w:themeFillShade="E6"/>
          </w:tcPr>
          <w:p w14:paraId="7ADDC45D" w14:textId="77777777" w:rsidR="00D70633" w:rsidRPr="00D82A73" w:rsidRDefault="00D70633">
            <w:pPr>
              <w:pPrChange w:id="1239" w:author="Jarno Nieminen" w:date="2014-06-11T12:40:00Z">
                <w:pPr>
                  <w:framePr w:hSpace="141" w:wrap="around" w:vAnchor="text" w:hAnchor="page" w:x="1810" w:y="204"/>
                </w:pPr>
              </w:pPrChange>
            </w:pPr>
            <w:r w:rsidRPr="00D82A73">
              <w:t>Flöde</w:t>
            </w:r>
          </w:p>
          <w:p w14:paraId="28C32171" w14:textId="77777777" w:rsidR="00D70633" w:rsidRPr="00D82A73" w:rsidRDefault="00D70633">
            <w:pPr>
              <w:pPrChange w:id="1240" w:author="Jarno Nieminen" w:date="2014-06-11T12:40:00Z">
                <w:pPr>
                  <w:framePr w:hSpace="141" w:wrap="around" w:vAnchor="text" w:hAnchor="page" w:x="1810" w:y="204"/>
                </w:pPr>
              </w:pPrChange>
            </w:pPr>
            <w:r w:rsidRPr="00D82A73">
              <w:t>AF4</w:t>
            </w:r>
          </w:p>
        </w:tc>
        <w:tc>
          <w:tcPr>
            <w:tcW w:w="805" w:type="dxa"/>
            <w:shd w:val="clear" w:color="auto" w:fill="DDD9C3" w:themeFill="background2" w:themeFillShade="E6"/>
          </w:tcPr>
          <w:p w14:paraId="60E6B70D" w14:textId="77777777" w:rsidR="00D70633" w:rsidRPr="00D82A73" w:rsidRDefault="00D70633">
            <w:pPr>
              <w:pPrChange w:id="1241" w:author="Jarno Nieminen" w:date="2014-06-11T12:40:00Z">
                <w:pPr>
                  <w:framePr w:hSpace="141" w:wrap="around" w:vAnchor="text" w:hAnchor="page" w:x="1810" w:y="204"/>
                </w:pPr>
              </w:pPrChange>
            </w:pPr>
            <w:r w:rsidRPr="00D82A73">
              <w:t>Flöde</w:t>
            </w:r>
          </w:p>
          <w:p w14:paraId="0E09671C" w14:textId="77777777" w:rsidR="00D70633" w:rsidRPr="00D82A73" w:rsidRDefault="00D70633">
            <w:pPr>
              <w:pPrChange w:id="1242" w:author="Jarno Nieminen" w:date="2014-06-11T12:40:00Z">
                <w:pPr>
                  <w:framePr w:hSpace="141" w:wrap="around" w:vAnchor="text" w:hAnchor="page" w:x="1810" w:y="204"/>
                </w:pPr>
              </w:pPrChange>
            </w:pPr>
            <w:r w:rsidRPr="00D82A73">
              <w:t>AF5</w:t>
            </w:r>
          </w:p>
        </w:tc>
        <w:tc>
          <w:tcPr>
            <w:tcW w:w="660" w:type="dxa"/>
            <w:shd w:val="clear" w:color="auto" w:fill="DDD9C3" w:themeFill="background2" w:themeFillShade="E6"/>
          </w:tcPr>
          <w:p w14:paraId="19C55A8A" w14:textId="77777777" w:rsidR="00D70633" w:rsidRPr="00D82A73" w:rsidRDefault="00D70633">
            <w:pPr>
              <w:pPrChange w:id="1243" w:author="Jarno Nieminen" w:date="2014-06-11T12:40:00Z">
                <w:pPr>
                  <w:framePr w:hSpace="141" w:wrap="around" w:vAnchor="text" w:hAnchor="page" w:x="1810" w:y="204"/>
                </w:pPr>
              </w:pPrChange>
            </w:pPr>
            <w:r w:rsidRPr="00D82A73">
              <w:t>Flöde</w:t>
            </w:r>
          </w:p>
          <w:p w14:paraId="432F30E8" w14:textId="77777777" w:rsidR="00D70633" w:rsidRPr="00D82A73" w:rsidRDefault="00D70633">
            <w:pPr>
              <w:pPrChange w:id="1244" w:author="Jarno Nieminen" w:date="2014-06-11T12:40:00Z">
                <w:pPr>
                  <w:framePr w:hSpace="141" w:wrap="around" w:vAnchor="text" w:hAnchor="page" w:x="1810" w:y="204"/>
                </w:pPr>
              </w:pPrChange>
            </w:pPr>
            <w:r w:rsidRPr="00D82A73">
              <w:t>AF6</w:t>
            </w:r>
          </w:p>
        </w:tc>
      </w:tr>
      <w:tr w:rsidR="00601C65" w:rsidRPr="00D82A73" w14:paraId="6CB835A6" w14:textId="77777777" w:rsidTr="00D70633">
        <w:tc>
          <w:tcPr>
            <w:tcW w:w="2524" w:type="dxa"/>
            <w:tcMar>
              <w:top w:w="0" w:type="dxa"/>
              <w:left w:w="108" w:type="dxa"/>
              <w:bottom w:w="0" w:type="dxa"/>
              <w:right w:w="108" w:type="dxa"/>
            </w:tcMar>
          </w:tcPr>
          <w:p w14:paraId="7234D99B" w14:textId="77777777" w:rsidR="00D70633" w:rsidRPr="00D82A73" w:rsidRDefault="00D70633">
            <w:pPr>
              <w:pPrChange w:id="1245" w:author="Jarno Nieminen" w:date="2014-06-11T12:40:00Z">
                <w:pPr>
                  <w:framePr w:hSpace="141" w:wrap="around" w:vAnchor="text" w:hAnchor="page" w:x="1810" w:y="204"/>
                </w:pPr>
              </w:pPrChange>
            </w:pPr>
            <w:r w:rsidRPr="00D82A73">
              <w:t>GetFormTemplate</w:t>
            </w:r>
          </w:p>
        </w:tc>
        <w:tc>
          <w:tcPr>
            <w:tcW w:w="947" w:type="dxa"/>
            <w:shd w:val="clear" w:color="auto" w:fill="FFFFFF"/>
            <w:tcMar>
              <w:top w:w="0" w:type="dxa"/>
              <w:left w:w="108" w:type="dxa"/>
              <w:bottom w:w="0" w:type="dxa"/>
              <w:right w:w="108" w:type="dxa"/>
            </w:tcMar>
          </w:tcPr>
          <w:p w14:paraId="708CFCED" w14:textId="77777777" w:rsidR="00D70633" w:rsidRPr="00D82A73" w:rsidRDefault="00D70633">
            <w:pPr>
              <w:pPrChange w:id="1246"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6BD00668" w14:textId="77777777" w:rsidR="00D70633" w:rsidRPr="00D82A73" w:rsidRDefault="00D70633">
            <w:pPr>
              <w:pPrChange w:id="124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692BCCB" w14:textId="77777777" w:rsidR="00D70633" w:rsidRPr="00D82A73" w:rsidRDefault="00D70633">
            <w:pPr>
              <w:pPrChange w:id="1248" w:author="Jarno Nieminen" w:date="2014-06-11T12:40:00Z">
                <w:pPr>
                  <w:framePr w:hSpace="141" w:wrap="around" w:vAnchor="text" w:hAnchor="page" w:x="1810" w:y="204"/>
                </w:pPr>
              </w:pPrChange>
            </w:pPr>
          </w:p>
        </w:tc>
        <w:tc>
          <w:tcPr>
            <w:tcW w:w="823" w:type="dxa"/>
            <w:shd w:val="clear" w:color="auto" w:fill="FFFFFF"/>
          </w:tcPr>
          <w:p w14:paraId="666178B5" w14:textId="77777777" w:rsidR="00D70633" w:rsidRPr="00D82A73" w:rsidRDefault="00D70633">
            <w:pPr>
              <w:pPrChange w:id="1249" w:author="Jarno Nieminen" w:date="2014-06-11T12:40:00Z">
                <w:pPr>
                  <w:framePr w:hSpace="141" w:wrap="around" w:vAnchor="text" w:hAnchor="page" w:x="1810" w:y="204"/>
                </w:pPr>
              </w:pPrChange>
            </w:pPr>
          </w:p>
        </w:tc>
        <w:tc>
          <w:tcPr>
            <w:tcW w:w="805" w:type="dxa"/>
            <w:shd w:val="clear" w:color="auto" w:fill="FFFFFF"/>
          </w:tcPr>
          <w:p w14:paraId="4460A41A" w14:textId="77777777" w:rsidR="00D70633" w:rsidRPr="00D82A73" w:rsidRDefault="00D70633">
            <w:pPr>
              <w:pPrChange w:id="1250" w:author="Jarno Nieminen" w:date="2014-06-11T12:40:00Z">
                <w:pPr>
                  <w:framePr w:hSpace="141" w:wrap="around" w:vAnchor="text" w:hAnchor="page" w:x="1810" w:y="204"/>
                </w:pPr>
              </w:pPrChange>
            </w:pPr>
          </w:p>
        </w:tc>
        <w:tc>
          <w:tcPr>
            <w:tcW w:w="805" w:type="dxa"/>
            <w:shd w:val="clear" w:color="auto" w:fill="FFFFFF"/>
          </w:tcPr>
          <w:p w14:paraId="4A8445F2" w14:textId="77777777" w:rsidR="00D70633" w:rsidRPr="00D82A73" w:rsidRDefault="00D70633">
            <w:pPr>
              <w:pPrChange w:id="1251" w:author="Jarno Nieminen" w:date="2014-06-11T12:40:00Z">
                <w:pPr>
                  <w:framePr w:hSpace="141" w:wrap="around" w:vAnchor="text" w:hAnchor="page" w:x="1810" w:y="204"/>
                </w:pPr>
              </w:pPrChange>
            </w:pPr>
          </w:p>
        </w:tc>
        <w:tc>
          <w:tcPr>
            <w:tcW w:w="660" w:type="dxa"/>
            <w:shd w:val="clear" w:color="auto" w:fill="FFFFFF"/>
          </w:tcPr>
          <w:p w14:paraId="4F7C4036" w14:textId="77777777" w:rsidR="00D70633" w:rsidRPr="00D82A73" w:rsidRDefault="00D70633">
            <w:pPr>
              <w:pPrChange w:id="1252" w:author="Jarno Nieminen" w:date="2014-06-11T12:40:00Z">
                <w:pPr>
                  <w:framePr w:hSpace="141" w:wrap="around" w:vAnchor="text" w:hAnchor="page" w:x="1810" w:y="204"/>
                </w:pPr>
              </w:pPrChange>
            </w:pPr>
          </w:p>
        </w:tc>
      </w:tr>
      <w:tr w:rsidR="00601C65" w:rsidRPr="00D82A73" w14:paraId="17E20A56" w14:textId="77777777" w:rsidTr="00D70633">
        <w:tc>
          <w:tcPr>
            <w:tcW w:w="2524" w:type="dxa"/>
            <w:tcMar>
              <w:top w:w="0" w:type="dxa"/>
              <w:left w:w="108" w:type="dxa"/>
              <w:bottom w:w="0" w:type="dxa"/>
              <w:right w:w="108" w:type="dxa"/>
            </w:tcMar>
          </w:tcPr>
          <w:p w14:paraId="71EF1FEE" w14:textId="77777777" w:rsidR="00D70633" w:rsidRPr="00D82A73" w:rsidRDefault="00D70633">
            <w:pPr>
              <w:pPrChange w:id="1253" w:author="Jarno Nieminen" w:date="2014-06-11T12:40:00Z">
                <w:pPr>
                  <w:framePr w:hSpace="141" w:wrap="around" w:vAnchor="text" w:hAnchor="page" w:x="1810" w:y="204"/>
                </w:pPr>
              </w:pPrChange>
            </w:pPr>
            <w:r w:rsidRPr="00D82A73">
              <w:t>SaveFormTemplate</w:t>
            </w:r>
          </w:p>
        </w:tc>
        <w:tc>
          <w:tcPr>
            <w:tcW w:w="947" w:type="dxa"/>
            <w:shd w:val="clear" w:color="auto" w:fill="FFFFFF"/>
            <w:tcMar>
              <w:top w:w="0" w:type="dxa"/>
              <w:left w:w="108" w:type="dxa"/>
              <w:bottom w:w="0" w:type="dxa"/>
              <w:right w:w="108" w:type="dxa"/>
            </w:tcMar>
          </w:tcPr>
          <w:p w14:paraId="7DA8ECC3" w14:textId="77777777" w:rsidR="00D70633" w:rsidRPr="00D82A73" w:rsidRDefault="00D70633">
            <w:pPr>
              <w:pPrChange w:id="1254"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548FE60E" w14:textId="77777777" w:rsidR="00D70633" w:rsidRPr="00D82A73" w:rsidRDefault="00D70633">
            <w:pPr>
              <w:pPrChange w:id="125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F79929C" w14:textId="77777777" w:rsidR="00D70633" w:rsidRPr="00D82A73" w:rsidRDefault="00D70633">
            <w:pPr>
              <w:pPrChange w:id="1256" w:author="Jarno Nieminen" w:date="2014-06-11T12:40:00Z">
                <w:pPr>
                  <w:framePr w:hSpace="141" w:wrap="around" w:vAnchor="text" w:hAnchor="page" w:x="1810" w:y="204"/>
                </w:pPr>
              </w:pPrChange>
            </w:pPr>
          </w:p>
        </w:tc>
        <w:tc>
          <w:tcPr>
            <w:tcW w:w="823" w:type="dxa"/>
            <w:shd w:val="clear" w:color="auto" w:fill="FFFFFF"/>
          </w:tcPr>
          <w:p w14:paraId="65FA373F" w14:textId="77777777" w:rsidR="00D70633" w:rsidRPr="00D82A73" w:rsidRDefault="00D70633">
            <w:pPr>
              <w:pPrChange w:id="1257" w:author="Jarno Nieminen" w:date="2014-06-11T12:40:00Z">
                <w:pPr>
                  <w:framePr w:hSpace="141" w:wrap="around" w:vAnchor="text" w:hAnchor="page" w:x="1810" w:y="204"/>
                </w:pPr>
              </w:pPrChange>
            </w:pPr>
          </w:p>
        </w:tc>
        <w:tc>
          <w:tcPr>
            <w:tcW w:w="805" w:type="dxa"/>
            <w:shd w:val="clear" w:color="auto" w:fill="FFFFFF"/>
          </w:tcPr>
          <w:p w14:paraId="4B265E27" w14:textId="77777777" w:rsidR="00D70633" w:rsidRPr="00D82A73" w:rsidRDefault="00D70633">
            <w:pPr>
              <w:pPrChange w:id="1258" w:author="Jarno Nieminen" w:date="2014-06-11T12:40:00Z">
                <w:pPr>
                  <w:framePr w:hSpace="141" w:wrap="around" w:vAnchor="text" w:hAnchor="page" w:x="1810" w:y="204"/>
                </w:pPr>
              </w:pPrChange>
            </w:pPr>
          </w:p>
        </w:tc>
        <w:tc>
          <w:tcPr>
            <w:tcW w:w="805" w:type="dxa"/>
            <w:shd w:val="clear" w:color="auto" w:fill="FFFFFF"/>
          </w:tcPr>
          <w:p w14:paraId="19F6D816" w14:textId="77777777" w:rsidR="00D70633" w:rsidRPr="00D82A73" w:rsidRDefault="00D70633">
            <w:pPr>
              <w:pPrChange w:id="1259" w:author="Jarno Nieminen" w:date="2014-06-11T12:40:00Z">
                <w:pPr>
                  <w:framePr w:hSpace="141" w:wrap="around" w:vAnchor="text" w:hAnchor="page" w:x="1810" w:y="204"/>
                </w:pPr>
              </w:pPrChange>
            </w:pPr>
          </w:p>
        </w:tc>
        <w:tc>
          <w:tcPr>
            <w:tcW w:w="660" w:type="dxa"/>
            <w:shd w:val="clear" w:color="auto" w:fill="FFFFFF"/>
          </w:tcPr>
          <w:p w14:paraId="2DCC7645" w14:textId="77777777" w:rsidR="00D70633" w:rsidRPr="00D82A73" w:rsidRDefault="00D70633">
            <w:pPr>
              <w:pPrChange w:id="1260" w:author="Jarno Nieminen" w:date="2014-06-11T12:40:00Z">
                <w:pPr>
                  <w:framePr w:hSpace="141" w:wrap="around" w:vAnchor="text" w:hAnchor="page" w:x="1810" w:y="204"/>
                </w:pPr>
              </w:pPrChange>
            </w:pPr>
          </w:p>
        </w:tc>
      </w:tr>
      <w:tr w:rsidR="00601C65" w:rsidRPr="00D82A73" w14:paraId="7EF482D3" w14:textId="77777777" w:rsidTr="00D70633">
        <w:tc>
          <w:tcPr>
            <w:tcW w:w="2524" w:type="dxa"/>
            <w:tcMar>
              <w:top w:w="0" w:type="dxa"/>
              <w:left w:w="108" w:type="dxa"/>
              <w:bottom w:w="0" w:type="dxa"/>
              <w:right w:w="108" w:type="dxa"/>
            </w:tcMar>
          </w:tcPr>
          <w:p w14:paraId="55B353D7" w14:textId="77777777" w:rsidR="00D70633" w:rsidRPr="00D82A73" w:rsidRDefault="00D70633">
            <w:pPr>
              <w:pPrChange w:id="1261" w:author="Jarno Nieminen" w:date="2014-06-11T12:40:00Z">
                <w:pPr>
                  <w:framePr w:hSpace="141" w:wrap="around" w:vAnchor="text" w:hAnchor="page" w:x="1810" w:y="204"/>
                </w:pPr>
              </w:pPrChange>
            </w:pPr>
            <w:r w:rsidRPr="00D82A73">
              <w:t>CreateForm</w:t>
            </w:r>
          </w:p>
        </w:tc>
        <w:tc>
          <w:tcPr>
            <w:tcW w:w="947" w:type="dxa"/>
            <w:shd w:val="clear" w:color="auto" w:fill="FFFFFF"/>
            <w:tcMar>
              <w:top w:w="0" w:type="dxa"/>
              <w:left w:w="108" w:type="dxa"/>
              <w:bottom w:w="0" w:type="dxa"/>
              <w:right w:w="108" w:type="dxa"/>
            </w:tcMar>
          </w:tcPr>
          <w:p w14:paraId="5BA44DB3" w14:textId="77777777" w:rsidR="00D70633" w:rsidRPr="00D82A73" w:rsidRDefault="00D70633">
            <w:pPr>
              <w:pPrChange w:id="126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945A9C3" w14:textId="77777777" w:rsidR="00D70633" w:rsidRPr="00D82A73" w:rsidRDefault="00D70633">
            <w:pPr>
              <w:pPrChange w:id="126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08E8099" w14:textId="77777777" w:rsidR="00D70633" w:rsidRPr="00D82A73" w:rsidRDefault="00D70633">
            <w:pPr>
              <w:pPrChange w:id="1264" w:author="Jarno Nieminen" w:date="2014-06-11T12:40:00Z">
                <w:pPr>
                  <w:framePr w:hSpace="141" w:wrap="around" w:vAnchor="text" w:hAnchor="page" w:x="1810" w:y="204"/>
                </w:pPr>
              </w:pPrChange>
            </w:pPr>
          </w:p>
        </w:tc>
        <w:tc>
          <w:tcPr>
            <w:tcW w:w="823" w:type="dxa"/>
            <w:shd w:val="clear" w:color="auto" w:fill="FFFFFF"/>
          </w:tcPr>
          <w:p w14:paraId="45E8307E" w14:textId="77777777" w:rsidR="00D70633" w:rsidRPr="00D82A73" w:rsidRDefault="00D70633">
            <w:pPr>
              <w:pPrChange w:id="1265" w:author="Jarno Nieminen" w:date="2014-06-11T12:40:00Z">
                <w:pPr>
                  <w:framePr w:hSpace="141" w:wrap="around" w:vAnchor="text" w:hAnchor="page" w:x="1810" w:y="204"/>
                </w:pPr>
              </w:pPrChange>
            </w:pPr>
            <w:r w:rsidRPr="00D82A73">
              <w:t>X</w:t>
            </w:r>
          </w:p>
        </w:tc>
        <w:tc>
          <w:tcPr>
            <w:tcW w:w="805" w:type="dxa"/>
            <w:shd w:val="clear" w:color="auto" w:fill="FFFFFF"/>
          </w:tcPr>
          <w:p w14:paraId="7799337A" w14:textId="77777777" w:rsidR="00D70633" w:rsidRPr="00D82A73" w:rsidRDefault="00D70633">
            <w:pPr>
              <w:pPrChange w:id="1266" w:author="Jarno Nieminen" w:date="2014-06-11T12:40:00Z">
                <w:pPr>
                  <w:framePr w:hSpace="141" w:wrap="around" w:vAnchor="text" w:hAnchor="page" w:x="1810" w:y="204"/>
                </w:pPr>
              </w:pPrChange>
            </w:pPr>
          </w:p>
        </w:tc>
        <w:tc>
          <w:tcPr>
            <w:tcW w:w="805" w:type="dxa"/>
            <w:shd w:val="clear" w:color="auto" w:fill="FFFFFF"/>
          </w:tcPr>
          <w:p w14:paraId="4B58CA21" w14:textId="77777777" w:rsidR="00D70633" w:rsidRPr="00D82A73" w:rsidRDefault="00D70633">
            <w:pPr>
              <w:pPrChange w:id="1267" w:author="Jarno Nieminen" w:date="2014-06-11T12:40:00Z">
                <w:pPr>
                  <w:framePr w:hSpace="141" w:wrap="around" w:vAnchor="text" w:hAnchor="page" w:x="1810" w:y="204"/>
                </w:pPr>
              </w:pPrChange>
            </w:pPr>
          </w:p>
        </w:tc>
        <w:tc>
          <w:tcPr>
            <w:tcW w:w="660" w:type="dxa"/>
            <w:shd w:val="clear" w:color="auto" w:fill="FFFFFF"/>
          </w:tcPr>
          <w:p w14:paraId="284F22BD" w14:textId="77777777" w:rsidR="00D70633" w:rsidRPr="00D82A73" w:rsidRDefault="00D70633">
            <w:pPr>
              <w:pPrChange w:id="1268" w:author="Jarno Nieminen" w:date="2014-06-11T12:40:00Z">
                <w:pPr>
                  <w:framePr w:hSpace="141" w:wrap="around" w:vAnchor="text" w:hAnchor="page" w:x="1810" w:y="204"/>
                </w:pPr>
              </w:pPrChange>
            </w:pPr>
          </w:p>
        </w:tc>
      </w:tr>
      <w:tr w:rsidR="00601C65" w:rsidRPr="00D82A73" w14:paraId="70DD8ACD" w14:textId="77777777" w:rsidTr="00D70633">
        <w:tc>
          <w:tcPr>
            <w:tcW w:w="2524" w:type="dxa"/>
            <w:tcMar>
              <w:top w:w="0" w:type="dxa"/>
              <w:left w:w="108" w:type="dxa"/>
              <w:bottom w:w="0" w:type="dxa"/>
              <w:right w:w="108" w:type="dxa"/>
            </w:tcMar>
          </w:tcPr>
          <w:p w14:paraId="054BD483" w14:textId="77777777" w:rsidR="00D70633" w:rsidRPr="00D82A73" w:rsidRDefault="00D70633">
            <w:pPr>
              <w:pPrChange w:id="1269" w:author="Jarno Nieminen" w:date="2014-06-11T12:40:00Z">
                <w:pPr>
                  <w:framePr w:hSpace="141" w:wrap="around" w:vAnchor="text" w:hAnchor="page" w:x="1810" w:y="204"/>
                </w:pPr>
              </w:pPrChange>
            </w:pPr>
            <w:r w:rsidRPr="00D82A73">
              <w:t>CreateFormRequest</w:t>
            </w:r>
          </w:p>
        </w:tc>
        <w:tc>
          <w:tcPr>
            <w:tcW w:w="947" w:type="dxa"/>
            <w:shd w:val="clear" w:color="auto" w:fill="FFFFFF"/>
            <w:tcMar>
              <w:top w:w="0" w:type="dxa"/>
              <w:left w:w="108" w:type="dxa"/>
              <w:bottom w:w="0" w:type="dxa"/>
              <w:right w:w="108" w:type="dxa"/>
            </w:tcMar>
          </w:tcPr>
          <w:p w14:paraId="492462CE" w14:textId="77777777" w:rsidR="00D70633" w:rsidRPr="00D82A73" w:rsidRDefault="00D70633">
            <w:pPr>
              <w:pPrChange w:id="127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3EF620A" w14:textId="77777777" w:rsidR="00D70633" w:rsidRPr="00D82A73" w:rsidRDefault="00D70633">
            <w:pPr>
              <w:pPrChange w:id="1271"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6190CE02" w14:textId="77777777" w:rsidR="00D70633" w:rsidRPr="00D82A73" w:rsidRDefault="00D70633">
            <w:pPr>
              <w:pPrChange w:id="1272" w:author="Jarno Nieminen" w:date="2014-06-11T12:40:00Z">
                <w:pPr>
                  <w:framePr w:hSpace="141" w:wrap="around" w:vAnchor="text" w:hAnchor="page" w:x="1810" w:y="204"/>
                </w:pPr>
              </w:pPrChange>
            </w:pPr>
          </w:p>
        </w:tc>
        <w:tc>
          <w:tcPr>
            <w:tcW w:w="823" w:type="dxa"/>
            <w:shd w:val="clear" w:color="auto" w:fill="FFFFFF"/>
          </w:tcPr>
          <w:p w14:paraId="0B3BFB4C" w14:textId="77777777" w:rsidR="00D70633" w:rsidRPr="00D82A73" w:rsidRDefault="00D70633">
            <w:pPr>
              <w:pPrChange w:id="1273" w:author="Jarno Nieminen" w:date="2014-06-11T12:40:00Z">
                <w:pPr>
                  <w:framePr w:hSpace="141" w:wrap="around" w:vAnchor="text" w:hAnchor="page" w:x="1810" w:y="204"/>
                </w:pPr>
              </w:pPrChange>
            </w:pPr>
          </w:p>
        </w:tc>
        <w:tc>
          <w:tcPr>
            <w:tcW w:w="805" w:type="dxa"/>
            <w:shd w:val="clear" w:color="auto" w:fill="FFFFFF"/>
          </w:tcPr>
          <w:p w14:paraId="17243A8D" w14:textId="77777777" w:rsidR="00D70633" w:rsidRPr="00D82A73" w:rsidRDefault="00D70633">
            <w:pPr>
              <w:pPrChange w:id="1274" w:author="Jarno Nieminen" w:date="2014-06-11T12:40:00Z">
                <w:pPr>
                  <w:framePr w:hSpace="141" w:wrap="around" w:vAnchor="text" w:hAnchor="page" w:x="1810" w:y="204"/>
                </w:pPr>
              </w:pPrChange>
            </w:pPr>
          </w:p>
        </w:tc>
        <w:tc>
          <w:tcPr>
            <w:tcW w:w="805" w:type="dxa"/>
            <w:shd w:val="clear" w:color="auto" w:fill="FFFFFF"/>
          </w:tcPr>
          <w:p w14:paraId="63E6DF94" w14:textId="77777777" w:rsidR="00D70633" w:rsidRPr="00D82A73" w:rsidRDefault="00D70633">
            <w:pPr>
              <w:pPrChange w:id="1275" w:author="Jarno Nieminen" w:date="2014-06-11T12:40:00Z">
                <w:pPr>
                  <w:framePr w:hSpace="141" w:wrap="around" w:vAnchor="text" w:hAnchor="page" w:x="1810" w:y="204"/>
                </w:pPr>
              </w:pPrChange>
            </w:pPr>
          </w:p>
        </w:tc>
        <w:tc>
          <w:tcPr>
            <w:tcW w:w="660" w:type="dxa"/>
            <w:shd w:val="clear" w:color="auto" w:fill="FFFFFF"/>
          </w:tcPr>
          <w:p w14:paraId="2B1C1EFD" w14:textId="77777777" w:rsidR="00D70633" w:rsidRPr="00D82A73" w:rsidRDefault="00D70633">
            <w:pPr>
              <w:pPrChange w:id="1276" w:author="Jarno Nieminen" w:date="2014-06-11T12:40:00Z">
                <w:pPr>
                  <w:framePr w:hSpace="141" w:wrap="around" w:vAnchor="text" w:hAnchor="page" w:x="1810" w:y="204"/>
                </w:pPr>
              </w:pPrChange>
            </w:pPr>
          </w:p>
        </w:tc>
      </w:tr>
      <w:tr w:rsidR="00601C65" w:rsidRPr="00D82A73" w14:paraId="2EF2A408" w14:textId="77777777" w:rsidTr="00D70633">
        <w:tc>
          <w:tcPr>
            <w:tcW w:w="2524" w:type="dxa"/>
            <w:tcMar>
              <w:top w:w="0" w:type="dxa"/>
              <w:left w:w="108" w:type="dxa"/>
              <w:bottom w:w="0" w:type="dxa"/>
              <w:right w:w="108" w:type="dxa"/>
            </w:tcMar>
          </w:tcPr>
          <w:p w14:paraId="7E22D1D4" w14:textId="77777777" w:rsidR="00D70633" w:rsidRPr="00D82A73" w:rsidRDefault="00D70633">
            <w:pPr>
              <w:pPrChange w:id="1277" w:author="Jarno Nieminen" w:date="2014-06-11T12:40:00Z">
                <w:pPr>
                  <w:framePr w:hSpace="141" w:wrap="around" w:vAnchor="text" w:hAnchor="page" w:x="1810" w:y="204"/>
                </w:pPr>
              </w:pPrChange>
            </w:pPr>
            <w:r w:rsidRPr="00D82A73">
              <w:t>GetForm</w:t>
            </w:r>
          </w:p>
        </w:tc>
        <w:tc>
          <w:tcPr>
            <w:tcW w:w="947" w:type="dxa"/>
            <w:shd w:val="clear" w:color="auto" w:fill="FFFFFF"/>
            <w:tcMar>
              <w:top w:w="0" w:type="dxa"/>
              <w:left w:w="108" w:type="dxa"/>
              <w:bottom w:w="0" w:type="dxa"/>
              <w:right w:w="108" w:type="dxa"/>
            </w:tcMar>
          </w:tcPr>
          <w:p w14:paraId="18D8BFDC" w14:textId="77777777" w:rsidR="00D70633" w:rsidRPr="00D82A73" w:rsidRDefault="00D70633">
            <w:pPr>
              <w:pPrChange w:id="127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E45088D" w14:textId="77777777" w:rsidR="00D70633" w:rsidRPr="00D82A73" w:rsidRDefault="00D70633">
            <w:pPr>
              <w:pPrChange w:id="1279"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965FAD0" w14:textId="77777777" w:rsidR="00D70633" w:rsidRPr="00D82A73" w:rsidRDefault="00D70633">
            <w:pPr>
              <w:pPrChange w:id="1280" w:author="Jarno Nieminen" w:date="2014-06-11T12:40:00Z">
                <w:pPr>
                  <w:framePr w:hSpace="141" w:wrap="around" w:vAnchor="text" w:hAnchor="page" w:x="1810" w:y="204"/>
                </w:pPr>
              </w:pPrChange>
            </w:pPr>
          </w:p>
        </w:tc>
        <w:tc>
          <w:tcPr>
            <w:tcW w:w="823" w:type="dxa"/>
            <w:shd w:val="clear" w:color="auto" w:fill="FFFFFF"/>
          </w:tcPr>
          <w:p w14:paraId="6853E57C" w14:textId="77777777" w:rsidR="00D70633" w:rsidRPr="00D82A73" w:rsidRDefault="00D70633">
            <w:pPr>
              <w:pPrChange w:id="1281" w:author="Jarno Nieminen" w:date="2014-06-11T12:40:00Z">
                <w:pPr>
                  <w:framePr w:hSpace="141" w:wrap="around" w:vAnchor="text" w:hAnchor="page" w:x="1810" w:y="204"/>
                </w:pPr>
              </w:pPrChange>
            </w:pPr>
          </w:p>
        </w:tc>
        <w:tc>
          <w:tcPr>
            <w:tcW w:w="805" w:type="dxa"/>
            <w:shd w:val="clear" w:color="auto" w:fill="FFFFFF"/>
          </w:tcPr>
          <w:p w14:paraId="7597C3C6" w14:textId="77777777" w:rsidR="00D70633" w:rsidRPr="00D82A73" w:rsidRDefault="00D70633">
            <w:pPr>
              <w:pPrChange w:id="1282" w:author="Jarno Nieminen" w:date="2014-06-11T12:40:00Z">
                <w:pPr>
                  <w:framePr w:hSpace="141" w:wrap="around" w:vAnchor="text" w:hAnchor="page" w:x="1810" w:y="204"/>
                </w:pPr>
              </w:pPrChange>
            </w:pPr>
            <w:r w:rsidRPr="00D82A73">
              <w:t>X</w:t>
            </w:r>
          </w:p>
        </w:tc>
        <w:tc>
          <w:tcPr>
            <w:tcW w:w="805" w:type="dxa"/>
            <w:shd w:val="clear" w:color="auto" w:fill="FFFFFF"/>
          </w:tcPr>
          <w:p w14:paraId="5A3E7B30" w14:textId="77777777" w:rsidR="00D70633" w:rsidRPr="00D82A73" w:rsidRDefault="00D70633">
            <w:pPr>
              <w:pPrChange w:id="1283" w:author="Jarno Nieminen" w:date="2014-06-11T12:40:00Z">
                <w:pPr>
                  <w:framePr w:hSpace="141" w:wrap="around" w:vAnchor="text" w:hAnchor="page" w:x="1810" w:y="204"/>
                </w:pPr>
              </w:pPrChange>
            </w:pPr>
          </w:p>
        </w:tc>
        <w:tc>
          <w:tcPr>
            <w:tcW w:w="660" w:type="dxa"/>
            <w:shd w:val="clear" w:color="auto" w:fill="FFFFFF"/>
          </w:tcPr>
          <w:p w14:paraId="2A08CECF" w14:textId="77777777" w:rsidR="00D70633" w:rsidRPr="00D82A73" w:rsidRDefault="00D70633">
            <w:pPr>
              <w:pPrChange w:id="1284" w:author="Jarno Nieminen" w:date="2014-06-11T12:40:00Z">
                <w:pPr>
                  <w:framePr w:hSpace="141" w:wrap="around" w:vAnchor="text" w:hAnchor="page" w:x="1810" w:y="204"/>
                </w:pPr>
              </w:pPrChange>
            </w:pPr>
            <w:r w:rsidRPr="00D82A73">
              <w:t>X</w:t>
            </w:r>
          </w:p>
        </w:tc>
      </w:tr>
      <w:tr w:rsidR="00601C65" w:rsidRPr="00D82A73" w14:paraId="0FB32E6D" w14:textId="77777777" w:rsidTr="00D70633">
        <w:tc>
          <w:tcPr>
            <w:tcW w:w="2524" w:type="dxa"/>
            <w:tcMar>
              <w:top w:w="0" w:type="dxa"/>
              <w:left w:w="108" w:type="dxa"/>
              <w:bottom w:w="0" w:type="dxa"/>
              <w:right w:w="108" w:type="dxa"/>
            </w:tcMar>
          </w:tcPr>
          <w:p w14:paraId="2D8B8FAA" w14:textId="77777777" w:rsidR="00D70633" w:rsidRPr="00D82A73" w:rsidRDefault="00D70633">
            <w:pPr>
              <w:pPrChange w:id="1285" w:author="Jarno Nieminen" w:date="2014-06-11T12:40:00Z">
                <w:pPr>
                  <w:framePr w:hSpace="141" w:wrap="around" w:vAnchor="text" w:hAnchor="page" w:x="1810" w:y="204"/>
                </w:pPr>
              </w:pPrChange>
            </w:pPr>
            <w:r w:rsidRPr="00D82A73">
              <w:t>GetFormQuestionPage</w:t>
            </w:r>
          </w:p>
        </w:tc>
        <w:tc>
          <w:tcPr>
            <w:tcW w:w="947" w:type="dxa"/>
            <w:shd w:val="clear" w:color="auto" w:fill="FFFFFF"/>
            <w:tcMar>
              <w:top w:w="0" w:type="dxa"/>
              <w:left w:w="108" w:type="dxa"/>
              <w:bottom w:w="0" w:type="dxa"/>
              <w:right w:w="108" w:type="dxa"/>
            </w:tcMar>
          </w:tcPr>
          <w:p w14:paraId="5E132E8B" w14:textId="77777777" w:rsidR="00D70633" w:rsidRPr="00D82A73" w:rsidRDefault="00D70633">
            <w:pPr>
              <w:pPrChange w:id="1286"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0ED76C5" w14:textId="77777777" w:rsidR="00D70633" w:rsidRPr="00D82A73" w:rsidRDefault="00D70633">
            <w:pPr>
              <w:pPrChange w:id="128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0F22919" w14:textId="77777777" w:rsidR="00D70633" w:rsidRPr="00D82A73" w:rsidRDefault="00D70633">
            <w:pPr>
              <w:pPrChange w:id="1288" w:author="Jarno Nieminen" w:date="2014-06-11T12:40:00Z">
                <w:pPr>
                  <w:framePr w:hSpace="141" w:wrap="around" w:vAnchor="text" w:hAnchor="page" w:x="1810" w:y="204"/>
                </w:pPr>
              </w:pPrChange>
            </w:pPr>
          </w:p>
        </w:tc>
        <w:tc>
          <w:tcPr>
            <w:tcW w:w="823" w:type="dxa"/>
            <w:shd w:val="clear" w:color="auto" w:fill="FFFFFF"/>
          </w:tcPr>
          <w:p w14:paraId="751F937F" w14:textId="77777777" w:rsidR="00D70633" w:rsidRPr="00D82A73" w:rsidRDefault="00D70633">
            <w:pPr>
              <w:pPrChange w:id="1289" w:author="Jarno Nieminen" w:date="2014-06-11T12:40:00Z">
                <w:pPr>
                  <w:framePr w:hSpace="141" w:wrap="around" w:vAnchor="text" w:hAnchor="page" w:x="1810" w:y="204"/>
                </w:pPr>
              </w:pPrChange>
            </w:pPr>
          </w:p>
        </w:tc>
        <w:tc>
          <w:tcPr>
            <w:tcW w:w="805" w:type="dxa"/>
            <w:shd w:val="clear" w:color="auto" w:fill="FFFFFF"/>
          </w:tcPr>
          <w:p w14:paraId="576A7329" w14:textId="77777777" w:rsidR="00D70633" w:rsidRPr="00D82A73" w:rsidRDefault="00D70633">
            <w:pPr>
              <w:pPrChange w:id="1290" w:author="Jarno Nieminen" w:date="2014-06-11T12:40:00Z">
                <w:pPr>
                  <w:framePr w:hSpace="141" w:wrap="around" w:vAnchor="text" w:hAnchor="page" w:x="1810" w:y="204"/>
                </w:pPr>
              </w:pPrChange>
            </w:pPr>
          </w:p>
        </w:tc>
        <w:tc>
          <w:tcPr>
            <w:tcW w:w="805" w:type="dxa"/>
            <w:shd w:val="clear" w:color="auto" w:fill="FFFFFF"/>
          </w:tcPr>
          <w:p w14:paraId="29D0C7D5" w14:textId="77777777" w:rsidR="00D70633" w:rsidRPr="00D82A73" w:rsidRDefault="00D70633">
            <w:pPr>
              <w:pPrChange w:id="1291" w:author="Jarno Nieminen" w:date="2014-06-11T12:40:00Z">
                <w:pPr>
                  <w:framePr w:hSpace="141" w:wrap="around" w:vAnchor="text" w:hAnchor="page" w:x="1810" w:y="204"/>
                </w:pPr>
              </w:pPrChange>
            </w:pPr>
          </w:p>
        </w:tc>
        <w:tc>
          <w:tcPr>
            <w:tcW w:w="660" w:type="dxa"/>
            <w:shd w:val="clear" w:color="auto" w:fill="FFFFFF"/>
          </w:tcPr>
          <w:p w14:paraId="498F0B59" w14:textId="77777777" w:rsidR="00D70633" w:rsidRPr="00D82A73" w:rsidRDefault="00D70633">
            <w:pPr>
              <w:pPrChange w:id="1292" w:author="Jarno Nieminen" w:date="2014-06-11T12:40:00Z">
                <w:pPr>
                  <w:framePr w:hSpace="141" w:wrap="around" w:vAnchor="text" w:hAnchor="page" w:x="1810" w:y="204"/>
                </w:pPr>
              </w:pPrChange>
            </w:pPr>
          </w:p>
        </w:tc>
      </w:tr>
      <w:tr w:rsidR="00601C65" w:rsidRPr="00D82A73" w14:paraId="108D57C7" w14:textId="77777777" w:rsidTr="00D70633">
        <w:tc>
          <w:tcPr>
            <w:tcW w:w="2524" w:type="dxa"/>
            <w:tcMar>
              <w:top w:w="0" w:type="dxa"/>
              <w:left w:w="108" w:type="dxa"/>
              <w:bottom w:w="0" w:type="dxa"/>
              <w:right w:w="108" w:type="dxa"/>
            </w:tcMar>
          </w:tcPr>
          <w:p w14:paraId="6808BDF3" w14:textId="77777777" w:rsidR="00D70633" w:rsidRPr="00D82A73" w:rsidRDefault="00D70633">
            <w:pPr>
              <w:pPrChange w:id="1293" w:author="Jarno Nieminen" w:date="2014-06-11T12:40:00Z">
                <w:pPr>
                  <w:framePr w:hSpace="141" w:wrap="around" w:vAnchor="text" w:hAnchor="page" w:x="1810" w:y="204"/>
                </w:pPr>
              </w:pPrChange>
            </w:pPr>
            <w:r w:rsidRPr="00D82A73">
              <w:t>GetForms</w:t>
            </w:r>
          </w:p>
        </w:tc>
        <w:tc>
          <w:tcPr>
            <w:tcW w:w="947" w:type="dxa"/>
            <w:shd w:val="clear" w:color="auto" w:fill="FFFFFF"/>
            <w:tcMar>
              <w:top w:w="0" w:type="dxa"/>
              <w:left w:w="108" w:type="dxa"/>
              <w:bottom w:w="0" w:type="dxa"/>
              <w:right w:w="108" w:type="dxa"/>
            </w:tcMar>
          </w:tcPr>
          <w:p w14:paraId="326BEF84" w14:textId="77777777" w:rsidR="00D70633" w:rsidRPr="00D82A73" w:rsidRDefault="00D70633">
            <w:pPr>
              <w:pPrChange w:id="129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1D0656E" w14:textId="77777777" w:rsidR="00D70633" w:rsidRPr="00D82A73" w:rsidRDefault="00D70633">
            <w:pPr>
              <w:pPrChange w:id="129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62D01BEE" w14:textId="77777777" w:rsidR="00D70633" w:rsidRPr="00D82A73" w:rsidRDefault="00D70633">
            <w:pPr>
              <w:pPrChange w:id="1296" w:author="Jarno Nieminen" w:date="2014-06-11T12:40:00Z">
                <w:pPr>
                  <w:framePr w:hSpace="141" w:wrap="around" w:vAnchor="text" w:hAnchor="page" w:x="1810" w:y="204"/>
                </w:pPr>
              </w:pPrChange>
            </w:pPr>
            <w:r w:rsidRPr="00D82A73">
              <w:t>X</w:t>
            </w:r>
          </w:p>
        </w:tc>
        <w:tc>
          <w:tcPr>
            <w:tcW w:w="823" w:type="dxa"/>
            <w:shd w:val="clear" w:color="auto" w:fill="FFFFFF"/>
          </w:tcPr>
          <w:p w14:paraId="64CC53BF" w14:textId="77777777" w:rsidR="00D70633" w:rsidRPr="00D82A73" w:rsidRDefault="00D70633">
            <w:pPr>
              <w:pPrChange w:id="1297" w:author="Jarno Nieminen" w:date="2014-06-11T12:40:00Z">
                <w:pPr>
                  <w:framePr w:hSpace="141" w:wrap="around" w:vAnchor="text" w:hAnchor="page" w:x="1810" w:y="204"/>
                </w:pPr>
              </w:pPrChange>
            </w:pPr>
          </w:p>
        </w:tc>
        <w:tc>
          <w:tcPr>
            <w:tcW w:w="805" w:type="dxa"/>
            <w:shd w:val="clear" w:color="auto" w:fill="FFFFFF"/>
          </w:tcPr>
          <w:p w14:paraId="0DB5C1DF" w14:textId="77777777" w:rsidR="00D70633" w:rsidRPr="00D82A73" w:rsidRDefault="00D70633">
            <w:pPr>
              <w:pPrChange w:id="1298" w:author="Jarno Nieminen" w:date="2014-06-11T12:40:00Z">
                <w:pPr>
                  <w:framePr w:hSpace="141" w:wrap="around" w:vAnchor="text" w:hAnchor="page" w:x="1810" w:y="204"/>
                </w:pPr>
              </w:pPrChange>
            </w:pPr>
            <w:r w:rsidRPr="00D82A73">
              <w:t>X</w:t>
            </w:r>
          </w:p>
        </w:tc>
        <w:tc>
          <w:tcPr>
            <w:tcW w:w="805" w:type="dxa"/>
            <w:shd w:val="clear" w:color="auto" w:fill="FFFFFF"/>
          </w:tcPr>
          <w:p w14:paraId="10DB48AE" w14:textId="77777777" w:rsidR="00D70633" w:rsidRPr="00D82A73" w:rsidRDefault="00D70633">
            <w:pPr>
              <w:pPrChange w:id="1299" w:author="Jarno Nieminen" w:date="2014-06-11T12:40:00Z">
                <w:pPr>
                  <w:framePr w:hSpace="141" w:wrap="around" w:vAnchor="text" w:hAnchor="page" w:x="1810" w:y="204"/>
                </w:pPr>
              </w:pPrChange>
            </w:pPr>
          </w:p>
        </w:tc>
        <w:tc>
          <w:tcPr>
            <w:tcW w:w="660" w:type="dxa"/>
            <w:shd w:val="clear" w:color="auto" w:fill="FFFFFF"/>
          </w:tcPr>
          <w:p w14:paraId="477FE552" w14:textId="77777777" w:rsidR="00D70633" w:rsidRPr="00D82A73" w:rsidRDefault="00D70633">
            <w:pPr>
              <w:pPrChange w:id="1300" w:author="Jarno Nieminen" w:date="2014-06-11T12:40:00Z">
                <w:pPr>
                  <w:framePr w:hSpace="141" w:wrap="around" w:vAnchor="text" w:hAnchor="page" w:x="1810" w:y="204"/>
                </w:pPr>
              </w:pPrChange>
            </w:pPr>
          </w:p>
        </w:tc>
      </w:tr>
      <w:tr w:rsidR="00601C65" w:rsidRPr="00D82A73" w14:paraId="041ACB43" w14:textId="77777777" w:rsidTr="00D70633">
        <w:tc>
          <w:tcPr>
            <w:tcW w:w="2524" w:type="dxa"/>
            <w:tcMar>
              <w:top w:w="0" w:type="dxa"/>
              <w:left w:w="108" w:type="dxa"/>
              <w:bottom w:w="0" w:type="dxa"/>
              <w:right w:w="108" w:type="dxa"/>
            </w:tcMar>
          </w:tcPr>
          <w:p w14:paraId="196D30BB" w14:textId="77777777" w:rsidR="00D70633" w:rsidRPr="00D82A73" w:rsidRDefault="00D70633">
            <w:pPr>
              <w:pPrChange w:id="1301" w:author="Jarno Nieminen" w:date="2014-06-11T12:40:00Z">
                <w:pPr>
                  <w:framePr w:hSpace="141" w:wrap="around" w:vAnchor="text" w:hAnchor="page" w:x="1810" w:y="204"/>
                </w:pPr>
              </w:pPrChange>
            </w:pPr>
            <w:r w:rsidRPr="00D82A73">
              <w:t>GetFormTemplates</w:t>
            </w:r>
          </w:p>
        </w:tc>
        <w:tc>
          <w:tcPr>
            <w:tcW w:w="947" w:type="dxa"/>
            <w:shd w:val="clear" w:color="auto" w:fill="FFFFFF"/>
            <w:tcMar>
              <w:top w:w="0" w:type="dxa"/>
              <w:left w:w="108" w:type="dxa"/>
              <w:bottom w:w="0" w:type="dxa"/>
              <w:right w:w="108" w:type="dxa"/>
            </w:tcMar>
          </w:tcPr>
          <w:p w14:paraId="0CF33BB2" w14:textId="77777777" w:rsidR="00D70633" w:rsidRPr="00D82A73" w:rsidRDefault="00D70633">
            <w:pPr>
              <w:pPrChange w:id="130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6A45D342" w14:textId="77777777" w:rsidR="00D70633" w:rsidRPr="00D82A73" w:rsidRDefault="00D70633">
            <w:pPr>
              <w:pPrChange w:id="130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3C682A4" w14:textId="77777777" w:rsidR="00D70633" w:rsidRPr="00D82A73" w:rsidRDefault="00D70633">
            <w:pPr>
              <w:pPrChange w:id="1304" w:author="Jarno Nieminen" w:date="2014-06-11T12:40:00Z">
                <w:pPr>
                  <w:framePr w:hSpace="141" w:wrap="around" w:vAnchor="text" w:hAnchor="page" w:x="1810" w:y="204"/>
                </w:pPr>
              </w:pPrChange>
            </w:pPr>
          </w:p>
        </w:tc>
        <w:tc>
          <w:tcPr>
            <w:tcW w:w="823" w:type="dxa"/>
            <w:shd w:val="clear" w:color="auto" w:fill="FFFFFF"/>
          </w:tcPr>
          <w:p w14:paraId="418E8420" w14:textId="77777777" w:rsidR="00D70633" w:rsidRPr="00D82A73" w:rsidRDefault="00D70633">
            <w:pPr>
              <w:pPrChange w:id="1305" w:author="Jarno Nieminen" w:date="2014-06-11T12:40:00Z">
                <w:pPr>
                  <w:framePr w:hSpace="141" w:wrap="around" w:vAnchor="text" w:hAnchor="page" w:x="1810" w:y="204"/>
                </w:pPr>
              </w:pPrChange>
            </w:pPr>
            <w:r w:rsidRPr="00D82A73">
              <w:t>X</w:t>
            </w:r>
          </w:p>
        </w:tc>
        <w:tc>
          <w:tcPr>
            <w:tcW w:w="805" w:type="dxa"/>
            <w:shd w:val="clear" w:color="auto" w:fill="FFFFFF"/>
          </w:tcPr>
          <w:p w14:paraId="136FA275" w14:textId="77777777" w:rsidR="00D70633" w:rsidRPr="00D82A73" w:rsidRDefault="00D70633">
            <w:pPr>
              <w:pPrChange w:id="1306" w:author="Jarno Nieminen" w:date="2014-06-11T12:40:00Z">
                <w:pPr>
                  <w:framePr w:hSpace="141" w:wrap="around" w:vAnchor="text" w:hAnchor="page" w:x="1810" w:y="204"/>
                </w:pPr>
              </w:pPrChange>
            </w:pPr>
          </w:p>
        </w:tc>
        <w:tc>
          <w:tcPr>
            <w:tcW w:w="805" w:type="dxa"/>
            <w:shd w:val="clear" w:color="auto" w:fill="FFFFFF"/>
          </w:tcPr>
          <w:p w14:paraId="3CB82C62" w14:textId="77777777" w:rsidR="00D70633" w:rsidRPr="00D82A73" w:rsidRDefault="00D70633">
            <w:pPr>
              <w:pPrChange w:id="1307" w:author="Jarno Nieminen" w:date="2014-06-11T12:40:00Z">
                <w:pPr>
                  <w:framePr w:hSpace="141" w:wrap="around" w:vAnchor="text" w:hAnchor="page" w:x="1810" w:y="204"/>
                </w:pPr>
              </w:pPrChange>
            </w:pPr>
          </w:p>
        </w:tc>
        <w:tc>
          <w:tcPr>
            <w:tcW w:w="660" w:type="dxa"/>
            <w:shd w:val="clear" w:color="auto" w:fill="FFFFFF"/>
          </w:tcPr>
          <w:p w14:paraId="008B8931" w14:textId="77777777" w:rsidR="00D70633" w:rsidRPr="00D82A73" w:rsidRDefault="00D70633">
            <w:pPr>
              <w:pPrChange w:id="1308" w:author="Jarno Nieminen" w:date="2014-06-11T12:40:00Z">
                <w:pPr>
                  <w:framePr w:hSpace="141" w:wrap="around" w:vAnchor="text" w:hAnchor="page" w:x="1810" w:y="204"/>
                </w:pPr>
              </w:pPrChange>
            </w:pPr>
          </w:p>
        </w:tc>
      </w:tr>
      <w:tr w:rsidR="00601C65" w:rsidRPr="00D82A73" w14:paraId="2A8EFC58" w14:textId="77777777" w:rsidTr="00D70633">
        <w:tc>
          <w:tcPr>
            <w:tcW w:w="2524" w:type="dxa"/>
            <w:tcMar>
              <w:top w:w="0" w:type="dxa"/>
              <w:left w:w="108" w:type="dxa"/>
              <w:bottom w:w="0" w:type="dxa"/>
              <w:right w:w="108" w:type="dxa"/>
            </w:tcMar>
          </w:tcPr>
          <w:p w14:paraId="12F46E22" w14:textId="77777777" w:rsidR="00D70633" w:rsidRPr="00D82A73" w:rsidRDefault="00D70633">
            <w:pPr>
              <w:pPrChange w:id="1309" w:author="Jarno Nieminen" w:date="2014-06-11T12:40:00Z">
                <w:pPr>
                  <w:framePr w:hSpace="141" w:wrap="around" w:vAnchor="text" w:hAnchor="page" w:x="1810" w:y="204"/>
                </w:pPr>
              </w:pPrChange>
            </w:pPr>
            <w:r w:rsidRPr="00D82A73">
              <w:t>SaveForm</w:t>
            </w:r>
          </w:p>
        </w:tc>
        <w:tc>
          <w:tcPr>
            <w:tcW w:w="947" w:type="dxa"/>
            <w:shd w:val="clear" w:color="auto" w:fill="FFFFFF"/>
            <w:tcMar>
              <w:top w:w="0" w:type="dxa"/>
              <w:left w:w="108" w:type="dxa"/>
              <w:bottom w:w="0" w:type="dxa"/>
              <w:right w:w="108" w:type="dxa"/>
            </w:tcMar>
          </w:tcPr>
          <w:p w14:paraId="4631D471" w14:textId="77777777" w:rsidR="00D70633" w:rsidRPr="00D82A73" w:rsidRDefault="00D70633">
            <w:pPr>
              <w:pPrChange w:id="131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0AFD591" w14:textId="77777777" w:rsidR="00D70633" w:rsidRPr="00D82A73" w:rsidRDefault="00D70633">
            <w:pPr>
              <w:pPrChange w:id="131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4A0D18C" w14:textId="77777777" w:rsidR="00D70633" w:rsidRPr="00D82A73" w:rsidRDefault="00D70633">
            <w:pPr>
              <w:pPrChange w:id="1312" w:author="Jarno Nieminen" w:date="2014-06-11T12:40:00Z">
                <w:pPr>
                  <w:framePr w:hSpace="141" w:wrap="around" w:vAnchor="text" w:hAnchor="page" w:x="1810" w:y="204"/>
                </w:pPr>
              </w:pPrChange>
            </w:pPr>
            <w:r w:rsidRPr="00D82A73">
              <w:t>X</w:t>
            </w:r>
          </w:p>
        </w:tc>
        <w:tc>
          <w:tcPr>
            <w:tcW w:w="823" w:type="dxa"/>
            <w:shd w:val="clear" w:color="auto" w:fill="FFFFFF"/>
          </w:tcPr>
          <w:p w14:paraId="5893D8B4" w14:textId="77777777" w:rsidR="00D70633" w:rsidRPr="00D82A73" w:rsidRDefault="00D70633">
            <w:pPr>
              <w:pPrChange w:id="1313" w:author="Jarno Nieminen" w:date="2014-06-11T12:40:00Z">
                <w:pPr>
                  <w:framePr w:hSpace="141" w:wrap="around" w:vAnchor="text" w:hAnchor="page" w:x="1810" w:y="204"/>
                </w:pPr>
              </w:pPrChange>
            </w:pPr>
            <w:r w:rsidRPr="00D82A73">
              <w:t>X</w:t>
            </w:r>
          </w:p>
        </w:tc>
        <w:tc>
          <w:tcPr>
            <w:tcW w:w="805" w:type="dxa"/>
            <w:shd w:val="clear" w:color="auto" w:fill="FFFFFF"/>
          </w:tcPr>
          <w:p w14:paraId="3AED4589" w14:textId="77777777" w:rsidR="00D70633" w:rsidRPr="00D82A73" w:rsidRDefault="00D70633">
            <w:pPr>
              <w:pPrChange w:id="1314" w:author="Jarno Nieminen" w:date="2014-06-11T12:40:00Z">
                <w:pPr>
                  <w:framePr w:hSpace="141" w:wrap="around" w:vAnchor="text" w:hAnchor="page" w:x="1810" w:y="204"/>
                </w:pPr>
              </w:pPrChange>
            </w:pPr>
            <w:r w:rsidRPr="00D82A73">
              <w:t>X</w:t>
            </w:r>
          </w:p>
        </w:tc>
        <w:tc>
          <w:tcPr>
            <w:tcW w:w="805" w:type="dxa"/>
            <w:shd w:val="clear" w:color="auto" w:fill="FFFFFF"/>
          </w:tcPr>
          <w:p w14:paraId="3B9171EF" w14:textId="77777777" w:rsidR="00D70633" w:rsidRPr="00D82A73" w:rsidRDefault="00D70633">
            <w:pPr>
              <w:pPrChange w:id="1315" w:author="Jarno Nieminen" w:date="2014-06-11T12:40:00Z">
                <w:pPr>
                  <w:framePr w:hSpace="141" w:wrap="around" w:vAnchor="text" w:hAnchor="page" w:x="1810" w:y="204"/>
                </w:pPr>
              </w:pPrChange>
            </w:pPr>
          </w:p>
        </w:tc>
        <w:tc>
          <w:tcPr>
            <w:tcW w:w="660" w:type="dxa"/>
            <w:shd w:val="clear" w:color="auto" w:fill="FFFFFF"/>
          </w:tcPr>
          <w:p w14:paraId="55CCBD82" w14:textId="77777777" w:rsidR="00D70633" w:rsidRPr="00D82A73" w:rsidRDefault="00D70633">
            <w:pPr>
              <w:pPrChange w:id="1316" w:author="Jarno Nieminen" w:date="2014-06-11T12:40:00Z">
                <w:pPr>
                  <w:framePr w:hSpace="141" w:wrap="around" w:vAnchor="text" w:hAnchor="page" w:x="1810" w:y="204"/>
                </w:pPr>
              </w:pPrChange>
            </w:pPr>
          </w:p>
        </w:tc>
      </w:tr>
      <w:tr w:rsidR="00601C65" w:rsidRPr="00D82A73" w14:paraId="6488FBFC" w14:textId="77777777" w:rsidTr="00D70633">
        <w:tc>
          <w:tcPr>
            <w:tcW w:w="2524" w:type="dxa"/>
            <w:tcMar>
              <w:top w:w="0" w:type="dxa"/>
              <w:left w:w="108" w:type="dxa"/>
              <w:bottom w:w="0" w:type="dxa"/>
              <w:right w:w="108" w:type="dxa"/>
            </w:tcMar>
          </w:tcPr>
          <w:p w14:paraId="4A7386D2" w14:textId="77777777" w:rsidR="00D70633" w:rsidRPr="00D82A73" w:rsidRDefault="00D70633">
            <w:pPr>
              <w:pPrChange w:id="1317" w:author="Jarno Nieminen" w:date="2014-06-11T12:40:00Z">
                <w:pPr>
                  <w:framePr w:hSpace="141" w:wrap="around" w:vAnchor="text" w:hAnchor="page" w:x="1810" w:y="204"/>
                </w:pPr>
              </w:pPrChange>
            </w:pPr>
            <w:r w:rsidRPr="00D82A73">
              <w:t>SaveFormPage</w:t>
            </w:r>
          </w:p>
        </w:tc>
        <w:tc>
          <w:tcPr>
            <w:tcW w:w="947" w:type="dxa"/>
            <w:shd w:val="clear" w:color="auto" w:fill="FFFFFF"/>
            <w:tcMar>
              <w:top w:w="0" w:type="dxa"/>
              <w:left w:w="108" w:type="dxa"/>
              <w:bottom w:w="0" w:type="dxa"/>
              <w:right w:w="108" w:type="dxa"/>
            </w:tcMar>
          </w:tcPr>
          <w:p w14:paraId="4D0811BC" w14:textId="77777777" w:rsidR="00D70633" w:rsidRPr="00D82A73" w:rsidRDefault="00D70633">
            <w:pPr>
              <w:pPrChange w:id="131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99D4545" w14:textId="77777777" w:rsidR="00D70633" w:rsidRPr="00D82A73" w:rsidRDefault="00D70633">
            <w:pPr>
              <w:pPrChange w:id="1319"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31773817" w14:textId="77777777" w:rsidR="00D70633" w:rsidRPr="00D82A73" w:rsidRDefault="00D70633">
            <w:pPr>
              <w:pPrChange w:id="1320" w:author="Jarno Nieminen" w:date="2014-06-11T12:40:00Z">
                <w:pPr>
                  <w:framePr w:hSpace="141" w:wrap="around" w:vAnchor="text" w:hAnchor="page" w:x="1810" w:y="204"/>
                </w:pPr>
              </w:pPrChange>
            </w:pPr>
            <w:r w:rsidRPr="00D82A73">
              <w:t>X</w:t>
            </w:r>
          </w:p>
        </w:tc>
        <w:tc>
          <w:tcPr>
            <w:tcW w:w="823" w:type="dxa"/>
            <w:shd w:val="clear" w:color="auto" w:fill="FFFFFF"/>
          </w:tcPr>
          <w:p w14:paraId="45AFA3E5" w14:textId="77777777" w:rsidR="00D70633" w:rsidRPr="00D82A73" w:rsidRDefault="00D70633">
            <w:pPr>
              <w:pPrChange w:id="1321" w:author="Jarno Nieminen" w:date="2014-06-11T12:40:00Z">
                <w:pPr>
                  <w:framePr w:hSpace="141" w:wrap="around" w:vAnchor="text" w:hAnchor="page" w:x="1810" w:y="204"/>
                </w:pPr>
              </w:pPrChange>
            </w:pPr>
            <w:r w:rsidRPr="00D82A73">
              <w:t>X</w:t>
            </w:r>
          </w:p>
        </w:tc>
        <w:tc>
          <w:tcPr>
            <w:tcW w:w="805" w:type="dxa"/>
            <w:shd w:val="clear" w:color="auto" w:fill="FFFFFF"/>
          </w:tcPr>
          <w:p w14:paraId="7E2F645A" w14:textId="77777777" w:rsidR="00D70633" w:rsidRPr="00D82A73" w:rsidRDefault="00D70633">
            <w:pPr>
              <w:pPrChange w:id="1322" w:author="Jarno Nieminen" w:date="2014-06-11T12:40:00Z">
                <w:pPr>
                  <w:framePr w:hSpace="141" w:wrap="around" w:vAnchor="text" w:hAnchor="page" w:x="1810" w:y="204"/>
                </w:pPr>
              </w:pPrChange>
            </w:pPr>
            <w:r w:rsidRPr="00D82A73">
              <w:t>X</w:t>
            </w:r>
          </w:p>
        </w:tc>
        <w:tc>
          <w:tcPr>
            <w:tcW w:w="805" w:type="dxa"/>
            <w:shd w:val="clear" w:color="auto" w:fill="FFFFFF"/>
          </w:tcPr>
          <w:p w14:paraId="7B29BA91" w14:textId="77777777" w:rsidR="00D70633" w:rsidRPr="00D82A73" w:rsidRDefault="00D70633">
            <w:pPr>
              <w:pPrChange w:id="1323" w:author="Jarno Nieminen" w:date="2014-06-11T12:40:00Z">
                <w:pPr>
                  <w:framePr w:hSpace="141" w:wrap="around" w:vAnchor="text" w:hAnchor="page" w:x="1810" w:y="204"/>
                </w:pPr>
              </w:pPrChange>
            </w:pPr>
          </w:p>
        </w:tc>
        <w:tc>
          <w:tcPr>
            <w:tcW w:w="660" w:type="dxa"/>
            <w:shd w:val="clear" w:color="auto" w:fill="FFFFFF"/>
          </w:tcPr>
          <w:p w14:paraId="0AE73FD8" w14:textId="77777777" w:rsidR="00D70633" w:rsidRPr="00D82A73" w:rsidRDefault="00D70633">
            <w:pPr>
              <w:pPrChange w:id="1324" w:author="Jarno Nieminen" w:date="2014-06-11T12:40:00Z">
                <w:pPr>
                  <w:framePr w:hSpace="141" w:wrap="around" w:vAnchor="text" w:hAnchor="page" w:x="1810" w:y="204"/>
                </w:pPr>
              </w:pPrChange>
            </w:pPr>
          </w:p>
        </w:tc>
      </w:tr>
      <w:tr w:rsidR="00601C65" w:rsidRPr="00D82A73" w14:paraId="5A1D73AF" w14:textId="77777777" w:rsidTr="00D70633">
        <w:tc>
          <w:tcPr>
            <w:tcW w:w="2524" w:type="dxa"/>
            <w:tcMar>
              <w:top w:w="0" w:type="dxa"/>
              <w:left w:w="108" w:type="dxa"/>
              <w:bottom w:w="0" w:type="dxa"/>
              <w:right w:w="108" w:type="dxa"/>
            </w:tcMar>
          </w:tcPr>
          <w:p w14:paraId="7637ED6D" w14:textId="77777777" w:rsidR="00D70633" w:rsidRPr="00D82A73" w:rsidRDefault="00D70633">
            <w:pPr>
              <w:pPrChange w:id="1325" w:author="Jarno Nieminen" w:date="2014-06-11T12:40:00Z">
                <w:pPr>
                  <w:framePr w:hSpace="141" w:wrap="around" w:vAnchor="text" w:hAnchor="page" w:x="1810" w:y="204"/>
                </w:pPr>
              </w:pPrChange>
            </w:pPr>
            <w:r w:rsidRPr="00D82A73">
              <w:t>CancelForm</w:t>
            </w:r>
          </w:p>
        </w:tc>
        <w:tc>
          <w:tcPr>
            <w:tcW w:w="947" w:type="dxa"/>
            <w:shd w:val="clear" w:color="auto" w:fill="FFFFFF"/>
            <w:tcMar>
              <w:top w:w="0" w:type="dxa"/>
              <w:left w:w="108" w:type="dxa"/>
              <w:bottom w:w="0" w:type="dxa"/>
              <w:right w:w="108" w:type="dxa"/>
            </w:tcMar>
          </w:tcPr>
          <w:p w14:paraId="5A9C6A9A" w14:textId="77777777" w:rsidR="00D70633" w:rsidRPr="00D82A73" w:rsidRDefault="00D70633">
            <w:pPr>
              <w:pPrChange w:id="1326"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3DB28776" w14:textId="77777777" w:rsidR="00D70633" w:rsidRPr="00D82A73" w:rsidRDefault="00D70633">
            <w:pPr>
              <w:pPrChange w:id="132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5039AD4" w14:textId="77777777" w:rsidR="00D70633" w:rsidRPr="00D82A73" w:rsidRDefault="00D70633">
            <w:pPr>
              <w:pPrChange w:id="1328" w:author="Jarno Nieminen" w:date="2014-06-11T12:40:00Z">
                <w:pPr>
                  <w:framePr w:hSpace="141" w:wrap="around" w:vAnchor="text" w:hAnchor="page" w:x="1810" w:y="204"/>
                </w:pPr>
              </w:pPrChange>
            </w:pPr>
            <w:r w:rsidRPr="00D82A73">
              <w:t>(X)</w:t>
            </w:r>
          </w:p>
        </w:tc>
        <w:tc>
          <w:tcPr>
            <w:tcW w:w="823" w:type="dxa"/>
            <w:shd w:val="clear" w:color="auto" w:fill="FFFFFF"/>
          </w:tcPr>
          <w:p w14:paraId="76576C23" w14:textId="77777777" w:rsidR="00D70633" w:rsidRPr="00D82A73" w:rsidRDefault="00D70633">
            <w:pPr>
              <w:pPrChange w:id="1329" w:author="Jarno Nieminen" w:date="2014-06-11T12:40:00Z">
                <w:pPr>
                  <w:framePr w:hSpace="141" w:wrap="around" w:vAnchor="text" w:hAnchor="page" w:x="1810" w:y="204"/>
                </w:pPr>
              </w:pPrChange>
            </w:pPr>
          </w:p>
        </w:tc>
        <w:tc>
          <w:tcPr>
            <w:tcW w:w="805" w:type="dxa"/>
            <w:shd w:val="clear" w:color="auto" w:fill="FFFFFF"/>
          </w:tcPr>
          <w:p w14:paraId="12DC729A" w14:textId="77777777" w:rsidR="00D70633" w:rsidRPr="00D82A73" w:rsidRDefault="00D70633">
            <w:pPr>
              <w:pPrChange w:id="1330" w:author="Jarno Nieminen" w:date="2014-06-11T12:40:00Z">
                <w:pPr>
                  <w:framePr w:hSpace="141" w:wrap="around" w:vAnchor="text" w:hAnchor="page" w:x="1810" w:y="204"/>
                </w:pPr>
              </w:pPrChange>
            </w:pPr>
          </w:p>
        </w:tc>
        <w:tc>
          <w:tcPr>
            <w:tcW w:w="805" w:type="dxa"/>
            <w:shd w:val="clear" w:color="auto" w:fill="FFFFFF"/>
          </w:tcPr>
          <w:p w14:paraId="2E254966" w14:textId="77777777" w:rsidR="00D70633" w:rsidRPr="00D82A73" w:rsidRDefault="00D70633">
            <w:pPr>
              <w:pPrChange w:id="1331" w:author="Jarno Nieminen" w:date="2014-06-11T12:40:00Z">
                <w:pPr>
                  <w:framePr w:hSpace="141" w:wrap="around" w:vAnchor="text" w:hAnchor="page" w:x="1810" w:y="204"/>
                </w:pPr>
              </w:pPrChange>
            </w:pPr>
          </w:p>
        </w:tc>
        <w:tc>
          <w:tcPr>
            <w:tcW w:w="660" w:type="dxa"/>
            <w:shd w:val="clear" w:color="auto" w:fill="FFFFFF"/>
          </w:tcPr>
          <w:p w14:paraId="677DA485" w14:textId="77777777" w:rsidR="00D70633" w:rsidRPr="00D82A73" w:rsidRDefault="00D70633">
            <w:pPr>
              <w:pPrChange w:id="1332" w:author="Jarno Nieminen" w:date="2014-06-11T12:40:00Z">
                <w:pPr>
                  <w:framePr w:hSpace="141" w:wrap="around" w:vAnchor="text" w:hAnchor="page" w:x="1810" w:y="204"/>
                </w:pPr>
              </w:pPrChange>
            </w:pPr>
          </w:p>
        </w:tc>
      </w:tr>
      <w:tr w:rsidR="00601C65" w:rsidRPr="00D82A73" w14:paraId="02C34B61" w14:textId="77777777" w:rsidTr="00D70633">
        <w:tc>
          <w:tcPr>
            <w:tcW w:w="2524" w:type="dxa"/>
            <w:tcMar>
              <w:top w:w="0" w:type="dxa"/>
              <w:left w:w="108" w:type="dxa"/>
              <w:bottom w:w="0" w:type="dxa"/>
              <w:right w:w="108" w:type="dxa"/>
            </w:tcMar>
          </w:tcPr>
          <w:p w14:paraId="36EBD398" w14:textId="77777777" w:rsidR="00D70633" w:rsidRPr="00D82A73" w:rsidRDefault="00D70633">
            <w:pPr>
              <w:pPrChange w:id="1333" w:author="Jarno Nieminen" w:date="2014-06-11T12:40:00Z">
                <w:pPr>
                  <w:framePr w:hSpace="141" w:wrap="around" w:vAnchor="text" w:hAnchor="page" w:x="1810" w:y="204"/>
                </w:pPr>
              </w:pPrChange>
            </w:pPr>
          </w:p>
        </w:tc>
        <w:tc>
          <w:tcPr>
            <w:tcW w:w="947" w:type="dxa"/>
            <w:shd w:val="clear" w:color="auto" w:fill="FFFFFF"/>
            <w:tcMar>
              <w:top w:w="0" w:type="dxa"/>
              <w:left w:w="108" w:type="dxa"/>
              <w:bottom w:w="0" w:type="dxa"/>
              <w:right w:w="108" w:type="dxa"/>
            </w:tcMar>
          </w:tcPr>
          <w:p w14:paraId="102151F4" w14:textId="77777777" w:rsidR="00D70633" w:rsidRPr="00D82A73" w:rsidRDefault="00D70633">
            <w:pPr>
              <w:pPrChange w:id="133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6951A80C" w14:textId="77777777" w:rsidR="00D70633" w:rsidRPr="00D82A73" w:rsidRDefault="00D70633">
            <w:pPr>
              <w:pPrChange w:id="133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CA8CD37" w14:textId="77777777" w:rsidR="00D70633" w:rsidRPr="00D82A73" w:rsidRDefault="00D70633">
            <w:pPr>
              <w:pPrChange w:id="1336" w:author="Jarno Nieminen" w:date="2014-06-11T12:40:00Z">
                <w:pPr>
                  <w:framePr w:hSpace="141" w:wrap="around" w:vAnchor="text" w:hAnchor="page" w:x="1810" w:y="204"/>
                </w:pPr>
              </w:pPrChange>
            </w:pPr>
          </w:p>
        </w:tc>
        <w:tc>
          <w:tcPr>
            <w:tcW w:w="823" w:type="dxa"/>
            <w:shd w:val="clear" w:color="auto" w:fill="FFFFFF"/>
          </w:tcPr>
          <w:p w14:paraId="72D5B6A8" w14:textId="77777777" w:rsidR="00D70633" w:rsidRPr="00D82A73" w:rsidRDefault="00D70633">
            <w:pPr>
              <w:pPrChange w:id="1337" w:author="Jarno Nieminen" w:date="2014-06-11T12:40:00Z">
                <w:pPr>
                  <w:framePr w:hSpace="141" w:wrap="around" w:vAnchor="text" w:hAnchor="page" w:x="1810" w:y="204"/>
                </w:pPr>
              </w:pPrChange>
            </w:pPr>
          </w:p>
        </w:tc>
        <w:tc>
          <w:tcPr>
            <w:tcW w:w="805" w:type="dxa"/>
            <w:shd w:val="clear" w:color="auto" w:fill="FFFFFF"/>
          </w:tcPr>
          <w:p w14:paraId="0BCD38A8" w14:textId="77777777" w:rsidR="00D70633" w:rsidRPr="00D82A73" w:rsidRDefault="00D70633">
            <w:pPr>
              <w:pPrChange w:id="1338" w:author="Jarno Nieminen" w:date="2014-06-11T12:40:00Z">
                <w:pPr>
                  <w:framePr w:hSpace="141" w:wrap="around" w:vAnchor="text" w:hAnchor="page" w:x="1810" w:y="204"/>
                </w:pPr>
              </w:pPrChange>
            </w:pPr>
          </w:p>
        </w:tc>
        <w:tc>
          <w:tcPr>
            <w:tcW w:w="805" w:type="dxa"/>
            <w:shd w:val="clear" w:color="auto" w:fill="FFFFFF"/>
          </w:tcPr>
          <w:p w14:paraId="5B032E9D" w14:textId="77777777" w:rsidR="00D70633" w:rsidRPr="00D82A73" w:rsidRDefault="00D70633">
            <w:pPr>
              <w:pPrChange w:id="1339" w:author="Jarno Nieminen" w:date="2014-06-11T12:40:00Z">
                <w:pPr>
                  <w:framePr w:hSpace="141" w:wrap="around" w:vAnchor="text" w:hAnchor="page" w:x="1810" w:y="204"/>
                </w:pPr>
              </w:pPrChange>
            </w:pPr>
          </w:p>
        </w:tc>
        <w:tc>
          <w:tcPr>
            <w:tcW w:w="660" w:type="dxa"/>
            <w:shd w:val="clear" w:color="auto" w:fill="FFFFFF"/>
          </w:tcPr>
          <w:p w14:paraId="242035F9" w14:textId="77777777" w:rsidR="00D70633" w:rsidRPr="00D82A73" w:rsidRDefault="00D70633">
            <w:pPr>
              <w:pPrChange w:id="1340" w:author="Jarno Nieminen" w:date="2014-06-11T12:40:00Z">
                <w:pPr>
                  <w:framePr w:hSpace="141" w:wrap="around" w:vAnchor="text" w:hAnchor="page" w:x="1810" w:y="204"/>
                </w:pPr>
              </w:pPrChange>
            </w:pPr>
          </w:p>
        </w:tc>
      </w:tr>
      <w:tr w:rsidR="00601C65" w:rsidRPr="00D82A73" w14:paraId="5B2FD975" w14:textId="77777777" w:rsidTr="00D70633">
        <w:tc>
          <w:tcPr>
            <w:tcW w:w="2524" w:type="dxa"/>
            <w:tcMar>
              <w:top w:w="0" w:type="dxa"/>
              <w:left w:w="108" w:type="dxa"/>
              <w:bottom w:w="0" w:type="dxa"/>
              <w:right w:w="108" w:type="dxa"/>
            </w:tcMar>
          </w:tcPr>
          <w:p w14:paraId="192F8B60" w14:textId="77777777" w:rsidR="00D70633" w:rsidRPr="00D82A73" w:rsidRDefault="00D70633">
            <w:pPr>
              <w:pPrChange w:id="1341" w:author="Jarno Nieminen" w:date="2014-06-11T12:40:00Z">
                <w:pPr>
                  <w:framePr w:hSpace="141" w:wrap="around" w:vAnchor="text" w:hAnchor="page" w:x="1810" w:y="204"/>
                </w:pPr>
              </w:pPrChange>
            </w:pPr>
            <w:r w:rsidRPr="00D82A73">
              <w:t>Update</w:t>
            </w:r>
          </w:p>
        </w:tc>
        <w:tc>
          <w:tcPr>
            <w:tcW w:w="947" w:type="dxa"/>
            <w:shd w:val="clear" w:color="auto" w:fill="FFFFFF"/>
            <w:tcMar>
              <w:top w:w="0" w:type="dxa"/>
              <w:left w:w="108" w:type="dxa"/>
              <w:bottom w:w="0" w:type="dxa"/>
              <w:right w:w="108" w:type="dxa"/>
            </w:tcMar>
          </w:tcPr>
          <w:p w14:paraId="5002B220" w14:textId="77777777" w:rsidR="00D70633" w:rsidRPr="00D82A73" w:rsidRDefault="00D70633">
            <w:pPr>
              <w:pPrChange w:id="134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27854B6" w14:textId="77777777" w:rsidR="00D70633" w:rsidRPr="00D82A73" w:rsidRDefault="00D70633">
            <w:pPr>
              <w:pPrChange w:id="1343"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2D5690DA" w14:textId="77777777" w:rsidR="00D70633" w:rsidRPr="00D82A73" w:rsidRDefault="00D70633">
            <w:pPr>
              <w:pPrChange w:id="1344" w:author="Jarno Nieminen" w:date="2014-06-11T12:40:00Z">
                <w:pPr>
                  <w:framePr w:hSpace="141" w:wrap="around" w:vAnchor="text" w:hAnchor="page" w:x="1810" w:y="204"/>
                </w:pPr>
              </w:pPrChange>
            </w:pPr>
            <w:r w:rsidRPr="00D82A73">
              <w:t>X</w:t>
            </w:r>
          </w:p>
        </w:tc>
        <w:tc>
          <w:tcPr>
            <w:tcW w:w="823" w:type="dxa"/>
            <w:shd w:val="clear" w:color="auto" w:fill="FFFFFF"/>
          </w:tcPr>
          <w:p w14:paraId="6CFFC0A7" w14:textId="77777777" w:rsidR="00D70633" w:rsidRPr="00D82A73" w:rsidRDefault="00D70633">
            <w:pPr>
              <w:pPrChange w:id="1345" w:author="Jarno Nieminen" w:date="2014-06-11T12:40:00Z">
                <w:pPr>
                  <w:framePr w:hSpace="141" w:wrap="around" w:vAnchor="text" w:hAnchor="page" w:x="1810" w:y="204"/>
                </w:pPr>
              </w:pPrChange>
            </w:pPr>
            <w:r w:rsidRPr="00D82A73">
              <w:t>X</w:t>
            </w:r>
          </w:p>
        </w:tc>
        <w:tc>
          <w:tcPr>
            <w:tcW w:w="805" w:type="dxa"/>
            <w:shd w:val="clear" w:color="auto" w:fill="FFFFFF"/>
          </w:tcPr>
          <w:p w14:paraId="2A8EAF1F" w14:textId="77777777" w:rsidR="00D70633" w:rsidRPr="00D82A73" w:rsidRDefault="00D70633">
            <w:pPr>
              <w:pPrChange w:id="1346" w:author="Jarno Nieminen" w:date="2014-06-11T12:40:00Z">
                <w:pPr>
                  <w:framePr w:hSpace="141" w:wrap="around" w:vAnchor="text" w:hAnchor="page" w:x="1810" w:y="204"/>
                </w:pPr>
              </w:pPrChange>
            </w:pPr>
            <w:r w:rsidRPr="00D82A73">
              <w:t>X</w:t>
            </w:r>
          </w:p>
        </w:tc>
        <w:tc>
          <w:tcPr>
            <w:tcW w:w="805" w:type="dxa"/>
            <w:shd w:val="clear" w:color="auto" w:fill="FFFFFF"/>
          </w:tcPr>
          <w:p w14:paraId="3EE0F3D5" w14:textId="77777777" w:rsidR="00D70633" w:rsidRPr="00D82A73" w:rsidRDefault="00D70633">
            <w:pPr>
              <w:pPrChange w:id="1347" w:author="Jarno Nieminen" w:date="2014-06-11T12:40:00Z">
                <w:pPr>
                  <w:framePr w:hSpace="141" w:wrap="around" w:vAnchor="text" w:hAnchor="page" w:x="1810" w:y="204"/>
                </w:pPr>
              </w:pPrChange>
            </w:pPr>
            <w:r w:rsidRPr="00D82A73">
              <w:t>X</w:t>
            </w:r>
          </w:p>
        </w:tc>
        <w:tc>
          <w:tcPr>
            <w:tcW w:w="660" w:type="dxa"/>
            <w:shd w:val="clear" w:color="auto" w:fill="FFFFFF"/>
          </w:tcPr>
          <w:p w14:paraId="56F6F55D" w14:textId="77777777" w:rsidR="00D70633" w:rsidRPr="00D82A73" w:rsidRDefault="00D70633">
            <w:pPr>
              <w:pPrChange w:id="1348" w:author="Jarno Nieminen" w:date="2014-06-11T12:40:00Z">
                <w:pPr>
                  <w:framePr w:hSpace="141" w:wrap="around" w:vAnchor="text" w:hAnchor="page" w:x="1810" w:y="204"/>
                </w:pPr>
              </w:pPrChange>
            </w:pPr>
          </w:p>
        </w:tc>
      </w:tr>
      <w:tr w:rsidR="00601C65" w:rsidRPr="00D82A73" w14:paraId="1227992F" w14:textId="77777777" w:rsidTr="00D70633">
        <w:tc>
          <w:tcPr>
            <w:tcW w:w="2524" w:type="dxa"/>
            <w:tcMar>
              <w:top w:w="0" w:type="dxa"/>
              <w:left w:w="108" w:type="dxa"/>
              <w:bottom w:w="0" w:type="dxa"/>
              <w:right w:w="108" w:type="dxa"/>
            </w:tcMar>
          </w:tcPr>
          <w:p w14:paraId="55B65430" w14:textId="77777777" w:rsidR="00D70633" w:rsidRPr="00D82A73" w:rsidRDefault="00D70633">
            <w:pPr>
              <w:pPrChange w:id="1349" w:author="Jarno Nieminen" w:date="2014-06-11T12:40:00Z">
                <w:pPr>
                  <w:framePr w:hSpace="141" w:wrap="around" w:vAnchor="text" w:hAnchor="page" w:x="1810" w:y="204"/>
                </w:pPr>
              </w:pPrChange>
            </w:pPr>
            <w:r w:rsidRPr="00D82A73">
              <w:t>ProcessNotification</w:t>
            </w:r>
          </w:p>
        </w:tc>
        <w:tc>
          <w:tcPr>
            <w:tcW w:w="947" w:type="dxa"/>
            <w:shd w:val="clear" w:color="auto" w:fill="FFFFFF"/>
            <w:tcMar>
              <w:top w:w="0" w:type="dxa"/>
              <w:left w:w="108" w:type="dxa"/>
              <w:bottom w:w="0" w:type="dxa"/>
              <w:right w:w="108" w:type="dxa"/>
            </w:tcMar>
          </w:tcPr>
          <w:p w14:paraId="4EC8AAD9" w14:textId="77777777" w:rsidR="00D70633" w:rsidRPr="00D82A73" w:rsidRDefault="00D70633">
            <w:pPr>
              <w:pPrChange w:id="135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34F38E0" w14:textId="77777777" w:rsidR="00D70633" w:rsidRPr="00D82A73" w:rsidRDefault="00D70633">
            <w:pPr>
              <w:pPrChange w:id="1351"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1145AE63" w14:textId="77777777" w:rsidR="00D70633" w:rsidRPr="00D82A73" w:rsidRDefault="00D70633">
            <w:pPr>
              <w:pPrChange w:id="1352" w:author="Jarno Nieminen" w:date="2014-06-11T12:40:00Z">
                <w:pPr>
                  <w:framePr w:hSpace="141" w:wrap="around" w:vAnchor="text" w:hAnchor="page" w:x="1810" w:y="204"/>
                </w:pPr>
              </w:pPrChange>
            </w:pPr>
          </w:p>
        </w:tc>
        <w:tc>
          <w:tcPr>
            <w:tcW w:w="823" w:type="dxa"/>
            <w:shd w:val="clear" w:color="auto" w:fill="FFFFFF"/>
          </w:tcPr>
          <w:p w14:paraId="393FCA9C" w14:textId="77777777" w:rsidR="00D70633" w:rsidRPr="00D82A73" w:rsidRDefault="00D70633">
            <w:pPr>
              <w:pPrChange w:id="1353" w:author="Jarno Nieminen" w:date="2014-06-11T12:40:00Z">
                <w:pPr>
                  <w:framePr w:hSpace="141" w:wrap="around" w:vAnchor="text" w:hAnchor="page" w:x="1810" w:y="204"/>
                </w:pPr>
              </w:pPrChange>
            </w:pPr>
          </w:p>
        </w:tc>
        <w:tc>
          <w:tcPr>
            <w:tcW w:w="805" w:type="dxa"/>
            <w:shd w:val="clear" w:color="auto" w:fill="FFFFFF"/>
          </w:tcPr>
          <w:p w14:paraId="5F4C8774" w14:textId="77777777" w:rsidR="00D70633" w:rsidRPr="00D82A73" w:rsidRDefault="00D70633">
            <w:pPr>
              <w:pPrChange w:id="1354" w:author="Jarno Nieminen" w:date="2014-06-11T12:40:00Z">
                <w:pPr>
                  <w:framePr w:hSpace="141" w:wrap="around" w:vAnchor="text" w:hAnchor="page" w:x="1810" w:y="204"/>
                </w:pPr>
              </w:pPrChange>
            </w:pPr>
          </w:p>
        </w:tc>
        <w:tc>
          <w:tcPr>
            <w:tcW w:w="805" w:type="dxa"/>
            <w:shd w:val="clear" w:color="auto" w:fill="FFFFFF"/>
          </w:tcPr>
          <w:p w14:paraId="15F5639B" w14:textId="77777777" w:rsidR="00D70633" w:rsidRPr="00D82A73" w:rsidRDefault="00D70633">
            <w:pPr>
              <w:pPrChange w:id="1355" w:author="Jarno Nieminen" w:date="2014-06-11T12:40:00Z">
                <w:pPr>
                  <w:framePr w:hSpace="141" w:wrap="around" w:vAnchor="text" w:hAnchor="page" w:x="1810" w:y="204"/>
                </w:pPr>
              </w:pPrChange>
            </w:pPr>
            <w:r w:rsidRPr="00D82A73">
              <w:t>X</w:t>
            </w:r>
          </w:p>
        </w:tc>
        <w:tc>
          <w:tcPr>
            <w:tcW w:w="660" w:type="dxa"/>
            <w:shd w:val="clear" w:color="auto" w:fill="FFFFFF"/>
          </w:tcPr>
          <w:p w14:paraId="01FAEB75" w14:textId="77777777" w:rsidR="00D70633" w:rsidRPr="00D82A73" w:rsidRDefault="00D70633">
            <w:pPr>
              <w:pPrChange w:id="1356" w:author="Jarno Nieminen" w:date="2014-06-11T12:40:00Z">
                <w:pPr>
                  <w:framePr w:hSpace="141" w:wrap="around" w:vAnchor="text" w:hAnchor="page" w:x="1810" w:y="204"/>
                </w:pPr>
              </w:pPrChange>
            </w:pPr>
            <w:r w:rsidRPr="00D82A73">
              <w:t>X</w:t>
            </w:r>
          </w:p>
        </w:tc>
      </w:tr>
    </w:tbl>
    <w:p w14:paraId="02B49839" w14:textId="77777777" w:rsidR="007B5F8B" w:rsidRPr="00D82A73" w:rsidRDefault="007B5F8B" w:rsidP="007B5F8B">
      <w:pPr>
        <w:rPr>
          <w:del w:id="1357" w:author="Jarno Nieminen" w:date="2014-06-11T12:40:00Z"/>
        </w:rPr>
      </w:pPr>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4"/>
        <w:gridCol w:w="947"/>
        <w:gridCol w:w="955"/>
        <w:gridCol w:w="955"/>
        <w:gridCol w:w="823"/>
        <w:gridCol w:w="805"/>
        <w:gridCol w:w="805"/>
        <w:gridCol w:w="660"/>
      </w:tblGrid>
      <w:tr w:rsidR="00D70633" w:rsidRPr="00D82A73" w14:paraId="0603B494" w14:textId="77777777" w:rsidTr="00D70633">
        <w:trPr>
          <w:ins w:id="1358" w:author="Jarno Nieminen" w:date="2014-06-11T12:40:00Z"/>
        </w:trPr>
        <w:tc>
          <w:tcPr>
            <w:tcW w:w="8474" w:type="dxa"/>
            <w:gridSpan w:val="8"/>
            <w:tcMar>
              <w:top w:w="0" w:type="dxa"/>
              <w:left w:w="108" w:type="dxa"/>
              <w:bottom w:w="0" w:type="dxa"/>
              <w:right w:w="108" w:type="dxa"/>
            </w:tcMar>
          </w:tcPr>
          <w:p w14:paraId="142C63F7" w14:textId="77777777" w:rsidR="00D70633" w:rsidRPr="00D82A73" w:rsidRDefault="00D70633" w:rsidP="00D70633">
            <w:pPr>
              <w:rPr>
                <w:ins w:id="1359" w:author="Jarno Nieminen" w:date="2014-06-11T12:40:00Z"/>
              </w:rPr>
            </w:pPr>
          </w:p>
        </w:tc>
      </w:tr>
      <w:tr w:rsidR="00601C65" w:rsidRPr="00D82A73" w14:paraId="18A4EDB8" w14:textId="77777777" w:rsidTr="00D70633">
        <w:tc>
          <w:tcPr>
            <w:tcW w:w="2524" w:type="dxa"/>
            <w:shd w:val="clear" w:color="auto" w:fill="DDD9C3" w:themeFill="background2" w:themeFillShade="E6"/>
            <w:tcMar>
              <w:top w:w="0" w:type="dxa"/>
              <w:left w:w="108" w:type="dxa"/>
              <w:bottom w:w="0" w:type="dxa"/>
              <w:right w:w="108" w:type="dxa"/>
            </w:tcMar>
            <w:hideMark/>
          </w:tcPr>
          <w:p w14:paraId="57334DEF" w14:textId="77777777" w:rsidR="00D70633" w:rsidRPr="00D82A73" w:rsidRDefault="00D70633">
            <w:pPr>
              <w:pPrChange w:id="1360" w:author="Jarno Nieminen" w:date="2014-06-11T12:40:00Z">
                <w:pPr>
                  <w:framePr w:hSpace="141" w:wrap="around" w:vAnchor="text" w:hAnchor="page" w:x="1810" w:y="204"/>
                </w:pPr>
              </w:pPrChange>
            </w:pPr>
            <w:r w:rsidRPr="00D82A73">
              <w:t>Tjänstekontrakt</w:t>
            </w:r>
          </w:p>
        </w:tc>
        <w:tc>
          <w:tcPr>
            <w:tcW w:w="947" w:type="dxa"/>
            <w:shd w:val="clear" w:color="auto" w:fill="DDD9C3" w:themeFill="background2" w:themeFillShade="E6"/>
            <w:tcMar>
              <w:top w:w="0" w:type="dxa"/>
              <w:left w:w="108" w:type="dxa"/>
              <w:bottom w:w="0" w:type="dxa"/>
              <w:right w:w="108" w:type="dxa"/>
            </w:tcMar>
            <w:hideMark/>
          </w:tcPr>
          <w:p w14:paraId="66419E31" w14:textId="77777777" w:rsidR="00D70633" w:rsidRPr="00D82A73" w:rsidRDefault="00D70633">
            <w:pPr>
              <w:pPrChange w:id="1361" w:author="Jarno Nieminen" w:date="2014-06-11T12:40:00Z">
                <w:pPr>
                  <w:framePr w:hSpace="141" w:wrap="around" w:vAnchor="text" w:hAnchor="page" w:x="1810" w:y="204"/>
                </w:pPr>
              </w:pPrChange>
            </w:pPr>
            <w:r>
              <w:t>Flöde AF7</w:t>
            </w:r>
          </w:p>
        </w:tc>
        <w:tc>
          <w:tcPr>
            <w:tcW w:w="955" w:type="dxa"/>
            <w:shd w:val="clear" w:color="auto" w:fill="DDD9C3" w:themeFill="background2" w:themeFillShade="E6"/>
            <w:tcMar>
              <w:top w:w="0" w:type="dxa"/>
              <w:left w:w="108" w:type="dxa"/>
              <w:bottom w:w="0" w:type="dxa"/>
              <w:right w:w="108" w:type="dxa"/>
            </w:tcMar>
            <w:hideMark/>
          </w:tcPr>
          <w:p w14:paraId="7E5EABDE" w14:textId="77777777" w:rsidR="00D70633" w:rsidRPr="00D82A73" w:rsidRDefault="00D70633">
            <w:pPr>
              <w:pPrChange w:id="1362" w:author="Jarno Nieminen" w:date="2014-06-11T12:40:00Z">
                <w:pPr>
                  <w:framePr w:hSpace="141" w:wrap="around" w:vAnchor="text" w:hAnchor="page" w:x="1810" w:y="204"/>
                </w:pPr>
              </w:pPrChange>
            </w:pPr>
            <w:r w:rsidRPr="00D82A73">
              <w:t>Flöde AF</w:t>
            </w:r>
            <w:r>
              <w:t>8</w:t>
            </w:r>
          </w:p>
        </w:tc>
        <w:tc>
          <w:tcPr>
            <w:tcW w:w="955" w:type="dxa"/>
            <w:shd w:val="clear" w:color="auto" w:fill="DDD9C3" w:themeFill="background2" w:themeFillShade="E6"/>
            <w:tcMar>
              <w:top w:w="0" w:type="dxa"/>
              <w:left w:w="108" w:type="dxa"/>
              <w:bottom w:w="0" w:type="dxa"/>
              <w:right w:w="108" w:type="dxa"/>
            </w:tcMar>
            <w:hideMark/>
          </w:tcPr>
          <w:p w14:paraId="10F45D56" w14:textId="77777777" w:rsidR="00D70633" w:rsidRPr="00D82A73" w:rsidRDefault="00D70633">
            <w:pPr>
              <w:pPrChange w:id="1363" w:author="Jarno Nieminen" w:date="2014-06-11T12:40:00Z">
                <w:pPr>
                  <w:framePr w:hSpace="141" w:wrap="around" w:vAnchor="text" w:hAnchor="page" w:x="1810" w:y="204"/>
                </w:pPr>
              </w:pPrChange>
            </w:pPr>
            <w:r w:rsidRPr="00D82A73">
              <w:t xml:space="preserve">Flöde </w:t>
            </w:r>
          </w:p>
          <w:p w14:paraId="09AD5F1F" w14:textId="77777777" w:rsidR="00D70633" w:rsidRPr="00D82A73" w:rsidRDefault="00D70633">
            <w:pPr>
              <w:pPrChange w:id="1364" w:author="Jarno Nieminen" w:date="2014-06-11T12:40:00Z">
                <w:pPr>
                  <w:framePr w:hSpace="141" w:wrap="around" w:vAnchor="text" w:hAnchor="page" w:x="1810" w:y="204"/>
                </w:pPr>
              </w:pPrChange>
            </w:pPr>
            <w:r w:rsidRPr="00D82A73">
              <w:t>AF</w:t>
            </w:r>
            <w:r>
              <w:t>9</w:t>
            </w:r>
          </w:p>
        </w:tc>
        <w:tc>
          <w:tcPr>
            <w:tcW w:w="823" w:type="dxa"/>
            <w:shd w:val="clear" w:color="auto" w:fill="DDD9C3" w:themeFill="background2" w:themeFillShade="E6"/>
          </w:tcPr>
          <w:p w14:paraId="5B26E88D" w14:textId="77777777" w:rsidR="00D70633" w:rsidRPr="00D82A73" w:rsidRDefault="00D70633">
            <w:pPr>
              <w:pPrChange w:id="1365" w:author="Jarno Nieminen" w:date="2014-06-11T12:40:00Z">
                <w:pPr>
                  <w:framePr w:hSpace="141" w:wrap="around" w:vAnchor="text" w:hAnchor="page" w:x="1810" w:y="204"/>
                </w:pPr>
              </w:pPrChange>
            </w:pPr>
            <w:r w:rsidRPr="00D82A73">
              <w:t>Flöde</w:t>
            </w:r>
          </w:p>
          <w:p w14:paraId="7EB43D37" w14:textId="77777777" w:rsidR="00D70633" w:rsidRPr="00D82A73" w:rsidRDefault="00D70633">
            <w:pPr>
              <w:pPrChange w:id="1366" w:author="Jarno Nieminen" w:date="2014-06-11T12:40:00Z">
                <w:pPr>
                  <w:framePr w:hSpace="141" w:wrap="around" w:vAnchor="text" w:hAnchor="page" w:x="1810" w:y="204"/>
                </w:pPr>
              </w:pPrChange>
            </w:pPr>
            <w:r w:rsidRPr="00D82A73">
              <w:t>AF</w:t>
            </w:r>
            <w:r>
              <w:t>10</w:t>
            </w:r>
          </w:p>
        </w:tc>
        <w:tc>
          <w:tcPr>
            <w:tcW w:w="805" w:type="dxa"/>
            <w:shd w:val="clear" w:color="auto" w:fill="DDD9C3" w:themeFill="background2" w:themeFillShade="E6"/>
          </w:tcPr>
          <w:p w14:paraId="639D5892" w14:textId="77777777" w:rsidR="00D70633" w:rsidRPr="00D82A73" w:rsidRDefault="00D70633">
            <w:pPr>
              <w:pPrChange w:id="1367" w:author="Jarno Nieminen" w:date="2014-06-11T12:40:00Z">
                <w:pPr>
                  <w:framePr w:hSpace="141" w:wrap="around" w:vAnchor="text" w:hAnchor="page" w:x="1810" w:y="204"/>
                </w:pPr>
              </w:pPrChange>
            </w:pPr>
            <w:r w:rsidRPr="00D82A73">
              <w:t>Flöde</w:t>
            </w:r>
          </w:p>
          <w:p w14:paraId="265BC0F7" w14:textId="77777777" w:rsidR="00D70633" w:rsidRPr="00D82A73" w:rsidRDefault="00D70633">
            <w:pPr>
              <w:pPrChange w:id="1368" w:author="Jarno Nieminen" w:date="2014-06-11T12:40:00Z">
                <w:pPr>
                  <w:framePr w:hSpace="141" w:wrap="around" w:vAnchor="text" w:hAnchor="page" w:x="1810" w:y="204"/>
                </w:pPr>
              </w:pPrChange>
            </w:pPr>
            <w:r>
              <w:t>AF11</w:t>
            </w:r>
          </w:p>
        </w:tc>
        <w:tc>
          <w:tcPr>
            <w:tcW w:w="805" w:type="dxa"/>
            <w:shd w:val="clear" w:color="auto" w:fill="DDD9C3" w:themeFill="background2" w:themeFillShade="E6"/>
          </w:tcPr>
          <w:p w14:paraId="29069B19" w14:textId="77777777" w:rsidR="00D70633" w:rsidRPr="00D82A73" w:rsidRDefault="00D70633">
            <w:pPr>
              <w:pPrChange w:id="1369" w:author="Jarno Nieminen" w:date="2014-06-11T12:40:00Z">
                <w:pPr>
                  <w:framePr w:hSpace="141" w:wrap="around" w:vAnchor="text" w:hAnchor="page" w:x="1810" w:y="204"/>
                </w:pPr>
              </w:pPrChange>
            </w:pPr>
            <w:r w:rsidRPr="00D82A73">
              <w:t>Flöde</w:t>
            </w:r>
          </w:p>
          <w:p w14:paraId="7D78DFFA" w14:textId="77777777" w:rsidR="00D70633" w:rsidRPr="00D82A73" w:rsidRDefault="00D70633">
            <w:pPr>
              <w:pPrChange w:id="1370" w:author="Jarno Nieminen" w:date="2014-06-11T12:40:00Z">
                <w:pPr>
                  <w:framePr w:hSpace="141" w:wrap="around" w:vAnchor="text" w:hAnchor="page" w:x="1810" w:y="204"/>
                </w:pPr>
              </w:pPrChange>
            </w:pPr>
            <w:r>
              <w:t>AF12</w:t>
            </w:r>
          </w:p>
        </w:tc>
        <w:tc>
          <w:tcPr>
            <w:tcW w:w="660" w:type="dxa"/>
            <w:shd w:val="clear" w:color="auto" w:fill="DDD9C3" w:themeFill="background2" w:themeFillShade="E6"/>
          </w:tcPr>
          <w:p w14:paraId="2135681E" w14:textId="77777777" w:rsidR="00D70633" w:rsidRPr="00D82A73" w:rsidRDefault="00D70633">
            <w:pPr>
              <w:pPrChange w:id="1371" w:author="Jarno Nieminen" w:date="2014-06-11T12:40:00Z">
                <w:pPr>
                  <w:framePr w:hSpace="141" w:wrap="around" w:vAnchor="text" w:hAnchor="page" w:x="1810" w:y="204"/>
                </w:pPr>
              </w:pPrChange>
            </w:pPr>
            <w:r w:rsidRPr="00D82A73">
              <w:t>Flöde</w:t>
            </w:r>
          </w:p>
          <w:p w14:paraId="18E808C3" w14:textId="77777777" w:rsidR="00D70633" w:rsidRPr="00D82A73" w:rsidRDefault="00D70633">
            <w:pPr>
              <w:pPrChange w:id="1372" w:author="Jarno Nieminen" w:date="2014-06-11T12:40:00Z">
                <w:pPr>
                  <w:framePr w:hSpace="141" w:wrap="around" w:vAnchor="text" w:hAnchor="page" w:x="1810" w:y="204"/>
                </w:pPr>
              </w:pPrChange>
            </w:pPr>
            <w:r>
              <w:t>AF13</w:t>
            </w:r>
          </w:p>
        </w:tc>
      </w:tr>
      <w:tr w:rsidR="00601C65" w:rsidRPr="00D82A73" w14:paraId="75F4DD63" w14:textId="77777777" w:rsidTr="00D70633">
        <w:tc>
          <w:tcPr>
            <w:tcW w:w="2524" w:type="dxa"/>
            <w:tcMar>
              <w:top w:w="0" w:type="dxa"/>
              <w:left w:w="108" w:type="dxa"/>
              <w:bottom w:w="0" w:type="dxa"/>
              <w:right w:w="108" w:type="dxa"/>
            </w:tcMar>
          </w:tcPr>
          <w:p w14:paraId="0A406D42" w14:textId="77777777" w:rsidR="00D70633" w:rsidRPr="00D82A73" w:rsidRDefault="00D70633">
            <w:pPr>
              <w:pPrChange w:id="1373" w:author="Jarno Nieminen" w:date="2014-06-11T12:40:00Z">
                <w:pPr>
                  <w:framePr w:hSpace="141" w:wrap="around" w:vAnchor="text" w:hAnchor="page" w:x="1810" w:y="204"/>
                </w:pPr>
              </w:pPrChange>
            </w:pPr>
            <w:r w:rsidRPr="00D82A73">
              <w:t>GetFormTemplate</w:t>
            </w:r>
          </w:p>
        </w:tc>
        <w:tc>
          <w:tcPr>
            <w:tcW w:w="947" w:type="dxa"/>
            <w:shd w:val="clear" w:color="auto" w:fill="FFFFFF"/>
            <w:tcMar>
              <w:top w:w="0" w:type="dxa"/>
              <w:left w:w="108" w:type="dxa"/>
              <w:bottom w:w="0" w:type="dxa"/>
              <w:right w:w="108" w:type="dxa"/>
            </w:tcMar>
          </w:tcPr>
          <w:p w14:paraId="64AC4668" w14:textId="77777777" w:rsidR="00D70633" w:rsidRPr="00D82A73" w:rsidRDefault="00D70633">
            <w:pPr>
              <w:pPrChange w:id="137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015DDEC" w14:textId="77777777" w:rsidR="00D70633" w:rsidRPr="00D82A73" w:rsidRDefault="00D70633">
            <w:pPr>
              <w:pPrChange w:id="137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1EF6DEB" w14:textId="77777777" w:rsidR="00D70633" w:rsidRPr="00D82A73" w:rsidRDefault="00D70633">
            <w:pPr>
              <w:pPrChange w:id="1376" w:author="Jarno Nieminen" w:date="2014-06-11T12:40:00Z">
                <w:pPr>
                  <w:framePr w:hSpace="141" w:wrap="around" w:vAnchor="text" w:hAnchor="page" w:x="1810" w:y="204"/>
                </w:pPr>
              </w:pPrChange>
            </w:pPr>
          </w:p>
        </w:tc>
        <w:tc>
          <w:tcPr>
            <w:tcW w:w="823" w:type="dxa"/>
            <w:shd w:val="clear" w:color="auto" w:fill="FFFFFF"/>
          </w:tcPr>
          <w:p w14:paraId="79589946" w14:textId="77777777" w:rsidR="00D70633" w:rsidRPr="00D82A73" w:rsidRDefault="00D70633">
            <w:pPr>
              <w:pPrChange w:id="1377" w:author="Jarno Nieminen" w:date="2014-06-11T12:40:00Z">
                <w:pPr>
                  <w:framePr w:hSpace="141" w:wrap="around" w:vAnchor="text" w:hAnchor="page" w:x="1810" w:y="204"/>
                </w:pPr>
              </w:pPrChange>
            </w:pPr>
          </w:p>
        </w:tc>
        <w:tc>
          <w:tcPr>
            <w:tcW w:w="805" w:type="dxa"/>
            <w:shd w:val="clear" w:color="auto" w:fill="FFFFFF"/>
          </w:tcPr>
          <w:p w14:paraId="56FD0884" w14:textId="77777777" w:rsidR="00D70633" w:rsidRPr="00D82A73" w:rsidRDefault="00D70633">
            <w:pPr>
              <w:pPrChange w:id="1378" w:author="Jarno Nieminen" w:date="2014-06-11T12:40:00Z">
                <w:pPr>
                  <w:framePr w:hSpace="141" w:wrap="around" w:vAnchor="text" w:hAnchor="page" w:x="1810" w:y="204"/>
                </w:pPr>
              </w:pPrChange>
            </w:pPr>
          </w:p>
        </w:tc>
        <w:tc>
          <w:tcPr>
            <w:tcW w:w="805" w:type="dxa"/>
            <w:shd w:val="clear" w:color="auto" w:fill="FFFFFF"/>
          </w:tcPr>
          <w:p w14:paraId="443C93FC" w14:textId="77777777" w:rsidR="00D70633" w:rsidRPr="00D82A73" w:rsidRDefault="00D70633">
            <w:pPr>
              <w:pPrChange w:id="1379" w:author="Jarno Nieminen" w:date="2014-06-11T12:40:00Z">
                <w:pPr>
                  <w:framePr w:hSpace="141" w:wrap="around" w:vAnchor="text" w:hAnchor="page" w:x="1810" w:y="204"/>
                </w:pPr>
              </w:pPrChange>
            </w:pPr>
          </w:p>
        </w:tc>
        <w:tc>
          <w:tcPr>
            <w:tcW w:w="660" w:type="dxa"/>
            <w:shd w:val="clear" w:color="auto" w:fill="FFFFFF"/>
          </w:tcPr>
          <w:p w14:paraId="6305F0D4" w14:textId="77777777" w:rsidR="00D70633" w:rsidRPr="00D82A73" w:rsidRDefault="00D70633">
            <w:pPr>
              <w:pPrChange w:id="1380" w:author="Jarno Nieminen" w:date="2014-06-11T12:40:00Z">
                <w:pPr>
                  <w:framePr w:hSpace="141" w:wrap="around" w:vAnchor="text" w:hAnchor="page" w:x="1810" w:y="204"/>
                </w:pPr>
              </w:pPrChange>
            </w:pPr>
          </w:p>
        </w:tc>
      </w:tr>
      <w:tr w:rsidR="00601C65" w:rsidRPr="00D82A73" w14:paraId="18B351EB" w14:textId="77777777" w:rsidTr="00D70633">
        <w:tc>
          <w:tcPr>
            <w:tcW w:w="2524" w:type="dxa"/>
            <w:tcMar>
              <w:top w:w="0" w:type="dxa"/>
              <w:left w:w="108" w:type="dxa"/>
              <w:bottom w:w="0" w:type="dxa"/>
              <w:right w:w="108" w:type="dxa"/>
            </w:tcMar>
          </w:tcPr>
          <w:p w14:paraId="4DDE2024" w14:textId="77777777" w:rsidR="00D70633" w:rsidRPr="00D82A73" w:rsidRDefault="00D70633">
            <w:pPr>
              <w:pPrChange w:id="1381" w:author="Jarno Nieminen" w:date="2014-06-11T12:40:00Z">
                <w:pPr>
                  <w:framePr w:hSpace="141" w:wrap="around" w:vAnchor="text" w:hAnchor="page" w:x="1810" w:y="204"/>
                </w:pPr>
              </w:pPrChange>
            </w:pPr>
            <w:r w:rsidRPr="00D82A73">
              <w:t>SaveFormTemplate</w:t>
            </w:r>
          </w:p>
        </w:tc>
        <w:tc>
          <w:tcPr>
            <w:tcW w:w="947" w:type="dxa"/>
            <w:shd w:val="clear" w:color="auto" w:fill="FFFFFF"/>
            <w:tcMar>
              <w:top w:w="0" w:type="dxa"/>
              <w:left w:w="108" w:type="dxa"/>
              <w:bottom w:w="0" w:type="dxa"/>
              <w:right w:w="108" w:type="dxa"/>
            </w:tcMar>
          </w:tcPr>
          <w:p w14:paraId="5D83E49C" w14:textId="77777777" w:rsidR="00D70633" w:rsidRPr="00D82A73" w:rsidRDefault="00D70633">
            <w:pPr>
              <w:pPrChange w:id="138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27E62537" w14:textId="77777777" w:rsidR="00D70633" w:rsidRPr="00D82A73" w:rsidRDefault="00D70633">
            <w:pPr>
              <w:pPrChange w:id="138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32E8213" w14:textId="77777777" w:rsidR="00D70633" w:rsidRPr="00D82A73" w:rsidRDefault="00D70633">
            <w:pPr>
              <w:pPrChange w:id="1384" w:author="Jarno Nieminen" w:date="2014-06-11T12:40:00Z">
                <w:pPr>
                  <w:framePr w:hSpace="141" w:wrap="around" w:vAnchor="text" w:hAnchor="page" w:x="1810" w:y="204"/>
                </w:pPr>
              </w:pPrChange>
            </w:pPr>
          </w:p>
        </w:tc>
        <w:tc>
          <w:tcPr>
            <w:tcW w:w="823" w:type="dxa"/>
            <w:shd w:val="clear" w:color="auto" w:fill="FFFFFF"/>
          </w:tcPr>
          <w:p w14:paraId="6A40FD99" w14:textId="77777777" w:rsidR="00D70633" w:rsidRPr="00D82A73" w:rsidRDefault="00D70633">
            <w:pPr>
              <w:pPrChange w:id="1385" w:author="Jarno Nieminen" w:date="2014-06-11T12:40:00Z">
                <w:pPr>
                  <w:framePr w:hSpace="141" w:wrap="around" w:vAnchor="text" w:hAnchor="page" w:x="1810" w:y="204"/>
                </w:pPr>
              </w:pPrChange>
            </w:pPr>
          </w:p>
        </w:tc>
        <w:tc>
          <w:tcPr>
            <w:tcW w:w="805" w:type="dxa"/>
            <w:shd w:val="clear" w:color="auto" w:fill="FFFFFF"/>
          </w:tcPr>
          <w:p w14:paraId="5A4DC998" w14:textId="77777777" w:rsidR="00D70633" w:rsidRPr="00D82A73" w:rsidRDefault="00D70633">
            <w:pPr>
              <w:pPrChange w:id="1386" w:author="Jarno Nieminen" w:date="2014-06-11T12:40:00Z">
                <w:pPr>
                  <w:framePr w:hSpace="141" w:wrap="around" w:vAnchor="text" w:hAnchor="page" w:x="1810" w:y="204"/>
                </w:pPr>
              </w:pPrChange>
            </w:pPr>
          </w:p>
        </w:tc>
        <w:tc>
          <w:tcPr>
            <w:tcW w:w="805" w:type="dxa"/>
            <w:shd w:val="clear" w:color="auto" w:fill="FFFFFF"/>
          </w:tcPr>
          <w:p w14:paraId="753BC573" w14:textId="77777777" w:rsidR="00D70633" w:rsidRPr="00D82A73" w:rsidRDefault="00D70633">
            <w:pPr>
              <w:pPrChange w:id="1387" w:author="Jarno Nieminen" w:date="2014-06-11T12:40:00Z">
                <w:pPr>
                  <w:framePr w:hSpace="141" w:wrap="around" w:vAnchor="text" w:hAnchor="page" w:x="1810" w:y="204"/>
                </w:pPr>
              </w:pPrChange>
            </w:pPr>
          </w:p>
        </w:tc>
        <w:tc>
          <w:tcPr>
            <w:tcW w:w="660" w:type="dxa"/>
            <w:shd w:val="clear" w:color="auto" w:fill="FFFFFF"/>
          </w:tcPr>
          <w:p w14:paraId="1112C8F0" w14:textId="77777777" w:rsidR="00D70633" w:rsidRPr="00D82A73" w:rsidRDefault="00D70633">
            <w:pPr>
              <w:pPrChange w:id="1388" w:author="Jarno Nieminen" w:date="2014-06-11T12:40:00Z">
                <w:pPr>
                  <w:framePr w:hSpace="141" w:wrap="around" w:vAnchor="text" w:hAnchor="page" w:x="1810" w:y="204"/>
                </w:pPr>
              </w:pPrChange>
            </w:pPr>
          </w:p>
        </w:tc>
      </w:tr>
      <w:tr w:rsidR="00601C65" w:rsidRPr="00D82A73" w14:paraId="25410ED2" w14:textId="77777777" w:rsidTr="00D70633">
        <w:tc>
          <w:tcPr>
            <w:tcW w:w="2524" w:type="dxa"/>
            <w:tcMar>
              <w:top w:w="0" w:type="dxa"/>
              <w:left w:w="108" w:type="dxa"/>
              <w:bottom w:w="0" w:type="dxa"/>
              <w:right w:w="108" w:type="dxa"/>
            </w:tcMar>
          </w:tcPr>
          <w:p w14:paraId="325A56B9" w14:textId="77777777" w:rsidR="00D70633" w:rsidRPr="00D82A73" w:rsidRDefault="00D70633">
            <w:pPr>
              <w:pPrChange w:id="1389" w:author="Jarno Nieminen" w:date="2014-06-11T12:40:00Z">
                <w:pPr>
                  <w:framePr w:hSpace="141" w:wrap="around" w:vAnchor="text" w:hAnchor="page" w:x="1810" w:y="204"/>
                </w:pPr>
              </w:pPrChange>
            </w:pPr>
            <w:r w:rsidRPr="00D82A73">
              <w:t>CreateForm</w:t>
            </w:r>
          </w:p>
        </w:tc>
        <w:tc>
          <w:tcPr>
            <w:tcW w:w="947" w:type="dxa"/>
            <w:shd w:val="clear" w:color="auto" w:fill="FFFFFF"/>
            <w:tcMar>
              <w:top w:w="0" w:type="dxa"/>
              <w:left w:w="108" w:type="dxa"/>
              <w:bottom w:w="0" w:type="dxa"/>
              <w:right w:w="108" w:type="dxa"/>
            </w:tcMar>
          </w:tcPr>
          <w:p w14:paraId="4EBDD371" w14:textId="77777777" w:rsidR="00D70633" w:rsidRPr="00D82A73" w:rsidRDefault="00D70633">
            <w:pPr>
              <w:pPrChange w:id="1390"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636586E4" w14:textId="77777777" w:rsidR="00D70633" w:rsidRPr="00D82A73" w:rsidRDefault="00D70633">
            <w:pPr>
              <w:pPrChange w:id="139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8F4C7CC" w14:textId="77777777" w:rsidR="00D70633" w:rsidRPr="00D82A73" w:rsidRDefault="00D70633">
            <w:pPr>
              <w:pPrChange w:id="1392" w:author="Jarno Nieminen" w:date="2014-06-11T12:40:00Z">
                <w:pPr>
                  <w:framePr w:hSpace="141" w:wrap="around" w:vAnchor="text" w:hAnchor="page" w:x="1810" w:y="204"/>
                </w:pPr>
              </w:pPrChange>
            </w:pPr>
          </w:p>
        </w:tc>
        <w:tc>
          <w:tcPr>
            <w:tcW w:w="823" w:type="dxa"/>
            <w:shd w:val="clear" w:color="auto" w:fill="FFFFFF"/>
          </w:tcPr>
          <w:p w14:paraId="71A1B752" w14:textId="77777777" w:rsidR="00D70633" w:rsidRPr="00D82A73" w:rsidRDefault="00D70633">
            <w:pPr>
              <w:pPrChange w:id="1393" w:author="Jarno Nieminen" w:date="2014-06-11T12:40:00Z">
                <w:pPr>
                  <w:framePr w:hSpace="141" w:wrap="around" w:vAnchor="text" w:hAnchor="page" w:x="1810" w:y="204"/>
                </w:pPr>
              </w:pPrChange>
            </w:pPr>
          </w:p>
        </w:tc>
        <w:tc>
          <w:tcPr>
            <w:tcW w:w="805" w:type="dxa"/>
            <w:shd w:val="clear" w:color="auto" w:fill="FFFFFF"/>
          </w:tcPr>
          <w:p w14:paraId="6402B94D" w14:textId="77777777" w:rsidR="00D70633" w:rsidRPr="00D82A73" w:rsidRDefault="00D70633">
            <w:pPr>
              <w:pPrChange w:id="1394" w:author="Jarno Nieminen" w:date="2014-06-11T12:40:00Z">
                <w:pPr>
                  <w:framePr w:hSpace="141" w:wrap="around" w:vAnchor="text" w:hAnchor="page" w:x="1810" w:y="204"/>
                </w:pPr>
              </w:pPrChange>
            </w:pPr>
          </w:p>
        </w:tc>
        <w:tc>
          <w:tcPr>
            <w:tcW w:w="805" w:type="dxa"/>
            <w:shd w:val="clear" w:color="auto" w:fill="FFFFFF"/>
          </w:tcPr>
          <w:p w14:paraId="578BAA32" w14:textId="77777777" w:rsidR="00D70633" w:rsidRPr="00D82A73" w:rsidRDefault="00D70633">
            <w:pPr>
              <w:pPrChange w:id="1395" w:author="Jarno Nieminen" w:date="2014-06-11T12:40:00Z">
                <w:pPr>
                  <w:framePr w:hSpace="141" w:wrap="around" w:vAnchor="text" w:hAnchor="page" w:x="1810" w:y="204"/>
                </w:pPr>
              </w:pPrChange>
            </w:pPr>
          </w:p>
        </w:tc>
        <w:tc>
          <w:tcPr>
            <w:tcW w:w="660" w:type="dxa"/>
            <w:shd w:val="clear" w:color="auto" w:fill="FFFFFF"/>
          </w:tcPr>
          <w:p w14:paraId="240D173C" w14:textId="77777777" w:rsidR="00D70633" w:rsidRPr="00D82A73" w:rsidRDefault="00D70633">
            <w:pPr>
              <w:pPrChange w:id="1396" w:author="Jarno Nieminen" w:date="2014-06-11T12:40:00Z">
                <w:pPr>
                  <w:framePr w:hSpace="141" w:wrap="around" w:vAnchor="text" w:hAnchor="page" w:x="1810" w:y="204"/>
                </w:pPr>
              </w:pPrChange>
            </w:pPr>
          </w:p>
        </w:tc>
      </w:tr>
      <w:tr w:rsidR="00601C65" w:rsidRPr="00D82A73" w14:paraId="12DE0B06" w14:textId="77777777" w:rsidTr="00D70633">
        <w:tc>
          <w:tcPr>
            <w:tcW w:w="2524" w:type="dxa"/>
            <w:tcMar>
              <w:top w:w="0" w:type="dxa"/>
              <w:left w:w="108" w:type="dxa"/>
              <w:bottom w:w="0" w:type="dxa"/>
              <w:right w:w="108" w:type="dxa"/>
            </w:tcMar>
          </w:tcPr>
          <w:p w14:paraId="4BE266B4" w14:textId="77777777" w:rsidR="00D70633" w:rsidRPr="00D82A73" w:rsidRDefault="00D70633">
            <w:pPr>
              <w:pPrChange w:id="1397" w:author="Jarno Nieminen" w:date="2014-06-11T12:40:00Z">
                <w:pPr>
                  <w:framePr w:hSpace="141" w:wrap="around" w:vAnchor="text" w:hAnchor="page" w:x="1810" w:y="204"/>
                </w:pPr>
              </w:pPrChange>
            </w:pPr>
            <w:r w:rsidRPr="00D82A73">
              <w:t>CreateFormRequest</w:t>
            </w:r>
          </w:p>
        </w:tc>
        <w:tc>
          <w:tcPr>
            <w:tcW w:w="947" w:type="dxa"/>
            <w:shd w:val="clear" w:color="auto" w:fill="FFFFFF"/>
            <w:tcMar>
              <w:top w:w="0" w:type="dxa"/>
              <w:left w:w="108" w:type="dxa"/>
              <w:bottom w:w="0" w:type="dxa"/>
              <w:right w:w="108" w:type="dxa"/>
            </w:tcMar>
          </w:tcPr>
          <w:p w14:paraId="478AEE1E" w14:textId="77777777" w:rsidR="00D70633" w:rsidRPr="00D82A73" w:rsidRDefault="00D70633">
            <w:pPr>
              <w:pPrChange w:id="1398"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37DDCFDD" w14:textId="77777777" w:rsidR="00D70633" w:rsidRPr="00D82A73" w:rsidRDefault="00D70633">
            <w:pPr>
              <w:pPrChange w:id="1399"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37C1864" w14:textId="77777777" w:rsidR="00D70633" w:rsidRPr="00D82A73" w:rsidRDefault="00D70633">
            <w:pPr>
              <w:pPrChange w:id="1400" w:author="Jarno Nieminen" w:date="2014-06-11T12:40:00Z">
                <w:pPr>
                  <w:framePr w:hSpace="141" w:wrap="around" w:vAnchor="text" w:hAnchor="page" w:x="1810" w:y="204"/>
                </w:pPr>
              </w:pPrChange>
            </w:pPr>
          </w:p>
        </w:tc>
        <w:tc>
          <w:tcPr>
            <w:tcW w:w="823" w:type="dxa"/>
            <w:shd w:val="clear" w:color="auto" w:fill="FFFFFF"/>
          </w:tcPr>
          <w:p w14:paraId="5AC09CA1" w14:textId="77777777" w:rsidR="00D70633" w:rsidRPr="00D82A73" w:rsidRDefault="00D70633">
            <w:pPr>
              <w:pPrChange w:id="1401" w:author="Jarno Nieminen" w:date="2014-06-11T12:40:00Z">
                <w:pPr>
                  <w:framePr w:hSpace="141" w:wrap="around" w:vAnchor="text" w:hAnchor="page" w:x="1810" w:y="204"/>
                </w:pPr>
              </w:pPrChange>
            </w:pPr>
          </w:p>
        </w:tc>
        <w:tc>
          <w:tcPr>
            <w:tcW w:w="805" w:type="dxa"/>
            <w:shd w:val="clear" w:color="auto" w:fill="FFFFFF"/>
          </w:tcPr>
          <w:p w14:paraId="2A45A056" w14:textId="77777777" w:rsidR="00D70633" w:rsidRPr="00D82A73" w:rsidRDefault="00D70633">
            <w:pPr>
              <w:pPrChange w:id="1402" w:author="Jarno Nieminen" w:date="2014-06-11T12:40:00Z">
                <w:pPr>
                  <w:framePr w:hSpace="141" w:wrap="around" w:vAnchor="text" w:hAnchor="page" w:x="1810" w:y="204"/>
                </w:pPr>
              </w:pPrChange>
            </w:pPr>
          </w:p>
        </w:tc>
        <w:tc>
          <w:tcPr>
            <w:tcW w:w="805" w:type="dxa"/>
            <w:shd w:val="clear" w:color="auto" w:fill="FFFFFF"/>
          </w:tcPr>
          <w:p w14:paraId="4C24C088" w14:textId="77777777" w:rsidR="00D70633" w:rsidRPr="00D82A73" w:rsidRDefault="00D70633">
            <w:pPr>
              <w:pPrChange w:id="1403" w:author="Jarno Nieminen" w:date="2014-06-11T12:40:00Z">
                <w:pPr>
                  <w:framePr w:hSpace="141" w:wrap="around" w:vAnchor="text" w:hAnchor="page" w:x="1810" w:y="204"/>
                </w:pPr>
              </w:pPrChange>
            </w:pPr>
          </w:p>
        </w:tc>
        <w:tc>
          <w:tcPr>
            <w:tcW w:w="660" w:type="dxa"/>
            <w:shd w:val="clear" w:color="auto" w:fill="FFFFFF"/>
          </w:tcPr>
          <w:p w14:paraId="38FB1193" w14:textId="77777777" w:rsidR="00D70633" w:rsidRPr="00D82A73" w:rsidRDefault="00D70633">
            <w:pPr>
              <w:pPrChange w:id="1404" w:author="Jarno Nieminen" w:date="2014-06-11T12:40:00Z">
                <w:pPr>
                  <w:framePr w:hSpace="141" w:wrap="around" w:vAnchor="text" w:hAnchor="page" w:x="1810" w:y="204"/>
                </w:pPr>
              </w:pPrChange>
            </w:pPr>
          </w:p>
        </w:tc>
      </w:tr>
      <w:tr w:rsidR="00601C65" w:rsidRPr="00D82A73" w14:paraId="49B49118" w14:textId="77777777" w:rsidTr="00D70633">
        <w:tc>
          <w:tcPr>
            <w:tcW w:w="2524" w:type="dxa"/>
            <w:tcMar>
              <w:top w:w="0" w:type="dxa"/>
              <w:left w:w="108" w:type="dxa"/>
              <w:bottom w:w="0" w:type="dxa"/>
              <w:right w:w="108" w:type="dxa"/>
            </w:tcMar>
          </w:tcPr>
          <w:p w14:paraId="6B5997C1" w14:textId="77777777" w:rsidR="00D70633" w:rsidRPr="00D82A73" w:rsidRDefault="00D70633">
            <w:pPr>
              <w:pPrChange w:id="1405" w:author="Jarno Nieminen" w:date="2014-06-11T12:40:00Z">
                <w:pPr>
                  <w:framePr w:hSpace="141" w:wrap="around" w:vAnchor="text" w:hAnchor="page" w:x="1810" w:y="204"/>
                </w:pPr>
              </w:pPrChange>
            </w:pPr>
            <w:r w:rsidRPr="00D82A73">
              <w:t>GetForm</w:t>
            </w:r>
          </w:p>
        </w:tc>
        <w:tc>
          <w:tcPr>
            <w:tcW w:w="947" w:type="dxa"/>
            <w:shd w:val="clear" w:color="auto" w:fill="FFFFFF"/>
            <w:tcMar>
              <w:top w:w="0" w:type="dxa"/>
              <w:left w:w="108" w:type="dxa"/>
              <w:bottom w:w="0" w:type="dxa"/>
              <w:right w:w="108" w:type="dxa"/>
            </w:tcMar>
          </w:tcPr>
          <w:p w14:paraId="671FB841" w14:textId="77777777" w:rsidR="00D70633" w:rsidRPr="00D82A73" w:rsidRDefault="00D70633">
            <w:pPr>
              <w:pPrChange w:id="1406"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6EC7A3E" w14:textId="77777777" w:rsidR="00D70633" w:rsidRPr="00D82A73" w:rsidRDefault="00D70633">
            <w:pPr>
              <w:pPrChange w:id="1407"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91A7430" w14:textId="77777777" w:rsidR="00D70633" w:rsidRPr="00D82A73" w:rsidRDefault="00D70633">
            <w:pPr>
              <w:pPrChange w:id="1408" w:author="Jarno Nieminen" w:date="2014-06-11T12:40:00Z">
                <w:pPr>
                  <w:framePr w:hSpace="141" w:wrap="around" w:vAnchor="text" w:hAnchor="page" w:x="1810" w:y="204"/>
                </w:pPr>
              </w:pPrChange>
            </w:pPr>
          </w:p>
        </w:tc>
        <w:tc>
          <w:tcPr>
            <w:tcW w:w="823" w:type="dxa"/>
            <w:shd w:val="clear" w:color="auto" w:fill="FFFFFF"/>
          </w:tcPr>
          <w:p w14:paraId="06E84336" w14:textId="77777777" w:rsidR="00D70633" w:rsidRPr="00D82A73" w:rsidRDefault="00D70633">
            <w:pPr>
              <w:pPrChange w:id="1409" w:author="Jarno Nieminen" w:date="2014-06-11T12:40:00Z">
                <w:pPr>
                  <w:framePr w:hSpace="141" w:wrap="around" w:vAnchor="text" w:hAnchor="page" w:x="1810" w:y="204"/>
                </w:pPr>
              </w:pPrChange>
            </w:pPr>
            <w:r w:rsidRPr="00D82A73">
              <w:t>X</w:t>
            </w:r>
          </w:p>
        </w:tc>
        <w:tc>
          <w:tcPr>
            <w:tcW w:w="805" w:type="dxa"/>
            <w:shd w:val="clear" w:color="auto" w:fill="FFFFFF"/>
          </w:tcPr>
          <w:p w14:paraId="17672624" w14:textId="77777777" w:rsidR="00D70633" w:rsidRPr="00D82A73" w:rsidRDefault="00D70633">
            <w:pPr>
              <w:pPrChange w:id="1410" w:author="Jarno Nieminen" w:date="2014-06-11T12:40:00Z">
                <w:pPr>
                  <w:framePr w:hSpace="141" w:wrap="around" w:vAnchor="text" w:hAnchor="page" w:x="1810" w:y="204"/>
                </w:pPr>
              </w:pPrChange>
            </w:pPr>
          </w:p>
        </w:tc>
        <w:tc>
          <w:tcPr>
            <w:tcW w:w="805" w:type="dxa"/>
            <w:shd w:val="clear" w:color="auto" w:fill="FFFFFF"/>
          </w:tcPr>
          <w:p w14:paraId="6B2EFD68" w14:textId="77777777" w:rsidR="00D70633" w:rsidRPr="00D82A73" w:rsidRDefault="00D70633">
            <w:pPr>
              <w:pPrChange w:id="1411" w:author="Jarno Nieminen" w:date="2014-06-11T12:40:00Z">
                <w:pPr>
                  <w:framePr w:hSpace="141" w:wrap="around" w:vAnchor="text" w:hAnchor="page" w:x="1810" w:y="204"/>
                </w:pPr>
              </w:pPrChange>
            </w:pPr>
          </w:p>
        </w:tc>
        <w:tc>
          <w:tcPr>
            <w:tcW w:w="660" w:type="dxa"/>
            <w:shd w:val="clear" w:color="auto" w:fill="FFFFFF"/>
          </w:tcPr>
          <w:p w14:paraId="04BC5FD1" w14:textId="77777777" w:rsidR="00D70633" w:rsidRPr="00D82A73" w:rsidRDefault="00D70633">
            <w:pPr>
              <w:pPrChange w:id="1412" w:author="Jarno Nieminen" w:date="2014-06-11T12:40:00Z">
                <w:pPr>
                  <w:framePr w:hSpace="141" w:wrap="around" w:vAnchor="text" w:hAnchor="page" w:x="1810" w:y="204"/>
                </w:pPr>
              </w:pPrChange>
            </w:pPr>
          </w:p>
        </w:tc>
      </w:tr>
      <w:tr w:rsidR="00601C65" w:rsidRPr="00D82A73" w14:paraId="3487BE1E" w14:textId="77777777" w:rsidTr="00D70633">
        <w:tc>
          <w:tcPr>
            <w:tcW w:w="2524" w:type="dxa"/>
            <w:tcMar>
              <w:top w:w="0" w:type="dxa"/>
              <w:left w:w="108" w:type="dxa"/>
              <w:bottom w:w="0" w:type="dxa"/>
              <w:right w:w="108" w:type="dxa"/>
            </w:tcMar>
          </w:tcPr>
          <w:p w14:paraId="2F2F1A17" w14:textId="77777777" w:rsidR="00D70633" w:rsidRPr="00D82A73" w:rsidRDefault="00D70633">
            <w:pPr>
              <w:pPrChange w:id="1413" w:author="Jarno Nieminen" w:date="2014-06-11T12:40:00Z">
                <w:pPr>
                  <w:framePr w:hSpace="141" w:wrap="around" w:vAnchor="text" w:hAnchor="page" w:x="1810" w:y="204"/>
                </w:pPr>
              </w:pPrChange>
            </w:pPr>
            <w:r w:rsidRPr="00D82A73">
              <w:t>GetFormQuestionPage</w:t>
            </w:r>
          </w:p>
        </w:tc>
        <w:tc>
          <w:tcPr>
            <w:tcW w:w="947" w:type="dxa"/>
            <w:shd w:val="clear" w:color="auto" w:fill="FFFFFF"/>
            <w:tcMar>
              <w:top w:w="0" w:type="dxa"/>
              <w:left w:w="108" w:type="dxa"/>
              <w:bottom w:w="0" w:type="dxa"/>
              <w:right w:w="108" w:type="dxa"/>
            </w:tcMar>
          </w:tcPr>
          <w:p w14:paraId="3D08AC10" w14:textId="77777777" w:rsidR="00D70633" w:rsidRPr="00D82A73" w:rsidRDefault="00D70633">
            <w:pPr>
              <w:pPrChange w:id="141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0BDB523" w14:textId="77777777" w:rsidR="00D70633" w:rsidRPr="00D82A73" w:rsidRDefault="00D70633">
            <w:pPr>
              <w:pPrChange w:id="141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8DAB297" w14:textId="77777777" w:rsidR="00D70633" w:rsidRPr="00D82A73" w:rsidRDefault="00D70633">
            <w:pPr>
              <w:pPrChange w:id="1416" w:author="Jarno Nieminen" w:date="2014-06-11T12:40:00Z">
                <w:pPr>
                  <w:framePr w:hSpace="141" w:wrap="around" w:vAnchor="text" w:hAnchor="page" w:x="1810" w:y="204"/>
                </w:pPr>
              </w:pPrChange>
            </w:pPr>
          </w:p>
        </w:tc>
        <w:tc>
          <w:tcPr>
            <w:tcW w:w="823" w:type="dxa"/>
            <w:shd w:val="clear" w:color="auto" w:fill="FFFFFF"/>
          </w:tcPr>
          <w:p w14:paraId="59023182" w14:textId="77777777" w:rsidR="00D70633" w:rsidRPr="00D82A73" w:rsidRDefault="00D70633">
            <w:pPr>
              <w:pPrChange w:id="1417" w:author="Jarno Nieminen" w:date="2014-06-11T12:40:00Z">
                <w:pPr>
                  <w:framePr w:hSpace="141" w:wrap="around" w:vAnchor="text" w:hAnchor="page" w:x="1810" w:y="204"/>
                </w:pPr>
              </w:pPrChange>
            </w:pPr>
          </w:p>
        </w:tc>
        <w:tc>
          <w:tcPr>
            <w:tcW w:w="805" w:type="dxa"/>
            <w:shd w:val="clear" w:color="auto" w:fill="FFFFFF"/>
          </w:tcPr>
          <w:p w14:paraId="44321C39" w14:textId="77777777" w:rsidR="00D70633" w:rsidRPr="00D82A73" w:rsidRDefault="00D70633">
            <w:pPr>
              <w:pPrChange w:id="1418" w:author="Jarno Nieminen" w:date="2014-06-11T12:40:00Z">
                <w:pPr>
                  <w:framePr w:hSpace="141" w:wrap="around" w:vAnchor="text" w:hAnchor="page" w:x="1810" w:y="204"/>
                </w:pPr>
              </w:pPrChange>
            </w:pPr>
          </w:p>
        </w:tc>
        <w:tc>
          <w:tcPr>
            <w:tcW w:w="805" w:type="dxa"/>
            <w:shd w:val="clear" w:color="auto" w:fill="FFFFFF"/>
          </w:tcPr>
          <w:p w14:paraId="517181EF" w14:textId="77777777" w:rsidR="00D70633" w:rsidRPr="00D82A73" w:rsidRDefault="00D70633">
            <w:pPr>
              <w:pPrChange w:id="1419" w:author="Jarno Nieminen" w:date="2014-06-11T12:40:00Z">
                <w:pPr>
                  <w:framePr w:hSpace="141" w:wrap="around" w:vAnchor="text" w:hAnchor="page" w:x="1810" w:y="204"/>
                </w:pPr>
              </w:pPrChange>
            </w:pPr>
          </w:p>
        </w:tc>
        <w:tc>
          <w:tcPr>
            <w:tcW w:w="660" w:type="dxa"/>
            <w:shd w:val="clear" w:color="auto" w:fill="FFFFFF"/>
          </w:tcPr>
          <w:p w14:paraId="0A9295C1" w14:textId="77777777" w:rsidR="00D70633" w:rsidRPr="00D82A73" w:rsidRDefault="00D70633">
            <w:pPr>
              <w:pPrChange w:id="1420" w:author="Jarno Nieminen" w:date="2014-06-11T12:40:00Z">
                <w:pPr>
                  <w:framePr w:hSpace="141" w:wrap="around" w:vAnchor="text" w:hAnchor="page" w:x="1810" w:y="204"/>
                </w:pPr>
              </w:pPrChange>
            </w:pPr>
          </w:p>
        </w:tc>
      </w:tr>
      <w:tr w:rsidR="00601C65" w:rsidRPr="00D82A73" w14:paraId="2628AAB8" w14:textId="77777777" w:rsidTr="00D70633">
        <w:tc>
          <w:tcPr>
            <w:tcW w:w="2524" w:type="dxa"/>
            <w:tcMar>
              <w:top w:w="0" w:type="dxa"/>
              <w:left w:w="108" w:type="dxa"/>
              <w:bottom w:w="0" w:type="dxa"/>
              <w:right w:w="108" w:type="dxa"/>
            </w:tcMar>
          </w:tcPr>
          <w:p w14:paraId="569556CB" w14:textId="77777777" w:rsidR="00D70633" w:rsidRPr="00D82A73" w:rsidRDefault="00D70633">
            <w:pPr>
              <w:pPrChange w:id="1421" w:author="Jarno Nieminen" w:date="2014-06-11T12:40:00Z">
                <w:pPr>
                  <w:framePr w:hSpace="141" w:wrap="around" w:vAnchor="text" w:hAnchor="page" w:x="1810" w:y="204"/>
                </w:pPr>
              </w:pPrChange>
            </w:pPr>
            <w:r w:rsidRPr="00D82A73">
              <w:t>GetForms</w:t>
            </w:r>
          </w:p>
        </w:tc>
        <w:tc>
          <w:tcPr>
            <w:tcW w:w="947" w:type="dxa"/>
            <w:shd w:val="clear" w:color="auto" w:fill="FFFFFF"/>
            <w:tcMar>
              <w:top w:w="0" w:type="dxa"/>
              <w:left w:w="108" w:type="dxa"/>
              <w:bottom w:w="0" w:type="dxa"/>
              <w:right w:w="108" w:type="dxa"/>
            </w:tcMar>
          </w:tcPr>
          <w:p w14:paraId="3A2F980B" w14:textId="77777777" w:rsidR="00D70633" w:rsidRPr="00D82A73" w:rsidRDefault="00D70633">
            <w:pPr>
              <w:pPrChange w:id="142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EE89FDC" w14:textId="77777777" w:rsidR="00D70633" w:rsidRPr="00D82A73" w:rsidRDefault="00D70633">
            <w:pPr>
              <w:pPrChange w:id="1423"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D4987CC" w14:textId="77777777" w:rsidR="00D70633" w:rsidRPr="00D82A73" w:rsidRDefault="00D70633">
            <w:pPr>
              <w:pPrChange w:id="1424" w:author="Jarno Nieminen" w:date="2014-06-11T12:40:00Z">
                <w:pPr>
                  <w:framePr w:hSpace="141" w:wrap="around" w:vAnchor="text" w:hAnchor="page" w:x="1810" w:y="204"/>
                </w:pPr>
              </w:pPrChange>
            </w:pPr>
          </w:p>
        </w:tc>
        <w:tc>
          <w:tcPr>
            <w:tcW w:w="823" w:type="dxa"/>
            <w:shd w:val="clear" w:color="auto" w:fill="FFFFFF"/>
          </w:tcPr>
          <w:p w14:paraId="18EB84E3" w14:textId="77777777" w:rsidR="00D70633" w:rsidRPr="00D82A73" w:rsidRDefault="00D70633">
            <w:pPr>
              <w:pPrChange w:id="1425" w:author="Jarno Nieminen" w:date="2014-06-11T12:40:00Z">
                <w:pPr>
                  <w:framePr w:hSpace="141" w:wrap="around" w:vAnchor="text" w:hAnchor="page" w:x="1810" w:y="204"/>
                </w:pPr>
              </w:pPrChange>
            </w:pPr>
          </w:p>
        </w:tc>
        <w:tc>
          <w:tcPr>
            <w:tcW w:w="805" w:type="dxa"/>
            <w:shd w:val="clear" w:color="auto" w:fill="FFFFFF"/>
          </w:tcPr>
          <w:p w14:paraId="1E55C1E6" w14:textId="77777777" w:rsidR="00D70633" w:rsidRPr="00D82A73" w:rsidRDefault="00D70633">
            <w:pPr>
              <w:pPrChange w:id="1426" w:author="Jarno Nieminen" w:date="2014-06-11T12:40:00Z">
                <w:pPr>
                  <w:framePr w:hSpace="141" w:wrap="around" w:vAnchor="text" w:hAnchor="page" w:x="1810" w:y="204"/>
                </w:pPr>
              </w:pPrChange>
            </w:pPr>
          </w:p>
        </w:tc>
        <w:tc>
          <w:tcPr>
            <w:tcW w:w="805" w:type="dxa"/>
            <w:shd w:val="clear" w:color="auto" w:fill="FFFFFF"/>
          </w:tcPr>
          <w:p w14:paraId="5AFC4854" w14:textId="77777777" w:rsidR="00D70633" w:rsidRPr="00D82A73" w:rsidRDefault="00D70633">
            <w:pPr>
              <w:pPrChange w:id="1427" w:author="Jarno Nieminen" w:date="2014-06-11T12:40:00Z">
                <w:pPr>
                  <w:framePr w:hSpace="141" w:wrap="around" w:vAnchor="text" w:hAnchor="page" w:x="1810" w:y="204"/>
                </w:pPr>
              </w:pPrChange>
            </w:pPr>
          </w:p>
        </w:tc>
        <w:tc>
          <w:tcPr>
            <w:tcW w:w="660" w:type="dxa"/>
            <w:shd w:val="clear" w:color="auto" w:fill="FFFFFF"/>
          </w:tcPr>
          <w:p w14:paraId="1B6FAC10" w14:textId="77777777" w:rsidR="00D70633" w:rsidRPr="00D82A73" w:rsidRDefault="00D70633">
            <w:pPr>
              <w:pPrChange w:id="1428" w:author="Jarno Nieminen" w:date="2014-06-11T12:40:00Z">
                <w:pPr>
                  <w:framePr w:hSpace="141" w:wrap="around" w:vAnchor="text" w:hAnchor="page" w:x="1810" w:y="204"/>
                </w:pPr>
              </w:pPrChange>
            </w:pPr>
          </w:p>
        </w:tc>
      </w:tr>
      <w:tr w:rsidR="00601C65" w:rsidRPr="00D82A73" w14:paraId="262F4534" w14:textId="77777777" w:rsidTr="00D70633">
        <w:tc>
          <w:tcPr>
            <w:tcW w:w="2524" w:type="dxa"/>
            <w:tcMar>
              <w:top w:w="0" w:type="dxa"/>
              <w:left w:w="108" w:type="dxa"/>
              <w:bottom w:w="0" w:type="dxa"/>
              <w:right w:w="108" w:type="dxa"/>
            </w:tcMar>
          </w:tcPr>
          <w:p w14:paraId="012A2492" w14:textId="77777777" w:rsidR="00D70633" w:rsidRPr="00D82A73" w:rsidRDefault="00D70633">
            <w:pPr>
              <w:pPrChange w:id="1429" w:author="Jarno Nieminen" w:date="2014-06-11T12:40:00Z">
                <w:pPr>
                  <w:framePr w:hSpace="141" w:wrap="around" w:vAnchor="text" w:hAnchor="page" w:x="1810" w:y="204"/>
                </w:pPr>
              </w:pPrChange>
            </w:pPr>
            <w:r w:rsidRPr="00D82A73">
              <w:t>GetFormTemplates</w:t>
            </w:r>
          </w:p>
        </w:tc>
        <w:tc>
          <w:tcPr>
            <w:tcW w:w="947" w:type="dxa"/>
            <w:shd w:val="clear" w:color="auto" w:fill="FFFFFF"/>
            <w:tcMar>
              <w:top w:w="0" w:type="dxa"/>
              <w:left w:w="108" w:type="dxa"/>
              <w:bottom w:w="0" w:type="dxa"/>
              <w:right w:w="108" w:type="dxa"/>
            </w:tcMar>
          </w:tcPr>
          <w:p w14:paraId="48C9B2B4" w14:textId="77777777" w:rsidR="00D70633" w:rsidRPr="00D82A73" w:rsidRDefault="00D70633">
            <w:pPr>
              <w:pPrChange w:id="1430"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7CD99009" w14:textId="77777777" w:rsidR="00D70633" w:rsidRPr="00D82A73" w:rsidRDefault="00D70633">
            <w:pPr>
              <w:pPrChange w:id="1431"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41779D1C" w14:textId="77777777" w:rsidR="00D70633" w:rsidRPr="00D82A73" w:rsidRDefault="00D70633">
            <w:pPr>
              <w:pPrChange w:id="1432" w:author="Jarno Nieminen" w:date="2014-06-11T12:40:00Z">
                <w:pPr>
                  <w:framePr w:hSpace="141" w:wrap="around" w:vAnchor="text" w:hAnchor="page" w:x="1810" w:y="204"/>
                </w:pPr>
              </w:pPrChange>
            </w:pPr>
          </w:p>
        </w:tc>
        <w:tc>
          <w:tcPr>
            <w:tcW w:w="823" w:type="dxa"/>
            <w:shd w:val="clear" w:color="auto" w:fill="FFFFFF"/>
          </w:tcPr>
          <w:p w14:paraId="24D30E1F" w14:textId="77777777" w:rsidR="00D70633" w:rsidRPr="00D82A73" w:rsidRDefault="00D70633">
            <w:pPr>
              <w:pPrChange w:id="1433" w:author="Jarno Nieminen" w:date="2014-06-11T12:40:00Z">
                <w:pPr>
                  <w:framePr w:hSpace="141" w:wrap="around" w:vAnchor="text" w:hAnchor="page" w:x="1810" w:y="204"/>
                </w:pPr>
              </w:pPrChange>
            </w:pPr>
          </w:p>
        </w:tc>
        <w:tc>
          <w:tcPr>
            <w:tcW w:w="805" w:type="dxa"/>
            <w:shd w:val="clear" w:color="auto" w:fill="FFFFFF"/>
          </w:tcPr>
          <w:p w14:paraId="4FD171A9" w14:textId="77777777" w:rsidR="00D70633" w:rsidRPr="00D82A73" w:rsidRDefault="00D70633">
            <w:pPr>
              <w:pPrChange w:id="1434" w:author="Jarno Nieminen" w:date="2014-06-11T12:40:00Z">
                <w:pPr>
                  <w:framePr w:hSpace="141" w:wrap="around" w:vAnchor="text" w:hAnchor="page" w:x="1810" w:y="204"/>
                </w:pPr>
              </w:pPrChange>
            </w:pPr>
          </w:p>
        </w:tc>
        <w:tc>
          <w:tcPr>
            <w:tcW w:w="805" w:type="dxa"/>
            <w:shd w:val="clear" w:color="auto" w:fill="FFFFFF"/>
          </w:tcPr>
          <w:p w14:paraId="3102354A" w14:textId="77777777" w:rsidR="00D70633" w:rsidRPr="00D82A73" w:rsidRDefault="00D70633">
            <w:pPr>
              <w:pPrChange w:id="1435" w:author="Jarno Nieminen" w:date="2014-06-11T12:40:00Z">
                <w:pPr>
                  <w:framePr w:hSpace="141" w:wrap="around" w:vAnchor="text" w:hAnchor="page" w:x="1810" w:y="204"/>
                </w:pPr>
              </w:pPrChange>
            </w:pPr>
          </w:p>
        </w:tc>
        <w:tc>
          <w:tcPr>
            <w:tcW w:w="660" w:type="dxa"/>
            <w:shd w:val="clear" w:color="auto" w:fill="FFFFFF"/>
          </w:tcPr>
          <w:p w14:paraId="3CC32A01" w14:textId="77777777" w:rsidR="00D70633" w:rsidRPr="00D82A73" w:rsidRDefault="00D70633">
            <w:pPr>
              <w:pPrChange w:id="1436" w:author="Jarno Nieminen" w:date="2014-06-11T12:40:00Z">
                <w:pPr>
                  <w:framePr w:hSpace="141" w:wrap="around" w:vAnchor="text" w:hAnchor="page" w:x="1810" w:y="204"/>
                </w:pPr>
              </w:pPrChange>
            </w:pPr>
            <w:r w:rsidRPr="00D82A73">
              <w:t>X</w:t>
            </w:r>
          </w:p>
        </w:tc>
      </w:tr>
      <w:tr w:rsidR="00601C65" w:rsidRPr="00D82A73" w14:paraId="0B293B3E" w14:textId="77777777" w:rsidTr="00D70633">
        <w:tc>
          <w:tcPr>
            <w:tcW w:w="2524" w:type="dxa"/>
            <w:tcMar>
              <w:top w:w="0" w:type="dxa"/>
              <w:left w:w="108" w:type="dxa"/>
              <w:bottom w:w="0" w:type="dxa"/>
              <w:right w:w="108" w:type="dxa"/>
            </w:tcMar>
          </w:tcPr>
          <w:p w14:paraId="7E7E9163" w14:textId="77777777" w:rsidR="00D70633" w:rsidRPr="00D82A73" w:rsidRDefault="00D70633">
            <w:pPr>
              <w:pPrChange w:id="1437" w:author="Jarno Nieminen" w:date="2014-06-11T12:40:00Z">
                <w:pPr>
                  <w:framePr w:hSpace="141" w:wrap="around" w:vAnchor="text" w:hAnchor="page" w:x="1810" w:y="204"/>
                </w:pPr>
              </w:pPrChange>
            </w:pPr>
            <w:r w:rsidRPr="00D82A73">
              <w:t>SaveForm</w:t>
            </w:r>
          </w:p>
        </w:tc>
        <w:tc>
          <w:tcPr>
            <w:tcW w:w="947" w:type="dxa"/>
            <w:shd w:val="clear" w:color="auto" w:fill="FFFFFF"/>
            <w:tcMar>
              <w:top w:w="0" w:type="dxa"/>
              <w:left w:w="108" w:type="dxa"/>
              <w:bottom w:w="0" w:type="dxa"/>
              <w:right w:w="108" w:type="dxa"/>
            </w:tcMar>
          </w:tcPr>
          <w:p w14:paraId="589C7754" w14:textId="77777777" w:rsidR="00D70633" w:rsidRPr="00D82A73" w:rsidRDefault="00D70633">
            <w:pPr>
              <w:pPrChange w:id="1438"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059AAECE" w14:textId="77777777" w:rsidR="00D70633" w:rsidRPr="00D82A73" w:rsidRDefault="00D70633">
            <w:pPr>
              <w:pPrChange w:id="1439"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1A30CDC9" w14:textId="77777777" w:rsidR="00D70633" w:rsidRPr="00D82A73" w:rsidRDefault="00D70633">
            <w:pPr>
              <w:pPrChange w:id="1440" w:author="Jarno Nieminen" w:date="2014-06-11T12:40:00Z">
                <w:pPr>
                  <w:framePr w:hSpace="141" w:wrap="around" w:vAnchor="text" w:hAnchor="page" w:x="1810" w:y="204"/>
                </w:pPr>
              </w:pPrChange>
            </w:pPr>
            <w:r w:rsidRPr="00D82A73">
              <w:t>X</w:t>
            </w:r>
          </w:p>
        </w:tc>
        <w:tc>
          <w:tcPr>
            <w:tcW w:w="823" w:type="dxa"/>
            <w:shd w:val="clear" w:color="auto" w:fill="FFFFFF"/>
          </w:tcPr>
          <w:p w14:paraId="5D534D4B" w14:textId="77777777" w:rsidR="00D70633" w:rsidRPr="00D82A73" w:rsidRDefault="00D70633">
            <w:pPr>
              <w:pPrChange w:id="1441" w:author="Jarno Nieminen" w:date="2014-06-11T12:40:00Z">
                <w:pPr>
                  <w:framePr w:hSpace="141" w:wrap="around" w:vAnchor="text" w:hAnchor="page" w:x="1810" w:y="204"/>
                </w:pPr>
              </w:pPrChange>
            </w:pPr>
          </w:p>
        </w:tc>
        <w:tc>
          <w:tcPr>
            <w:tcW w:w="805" w:type="dxa"/>
            <w:shd w:val="clear" w:color="auto" w:fill="FFFFFF"/>
          </w:tcPr>
          <w:p w14:paraId="5FC915B4" w14:textId="77777777" w:rsidR="00D70633" w:rsidRPr="00D82A73" w:rsidRDefault="00D70633">
            <w:pPr>
              <w:pPrChange w:id="1442" w:author="Jarno Nieminen" w:date="2014-06-11T12:40:00Z">
                <w:pPr>
                  <w:framePr w:hSpace="141" w:wrap="around" w:vAnchor="text" w:hAnchor="page" w:x="1810" w:y="204"/>
                </w:pPr>
              </w:pPrChange>
            </w:pPr>
          </w:p>
        </w:tc>
        <w:tc>
          <w:tcPr>
            <w:tcW w:w="805" w:type="dxa"/>
            <w:shd w:val="clear" w:color="auto" w:fill="FFFFFF"/>
          </w:tcPr>
          <w:p w14:paraId="405283F7" w14:textId="77777777" w:rsidR="00D70633" w:rsidRPr="00D82A73" w:rsidRDefault="00D70633">
            <w:pPr>
              <w:pPrChange w:id="1443" w:author="Jarno Nieminen" w:date="2014-06-11T12:40:00Z">
                <w:pPr>
                  <w:framePr w:hSpace="141" w:wrap="around" w:vAnchor="text" w:hAnchor="page" w:x="1810" w:y="204"/>
                </w:pPr>
              </w:pPrChange>
            </w:pPr>
          </w:p>
        </w:tc>
        <w:tc>
          <w:tcPr>
            <w:tcW w:w="660" w:type="dxa"/>
            <w:shd w:val="clear" w:color="auto" w:fill="FFFFFF"/>
          </w:tcPr>
          <w:p w14:paraId="389D71F3" w14:textId="77777777" w:rsidR="00D70633" w:rsidRPr="00D82A73" w:rsidRDefault="00D70633">
            <w:pPr>
              <w:pPrChange w:id="1444" w:author="Jarno Nieminen" w:date="2014-06-11T12:40:00Z">
                <w:pPr>
                  <w:framePr w:hSpace="141" w:wrap="around" w:vAnchor="text" w:hAnchor="page" w:x="1810" w:y="204"/>
                </w:pPr>
              </w:pPrChange>
            </w:pPr>
          </w:p>
        </w:tc>
      </w:tr>
      <w:tr w:rsidR="00601C65" w:rsidRPr="00D82A73" w14:paraId="43898581" w14:textId="77777777" w:rsidTr="00D70633">
        <w:tc>
          <w:tcPr>
            <w:tcW w:w="2524" w:type="dxa"/>
            <w:tcMar>
              <w:top w:w="0" w:type="dxa"/>
              <w:left w:w="108" w:type="dxa"/>
              <w:bottom w:w="0" w:type="dxa"/>
              <w:right w:w="108" w:type="dxa"/>
            </w:tcMar>
          </w:tcPr>
          <w:p w14:paraId="47D26355" w14:textId="77777777" w:rsidR="00D70633" w:rsidRPr="00D82A73" w:rsidRDefault="00D70633">
            <w:pPr>
              <w:pPrChange w:id="1445" w:author="Jarno Nieminen" w:date="2014-06-11T12:40:00Z">
                <w:pPr>
                  <w:framePr w:hSpace="141" w:wrap="around" w:vAnchor="text" w:hAnchor="page" w:x="1810" w:y="204"/>
                </w:pPr>
              </w:pPrChange>
            </w:pPr>
            <w:r w:rsidRPr="00D82A73">
              <w:t>SaveFormPage</w:t>
            </w:r>
          </w:p>
        </w:tc>
        <w:tc>
          <w:tcPr>
            <w:tcW w:w="947" w:type="dxa"/>
            <w:shd w:val="clear" w:color="auto" w:fill="FFFFFF"/>
            <w:tcMar>
              <w:top w:w="0" w:type="dxa"/>
              <w:left w:w="108" w:type="dxa"/>
              <w:bottom w:w="0" w:type="dxa"/>
              <w:right w:w="108" w:type="dxa"/>
            </w:tcMar>
          </w:tcPr>
          <w:p w14:paraId="6D399B5A" w14:textId="77777777" w:rsidR="00D70633" w:rsidRPr="00D82A73" w:rsidRDefault="00D70633">
            <w:pPr>
              <w:pPrChange w:id="1446"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5609C5FA" w14:textId="77777777" w:rsidR="00D70633" w:rsidRPr="00D82A73" w:rsidRDefault="00D70633">
            <w:pPr>
              <w:pPrChange w:id="1447"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4FFCF271" w14:textId="77777777" w:rsidR="00D70633" w:rsidRPr="00D82A73" w:rsidRDefault="00D70633">
            <w:pPr>
              <w:pPrChange w:id="1448" w:author="Jarno Nieminen" w:date="2014-06-11T12:40:00Z">
                <w:pPr>
                  <w:framePr w:hSpace="141" w:wrap="around" w:vAnchor="text" w:hAnchor="page" w:x="1810" w:y="204"/>
                </w:pPr>
              </w:pPrChange>
            </w:pPr>
          </w:p>
        </w:tc>
        <w:tc>
          <w:tcPr>
            <w:tcW w:w="823" w:type="dxa"/>
            <w:shd w:val="clear" w:color="auto" w:fill="FFFFFF"/>
          </w:tcPr>
          <w:p w14:paraId="35EDC519" w14:textId="77777777" w:rsidR="00D70633" w:rsidRPr="00D82A73" w:rsidRDefault="00D70633">
            <w:pPr>
              <w:pPrChange w:id="1449" w:author="Jarno Nieminen" w:date="2014-06-11T12:40:00Z">
                <w:pPr>
                  <w:framePr w:hSpace="141" w:wrap="around" w:vAnchor="text" w:hAnchor="page" w:x="1810" w:y="204"/>
                </w:pPr>
              </w:pPrChange>
            </w:pPr>
          </w:p>
        </w:tc>
        <w:tc>
          <w:tcPr>
            <w:tcW w:w="805" w:type="dxa"/>
            <w:shd w:val="clear" w:color="auto" w:fill="FFFFFF"/>
          </w:tcPr>
          <w:p w14:paraId="7DAF2712" w14:textId="77777777" w:rsidR="00D70633" w:rsidRPr="00D82A73" w:rsidRDefault="00D70633">
            <w:pPr>
              <w:pPrChange w:id="1450" w:author="Jarno Nieminen" w:date="2014-06-11T12:40:00Z">
                <w:pPr>
                  <w:framePr w:hSpace="141" w:wrap="around" w:vAnchor="text" w:hAnchor="page" w:x="1810" w:y="204"/>
                </w:pPr>
              </w:pPrChange>
            </w:pPr>
          </w:p>
        </w:tc>
        <w:tc>
          <w:tcPr>
            <w:tcW w:w="805" w:type="dxa"/>
            <w:shd w:val="clear" w:color="auto" w:fill="FFFFFF"/>
          </w:tcPr>
          <w:p w14:paraId="437AD952" w14:textId="77777777" w:rsidR="00D70633" w:rsidRPr="00D82A73" w:rsidRDefault="00D70633">
            <w:pPr>
              <w:pPrChange w:id="1451" w:author="Jarno Nieminen" w:date="2014-06-11T12:40:00Z">
                <w:pPr>
                  <w:framePr w:hSpace="141" w:wrap="around" w:vAnchor="text" w:hAnchor="page" w:x="1810" w:y="204"/>
                </w:pPr>
              </w:pPrChange>
            </w:pPr>
          </w:p>
        </w:tc>
        <w:tc>
          <w:tcPr>
            <w:tcW w:w="660" w:type="dxa"/>
            <w:shd w:val="clear" w:color="auto" w:fill="FFFFFF"/>
          </w:tcPr>
          <w:p w14:paraId="5AEFFB53" w14:textId="77777777" w:rsidR="00D70633" w:rsidRPr="00D82A73" w:rsidRDefault="00D70633">
            <w:pPr>
              <w:pPrChange w:id="1452" w:author="Jarno Nieminen" w:date="2014-06-11T12:40:00Z">
                <w:pPr>
                  <w:framePr w:hSpace="141" w:wrap="around" w:vAnchor="text" w:hAnchor="page" w:x="1810" w:y="204"/>
                </w:pPr>
              </w:pPrChange>
            </w:pPr>
          </w:p>
        </w:tc>
      </w:tr>
      <w:tr w:rsidR="00601C65" w:rsidRPr="00D82A73" w14:paraId="2BE19C3F" w14:textId="77777777" w:rsidTr="00D70633">
        <w:tc>
          <w:tcPr>
            <w:tcW w:w="2524" w:type="dxa"/>
            <w:tcMar>
              <w:top w:w="0" w:type="dxa"/>
              <w:left w:w="108" w:type="dxa"/>
              <w:bottom w:w="0" w:type="dxa"/>
              <w:right w:w="108" w:type="dxa"/>
            </w:tcMar>
          </w:tcPr>
          <w:p w14:paraId="0DD3845A" w14:textId="77777777" w:rsidR="00D70633" w:rsidRPr="00D82A73" w:rsidRDefault="00D70633">
            <w:pPr>
              <w:pPrChange w:id="1453" w:author="Jarno Nieminen" w:date="2014-06-11T12:40:00Z">
                <w:pPr>
                  <w:framePr w:hSpace="141" w:wrap="around" w:vAnchor="text" w:hAnchor="page" w:x="1810" w:y="204"/>
                </w:pPr>
              </w:pPrChange>
            </w:pPr>
            <w:r w:rsidRPr="00D82A73">
              <w:t>CancelForm</w:t>
            </w:r>
          </w:p>
        </w:tc>
        <w:tc>
          <w:tcPr>
            <w:tcW w:w="947" w:type="dxa"/>
            <w:shd w:val="clear" w:color="auto" w:fill="FFFFFF"/>
            <w:tcMar>
              <w:top w:w="0" w:type="dxa"/>
              <w:left w:w="108" w:type="dxa"/>
              <w:bottom w:w="0" w:type="dxa"/>
              <w:right w:w="108" w:type="dxa"/>
            </w:tcMar>
          </w:tcPr>
          <w:p w14:paraId="0689260C" w14:textId="77777777" w:rsidR="00D70633" w:rsidRPr="00D82A73" w:rsidRDefault="00D70633">
            <w:pPr>
              <w:pPrChange w:id="1454"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6855A6C" w14:textId="77777777" w:rsidR="00D70633" w:rsidRPr="00D82A73" w:rsidRDefault="00D70633">
            <w:pPr>
              <w:pPrChange w:id="1455"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54EAC6B0" w14:textId="77777777" w:rsidR="00D70633" w:rsidRPr="00D82A73" w:rsidRDefault="00D70633">
            <w:pPr>
              <w:pPrChange w:id="1456" w:author="Jarno Nieminen" w:date="2014-06-11T12:40:00Z">
                <w:pPr>
                  <w:framePr w:hSpace="141" w:wrap="around" w:vAnchor="text" w:hAnchor="page" w:x="1810" w:y="204"/>
                </w:pPr>
              </w:pPrChange>
            </w:pPr>
          </w:p>
        </w:tc>
        <w:tc>
          <w:tcPr>
            <w:tcW w:w="823" w:type="dxa"/>
            <w:shd w:val="clear" w:color="auto" w:fill="FFFFFF"/>
          </w:tcPr>
          <w:p w14:paraId="4DD52587" w14:textId="77777777" w:rsidR="00D70633" w:rsidRPr="00D82A73" w:rsidRDefault="00D70633">
            <w:pPr>
              <w:pPrChange w:id="1457" w:author="Jarno Nieminen" w:date="2014-06-11T12:40:00Z">
                <w:pPr>
                  <w:framePr w:hSpace="141" w:wrap="around" w:vAnchor="text" w:hAnchor="page" w:x="1810" w:y="204"/>
                </w:pPr>
              </w:pPrChange>
            </w:pPr>
          </w:p>
        </w:tc>
        <w:tc>
          <w:tcPr>
            <w:tcW w:w="805" w:type="dxa"/>
            <w:shd w:val="clear" w:color="auto" w:fill="FFFFFF"/>
          </w:tcPr>
          <w:p w14:paraId="050D92D9" w14:textId="77777777" w:rsidR="00D70633" w:rsidRPr="00D82A73" w:rsidRDefault="00D70633">
            <w:pPr>
              <w:pPrChange w:id="1458" w:author="Jarno Nieminen" w:date="2014-06-11T12:40:00Z">
                <w:pPr>
                  <w:framePr w:hSpace="141" w:wrap="around" w:vAnchor="text" w:hAnchor="page" w:x="1810" w:y="204"/>
                </w:pPr>
              </w:pPrChange>
            </w:pPr>
            <w:r w:rsidRPr="00D82A73">
              <w:t>X</w:t>
            </w:r>
          </w:p>
        </w:tc>
        <w:tc>
          <w:tcPr>
            <w:tcW w:w="805" w:type="dxa"/>
            <w:shd w:val="clear" w:color="auto" w:fill="FFFFFF"/>
          </w:tcPr>
          <w:p w14:paraId="74C74A66" w14:textId="77777777" w:rsidR="00D70633" w:rsidRPr="00D82A73" w:rsidRDefault="00D70633">
            <w:pPr>
              <w:pPrChange w:id="1459" w:author="Jarno Nieminen" w:date="2014-06-11T12:40:00Z">
                <w:pPr>
                  <w:framePr w:hSpace="141" w:wrap="around" w:vAnchor="text" w:hAnchor="page" w:x="1810" w:y="204"/>
                </w:pPr>
              </w:pPrChange>
            </w:pPr>
          </w:p>
        </w:tc>
        <w:tc>
          <w:tcPr>
            <w:tcW w:w="660" w:type="dxa"/>
            <w:shd w:val="clear" w:color="auto" w:fill="FFFFFF"/>
          </w:tcPr>
          <w:p w14:paraId="1C7E1468" w14:textId="77777777" w:rsidR="00D70633" w:rsidRPr="00D82A73" w:rsidRDefault="00D70633">
            <w:pPr>
              <w:pPrChange w:id="1460" w:author="Jarno Nieminen" w:date="2014-06-11T12:40:00Z">
                <w:pPr>
                  <w:framePr w:hSpace="141" w:wrap="around" w:vAnchor="text" w:hAnchor="page" w:x="1810" w:y="204"/>
                </w:pPr>
              </w:pPrChange>
            </w:pPr>
          </w:p>
        </w:tc>
      </w:tr>
      <w:tr w:rsidR="00601C65" w:rsidRPr="00D82A73" w14:paraId="1555FFCB" w14:textId="77777777" w:rsidTr="00D70633">
        <w:tc>
          <w:tcPr>
            <w:tcW w:w="2524" w:type="dxa"/>
            <w:tcMar>
              <w:top w:w="0" w:type="dxa"/>
              <w:left w:w="108" w:type="dxa"/>
              <w:bottom w:w="0" w:type="dxa"/>
              <w:right w:w="108" w:type="dxa"/>
            </w:tcMar>
          </w:tcPr>
          <w:p w14:paraId="0933D4C9" w14:textId="77777777" w:rsidR="00D70633" w:rsidRPr="00D82A73" w:rsidRDefault="00D70633">
            <w:pPr>
              <w:pPrChange w:id="1461" w:author="Jarno Nieminen" w:date="2014-06-11T12:40:00Z">
                <w:pPr>
                  <w:framePr w:hSpace="141" w:wrap="around" w:vAnchor="text" w:hAnchor="page" w:x="1810" w:y="204"/>
                </w:pPr>
              </w:pPrChange>
            </w:pPr>
            <w:r w:rsidRPr="00D82A73">
              <w:t>ProcessNotification</w:t>
            </w:r>
          </w:p>
        </w:tc>
        <w:tc>
          <w:tcPr>
            <w:tcW w:w="947" w:type="dxa"/>
            <w:shd w:val="clear" w:color="auto" w:fill="FFFFFF"/>
            <w:tcMar>
              <w:top w:w="0" w:type="dxa"/>
              <w:left w:w="108" w:type="dxa"/>
              <w:bottom w:w="0" w:type="dxa"/>
              <w:right w:w="108" w:type="dxa"/>
            </w:tcMar>
          </w:tcPr>
          <w:p w14:paraId="2476E9D4" w14:textId="77777777" w:rsidR="00D70633" w:rsidRPr="00D82A73" w:rsidRDefault="00D70633">
            <w:pPr>
              <w:pPrChange w:id="1462" w:author="Jarno Nieminen" w:date="2014-06-11T12:40:00Z">
                <w:pPr>
                  <w:framePr w:hSpace="141" w:wrap="around" w:vAnchor="text" w:hAnchor="page" w:x="1810" w:y="204"/>
                </w:pPr>
              </w:pPrChange>
            </w:pPr>
          </w:p>
        </w:tc>
        <w:tc>
          <w:tcPr>
            <w:tcW w:w="955" w:type="dxa"/>
            <w:shd w:val="clear" w:color="auto" w:fill="FFFFFF"/>
            <w:tcMar>
              <w:top w:w="0" w:type="dxa"/>
              <w:left w:w="108" w:type="dxa"/>
              <w:bottom w:w="0" w:type="dxa"/>
              <w:right w:w="108" w:type="dxa"/>
            </w:tcMar>
          </w:tcPr>
          <w:p w14:paraId="00F53672" w14:textId="77777777" w:rsidR="00D70633" w:rsidRPr="00D82A73" w:rsidRDefault="00D70633">
            <w:pPr>
              <w:pPrChange w:id="1463" w:author="Jarno Nieminen" w:date="2014-06-11T12:40:00Z">
                <w:pPr>
                  <w:framePr w:hSpace="141" w:wrap="around" w:vAnchor="text" w:hAnchor="page" w:x="1810" w:y="204"/>
                </w:pPr>
              </w:pPrChange>
            </w:pPr>
            <w:r w:rsidRPr="00D82A73">
              <w:t>X</w:t>
            </w:r>
          </w:p>
        </w:tc>
        <w:tc>
          <w:tcPr>
            <w:tcW w:w="955" w:type="dxa"/>
            <w:shd w:val="clear" w:color="auto" w:fill="FFFFFF"/>
            <w:tcMar>
              <w:top w:w="0" w:type="dxa"/>
              <w:left w:w="108" w:type="dxa"/>
              <w:bottom w:w="0" w:type="dxa"/>
              <w:right w:w="108" w:type="dxa"/>
            </w:tcMar>
          </w:tcPr>
          <w:p w14:paraId="5A367161" w14:textId="77777777" w:rsidR="00D70633" w:rsidRPr="00D82A73" w:rsidRDefault="00D70633">
            <w:pPr>
              <w:pPrChange w:id="1464" w:author="Jarno Nieminen" w:date="2014-06-11T12:40:00Z">
                <w:pPr>
                  <w:framePr w:hSpace="141" w:wrap="around" w:vAnchor="text" w:hAnchor="page" w:x="1810" w:y="204"/>
                </w:pPr>
              </w:pPrChange>
            </w:pPr>
          </w:p>
        </w:tc>
        <w:tc>
          <w:tcPr>
            <w:tcW w:w="823" w:type="dxa"/>
            <w:shd w:val="clear" w:color="auto" w:fill="FFFFFF"/>
          </w:tcPr>
          <w:p w14:paraId="75A87864" w14:textId="77777777" w:rsidR="00D70633" w:rsidRPr="00D82A73" w:rsidRDefault="00D70633">
            <w:pPr>
              <w:pPrChange w:id="1465" w:author="Jarno Nieminen" w:date="2014-06-11T12:40:00Z">
                <w:pPr>
                  <w:framePr w:hSpace="141" w:wrap="around" w:vAnchor="text" w:hAnchor="page" w:x="1810" w:y="204"/>
                </w:pPr>
              </w:pPrChange>
            </w:pPr>
          </w:p>
        </w:tc>
        <w:tc>
          <w:tcPr>
            <w:tcW w:w="805" w:type="dxa"/>
            <w:shd w:val="clear" w:color="auto" w:fill="FFFFFF"/>
          </w:tcPr>
          <w:p w14:paraId="5B1F9E0C" w14:textId="77777777" w:rsidR="00D70633" w:rsidRPr="00D82A73" w:rsidRDefault="00D70633">
            <w:pPr>
              <w:pPrChange w:id="1466" w:author="Jarno Nieminen" w:date="2014-06-11T12:40:00Z">
                <w:pPr>
                  <w:framePr w:hSpace="141" w:wrap="around" w:vAnchor="text" w:hAnchor="page" w:x="1810" w:y="204"/>
                </w:pPr>
              </w:pPrChange>
            </w:pPr>
          </w:p>
        </w:tc>
        <w:tc>
          <w:tcPr>
            <w:tcW w:w="805" w:type="dxa"/>
            <w:shd w:val="clear" w:color="auto" w:fill="FFFFFF"/>
          </w:tcPr>
          <w:p w14:paraId="66FF06CD" w14:textId="77777777" w:rsidR="00D70633" w:rsidRPr="00D82A73" w:rsidRDefault="00D70633">
            <w:pPr>
              <w:pPrChange w:id="1467" w:author="Jarno Nieminen" w:date="2014-06-11T12:40:00Z">
                <w:pPr>
                  <w:framePr w:hSpace="141" w:wrap="around" w:vAnchor="text" w:hAnchor="page" w:x="1810" w:y="204"/>
                </w:pPr>
              </w:pPrChange>
            </w:pPr>
            <w:r w:rsidRPr="00D82A73">
              <w:t>X</w:t>
            </w:r>
          </w:p>
        </w:tc>
        <w:tc>
          <w:tcPr>
            <w:tcW w:w="660" w:type="dxa"/>
            <w:shd w:val="clear" w:color="auto" w:fill="FFFFFF"/>
          </w:tcPr>
          <w:p w14:paraId="60B4DB82" w14:textId="77777777" w:rsidR="00D70633" w:rsidRPr="00D82A73" w:rsidRDefault="00D70633">
            <w:pPr>
              <w:pPrChange w:id="1468" w:author="Jarno Nieminen" w:date="2014-06-11T12:40:00Z">
                <w:pPr>
                  <w:framePr w:hSpace="141" w:wrap="around" w:vAnchor="text" w:hAnchor="page" w:x="1810" w:y="204"/>
                </w:pPr>
              </w:pPrChange>
            </w:pPr>
            <w:r w:rsidRPr="00D82A73">
              <w:t>X</w:t>
            </w:r>
          </w:p>
        </w:tc>
      </w:tr>
    </w:tbl>
    <w:p w14:paraId="654071AF" w14:textId="77777777" w:rsidR="0083657F" w:rsidRPr="00D82A73" w:rsidRDefault="007B5F8B" w:rsidP="007B5F8B">
      <w:pPr>
        <w:rPr>
          <w:del w:id="1469" w:author="Jarno Nieminen" w:date="2014-06-11T12:40:00Z"/>
        </w:rPr>
      </w:pPr>
      <w:del w:id="1470" w:author="Jarno Nieminen" w:date="2014-06-11T12:40:00Z">
        <w:r w:rsidRPr="00D82A73">
          <w:delText xml:space="preserve"> </w:delText>
        </w:r>
      </w:del>
    </w:p>
    <w:p w14:paraId="74564281" w14:textId="77777777" w:rsidR="007E47C0" w:rsidRPr="00D82A73" w:rsidRDefault="007E47C0" w:rsidP="007E47C0">
      <w:pPr>
        <w:rPr>
          <w:del w:id="1471" w:author="Jarno Nieminen" w:date="2014-06-11T12:40:00Z"/>
          <w:color w:val="4F81BD" w:themeColor="accent1"/>
        </w:rPr>
      </w:pPr>
    </w:p>
    <w:p w14:paraId="6D7D6CF2" w14:textId="77777777" w:rsidR="00F711C6" w:rsidRDefault="00F711C6" w:rsidP="00F711C6">
      <w:pPr>
        <w:rPr>
          <w:ins w:id="1472" w:author="Jarno Nieminen" w:date="2014-06-11T12:40:00Z"/>
          <w:color w:val="4F81BD" w:themeColor="accent1"/>
        </w:rPr>
      </w:pPr>
    </w:p>
    <w:p w14:paraId="5CA81398" w14:textId="77777777" w:rsidR="00D70633" w:rsidRDefault="00D70633" w:rsidP="00F711C6">
      <w:pPr>
        <w:rPr>
          <w:ins w:id="1473" w:author="Jarno Nieminen" w:date="2014-06-11T12:40:00Z"/>
          <w:color w:val="4F81BD" w:themeColor="accent1"/>
        </w:rPr>
      </w:pPr>
    </w:p>
    <w:p w14:paraId="370489B5" w14:textId="77777777" w:rsidR="00D70633" w:rsidRPr="00D82A73" w:rsidRDefault="00D70633" w:rsidP="00F711C6">
      <w:pPr>
        <w:rPr>
          <w:ins w:id="1474" w:author="Jarno Nieminen" w:date="2014-06-11T12:40:00Z"/>
          <w:color w:val="4F81BD" w:themeColor="accent1"/>
        </w:rPr>
      </w:pPr>
    </w:p>
    <w:p w14:paraId="44A54223" w14:textId="77777777" w:rsidR="00D70633" w:rsidRDefault="00D70633">
      <w:pPr>
        <w:spacing w:line="240" w:lineRule="auto"/>
        <w:rPr>
          <w:ins w:id="1475" w:author="Jarno Nieminen" w:date="2014-06-11T12:40:00Z"/>
          <w:rFonts w:eastAsia="Times New Roman"/>
          <w:bCs/>
          <w:sz w:val="24"/>
          <w:szCs w:val="26"/>
        </w:rPr>
      </w:pPr>
      <w:bookmarkStart w:id="1476" w:name="_Toc386458070"/>
      <w:ins w:id="1477" w:author="Jarno Nieminen" w:date="2014-06-11T12:40:00Z">
        <w:r>
          <w:br w:type="page"/>
        </w:r>
      </w:ins>
    </w:p>
    <w:p w14:paraId="7FC96A29" w14:textId="4FB09732" w:rsidR="00F711C6" w:rsidRPr="00D82A73" w:rsidRDefault="00F711C6" w:rsidP="00F711C6">
      <w:pPr>
        <w:pStyle w:val="Heading2"/>
      </w:pPr>
      <w:bookmarkStart w:id="1478" w:name="_Toc390253632"/>
      <w:bookmarkStart w:id="1479" w:name="_Toc357754849"/>
      <w:r w:rsidRPr="00D82A73">
        <w:lastRenderedPageBreak/>
        <w:t>Adressering</w:t>
      </w:r>
      <w:bookmarkEnd w:id="1476"/>
      <w:bookmarkEnd w:id="1478"/>
      <w:bookmarkEnd w:id="1479"/>
    </w:p>
    <w:p w14:paraId="6CFA969C" w14:textId="77777777" w:rsidR="00F711C6" w:rsidRPr="00D82A73" w:rsidRDefault="00F711C6" w:rsidP="00F711C6">
      <w:r w:rsidRPr="00D82A73">
        <w:t>För tjänstedomänen gäller följande regler för logisk adressering:</w:t>
      </w:r>
    </w:p>
    <w:p w14:paraId="6470D847" w14:textId="77777777" w:rsidR="00F711C6" w:rsidRPr="00D82A73" w:rsidRDefault="00F711C6" w:rsidP="00F711C6"/>
    <w:p w14:paraId="58261480" w14:textId="77777777" w:rsidR="00F711C6" w:rsidRPr="00D82A73" w:rsidRDefault="00F711C6" w:rsidP="00F711C6">
      <w:r w:rsidRPr="00D82A73">
        <w:t>Referens till informationskällan enligt tjänste-domänens definition till informationskälla.</w:t>
      </w:r>
    </w:p>
    <w:p w14:paraId="47ED643E" w14:textId="77777777" w:rsidR="00F711C6" w:rsidRPr="00D82A73" w:rsidRDefault="00F711C6" w:rsidP="00F711C6"/>
    <w:p w14:paraId="792B6E05" w14:textId="77777777" w:rsidR="00F711C6" w:rsidRPr="00D82A73" w:rsidRDefault="00F711C6" w:rsidP="004F0033">
      <w:pPr>
        <w:numPr>
          <w:ilvl w:val="0"/>
          <w:numId w:val="11"/>
        </w:numPr>
        <w:spacing w:line="240" w:lineRule="auto"/>
      </w:pPr>
      <w:r w:rsidRPr="00D82A73">
        <w:t>Systemadressering &lt;Formulärmotor hsa-id&gt;</w:t>
      </w:r>
    </w:p>
    <w:p w14:paraId="1228AB4F" w14:textId="53D97A60"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1480" w:name="_Toc258862126"/>
      <w:bookmarkStart w:id="1481" w:name="_Toc386458071"/>
      <w:bookmarkStart w:id="1482" w:name="_Toc390253633"/>
      <w:r w:rsidRPr="00D82A73">
        <w:t>Uppdatering av engagemangsindex</w:t>
      </w:r>
      <w:bookmarkEnd w:id="1480"/>
      <w:bookmarkEnd w:id="1481"/>
      <w:bookmarkEnd w:id="1482"/>
    </w:p>
    <w:p w14:paraId="3D40A1FB" w14:textId="77777777" w:rsidR="00F711C6" w:rsidRPr="00D82A73" w:rsidRDefault="00F711C6" w:rsidP="00F711C6">
      <w:r w:rsidRPr="00D82A73">
        <w:t>All uppdatering av engagemangsindex sker genom tjänstekontraktet urn:riv:itintegration:engagementindex:UpdateResponder:1. Ladda hem Engagemangsindex WSDL, scheman och tjänstekontraktsbeskrivning för detaljer.</w:t>
      </w:r>
    </w:p>
    <w:p w14:paraId="7393016F" w14:textId="77777777" w:rsidR="00F711C6" w:rsidRPr="00D82A73" w:rsidRDefault="00F711C6" w:rsidP="00F711C6"/>
    <w:p w14:paraId="69AAE4B3" w14:textId="77777777" w:rsidR="00F711C6" w:rsidRPr="00D82A73" w:rsidRDefault="00F711C6" w:rsidP="00F711C6">
      <w:r w:rsidRPr="00D82A73">
        <w:t>Följande regler gäller för innehållet i begäran till engagemangsindex för uppdateringar som rör denna tjänstedomän (infrastructure:supportservices:forminteraction):</w:t>
      </w:r>
    </w:p>
    <w:p w14:paraId="5C149E16" w14:textId="77777777" w:rsidR="00F711C6" w:rsidRPr="00D82A73" w:rsidRDefault="00F711C6" w:rsidP="00F711C6"/>
    <w:p w14:paraId="1E01A3E3" w14:textId="77777777" w:rsidR="00F711C6" w:rsidRPr="00D82A73" w:rsidRDefault="00F711C6" w:rsidP="00F711C6">
      <w:r w:rsidRPr="00D82A73">
        <w:t xml:space="preserve">Engagemangsindexpost </w:t>
      </w:r>
      <w:r w:rsidRPr="00D82A73">
        <w:rPr>
          <w:b/>
        </w:rPr>
        <w:t xml:space="preserve">categorization </w:t>
      </w:r>
      <w:r w:rsidRPr="00D82A73">
        <w:t>används för att signalera när ett formulär/mall är skapad för en användare/patient eller när en användare/pati</w:t>
      </w:r>
      <w:r>
        <w:t>en</w:t>
      </w:r>
      <w:r w:rsidRPr="00D82A73">
        <w:t xml:space="preserve">t har besvarat/avslutat ett formulär. </w:t>
      </w:r>
    </w:p>
    <w:p w14:paraId="3FF8F28A" w14:textId="77777777" w:rsidR="00F711C6" w:rsidRPr="00D82A73" w:rsidRDefault="00F711C6" w:rsidP="00F711C6"/>
    <w:p w14:paraId="4C7D5F04" w14:textId="77777777" w:rsidR="00F711C6" w:rsidRPr="00D82A73" w:rsidRDefault="00F711C6" w:rsidP="00F711C6">
      <w:r w:rsidRPr="00D82A73">
        <w:t>categorization ”FormCreated”</w:t>
      </w:r>
    </w:p>
    <w:p w14:paraId="00B2EFDA" w14:textId="77777777" w:rsidR="00F711C6" w:rsidRPr="00D82A73" w:rsidRDefault="00F711C6" w:rsidP="004F0033">
      <w:pPr>
        <w:numPr>
          <w:ilvl w:val="0"/>
          <w:numId w:val="3"/>
        </w:numPr>
        <w:spacing w:line="240" w:lineRule="auto"/>
      </w:pPr>
      <w:r w:rsidRPr="00D82A73">
        <w:t xml:space="preserve">Indikerar att ett specifikt formulär är skapat för användaren/patienten. </w:t>
      </w:r>
    </w:p>
    <w:p w14:paraId="6BA8380A" w14:textId="78DEB801" w:rsidR="00F711C6" w:rsidRPr="00D82A73" w:rsidRDefault="0064695C" w:rsidP="004F0033">
      <w:pPr>
        <w:numPr>
          <w:ilvl w:val="1"/>
          <w:numId w:val="3"/>
        </w:numPr>
        <w:spacing w:line="240" w:lineRule="auto"/>
      </w:pPr>
      <w:r w:rsidRPr="00D82A73">
        <w:t>T.ex</w:t>
      </w:r>
      <w:ins w:id="1483" w:author="Jarno Nieminen" w:date="2014-06-11T12:40:00Z">
        <w:r w:rsidRPr="00D82A73">
          <w:t>.</w:t>
        </w:r>
      </w:ins>
      <w:r w:rsidR="00F711C6" w:rsidRPr="00D82A73">
        <w:t xml:space="preserve"> Patienten skall fylla i en hälsodeklaration.</w:t>
      </w:r>
    </w:p>
    <w:p w14:paraId="2F7ABA2B" w14:textId="77777777" w:rsidR="00F711C6" w:rsidRPr="00D82A73" w:rsidRDefault="00F711C6" w:rsidP="00F711C6"/>
    <w:p w14:paraId="1244BD3E" w14:textId="77777777" w:rsidR="00F711C6" w:rsidRPr="00D82A73" w:rsidRDefault="00F711C6" w:rsidP="00F711C6">
      <w:r w:rsidRPr="00D82A73">
        <w:t>categorization ”FormComplete”</w:t>
      </w:r>
    </w:p>
    <w:p w14:paraId="721CC125" w14:textId="77777777" w:rsidR="00F711C6" w:rsidRPr="00D82A73" w:rsidRDefault="00F711C6" w:rsidP="004F0033">
      <w:pPr>
        <w:numPr>
          <w:ilvl w:val="0"/>
          <w:numId w:val="3"/>
        </w:numPr>
        <w:spacing w:line="240" w:lineRule="auto"/>
      </w:pPr>
      <w:r w:rsidRPr="00D82A73">
        <w:t>Indikerar att ett formulär är skapat och lagras(temporärt) i en formulärmoto</w:t>
      </w:r>
      <w:r>
        <w:t>r</w:t>
      </w:r>
      <w:r w:rsidRPr="00D82A73">
        <w:t>.</w:t>
      </w:r>
    </w:p>
    <w:p w14:paraId="542AAF89" w14:textId="77777777" w:rsidR="00F711C6" w:rsidRPr="00D82A73" w:rsidRDefault="00F711C6" w:rsidP="00F711C6"/>
    <w:p w14:paraId="049D07CB" w14:textId="2C425057" w:rsidR="00F711C6" w:rsidRPr="00D82A73" w:rsidRDefault="00F711C6" w:rsidP="00F711C6">
      <w:r w:rsidRPr="00D82A73">
        <w:t>Tabellen beskriver de attribut som är unika för tjänstedomänen. Utöver nedanst</w:t>
      </w:r>
      <w:r w:rsidR="0064695C">
        <w:t xml:space="preserve">ående tabell se </w:t>
      </w:r>
      <w:del w:id="1484" w:author="Jarno Nieminen" w:date="2014-06-11T12:40:00Z">
        <w:r w:rsidR="00BF53C6" w:rsidRPr="00D82A73">
          <w:delText>tjänstekontrakstbeskrivning</w:delText>
        </w:r>
      </w:del>
      <w:ins w:id="1485" w:author="Jarno Nieminen" w:date="2014-06-11T12:40:00Z">
        <w:r w:rsidR="0064695C">
          <w:t>tjänstekontrakts</w:t>
        </w:r>
        <w:r w:rsidRPr="00D82A73">
          <w:t>beskrivning</w:t>
        </w:r>
      </w:ins>
      <w:r w:rsidRPr="00D82A73">
        <w:t xml:space="preserve"> för </w:t>
      </w:r>
      <w:r w:rsidRPr="00D82A73">
        <w:rPr>
          <w:b/>
        </w:rPr>
        <w:t>engagemangsindex</w:t>
      </w:r>
      <w:r w:rsidRPr="00D82A73">
        <w:t>.</w:t>
      </w:r>
    </w:p>
    <w:p w14:paraId="0710EEA7" w14:textId="77777777" w:rsidR="00BF53C6" w:rsidRPr="00D82A73" w:rsidRDefault="00BF53C6" w:rsidP="00BF53C6">
      <w:pPr>
        <w:rPr>
          <w:del w:id="1486" w:author="Jarno Nieminen" w:date="2014-06-11T12:40:00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1487"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1488">
          <w:tblGrid>
            <w:gridCol w:w="2628"/>
            <w:gridCol w:w="1260"/>
            <w:gridCol w:w="4867"/>
            <w:gridCol w:w="1134"/>
          </w:tblGrid>
        </w:tblGridChange>
      </w:tblGrid>
      <w:tr w:rsidR="00F711C6" w:rsidRPr="00D82A73" w14:paraId="1FB1D306" w14:textId="77777777" w:rsidTr="0026766E">
        <w:tc>
          <w:tcPr>
            <w:tcW w:w="2628" w:type="dxa"/>
            <w:shd w:val="clear" w:color="auto" w:fill="auto"/>
            <w:tcPrChange w:id="1489" w:author="Jarno Nieminen" w:date="2014-06-11T12:40:00Z">
              <w:tcPr>
                <w:tcW w:w="2628" w:type="dxa"/>
                <w:shd w:val="clear" w:color="auto" w:fill="auto"/>
              </w:tcPr>
            </w:tcPrChange>
          </w:tcPr>
          <w:p w14:paraId="2875AB5F" w14:textId="77777777" w:rsidR="00F711C6" w:rsidRPr="00D82A73" w:rsidRDefault="00F711C6" w:rsidP="0026766E">
            <w:pPr>
              <w:rPr>
                <w:b/>
              </w:rPr>
            </w:pPr>
            <w:r w:rsidRPr="00D82A73">
              <w:rPr>
                <w:b/>
              </w:rPr>
              <w:t>Namn</w:t>
            </w:r>
          </w:p>
        </w:tc>
        <w:tc>
          <w:tcPr>
            <w:tcW w:w="1260" w:type="dxa"/>
            <w:shd w:val="clear" w:color="auto" w:fill="auto"/>
            <w:tcPrChange w:id="1490" w:author="Jarno Nieminen" w:date="2014-06-11T12:40:00Z">
              <w:tcPr>
                <w:tcW w:w="1260" w:type="dxa"/>
                <w:shd w:val="clear" w:color="auto" w:fill="auto"/>
              </w:tcPr>
            </w:tcPrChange>
          </w:tcPr>
          <w:p w14:paraId="453C168E" w14:textId="77777777" w:rsidR="00F711C6" w:rsidRPr="00D82A73" w:rsidRDefault="00F711C6" w:rsidP="0026766E">
            <w:pPr>
              <w:rPr>
                <w:b/>
              </w:rPr>
            </w:pPr>
            <w:r w:rsidRPr="00D82A73">
              <w:rPr>
                <w:b/>
              </w:rPr>
              <w:t>Typ</w:t>
            </w:r>
          </w:p>
        </w:tc>
        <w:tc>
          <w:tcPr>
            <w:tcW w:w="4867" w:type="dxa"/>
            <w:shd w:val="clear" w:color="auto" w:fill="auto"/>
            <w:tcPrChange w:id="1491" w:author="Jarno Nieminen" w:date="2014-06-11T12:40:00Z">
              <w:tcPr>
                <w:tcW w:w="4867" w:type="dxa"/>
                <w:shd w:val="clear" w:color="auto" w:fill="auto"/>
              </w:tcPr>
            </w:tcPrChange>
          </w:tcPr>
          <w:p w14:paraId="2D3A2486" w14:textId="77777777" w:rsidR="00F711C6" w:rsidRPr="00D82A73" w:rsidRDefault="00F711C6" w:rsidP="0026766E">
            <w:pPr>
              <w:rPr>
                <w:b/>
              </w:rPr>
            </w:pPr>
            <w:r w:rsidRPr="00D82A73">
              <w:rPr>
                <w:b/>
              </w:rPr>
              <w:t>Kommentar</w:t>
            </w:r>
          </w:p>
        </w:tc>
        <w:tc>
          <w:tcPr>
            <w:tcW w:w="1134" w:type="dxa"/>
            <w:shd w:val="clear" w:color="auto" w:fill="auto"/>
            <w:tcPrChange w:id="1492" w:author="Jarno Nieminen" w:date="2014-06-11T12:40:00Z">
              <w:tcPr>
                <w:tcW w:w="1134" w:type="dxa"/>
                <w:shd w:val="clear" w:color="auto" w:fill="auto"/>
              </w:tcPr>
            </w:tcPrChange>
          </w:tcPr>
          <w:p w14:paraId="2A97E17A" w14:textId="77777777" w:rsidR="00F711C6" w:rsidRPr="00D82A73" w:rsidRDefault="00F711C6" w:rsidP="0026766E">
            <w:pPr>
              <w:rPr>
                <w:b/>
              </w:rPr>
            </w:pPr>
            <w:r w:rsidRPr="00D82A73">
              <w:rPr>
                <w:b/>
              </w:rPr>
              <w:t>Kardi-nalitet</w:t>
            </w:r>
          </w:p>
        </w:tc>
      </w:tr>
      <w:tr w:rsidR="00F711C6" w:rsidRPr="00D82A73" w14:paraId="12AA49F7" w14:textId="77777777" w:rsidTr="0026766E">
        <w:tc>
          <w:tcPr>
            <w:tcW w:w="2628" w:type="dxa"/>
            <w:shd w:val="clear" w:color="auto" w:fill="auto"/>
            <w:tcPrChange w:id="1493" w:author="Jarno Nieminen" w:date="2014-06-11T12:40:00Z">
              <w:tcPr>
                <w:tcW w:w="2628" w:type="dxa"/>
                <w:shd w:val="clear" w:color="auto" w:fill="auto"/>
              </w:tcPr>
            </w:tcPrChange>
          </w:tcPr>
          <w:p w14:paraId="03F94E85" w14:textId="77777777" w:rsidR="00F711C6" w:rsidRPr="00D82A73" w:rsidRDefault="00F711C6" w:rsidP="0026766E">
            <w:r w:rsidRPr="00D82A73">
              <w:t>categorization</w:t>
            </w:r>
          </w:p>
        </w:tc>
        <w:tc>
          <w:tcPr>
            <w:tcW w:w="1260" w:type="dxa"/>
            <w:shd w:val="clear" w:color="auto" w:fill="auto"/>
            <w:tcPrChange w:id="1494" w:author="Jarno Nieminen" w:date="2014-06-11T12:40:00Z">
              <w:tcPr>
                <w:tcW w:w="1260" w:type="dxa"/>
                <w:shd w:val="clear" w:color="auto" w:fill="auto"/>
              </w:tcPr>
            </w:tcPrChange>
          </w:tcPr>
          <w:p w14:paraId="0E4606C8" w14:textId="77777777" w:rsidR="00F711C6" w:rsidRPr="00D82A73" w:rsidRDefault="00F711C6" w:rsidP="0026766E">
            <w:r w:rsidRPr="00D82A73">
              <w:t>String</w:t>
            </w:r>
          </w:p>
        </w:tc>
        <w:tc>
          <w:tcPr>
            <w:tcW w:w="4867" w:type="dxa"/>
            <w:shd w:val="clear" w:color="auto" w:fill="auto"/>
            <w:tcPrChange w:id="1495" w:author="Jarno Nieminen" w:date="2014-06-11T12:40:00Z">
              <w:tcPr>
                <w:tcW w:w="4867" w:type="dxa"/>
                <w:shd w:val="clear" w:color="auto" w:fill="auto"/>
              </w:tcPr>
            </w:tcPrChange>
          </w:tcPr>
          <w:p w14:paraId="2F7EDE8E" w14:textId="77777777" w:rsidR="00F711C6" w:rsidRPr="00D82A73" w:rsidRDefault="00F711C6" w:rsidP="0026766E">
            <w:r w:rsidRPr="00D82A73">
              <w:t>Kategorier för engagemangsindexpost.</w:t>
            </w:r>
          </w:p>
          <w:p w14:paraId="312CB465" w14:textId="77777777" w:rsidR="00F711C6" w:rsidRPr="00D82A73" w:rsidRDefault="00F711C6" w:rsidP="004F0033">
            <w:pPr>
              <w:numPr>
                <w:ilvl w:val="0"/>
                <w:numId w:val="12"/>
              </w:numPr>
              <w:spacing w:line="240" w:lineRule="auto"/>
              <w:rPr>
                <w:b/>
              </w:rPr>
            </w:pPr>
            <w:r w:rsidRPr="00D82A73">
              <w:rPr>
                <w:b/>
              </w:rPr>
              <w:t>FormCreated</w:t>
            </w:r>
            <w:r w:rsidRPr="00D82A73">
              <w:t xml:space="preserve"> (Indikerar att ett specifikt formulär är skapat för användaren.)</w:t>
            </w:r>
          </w:p>
          <w:p w14:paraId="2FA0365D" w14:textId="77777777" w:rsidR="00BF53C6" w:rsidRPr="00D82A73" w:rsidRDefault="00F711C6" w:rsidP="00807514">
            <w:pPr>
              <w:numPr>
                <w:ilvl w:val="0"/>
                <w:numId w:val="12"/>
              </w:numPr>
              <w:spacing w:line="240" w:lineRule="auto"/>
              <w:rPr>
                <w:del w:id="1496" w:author="Jarno Nieminen" w:date="2014-06-11T12:40:00Z"/>
                <w:b/>
              </w:rPr>
            </w:pPr>
            <w:r w:rsidRPr="00D82A73">
              <w:rPr>
                <w:b/>
              </w:rPr>
              <w:t xml:space="preserve">FormComplete </w:t>
            </w:r>
            <w:r w:rsidRPr="00D82A73">
              <w:t>(Indikerar att ett specifikt formulär är avslutat)</w:t>
            </w:r>
          </w:p>
          <w:p w14:paraId="02AE8A3B" w14:textId="5A6B3E20" w:rsidR="00F711C6" w:rsidRPr="00D70633" w:rsidRDefault="00F711C6">
            <w:pPr>
              <w:numPr>
                <w:ilvl w:val="0"/>
                <w:numId w:val="12"/>
              </w:numPr>
              <w:spacing w:line="240" w:lineRule="auto"/>
              <w:rPr>
                <w:b/>
              </w:rPr>
              <w:pPrChange w:id="1497" w:author="Jarno Nieminen" w:date="2014-06-11T12:40:00Z">
                <w:pPr/>
              </w:pPrChange>
            </w:pPr>
          </w:p>
        </w:tc>
        <w:tc>
          <w:tcPr>
            <w:tcW w:w="1134" w:type="dxa"/>
            <w:shd w:val="clear" w:color="auto" w:fill="auto"/>
            <w:tcPrChange w:id="1498" w:author="Jarno Nieminen" w:date="2014-06-11T12:40:00Z">
              <w:tcPr>
                <w:tcW w:w="1134" w:type="dxa"/>
                <w:shd w:val="clear" w:color="auto" w:fill="auto"/>
              </w:tcPr>
            </w:tcPrChange>
          </w:tcPr>
          <w:p w14:paraId="7CF9B539" w14:textId="77777777" w:rsidR="00F711C6" w:rsidRPr="00D82A73" w:rsidRDefault="00F711C6" w:rsidP="0026766E">
            <w:r w:rsidRPr="00D82A73">
              <w:t>1..1</w:t>
            </w:r>
          </w:p>
        </w:tc>
      </w:tr>
      <w:tr w:rsidR="00F711C6" w:rsidRPr="00D82A73" w14:paraId="065FE60A" w14:textId="77777777" w:rsidTr="0026766E">
        <w:tc>
          <w:tcPr>
            <w:tcW w:w="2628" w:type="dxa"/>
            <w:shd w:val="clear" w:color="auto" w:fill="auto"/>
            <w:tcPrChange w:id="1499" w:author="Jarno Nieminen" w:date="2014-06-11T12:40:00Z">
              <w:tcPr>
                <w:tcW w:w="2628" w:type="dxa"/>
                <w:shd w:val="clear" w:color="auto" w:fill="auto"/>
              </w:tcPr>
            </w:tcPrChange>
          </w:tcPr>
          <w:p w14:paraId="29E455AF" w14:textId="77777777" w:rsidR="00F711C6" w:rsidRPr="00D82A73" w:rsidRDefault="00F711C6" w:rsidP="0026766E">
            <w:r w:rsidRPr="00D82A73">
              <w:t>businessObjectInstanceIdentifier</w:t>
            </w:r>
          </w:p>
        </w:tc>
        <w:tc>
          <w:tcPr>
            <w:tcW w:w="1260" w:type="dxa"/>
            <w:shd w:val="clear" w:color="auto" w:fill="auto"/>
            <w:tcPrChange w:id="1500" w:author="Jarno Nieminen" w:date="2014-06-11T12:40:00Z">
              <w:tcPr>
                <w:tcW w:w="1260" w:type="dxa"/>
                <w:shd w:val="clear" w:color="auto" w:fill="auto"/>
              </w:tcPr>
            </w:tcPrChange>
          </w:tcPr>
          <w:p w14:paraId="37B7E2F5" w14:textId="77777777" w:rsidR="00F711C6" w:rsidRPr="00D82A73" w:rsidRDefault="00F711C6" w:rsidP="0026766E">
            <w:r w:rsidRPr="00D82A73">
              <w:t>String</w:t>
            </w:r>
          </w:p>
        </w:tc>
        <w:tc>
          <w:tcPr>
            <w:tcW w:w="4867" w:type="dxa"/>
            <w:shd w:val="clear" w:color="auto" w:fill="auto"/>
            <w:tcPrChange w:id="1501" w:author="Jarno Nieminen" w:date="2014-06-11T12:40:00Z">
              <w:tcPr>
                <w:tcW w:w="4867" w:type="dxa"/>
                <w:shd w:val="clear" w:color="auto" w:fill="auto"/>
              </w:tcPr>
            </w:tcPrChange>
          </w:tcPr>
          <w:p w14:paraId="248A9651" w14:textId="77777777" w:rsidR="00F711C6" w:rsidRPr="00D82A73" w:rsidRDefault="00F711C6" w:rsidP="0026766E">
            <w:r w:rsidRPr="00D82A73">
              <w:t>Unik identifierare för händelse-bärande objekt.</w:t>
            </w:r>
          </w:p>
          <w:p w14:paraId="73B55593" w14:textId="77777777" w:rsidR="00F711C6" w:rsidRPr="00D82A73" w:rsidRDefault="00F711C6" w:rsidP="0026766E"/>
          <w:p w14:paraId="0EA0D26E" w14:textId="77777777" w:rsidR="00F711C6" w:rsidRPr="00D82A73" w:rsidRDefault="00F711C6" w:rsidP="0026766E">
            <w:r w:rsidRPr="00D82A73">
              <w:t xml:space="preserve">Id för </w:t>
            </w:r>
            <w:r w:rsidRPr="00D82A73">
              <w:rPr>
                <w:b/>
              </w:rPr>
              <w:t>categorization:</w:t>
            </w:r>
          </w:p>
          <w:p w14:paraId="4AB57A56" w14:textId="77777777" w:rsidR="00F711C6" w:rsidRPr="00D82A73" w:rsidRDefault="00F711C6" w:rsidP="004F0033">
            <w:pPr>
              <w:numPr>
                <w:ilvl w:val="0"/>
                <w:numId w:val="12"/>
              </w:numPr>
              <w:spacing w:line="240" w:lineRule="auto"/>
            </w:pPr>
            <w:r w:rsidRPr="00D82A73">
              <w:t>FormComplete</w:t>
            </w:r>
          </w:p>
          <w:p w14:paraId="2F230DCF" w14:textId="77777777" w:rsidR="00F711C6" w:rsidRPr="00D82A73" w:rsidRDefault="00F711C6" w:rsidP="004F0033">
            <w:pPr>
              <w:numPr>
                <w:ilvl w:val="1"/>
                <w:numId w:val="12"/>
              </w:numPr>
              <w:spacing w:line="240" w:lineRule="auto"/>
            </w:pPr>
            <w:r w:rsidRPr="00D82A73">
              <w:rPr>
                <w:rFonts w:eastAsia="Arial Unicode MS"/>
              </w:rPr>
              <w:t>Id som motsvarar ”FormId” (i objekt Form).</w:t>
            </w:r>
          </w:p>
          <w:p w14:paraId="6ED58C7F" w14:textId="77777777" w:rsidR="00F711C6" w:rsidRPr="00D82A73" w:rsidRDefault="00F711C6" w:rsidP="004F0033">
            <w:pPr>
              <w:numPr>
                <w:ilvl w:val="0"/>
                <w:numId w:val="12"/>
              </w:numPr>
              <w:spacing w:line="240" w:lineRule="auto"/>
            </w:pPr>
            <w:r w:rsidRPr="00D82A73">
              <w:lastRenderedPageBreak/>
              <w:t>FormCreated</w:t>
            </w:r>
          </w:p>
          <w:p w14:paraId="30526261" w14:textId="77777777" w:rsidR="00BF53C6" w:rsidRPr="00D82A73" w:rsidRDefault="00F711C6" w:rsidP="00807514">
            <w:pPr>
              <w:numPr>
                <w:ilvl w:val="1"/>
                <w:numId w:val="12"/>
              </w:numPr>
              <w:spacing w:line="240" w:lineRule="auto"/>
              <w:rPr>
                <w:del w:id="1502" w:author="Jarno Nieminen" w:date="2014-06-11T12:40:00Z"/>
              </w:rPr>
            </w:pPr>
            <w:r w:rsidRPr="00D82A73">
              <w:rPr>
                <w:rFonts w:eastAsia="Arial Unicode MS"/>
              </w:rPr>
              <w:t>Id som motsvarar ”FormId” (i objekt Form).</w:t>
            </w:r>
          </w:p>
          <w:p w14:paraId="57E29B90" w14:textId="5E87A31A" w:rsidR="00F711C6" w:rsidRPr="00D82A73" w:rsidRDefault="00F711C6">
            <w:pPr>
              <w:numPr>
                <w:ilvl w:val="1"/>
                <w:numId w:val="12"/>
              </w:numPr>
              <w:spacing w:line="240" w:lineRule="auto"/>
              <w:pPrChange w:id="1503" w:author="Jarno Nieminen" w:date="2014-06-11T12:40:00Z">
                <w:pPr/>
              </w:pPrChange>
            </w:pPr>
          </w:p>
        </w:tc>
        <w:tc>
          <w:tcPr>
            <w:tcW w:w="1134" w:type="dxa"/>
            <w:shd w:val="clear" w:color="auto" w:fill="auto"/>
            <w:tcPrChange w:id="1504" w:author="Jarno Nieminen" w:date="2014-06-11T12:40:00Z">
              <w:tcPr>
                <w:tcW w:w="1134" w:type="dxa"/>
                <w:shd w:val="clear" w:color="auto" w:fill="auto"/>
              </w:tcPr>
            </w:tcPrChange>
          </w:tcPr>
          <w:p w14:paraId="2B76C492" w14:textId="77777777" w:rsidR="00F711C6" w:rsidRPr="00D82A73" w:rsidRDefault="00F711C6" w:rsidP="0026766E">
            <w:r w:rsidRPr="00D82A73">
              <w:lastRenderedPageBreak/>
              <w:t>1..1</w:t>
            </w:r>
          </w:p>
        </w:tc>
      </w:tr>
      <w:tr w:rsidR="00F711C6" w:rsidRPr="00D82A73" w14:paraId="7F969A85" w14:textId="77777777" w:rsidTr="0026766E">
        <w:tc>
          <w:tcPr>
            <w:tcW w:w="2628" w:type="dxa"/>
            <w:shd w:val="clear" w:color="auto" w:fill="auto"/>
            <w:tcPrChange w:id="1505" w:author="Jarno Nieminen" w:date="2014-06-11T12:40:00Z">
              <w:tcPr>
                <w:tcW w:w="2628" w:type="dxa"/>
                <w:shd w:val="clear" w:color="auto" w:fill="auto"/>
              </w:tcPr>
            </w:tcPrChange>
          </w:tcPr>
          <w:p w14:paraId="2808CEAC" w14:textId="77777777" w:rsidR="00F711C6" w:rsidRPr="00D82A73" w:rsidRDefault="00F711C6" w:rsidP="0026766E">
            <w:r w:rsidRPr="00D82A73">
              <w:lastRenderedPageBreak/>
              <w:t>LogicalAddress</w:t>
            </w:r>
          </w:p>
        </w:tc>
        <w:tc>
          <w:tcPr>
            <w:tcW w:w="1260" w:type="dxa"/>
            <w:shd w:val="clear" w:color="auto" w:fill="auto"/>
            <w:tcPrChange w:id="1506" w:author="Jarno Nieminen" w:date="2014-06-11T12:40:00Z">
              <w:tcPr>
                <w:tcW w:w="1260" w:type="dxa"/>
                <w:shd w:val="clear" w:color="auto" w:fill="auto"/>
              </w:tcPr>
            </w:tcPrChange>
          </w:tcPr>
          <w:p w14:paraId="74ED696F" w14:textId="77777777" w:rsidR="00F711C6" w:rsidRPr="00D82A73" w:rsidRDefault="00F711C6" w:rsidP="0026766E">
            <w:r w:rsidRPr="00D82A73">
              <w:t>String</w:t>
            </w:r>
          </w:p>
        </w:tc>
        <w:tc>
          <w:tcPr>
            <w:tcW w:w="4867" w:type="dxa"/>
            <w:shd w:val="clear" w:color="auto" w:fill="auto"/>
            <w:tcPrChange w:id="1507" w:author="Jarno Nieminen" w:date="2014-06-11T12:40:00Z">
              <w:tcPr>
                <w:tcW w:w="4867" w:type="dxa"/>
                <w:shd w:val="clear" w:color="auto" w:fill="auto"/>
              </w:tcPr>
            </w:tcPrChange>
          </w:tcPr>
          <w:p w14:paraId="52F2B611" w14:textId="77777777" w:rsidR="00F711C6" w:rsidRPr="00D82A73" w:rsidRDefault="00F711C6" w:rsidP="0026766E">
            <w:r w:rsidRPr="00D82A73">
              <w:t>Referens till informationskällan enligt tjänste-domänens definition till informationskälla.</w:t>
            </w:r>
          </w:p>
          <w:p w14:paraId="6394FFD9" w14:textId="77777777" w:rsidR="00BF53C6" w:rsidRPr="00D82A73" w:rsidRDefault="00F711C6" w:rsidP="003C4CF1">
            <w:pPr>
              <w:rPr>
                <w:del w:id="1508" w:author="Jarno Nieminen" w:date="2014-06-11T12:40:00Z"/>
              </w:rPr>
            </w:pPr>
            <w:r w:rsidRPr="00D82A73">
              <w:t>&lt; SourceSystem hsa-id&gt;</w:t>
            </w:r>
          </w:p>
          <w:p w14:paraId="66281527" w14:textId="77777777" w:rsidR="00BF53C6" w:rsidRPr="00D82A73" w:rsidRDefault="00BF53C6" w:rsidP="003C4CF1">
            <w:pPr>
              <w:rPr>
                <w:del w:id="1509" w:author="Jarno Nieminen" w:date="2014-06-11T12:40:00Z"/>
              </w:rPr>
            </w:pPr>
            <w:del w:id="1510" w:author="Jarno Nieminen" w:date="2014-06-11T12:40:00Z">
              <w:r w:rsidRPr="00D82A73">
                <w:delText xml:space="preserve"> </w:delText>
              </w:r>
            </w:del>
          </w:p>
          <w:p w14:paraId="45296DC6" w14:textId="3747C6A4" w:rsidR="00F711C6" w:rsidRPr="00D82A73" w:rsidRDefault="00F711C6" w:rsidP="0026766E"/>
        </w:tc>
        <w:tc>
          <w:tcPr>
            <w:tcW w:w="1134" w:type="dxa"/>
            <w:shd w:val="clear" w:color="auto" w:fill="auto"/>
            <w:tcPrChange w:id="1511" w:author="Jarno Nieminen" w:date="2014-06-11T12:40:00Z">
              <w:tcPr>
                <w:tcW w:w="1134" w:type="dxa"/>
                <w:shd w:val="clear" w:color="auto" w:fill="auto"/>
              </w:tcPr>
            </w:tcPrChange>
          </w:tcPr>
          <w:p w14:paraId="61652057" w14:textId="77777777" w:rsidR="00F711C6" w:rsidRPr="00D82A73" w:rsidRDefault="00F711C6" w:rsidP="0026766E">
            <w:r w:rsidRPr="00D82A73">
              <w:t>1..1</w:t>
            </w:r>
          </w:p>
        </w:tc>
      </w:tr>
    </w:tbl>
    <w:p w14:paraId="4FB2D641" w14:textId="77777777" w:rsidR="00F711C6" w:rsidRPr="00D82A73" w:rsidRDefault="00F711C6" w:rsidP="00F711C6"/>
    <w:p w14:paraId="1AD251DC" w14:textId="77777777" w:rsidR="00F711C6" w:rsidRDefault="00F711C6" w:rsidP="00F711C6">
      <w:r w:rsidRPr="00D82A73">
        <w:t xml:space="preserve">Se tjänstekontraktsbeskrivning(Engagemangsindex) för övriga attribut och beskrivning. </w:t>
      </w:r>
    </w:p>
    <w:p w14:paraId="2AC05388" w14:textId="77777777" w:rsidR="00BF53C6" w:rsidRPr="00D82A73" w:rsidRDefault="00BF53C6" w:rsidP="00BF53C6">
      <w:pPr>
        <w:rPr>
          <w:del w:id="1512" w:author="Jarno Nieminen" w:date="2014-06-11T12:40:00Z"/>
        </w:rPr>
      </w:pPr>
    </w:p>
    <w:p w14:paraId="2F51647F" w14:textId="77777777" w:rsidR="00BF53C6" w:rsidRPr="00D82A73" w:rsidRDefault="00BF53C6" w:rsidP="00BF53C6">
      <w:pPr>
        <w:rPr>
          <w:del w:id="1513" w:author="Jarno Nieminen" w:date="2014-06-11T12:40:00Z"/>
        </w:rPr>
      </w:pPr>
    </w:p>
    <w:p w14:paraId="608918AD" w14:textId="77777777" w:rsidR="00BF53C6" w:rsidRPr="00D82A73" w:rsidRDefault="00BF53C6" w:rsidP="00BF53C6">
      <w:pPr>
        <w:rPr>
          <w:del w:id="1514" w:author="Jarno Nieminen" w:date="2014-06-11T12:40:00Z"/>
        </w:rPr>
      </w:pPr>
    </w:p>
    <w:p w14:paraId="06849C10" w14:textId="77777777" w:rsidR="00BF53C6" w:rsidRPr="00D82A73" w:rsidRDefault="00BF53C6" w:rsidP="00BF53C6">
      <w:pPr>
        <w:rPr>
          <w:del w:id="1515" w:author="Jarno Nieminen" w:date="2014-06-11T12:40:00Z"/>
        </w:rPr>
      </w:pPr>
    </w:p>
    <w:p w14:paraId="2863C4EA" w14:textId="77777777" w:rsidR="00BF53C6" w:rsidRPr="00D82A73" w:rsidRDefault="00BF53C6" w:rsidP="00BF53C6">
      <w:pPr>
        <w:rPr>
          <w:del w:id="1516" w:author="Jarno Nieminen" w:date="2014-06-11T12:40:00Z"/>
        </w:rPr>
      </w:pPr>
    </w:p>
    <w:p w14:paraId="16861A34" w14:textId="77777777" w:rsidR="00BF53C6" w:rsidRPr="00D82A73" w:rsidRDefault="00BF53C6" w:rsidP="00BF53C6">
      <w:pPr>
        <w:rPr>
          <w:del w:id="1517" w:author="Jarno Nieminen" w:date="2014-06-11T12:40:00Z"/>
        </w:rPr>
      </w:pPr>
    </w:p>
    <w:p w14:paraId="31A80486" w14:textId="77777777" w:rsidR="00BF53C6" w:rsidRPr="00D82A73" w:rsidRDefault="00BF53C6" w:rsidP="00BF53C6">
      <w:pPr>
        <w:rPr>
          <w:del w:id="1518" w:author="Jarno Nieminen" w:date="2014-06-11T12:40:00Z"/>
        </w:rPr>
      </w:pPr>
    </w:p>
    <w:p w14:paraId="15C25509" w14:textId="77777777" w:rsidR="00BF53C6" w:rsidRPr="00D82A73" w:rsidRDefault="00BF53C6" w:rsidP="00BF53C6">
      <w:pPr>
        <w:rPr>
          <w:del w:id="1519" w:author="Jarno Nieminen" w:date="2014-06-11T12:40:00Z"/>
        </w:rPr>
      </w:pPr>
    </w:p>
    <w:p w14:paraId="5B44F144" w14:textId="77777777" w:rsidR="00BF53C6" w:rsidRPr="00D82A73" w:rsidRDefault="00BF53C6" w:rsidP="00BF53C6">
      <w:pPr>
        <w:rPr>
          <w:del w:id="1520" w:author="Jarno Nieminen" w:date="2014-06-11T12:40:00Z"/>
        </w:rPr>
      </w:pPr>
    </w:p>
    <w:p w14:paraId="7EE8A3FA" w14:textId="77777777" w:rsidR="00BF53C6" w:rsidRPr="00D82A73" w:rsidRDefault="00BF53C6" w:rsidP="00BF53C6">
      <w:pPr>
        <w:rPr>
          <w:del w:id="1521" w:author="Jarno Nieminen" w:date="2014-06-11T12:40:00Z"/>
        </w:rPr>
      </w:pPr>
    </w:p>
    <w:p w14:paraId="3DE7ABB3" w14:textId="77777777" w:rsidR="00BF53C6" w:rsidRPr="00D82A73" w:rsidRDefault="00BF53C6" w:rsidP="00BF53C6">
      <w:pPr>
        <w:rPr>
          <w:del w:id="1522" w:author="Jarno Nieminen" w:date="2014-06-11T12:40:00Z"/>
        </w:rPr>
      </w:pPr>
    </w:p>
    <w:p w14:paraId="6451C38C" w14:textId="7BB2D1DB" w:rsidR="00A8636C" w:rsidRPr="00D82A73" w:rsidRDefault="00BF53C6">
      <w:pPr>
        <w:rPr>
          <w:rPrChange w:id="1523" w:author="Jarno Nieminen" w:date="2014-06-11T12:40:00Z">
            <w:rPr>
              <w:sz w:val="24"/>
            </w:rPr>
          </w:rPrChange>
        </w:rPr>
        <w:pPrChange w:id="1524" w:author="Jarno Nieminen" w:date="2014-06-11T12:40:00Z">
          <w:pPr>
            <w:spacing w:line="240" w:lineRule="auto"/>
          </w:pPr>
        </w:pPrChange>
      </w:pPr>
      <w:del w:id="1525" w:author="Jarno Nieminen" w:date="2014-06-11T12:40:00Z">
        <w:r w:rsidRPr="00D82A73">
          <w:br w:type="page"/>
        </w:r>
      </w:del>
    </w:p>
    <w:p w14:paraId="136B15D1" w14:textId="5FB711F2" w:rsidR="00F711C6" w:rsidRPr="00D82A73" w:rsidRDefault="00D359D6" w:rsidP="00F711C6">
      <w:pPr>
        <w:pStyle w:val="Heading4"/>
      </w:pPr>
      <w:r>
        <w:t>F</w:t>
      </w:r>
      <w:r w:rsidR="00F711C6" w:rsidRPr="00D82A73">
        <w:t>löde engagemangsindex</w:t>
      </w:r>
    </w:p>
    <w:p w14:paraId="0E30B5B1" w14:textId="77777777" w:rsidR="00F711C6" w:rsidRPr="00D82A73" w:rsidRDefault="00F711C6" w:rsidP="00F711C6"/>
    <w:p w14:paraId="7DB6F4B4" w14:textId="77777777" w:rsidR="00F711C6" w:rsidRPr="00D82A73" w:rsidRDefault="00F711C6" w:rsidP="00F711C6">
      <w:r w:rsidRPr="00D82A73">
        <w:rPr>
          <w:noProof/>
          <w:lang w:eastAsia="sv-SE"/>
        </w:rPr>
        <w:drawing>
          <wp:inline distT="0" distB="0" distL="0" distR="0" wp14:anchorId="73DF6BB7" wp14:editId="5D343547">
            <wp:extent cx="6015355" cy="3023235"/>
            <wp:effectExtent l="0" t="0" r="4445"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023235"/>
                    </a:xfrm>
                    <a:prstGeom prst="rect">
                      <a:avLst/>
                    </a:prstGeom>
                    <a:noFill/>
                    <a:ln>
                      <a:noFill/>
                    </a:ln>
                  </pic:spPr>
                </pic:pic>
              </a:graphicData>
            </a:graphic>
          </wp:inline>
        </w:drawing>
      </w:r>
    </w:p>
    <w:p w14:paraId="6ED6A070" w14:textId="77777777" w:rsidR="00F711C6" w:rsidRPr="00D82A73" w:rsidRDefault="00F711C6" w:rsidP="00F711C6">
      <w:r w:rsidRPr="00D82A73">
        <w:t xml:space="preserve">Flödet illustrerar hur </w:t>
      </w:r>
      <w:r w:rsidRPr="00D82A73">
        <w:rPr>
          <w:b/>
        </w:rPr>
        <w:t>vårdsystem</w:t>
      </w:r>
      <w:r w:rsidRPr="00D82A73">
        <w:t xml:space="preserve">, </w:t>
      </w:r>
      <w:r w:rsidRPr="00D82A73">
        <w:rPr>
          <w:b/>
        </w:rPr>
        <w:t>formulärmotor</w:t>
      </w:r>
      <w:r w:rsidRPr="00D82A73">
        <w:t xml:space="preserve">, </w:t>
      </w:r>
      <w:r w:rsidRPr="00D82A73">
        <w:rPr>
          <w:b/>
        </w:rPr>
        <w:t>engagemangsindex</w:t>
      </w:r>
      <w:r w:rsidRPr="00D82A73">
        <w:t xml:space="preserve"> och </w:t>
      </w:r>
      <w:r w:rsidRPr="00D82A73">
        <w:rPr>
          <w:b/>
        </w:rPr>
        <w:t>e-tjänst</w:t>
      </w:r>
      <w:r w:rsidRPr="00D82A73">
        <w:t xml:space="preserve"> samverkar för att hantera en process. Exemplet visar hur en begäran om hälsodeklaration kan realiseras.</w:t>
      </w:r>
    </w:p>
    <w:p w14:paraId="3AD5DD0D" w14:textId="77777777" w:rsidR="00F711C6" w:rsidRPr="00D82A73" w:rsidRDefault="00F711C6" w:rsidP="00F711C6"/>
    <w:p w14:paraId="398E1902" w14:textId="77777777" w:rsidR="00F711C6" w:rsidRPr="00D82A73" w:rsidRDefault="00F711C6" w:rsidP="00F711C6">
      <w:r w:rsidRPr="00D82A73">
        <w:t>Flöde:</w:t>
      </w:r>
    </w:p>
    <w:p w14:paraId="1B62410A" w14:textId="77777777" w:rsidR="00F711C6" w:rsidRPr="00D82A73" w:rsidRDefault="00F711C6" w:rsidP="004F0033">
      <w:pPr>
        <w:numPr>
          <w:ilvl w:val="0"/>
          <w:numId w:val="13"/>
        </w:numPr>
        <w:spacing w:line="240" w:lineRule="auto"/>
      </w:pPr>
      <w:r w:rsidRPr="00D82A73">
        <w:rPr>
          <w:b/>
        </w:rPr>
        <w:t>Vårdsystemet</w:t>
      </w:r>
      <w:r w:rsidRPr="00D82A73">
        <w:t xml:space="preserve"> skapar en formulärbegäran genom att använda Formulärmotorn ”CreateFormRequest”.</w:t>
      </w:r>
    </w:p>
    <w:p w14:paraId="2365D1E9" w14:textId="77777777" w:rsidR="00F711C6" w:rsidRPr="00D82A73" w:rsidRDefault="00F711C6" w:rsidP="004F0033">
      <w:pPr>
        <w:numPr>
          <w:ilvl w:val="1"/>
          <w:numId w:val="13"/>
        </w:numPr>
        <w:spacing w:line="240" w:lineRule="auto"/>
      </w:pPr>
      <w:r w:rsidRPr="00D82A73">
        <w:t xml:space="preserve">Detta steg kan ersättas av ett manuellt steg i formulärmotorn om integration saknas. </w:t>
      </w:r>
    </w:p>
    <w:p w14:paraId="143290BE" w14:textId="77777777" w:rsidR="00F711C6" w:rsidRPr="00D82A73" w:rsidRDefault="00F711C6" w:rsidP="004F0033">
      <w:pPr>
        <w:numPr>
          <w:ilvl w:val="0"/>
          <w:numId w:val="13"/>
        </w:numPr>
        <w:spacing w:line="240" w:lineRule="auto"/>
      </w:pPr>
      <w:r w:rsidRPr="00D82A73">
        <w:rPr>
          <w:b/>
        </w:rPr>
        <w:t>Formulärmotorn</w:t>
      </w:r>
      <w:r w:rsidRPr="00D82A73">
        <w:t xml:space="preserve"> verifierar begäran och skapar en post i engagemangsindex.</w:t>
      </w:r>
    </w:p>
    <w:p w14:paraId="72E78C3B" w14:textId="77777777" w:rsidR="00F711C6" w:rsidRPr="00D82A73" w:rsidRDefault="00F711C6" w:rsidP="004F0033">
      <w:pPr>
        <w:numPr>
          <w:ilvl w:val="0"/>
          <w:numId w:val="13"/>
        </w:numPr>
        <w:spacing w:line="240" w:lineRule="auto"/>
      </w:pPr>
      <w:r w:rsidRPr="00D82A73">
        <w:t xml:space="preserve">Engagemangsindex notifierar intressenter. I detta exempel </w:t>
      </w:r>
      <w:r w:rsidRPr="00D82A73">
        <w:rPr>
          <w:b/>
        </w:rPr>
        <w:t>Mina vårdkontakter</w:t>
      </w:r>
      <w:r w:rsidRPr="00D82A73">
        <w:t>.</w:t>
      </w:r>
    </w:p>
    <w:p w14:paraId="37FBB104" w14:textId="77777777" w:rsidR="00F711C6" w:rsidRPr="00D82A73" w:rsidRDefault="00F711C6" w:rsidP="004F0033">
      <w:pPr>
        <w:numPr>
          <w:ilvl w:val="0"/>
          <w:numId w:val="13"/>
        </w:numPr>
        <w:spacing w:line="240" w:lineRule="auto"/>
      </w:pPr>
      <w:r w:rsidRPr="00D82A73">
        <w:t>Mina vårdkontakter kan i detta steg sammankoppla patient med e-tjänst på ett antal olika sätt. Mina vårdkontakter kan även notifiera användaren/patienten.</w:t>
      </w:r>
    </w:p>
    <w:p w14:paraId="4DC2AA6A" w14:textId="77777777" w:rsidR="00F711C6" w:rsidRPr="00D82A73" w:rsidRDefault="00F711C6" w:rsidP="004F0033">
      <w:pPr>
        <w:numPr>
          <w:ilvl w:val="1"/>
          <w:numId w:val="13"/>
        </w:numPr>
        <w:spacing w:line="240" w:lineRule="auto"/>
      </w:pPr>
      <w:r w:rsidRPr="00D82A73">
        <w:t>Mina vårdkontakter ger användaren tillgång till e-tjänsten formulär.</w:t>
      </w:r>
    </w:p>
    <w:p w14:paraId="401074AE" w14:textId="77777777" w:rsidR="00F711C6" w:rsidRPr="00D82A73" w:rsidRDefault="00F711C6" w:rsidP="004F0033">
      <w:pPr>
        <w:numPr>
          <w:ilvl w:val="1"/>
          <w:numId w:val="13"/>
        </w:numPr>
        <w:spacing w:line="240" w:lineRule="auto"/>
      </w:pPr>
      <w:r w:rsidRPr="00D82A73">
        <w:t>Användaren besvarar formuläret.</w:t>
      </w:r>
    </w:p>
    <w:p w14:paraId="52591EB0" w14:textId="77777777" w:rsidR="00F711C6" w:rsidRPr="00D82A73" w:rsidRDefault="00F711C6" w:rsidP="004F0033">
      <w:pPr>
        <w:numPr>
          <w:ilvl w:val="0"/>
          <w:numId w:val="13"/>
        </w:numPr>
        <w:spacing w:line="240" w:lineRule="auto"/>
      </w:pPr>
      <w:r w:rsidRPr="00D82A73">
        <w:rPr>
          <w:b/>
        </w:rPr>
        <w:t>Formulärmotorn</w:t>
      </w:r>
      <w:r w:rsidRPr="00D82A73">
        <w:t xml:space="preserve"> skapar en indexpost i engagemangsindex (Anropar engagemangsindex). </w:t>
      </w:r>
    </w:p>
    <w:p w14:paraId="3FFB19DC" w14:textId="77777777" w:rsidR="00F711C6" w:rsidRPr="00D82A73" w:rsidRDefault="00F711C6" w:rsidP="004F0033">
      <w:pPr>
        <w:numPr>
          <w:ilvl w:val="1"/>
          <w:numId w:val="13"/>
        </w:numPr>
        <w:spacing w:line="240" w:lineRule="auto"/>
      </w:pPr>
      <w:r w:rsidRPr="00D82A73">
        <w:rPr>
          <w:b/>
        </w:rPr>
        <w:lastRenderedPageBreak/>
        <w:t>Engagemangsindex</w:t>
      </w:r>
      <w:r w:rsidRPr="00D82A73">
        <w:t xml:space="preserve"> notifierar intressenter (push alternativt pull från intressent).</w:t>
      </w:r>
    </w:p>
    <w:p w14:paraId="1F1BD12F" w14:textId="77777777" w:rsidR="00F711C6" w:rsidRPr="00D82A73" w:rsidRDefault="00F711C6" w:rsidP="004F0033">
      <w:pPr>
        <w:numPr>
          <w:ilvl w:val="0"/>
          <w:numId w:val="13"/>
        </w:numPr>
        <w:spacing w:line="240" w:lineRule="auto"/>
      </w:pPr>
      <w:r w:rsidRPr="00D82A73">
        <w:rPr>
          <w:b/>
        </w:rPr>
        <w:t>Vårdsystemet</w:t>
      </w:r>
      <w:r w:rsidRPr="00D82A73">
        <w:t xml:space="preserve"> mottager notifiering och hämtar användarens/patientens formulär.</w:t>
      </w:r>
    </w:p>
    <w:p w14:paraId="0934BDC3" w14:textId="77777777" w:rsidR="00F711C6" w:rsidRPr="00D82A73" w:rsidRDefault="00F711C6" w:rsidP="004F0033">
      <w:pPr>
        <w:numPr>
          <w:ilvl w:val="1"/>
          <w:numId w:val="13"/>
        </w:numPr>
        <w:spacing w:line="240" w:lineRule="auto"/>
      </w:pPr>
      <w:r w:rsidRPr="00D82A73">
        <w:rPr>
          <w:b/>
        </w:rPr>
        <w:t>Engagemangsindex</w:t>
      </w:r>
      <w:r w:rsidRPr="00D82A73">
        <w:t xml:space="preserve"> kan ”push” notifiering alternativt kan </w:t>
      </w:r>
      <w:r w:rsidRPr="00D82A73">
        <w:rPr>
          <w:b/>
        </w:rPr>
        <w:t>vårdsystemet</w:t>
      </w:r>
      <w:r w:rsidRPr="00D82A73">
        <w:t xml:space="preserve"> göra ”pull” mot engagemangsindex.</w:t>
      </w:r>
    </w:p>
    <w:p w14:paraId="47609278" w14:textId="77777777" w:rsidR="00F711C6" w:rsidRPr="00D82A73" w:rsidRDefault="00F711C6" w:rsidP="00F711C6"/>
    <w:p w14:paraId="1629CAFA" w14:textId="77777777" w:rsidR="00BF53C6" w:rsidRPr="00D82A73" w:rsidRDefault="00BF53C6" w:rsidP="00BF53C6">
      <w:pPr>
        <w:rPr>
          <w:del w:id="1526" w:author="Jarno Nieminen" w:date="2014-06-11T12:40:00Z"/>
        </w:rPr>
      </w:pPr>
    </w:p>
    <w:p w14:paraId="4CE1DEA0" w14:textId="77777777" w:rsidR="00F711C6" w:rsidRPr="00D82A73" w:rsidRDefault="00F711C6" w:rsidP="00F711C6">
      <w:pPr>
        <w:rPr>
          <w:b/>
          <w:i/>
        </w:rPr>
      </w:pPr>
      <w:r w:rsidRPr="00D82A73">
        <w:rPr>
          <w:b/>
          <w:i/>
        </w:rPr>
        <w:t>Om integration mot engagemangsindex saknas kompenseras detta med manuella hantering i de olika stegen.</w:t>
      </w:r>
    </w:p>
    <w:p w14:paraId="5C5C9B94" w14:textId="77777777" w:rsidR="00BF53C6" w:rsidRPr="00D82A73" w:rsidRDefault="00BF53C6" w:rsidP="00BF53C6">
      <w:pPr>
        <w:rPr>
          <w:del w:id="1527" w:author="Jarno Nieminen" w:date="2014-06-11T12:40:00Z"/>
        </w:rPr>
      </w:pPr>
      <w:bookmarkStart w:id="1528" w:name="_Toc224960921"/>
      <w:bookmarkStart w:id="1529" w:name="_Toc357754852"/>
      <w:bookmarkStart w:id="1530" w:name="_Toc243452557"/>
    </w:p>
    <w:p w14:paraId="67C976E6" w14:textId="77777777" w:rsidR="00BF53C6" w:rsidRPr="00D82A73" w:rsidRDefault="00BF53C6" w:rsidP="00BF53C6">
      <w:pPr>
        <w:rPr>
          <w:del w:id="1531" w:author="Jarno Nieminen" w:date="2014-06-11T12:40:00Z"/>
          <w:highlight w:val="yellow"/>
        </w:rPr>
      </w:pPr>
    </w:p>
    <w:p w14:paraId="36E3323E" w14:textId="77777777" w:rsidR="007E47C0" w:rsidRPr="00D82A73" w:rsidRDefault="007E47C0" w:rsidP="007E47C0">
      <w:pPr>
        <w:rPr>
          <w:del w:id="1532" w:author="Jarno Nieminen" w:date="2014-06-11T12:40:00Z"/>
          <w:color w:val="4F81BD" w:themeColor="accent1"/>
        </w:rPr>
      </w:pPr>
    </w:p>
    <w:p w14:paraId="154E1FC5" w14:textId="77777777" w:rsidR="00A8636C" w:rsidRDefault="00A8636C">
      <w:pPr>
        <w:spacing w:line="240" w:lineRule="auto"/>
        <w:rPr>
          <w:ins w:id="1533" w:author="Jarno Nieminen" w:date="2014-06-11T12:40:00Z"/>
          <w:rFonts w:eastAsia="Times New Roman"/>
          <w:bCs/>
          <w:sz w:val="30"/>
          <w:szCs w:val="28"/>
        </w:rPr>
      </w:pPr>
      <w:ins w:id="1534" w:author="Jarno Nieminen" w:date="2014-06-11T12:40:00Z">
        <w:r>
          <w:br w:type="page"/>
        </w:r>
      </w:ins>
    </w:p>
    <w:p w14:paraId="5B8BBD42" w14:textId="2D00DDEA" w:rsidR="0039481C" w:rsidRDefault="0039481C" w:rsidP="0039481C">
      <w:pPr>
        <w:pStyle w:val="Heading1"/>
      </w:pPr>
      <w:bookmarkStart w:id="1535" w:name="_Toc390253634"/>
      <w:bookmarkStart w:id="1536" w:name="_Toc386458072"/>
      <w:r>
        <w:lastRenderedPageBreak/>
        <w:t>Tjänstedomänens krav och regler</w:t>
      </w:r>
      <w:bookmarkEnd w:id="1528"/>
      <w:bookmarkEnd w:id="1529"/>
      <w:bookmarkEnd w:id="1530"/>
      <w:bookmarkEnd w:id="1535"/>
      <w:bookmarkEnd w:id="1536"/>
    </w:p>
    <w:p w14:paraId="6D892909" w14:textId="77777777" w:rsidR="0039481C" w:rsidRDefault="0039481C" w:rsidP="0039481C">
      <w:r>
        <w:t>Dessa gäller alla tjänstekontrakt i hela tjänstedomänen om inte undantag görs för specifika tjänstekontrakt senare i dokumentet.</w:t>
      </w:r>
    </w:p>
    <w:p w14:paraId="450B4273" w14:textId="77777777" w:rsidR="003C4CF1" w:rsidRPr="00D82A73" w:rsidRDefault="003C4CF1" w:rsidP="007E47C0">
      <w:pPr>
        <w:rPr>
          <w:del w:id="1537" w:author="Jarno Nieminen" w:date="2014-06-11T12:40:00Z"/>
        </w:rPr>
      </w:pPr>
      <w:bookmarkStart w:id="1538" w:name="_Toc258862127"/>
      <w:bookmarkStart w:id="1539" w:name="_Toc386458073"/>
      <w:bookmarkStart w:id="1540" w:name="_Toc390253635"/>
    </w:p>
    <w:p w14:paraId="29E2D074" w14:textId="77777777"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Presentationsregler för konsument</w:t>
      </w:r>
      <w:bookmarkEnd w:id="1538"/>
      <w:bookmarkEnd w:id="1539"/>
      <w:bookmarkEnd w:id="1540"/>
    </w:p>
    <w:p w14:paraId="5C010C05" w14:textId="77777777" w:rsidR="003C4CF1" w:rsidRPr="00D82A73" w:rsidRDefault="003C4CF1" w:rsidP="007E47C0">
      <w:pPr>
        <w:rPr>
          <w:del w:id="1541" w:author="Jarno Nieminen" w:date="2014-06-11T12:40:00Z"/>
        </w:rPr>
      </w:pPr>
    </w:p>
    <w:p w14:paraId="762B380B" w14:textId="77777777" w:rsidR="00F711C6" w:rsidRPr="00D82A73" w:rsidRDefault="00F711C6" w:rsidP="004F0033">
      <w:pPr>
        <w:numPr>
          <w:ilvl w:val="0"/>
          <w:numId w:val="16"/>
        </w:numPr>
        <w:spacing w:line="240" w:lineRule="auto"/>
      </w:pPr>
      <w:r w:rsidRPr="00D82A73">
        <w:t>Producerande system styr vilka frågor som konsument skall presentera för slutanvändaren (användare/patient).</w:t>
      </w:r>
    </w:p>
    <w:p w14:paraId="7311FCB2" w14:textId="77777777" w:rsidR="00F711C6" w:rsidRPr="00D82A73" w:rsidRDefault="00F711C6" w:rsidP="004F0033">
      <w:pPr>
        <w:numPr>
          <w:ilvl w:val="1"/>
          <w:numId w:val="16"/>
        </w:numPr>
        <w:spacing w:line="240" w:lineRule="auto"/>
      </w:pPr>
      <w:r w:rsidRPr="00D82A73">
        <w:t>T.ex. Om producerande system skickar 5 frågor skall konsumerande system presentera 5 frågor för slutanvändaren (användare/patient).</w:t>
      </w:r>
    </w:p>
    <w:p w14:paraId="14183EDD" w14:textId="77777777" w:rsidR="00F711C6" w:rsidRPr="00D82A73" w:rsidRDefault="00F711C6" w:rsidP="004F0033">
      <w:pPr>
        <w:numPr>
          <w:ilvl w:val="0"/>
          <w:numId w:val="14"/>
        </w:numPr>
        <w:spacing w:line="240" w:lineRule="auto"/>
      </w:pPr>
      <w:r w:rsidRPr="00D82A73">
        <w:t xml:space="preserve">Konsumerande system skall följa den metadata som styr utformningen av frågor. </w:t>
      </w:r>
    </w:p>
    <w:p w14:paraId="0130640E" w14:textId="77777777" w:rsidR="00F711C6" w:rsidRPr="00D82A73" w:rsidRDefault="00F711C6" w:rsidP="004F0033">
      <w:pPr>
        <w:numPr>
          <w:ilvl w:val="1"/>
          <w:numId w:val="14"/>
        </w:numPr>
        <w:spacing w:line="240" w:lineRule="auto"/>
      </w:pPr>
      <w:r w:rsidRPr="00D82A73">
        <w:t>T.ex. om producerande system skickar metadata för ”checkbox” skall konsumerande system presentera en checkbox.</w:t>
      </w:r>
    </w:p>
    <w:p w14:paraId="387B104E" w14:textId="77777777" w:rsidR="00F711C6" w:rsidRPr="00D82A73" w:rsidRDefault="00F711C6" w:rsidP="004F0033">
      <w:pPr>
        <w:numPr>
          <w:ilvl w:val="0"/>
          <w:numId w:val="14"/>
        </w:numPr>
        <w:spacing w:line="240" w:lineRule="auto"/>
      </w:pPr>
      <w:r w:rsidRPr="00D82A73">
        <w:t>Konsumerande system presenterar formulär och dess frågor så det harmonisera med sin grafiska profil.</w:t>
      </w:r>
    </w:p>
    <w:p w14:paraId="642D420C" w14:textId="77777777" w:rsidR="00F711C6" w:rsidRPr="00D82A73" w:rsidRDefault="00F711C6" w:rsidP="00F711C6">
      <w:pPr>
        <w:spacing w:line="240" w:lineRule="auto"/>
      </w:pPr>
    </w:p>
    <w:p w14:paraId="2F36F847" w14:textId="77777777" w:rsidR="003C4CF1" w:rsidRPr="00D82A73" w:rsidRDefault="003C4CF1" w:rsidP="003C4CF1">
      <w:pPr>
        <w:rPr>
          <w:del w:id="1542" w:author="Jarno Nieminen" w:date="2014-06-11T12:40:00Z"/>
        </w:rPr>
      </w:pPr>
      <w:bookmarkStart w:id="1543" w:name="_Toc386458074"/>
      <w:bookmarkStart w:id="1544" w:name="_Toc390253636"/>
    </w:p>
    <w:p w14:paraId="6ADF9B2D" w14:textId="77777777" w:rsidR="003C4CF1" w:rsidRPr="00D82A73" w:rsidRDefault="003C4CF1" w:rsidP="007E47C0">
      <w:pPr>
        <w:rPr>
          <w:del w:id="1545" w:author="Jarno Nieminen" w:date="2014-06-11T12:40:00Z"/>
        </w:rPr>
      </w:pPr>
    </w:p>
    <w:p w14:paraId="1F50EFF5" w14:textId="77777777" w:rsidR="003C4CF1" w:rsidRPr="00D82A73" w:rsidRDefault="003C4CF1" w:rsidP="007E47C0">
      <w:pPr>
        <w:rPr>
          <w:del w:id="1546" w:author="Jarno Nieminen" w:date="2014-06-11T12:40:00Z"/>
        </w:rPr>
      </w:pPr>
    </w:p>
    <w:p w14:paraId="7F123EFA" w14:textId="77777777" w:rsidR="007E47C0" w:rsidRPr="00D82A73" w:rsidRDefault="007E47C0" w:rsidP="007E47C0">
      <w:pPr>
        <w:rPr>
          <w:del w:id="1547" w:author="Jarno Nieminen" w:date="2014-06-11T12:40:00Z"/>
        </w:rPr>
      </w:pPr>
    </w:p>
    <w:p w14:paraId="06AAEC1F" w14:textId="77777777" w:rsidR="00F711C6" w:rsidRPr="00D82A73" w:rsidRDefault="00F711C6" w:rsidP="00F711C6">
      <w:pPr>
        <w:pStyle w:val="Heading2"/>
      </w:pPr>
      <w:bookmarkStart w:id="1548" w:name="_Toc357754853"/>
      <w:r w:rsidRPr="00D82A73">
        <w:t>Informationssäkerhet och juridik</w:t>
      </w:r>
      <w:bookmarkEnd w:id="1543"/>
      <w:bookmarkEnd w:id="1544"/>
      <w:bookmarkEnd w:id="1548"/>
    </w:p>
    <w:p w14:paraId="66311B7B" w14:textId="77777777" w:rsidR="00F711C6" w:rsidRPr="00D82A73" w:rsidRDefault="00F711C6" w:rsidP="00F711C6">
      <w:r w:rsidRPr="00D82A73">
        <w:t xml:space="preserve">Det kan vara effektivt för kontakter med olika regelverksansvariga att det finns upprättat en eller flera systembeskrivningar över den organisationskontext inom vilken formulärtjänsterna skall användas – bilder av hur formulärhanteringen ser ut ur ett organisatoriskt perspektiv. Bilden kan vara mer generisk, som en översiktsbild för planerade tjänster, flöden och relationer, eller mer konkret, som en kartläggning med tekniska skisser av redan befintliga tjänster. Regelverksansvariga kan t ex vara landstingsjurister, informationssäkerhetsexperter, personuppgiftsombud och handläggare hos tillsynsmyndigheter. </w:t>
      </w:r>
    </w:p>
    <w:p w14:paraId="04F81CB2" w14:textId="77777777" w:rsidR="00F711C6" w:rsidRPr="00D82A73" w:rsidRDefault="00F711C6" w:rsidP="00F711C6"/>
    <w:p w14:paraId="3D71986E" w14:textId="77777777" w:rsidR="00F711C6" w:rsidRPr="00D82A73" w:rsidRDefault="00F711C6" w:rsidP="00F711C6">
      <w:r w:rsidRPr="00D82A73">
        <w:t>Systembeskrivningar är användbara även annars i tjänsteproducenters och tjänsteko</w:t>
      </w:r>
      <w:r>
        <w:t>n</w:t>
      </w:r>
      <w:r w:rsidRPr="00D82A73">
        <w:t>sumenters arbete, t ex när de skall ta ställning till hur formulärhanteringen skall designas för att användandet enkelt skall kunna harmoniera med gällande juridiska regelverk (t ex vad avser informationssäkerhetskrav, patientsäkerhetsfrågor, hantering av offentlighet och sekretess, journalföring, krav på behörighetshantering, gallring och arkivering).</w:t>
      </w:r>
    </w:p>
    <w:p w14:paraId="49F17D8A" w14:textId="77777777" w:rsidR="00F711C6" w:rsidRPr="00D82A73" w:rsidRDefault="00F711C6" w:rsidP="00F711C6"/>
    <w:p w14:paraId="5069FF35" w14:textId="77777777" w:rsidR="00F711C6" w:rsidRPr="00D82A73" w:rsidRDefault="00F711C6" w:rsidP="00F711C6">
      <w:r w:rsidRPr="00D82A73">
        <w:t xml:space="preserve">Nedan följer ett stöd vid framtagande av en organisatorisk systembeskrivning av verksamhetsinriktad karaktär. Systembeskrivningen bör tas fram av de parter som direkt arbetar med systemen, t ex utvecklare, projektägare, systemägare eller systemförvaltare. Vanligen är det frågan om del av ett vårdsystem i hälso- och sjukvården i Sverige, med några av de delar som det i sin tur är sammansatt av, ett system av system. </w:t>
      </w:r>
    </w:p>
    <w:p w14:paraId="0D70798F" w14:textId="77777777" w:rsidR="00F711C6" w:rsidRPr="00D82A73" w:rsidRDefault="00F711C6" w:rsidP="00F711C6"/>
    <w:p w14:paraId="2EF42C9B" w14:textId="77777777" w:rsidR="00F711C6" w:rsidRPr="00D82A73" w:rsidRDefault="00F711C6" w:rsidP="00F711C6">
      <w:r w:rsidRPr="00D82A73">
        <w:t>Exempel på delar att beskriva vid kartläggning av ett relevant vårdsystem:</w:t>
      </w:r>
    </w:p>
    <w:p w14:paraId="685FFEFD" w14:textId="77777777" w:rsidR="00F711C6" w:rsidRPr="00D82A73" w:rsidRDefault="00F711C6" w:rsidP="004F0033">
      <w:pPr>
        <w:numPr>
          <w:ilvl w:val="0"/>
          <w:numId w:val="15"/>
        </w:numPr>
        <w:spacing w:line="240" w:lineRule="auto"/>
      </w:pPr>
      <w:r w:rsidRPr="00D82A73">
        <w:t xml:space="preserve">Inom vilken </w:t>
      </w:r>
      <w:r w:rsidRPr="00D82A73">
        <w:rPr>
          <w:i/>
        </w:rPr>
        <w:t>hälso- och sjukvård</w:t>
      </w:r>
      <w:r w:rsidRPr="00D82A73">
        <w:rPr>
          <w:vertAlign w:val="superscript"/>
        </w:rPr>
        <w:footnoteReference w:id="2"/>
      </w:r>
      <w:r w:rsidRPr="00D82A73">
        <w:t xml:space="preserve"> skall tjänsten användas? Yttre gränsdragning är viktig för att begränsa till relevant helhet. Det kan vara generiska exempel, t ex offentlig primärvård inom ett landsting eller faktiska tillämpningar, t ex KOL-vården i Lidingö kommun.</w:t>
      </w:r>
    </w:p>
    <w:p w14:paraId="45C61118" w14:textId="7A06E6C4" w:rsidR="00F711C6" w:rsidRPr="00D82A73" w:rsidRDefault="00F711C6" w:rsidP="004F0033">
      <w:pPr>
        <w:numPr>
          <w:ilvl w:val="0"/>
          <w:numId w:val="15"/>
        </w:numPr>
        <w:spacing w:line="240" w:lineRule="auto"/>
      </w:pPr>
      <w:r w:rsidRPr="00D82A73">
        <w:lastRenderedPageBreak/>
        <w:t xml:space="preserve">Vid vilka </w:t>
      </w:r>
      <w:r w:rsidRPr="00D82A73">
        <w:rPr>
          <w:i/>
        </w:rPr>
        <w:t>vårdenheter</w:t>
      </w:r>
      <w:r w:rsidRPr="00D82A73">
        <w:rPr>
          <w:vertAlign w:val="superscript"/>
        </w:rPr>
        <w:footnoteReference w:id="3"/>
      </w:r>
      <w:r w:rsidRPr="00D82A73">
        <w:t xml:space="preserve"> och vilka </w:t>
      </w:r>
      <w:r w:rsidRPr="00D82A73">
        <w:rPr>
          <w:i/>
        </w:rPr>
        <w:t>verksamheter</w:t>
      </w:r>
      <w:r w:rsidRPr="00D82A73">
        <w:rPr>
          <w:vertAlign w:val="superscript"/>
        </w:rPr>
        <w:footnoteReference w:id="4"/>
      </w:r>
      <w:r w:rsidRPr="00D82A73">
        <w:rPr>
          <w:i/>
        </w:rPr>
        <w:t xml:space="preserve"> </w:t>
      </w:r>
      <w:r w:rsidRPr="00D82A73">
        <w:t xml:space="preserve">skall tjänsten användas? T ex vårdenheten Reumatologmottagningen vid Karolinska universitetssjukhuset i </w:t>
      </w:r>
      <w:r w:rsidR="0064695C" w:rsidRPr="00D82A73">
        <w:t>Solna</w:t>
      </w:r>
      <w:del w:id="1549" w:author="Jarno Nieminen" w:date="2014-06-11T12:40:00Z">
        <w:r w:rsidR="0098682D" w:rsidRPr="00D82A73">
          <w:delText xml:space="preserve"> </w:delText>
        </w:r>
      </w:del>
      <w:r w:rsidR="0064695C" w:rsidRPr="00D82A73">
        <w:t xml:space="preserve"> eller</w:t>
      </w:r>
      <w:r w:rsidRPr="00D82A73">
        <w:t xml:space="preserve"> verksamheten som reumatologmottagningen tillhör - Reumatologiska kliniken vid Karolinska universitetssjukhuset. </w:t>
      </w:r>
    </w:p>
    <w:p w14:paraId="5A8A8FBF" w14:textId="77777777" w:rsidR="00F711C6" w:rsidRPr="00D82A73" w:rsidRDefault="00F711C6" w:rsidP="004F0033">
      <w:pPr>
        <w:numPr>
          <w:ilvl w:val="0"/>
          <w:numId w:val="15"/>
        </w:numPr>
        <w:spacing w:line="240" w:lineRule="auto"/>
      </w:pPr>
      <w:r w:rsidRPr="00D82A73">
        <w:t xml:space="preserve">Inom vilka </w:t>
      </w:r>
      <w:r w:rsidRPr="00D82A73">
        <w:rPr>
          <w:i/>
        </w:rPr>
        <w:t>vårdprocesser</w:t>
      </w:r>
      <w:r w:rsidRPr="00D82A73">
        <w:rPr>
          <w:vertAlign w:val="superscript"/>
        </w:rPr>
        <w:footnoteReference w:id="5"/>
      </w:r>
      <w:r w:rsidRPr="00D82A73">
        <w:rPr>
          <w:i/>
        </w:rPr>
        <w:t xml:space="preserve"> </w:t>
      </w:r>
      <w:r w:rsidRPr="00D82A73">
        <w:t xml:space="preserve">skall tjänsten användas? T ex det normala, icke akuta, vårdflödet för kroniskt sjuka CF-patienter med egenvård, löpande konsultationer, månadskontroller och årskontroll. </w:t>
      </w:r>
    </w:p>
    <w:p w14:paraId="10B97DE9" w14:textId="77777777" w:rsidR="00F711C6" w:rsidRPr="00D82A73" w:rsidRDefault="00F711C6" w:rsidP="004F0033">
      <w:pPr>
        <w:numPr>
          <w:ilvl w:val="0"/>
          <w:numId w:val="15"/>
        </w:numPr>
        <w:spacing w:line="240" w:lineRule="auto"/>
      </w:pPr>
      <w:r w:rsidRPr="00D82A73">
        <w:t xml:space="preserve">Vilken </w:t>
      </w:r>
      <w:r w:rsidRPr="00D82A73">
        <w:rPr>
          <w:i/>
        </w:rPr>
        <w:t>vårdgivare</w:t>
      </w:r>
      <w:r w:rsidRPr="00D82A73">
        <w:rPr>
          <w:vertAlign w:val="superscript"/>
        </w:rPr>
        <w:footnoteReference w:id="6"/>
      </w:r>
      <w:r w:rsidRPr="00D82A73">
        <w:t xml:space="preserve"> är ansvarig? T ex myndigheten Karolinska universitetssjukhuset eller Jönköpings läns landsting eller Praktikertjänst AB. Ange organisationsnummer. </w:t>
      </w:r>
    </w:p>
    <w:p w14:paraId="37202039" w14:textId="43ED8AE0" w:rsidR="00F711C6" w:rsidRPr="00D82A73" w:rsidRDefault="00F711C6" w:rsidP="004F0033">
      <w:pPr>
        <w:numPr>
          <w:ilvl w:val="0"/>
          <w:numId w:val="15"/>
        </w:numPr>
        <w:spacing w:line="240" w:lineRule="auto"/>
      </w:pPr>
      <w:r w:rsidRPr="00D82A73">
        <w:t xml:space="preserve">Vilka </w:t>
      </w:r>
      <w:r w:rsidR="0064695C" w:rsidRPr="00D82A73">
        <w:rPr>
          <w:i/>
        </w:rPr>
        <w:t>landsting</w:t>
      </w:r>
      <w:del w:id="1550" w:author="Jarno Nieminen" w:date="2014-06-11T12:40:00Z">
        <w:r w:rsidR="0098682D" w:rsidRPr="00D82A73">
          <w:rPr>
            <w:i/>
          </w:rPr>
          <w:delText xml:space="preserve"> / </w:delText>
        </w:r>
      </w:del>
      <w:ins w:id="1551" w:author="Jarno Nieminen" w:date="2014-06-11T12:40:00Z">
        <w:r w:rsidR="0064695C" w:rsidRPr="00D82A73">
          <w:rPr>
            <w:i/>
          </w:rPr>
          <w:t>/</w:t>
        </w:r>
      </w:ins>
      <w:r w:rsidR="0064695C" w:rsidRPr="00D82A73">
        <w:rPr>
          <w:i/>
        </w:rPr>
        <w:t>kommuner</w:t>
      </w:r>
      <w:r w:rsidRPr="00D82A73">
        <w:t xml:space="preserve"> är yttersta ansvariga, </w:t>
      </w:r>
      <w:del w:id="1552" w:author="Jarno Nieminen" w:date="2014-06-11T12:40:00Z">
        <w:r w:rsidR="0098682D" w:rsidRPr="00D82A73">
          <w:delText>dvs</w:delText>
        </w:r>
      </w:del>
      <w:ins w:id="1553" w:author="Jarno Nieminen" w:date="2014-06-11T12:40:00Z">
        <w:r w:rsidR="0064695C" w:rsidRPr="00D82A73">
          <w:t>d.v.s.</w:t>
        </w:r>
      </w:ins>
      <w:r w:rsidRPr="00D82A73">
        <w:t xml:space="preserve"> sjukvårdshuvudmän, för verksamheten där tjänsten används? T ex Stockholms läns landsting, Göteborgs kommun eller Region Skåne. Ange organisationsnummer.  </w:t>
      </w:r>
    </w:p>
    <w:p w14:paraId="6680F69B" w14:textId="77777777" w:rsidR="00F711C6" w:rsidRPr="00D82A73" w:rsidRDefault="00F711C6" w:rsidP="004F0033">
      <w:pPr>
        <w:numPr>
          <w:ilvl w:val="0"/>
          <w:numId w:val="15"/>
        </w:numPr>
        <w:spacing w:line="240" w:lineRule="auto"/>
      </w:pPr>
      <w:r w:rsidRPr="00D82A73">
        <w:t xml:space="preserve">Vilka </w:t>
      </w:r>
      <w:r w:rsidRPr="00D82A73">
        <w:rPr>
          <w:i/>
        </w:rPr>
        <w:t xml:space="preserve">patientgrupper </w:t>
      </w:r>
      <w:r w:rsidRPr="00D82A73">
        <w:t>skall använda tjänsten? T ex personer med astmadiagnos som är över 55 år gamla och som är bosatta i Göteborgs kommun.</w:t>
      </w:r>
    </w:p>
    <w:p w14:paraId="12C78B23" w14:textId="77777777" w:rsidR="00F711C6" w:rsidRPr="00D82A73" w:rsidRDefault="00F711C6" w:rsidP="00F711C6"/>
    <w:p w14:paraId="0AF5843A" w14:textId="77777777" w:rsidR="0098682D" w:rsidRPr="00D82A73" w:rsidRDefault="0098682D" w:rsidP="0098682D">
      <w:pPr>
        <w:rPr>
          <w:del w:id="1554" w:author="Jarno Nieminen" w:date="2014-06-11T12:40:00Z"/>
        </w:rPr>
      </w:pPr>
    </w:p>
    <w:p w14:paraId="0C316CB3" w14:textId="77777777" w:rsidR="00F711C6" w:rsidRPr="00D82A73" w:rsidRDefault="00F711C6" w:rsidP="00F711C6">
      <w:r w:rsidRPr="00D82A73">
        <w:t xml:space="preserve">Exempel på egenskaper hos de kartdelar som beskrivs: </w:t>
      </w:r>
    </w:p>
    <w:p w14:paraId="5F23BE3B" w14:textId="77777777" w:rsidR="00F711C6" w:rsidRPr="00D82A73" w:rsidRDefault="00F711C6" w:rsidP="004F0033">
      <w:pPr>
        <w:numPr>
          <w:ilvl w:val="0"/>
          <w:numId w:val="14"/>
        </w:numPr>
        <w:spacing w:line="240" w:lineRule="auto"/>
      </w:pPr>
      <w:r w:rsidRPr="00D82A73">
        <w:t xml:space="preserve">systemgränser (t ex landstingsgränser eller gränser mot kommunal socialtjänst och hur offentlighet och sekretess skall hanteras), </w:t>
      </w:r>
    </w:p>
    <w:p w14:paraId="7945C7E7" w14:textId="77777777" w:rsidR="00F711C6" w:rsidRPr="00D82A73" w:rsidRDefault="00F711C6" w:rsidP="004F0033">
      <w:pPr>
        <w:numPr>
          <w:ilvl w:val="0"/>
          <w:numId w:val="14"/>
        </w:numPr>
        <w:spacing w:line="240" w:lineRule="auto"/>
      </w:pPr>
      <w:r w:rsidRPr="00D82A73">
        <w:t xml:space="preserve">relationer (t ex förhållanden mellan olika vårdgivare som använder en gemensam formulärtjänst i en vårdprocess med samma patientgrupp när det gäller hur personuppgiftsansvaret skall organiseras), </w:t>
      </w:r>
    </w:p>
    <w:p w14:paraId="0512ED65" w14:textId="77777777" w:rsidR="00F711C6" w:rsidRPr="00D82A73" w:rsidRDefault="00F711C6" w:rsidP="004F0033">
      <w:pPr>
        <w:numPr>
          <w:ilvl w:val="0"/>
          <w:numId w:val="14"/>
        </w:numPr>
        <w:spacing w:line="240" w:lineRule="auto"/>
      </w:pPr>
      <w:r w:rsidRPr="00D82A73">
        <w:t>objekt/subsystem (t ex informationsflöden som involverar labb eller intern IT-support och hur journalföring / arkivering skall ske)</w:t>
      </w:r>
    </w:p>
    <w:p w14:paraId="4229F490" w14:textId="77777777" w:rsidR="00F711C6" w:rsidRPr="00D82A73" w:rsidRDefault="00F711C6" w:rsidP="004F0033">
      <w:pPr>
        <w:numPr>
          <w:ilvl w:val="0"/>
          <w:numId w:val="14"/>
        </w:numPr>
        <w:spacing w:line="240" w:lineRule="auto"/>
      </w:pPr>
      <w:r w:rsidRPr="00D82A73">
        <w:t>omgivning (t ex gränsdragning mot vårdprocesser som inte skall omfattas av en tjänst, eller beroenden till systemförvaltande IT-leverantörer, tillsynsmyndigheters ansvarsområden för att analysera hur dessa skall involveras eller avgränsas i regelverksarbetet).</w:t>
      </w:r>
    </w:p>
    <w:p w14:paraId="5E980CFB" w14:textId="77777777" w:rsidR="00F711C6" w:rsidRPr="00D82A73" w:rsidRDefault="00F711C6" w:rsidP="00F711C6">
      <w:pPr>
        <w:ind w:left="720"/>
      </w:pPr>
    </w:p>
    <w:p w14:paraId="42E17BE9" w14:textId="77777777" w:rsidR="00D70633" w:rsidRDefault="00D70633">
      <w:pPr>
        <w:spacing w:line="240" w:lineRule="auto"/>
        <w:rPr>
          <w:ins w:id="1555" w:author="Jarno Nieminen" w:date="2014-06-11T12:40:00Z"/>
        </w:rPr>
      </w:pPr>
      <w:ins w:id="1556" w:author="Jarno Nieminen" w:date="2014-06-11T12:40:00Z">
        <w:r>
          <w:br w:type="page"/>
        </w:r>
      </w:ins>
    </w:p>
    <w:p w14:paraId="0A36DCC4" w14:textId="63C976DA" w:rsidR="00F711C6" w:rsidRDefault="00F711C6" w:rsidP="00F711C6">
      <w:r w:rsidRPr="00D82A73">
        <w:lastRenderedPageBreak/>
        <w:t xml:space="preserve">Resultatet av en systembeskrivning kan beskrivas mer i text eller mer grafiskt (jfr systemkarta). Här följer exempel på frågor och resonemang på påverkan som kan utredas med systembeskrivningar som ett underlag: </w:t>
      </w:r>
    </w:p>
    <w:p w14:paraId="07DE582D" w14:textId="77777777" w:rsidR="0098682D" w:rsidRPr="00D82A73" w:rsidRDefault="0098682D" w:rsidP="0098682D">
      <w:pPr>
        <w:ind w:left="720"/>
        <w:rPr>
          <w:del w:id="1557" w:author="Jarno Nieminen" w:date="2014-06-11T12:40:00Z"/>
        </w:rPr>
      </w:pPr>
      <w:del w:id="1558" w:author="Jarno Nieminen" w:date="2014-06-11T12:40:00Z">
        <w:r w:rsidRPr="00D82A73">
          <w:br w:type="page"/>
        </w:r>
      </w:del>
    </w:p>
    <w:p w14:paraId="0BA191CB" w14:textId="77777777" w:rsidR="00F711C6" w:rsidRPr="00D82A73" w:rsidRDefault="00F711C6">
      <w:pPr>
        <w:pPrChange w:id="1559" w:author="Jarno Nieminen" w:date="2014-06-11T12:40:00Z">
          <w:pPr>
            <w:ind w:left="720"/>
          </w:pPr>
        </w:pPrChange>
      </w:pPr>
    </w:p>
    <w:tbl>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Change w:id="1560" w:author="Jarno Nieminen" w:date="2014-06-11T12:40:00Z">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
        </w:tblPrChange>
      </w:tblPr>
      <w:tblGrid>
        <w:gridCol w:w="4818"/>
        <w:gridCol w:w="4818"/>
        <w:tblGridChange w:id="1561">
          <w:tblGrid>
            <w:gridCol w:w="4400"/>
            <w:gridCol w:w="4490"/>
          </w:tblGrid>
        </w:tblGridChange>
      </w:tblGrid>
      <w:tr w:rsidR="00F711C6" w:rsidRPr="00D82A73" w14:paraId="320957E6" w14:textId="77777777" w:rsidTr="0026766E">
        <w:tc>
          <w:tcPr>
            <w:tcW w:w="4818" w:type="dxa"/>
            <w:shd w:val="pct30" w:color="FFFF00" w:fill="B8CCE4"/>
            <w:tcPrChange w:id="1562" w:author="Jarno Nieminen" w:date="2014-06-11T12:40:00Z">
              <w:tcPr>
                <w:tcW w:w="4818" w:type="dxa"/>
                <w:shd w:val="pct30" w:color="FFFF00" w:fill="B8CCE4"/>
              </w:tcPr>
            </w:tcPrChange>
          </w:tcPr>
          <w:p w14:paraId="7300DBDF" w14:textId="77777777" w:rsidR="00F711C6" w:rsidRPr="00D82A73" w:rsidRDefault="00F711C6" w:rsidP="0026766E">
            <w:pPr>
              <w:rPr>
                <w:b/>
                <w:szCs w:val="20"/>
              </w:rPr>
            </w:pPr>
            <w:r w:rsidRPr="00D82A73">
              <w:rPr>
                <w:b/>
                <w:szCs w:val="20"/>
              </w:rPr>
              <w:t>Exempel på fråga</w:t>
            </w:r>
          </w:p>
        </w:tc>
        <w:tc>
          <w:tcPr>
            <w:tcW w:w="4818" w:type="dxa"/>
            <w:shd w:val="pct30" w:color="FFFF00" w:fill="B8CCE4"/>
            <w:tcPrChange w:id="1563" w:author="Jarno Nieminen" w:date="2014-06-11T12:40:00Z">
              <w:tcPr>
                <w:tcW w:w="4818" w:type="dxa"/>
                <w:shd w:val="pct30" w:color="FFFF00" w:fill="B8CCE4"/>
              </w:tcPr>
            </w:tcPrChange>
          </w:tcPr>
          <w:p w14:paraId="02FFFFEA" w14:textId="77777777" w:rsidR="00F711C6" w:rsidRPr="00D82A73" w:rsidRDefault="00F711C6" w:rsidP="0026766E">
            <w:pPr>
              <w:rPr>
                <w:b/>
                <w:szCs w:val="20"/>
              </w:rPr>
            </w:pPr>
            <w:r w:rsidRPr="00D82A73">
              <w:rPr>
                <w:b/>
                <w:szCs w:val="20"/>
              </w:rPr>
              <w:t>Exempel på påverkan som kan utredas med systembeskrivningar som ett underlag</w:t>
            </w:r>
          </w:p>
        </w:tc>
      </w:tr>
      <w:tr w:rsidR="00F711C6" w:rsidRPr="00D82A73" w14:paraId="0BC5A484" w14:textId="77777777" w:rsidTr="0026766E">
        <w:tc>
          <w:tcPr>
            <w:tcW w:w="4818" w:type="dxa"/>
            <w:shd w:val="clear" w:color="auto" w:fill="auto"/>
            <w:tcPrChange w:id="1564" w:author="Jarno Nieminen" w:date="2014-06-11T12:40:00Z">
              <w:tcPr>
                <w:tcW w:w="4818" w:type="dxa"/>
                <w:shd w:val="clear" w:color="auto" w:fill="auto"/>
              </w:tcPr>
            </w:tcPrChange>
          </w:tcPr>
          <w:p w14:paraId="2B7DEC9F" w14:textId="77777777" w:rsidR="00F711C6" w:rsidRPr="00D82A73" w:rsidRDefault="00F711C6" w:rsidP="0026766E">
            <w:pPr>
              <w:rPr>
                <w:szCs w:val="20"/>
              </w:rPr>
            </w:pPr>
            <w:r w:rsidRPr="00D82A73">
              <w:rPr>
                <w:szCs w:val="20"/>
              </w:rPr>
              <w:t>”Vilka avtal/kontrakt bör upprättas mellan de olika aktörerna (e-tjänst mellanhänder, huvudman och invånaren)?”</w:t>
            </w:r>
          </w:p>
          <w:p w14:paraId="18EB66FB" w14:textId="77777777" w:rsidR="00F711C6" w:rsidRPr="00D82A73" w:rsidRDefault="00F711C6" w:rsidP="0026766E">
            <w:pPr>
              <w:rPr>
                <w:szCs w:val="20"/>
              </w:rPr>
            </w:pPr>
          </w:p>
        </w:tc>
        <w:tc>
          <w:tcPr>
            <w:tcW w:w="4818" w:type="dxa"/>
            <w:shd w:val="clear" w:color="auto" w:fill="auto"/>
            <w:tcPrChange w:id="1565" w:author="Jarno Nieminen" w:date="2014-06-11T12:40:00Z">
              <w:tcPr>
                <w:tcW w:w="4818" w:type="dxa"/>
                <w:shd w:val="clear" w:color="auto" w:fill="auto"/>
              </w:tcPr>
            </w:tcPrChange>
          </w:tcPr>
          <w:p w14:paraId="19DA6F25" w14:textId="77777777" w:rsidR="00F711C6" w:rsidRPr="00D82A73" w:rsidRDefault="00F711C6" w:rsidP="0026766E">
            <w:pPr>
              <w:rPr>
                <w:szCs w:val="20"/>
              </w:rPr>
            </w:pPr>
            <w:r w:rsidRPr="00D82A73">
              <w:rPr>
                <w:szCs w:val="20"/>
              </w:rPr>
              <w:t xml:space="preserve">Det är just för denna typ av frågeställning det behövs tydlig systemkartläggning som sedan kan belysas och bearbetas med hjälp verkliga och hypotetiska case och scenarier. När en e-tjänst funnits under en period kan inventering av befintliga avtal också ge en bättre bild av vilka kontrakt som upplevs som nödvändiga och användbara. Den nationella arkitekturen, landstingsgemensamma ramavtal och strukturer, referensarkitektur kommer att underlätta integration och gemensam utveckling samt underlätta för regelverksansvariga. </w:t>
            </w:r>
          </w:p>
          <w:p w14:paraId="6BE6AE9D" w14:textId="77777777" w:rsidR="00F711C6" w:rsidRPr="00D82A73" w:rsidRDefault="00F711C6" w:rsidP="0026766E">
            <w:pPr>
              <w:rPr>
                <w:szCs w:val="20"/>
              </w:rPr>
            </w:pPr>
          </w:p>
        </w:tc>
      </w:tr>
      <w:tr w:rsidR="00F711C6" w:rsidRPr="00D82A73" w14:paraId="49A98AB8" w14:textId="77777777" w:rsidTr="0026766E">
        <w:tc>
          <w:tcPr>
            <w:tcW w:w="4818" w:type="dxa"/>
            <w:shd w:val="clear" w:color="auto" w:fill="auto"/>
            <w:tcPrChange w:id="1566" w:author="Jarno Nieminen" w:date="2014-06-11T12:40:00Z">
              <w:tcPr>
                <w:tcW w:w="4818" w:type="dxa"/>
                <w:shd w:val="clear" w:color="auto" w:fill="auto"/>
              </w:tcPr>
            </w:tcPrChange>
          </w:tcPr>
          <w:p w14:paraId="38450996" w14:textId="77E9652D" w:rsidR="00F711C6" w:rsidRPr="00D82A73" w:rsidRDefault="00F711C6" w:rsidP="0026766E">
            <w:pPr>
              <w:rPr>
                <w:szCs w:val="20"/>
              </w:rPr>
            </w:pPr>
            <w:r w:rsidRPr="00D82A73">
              <w:rPr>
                <w:szCs w:val="20"/>
              </w:rPr>
              <w:t xml:space="preserve">”Hur länge får information lagras i ett formulär, hur länge bör ett pågående formulär få vara aktivt </w:t>
            </w:r>
            <w:del w:id="1567" w:author="Jarno Nieminen" w:date="2014-06-11T12:40:00Z">
              <w:r w:rsidR="0098682D" w:rsidRPr="00D82A73">
                <w:rPr>
                  <w:szCs w:val="20"/>
                </w:rPr>
                <w:delText>dvs</w:delText>
              </w:r>
            </w:del>
            <w:ins w:id="1568" w:author="Jarno Nieminen" w:date="2014-06-11T12:40:00Z">
              <w:r w:rsidR="0047354F" w:rsidRPr="00D82A73">
                <w:rPr>
                  <w:szCs w:val="20"/>
                </w:rPr>
                <w:t>d.v.s.</w:t>
              </w:r>
            </w:ins>
            <w:r w:rsidRPr="00D82A73">
              <w:rPr>
                <w:szCs w:val="20"/>
              </w:rPr>
              <w:t xml:space="preserve"> vara temporärt.”</w:t>
            </w:r>
          </w:p>
          <w:p w14:paraId="4B8D8AB8" w14:textId="77777777" w:rsidR="00F711C6" w:rsidRPr="00D82A73" w:rsidRDefault="00F711C6" w:rsidP="0026766E">
            <w:pPr>
              <w:rPr>
                <w:szCs w:val="20"/>
              </w:rPr>
            </w:pPr>
          </w:p>
        </w:tc>
        <w:tc>
          <w:tcPr>
            <w:tcW w:w="4818" w:type="dxa"/>
            <w:shd w:val="clear" w:color="auto" w:fill="auto"/>
            <w:tcPrChange w:id="1569" w:author="Jarno Nieminen" w:date="2014-06-11T12:40:00Z">
              <w:tcPr>
                <w:tcW w:w="4818" w:type="dxa"/>
                <w:shd w:val="clear" w:color="auto" w:fill="auto"/>
              </w:tcPr>
            </w:tcPrChange>
          </w:tcPr>
          <w:p w14:paraId="100F9CC6" w14:textId="77777777" w:rsidR="00F711C6" w:rsidRPr="00D82A73" w:rsidRDefault="00F711C6" w:rsidP="0026766E">
            <w:pPr>
              <w:rPr>
                <w:szCs w:val="20"/>
              </w:rPr>
            </w:pPr>
            <w:r w:rsidRPr="00D82A73">
              <w:rPr>
                <w:szCs w:val="20"/>
              </w:rPr>
              <w:t>Denna frågeställning påverkar kraven som en vårdgivare måste ställa på den tekniska lösningen och kan kräva att den tekniska lösningen antingen uppfyller krav som ställs på journalsystem, alternativt innehåller stöd för export av information från formulärtjänst till journal på ett sätt som uppfyller särskilda informationssäkerhetskrav. Normalt sätt kan detta hanteras med utgångspunkten att själva formulärtjänsten inte innehåller lagring av känsliga personuppgifter.</w:t>
            </w:r>
          </w:p>
          <w:p w14:paraId="41FE08EF" w14:textId="77777777" w:rsidR="00F711C6" w:rsidRPr="00D82A73" w:rsidRDefault="00F711C6" w:rsidP="0026766E">
            <w:pPr>
              <w:rPr>
                <w:szCs w:val="20"/>
              </w:rPr>
            </w:pPr>
          </w:p>
        </w:tc>
      </w:tr>
      <w:tr w:rsidR="00F711C6" w:rsidRPr="00D82A73" w14:paraId="7647A00B" w14:textId="77777777" w:rsidTr="0026766E">
        <w:tc>
          <w:tcPr>
            <w:tcW w:w="4818" w:type="dxa"/>
            <w:shd w:val="clear" w:color="auto" w:fill="auto"/>
            <w:tcPrChange w:id="1570" w:author="Jarno Nieminen" w:date="2014-06-11T12:40:00Z">
              <w:tcPr>
                <w:tcW w:w="4818" w:type="dxa"/>
                <w:shd w:val="clear" w:color="auto" w:fill="auto"/>
              </w:tcPr>
            </w:tcPrChange>
          </w:tcPr>
          <w:p w14:paraId="083BA324" w14:textId="77777777" w:rsidR="00F711C6" w:rsidRPr="00D82A73" w:rsidRDefault="00F711C6" w:rsidP="0026766E">
            <w:pPr>
              <w:rPr>
                <w:szCs w:val="20"/>
              </w:rPr>
            </w:pPr>
            <w:r w:rsidRPr="00D82A73">
              <w:rPr>
                <w:szCs w:val="20"/>
              </w:rPr>
              <w:t>”Vem äger och kan ta betalt för en formulärtjänst?”, ”Vem äger informationen i tjänsten?”</w:t>
            </w:r>
          </w:p>
          <w:p w14:paraId="72EE5DF0" w14:textId="77777777" w:rsidR="00F711C6" w:rsidRPr="00D82A73" w:rsidRDefault="00F711C6" w:rsidP="0026766E">
            <w:pPr>
              <w:rPr>
                <w:szCs w:val="20"/>
              </w:rPr>
            </w:pPr>
          </w:p>
        </w:tc>
        <w:tc>
          <w:tcPr>
            <w:tcW w:w="4818" w:type="dxa"/>
            <w:shd w:val="clear" w:color="auto" w:fill="auto"/>
            <w:tcPrChange w:id="1571" w:author="Jarno Nieminen" w:date="2014-06-11T12:40:00Z">
              <w:tcPr>
                <w:tcW w:w="4818" w:type="dxa"/>
                <w:shd w:val="clear" w:color="auto" w:fill="auto"/>
              </w:tcPr>
            </w:tcPrChange>
          </w:tcPr>
          <w:p w14:paraId="3D96B36D" w14:textId="77777777" w:rsidR="00F711C6" w:rsidRPr="00D82A73" w:rsidRDefault="00F711C6" w:rsidP="0026766E">
            <w:pPr>
              <w:rPr>
                <w:szCs w:val="20"/>
              </w:rPr>
            </w:pPr>
            <w:r w:rsidRPr="00D82A73">
              <w:rPr>
                <w:szCs w:val="20"/>
              </w:rPr>
              <w:t xml:space="preserve">Dessa frågeställningar påverkar ingångsvillkoren för hur en etjänstelösning introduceras inom en sjukvårdshuvudmans område och medför t ex att man när en medborgare använder en tjänst tillser att den som äger tjänsten i förhållandet med invånaren (t ex en vårdgivare) har säkrat med slutanvändarna att informationen kan utnyttjas för ytterligare ändamål som t ex statistik, forskning. Normalt sätt kan detta hanteras genom att man har väl utvecklade avtal med slutanvändarna, t ex </w:t>
            </w:r>
            <w:r w:rsidRPr="00D82A73">
              <w:rPr>
                <w:szCs w:val="20"/>
              </w:rPr>
              <w:lastRenderedPageBreak/>
              <w:t>villkorstexter integrerade i de olika tjänstekomponenterna som användarna godkänner när man har börjat använda tjänsten, och att man med policies, ramavtal och anslutningsavtal reglerar från sjukvårdshuvudmannens sida vad som skall gälla.</w:t>
            </w:r>
          </w:p>
          <w:p w14:paraId="596E4486" w14:textId="77777777" w:rsidR="00F711C6" w:rsidRPr="00D82A73" w:rsidRDefault="00F711C6" w:rsidP="0026766E">
            <w:pPr>
              <w:rPr>
                <w:szCs w:val="20"/>
              </w:rPr>
            </w:pPr>
          </w:p>
        </w:tc>
      </w:tr>
      <w:tr w:rsidR="00F711C6" w:rsidRPr="00D82A73" w14:paraId="628AC66C" w14:textId="77777777" w:rsidTr="0026766E">
        <w:tc>
          <w:tcPr>
            <w:tcW w:w="4818" w:type="dxa"/>
            <w:shd w:val="clear" w:color="auto" w:fill="auto"/>
            <w:tcPrChange w:id="1572" w:author="Jarno Nieminen" w:date="2014-06-11T12:40:00Z">
              <w:tcPr>
                <w:tcW w:w="4818" w:type="dxa"/>
                <w:shd w:val="clear" w:color="auto" w:fill="auto"/>
              </w:tcPr>
            </w:tcPrChange>
          </w:tcPr>
          <w:p w14:paraId="34D3BE42" w14:textId="77777777" w:rsidR="00F711C6" w:rsidRPr="00D82A73" w:rsidRDefault="00F711C6" w:rsidP="0026766E">
            <w:pPr>
              <w:rPr>
                <w:szCs w:val="20"/>
              </w:rPr>
            </w:pPr>
            <w:r w:rsidRPr="00D82A73">
              <w:rPr>
                <w:szCs w:val="20"/>
              </w:rPr>
              <w:lastRenderedPageBreak/>
              <w:t>”På vilket sätt bör en användares (patients) avslutade formulär vara tillgängligt? Måste man kunna se det som en historik över ifyllda formulär?”</w:t>
            </w:r>
          </w:p>
          <w:p w14:paraId="3A36B1FC" w14:textId="77777777" w:rsidR="00F711C6" w:rsidRPr="00D82A73" w:rsidRDefault="00F711C6" w:rsidP="0026766E">
            <w:pPr>
              <w:rPr>
                <w:szCs w:val="20"/>
              </w:rPr>
            </w:pPr>
          </w:p>
        </w:tc>
        <w:tc>
          <w:tcPr>
            <w:tcW w:w="4818" w:type="dxa"/>
            <w:shd w:val="clear" w:color="auto" w:fill="auto"/>
            <w:tcPrChange w:id="1573" w:author="Jarno Nieminen" w:date="2014-06-11T12:40:00Z">
              <w:tcPr>
                <w:tcW w:w="4818" w:type="dxa"/>
                <w:shd w:val="clear" w:color="auto" w:fill="auto"/>
              </w:tcPr>
            </w:tcPrChange>
          </w:tcPr>
          <w:p w14:paraId="5F56D960" w14:textId="4FDB5D57" w:rsidR="00F711C6" w:rsidRPr="00D82A73" w:rsidRDefault="00F711C6" w:rsidP="0026766E">
            <w:pPr>
              <w:rPr>
                <w:szCs w:val="20"/>
              </w:rPr>
            </w:pPr>
            <w:r w:rsidRPr="00D82A73">
              <w:rPr>
                <w:szCs w:val="20"/>
              </w:rPr>
              <w:t xml:space="preserve">Denna frågeställning påverkar hur en personuppgiftsansvarig vårdgivare skall se på formulärhanteringen på verksamhetsnivå och kan kräva att verksamheterna har särskilda rutiner för journalföring, gallring och </w:t>
            </w:r>
            <w:del w:id="1574" w:author="Jarno Nieminen" w:date="2014-06-11T12:40:00Z">
              <w:r w:rsidR="0098682D" w:rsidRPr="00D82A73">
                <w:rPr>
                  <w:szCs w:val="20"/>
                </w:rPr>
                <w:delText>arkiveringgör.</w:delText>
              </w:r>
            </w:del>
            <w:ins w:id="1575" w:author="Jarno Nieminen" w:date="2014-06-11T12:40:00Z">
              <w:r w:rsidRPr="00D82A73">
                <w:rPr>
                  <w:szCs w:val="20"/>
                </w:rPr>
                <w:t>arkivering.</w:t>
              </w:r>
            </w:ins>
            <w:r w:rsidRPr="00D82A73">
              <w:rPr>
                <w:szCs w:val="20"/>
              </w:rPr>
              <w:t xml:space="preserve"> Normalt sätt kan detta hanteras genom att personuppgiftsansvarig vårdgivare har ett särskilt system för kartläggning av befintliga register (jfr PUH-registret inom SLL där också ett Arkiv och biobankscentrum finns som erbjuder tjänster för förvaring och långtidslagring av information och råd och stöd i arkiv- och dokumenthanteringsfrågor).</w:t>
            </w:r>
          </w:p>
          <w:p w14:paraId="21DE26FF" w14:textId="77777777" w:rsidR="00F711C6" w:rsidRPr="00D82A73" w:rsidRDefault="00F711C6" w:rsidP="0026766E">
            <w:pPr>
              <w:rPr>
                <w:szCs w:val="20"/>
              </w:rPr>
            </w:pPr>
          </w:p>
        </w:tc>
      </w:tr>
      <w:tr w:rsidR="00F711C6" w:rsidRPr="00D82A73" w14:paraId="7DB76B31" w14:textId="77777777" w:rsidTr="0026766E">
        <w:tc>
          <w:tcPr>
            <w:tcW w:w="4818" w:type="dxa"/>
            <w:shd w:val="clear" w:color="auto" w:fill="auto"/>
            <w:tcPrChange w:id="1576" w:author="Jarno Nieminen" w:date="2014-06-11T12:40:00Z">
              <w:tcPr>
                <w:tcW w:w="4818" w:type="dxa"/>
                <w:shd w:val="clear" w:color="auto" w:fill="auto"/>
              </w:tcPr>
            </w:tcPrChange>
          </w:tcPr>
          <w:p w14:paraId="00EB0983" w14:textId="77777777" w:rsidR="00F711C6" w:rsidRPr="00D82A73" w:rsidRDefault="00F711C6" w:rsidP="0026766E">
            <w:pPr>
              <w:rPr>
                <w:szCs w:val="20"/>
              </w:rPr>
            </w:pPr>
            <w:r w:rsidRPr="00D82A73">
              <w:rPr>
                <w:szCs w:val="20"/>
              </w:rPr>
              <w:t>”Kan olika vårdgivare ta del av information från samma patient?”</w:t>
            </w:r>
          </w:p>
          <w:p w14:paraId="53D885C2" w14:textId="77777777" w:rsidR="00F711C6" w:rsidRPr="00D82A73" w:rsidRDefault="00F711C6" w:rsidP="0026766E">
            <w:pPr>
              <w:rPr>
                <w:szCs w:val="20"/>
              </w:rPr>
            </w:pPr>
          </w:p>
        </w:tc>
        <w:tc>
          <w:tcPr>
            <w:tcW w:w="4818" w:type="dxa"/>
            <w:shd w:val="clear" w:color="auto" w:fill="auto"/>
            <w:tcPrChange w:id="1577" w:author="Jarno Nieminen" w:date="2014-06-11T12:40:00Z">
              <w:tcPr>
                <w:tcW w:w="4818" w:type="dxa"/>
                <w:shd w:val="clear" w:color="auto" w:fill="auto"/>
              </w:tcPr>
            </w:tcPrChange>
          </w:tcPr>
          <w:p w14:paraId="349052E6" w14:textId="77777777" w:rsidR="00F711C6" w:rsidRPr="00D82A73" w:rsidRDefault="00F711C6" w:rsidP="0026766E">
            <w:pPr>
              <w:rPr>
                <w:szCs w:val="20"/>
              </w:rPr>
            </w:pPr>
            <w:r w:rsidRPr="00D82A73">
              <w:rPr>
                <w:szCs w:val="20"/>
              </w:rPr>
              <w:t>Denna frågeställning påverkar frågor om sammanhållen journalföring och avtal mellan vårdgivare om personuppgiftsbiträden, direktåtkomst, personuppgiftsombud m.m. och kan kräva att den som tillhandahåller en formulärtjänst har kartlagt alla personuppgiftsflöden. Normalt sätt kan detta hanteras genom att själva formulärtjänsten inte möjliggör att olika vårdgivare har access till ”varandras” patientuppgifter, istället styrs accessmatriser och behörigheter på verksamhetsnivå.</w:t>
            </w:r>
          </w:p>
          <w:p w14:paraId="1FC90451" w14:textId="77777777" w:rsidR="00F711C6" w:rsidRPr="00D82A73" w:rsidRDefault="00F711C6" w:rsidP="0026766E">
            <w:pPr>
              <w:rPr>
                <w:szCs w:val="20"/>
              </w:rPr>
            </w:pPr>
          </w:p>
        </w:tc>
      </w:tr>
      <w:tr w:rsidR="00F711C6" w:rsidRPr="00D82A73" w14:paraId="544191D2" w14:textId="77777777" w:rsidTr="0026766E">
        <w:tc>
          <w:tcPr>
            <w:tcW w:w="4818" w:type="dxa"/>
            <w:shd w:val="clear" w:color="auto" w:fill="auto"/>
            <w:tcPrChange w:id="1578" w:author="Jarno Nieminen" w:date="2014-06-11T12:40:00Z">
              <w:tcPr>
                <w:tcW w:w="4818" w:type="dxa"/>
                <w:shd w:val="clear" w:color="auto" w:fill="auto"/>
              </w:tcPr>
            </w:tcPrChange>
          </w:tcPr>
          <w:p w14:paraId="009839DB" w14:textId="77777777" w:rsidR="00F711C6" w:rsidRPr="00D82A73" w:rsidRDefault="00F711C6" w:rsidP="0026766E">
            <w:pPr>
              <w:rPr>
                <w:szCs w:val="20"/>
              </w:rPr>
            </w:pPr>
            <w:r w:rsidRPr="00D82A73">
              <w:rPr>
                <w:szCs w:val="20"/>
              </w:rPr>
              <w:t>”Kan patienter dela med sig av informationen i formulärtjänsten till handläggare inom socialtjänsten?”</w:t>
            </w:r>
          </w:p>
          <w:p w14:paraId="6AF02E32" w14:textId="77777777" w:rsidR="00F711C6" w:rsidRPr="00D82A73" w:rsidRDefault="00F711C6" w:rsidP="0026766E">
            <w:pPr>
              <w:rPr>
                <w:szCs w:val="20"/>
              </w:rPr>
            </w:pPr>
          </w:p>
        </w:tc>
        <w:tc>
          <w:tcPr>
            <w:tcW w:w="4818" w:type="dxa"/>
            <w:shd w:val="clear" w:color="auto" w:fill="auto"/>
            <w:tcPrChange w:id="1579" w:author="Jarno Nieminen" w:date="2014-06-11T12:40:00Z">
              <w:tcPr>
                <w:tcW w:w="4818" w:type="dxa"/>
                <w:shd w:val="clear" w:color="auto" w:fill="auto"/>
              </w:tcPr>
            </w:tcPrChange>
          </w:tcPr>
          <w:p w14:paraId="1B291161" w14:textId="77777777" w:rsidR="00F711C6" w:rsidRPr="00D82A73" w:rsidRDefault="00F711C6" w:rsidP="0026766E">
            <w:pPr>
              <w:rPr>
                <w:szCs w:val="20"/>
              </w:rPr>
            </w:pPr>
            <w:r w:rsidRPr="00D82A73">
              <w:rPr>
                <w:szCs w:val="20"/>
              </w:rPr>
              <w:t xml:space="preserve">Det pågår utredningar för att förbättra tillgång till personuppgifter inom och mellan hälso- och sjukvården och socialtjänsten som skall förbättra och förenkla möjligheterna för aktörer i e-hälsa att </w:t>
            </w:r>
            <w:r w:rsidRPr="00D82A73">
              <w:rPr>
                <w:szCs w:val="20"/>
              </w:rPr>
              <w:lastRenderedPageBreak/>
              <w:t>utbyta information</w:t>
            </w:r>
            <w:r w:rsidRPr="00D82A73">
              <w:rPr>
                <w:rStyle w:val="FootnoteReference"/>
                <w:szCs w:val="20"/>
              </w:rPr>
              <w:footnoteReference w:id="7"/>
            </w:r>
            <w:r w:rsidRPr="00D82A73">
              <w:rPr>
                <w:szCs w:val="20"/>
              </w:rPr>
              <w:t xml:space="preserve">. Dessa frågeställningar påverkar avtal mellan invånare och den som tillhandahåller en tjänst, t ex en för att en vårdgivare skall kunna säkerställa att patienten har en privat sfär för hantering av sina patientuppgifter som inte faller inom vårdgivarens ansvar för offentlig handling och sekretess. </w:t>
            </w:r>
          </w:p>
          <w:p w14:paraId="118C73C2" w14:textId="77777777" w:rsidR="00F711C6" w:rsidRPr="00D82A73" w:rsidRDefault="00F711C6" w:rsidP="0026766E">
            <w:pPr>
              <w:rPr>
                <w:szCs w:val="20"/>
              </w:rPr>
            </w:pPr>
          </w:p>
        </w:tc>
      </w:tr>
      <w:tr w:rsidR="00F711C6" w:rsidRPr="00D82A73" w14:paraId="01EA7399" w14:textId="77777777" w:rsidTr="0026766E">
        <w:tc>
          <w:tcPr>
            <w:tcW w:w="4818" w:type="dxa"/>
            <w:shd w:val="clear" w:color="auto" w:fill="auto"/>
            <w:tcPrChange w:id="1580" w:author="Jarno Nieminen" w:date="2014-06-11T12:40:00Z">
              <w:tcPr>
                <w:tcW w:w="4818" w:type="dxa"/>
                <w:shd w:val="clear" w:color="auto" w:fill="auto"/>
              </w:tcPr>
            </w:tcPrChange>
          </w:tcPr>
          <w:p w14:paraId="728415E7" w14:textId="77777777" w:rsidR="00F711C6" w:rsidRPr="00D82A73" w:rsidRDefault="00F711C6" w:rsidP="0026766E">
            <w:pPr>
              <w:rPr>
                <w:szCs w:val="20"/>
              </w:rPr>
            </w:pPr>
            <w:r w:rsidRPr="00D82A73">
              <w:rPr>
                <w:szCs w:val="20"/>
              </w:rPr>
              <w:lastRenderedPageBreak/>
              <w:t>”Har en användare rätt att få ett avslutat formulär raderat? Vilka verksamhetsregler skall tillämpas på formulären? Vilka regelverk kan styra patientens möjlighet att radera ett formulär?”</w:t>
            </w:r>
          </w:p>
          <w:p w14:paraId="50493F58" w14:textId="77777777" w:rsidR="00F711C6" w:rsidRPr="00D82A73" w:rsidRDefault="00F711C6" w:rsidP="0026766E">
            <w:pPr>
              <w:rPr>
                <w:szCs w:val="20"/>
              </w:rPr>
            </w:pPr>
          </w:p>
        </w:tc>
        <w:tc>
          <w:tcPr>
            <w:tcW w:w="4818" w:type="dxa"/>
            <w:shd w:val="clear" w:color="auto" w:fill="auto"/>
            <w:tcPrChange w:id="1581" w:author="Jarno Nieminen" w:date="2014-06-11T12:40:00Z">
              <w:tcPr>
                <w:tcW w:w="4818" w:type="dxa"/>
                <w:shd w:val="clear" w:color="auto" w:fill="auto"/>
              </w:tcPr>
            </w:tcPrChange>
          </w:tcPr>
          <w:p w14:paraId="250FF9B3" w14:textId="2D98C552" w:rsidR="00F711C6" w:rsidRPr="00D82A73" w:rsidRDefault="00F711C6" w:rsidP="0026766E">
            <w:pPr>
              <w:rPr>
                <w:szCs w:val="20"/>
              </w:rPr>
            </w:pPr>
            <w:r w:rsidRPr="00D82A73">
              <w:rPr>
                <w:szCs w:val="20"/>
              </w:rPr>
              <w:t xml:space="preserve">Denna frågeställning påverkar avtal mellan vårdgivare, verksamheter, tjänsteleverantörer, patienter </w:t>
            </w:r>
            <w:del w:id="1582" w:author="Jarno Nieminen" w:date="2014-06-11T12:40:00Z">
              <w:r w:rsidR="0098682D" w:rsidRPr="00D82A73">
                <w:rPr>
                  <w:szCs w:val="20"/>
                </w:rPr>
                <w:delText>mfl</w:delText>
              </w:r>
            </w:del>
            <w:ins w:id="1583" w:author="Jarno Nieminen" w:date="2014-06-11T12:40:00Z">
              <w:r w:rsidR="0047354F" w:rsidRPr="00D82A73">
                <w:rPr>
                  <w:szCs w:val="20"/>
                </w:rPr>
                <w:t>m.fl</w:t>
              </w:r>
            </w:ins>
            <w:r w:rsidR="0047354F" w:rsidRPr="00D82A73">
              <w:rPr>
                <w:szCs w:val="20"/>
              </w:rPr>
              <w:t>.</w:t>
            </w:r>
            <w:r w:rsidRPr="00D82A73">
              <w:rPr>
                <w:szCs w:val="20"/>
              </w:rPr>
              <w:t xml:space="preserve"> och kan kräva att tjänsten både i användargränssnitt och avtal tydliggör vad som är patientens egna uppgifter som patienten kan bestämma skall raderas (jfr patientens skrivyta), vad som är journaluppgifter eller administrativa uppgifter som vårdgivare äger (jfr uppgifter som skall journalföras eller som ingår i administrationsgränssnitt). Normalt sätt kan detta hanteras genom att formulärtjänster delas upp i tydliga deltjänster så att inte sammanblandning mellan olika krav och regelverk behöver hanteras (ett normalfall skulle vara att separera information som skall journalföras från allmän användarinformation eller rent administrativa uppgifter).</w:t>
            </w:r>
          </w:p>
          <w:p w14:paraId="70EAFCA0" w14:textId="77777777" w:rsidR="00F711C6" w:rsidRPr="00D82A73" w:rsidRDefault="00F711C6" w:rsidP="0026766E">
            <w:pPr>
              <w:rPr>
                <w:szCs w:val="20"/>
              </w:rPr>
            </w:pPr>
          </w:p>
        </w:tc>
      </w:tr>
      <w:tr w:rsidR="00F711C6" w:rsidRPr="00D82A73" w14:paraId="106C7E0A" w14:textId="77777777" w:rsidTr="0026766E">
        <w:tc>
          <w:tcPr>
            <w:tcW w:w="4818" w:type="dxa"/>
            <w:shd w:val="clear" w:color="auto" w:fill="auto"/>
            <w:tcPrChange w:id="1584" w:author="Jarno Nieminen" w:date="2014-06-11T12:40:00Z">
              <w:tcPr>
                <w:tcW w:w="4818" w:type="dxa"/>
                <w:shd w:val="clear" w:color="auto" w:fill="auto"/>
              </w:tcPr>
            </w:tcPrChange>
          </w:tcPr>
          <w:p w14:paraId="1A617699" w14:textId="77777777" w:rsidR="00F711C6" w:rsidRPr="00D82A73" w:rsidRDefault="00F711C6" w:rsidP="0026766E">
            <w:pPr>
              <w:rPr>
                <w:szCs w:val="20"/>
              </w:rPr>
            </w:pPr>
            <w:r w:rsidRPr="00D82A73">
              <w:rPr>
                <w:szCs w:val="20"/>
              </w:rPr>
              <w:t>”Vilka olika typer av formulär kan aktualiseras och vilka olika generella regelverk behövs? På vilket sätt är dess typer kopplade till verksamhetsprocesser och hur styr det regelverken?”</w:t>
            </w:r>
          </w:p>
          <w:p w14:paraId="280F8009" w14:textId="77777777" w:rsidR="00F711C6" w:rsidRPr="00D82A73" w:rsidRDefault="00F711C6" w:rsidP="0026766E">
            <w:pPr>
              <w:rPr>
                <w:szCs w:val="20"/>
              </w:rPr>
            </w:pPr>
          </w:p>
        </w:tc>
        <w:tc>
          <w:tcPr>
            <w:tcW w:w="4818" w:type="dxa"/>
            <w:shd w:val="clear" w:color="auto" w:fill="auto"/>
            <w:tcPrChange w:id="1585" w:author="Jarno Nieminen" w:date="2014-06-11T12:40:00Z">
              <w:tcPr>
                <w:tcW w:w="4818" w:type="dxa"/>
                <w:shd w:val="clear" w:color="auto" w:fill="auto"/>
              </w:tcPr>
            </w:tcPrChange>
          </w:tcPr>
          <w:p w14:paraId="75AFA971" w14:textId="77777777" w:rsidR="00F711C6" w:rsidRPr="00D82A73" w:rsidRDefault="00F711C6" w:rsidP="0026766E">
            <w:pPr>
              <w:rPr>
                <w:szCs w:val="20"/>
              </w:rPr>
            </w:pPr>
            <w:r w:rsidRPr="00D82A73">
              <w:rPr>
                <w:szCs w:val="20"/>
              </w:rPr>
              <w:t xml:space="preserve">Formulär kan t ex hjälpa till vid förnyande av recept, dialog om provresultat eller för att inhämta hälsodeklaration. Vilka frågeställningar som är aktuella påverkar sjukvårdshuvudmannens krav på hur eTjänster integreras i verksamhetsprocesser och lokala regelverk. I upphandlingsunderlag kan krav på att olika tjänster tillhandahålls ställas och även generella policys kan skapas för att styra upp hanteringen, t ex med etiska riktlinjer kring hur patientuppgifter får användas för forskning och marknadsföring. Graden av integration med </w:t>
            </w:r>
            <w:r w:rsidRPr="00D82A73">
              <w:rPr>
                <w:szCs w:val="20"/>
              </w:rPr>
              <w:lastRenderedPageBreak/>
              <w:t xml:space="preserve">verksamhetsprocesser påverkar hur integrerad eTjänsten skall ses med vårdtjänster i övrigt vilket får påverkan på patientsäkerhetsfrågor, ansvarsfrågor m.m. </w:t>
            </w:r>
          </w:p>
          <w:p w14:paraId="6F043B86" w14:textId="77777777" w:rsidR="00F711C6" w:rsidRPr="00D82A73" w:rsidRDefault="00F711C6" w:rsidP="0026766E">
            <w:pPr>
              <w:rPr>
                <w:szCs w:val="20"/>
              </w:rPr>
            </w:pPr>
          </w:p>
        </w:tc>
      </w:tr>
      <w:tr w:rsidR="00F711C6" w:rsidRPr="00D82A73" w14:paraId="27A05917" w14:textId="77777777" w:rsidTr="0026766E">
        <w:tc>
          <w:tcPr>
            <w:tcW w:w="4818" w:type="dxa"/>
            <w:shd w:val="clear" w:color="auto" w:fill="auto"/>
            <w:tcPrChange w:id="1586" w:author="Jarno Nieminen" w:date="2014-06-11T12:40:00Z">
              <w:tcPr>
                <w:tcW w:w="4818" w:type="dxa"/>
                <w:shd w:val="clear" w:color="auto" w:fill="auto"/>
              </w:tcPr>
            </w:tcPrChange>
          </w:tcPr>
          <w:p w14:paraId="2D2C10F0" w14:textId="77777777" w:rsidR="00F711C6" w:rsidRPr="00D82A73" w:rsidRDefault="00F711C6" w:rsidP="0026766E">
            <w:pPr>
              <w:rPr>
                <w:szCs w:val="20"/>
              </w:rPr>
            </w:pPr>
          </w:p>
        </w:tc>
        <w:tc>
          <w:tcPr>
            <w:tcW w:w="4818" w:type="dxa"/>
            <w:shd w:val="clear" w:color="auto" w:fill="auto"/>
            <w:tcPrChange w:id="1587" w:author="Jarno Nieminen" w:date="2014-06-11T12:40:00Z">
              <w:tcPr>
                <w:tcW w:w="4818" w:type="dxa"/>
                <w:shd w:val="clear" w:color="auto" w:fill="auto"/>
              </w:tcPr>
            </w:tcPrChange>
          </w:tcPr>
          <w:p w14:paraId="0E928FB9" w14:textId="77777777" w:rsidR="00F711C6" w:rsidRPr="00D82A73" w:rsidRDefault="00F711C6" w:rsidP="0026766E">
            <w:pPr>
              <w:rPr>
                <w:szCs w:val="20"/>
              </w:rPr>
            </w:pPr>
          </w:p>
        </w:tc>
      </w:tr>
      <w:tr w:rsidR="00F711C6" w:rsidRPr="00D82A73" w14:paraId="67E40E3F" w14:textId="77777777" w:rsidTr="0026766E">
        <w:tc>
          <w:tcPr>
            <w:tcW w:w="4818" w:type="dxa"/>
            <w:shd w:val="clear" w:color="auto" w:fill="auto"/>
            <w:tcPrChange w:id="1588" w:author="Jarno Nieminen" w:date="2014-06-11T12:40:00Z">
              <w:tcPr>
                <w:tcW w:w="4818" w:type="dxa"/>
                <w:shd w:val="clear" w:color="auto" w:fill="auto"/>
              </w:tcPr>
            </w:tcPrChange>
          </w:tcPr>
          <w:p w14:paraId="4D8699A0" w14:textId="77777777" w:rsidR="00F711C6" w:rsidRPr="00D82A73" w:rsidRDefault="00F711C6" w:rsidP="0026766E">
            <w:pPr>
              <w:rPr>
                <w:szCs w:val="20"/>
              </w:rPr>
            </w:pPr>
            <w:r w:rsidRPr="00D82A73">
              <w:rPr>
                <w:szCs w:val="20"/>
              </w:rPr>
              <w:t>”Hur skall ansvarsgränser dras mellan aktörer? Systemkrav?”</w:t>
            </w:r>
          </w:p>
          <w:p w14:paraId="3FC079E6" w14:textId="77777777" w:rsidR="00F711C6" w:rsidRPr="00D82A73" w:rsidRDefault="00F711C6" w:rsidP="0026766E">
            <w:pPr>
              <w:rPr>
                <w:szCs w:val="20"/>
              </w:rPr>
            </w:pPr>
          </w:p>
        </w:tc>
        <w:tc>
          <w:tcPr>
            <w:tcW w:w="4818" w:type="dxa"/>
            <w:shd w:val="clear" w:color="auto" w:fill="auto"/>
            <w:tcPrChange w:id="1589" w:author="Jarno Nieminen" w:date="2014-06-11T12:40:00Z">
              <w:tcPr>
                <w:tcW w:w="4818" w:type="dxa"/>
                <w:shd w:val="clear" w:color="auto" w:fill="auto"/>
              </w:tcPr>
            </w:tcPrChange>
          </w:tcPr>
          <w:p w14:paraId="5611402C" w14:textId="77777777" w:rsidR="00F711C6" w:rsidRPr="00D82A73" w:rsidRDefault="00F711C6" w:rsidP="0026766E">
            <w:pPr>
              <w:rPr>
                <w:szCs w:val="20"/>
              </w:rPr>
            </w:pPr>
            <w:r w:rsidRPr="00D82A73">
              <w:rPr>
                <w:szCs w:val="20"/>
              </w:rPr>
              <w:t>För att denna frågeställning skall kunna bearbetas behövs tydlig systemkartläggning som sedan kan belysas och bearbetas med hjälp verkliga och hypotetiska case och scenarier.</w:t>
            </w:r>
          </w:p>
          <w:p w14:paraId="6ED7CD18" w14:textId="77777777" w:rsidR="00F711C6" w:rsidRPr="00D82A73" w:rsidRDefault="00F711C6" w:rsidP="0026766E">
            <w:pPr>
              <w:rPr>
                <w:szCs w:val="20"/>
              </w:rPr>
            </w:pPr>
          </w:p>
        </w:tc>
      </w:tr>
      <w:tr w:rsidR="00F711C6" w:rsidRPr="00D82A73" w14:paraId="16EE748C" w14:textId="77777777" w:rsidTr="0026766E">
        <w:tc>
          <w:tcPr>
            <w:tcW w:w="4818" w:type="dxa"/>
            <w:shd w:val="clear" w:color="auto" w:fill="auto"/>
            <w:tcPrChange w:id="1590" w:author="Jarno Nieminen" w:date="2014-06-11T12:40:00Z">
              <w:tcPr>
                <w:tcW w:w="4818" w:type="dxa"/>
                <w:shd w:val="clear" w:color="auto" w:fill="auto"/>
              </w:tcPr>
            </w:tcPrChange>
          </w:tcPr>
          <w:p w14:paraId="330382E5" w14:textId="77777777" w:rsidR="00F711C6" w:rsidRPr="00D82A73" w:rsidRDefault="00F711C6" w:rsidP="0026766E">
            <w:pPr>
              <w:rPr>
                <w:szCs w:val="20"/>
              </w:rPr>
            </w:pPr>
            <w:r w:rsidRPr="00D82A73">
              <w:rPr>
                <w:szCs w:val="20"/>
              </w:rPr>
              <w:t>”Vem är ansvarig för helheten? Styrmedel?”</w:t>
            </w:r>
          </w:p>
        </w:tc>
        <w:tc>
          <w:tcPr>
            <w:tcW w:w="4818" w:type="dxa"/>
            <w:shd w:val="clear" w:color="auto" w:fill="auto"/>
            <w:tcPrChange w:id="1591" w:author="Jarno Nieminen" w:date="2014-06-11T12:40:00Z">
              <w:tcPr>
                <w:tcW w:w="4818" w:type="dxa"/>
                <w:shd w:val="clear" w:color="auto" w:fill="auto"/>
              </w:tcPr>
            </w:tcPrChange>
          </w:tcPr>
          <w:p w14:paraId="28C15645" w14:textId="77777777" w:rsidR="00F711C6" w:rsidRPr="00D82A73" w:rsidRDefault="00F711C6" w:rsidP="0026766E">
            <w:pPr>
              <w:rPr>
                <w:szCs w:val="20"/>
              </w:rPr>
            </w:pPr>
            <w:r w:rsidRPr="00D82A73">
              <w:rPr>
                <w:szCs w:val="20"/>
              </w:rPr>
              <w:t>Med utgångspunkt i de avgränsningar och delar som beskrivits i en systemkartläggning kan styrmedel diskuteras, t ex vad gäller:</w:t>
            </w:r>
          </w:p>
          <w:p w14:paraId="1C176F0F" w14:textId="77777777" w:rsidR="00F711C6" w:rsidRPr="00D82A73" w:rsidRDefault="00F711C6" w:rsidP="0026766E">
            <w:pPr>
              <w:rPr>
                <w:szCs w:val="20"/>
              </w:rPr>
            </w:pPr>
            <w:r w:rsidRPr="00D82A73">
              <w:rPr>
                <w:szCs w:val="20"/>
              </w:rPr>
              <w:t>- Policies</w:t>
            </w:r>
          </w:p>
          <w:p w14:paraId="4A0C4BB2" w14:textId="77777777" w:rsidR="00F711C6" w:rsidRPr="00D82A73" w:rsidRDefault="00F711C6" w:rsidP="0026766E">
            <w:pPr>
              <w:rPr>
                <w:szCs w:val="20"/>
              </w:rPr>
            </w:pPr>
            <w:r w:rsidRPr="00D82A73">
              <w:rPr>
                <w:szCs w:val="20"/>
              </w:rPr>
              <w:t>- Ersättningsmodeller</w:t>
            </w:r>
          </w:p>
          <w:p w14:paraId="54C0BCCF" w14:textId="77777777" w:rsidR="00F711C6" w:rsidRPr="00D82A73" w:rsidRDefault="00F711C6" w:rsidP="0026766E">
            <w:pPr>
              <w:rPr>
                <w:szCs w:val="20"/>
              </w:rPr>
            </w:pPr>
            <w:r w:rsidRPr="00D82A73">
              <w:rPr>
                <w:szCs w:val="20"/>
              </w:rPr>
              <w:t>- Regelverk</w:t>
            </w:r>
          </w:p>
          <w:p w14:paraId="0118468B" w14:textId="77777777" w:rsidR="00F711C6" w:rsidRPr="00D82A73" w:rsidRDefault="00F711C6" w:rsidP="0026766E">
            <w:pPr>
              <w:rPr>
                <w:szCs w:val="20"/>
              </w:rPr>
            </w:pPr>
            <w:r w:rsidRPr="00D82A73">
              <w:rPr>
                <w:szCs w:val="20"/>
              </w:rPr>
              <w:t>- Avtal</w:t>
            </w:r>
          </w:p>
          <w:p w14:paraId="1B56E0D8" w14:textId="77777777" w:rsidR="00F711C6" w:rsidRPr="00D82A73" w:rsidRDefault="00F711C6" w:rsidP="0026766E">
            <w:pPr>
              <w:rPr>
                <w:szCs w:val="20"/>
              </w:rPr>
            </w:pPr>
            <w:r w:rsidRPr="00D82A73">
              <w:rPr>
                <w:szCs w:val="20"/>
              </w:rPr>
              <w:t>- Författningskrav</w:t>
            </w:r>
          </w:p>
          <w:p w14:paraId="6EFC8799" w14:textId="77777777" w:rsidR="00F711C6" w:rsidRPr="00D82A73" w:rsidRDefault="00F711C6" w:rsidP="0026766E">
            <w:pPr>
              <w:rPr>
                <w:szCs w:val="20"/>
              </w:rPr>
            </w:pPr>
            <w:r w:rsidRPr="00D82A73">
              <w:rPr>
                <w:szCs w:val="20"/>
              </w:rPr>
              <w:t xml:space="preserve">Ansvar mellan beställare och utförare kan regleras avtalas med e-tjänster som en integrerad del. Nationella strukturer kan utformas och regleras. </w:t>
            </w:r>
          </w:p>
          <w:p w14:paraId="68EAE8B6" w14:textId="77777777" w:rsidR="00F711C6" w:rsidRPr="00D82A73" w:rsidRDefault="00F711C6" w:rsidP="0026766E">
            <w:pPr>
              <w:rPr>
                <w:szCs w:val="20"/>
              </w:rPr>
            </w:pPr>
          </w:p>
        </w:tc>
      </w:tr>
      <w:tr w:rsidR="00F711C6" w:rsidRPr="00D82A73" w14:paraId="72E91622" w14:textId="77777777" w:rsidTr="0026766E">
        <w:tc>
          <w:tcPr>
            <w:tcW w:w="4818" w:type="dxa"/>
            <w:shd w:val="clear" w:color="auto" w:fill="auto"/>
            <w:tcPrChange w:id="1592" w:author="Jarno Nieminen" w:date="2014-06-11T12:40:00Z">
              <w:tcPr>
                <w:tcW w:w="4818" w:type="dxa"/>
                <w:shd w:val="clear" w:color="auto" w:fill="auto"/>
              </w:tcPr>
            </w:tcPrChange>
          </w:tcPr>
          <w:p w14:paraId="54F9DDF3" w14:textId="77777777" w:rsidR="00F711C6" w:rsidRPr="00D82A73" w:rsidRDefault="00F711C6" w:rsidP="0026766E">
            <w:pPr>
              <w:rPr>
                <w:szCs w:val="20"/>
              </w:rPr>
            </w:pPr>
            <w:r w:rsidRPr="00D82A73">
              <w:rPr>
                <w:szCs w:val="20"/>
              </w:rPr>
              <w:t>”Vem är ansvarig inför patienten? Informationskrav”</w:t>
            </w:r>
          </w:p>
        </w:tc>
        <w:tc>
          <w:tcPr>
            <w:tcW w:w="4818" w:type="dxa"/>
            <w:shd w:val="clear" w:color="auto" w:fill="auto"/>
            <w:tcPrChange w:id="1593" w:author="Jarno Nieminen" w:date="2014-06-11T12:40:00Z">
              <w:tcPr>
                <w:tcW w:w="4818" w:type="dxa"/>
                <w:shd w:val="clear" w:color="auto" w:fill="auto"/>
              </w:tcPr>
            </w:tcPrChange>
          </w:tcPr>
          <w:p w14:paraId="10C48ADF" w14:textId="77777777" w:rsidR="00F711C6" w:rsidRPr="00D82A73" w:rsidRDefault="00F711C6" w:rsidP="0026766E">
            <w:pPr>
              <w:rPr>
                <w:szCs w:val="20"/>
              </w:rPr>
            </w:pPr>
            <w:r w:rsidRPr="00D82A73">
              <w:rPr>
                <w:szCs w:val="20"/>
              </w:rPr>
              <w:t>Ett vanligt sätt att beskriva begreppet personlig integritet i samband med informationshantering är att den enskilde skall kunna kontrollera spridningen av uppgifter om sig själv eller ha en rätt att bestämma vilka uppgifter om sig själv som han eller hon vill dela med sig till andra. Med utgångspunkt i de avgränsningar och delar som beskrivits i en systemkartläggning kan informationssäkerhetsfrågor diskuteras konkret, t ex vad gäller:</w:t>
            </w:r>
          </w:p>
          <w:p w14:paraId="5F104D73" w14:textId="77777777" w:rsidR="00F711C6" w:rsidRPr="00D82A73" w:rsidRDefault="00F711C6" w:rsidP="0026766E">
            <w:pPr>
              <w:rPr>
                <w:szCs w:val="20"/>
              </w:rPr>
            </w:pPr>
            <w:r w:rsidRPr="00D82A73">
              <w:rPr>
                <w:szCs w:val="20"/>
              </w:rPr>
              <w:t>- Integritet</w:t>
            </w:r>
          </w:p>
          <w:p w14:paraId="0F7816B6" w14:textId="77777777" w:rsidR="00F711C6" w:rsidRPr="00D82A73" w:rsidRDefault="00F711C6" w:rsidP="0026766E">
            <w:pPr>
              <w:rPr>
                <w:szCs w:val="20"/>
              </w:rPr>
            </w:pPr>
            <w:r w:rsidRPr="00D82A73">
              <w:rPr>
                <w:szCs w:val="20"/>
              </w:rPr>
              <w:t>- Sekretess</w:t>
            </w:r>
          </w:p>
          <w:p w14:paraId="0D0C071B" w14:textId="77777777" w:rsidR="00F711C6" w:rsidRPr="00D82A73" w:rsidRDefault="00F711C6" w:rsidP="0026766E">
            <w:pPr>
              <w:rPr>
                <w:szCs w:val="20"/>
              </w:rPr>
            </w:pPr>
            <w:r w:rsidRPr="00D82A73">
              <w:rPr>
                <w:szCs w:val="20"/>
              </w:rPr>
              <w:t>- Offentlighet</w:t>
            </w:r>
          </w:p>
          <w:p w14:paraId="2179591F" w14:textId="77777777" w:rsidR="00F711C6" w:rsidRPr="00D82A73" w:rsidRDefault="00F711C6" w:rsidP="0026766E">
            <w:pPr>
              <w:rPr>
                <w:szCs w:val="20"/>
              </w:rPr>
            </w:pPr>
            <w:r w:rsidRPr="00D82A73">
              <w:rPr>
                <w:szCs w:val="20"/>
              </w:rPr>
              <w:t>- Informationssäkerhet</w:t>
            </w:r>
          </w:p>
          <w:p w14:paraId="475CCA96" w14:textId="77777777" w:rsidR="00F711C6" w:rsidRPr="00D82A73" w:rsidRDefault="00F711C6" w:rsidP="0026766E">
            <w:pPr>
              <w:rPr>
                <w:szCs w:val="20"/>
              </w:rPr>
            </w:pPr>
            <w:r w:rsidRPr="00D82A73">
              <w:rPr>
                <w:szCs w:val="20"/>
              </w:rPr>
              <w:t>- Informationsklassning</w:t>
            </w:r>
          </w:p>
          <w:p w14:paraId="4DD4AB8B" w14:textId="77777777" w:rsidR="00F711C6" w:rsidRPr="00D82A73" w:rsidRDefault="00F711C6" w:rsidP="0026766E">
            <w:pPr>
              <w:rPr>
                <w:szCs w:val="20"/>
              </w:rPr>
            </w:pPr>
            <w:r w:rsidRPr="00D82A73">
              <w:rPr>
                <w:szCs w:val="20"/>
              </w:rPr>
              <w:t>- Integritetsfilter</w:t>
            </w:r>
          </w:p>
          <w:p w14:paraId="72C5BF2C" w14:textId="77777777" w:rsidR="00F711C6" w:rsidRPr="00D82A73" w:rsidRDefault="00F711C6" w:rsidP="0026766E">
            <w:pPr>
              <w:rPr>
                <w:szCs w:val="20"/>
              </w:rPr>
            </w:pPr>
            <w:r w:rsidRPr="00D82A73">
              <w:rPr>
                <w:szCs w:val="20"/>
              </w:rPr>
              <w:lastRenderedPageBreak/>
              <w:t>- Informationssäkerhet</w:t>
            </w:r>
          </w:p>
          <w:p w14:paraId="2743E65C" w14:textId="77777777" w:rsidR="00F711C6" w:rsidRPr="00D82A73" w:rsidRDefault="00F711C6" w:rsidP="0026766E">
            <w:pPr>
              <w:rPr>
                <w:szCs w:val="20"/>
              </w:rPr>
            </w:pPr>
          </w:p>
        </w:tc>
      </w:tr>
      <w:tr w:rsidR="00F711C6" w:rsidRPr="00D82A73" w14:paraId="57872095" w14:textId="77777777" w:rsidTr="0026766E">
        <w:tc>
          <w:tcPr>
            <w:tcW w:w="4818" w:type="dxa"/>
            <w:shd w:val="clear" w:color="auto" w:fill="auto"/>
            <w:tcPrChange w:id="1594" w:author="Jarno Nieminen" w:date="2014-06-11T12:40:00Z">
              <w:tcPr>
                <w:tcW w:w="4818" w:type="dxa"/>
                <w:shd w:val="clear" w:color="auto" w:fill="auto"/>
              </w:tcPr>
            </w:tcPrChange>
          </w:tcPr>
          <w:p w14:paraId="730317D3" w14:textId="77777777" w:rsidR="00F711C6" w:rsidRPr="00D82A73" w:rsidRDefault="00F711C6" w:rsidP="0026766E">
            <w:pPr>
              <w:rPr>
                <w:szCs w:val="20"/>
              </w:rPr>
            </w:pPr>
            <w:r w:rsidRPr="00D82A73">
              <w:rPr>
                <w:szCs w:val="20"/>
              </w:rPr>
              <w:lastRenderedPageBreak/>
              <w:t>”Vart vänder sig patienten vid fel/missnöje?”</w:t>
            </w:r>
          </w:p>
        </w:tc>
        <w:tc>
          <w:tcPr>
            <w:tcW w:w="4818" w:type="dxa"/>
            <w:shd w:val="clear" w:color="auto" w:fill="auto"/>
            <w:tcPrChange w:id="1595" w:author="Jarno Nieminen" w:date="2014-06-11T12:40:00Z">
              <w:tcPr>
                <w:tcW w:w="4818" w:type="dxa"/>
                <w:shd w:val="clear" w:color="auto" w:fill="auto"/>
              </w:tcPr>
            </w:tcPrChange>
          </w:tcPr>
          <w:p w14:paraId="58B5F50F" w14:textId="77777777" w:rsidR="00F711C6" w:rsidRPr="00D82A73" w:rsidRDefault="00F711C6" w:rsidP="0026766E">
            <w:pPr>
              <w:rPr>
                <w:szCs w:val="20"/>
              </w:rPr>
            </w:pPr>
            <w:r w:rsidRPr="00D82A73">
              <w:rPr>
                <w:szCs w:val="20"/>
              </w:rPr>
              <w:t>Utgångspunkten är att eHälso</w:t>
            </w:r>
            <w:r>
              <w:rPr>
                <w:szCs w:val="20"/>
              </w:rPr>
              <w:t>t</w:t>
            </w:r>
            <w:r w:rsidRPr="00D82A73">
              <w:rPr>
                <w:szCs w:val="20"/>
              </w:rPr>
              <w:t>jänsterna är en integrerad del i hälso- och sjukvården. Det bör då alltid finnas en ansvarig vårdgivare som en missnöjd patient kan vända sig till. Invånare utan patientrelation bör kunna vända sig till en representant för sjukvårdshuvudmannen, t ex utsedd en funktion för Mina Vårdkontakter.</w:t>
            </w:r>
          </w:p>
        </w:tc>
      </w:tr>
    </w:tbl>
    <w:p w14:paraId="41F835DB" w14:textId="77777777" w:rsidR="0039481C" w:rsidRDefault="0039481C" w:rsidP="0039481C"/>
    <w:p w14:paraId="58D6B826" w14:textId="77777777" w:rsidR="003C4CF1" w:rsidRPr="00D82A73" w:rsidRDefault="003C4CF1" w:rsidP="007E47C0">
      <w:pPr>
        <w:rPr>
          <w:del w:id="1596" w:author="Jarno Nieminen" w:date="2014-06-11T12:40:00Z"/>
          <w:highlight w:val="yellow"/>
        </w:rPr>
      </w:pPr>
      <w:bookmarkStart w:id="1597" w:name="_Toc386458075"/>
      <w:bookmarkStart w:id="1598" w:name="_Toc390253637"/>
    </w:p>
    <w:p w14:paraId="40637015" w14:textId="77777777" w:rsidR="003C4CF1" w:rsidRPr="00D82A73" w:rsidRDefault="003C4CF1" w:rsidP="007E47C0">
      <w:pPr>
        <w:rPr>
          <w:del w:id="1599" w:author="Jarno Nieminen" w:date="2014-06-11T12:40:00Z"/>
          <w:highlight w:val="yellow"/>
        </w:rPr>
      </w:pPr>
    </w:p>
    <w:p w14:paraId="41CFAD25" w14:textId="77777777" w:rsidR="003C4CF1" w:rsidRPr="00D82A73" w:rsidRDefault="003C4CF1">
      <w:pPr>
        <w:spacing w:line="240" w:lineRule="auto"/>
        <w:rPr>
          <w:del w:id="1600" w:author="Jarno Nieminen" w:date="2014-06-11T12:40:00Z"/>
          <w:rFonts w:eastAsia="Times New Roman"/>
          <w:bCs/>
          <w:sz w:val="24"/>
          <w:szCs w:val="26"/>
        </w:rPr>
      </w:pPr>
      <w:del w:id="1601" w:author="Jarno Nieminen" w:date="2014-06-11T12:40:00Z">
        <w:r w:rsidRPr="00D82A73">
          <w:br w:type="page"/>
        </w:r>
      </w:del>
    </w:p>
    <w:p w14:paraId="7273DD5B" w14:textId="77777777" w:rsidR="00F711C6" w:rsidRPr="00D82A73" w:rsidRDefault="00F711C6" w:rsidP="00F711C6">
      <w:pPr>
        <w:pStyle w:val="Heading2"/>
      </w:pPr>
      <w:r w:rsidRPr="00D82A73">
        <w:t>Icke funktionella krav</w:t>
      </w:r>
      <w:bookmarkEnd w:id="1597"/>
      <w:bookmarkEnd w:id="1598"/>
    </w:p>
    <w:p w14:paraId="61FFDBA0" w14:textId="77777777" w:rsidR="00F711C6" w:rsidRPr="00E71599" w:rsidRDefault="00F711C6" w:rsidP="00F711C6">
      <w:pPr>
        <w:pStyle w:val="Heading3"/>
      </w:pPr>
      <w:bookmarkStart w:id="1602" w:name="_Toc386458076"/>
      <w:bookmarkStart w:id="1603" w:name="_Toc390253638"/>
      <w:r w:rsidRPr="00D82A73">
        <w:t>SLA krav</w:t>
      </w:r>
      <w:bookmarkEnd w:id="1602"/>
      <w:bookmarkEnd w:id="1603"/>
    </w:p>
    <w:p w14:paraId="2F9974CC" w14:textId="77777777" w:rsidR="00F711C6" w:rsidRPr="00D82A73" w:rsidRDefault="00F711C6" w:rsidP="00F711C6">
      <w:r w:rsidRPr="00D82A73">
        <w:t>Följande generella SLA-krav gäller för alla tjänsteproducenter som tillhandahåller tjänster. Dessa krav gäller där inget annat anges för ett specifikt tjänstekontrakt. Observera att detta gäller tjänsteproducenten, antalet ”mellanhänder” som tjänsteplattformar kan komma att utöka svarstiden.</w:t>
      </w:r>
    </w:p>
    <w:p w14:paraId="2D2290A0" w14:textId="77777777" w:rsidR="00F711C6" w:rsidRPr="00D82A73" w:rsidRDefault="00F711C6" w:rsidP="00F711C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604" w:author="Jarno Nieminen" w:date="2014-06-11T12:40:00Z">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2268"/>
        <w:gridCol w:w="4154"/>
        <w:gridCol w:w="3266"/>
        <w:tblGridChange w:id="1605">
          <w:tblGrid>
            <w:gridCol w:w="2268"/>
            <w:gridCol w:w="4154"/>
            <w:gridCol w:w="3266"/>
          </w:tblGrid>
        </w:tblGridChange>
      </w:tblGrid>
      <w:tr w:rsidR="00F711C6" w:rsidRPr="00D82A73" w14:paraId="5CFE2B67" w14:textId="77777777" w:rsidTr="0026766E">
        <w:tc>
          <w:tcPr>
            <w:tcW w:w="2268" w:type="dxa"/>
            <w:tcPrChange w:id="1606" w:author="Jarno Nieminen" w:date="2014-06-11T12:40:00Z">
              <w:tcPr>
                <w:tcW w:w="2268" w:type="dxa"/>
              </w:tcPr>
            </w:tcPrChange>
          </w:tcPr>
          <w:p w14:paraId="22130DCA" w14:textId="77777777" w:rsidR="00F711C6" w:rsidRPr="00D82A73" w:rsidRDefault="00F711C6" w:rsidP="0026766E">
            <w:pPr>
              <w:rPr>
                <w:b/>
              </w:rPr>
            </w:pPr>
            <w:r w:rsidRPr="00D82A73">
              <w:rPr>
                <w:b/>
              </w:rPr>
              <w:t>Kategori</w:t>
            </w:r>
          </w:p>
        </w:tc>
        <w:tc>
          <w:tcPr>
            <w:tcW w:w="4154" w:type="dxa"/>
            <w:tcPrChange w:id="1607" w:author="Jarno Nieminen" w:date="2014-06-11T12:40:00Z">
              <w:tcPr>
                <w:tcW w:w="4154" w:type="dxa"/>
              </w:tcPr>
            </w:tcPrChange>
          </w:tcPr>
          <w:p w14:paraId="5004B2AF" w14:textId="77777777" w:rsidR="00F711C6" w:rsidRPr="00D82A73" w:rsidRDefault="00F711C6" w:rsidP="0026766E">
            <w:pPr>
              <w:rPr>
                <w:b/>
              </w:rPr>
            </w:pPr>
            <w:r w:rsidRPr="00D82A73">
              <w:rPr>
                <w:b/>
              </w:rPr>
              <w:t>Värde</w:t>
            </w:r>
          </w:p>
        </w:tc>
        <w:tc>
          <w:tcPr>
            <w:tcW w:w="3266" w:type="dxa"/>
            <w:tcPrChange w:id="1608" w:author="Jarno Nieminen" w:date="2014-06-11T12:40:00Z">
              <w:tcPr>
                <w:tcW w:w="3266" w:type="dxa"/>
              </w:tcPr>
            </w:tcPrChange>
          </w:tcPr>
          <w:p w14:paraId="5F47B52B" w14:textId="77777777" w:rsidR="00F711C6" w:rsidRPr="00D82A73" w:rsidRDefault="00F711C6" w:rsidP="0026766E">
            <w:pPr>
              <w:rPr>
                <w:b/>
              </w:rPr>
            </w:pPr>
            <w:r w:rsidRPr="00D82A73">
              <w:rPr>
                <w:b/>
              </w:rPr>
              <w:t>Beskrivning</w:t>
            </w:r>
          </w:p>
        </w:tc>
      </w:tr>
      <w:tr w:rsidR="00F711C6" w:rsidRPr="00D82A73" w14:paraId="4DFB686E" w14:textId="77777777" w:rsidTr="0026766E">
        <w:tc>
          <w:tcPr>
            <w:tcW w:w="2268" w:type="dxa"/>
            <w:tcPrChange w:id="1609" w:author="Jarno Nieminen" w:date="2014-06-11T12:40:00Z">
              <w:tcPr>
                <w:tcW w:w="2268" w:type="dxa"/>
              </w:tcPr>
            </w:tcPrChange>
          </w:tcPr>
          <w:p w14:paraId="1DD40721" w14:textId="77777777" w:rsidR="00F711C6" w:rsidRPr="00D82A73" w:rsidRDefault="00F711C6" w:rsidP="0026766E">
            <w:r w:rsidRPr="00D82A73">
              <w:t>Svarstid (avg)</w:t>
            </w:r>
          </w:p>
        </w:tc>
        <w:tc>
          <w:tcPr>
            <w:tcW w:w="4154" w:type="dxa"/>
            <w:tcPrChange w:id="1610" w:author="Jarno Nieminen" w:date="2014-06-11T12:40:00Z">
              <w:tcPr>
                <w:tcW w:w="4154" w:type="dxa"/>
              </w:tcPr>
            </w:tcPrChange>
          </w:tcPr>
          <w:p w14:paraId="6A22485D" w14:textId="77777777" w:rsidR="00F711C6" w:rsidRPr="00D82A73" w:rsidRDefault="00F711C6" w:rsidP="0026766E">
            <w:pPr>
              <w:rPr>
                <w:highlight w:val="yellow"/>
              </w:rPr>
            </w:pPr>
            <w:r w:rsidRPr="00D82A73">
              <w:t>&lt; 500 ms per anrop.</w:t>
            </w:r>
          </w:p>
        </w:tc>
        <w:tc>
          <w:tcPr>
            <w:tcW w:w="3266" w:type="dxa"/>
            <w:tcPrChange w:id="1611" w:author="Jarno Nieminen" w:date="2014-06-11T12:40:00Z">
              <w:tcPr>
                <w:tcW w:w="3266" w:type="dxa"/>
              </w:tcPr>
            </w:tcPrChange>
          </w:tcPr>
          <w:p w14:paraId="403F0DA6" w14:textId="77777777" w:rsidR="00F711C6" w:rsidRPr="00D82A73" w:rsidRDefault="00F711C6" w:rsidP="0026766E"/>
        </w:tc>
      </w:tr>
      <w:tr w:rsidR="00F711C6" w:rsidRPr="00D82A73" w14:paraId="3138E524" w14:textId="77777777" w:rsidTr="0026766E">
        <w:tc>
          <w:tcPr>
            <w:tcW w:w="2268" w:type="dxa"/>
            <w:tcPrChange w:id="1612" w:author="Jarno Nieminen" w:date="2014-06-11T12:40:00Z">
              <w:tcPr>
                <w:tcW w:w="2268" w:type="dxa"/>
              </w:tcPr>
            </w:tcPrChange>
          </w:tcPr>
          <w:p w14:paraId="40E2169B" w14:textId="77777777" w:rsidR="00F711C6" w:rsidRPr="00D82A73" w:rsidRDefault="00F711C6" w:rsidP="0026766E">
            <w:r w:rsidRPr="00D82A73">
              <w:t>Tillgänglighet</w:t>
            </w:r>
          </w:p>
        </w:tc>
        <w:tc>
          <w:tcPr>
            <w:tcW w:w="4154" w:type="dxa"/>
            <w:tcPrChange w:id="1613" w:author="Jarno Nieminen" w:date="2014-06-11T12:40:00Z">
              <w:tcPr>
                <w:tcW w:w="4154" w:type="dxa"/>
              </w:tcPr>
            </w:tcPrChange>
          </w:tcPr>
          <w:p w14:paraId="3C8A1F8F" w14:textId="77777777" w:rsidR="00F711C6" w:rsidRPr="00D82A73" w:rsidRDefault="00F711C6" w:rsidP="0026766E">
            <w:r w:rsidRPr="00D82A73">
              <w:t>24x7, 99,5%</w:t>
            </w:r>
          </w:p>
        </w:tc>
        <w:tc>
          <w:tcPr>
            <w:tcW w:w="3266" w:type="dxa"/>
            <w:tcPrChange w:id="1614" w:author="Jarno Nieminen" w:date="2014-06-11T12:40:00Z">
              <w:tcPr>
                <w:tcW w:w="3266" w:type="dxa"/>
              </w:tcPr>
            </w:tcPrChange>
          </w:tcPr>
          <w:p w14:paraId="19E99654" w14:textId="77777777" w:rsidR="00F711C6" w:rsidRPr="00D82A73" w:rsidRDefault="00F711C6" w:rsidP="0026766E"/>
        </w:tc>
      </w:tr>
      <w:tr w:rsidR="00F711C6" w:rsidRPr="00D82A73" w14:paraId="0953C959" w14:textId="77777777" w:rsidTr="0026766E">
        <w:tc>
          <w:tcPr>
            <w:tcW w:w="2268" w:type="dxa"/>
            <w:tcPrChange w:id="1615" w:author="Jarno Nieminen" w:date="2014-06-11T12:40:00Z">
              <w:tcPr>
                <w:tcW w:w="2268" w:type="dxa"/>
              </w:tcPr>
            </w:tcPrChange>
          </w:tcPr>
          <w:p w14:paraId="6EBB5AA3" w14:textId="77777777" w:rsidR="00F711C6" w:rsidRPr="00D82A73" w:rsidRDefault="00F711C6" w:rsidP="0026766E">
            <w:r w:rsidRPr="00D82A73">
              <w:t>Last</w:t>
            </w:r>
          </w:p>
        </w:tc>
        <w:tc>
          <w:tcPr>
            <w:tcW w:w="4154" w:type="dxa"/>
            <w:tcPrChange w:id="1616" w:author="Jarno Nieminen" w:date="2014-06-11T12:40:00Z">
              <w:tcPr>
                <w:tcW w:w="4154" w:type="dxa"/>
              </w:tcPr>
            </w:tcPrChange>
          </w:tcPr>
          <w:p w14:paraId="249100C6" w14:textId="77777777" w:rsidR="00F711C6" w:rsidRPr="00D82A73" w:rsidRDefault="00F711C6" w:rsidP="0026766E">
            <w:r w:rsidRPr="00D82A73">
              <w:t>50 samtidiga anrop</w:t>
            </w:r>
          </w:p>
        </w:tc>
        <w:tc>
          <w:tcPr>
            <w:tcW w:w="3266" w:type="dxa"/>
            <w:tcPrChange w:id="1617" w:author="Jarno Nieminen" w:date="2014-06-11T12:40:00Z">
              <w:tcPr>
                <w:tcW w:w="3266" w:type="dxa"/>
              </w:tcPr>
            </w:tcPrChange>
          </w:tcPr>
          <w:p w14:paraId="69D77296" w14:textId="77777777" w:rsidR="00F711C6" w:rsidRPr="00D82A73" w:rsidRDefault="00F711C6" w:rsidP="0026766E"/>
        </w:tc>
      </w:tr>
      <w:tr w:rsidR="00F711C6" w:rsidRPr="00D82A73" w14:paraId="2AC29069" w14:textId="77777777" w:rsidTr="0026766E">
        <w:tc>
          <w:tcPr>
            <w:tcW w:w="2268" w:type="dxa"/>
            <w:tcPrChange w:id="1618" w:author="Jarno Nieminen" w:date="2014-06-11T12:40:00Z">
              <w:tcPr>
                <w:tcW w:w="2268" w:type="dxa"/>
              </w:tcPr>
            </w:tcPrChange>
          </w:tcPr>
          <w:p w14:paraId="6E60218A" w14:textId="77777777" w:rsidR="00F711C6" w:rsidRPr="00D82A73" w:rsidRDefault="00F711C6" w:rsidP="0026766E">
            <w:r w:rsidRPr="00D82A73">
              <w:t>Aktualitet</w:t>
            </w:r>
          </w:p>
        </w:tc>
        <w:tc>
          <w:tcPr>
            <w:tcW w:w="4154" w:type="dxa"/>
            <w:tcPrChange w:id="1619" w:author="Jarno Nieminen" w:date="2014-06-11T12:40:00Z">
              <w:tcPr>
                <w:tcW w:w="4154" w:type="dxa"/>
              </w:tcPr>
            </w:tcPrChange>
          </w:tcPr>
          <w:p w14:paraId="78F38C89" w14:textId="77777777" w:rsidR="00F711C6" w:rsidRPr="00D82A73" w:rsidRDefault="00F711C6" w:rsidP="0026766E">
            <w:r w:rsidRPr="00D82A73">
              <w:t>-</w:t>
            </w:r>
          </w:p>
        </w:tc>
        <w:tc>
          <w:tcPr>
            <w:tcW w:w="3266" w:type="dxa"/>
            <w:tcPrChange w:id="1620" w:author="Jarno Nieminen" w:date="2014-06-11T12:40:00Z">
              <w:tcPr>
                <w:tcW w:w="3266" w:type="dxa"/>
              </w:tcPr>
            </w:tcPrChange>
          </w:tcPr>
          <w:p w14:paraId="32636911" w14:textId="77777777" w:rsidR="00F711C6" w:rsidRPr="00D82A73" w:rsidRDefault="00F711C6" w:rsidP="0026766E"/>
        </w:tc>
      </w:tr>
      <w:tr w:rsidR="00F711C6" w:rsidRPr="00D82A73" w14:paraId="6ED2FB87" w14:textId="77777777" w:rsidTr="0026766E">
        <w:tc>
          <w:tcPr>
            <w:tcW w:w="2268" w:type="dxa"/>
            <w:tcPrChange w:id="1621" w:author="Jarno Nieminen" w:date="2014-06-11T12:40:00Z">
              <w:tcPr>
                <w:tcW w:w="2268" w:type="dxa"/>
              </w:tcPr>
            </w:tcPrChange>
          </w:tcPr>
          <w:p w14:paraId="052AE0D1" w14:textId="77777777" w:rsidR="00F711C6" w:rsidRPr="00D82A73" w:rsidRDefault="00F711C6" w:rsidP="0026766E">
            <w:pPr>
              <w:rPr>
                <w:highlight w:val="yellow"/>
              </w:rPr>
            </w:pPr>
            <w:r w:rsidRPr="00D82A73">
              <w:t>Återställningstid</w:t>
            </w:r>
          </w:p>
        </w:tc>
        <w:tc>
          <w:tcPr>
            <w:tcW w:w="4154" w:type="dxa"/>
            <w:tcPrChange w:id="1622" w:author="Jarno Nieminen" w:date="2014-06-11T12:40:00Z">
              <w:tcPr>
                <w:tcW w:w="4154" w:type="dxa"/>
              </w:tcPr>
            </w:tcPrChange>
          </w:tcPr>
          <w:p w14:paraId="58FF6F24" w14:textId="77777777" w:rsidR="00F711C6" w:rsidRPr="00D82A73" w:rsidRDefault="00F711C6" w:rsidP="0026766E">
            <w:pPr>
              <w:tabs>
                <w:tab w:val="left" w:pos="2935"/>
              </w:tabs>
              <w:jc w:val="both"/>
            </w:pPr>
            <w:r w:rsidRPr="00D82A73">
              <w:t>-</w:t>
            </w:r>
          </w:p>
        </w:tc>
        <w:tc>
          <w:tcPr>
            <w:tcW w:w="3266" w:type="dxa"/>
            <w:tcPrChange w:id="1623" w:author="Jarno Nieminen" w:date="2014-06-11T12:40:00Z">
              <w:tcPr>
                <w:tcW w:w="3266" w:type="dxa"/>
              </w:tcPr>
            </w:tcPrChange>
          </w:tcPr>
          <w:p w14:paraId="5A57A147" w14:textId="77777777" w:rsidR="00F711C6" w:rsidRPr="00D82A73" w:rsidRDefault="00F711C6" w:rsidP="0026766E"/>
        </w:tc>
      </w:tr>
    </w:tbl>
    <w:p w14:paraId="2F0868F9" w14:textId="77777777" w:rsidR="00F711C6" w:rsidRPr="00D82A73" w:rsidRDefault="00F711C6" w:rsidP="00F711C6">
      <w:pPr>
        <w:pStyle w:val="BodyText"/>
      </w:pPr>
    </w:p>
    <w:p w14:paraId="57324446" w14:textId="77777777" w:rsidR="003C4CF1" w:rsidRPr="00D82A73" w:rsidRDefault="003C4CF1" w:rsidP="007E47C0">
      <w:pPr>
        <w:pStyle w:val="BodyText"/>
        <w:rPr>
          <w:del w:id="1624" w:author="Jarno Nieminen" w:date="2014-06-11T12:40:00Z"/>
        </w:rPr>
      </w:pPr>
      <w:bookmarkStart w:id="1625" w:name="_Toc386458077"/>
      <w:bookmarkStart w:id="1626" w:name="_Toc390253639"/>
    </w:p>
    <w:p w14:paraId="273A32F1" w14:textId="77777777" w:rsidR="00F711C6" w:rsidRPr="00D82A73" w:rsidRDefault="00F711C6" w:rsidP="00F711C6">
      <w:pPr>
        <w:pStyle w:val="Heading3"/>
      </w:pPr>
      <w:r w:rsidRPr="00D82A73">
        <w:t>Övriga krav</w:t>
      </w:r>
      <w:bookmarkEnd w:id="1625"/>
      <w:bookmarkEnd w:id="1626"/>
    </w:p>
    <w:p w14:paraId="7EC10750" w14:textId="77777777" w:rsidR="00F711C6" w:rsidRPr="00D82A73" w:rsidRDefault="00F711C6" w:rsidP="00F711C6"/>
    <w:p w14:paraId="52F147A4" w14:textId="77777777" w:rsidR="00D70633" w:rsidRDefault="00D70633">
      <w:pPr>
        <w:spacing w:line="240" w:lineRule="auto"/>
        <w:rPr>
          <w:ins w:id="1627" w:author="Jarno Nieminen" w:date="2014-06-11T12:40:00Z"/>
          <w:rFonts w:eastAsia="Times New Roman"/>
          <w:bCs/>
          <w:sz w:val="24"/>
          <w:szCs w:val="26"/>
        </w:rPr>
      </w:pPr>
      <w:bookmarkStart w:id="1628" w:name="_Toc386458078"/>
      <w:ins w:id="1629" w:author="Jarno Nieminen" w:date="2014-06-11T12:40:00Z">
        <w:r>
          <w:br w:type="page"/>
        </w:r>
      </w:ins>
    </w:p>
    <w:p w14:paraId="4E427801" w14:textId="5F5B7701" w:rsidR="00F711C6" w:rsidRPr="00D82A73" w:rsidRDefault="00F711C6" w:rsidP="00F711C6">
      <w:pPr>
        <w:pStyle w:val="Heading2"/>
      </w:pPr>
      <w:bookmarkStart w:id="1630" w:name="_Toc390253640"/>
      <w:bookmarkStart w:id="1631" w:name="_Toc357754854"/>
      <w:r w:rsidRPr="00D82A73">
        <w:lastRenderedPageBreak/>
        <w:t>Felhantering</w:t>
      </w:r>
      <w:bookmarkEnd w:id="1628"/>
      <w:bookmarkEnd w:id="1630"/>
      <w:bookmarkEnd w:id="1631"/>
    </w:p>
    <w:p w14:paraId="6702A696" w14:textId="77777777" w:rsidR="00F711C6" w:rsidRPr="00D82A73" w:rsidRDefault="00F711C6" w:rsidP="00F711C6">
      <w:r w:rsidRPr="00D82A73">
        <w:t xml:space="preserve">Vid ett </w:t>
      </w:r>
      <w:r w:rsidRPr="00D82A73">
        <w:rPr>
          <w:b/>
        </w:rPr>
        <w:t>tekniskt fel</w:t>
      </w:r>
      <w:r w:rsidRPr="00D82A73">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D82A73">
        <w:br/>
        <w:t>Användaren kommer enbart att se ”tekniskt fel – inte detaljinformation. Den riktar sig till systemförvaltaren.</w:t>
      </w:r>
    </w:p>
    <w:p w14:paraId="6BBDBBBB" w14:textId="77777777" w:rsidR="00F711C6" w:rsidRPr="00D82A73" w:rsidRDefault="00F711C6" w:rsidP="00F711C6">
      <w:pPr>
        <w:pStyle w:val="BodyText"/>
      </w:pPr>
    </w:p>
    <w:p w14:paraId="68D7DCB5" w14:textId="77777777" w:rsidR="00F711C6" w:rsidRPr="00D82A73" w:rsidRDefault="00F711C6" w:rsidP="00F711C6">
      <w:r w:rsidRPr="00D82A73">
        <w:t xml:space="preserve">Vid ett </w:t>
      </w:r>
      <w:r w:rsidRPr="00D82A73">
        <w:rPr>
          <w:b/>
        </w:rPr>
        <w:t>logiskt fel i</w:t>
      </w:r>
      <w:r w:rsidRPr="00D82A73">
        <w:t xml:space="preserve"> de uppdaterande tjänsterna levereras resultCode, resultText/comment.</w:t>
      </w:r>
      <w:r w:rsidRPr="00D82A73">
        <w:br/>
        <w:t>Syftet med resultText är att tjänstekonsumenten av tjänsten ska kunna visa upp informationen för invånaren.</w:t>
      </w:r>
    </w:p>
    <w:p w14:paraId="3C3AFB9F" w14:textId="77777777" w:rsidR="00F711C6" w:rsidRPr="00D82A73" w:rsidRDefault="00F711C6" w:rsidP="00F711C6">
      <w:r w:rsidRPr="00D82A73">
        <w:t>resultCode kan vara:</w:t>
      </w:r>
    </w:p>
    <w:p w14:paraId="3DD3E3DF" w14:textId="77777777" w:rsidR="00F711C6" w:rsidRPr="00D82A73" w:rsidRDefault="00F711C6" w:rsidP="00F711C6">
      <w:r w:rsidRPr="00D82A73">
        <w:t xml:space="preserve">OK </w:t>
      </w:r>
      <w:r w:rsidRPr="00D82A73">
        <w:br/>
        <w:t>transaktionen har utförts enligt uppdraget i frågemeddelandet.</w:t>
      </w:r>
    </w:p>
    <w:p w14:paraId="04D9A514" w14:textId="77777777" w:rsidR="00F711C6" w:rsidRPr="00D82A73" w:rsidRDefault="00F711C6" w:rsidP="00F711C6">
      <w:r w:rsidRPr="00D82A73">
        <w:t xml:space="preserve">INFO </w:t>
      </w:r>
      <w:r w:rsidRPr="00D82A73">
        <w:br/>
        <w:t xml:space="preserve">transaktionen har </w:t>
      </w:r>
      <w:bookmarkStart w:id="1632" w:name="OLE_LINK7"/>
      <w:bookmarkStart w:id="1633" w:name="OLE_LINK8"/>
      <w:r w:rsidRPr="00D82A73">
        <w:t xml:space="preserve">utförts </w:t>
      </w:r>
      <w:bookmarkEnd w:id="1632"/>
      <w:bookmarkEnd w:id="1633"/>
      <w:r w:rsidRPr="00D82A73">
        <w:t>enligt uppdraget i frågemeddelandet, men det finns ett meddelande som tjänstekonsumenten måste visa upp för invånaren. Exempel på detta kan vara ”medtag legitimation vid besöket”.</w:t>
      </w:r>
    </w:p>
    <w:p w14:paraId="2C9E932F" w14:textId="77777777" w:rsidR="00F711C6" w:rsidRPr="00D82A73" w:rsidRDefault="00F711C6" w:rsidP="00F711C6">
      <w:r w:rsidRPr="00D82A73">
        <w:t>ERROR</w:t>
      </w:r>
      <w:r w:rsidRPr="00D82A73">
        <w:br/>
        <w:t xml:space="preserve">transaktionen har INTE kunnat utföras enligt uppdrag i frågemeddelandet p.g.a. logiskt fel. Det finns ett meddelande som konsumenten måste visa upp. Exempel på detta kan vara ”ditt svar gick inte att hantera pga XXX”. </w:t>
      </w:r>
    </w:p>
    <w:p w14:paraId="5A813E46" w14:textId="77777777" w:rsidR="00F711C6" w:rsidRPr="00D82A73" w:rsidRDefault="00F711C6" w:rsidP="00F711C6"/>
    <w:p w14:paraId="2B3EF938" w14:textId="77777777" w:rsidR="00F711C6" w:rsidRPr="00D82A73" w:rsidRDefault="00F711C6" w:rsidP="00F711C6"/>
    <w:p w14:paraId="3E72177C" w14:textId="77777777" w:rsidR="007C5E55" w:rsidRPr="00D82A73" w:rsidRDefault="007C5E55" w:rsidP="007C5E55">
      <w:pPr>
        <w:rPr>
          <w:del w:id="1634" w:author="Jarno Nieminen" w:date="2014-06-11T12:40:00Z"/>
          <w:color w:val="4F81BD" w:themeColor="accent1"/>
        </w:rPr>
      </w:pPr>
      <w:bookmarkStart w:id="1635" w:name="_Toc386458079"/>
      <w:bookmarkStart w:id="1636" w:name="_Toc390253641"/>
      <w:del w:id="1637" w:author="Jarno Nieminen" w:date="2014-06-11T12:40:00Z">
        <w:r w:rsidRPr="00D82A73">
          <w:rPr>
            <w:color w:val="4F81BD" w:themeColor="accent1"/>
          </w:rPr>
          <w:delText>Se Tjänstekontraktsbeskrivning – exempel.</w:delText>
        </w:r>
      </w:del>
    </w:p>
    <w:p w14:paraId="4F9F8244" w14:textId="77777777" w:rsidR="00F711C6" w:rsidRPr="00D82A73" w:rsidRDefault="00F711C6" w:rsidP="00F711C6">
      <w:pPr>
        <w:pStyle w:val="Heading3"/>
      </w:pPr>
      <w:r w:rsidRPr="00D82A73">
        <w:t>Krav på en tjänsteproducent</w:t>
      </w:r>
      <w:bookmarkEnd w:id="1635"/>
      <w:bookmarkEnd w:id="1636"/>
    </w:p>
    <w:p w14:paraId="35555195" w14:textId="77777777" w:rsidR="00F711C6" w:rsidRPr="00D82A73" w:rsidRDefault="00F711C6" w:rsidP="00F711C6">
      <w:pPr>
        <w:pStyle w:val="Heading4"/>
      </w:pPr>
      <w:r w:rsidRPr="00D82A73">
        <w:t xml:space="preserve">Logiska fel </w:t>
      </w:r>
    </w:p>
    <w:p w14:paraId="252783AB" w14:textId="77777777" w:rsidR="00F711C6" w:rsidRPr="00D82A73" w:rsidRDefault="00F711C6" w:rsidP="00F711C6">
      <w:r w:rsidRPr="00D82A73">
        <w:t>Inga specifika felkoder används.</w:t>
      </w:r>
    </w:p>
    <w:p w14:paraId="77F2F5FC" w14:textId="77777777" w:rsidR="00F711C6" w:rsidRPr="00D82A73" w:rsidRDefault="00F711C6" w:rsidP="00F711C6"/>
    <w:p w14:paraId="3ED3AD99" w14:textId="77777777" w:rsidR="00F711C6" w:rsidRPr="00D82A73" w:rsidRDefault="00F711C6" w:rsidP="00F711C6">
      <w:pPr>
        <w:pStyle w:val="Heading4"/>
      </w:pPr>
      <w:r w:rsidRPr="00D82A73">
        <w:t>Tekniska fel</w:t>
      </w:r>
    </w:p>
    <w:p w14:paraId="59B79388" w14:textId="77777777" w:rsidR="00F711C6" w:rsidRPr="00D82A73" w:rsidRDefault="00F711C6" w:rsidP="00F711C6">
      <w:r w:rsidRPr="00D82A73">
        <w:t>Inga specifika felkoder används.</w:t>
      </w:r>
    </w:p>
    <w:p w14:paraId="72A3B726" w14:textId="77777777" w:rsidR="00F711C6" w:rsidRPr="00D82A73" w:rsidRDefault="00F711C6" w:rsidP="00F711C6"/>
    <w:p w14:paraId="0DB6187B" w14:textId="77777777" w:rsidR="00F711C6" w:rsidRPr="00D82A73" w:rsidRDefault="00F711C6" w:rsidP="00F711C6">
      <w:pPr>
        <w:pStyle w:val="Heading3"/>
      </w:pPr>
      <w:bookmarkStart w:id="1638" w:name="_Toc386458080"/>
      <w:bookmarkStart w:id="1639" w:name="_Toc390253642"/>
      <w:r w:rsidRPr="00D82A73">
        <w:t>Krav på en tjänstekonsument</w:t>
      </w:r>
      <w:bookmarkEnd w:id="1638"/>
      <w:bookmarkEnd w:id="1639"/>
    </w:p>
    <w:p w14:paraId="1DD5DAE9" w14:textId="77777777" w:rsidR="00F711C6" w:rsidRPr="00D82A73" w:rsidRDefault="00F711C6" w:rsidP="00F711C6">
      <w:pPr>
        <w:pStyle w:val="Heading4"/>
      </w:pPr>
      <w:r w:rsidRPr="00D82A73">
        <w:t xml:space="preserve">Logiska fel </w:t>
      </w:r>
    </w:p>
    <w:p w14:paraId="303BE746" w14:textId="77777777" w:rsidR="00F711C6" w:rsidRPr="00D82A73" w:rsidRDefault="00F711C6" w:rsidP="00F711C6">
      <w:r w:rsidRPr="00D82A73">
        <w:t>Inga specifika felkoder används.</w:t>
      </w:r>
    </w:p>
    <w:p w14:paraId="05243EFA" w14:textId="77777777" w:rsidR="00F711C6" w:rsidRPr="00D82A73" w:rsidRDefault="00F711C6" w:rsidP="00F711C6">
      <w:pPr>
        <w:rPr>
          <w:color w:val="4F81BD" w:themeColor="accent1"/>
        </w:rPr>
      </w:pPr>
    </w:p>
    <w:p w14:paraId="5A90A86D" w14:textId="77777777" w:rsidR="00F711C6" w:rsidRPr="00D82A73" w:rsidRDefault="00F711C6" w:rsidP="00F711C6">
      <w:pPr>
        <w:pStyle w:val="Heading4"/>
      </w:pPr>
      <w:r w:rsidRPr="00D82A73">
        <w:t>Tekniska fel</w:t>
      </w:r>
    </w:p>
    <w:p w14:paraId="7A9A52DB" w14:textId="77777777" w:rsidR="00F711C6" w:rsidRPr="00D82A73" w:rsidRDefault="00F711C6" w:rsidP="00F711C6">
      <w:r w:rsidRPr="00D82A73">
        <w:t>Inga specifika felkoder används.</w:t>
      </w:r>
    </w:p>
    <w:p w14:paraId="6D523F2F" w14:textId="39FBB2A9" w:rsidR="0039481C" w:rsidRPr="007C5E55" w:rsidRDefault="00AD6E45">
      <w:pPr>
        <w:rPr>
          <w:rPrChange w:id="1640" w:author="Jarno Nieminen" w:date="2014-06-11T12:40:00Z">
            <w:rPr>
              <w:sz w:val="30"/>
            </w:rPr>
          </w:rPrChange>
        </w:rPr>
        <w:pPrChange w:id="1641" w:author="Jarno Nieminen" w:date="2014-06-11T12:40:00Z">
          <w:pPr>
            <w:spacing w:line="240" w:lineRule="auto"/>
          </w:pPr>
        </w:pPrChange>
      </w:pPr>
      <w:del w:id="1642" w:author="Jarno Nieminen" w:date="2014-06-11T12:40:00Z">
        <w:r w:rsidRPr="00D82A73">
          <w:br w:type="page"/>
        </w:r>
      </w:del>
    </w:p>
    <w:p w14:paraId="2CBDBDA5" w14:textId="77777777" w:rsidR="0039481C" w:rsidRDefault="0039481C" w:rsidP="0039481C">
      <w:pPr>
        <w:pStyle w:val="Heading1"/>
      </w:pPr>
      <w:bookmarkStart w:id="1643" w:name="_Toc224960922"/>
      <w:bookmarkStart w:id="1644" w:name="_Toc357754855"/>
      <w:bookmarkStart w:id="1645" w:name="_Toc243452565"/>
      <w:bookmarkStart w:id="1646" w:name="_Toc390253643"/>
      <w:bookmarkStart w:id="1647" w:name="_Toc386458081"/>
      <w:bookmarkEnd w:id="1078"/>
      <w:bookmarkEnd w:id="1079"/>
      <w:bookmarkEnd w:id="1080"/>
      <w:r>
        <w:lastRenderedPageBreak/>
        <w:t xml:space="preserve">Tjänstedomänens </w:t>
      </w:r>
      <w:bookmarkEnd w:id="1643"/>
      <w:r>
        <w:t>meddelandemodeller</w:t>
      </w:r>
      <w:bookmarkEnd w:id="1644"/>
      <w:bookmarkEnd w:id="1645"/>
      <w:bookmarkEnd w:id="1646"/>
      <w:bookmarkEnd w:id="1647"/>
    </w:p>
    <w:p w14:paraId="4B463A65" w14:textId="77777777" w:rsidR="006A2F41" w:rsidRPr="00D82A73" w:rsidRDefault="006A2F41" w:rsidP="006A2F41">
      <w:bookmarkStart w:id="1648" w:name="_Toc357754856"/>
      <w:bookmarkStart w:id="1649" w:name="_Toc243452566"/>
      <w:bookmarkStart w:id="1650" w:name="_Toc224960923"/>
      <w:r w:rsidRPr="00D82A73">
        <w:t>Här beskrivs de meddelandemodeller som tjänstekontrakten bygger på. För varje meddelandemodell beskrivs hur mappning ser ut delvis mot V-TIM, här version 2.2 samt mot schema (XSD) för tjänstekontrakt.</w:t>
      </w:r>
    </w:p>
    <w:p w14:paraId="603B1054" w14:textId="77777777" w:rsidR="006A2F41" w:rsidRPr="00D82A73" w:rsidRDefault="006A2F41" w:rsidP="006A2F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651" w:author="Jarno Nieminen" w:date="2014-06-11T12:40: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4346"/>
        <w:gridCol w:w="4374"/>
        <w:tblGridChange w:id="1652">
          <w:tblGrid>
            <w:gridCol w:w="4346"/>
            <w:gridCol w:w="4374"/>
          </w:tblGrid>
        </w:tblGridChange>
      </w:tblGrid>
      <w:tr w:rsidR="006A2F41" w:rsidRPr="00D82A73" w14:paraId="03EE4920" w14:textId="77777777" w:rsidTr="0026766E">
        <w:tc>
          <w:tcPr>
            <w:tcW w:w="4346" w:type="dxa"/>
            <w:shd w:val="clear" w:color="auto" w:fill="auto"/>
            <w:tcPrChange w:id="1653" w:author="Jarno Nieminen" w:date="2014-06-11T12:40:00Z">
              <w:tcPr>
                <w:tcW w:w="4346" w:type="dxa"/>
                <w:shd w:val="clear" w:color="auto" w:fill="auto"/>
              </w:tcPr>
            </w:tcPrChange>
          </w:tcPr>
          <w:p w14:paraId="54EE45F9" w14:textId="77777777" w:rsidR="006A2F41" w:rsidRPr="00D82A73" w:rsidRDefault="006A2F41" w:rsidP="0026766E">
            <w:pPr>
              <w:rPr>
                <w:b/>
              </w:rPr>
            </w:pPr>
            <w:r w:rsidRPr="00D82A73">
              <w:rPr>
                <w:b/>
              </w:rPr>
              <w:t>Informationsklass</w:t>
            </w:r>
          </w:p>
        </w:tc>
        <w:tc>
          <w:tcPr>
            <w:tcW w:w="4374" w:type="dxa"/>
            <w:shd w:val="clear" w:color="auto" w:fill="auto"/>
            <w:tcPrChange w:id="1654" w:author="Jarno Nieminen" w:date="2014-06-11T12:40:00Z">
              <w:tcPr>
                <w:tcW w:w="4374" w:type="dxa"/>
                <w:shd w:val="clear" w:color="auto" w:fill="auto"/>
              </w:tcPr>
            </w:tcPrChange>
          </w:tcPr>
          <w:p w14:paraId="53FF4B08" w14:textId="77777777" w:rsidR="006A2F41" w:rsidRPr="00D82A73" w:rsidRDefault="006A2F41" w:rsidP="0026766E">
            <w:pPr>
              <w:rPr>
                <w:b/>
              </w:rPr>
            </w:pPr>
            <w:r w:rsidRPr="00D82A73">
              <w:rPr>
                <w:b/>
              </w:rPr>
              <w:t>Innehåller information om</w:t>
            </w:r>
          </w:p>
        </w:tc>
      </w:tr>
      <w:tr w:rsidR="006A2F41" w:rsidRPr="00D82A73" w14:paraId="03FFF73D" w14:textId="77777777" w:rsidTr="0026766E">
        <w:tc>
          <w:tcPr>
            <w:tcW w:w="4346" w:type="dxa"/>
            <w:shd w:val="clear" w:color="auto" w:fill="auto"/>
            <w:tcPrChange w:id="1655" w:author="Jarno Nieminen" w:date="2014-06-11T12:40:00Z">
              <w:tcPr>
                <w:tcW w:w="4346" w:type="dxa"/>
                <w:shd w:val="clear" w:color="auto" w:fill="auto"/>
              </w:tcPr>
            </w:tcPrChange>
          </w:tcPr>
          <w:p w14:paraId="67781495" w14:textId="77777777" w:rsidR="006A2F41" w:rsidRPr="00D82A73" w:rsidRDefault="006A2F41" w:rsidP="0026766E">
            <w:r w:rsidRPr="00D82A73">
              <w:t xml:space="preserve">Mall </w:t>
            </w:r>
            <w:r w:rsidRPr="00D82A73">
              <w:br/>
              <w:t>(FormTemplate)</w:t>
            </w:r>
          </w:p>
        </w:tc>
        <w:tc>
          <w:tcPr>
            <w:tcW w:w="4374" w:type="dxa"/>
            <w:shd w:val="clear" w:color="auto" w:fill="auto"/>
            <w:tcPrChange w:id="1656" w:author="Jarno Nieminen" w:date="2014-06-11T12:40:00Z">
              <w:tcPr>
                <w:tcW w:w="4374" w:type="dxa"/>
                <w:shd w:val="clear" w:color="auto" w:fill="auto"/>
              </w:tcPr>
            </w:tcPrChange>
          </w:tcPr>
          <w:p w14:paraId="04BA8EAB" w14:textId="77777777" w:rsidR="006A2F41" w:rsidRPr="00D82A73" w:rsidRDefault="006A2F41" w:rsidP="0026766E">
            <w:r w:rsidRPr="00D82A73">
              <w:t>Mall innehåller formulärinformation och dess frågor och svarsalternativ.</w:t>
            </w:r>
          </w:p>
        </w:tc>
      </w:tr>
      <w:tr w:rsidR="006A2F41" w:rsidRPr="00D82A73" w14:paraId="6937B0C3" w14:textId="77777777" w:rsidTr="0026766E">
        <w:tc>
          <w:tcPr>
            <w:tcW w:w="4346" w:type="dxa"/>
            <w:shd w:val="clear" w:color="auto" w:fill="auto"/>
            <w:tcPrChange w:id="1657" w:author="Jarno Nieminen" w:date="2014-06-11T12:40:00Z">
              <w:tcPr>
                <w:tcW w:w="4346" w:type="dxa"/>
                <w:shd w:val="clear" w:color="auto" w:fill="auto"/>
              </w:tcPr>
            </w:tcPrChange>
          </w:tcPr>
          <w:p w14:paraId="0DBC8CB8" w14:textId="77777777" w:rsidR="006A2F41" w:rsidRPr="00D82A73" w:rsidRDefault="006A2F41" w:rsidP="0026766E">
            <w:r w:rsidRPr="00D82A73">
              <w:t>Mall info</w:t>
            </w:r>
          </w:p>
          <w:p w14:paraId="156F331B" w14:textId="77777777" w:rsidR="006A2F41" w:rsidRPr="00D82A73" w:rsidRDefault="006A2F41" w:rsidP="0026766E">
            <w:r w:rsidRPr="00D82A73">
              <w:t>(FormTemplateInfo)</w:t>
            </w:r>
          </w:p>
        </w:tc>
        <w:tc>
          <w:tcPr>
            <w:tcW w:w="4374" w:type="dxa"/>
            <w:shd w:val="clear" w:color="auto" w:fill="auto"/>
            <w:tcPrChange w:id="1658" w:author="Jarno Nieminen" w:date="2014-06-11T12:40:00Z">
              <w:tcPr>
                <w:tcW w:w="4374" w:type="dxa"/>
                <w:shd w:val="clear" w:color="auto" w:fill="auto"/>
              </w:tcPr>
            </w:tcPrChange>
          </w:tcPr>
          <w:p w14:paraId="6608587D" w14:textId="77777777" w:rsidR="006A2F41" w:rsidRPr="00D82A73" w:rsidRDefault="006A2F41" w:rsidP="0026766E">
            <w:r w:rsidRPr="00D82A73">
              <w:t>Mall info innehåller ett urval av mallens in</w:t>
            </w:r>
            <w:r>
              <w:t>f</w:t>
            </w:r>
            <w:r w:rsidRPr="00D82A73">
              <w:t>ormation.</w:t>
            </w:r>
          </w:p>
        </w:tc>
      </w:tr>
      <w:tr w:rsidR="006A2F41" w:rsidRPr="00D82A73" w14:paraId="51A97DF6" w14:textId="77777777" w:rsidTr="0026766E">
        <w:tc>
          <w:tcPr>
            <w:tcW w:w="4346" w:type="dxa"/>
            <w:shd w:val="clear" w:color="auto" w:fill="auto"/>
            <w:tcPrChange w:id="1659" w:author="Jarno Nieminen" w:date="2014-06-11T12:40:00Z">
              <w:tcPr>
                <w:tcW w:w="4346" w:type="dxa"/>
                <w:shd w:val="clear" w:color="auto" w:fill="auto"/>
              </w:tcPr>
            </w:tcPrChange>
          </w:tcPr>
          <w:p w14:paraId="188524A0" w14:textId="77777777" w:rsidR="006A2F41" w:rsidRPr="00D82A73" w:rsidRDefault="006A2F41" w:rsidP="0026766E">
            <w:r w:rsidRPr="00D82A73">
              <w:t xml:space="preserve">Formulär </w:t>
            </w:r>
            <w:r w:rsidRPr="00D82A73">
              <w:br/>
              <w:t>(Form)</w:t>
            </w:r>
          </w:p>
        </w:tc>
        <w:tc>
          <w:tcPr>
            <w:tcW w:w="4374" w:type="dxa"/>
            <w:shd w:val="clear" w:color="auto" w:fill="auto"/>
            <w:tcPrChange w:id="1660" w:author="Jarno Nieminen" w:date="2014-06-11T12:40:00Z">
              <w:tcPr>
                <w:tcW w:w="4374" w:type="dxa"/>
                <w:shd w:val="clear" w:color="auto" w:fill="auto"/>
              </w:tcPr>
            </w:tcPrChange>
          </w:tcPr>
          <w:p w14:paraId="46DAC44C" w14:textId="77777777" w:rsidR="006A2F41" w:rsidRPr="00D82A73" w:rsidRDefault="006A2F41" w:rsidP="0026766E">
            <w:r w:rsidRPr="00D82A73">
              <w:t>Formulär innehåller grundläggande information och egenskaper kopplade till ett skapat formulär.</w:t>
            </w:r>
          </w:p>
        </w:tc>
      </w:tr>
      <w:tr w:rsidR="006A2F41" w:rsidRPr="00D82A73" w14:paraId="7B1BB134" w14:textId="77777777" w:rsidTr="0026766E">
        <w:tc>
          <w:tcPr>
            <w:tcW w:w="4346" w:type="dxa"/>
            <w:shd w:val="clear" w:color="auto" w:fill="auto"/>
            <w:tcPrChange w:id="1661" w:author="Jarno Nieminen" w:date="2014-06-11T12:40:00Z">
              <w:tcPr>
                <w:tcW w:w="4346" w:type="dxa"/>
                <w:shd w:val="clear" w:color="auto" w:fill="auto"/>
              </w:tcPr>
            </w:tcPrChange>
          </w:tcPr>
          <w:p w14:paraId="6E5224D9" w14:textId="77777777" w:rsidR="006A2F41" w:rsidRPr="00D82A73" w:rsidRDefault="006A2F41" w:rsidP="0026766E">
            <w:r w:rsidRPr="00D82A73">
              <w:t>Frågesida</w:t>
            </w:r>
          </w:p>
          <w:p w14:paraId="605C9AE8" w14:textId="77777777" w:rsidR="006A2F41" w:rsidRPr="00D82A73" w:rsidRDefault="006A2F41" w:rsidP="0026766E">
            <w:r w:rsidRPr="00D82A73">
              <w:t>(Page)</w:t>
            </w:r>
          </w:p>
        </w:tc>
        <w:tc>
          <w:tcPr>
            <w:tcW w:w="4374" w:type="dxa"/>
            <w:shd w:val="clear" w:color="auto" w:fill="auto"/>
            <w:tcPrChange w:id="1662" w:author="Jarno Nieminen" w:date="2014-06-11T12:40:00Z">
              <w:tcPr>
                <w:tcW w:w="4374" w:type="dxa"/>
                <w:shd w:val="clear" w:color="auto" w:fill="auto"/>
              </w:tcPr>
            </w:tcPrChange>
          </w:tcPr>
          <w:p w14:paraId="5BAF9CB5" w14:textId="77777777" w:rsidR="006A2F41" w:rsidRPr="00D82A73" w:rsidRDefault="006A2F41" w:rsidP="0026766E">
            <w:r w:rsidRPr="00D82A73">
              <w:t>En sida innehåller en till många block. En(1) är ett sätt att gruppera ett formulär.</w:t>
            </w:r>
          </w:p>
        </w:tc>
      </w:tr>
      <w:tr w:rsidR="006A2F41" w:rsidRPr="00D82A73" w14:paraId="7295A6F1" w14:textId="77777777" w:rsidTr="0026766E">
        <w:tc>
          <w:tcPr>
            <w:tcW w:w="4346" w:type="dxa"/>
            <w:shd w:val="clear" w:color="auto" w:fill="auto"/>
            <w:tcPrChange w:id="1663" w:author="Jarno Nieminen" w:date="2014-06-11T12:40:00Z">
              <w:tcPr>
                <w:tcW w:w="4346" w:type="dxa"/>
                <w:shd w:val="clear" w:color="auto" w:fill="auto"/>
              </w:tcPr>
            </w:tcPrChange>
          </w:tcPr>
          <w:p w14:paraId="706A15D8" w14:textId="77777777" w:rsidR="006A2F41" w:rsidRPr="00D82A73" w:rsidRDefault="006A2F41" w:rsidP="0026766E">
            <w:r w:rsidRPr="00D82A73">
              <w:t xml:space="preserve">Frågegruppering/block </w:t>
            </w:r>
            <w:r w:rsidRPr="00D82A73">
              <w:br/>
              <w:t>(QuestionBlock)</w:t>
            </w:r>
          </w:p>
        </w:tc>
        <w:tc>
          <w:tcPr>
            <w:tcW w:w="4374" w:type="dxa"/>
            <w:shd w:val="clear" w:color="auto" w:fill="auto"/>
            <w:tcPrChange w:id="1664" w:author="Jarno Nieminen" w:date="2014-06-11T12:40:00Z">
              <w:tcPr>
                <w:tcW w:w="4374" w:type="dxa"/>
                <w:shd w:val="clear" w:color="auto" w:fill="auto"/>
              </w:tcPr>
            </w:tcPrChange>
          </w:tcPr>
          <w:p w14:paraId="30D4E659" w14:textId="77777777" w:rsidR="006A2F41" w:rsidRPr="00D82A73" w:rsidRDefault="006A2F41" w:rsidP="0026766E">
            <w:r w:rsidRPr="00D82A73">
              <w:t>Frågegruppering/Frågeblocket innehåller en gruppering av frågor som skall presenteras för invånaren/användaren.</w:t>
            </w:r>
          </w:p>
        </w:tc>
      </w:tr>
      <w:tr w:rsidR="006A2F41" w:rsidRPr="00D82A73" w14:paraId="5F8733AD" w14:textId="77777777" w:rsidTr="0026766E">
        <w:tc>
          <w:tcPr>
            <w:tcW w:w="4346" w:type="dxa"/>
            <w:shd w:val="clear" w:color="auto" w:fill="auto"/>
            <w:tcPrChange w:id="1665" w:author="Jarno Nieminen" w:date="2014-06-11T12:40:00Z">
              <w:tcPr>
                <w:tcW w:w="4346" w:type="dxa"/>
                <w:shd w:val="clear" w:color="auto" w:fill="auto"/>
              </w:tcPr>
            </w:tcPrChange>
          </w:tcPr>
          <w:p w14:paraId="723257BF" w14:textId="77777777" w:rsidR="006A2F41" w:rsidRPr="00D82A73" w:rsidRDefault="006A2F41" w:rsidP="0026766E">
            <w:r w:rsidRPr="00D82A73">
              <w:t xml:space="preserve">Mall för frågegruppering/block </w:t>
            </w:r>
            <w:r w:rsidRPr="00D82A73">
              <w:br/>
              <w:t>(TemplateQuestionBlock)</w:t>
            </w:r>
          </w:p>
        </w:tc>
        <w:tc>
          <w:tcPr>
            <w:tcW w:w="4374" w:type="dxa"/>
            <w:shd w:val="clear" w:color="auto" w:fill="auto"/>
            <w:tcPrChange w:id="1666" w:author="Jarno Nieminen" w:date="2014-06-11T12:40:00Z">
              <w:tcPr>
                <w:tcW w:w="4374" w:type="dxa"/>
                <w:shd w:val="clear" w:color="auto" w:fill="auto"/>
              </w:tcPr>
            </w:tcPrChange>
          </w:tcPr>
          <w:p w14:paraId="105D1F52" w14:textId="77777777" w:rsidR="006A2F41" w:rsidRPr="00D82A73" w:rsidRDefault="006A2F41" w:rsidP="0026766E">
            <w:r w:rsidRPr="00D82A73">
              <w:t>Mall för Frågegruppering/Frågeblocket innehåller en gruppering av frågor som skall presenteras för invånaren/användaren.</w:t>
            </w:r>
          </w:p>
        </w:tc>
      </w:tr>
      <w:tr w:rsidR="006A2F41" w:rsidRPr="00D82A73" w14:paraId="398DCC39" w14:textId="77777777" w:rsidTr="0026766E">
        <w:tc>
          <w:tcPr>
            <w:tcW w:w="4346" w:type="dxa"/>
            <w:shd w:val="clear" w:color="auto" w:fill="auto"/>
            <w:tcPrChange w:id="1667" w:author="Jarno Nieminen" w:date="2014-06-11T12:40:00Z">
              <w:tcPr>
                <w:tcW w:w="4346" w:type="dxa"/>
                <w:shd w:val="clear" w:color="auto" w:fill="auto"/>
              </w:tcPr>
            </w:tcPrChange>
          </w:tcPr>
          <w:p w14:paraId="60D6581A" w14:textId="77777777" w:rsidR="006A2F41" w:rsidRPr="00D82A73" w:rsidRDefault="006A2F41" w:rsidP="0026766E">
            <w:r w:rsidRPr="00D82A73">
              <w:t>Malldelning</w:t>
            </w:r>
          </w:p>
          <w:p w14:paraId="19FEB8A3" w14:textId="77777777" w:rsidR="006A2F41" w:rsidRPr="00D82A73" w:rsidRDefault="006A2F41" w:rsidP="0026766E">
            <w:r w:rsidRPr="00D82A73">
              <w:t>(TemplatePropagate)</w:t>
            </w:r>
          </w:p>
        </w:tc>
        <w:tc>
          <w:tcPr>
            <w:tcW w:w="4374" w:type="dxa"/>
            <w:shd w:val="clear" w:color="auto" w:fill="auto"/>
            <w:tcPrChange w:id="1668" w:author="Jarno Nieminen" w:date="2014-06-11T12:40:00Z">
              <w:tcPr>
                <w:tcW w:w="4374" w:type="dxa"/>
                <w:shd w:val="clear" w:color="auto" w:fill="auto"/>
              </w:tcPr>
            </w:tcPrChange>
          </w:tcPr>
          <w:p w14:paraId="5BFDFADD" w14:textId="77777777" w:rsidR="006A2F41" w:rsidRPr="00D82A73" w:rsidRDefault="006A2F41" w:rsidP="0026766E">
            <w:r w:rsidRPr="00D82A73">
              <w:t>Innehåller information om mallen delas.</w:t>
            </w:r>
          </w:p>
        </w:tc>
      </w:tr>
      <w:tr w:rsidR="006A2F41" w:rsidRPr="00D82A73" w14:paraId="3093F3E7" w14:textId="77777777" w:rsidTr="0026766E">
        <w:tc>
          <w:tcPr>
            <w:tcW w:w="4346" w:type="dxa"/>
            <w:shd w:val="clear" w:color="auto" w:fill="auto"/>
            <w:tcPrChange w:id="1669" w:author="Jarno Nieminen" w:date="2014-06-11T12:40:00Z">
              <w:tcPr>
                <w:tcW w:w="4346" w:type="dxa"/>
                <w:shd w:val="clear" w:color="auto" w:fill="auto"/>
              </w:tcPr>
            </w:tcPrChange>
          </w:tcPr>
          <w:p w14:paraId="0FE07BAE" w14:textId="77777777" w:rsidR="006A2F41" w:rsidRPr="00D82A73" w:rsidRDefault="006A2F41" w:rsidP="0026766E">
            <w:r w:rsidRPr="00D82A73">
              <w:t>Frågor</w:t>
            </w:r>
            <w:r w:rsidRPr="00D82A73">
              <w:br/>
              <w:t>(Question)</w:t>
            </w:r>
          </w:p>
        </w:tc>
        <w:tc>
          <w:tcPr>
            <w:tcW w:w="4374" w:type="dxa"/>
            <w:shd w:val="clear" w:color="auto" w:fill="auto"/>
            <w:tcPrChange w:id="1670" w:author="Jarno Nieminen" w:date="2014-06-11T12:40:00Z">
              <w:tcPr>
                <w:tcW w:w="4374" w:type="dxa"/>
                <w:shd w:val="clear" w:color="auto" w:fill="auto"/>
              </w:tcPr>
            </w:tcPrChange>
          </w:tcPr>
          <w:p w14:paraId="31F574F0" w14:textId="77777777" w:rsidR="006A2F41" w:rsidRPr="00D82A73" w:rsidRDefault="006A2F41" w:rsidP="0026766E">
            <w:r w:rsidRPr="00D82A73">
              <w:t>Innehåller detaljerad information om en fråga.</w:t>
            </w:r>
          </w:p>
        </w:tc>
      </w:tr>
      <w:tr w:rsidR="006A2F41" w:rsidRPr="00D82A73" w14:paraId="77CAC9B1" w14:textId="77777777" w:rsidTr="0026766E">
        <w:tc>
          <w:tcPr>
            <w:tcW w:w="4346" w:type="dxa"/>
            <w:shd w:val="clear" w:color="auto" w:fill="auto"/>
            <w:tcPrChange w:id="1671" w:author="Jarno Nieminen" w:date="2014-06-11T12:40:00Z">
              <w:tcPr>
                <w:tcW w:w="4346" w:type="dxa"/>
                <w:shd w:val="clear" w:color="auto" w:fill="auto"/>
              </w:tcPr>
            </w:tcPrChange>
          </w:tcPr>
          <w:p w14:paraId="3700C128" w14:textId="77777777" w:rsidR="006A2F41" w:rsidRPr="00D82A73" w:rsidRDefault="006A2F41" w:rsidP="0026766E">
            <w:r w:rsidRPr="00D82A73">
              <w:t>Mall för frågor</w:t>
            </w:r>
            <w:r w:rsidRPr="00D82A73">
              <w:br/>
              <w:t>(TemplateQuestion)</w:t>
            </w:r>
          </w:p>
        </w:tc>
        <w:tc>
          <w:tcPr>
            <w:tcW w:w="4374" w:type="dxa"/>
            <w:shd w:val="clear" w:color="auto" w:fill="auto"/>
            <w:tcPrChange w:id="1672" w:author="Jarno Nieminen" w:date="2014-06-11T12:40:00Z">
              <w:tcPr>
                <w:tcW w:w="4374" w:type="dxa"/>
                <w:shd w:val="clear" w:color="auto" w:fill="auto"/>
              </w:tcPr>
            </w:tcPrChange>
          </w:tcPr>
          <w:p w14:paraId="32FEE603" w14:textId="77777777" w:rsidR="006A2F41" w:rsidRPr="00D82A73" w:rsidRDefault="006A2F41" w:rsidP="0026766E">
            <w:r w:rsidRPr="00D82A73">
              <w:t>Mall för en fråga.</w:t>
            </w:r>
          </w:p>
        </w:tc>
      </w:tr>
      <w:tr w:rsidR="006A2F41" w:rsidRPr="00D82A73" w14:paraId="4BC7639D" w14:textId="77777777" w:rsidTr="0026766E">
        <w:tc>
          <w:tcPr>
            <w:tcW w:w="4346" w:type="dxa"/>
            <w:shd w:val="clear" w:color="auto" w:fill="auto"/>
            <w:tcPrChange w:id="1673" w:author="Jarno Nieminen" w:date="2014-06-11T12:40:00Z">
              <w:tcPr>
                <w:tcW w:w="4346" w:type="dxa"/>
                <w:shd w:val="clear" w:color="auto" w:fill="auto"/>
              </w:tcPr>
            </w:tcPrChange>
          </w:tcPr>
          <w:p w14:paraId="39A88BE1" w14:textId="77777777" w:rsidR="006A2F41" w:rsidRPr="00D82A73" w:rsidRDefault="006A2F41" w:rsidP="0026766E">
            <w:r w:rsidRPr="00D82A73">
              <w:t xml:space="preserve">Svarsalternativ </w:t>
            </w:r>
            <w:r w:rsidRPr="00D82A73">
              <w:br/>
              <w:t>(AnswerAlternative)</w:t>
            </w:r>
          </w:p>
        </w:tc>
        <w:tc>
          <w:tcPr>
            <w:tcW w:w="4374" w:type="dxa"/>
            <w:shd w:val="clear" w:color="auto" w:fill="auto"/>
            <w:tcPrChange w:id="1674" w:author="Jarno Nieminen" w:date="2014-06-11T12:40:00Z">
              <w:tcPr>
                <w:tcW w:w="4374" w:type="dxa"/>
                <w:shd w:val="clear" w:color="auto" w:fill="auto"/>
              </w:tcPr>
            </w:tcPrChange>
          </w:tcPr>
          <w:p w14:paraId="120B04E4" w14:textId="77777777" w:rsidR="006A2F41" w:rsidRPr="00D82A73" w:rsidRDefault="006A2F41" w:rsidP="0026766E">
            <w:r w:rsidRPr="00D82A73">
              <w:t>Innehåller en frågas svarsalternativ.</w:t>
            </w:r>
          </w:p>
        </w:tc>
      </w:tr>
      <w:tr w:rsidR="006A2F41" w:rsidRPr="00D82A73" w14:paraId="018525F7" w14:textId="77777777" w:rsidTr="0026766E">
        <w:tc>
          <w:tcPr>
            <w:tcW w:w="4346" w:type="dxa"/>
            <w:shd w:val="clear" w:color="auto" w:fill="auto"/>
            <w:tcPrChange w:id="1675" w:author="Jarno Nieminen" w:date="2014-06-11T12:40:00Z">
              <w:tcPr>
                <w:tcW w:w="4346" w:type="dxa"/>
                <w:shd w:val="clear" w:color="auto" w:fill="auto"/>
              </w:tcPr>
            </w:tcPrChange>
          </w:tcPr>
          <w:p w14:paraId="3B454E22" w14:textId="77777777" w:rsidR="006A2F41" w:rsidRPr="00D82A73" w:rsidRDefault="006A2F41" w:rsidP="0026766E">
            <w:r w:rsidRPr="00D82A73">
              <w:t>Svar</w:t>
            </w:r>
            <w:r w:rsidRPr="00D82A73">
              <w:br/>
              <w:t>(Answer)</w:t>
            </w:r>
          </w:p>
        </w:tc>
        <w:tc>
          <w:tcPr>
            <w:tcW w:w="4374" w:type="dxa"/>
            <w:shd w:val="clear" w:color="auto" w:fill="auto"/>
            <w:tcPrChange w:id="1676" w:author="Jarno Nieminen" w:date="2014-06-11T12:40:00Z">
              <w:tcPr>
                <w:tcW w:w="4374" w:type="dxa"/>
                <w:shd w:val="clear" w:color="auto" w:fill="auto"/>
              </w:tcPr>
            </w:tcPrChange>
          </w:tcPr>
          <w:p w14:paraId="6CD34EDB" w14:textId="77777777" w:rsidR="006A2F41" w:rsidRPr="00D82A73" w:rsidRDefault="006A2F41" w:rsidP="0026766E">
            <w:r w:rsidRPr="00D82A73">
              <w:t>Innehåller svaret på en fråga.</w:t>
            </w:r>
          </w:p>
        </w:tc>
      </w:tr>
      <w:tr w:rsidR="006A2F41" w:rsidRPr="00D82A73" w14:paraId="78DC0566" w14:textId="77777777" w:rsidTr="0026766E">
        <w:tc>
          <w:tcPr>
            <w:tcW w:w="4346" w:type="dxa"/>
            <w:shd w:val="clear" w:color="auto" w:fill="auto"/>
            <w:tcPrChange w:id="1677" w:author="Jarno Nieminen" w:date="2014-06-11T12:40:00Z">
              <w:tcPr>
                <w:tcW w:w="4346" w:type="dxa"/>
                <w:shd w:val="clear" w:color="auto" w:fill="auto"/>
              </w:tcPr>
            </w:tcPrChange>
          </w:tcPr>
          <w:p w14:paraId="6C0E38B0" w14:textId="77777777" w:rsidR="006A2F41" w:rsidRPr="00D82A73" w:rsidRDefault="006A2F41" w:rsidP="0026766E">
            <w:r w:rsidRPr="00D82A73">
              <w:t>Status</w:t>
            </w:r>
          </w:p>
          <w:p w14:paraId="78A1AE79" w14:textId="77777777" w:rsidR="006A2F41" w:rsidRPr="00D82A73" w:rsidRDefault="006A2F41" w:rsidP="0026766E">
            <w:r w:rsidRPr="00D82A73">
              <w:t>(answerStatus)</w:t>
            </w:r>
          </w:p>
        </w:tc>
        <w:tc>
          <w:tcPr>
            <w:tcW w:w="4374" w:type="dxa"/>
            <w:shd w:val="clear" w:color="auto" w:fill="auto"/>
            <w:tcPrChange w:id="1678" w:author="Jarno Nieminen" w:date="2014-06-11T12:40:00Z">
              <w:tcPr>
                <w:tcW w:w="4374" w:type="dxa"/>
                <w:shd w:val="clear" w:color="auto" w:fill="auto"/>
              </w:tcPr>
            </w:tcPrChange>
          </w:tcPr>
          <w:p w14:paraId="6DAF4AF8" w14:textId="77777777" w:rsidR="006A2F41" w:rsidRPr="00D82A73" w:rsidRDefault="006A2F41" w:rsidP="0026766E">
            <w:r w:rsidRPr="00D82A73">
              <w:t xml:space="preserve">Statusobjekt. Innehåller statusinformation kopplat till en operation. </w:t>
            </w:r>
          </w:p>
        </w:tc>
      </w:tr>
      <w:tr w:rsidR="006A2F41" w:rsidRPr="00D82A73" w14:paraId="343240E4" w14:textId="77777777" w:rsidTr="0026766E">
        <w:tc>
          <w:tcPr>
            <w:tcW w:w="4346" w:type="dxa"/>
            <w:shd w:val="clear" w:color="auto" w:fill="auto"/>
            <w:tcPrChange w:id="1679" w:author="Jarno Nieminen" w:date="2014-06-11T12:40:00Z">
              <w:tcPr>
                <w:tcW w:w="4346" w:type="dxa"/>
                <w:shd w:val="clear" w:color="auto" w:fill="auto"/>
              </w:tcPr>
            </w:tcPrChange>
          </w:tcPr>
          <w:p w14:paraId="2BC81D41" w14:textId="77777777" w:rsidR="006A2F41" w:rsidRPr="00D82A73" w:rsidRDefault="006A2F41" w:rsidP="0026766E">
            <w:r w:rsidRPr="00D82A73">
              <w:t>Kode</w:t>
            </w:r>
          </w:p>
          <w:p w14:paraId="3717228D" w14:textId="77777777" w:rsidR="006A2F41" w:rsidRPr="00D82A73" w:rsidRDefault="006A2F41" w:rsidP="0026766E">
            <w:r w:rsidRPr="00D82A73">
              <w:t>(code)</w:t>
            </w:r>
          </w:p>
        </w:tc>
        <w:tc>
          <w:tcPr>
            <w:tcW w:w="4374" w:type="dxa"/>
            <w:shd w:val="clear" w:color="auto" w:fill="auto"/>
            <w:tcPrChange w:id="1680" w:author="Jarno Nieminen" w:date="2014-06-11T12:40:00Z">
              <w:tcPr>
                <w:tcW w:w="4374" w:type="dxa"/>
                <w:shd w:val="clear" w:color="auto" w:fill="auto"/>
              </w:tcPr>
            </w:tcPrChange>
          </w:tcPr>
          <w:p w14:paraId="0D955032" w14:textId="77777777" w:rsidR="006A2F41" w:rsidRPr="00D82A73" w:rsidRDefault="006A2F41" w:rsidP="0026766E">
            <w:r w:rsidRPr="00D82A73">
              <w:t xml:space="preserve">Objekt för kodverk och kodvärde. Används för att konfigurera specifikt kodverk+kode (T.ex. Beskriva typ av formulär AUDIT-C, </w:t>
            </w:r>
            <w:r w:rsidRPr="00D82A73">
              <w:rPr>
                <w:sz w:val="22"/>
              </w:rPr>
              <w:t>PHQ-9</w:t>
            </w:r>
            <w:r w:rsidRPr="00D82A73">
              <w:t>, ASRS-Screening, EQ-5D, CGI-S, MINI. Eller fältvärden definierade med SNOMED-CT)</w:t>
            </w:r>
          </w:p>
        </w:tc>
      </w:tr>
      <w:tr w:rsidR="006A2F41" w:rsidRPr="00D82A73" w14:paraId="19FC77E7" w14:textId="77777777" w:rsidTr="0026766E">
        <w:tc>
          <w:tcPr>
            <w:tcW w:w="4346" w:type="dxa"/>
            <w:shd w:val="clear" w:color="auto" w:fill="auto"/>
            <w:tcPrChange w:id="1681" w:author="Jarno Nieminen" w:date="2014-06-11T12:40:00Z">
              <w:tcPr>
                <w:tcW w:w="4346" w:type="dxa"/>
                <w:shd w:val="clear" w:color="auto" w:fill="auto"/>
              </w:tcPr>
            </w:tcPrChange>
          </w:tcPr>
          <w:p w14:paraId="06F0438C" w14:textId="77777777" w:rsidR="006A2F41" w:rsidRPr="00D82A73" w:rsidRDefault="006A2F41" w:rsidP="0026766E">
            <w:r w:rsidRPr="00D82A73">
              <w:lastRenderedPageBreak/>
              <w:t>Frågerelation</w:t>
            </w:r>
          </w:p>
          <w:p w14:paraId="4A5C07BC" w14:textId="77777777" w:rsidR="006A2F41" w:rsidRPr="00D82A73" w:rsidRDefault="006A2F41" w:rsidP="0026766E">
            <w:r w:rsidRPr="00D82A73">
              <w:t>(QuestionSuperior)</w:t>
            </w:r>
          </w:p>
        </w:tc>
        <w:tc>
          <w:tcPr>
            <w:tcW w:w="4374" w:type="dxa"/>
            <w:shd w:val="clear" w:color="auto" w:fill="auto"/>
            <w:tcPrChange w:id="1682" w:author="Jarno Nieminen" w:date="2014-06-11T12:40:00Z">
              <w:tcPr>
                <w:tcW w:w="4374" w:type="dxa"/>
                <w:shd w:val="clear" w:color="auto" w:fill="auto"/>
              </w:tcPr>
            </w:tcPrChange>
          </w:tcPr>
          <w:p w14:paraId="47A181C7" w14:textId="77777777" w:rsidR="006A2F41" w:rsidRPr="00D82A73" w:rsidRDefault="006A2F41" w:rsidP="0026766E">
            <w:r w:rsidRPr="00D82A73">
              <w:t>Objekt för att beskriva en relation till en fråga eller svarsalternativ.</w:t>
            </w:r>
          </w:p>
        </w:tc>
      </w:tr>
      <w:tr w:rsidR="006A2F41" w:rsidRPr="00D82A73" w14:paraId="636B7296" w14:textId="77777777" w:rsidTr="0026766E">
        <w:tc>
          <w:tcPr>
            <w:tcW w:w="4346" w:type="dxa"/>
            <w:shd w:val="clear" w:color="auto" w:fill="auto"/>
            <w:tcPrChange w:id="1683" w:author="Jarno Nieminen" w:date="2014-06-11T12:40:00Z">
              <w:tcPr>
                <w:tcW w:w="4346" w:type="dxa"/>
                <w:shd w:val="clear" w:color="auto" w:fill="auto"/>
              </w:tcPr>
            </w:tcPrChange>
          </w:tcPr>
          <w:p w14:paraId="05908CC6" w14:textId="77777777" w:rsidR="006A2F41" w:rsidRPr="00D82A73" w:rsidRDefault="006A2F41" w:rsidP="0026766E">
            <w:r w:rsidRPr="00D82A73">
              <w:t>Valideringsobjekt</w:t>
            </w:r>
          </w:p>
          <w:p w14:paraId="15752FB8" w14:textId="77777777" w:rsidR="006A2F41" w:rsidRPr="00D82A73" w:rsidRDefault="006A2F41" w:rsidP="0026766E">
            <w:r w:rsidRPr="00D82A73">
              <w:t>(ValidationEvent)</w:t>
            </w:r>
          </w:p>
        </w:tc>
        <w:tc>
          <w:tcPr>
            <w:tcW w:w="4374" w:type="dxa"/>
            <w:shd w:val="clear" w:color="auto" w:fill="auto"/>
            <w:tcPrChange w:id="1684" w:author="Jarno Nieminen" w:date="2014-06-11T12:40:00Z">
              <w:tcPr>
                <w:tcW w:w="4374" w:type="dxa"/>
                <w:shd w:val="clear" w:color="auto" w:fill="auto"/>
              </w:tcPr>
            </w:tcPrChange>
          </w:tcPr>
          <w:p w14:paraId="4BB46AA1" w14:textId="77777777" w:rsidR="006A2F41" w:rsidRPr="00D82A73" w:rsidRDefault="006A2F41" w:rsidP="0026766E">
            <w:r w:rsidRPr="00D82A73">
              <w:t>Objekt för att beskriva valideringsevent och anpassad text för detta.</w:t>
            </w:r>
          </w:p>
        </w:tc>
      </w:tr>
      <w:tr w:rsidR="006A2F41" w:rsidRPr="00D82A73" w14:paraId="40ED3D4F" w14:textId="77777777" w:rsidTr="0026766E">
        <w:tc>
          <w:tcPr>
            <w:tcW w:w="4346" w:type="dxa"/>
            <w:shd w:val="clear" w:color="auto" w:fill="auto"/>
            <w:tcPrChange w:id="1685" w:author="Jarno Nieminen" w:date="2014-06-11T12:40:00Z">
              <w:tcPr>
                <w:tcW w:w="4346" w:type="dxa"/>
                <w:shd w:val="clear" w:color="auto" w:fill="auto"/>
              </w:tcPr>
            </w:tcPrChange>
          </w:tcPr>
          <w:p w14:paraId="2C17C500" w14:textId="77777777" w:rsidR="006A2F41" w:rsidRPr="00D82A73" w:rsidRDefault="006A2F41" w:rsidP="0026766E">
            <w:r w:rsidRPr="00D82A73">
              <w:t>Media</w:t>
            </w:r>
          </w:p>
          <w:p w14:paraId="26ED690B" w14:textId="77777777" w:rsidR="006A2F41" w:rsidRPr="00D82A73" w:rsidRDefault="006A2F41" w:rsidP="0026766E">
            <w:r w:rsidRPr="00D82A73">
              <w:t>(media)</w:t>
            </w:r>
          </w:p>
        </w:tc>
        <w:tc>
          <w:tcPr>
            <w:tcW w:w="4374" w:type="dxa"/>
            <w:shd w:val="clear" w:color="auto" w:fill="auto"/>
            <w:tcPrChange w:id="1686" w:author="Jarno Nieminen" w:date="2014-06-11T12:40:00Z">
              <w:tcPr>
                <w:tcW w:w="4374" w:type="dxa"/>
                <w:shd w:val="clear" w:color="auto" w:fill="auto"/>
              </w:tcPr>
            </w:tcPrChange>
          </w:tcPr>
          <w:p w14:paraId="7CE38EE1" w14:textId="77777777" w:rsidR="006A2F41" w:rsidRPr="00D82A73" w:rsidRDefault="006A2F41" w:rsidP="0026766E">
            <w:r w:rsidRPr="00D82A73">
              <w:t>Objekt för att beskriva media.</w:t>
            </w:r>
          </w:p>
        </w:tc>
      </w:tr>
      <w:tr w:rsidR="006A2F41" w:rsidRPr="00D82A73" w14:paraId="2EDE73BD" w14:textId="77777777" w:rsidTr="0026766E">
        <w:tc>
          <w:tcPr>
            <w:tcW w:w="4346" w:type="dxa"/>
            <w:shd w:val="clear" w:color="auto" w:fill="auto"/>
            <w:tcPrChange w:id="1687" w:author="Jarno Nieminen" w:date="2014-06-11T12:40:00Z">
              <w:tcPr>
                <w:tcW w:w="4346" w:type="dxa"/>
                <w:shd w:val="clear" w:color="auto" w:fill="auto"/>
              </w:tcPr>
            </w:tcPrChange>
          </w:tcPr>
          <w:p w14:paraId="6855C501" w14:textId="77777777" w:rsidR="006A2F41" w:rsidRPr="00D82A73" w:rsidRDefault="006A2F41" w:rsidP="0026766E">
            <w:r w:rsidRPr="00D82A73">
              <w:t>GridConfig</w:t>
            </w:r>
          </w:p>
          <w:p w14:paraId="3D73B83E" w14:textId="77777777" w:rsidR="006A2F41" w:rsidRPr="00D82A73" w:rsidRDefault="006A2F41" w:rsidP="0026766E">
            <w:r w:rsidRPr="00D82A73">
              <w:t>(gridconfig)</w:t>
            </w:r>
          </w:p>
        </w:tc>
        <w:tc>
          <w:tcPr>
            <w:tcW w:w="4374" w:type="dxa"/>
            <w:shd w:val="clear" w:color="auto" w:fill="auto"/>
            <w:tcPrChange w:id="1688" w:author="Jarno Nieminen" w:date="2014-06-11T12:40:00Z">
              <w:tcPr>
                <w:tcW w:w="4374" w:type="dxa"/>
                <w:shd w:val="clear" w:color="auto" w:fill="auto"/>
              </w:tcPr>
            </w:tcPrChange>
          </w:tcPr>
          <w:p w14:paraId="1B6FE630" w14:textId="77777777" w:rsidR="006A2F41" w:rsidRPr="00D82A73" w:rsidRDefault="006A2F41" w:rsidP="0026766E">
            <w:r w:rsidRPr="00D82A73">
              <w:t>Objekt för att definiera en ”grid” eller matris/tabell.</w:t>
            </w:r>
          </w:p>
        </w:tc>
      </w:tr>
      <w:tr w:rsidR="006A2F41" w:rsidRPr="00D82A73" w14:paraId="6F5586CB" w14:textId="77777777" w:rsidTr="0026766E">
        <w:tc>
          <w:tcPr>
            <w:tcW w:w="4346" w:type="dxa"/>
            <w:shd w:val="clear" w:color="auto" w:fill="auto"/>
            <w:tcPrChange w:id="1689" w:author="Jarno Nieminen" w:date="2014-06-11T12:40:00Z">
              <w:tcPr>
                <w:tcW w:w="4346" w:type="dxa"/>
                <w:shd w:val="clear" w:color="auto" w:fill="auto"/>
              </w:tcPr>
            </w:tcPrChange>
          </w:tcPr>
          <w:p w14:paraId="270AEB42" w14:textId="77777777" w:rsidR="006A2F41" w:rsidRPr="00D82A73" w:rsidRDefault="006A2F41" w:rsidP="0026766E">
            <w:r w:rsidRPr="00D82A73">
              <w:t>GridValue</w:t>
            </w:r>
          </w:p>
          <w:p w14:paraId="68F01565" w14:textId="77777777" w:rsidR="006A2F41" w:rsidRPr="00D82A73" w:rsidRDefault="006A2F41" w:rsidP="0026766E">
            <w:r w:rsidRPr="00D82A73">
              <w:t>gridvalue</w:t>
            </w:r>
          </w:p>
        </w:tc>
        <w:tc>
          <w:tcPr>
            <w:tcW w:w="4374" w:type="dxa"/>
            <w:shd w:val="clear" w:color="auto" w:fill="auto"/>
            <w:tcPrChange w:id="1690" w:author="Jarno Nieminen" w:date="2014-06-11T12:40:00Z">
              <w:tcPr>
                <w:tcW w:w="4374" w:type="dxa"/>
                <w:shd w:val="clear" w:color="auto" w:fill="auto"/>
              </w:tcPr>
            </w:tcPrChange>
          </w:tcPr>
          <w:p w14:paraId="5D71BC66" w14:textId="0801C33B" w:rsidR="006A2F41" w:rsidRPr="00D82A73" w:rsidRDefault="006A2F41" w:rsidP="0026766E">
            <w:r w:rsidRPr="00D82A73">
              <w:t xml:space="preserve">Objekt för att </w:t>
            </w:r>
            <w:del w:id="1691" w:author="Jarno Nieminen" w:date="2014-06-11T12:40:00Z">
              <w:r w:rsidR="007110E4" w:rsidRPr="00D82A73">
                <w:delText>definuiera</w:delText>
              </w:r>
            </w:del>
            <w:ins w:id="1692" w:author="Jarno Nieminen" w:date="2014-06-11T12:40:00Z">
              <w:r w:rsidR="0047354F" w:rsidRPr="00D82A73">
                <w:t>definiera</w:t>
              </w:r>
            </w:ins>
            <w:r w:rsidRPr="00D82A73">
              <w:t xml:space="preserve"> var en fråga skall placeras i ”grid”.</w:t>
            </w:r>
          </w:p>
        </w:tc>
      </w:tr>
    </w:tbl>
    <w:p w14:paraId="3F210F9C" w14:textId="77777777" w:rsidR="006A2F41" w:rsidRPr="00D82A73" w:rsidRDefault="006A2F41" w:rsidP="006A2F41"/>
    <w:p w14:paraId="3981662D" w14:textId="77777777" w:rsidR="002A3E6A" w:rsidRPr="00D82A73" w:rsidRDefault="002A3E6A" w:rsidP="007E47C0">
      <w:pPr>
        <w:rPr>
          <w:del w:id="1693" w:author="Jarno Nieminen" w:date="2014-06-11T12:40:00Z"/>
        </w:rPr>
        <w:sectPr w:rsidR="002A3E6A" w:rsidRPr="00D82A73" w:rsidSect="007B025E">
          <w:headerReference w:type="default" r:id="rId20"/>
          <w:footerReference w:type="default" r:id="rId21"/>
          <w:headerReference w:type="first" r:id="rId22"/>
          <w:footerReference w:type="first" r:id="rId23"/>
          <w:pgSz w:w="11906" w:h="16838" w:code="9"/>
          <w:pgMar w:top="2495" w:right="1531" w:bottom="1701" w:left="1701" w:header="1304" w:footer="907" w:gutter="0"/>
          <w:cols w:space="708"/>
          <w:titlePg/>
          <w:docGrid w:linePitch="360"/>
        </w:sectPr>
      </w:pPr>
    </w:p>
    <w:p w14:paraId="3439A9A2" w14:textId="77777777" w:rsidR="002A3E6A" w:rsidRPr="00D82A73" w:rsidRDefault="002A3E6A" w:rsidP="007E47C0">
      <w:pPr>
        <w:rPr>
          <w:del w:id="1701" w:author="Jarno Nieminen" w:date="2014-06-11T12:40:00Z"/>
        </w:rPr>
      </w:pPr>
    </w:p>
    <w:p w14:paraId="232D8B2A" w14:textId="77777777" w:rsidR="00036D14" w:rsidRPr="00D82A73" w:rsidRDefault="00036D14" w:rsidP="007E47C0">
      <w:pPr>
        <w:rPr>
          <w:del w:id="1702" w:author="Jarno Nieminen" w:date="2014-06-11T12:40:00Z"/>
        </w:rPr>
      </w:pPr>
    </w:p>
    <w:p w14:paraId="25A19710" w14:textId="77777777" w:rsidR="006A2F41" w:rsidRPr="00D82A73" w:rsidRDefault="006A2F41" w:rsidP="006A2F41">
      <w:pPr>
        <w:rPr>
          <w:ins w:id="1703" w:author="Jarno Nieminen" w:date="2014-06-11T12:40:00Z"/>
        </w:rPr>
      </w:pPr>
    </w:p>
    <w:p w14:paraId="00551EA1" w14:textId="77777777" w:rsidR="006A2F41" w:rsidRDefault="006A2F41" w:rsidP="0039481C">
      <w:pPr>
        <w:pStyle w:val="Heading2"/>
        <w:rPr>
          <w:ins w:id="1704" w:author="Jarno Nieminen" w:date="2014-06-11T12:40:00Z"/>
        </w:rPr>
        <w:sectPr w:rsidR="006A2F41"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pPr>
    </w:p>
    <w:p w14:paraId="40B5FDE7" w14:textId="6BC75F15" w:rsidR="0039481C" w:rsidRDefault="006A2F41" w:rsidP="0039481C">
      <w:pPr>
        <w:pStyle w:val="Heading2"/>
      </w:pPr>
      <w:bookmarkStart w:id="1817" w:name="_Toc390253644"/>
      <w:bookmarkStart w:id="1818" w:name="_Toc220986026"/>
      <w:bookmarkStart w:id="1819" w:name="_Toc386458082"/>
      <w:r>
        <w:lastRenderedPageBreak/>
        <w:t xml:space="preserve">Klasser och attribut </w:t>
      </w:r>
      <w:r w:rsidR="0039481C">
        <w:t>V-MIM</w:t>
      </w:r>
      <w:bookmarkEnd w:id="1648"/>
      <w:bookmarkEnd w:id="1649"/>
      <w:bookmarkEnd w:id="1817"/>
      <w:bookmarkEnd w:id="1818"/>
      <w:bookmarkEnd w:id="1819"/>
      <w:ins w:id="1820" w:author="Jarno Nieminen" w:date="2014-06-11T12:40:00Z">
        <w:r w:rsidR="0039481C">
          <w:t xml:space="preserve"> </w:t>
        </w:r>
      </w:ins>
    </w:p>
    <w:p w14:paraId="7458E333" w14:textId="77777777" w:rsidR="006A2F41" w:rsidRPr="00D82A73" w:rsidRDefault="006A2F41" w:rsidP="006A2F41">
      <w:pPr>
        <w:pStyle w:val="Heading3"/>
      </w:pPr>
      <w:bookmarkStart w:id="1821" w:name="_Toc193243781"/>
      <w:bookmarkStart w:id="1822" w:name="_Toc220986027"/>
      <w:bookmarkStart w:id="1823" w:name="_Toc386458083"/>
      <w:bookmarkStart w:id="1824" w:name="_Toc390253645"/>
      <w:r w:rsidRPr="00D82A73">
        <w:t>Klass Formulär (Form)</w:t>
      </w:r>
      <w:bookmarkEnd w:id="1821"/>
      <w:bookmarkEnd w:id="1822"/>
      <w:bookmarkEnd w:id="1823"/>
      <w:bookmarkEnd w:id="1824"/>
    </w:p>
    <w:p w14:paraId="111111FE" w14:textId="77777777" w:rsidR="006A2F41" w:rsidRPr="00D82A73" w:rsidRDefault="006A2F41" w:rsidP="006A2F41">
      <w:r w:rsidRPr="00D82A73">
        <w:t>Klassen Formulär innehåller grundläggande information samt formulärets egenskaper.</w:t>
      </w:r>
    </w:p>
    <w:p w14:paraId="56EBF77E"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Change w:id="1825">
          <w:tblGrid>
            <w:gridCol w:w="15"/>
            <w:gridCol w:w="88"/>
            <w:gridCol w:w="2464"/>
            <w:gridCol w:w="103"/>
            <w:gridCol w:w="3285"/>
            <w:gridCol w:w="103"/>
            <w:gridCol w:w="1037"/>
            <w:gridCol w:w="103"/>
            <w:gridCol w:w="617"/>
            <w:gridCol w:w="103"/>
            <w:gridCol w:w="1736"/>
            <w:gridCol w:w="103"/>
            <w:gridCol w:w="1778"/>
            <w:gridCol w:w="103"/>
            <w:gridCol w:w="1097"/>
            <w:gridCol w:w="103"/>
            <w:gridCol w:w="977"/>
            <w:gridCol w:w="103"/>
            <w:gridCol w:w="1057"/>
            <w:gridCol w:w="103"/>
          </w:tblGrid>
        </w:tblGridChange>
      </w:tblGrid>
      <w:tr w:rsidR="006A2F41" w:rsidRPr="00D82A73" w14:paraId="3244472F" w14:textId="77777777" w:rsidTr="0026766E">
        <w:trPr>
          <w:cantSplit/>
          <w:trHeight w:val="376"/>
        </w:trPr>
        <w:tc>
          <w:tcPr>
            <w:tcW w:w="2567" w:type="dxa"/>
            <w:gridSpan w:val="2"/>
            <w:vMerge w:val="restart"/>
            <w:shd w:val="pct25" w:color="auto" w:fill="auto"/>
          </w:tcPr>
          <w:p w14:paraId="35827BC9"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69D38DC8" w14:textId="77777777" w:rsidR="006A2F41" w:rsidRPr="00D82A73" w:rsidRDefault="006A2F41" w:rsidP="0026766E">
            <w:r w:rsidRPr="00D82A73">
              <w:t>Beskrivning</w:t>
            </w:r>
          </w:p>
        </w:tc>
        <w:tc>
          <w:tcPr>
            <w:tcW w:w="1140" w:type="dxa"/>
            <w:vMerge w:val="restart"/>
            <w:shd w:val="pct25" w:color="auto" w:fill="auto"/>
          </w:tcPr>
          <w:p w14:paraId="73F3219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15CD2A8" w14:textId="77777777" w:rsidR="006A2F41" w:rsidRPr="00D82A73" w:rsidRDefault="006A2F41" w:rsidP="0026766E">
            <w:r w:rsidRPr="00D82A73">
              <w:t>Mult</w:t>
            </w:r>
          </w:p>
        </w:tc>
        <w:tc>
          <w:tcPr>
            <w:tcW w:w="1839" w:type="dxa"/>
            <w:vMerge w:val="restart"/>
            <w:shd w:val="pct25" w:color="auto" w:fill="auto"/>
          </w:tcPr>
          <w:p w14:paraId="710A5C68" w14:textId="10867C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1826" w:author="Jarno Nieminen" w:date="2014-06-11T12:40:00Z">
              <w:r w:rsidR="0047354F" w:rsidRPr="00D82A73">
                <w:t>.</w:t>
              </w:r>
            </w:ins>
            <w:r w:rsidRPr="00D82A73">
              <w:t xml:space="preserve"> begränsningar</w:t>
            </w:r>
          </w:p>
        </w:tc>
        <w:tc>
          <w:tcPr>
            <w:tcW w:w="1881" w:type="dxa"/>
            <w:vMerge w:val="restart"/>
            <w:shd w:val="pct25" w:color="auto" w:fill="auto"/>
          </w:tcPr>
          <w:p w14:paraId="3587F8C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C5F6220" w14:textId="0F7B4F88" w:rsidR="006A2F41" w:rsidRPr="00D82A73" w:rsidRDefault="006A2F41" w:rsidP="0026766E">
            <w:pPr>
              <w:rPr>
                <w:rFonts w:eastAsia="Arial Unicode MS"/>
                <w:b/>
              </w:rPr>
            </w:pPr>
            <w:r w:rsidRPr="00D82A73">
              <w:rPr>
                <w:rFonts w:eastAsia="Arial Unicode MS"/>
                <w:b/>
              </w:rPr>
              <w:t xml:space="preserve">Fylls i </w:t>
            </w:r>
            <w:del w:id="1827" w:author="Jarno Nieminen" w:date="2014-06-11T12:40:00Z">
              <w:r w:rsidR="00F963D1" w:rsidRPr="00D82A73">
                <w:rPr>
                  <w:rFonts w:eastAsia="Arial Unicode MS"/>
                  <w:b/>
                </w:rPr>
                <w:delText xml:space="preserve">i </w:delText>
              </w:r>
            </w:del>
            <w:r w:rsidRPr="00D82A73">
              <w:rPr>
                <w:rFonts w:eastAsia="Arial Unicode MS"/>
                <w:b/>
              </w:rPr>
              <w:t>samråd med TIS</w:t>
            </w:r>
            <w:bookmarkStart w:id="1828" w:name="OLE_LINK3"/>
            <w:bookmarkStart w:id="1829" w:name="OLE_LINK4"/>
          </w:p>
        </w:tc>
      </w:tr>
      <w:bookmarkEnd w:id="1828"/>
      <w:bookmarkEnd w:id="1829"/>
      <w:tr w:rsidR="00601C65" w:rsidRPr="00D82A73" w14:paraId="160DAB16" w14:textId="77777777" w:rsidTr="0026766E">
        <w:trPr>
          <w:cantSplit/>
          <w:trHeight w:val="375"/>
        </w:trPr>
        <w:tc>
          <w:tcPr>
            <w:tcW w:w="2567" w:type="dxa"/>
            <w:gridSpan w:val="2"/>
            <w:vMerge/>
            <w:shd w:val="pct25" w:color="auto" w:fill="auto"/>
          </w:tcPr>
          <w:p w14:paraId="006B9C96" w14:textId="77777777" w:rsidR="006A2F41" w:rsidRPr="00D82A73" w:rsidRDefault="006A2F41" w:rsidP="0026766E"/>
        </w:tc>
        <w:tc>
          <w:tcPr>
            <w:tcW w:w="3388" w:type="dxa"/>
            <w:vMerge/>
            <w:shd w:val="pct25" w:color="auto" w:fill="auto"/>
          </w:tcPr>
          <w:p w14:paraId="3B62D70C" w14:textId="77777777" w:rsidR="006A2F41" w:rsidRPr="00D82A73" w:rsidRDefault="006A2F41" w:rsidP="0026766E"/>
        </w:tc>
        <w:tc>
          <w:tcPr>
            <w:tcW w:w="1140" w:type="dxa"/>
            <w:vMerge/>
            <w:shd w:val="pct25" w:color="auto" w:fill="auto"/>
          </w:tcPr>
          <w:p w14:paraId="59E0B5CF" w14:textId="77777777" w:rsidR="006A2F41" w:rsidRPr="00D82A73" w:rsidRDefault="006A2F41" w:rsidP="0026766E"/>
        </w:tc>
        <w:tc>
          <w:tcPr>
            <w:tcW w:w="720" w:type="dxa"/>
            <w:vMerge/>
            <w:shd w:val="pct25" w:color="auto" w:fill="auto"/>
          </w:tcPr>
          <w:p w14:paraId="1CABB253" w14:textId="77777777" w:rsidR="006A2F41" w:rsidRPr="00D82A73" w:rsidRDefault="006A2F41" w:rsidP="0026766E"/>
        </w:tc>
        <w:tc>
          <w:tcPr>
            <w:tcW w:w="1839" w:type="dxa"/>
            <w:vMerge/>
            <w:shd w:val="pct25" w:color="auto" w:fill="auto"/>
          </w:tcPr>
          <w:p w14:paraId="01E4D1C1" w14:textId="77777777" w:rsidR="006A2F41" w:rsidRPr="00D82A73" w:rsidRDefault="006A2F41" w:rsidP="0026766E"/>
        </w:tc>
        <w:tc>
          <w:tcPr>
            <w:tcW w:w="1881" w:type="dxa"/>
            <w:vMerge/>
            <w:shd w:val="pct25" w:color="auto" w:fill="auto"/>
          </w:tcPr>
          <w:p w14:paraId="424F840C" w14:textId="77777777" w:rsidR="006A2F41" w:rsidRPr="00D82A73" w:rsidRDefault="006A2F41" w:rsidP="0026766E"/>
        </w:tc>
        <w:tc>
          <w:tcPr>
            <w:tcW w:w="1200" w:type="dxa"/>
            <w:tcBorders>
              <w:bottom w:val="single" w:sz="4" w:space="0" w:color="auto"/>
            </w:tcBorders>
            <w:shd w:val="pct25" w:color="auto" w:fill="auto"/>
          </w:tcPr>
          <w:p w14:paraId="7F899D45" w14:textId="77777777" w:rsidR="006A2F41" w:rsidRPr="00D82A73" w:rsidRDefault="006A2F41" w:rsidP="0026766E">
            <w:pPr>
              <w:rPr>
                <w:rFonts w:eastAsia="Arial Unicode MS"/>
                <w:b/>
              </w:rPr>
            </w:pPr>
            <w:r w:rsidRPr="00D82A73">
              <w:rPr>
                <w:rFonts w:eastAsia="Arial Unicode MS"/>
                <w:b/>
              </w:rPr>
              <w:t>Attribut i V-TIM</w:t>
            </w:r>
          </w:p>
        </w:tc>
        <w:tc>
          <w:tcPr>
            <w:tcW w:w="1080" w:type="dxa"/>
            <w:tcBorders>
              <w:bottom w:val="single" w:sz="4" w:space="0" w:color="auto"/>
            </w:tcBorders>
            <w:shd w:val="pct25" w:color="auto" w:fill="auto"/>
          </w:tcPr>
          <w:p w14:paraId="5D6359E6" w14:textId="77777777" w:rsidR="006A2F41" w:rsidRPr="00D82A73" w:rsidRDefault="006A2F41" w:rsidP="0026766E">
            <w:pPr>
              <w:rPr>
                <w:rFonts w:eastAsia="Arial Unicode MS"/>
                <w:b/>
              </w:rPr>
            </w:pPr>
          </w:p>
        </w:tc>
        <w:tc>
          <w:tcPr>
            <w:tcW w:w="1160" w:type="dxa"/>
            <w:tcBorders>
              <w:bottom w:val="single" w:sz="4" w:space="0" w:color="auto"/>
            </w:tcBorders>
            <w:shd w:val="pct25" w:color="auto" w:fill="auto"/>
          </w:tcPr>
          <w:p w14:paraId="477CB3E1" w14:textId="77777777" w:rsidR="006A2F41" w:rsidRPr="00D82A73" w:rsidRDefault="006A2F41" w:rsidP="0026766E">
            <w:pPr>
              <w:rPr>
                <w:rFonts w:eastAsia="Arial Unicode MS"/>
                <w:b/>
              </w:rPr>
            </w:pPr>
          </w:p>
        </w:tc>
      </w:tr>
      <w:tr w:rsidR="006A2F41" w:rsidRPr="00D82A73" w14:paraId="00EAD21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3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31" w:author="Jarno Nieminen" w:date="2014-06-11T12:40:00Z">
            <w:trPr>
              <w:gridAfter w:val="0"/>
              <w:trHeight w:val="217"/>
            </w:trPr>
          </w:trPrChange>
        </w:trPr>
        <w:tc>
          <w:tcPr>
            <w:tcW w:w="2567" w:type="dxa"/>
            <w:gridSpan w:val="2"/>
            <w:tcPrChange w:id="1832" w:author="Jarno Nieminen" w:date="2014-06-11T12:40:00Z">
              <w:tcPr>
                <w:tcW w:w="2567" w:type="dxa"/>
                <w:gridSpan w:val="3"/>
              </w:tcPr>
            </w:tcPrChange>
          </w:tcPr>
          <w:p w14:paraId="2569377F" w14:textId="77777777" w:rsidR="006A2F41" w:rsidRPr="00D82A73" w:rsidRDefault="006A2F41" w:rsidP="0026766E">
            <w:pPr>
              <w:rPr>
                <w:rFonts w:eastAsia="Arial Unicode MS"/>
              </w:rPr>
            </w:pPr>
            <w:r w:rsidRPr="00D82A73">
              <w:rPr>
                <w:rFonts w:eastAsia="Arial Unicode MS"/>
              </w:rPr>
              <w:t>Enhets-id vårdgivare (healthcare_ CareGiver)</w:t>
            </w:r>
          </w:p>
        </w:tc>
        <w:tc>
          <w:tcPr>
            <w:tcW w:w="3388" w:type="dxa"/>
            <w:tcPrChange w:id="1833" w:author="Jarno Nieminen" w:date="2014-06-11T12:40:00Z">
              <w:tcPr>
                <w:tcW w:w="3388" w:type="dxa"/>
                <w:gridSpan w:val="2"/>
              </w:tcPr>
            </w:tcPrChange>
          </w:tcPr>
          <w:p w14:paraId="5082C812" w14:textId="77777777" w:rsidR="006A2F41" w:rsidRPr="00D82A73" w:rsidRDefault="006A2F41" w:rsidP="0026766E">
            <w:r w:rsidRPr="00D82A73">
              <w:t>Ansvarig vårdgivare (huvudman).</w:t>
            </w:r>
          </w:p>
          <w:p w14:paraId="44423893" w14:textId="77777777" w:rsidR="006A2F41" w:rsidRPr="00D82A73" w:rsidRDefault="006A2F41" w:rsidP="0026766E">
            <w:r w:rsidRPr="00D82A73">
              <w:t>T.ex. Landsting</w:t>
            </w:r>
          </w:p>
        </w:tc>
        <w:tc>
          <w:tcPr>
            <w:tcW w:w="1140" w:type="dxa"/>
            <w:tcPrChange w:id="1834" w:author="Jarno Nieminen" w:date="2014-06-11T12:40:00Z">
              <w:tcPr>
                <w:tcW w:w="1140" w:type="dxa"/>
                <w:gridSpan w:val="2"/>
              </w:tcPr>
            </w:tcPrChange>
          </w:tcPr>
          <w:p w14:paraId="3B8137AB" w14:textId="77777777" w:rsidR="006A2F41" w:rsidRPr="00D82A73" w:rsidRDefault="006A2F41" w:rsidP="0026766E">
            <w:pPr>
              <w:rPr>
                <w:rFonts w:eastAsia="Arial Unicode MS"/>
              </w:rPr>
            </w:pPr>
            <w:r w:rsidRPr="00D82A73">
              <w:rPr>
                <w:rFonts w:eastAsia="Arial Unicode MS"/>
              </w:rPr>
              <w:t>II</w:t>
            </w:r>
          </w:p>
        </w:tc>
        <w:tc>
          <w:tcPr>
            <w:tcW w:w="720" w:type="dxa"/>
            <w:tcPrChange w:id="1835" w:author="Jarno Nieminen" w:date="2014-06-11T12:40:00Z">
              <w:tcPr>
                <w:tcW w:w="720" w:type="dxa"/>
                <w:gridSpan w:val="2"/>
              </w:tcPr>
            </w:tcPrChange>
          </w:tcPr>
          <w:p w14:paraId="674173E9" w14:textId="77777777" w:rsidR="006A2F41" w:rsidRPr="00D82A73" w:rsidRDefault="006A2F41" w:rsidP="0026766E">
            <w:pPr>
              <w:rPr>
                <w:rFonts w:eastAsia="Arial Unicode MS"/>
              </w:rPr>
            </w:pPr>
            <w:r w:rsidRPr="00D82A73">
              <w:rPr>
                <w:rFonts w:eastAsia="Arial Unicode MS"/>
              </w:rPr>
              <w:t>0..1</w:t>
            </w:r>
          </w:p>
        </w:tc>
        <w:tc>
          <w:tcPr>
            <w:tcW w:w="1839" w:type="dxa"/>
            <w:tcPrChange w:id="1836" w:author="Jarno Nieminen" w:date="2014-06-11T12:40:00Z">
              <w:tcPr>
                <w:tcW w:w="1839" w:type="dxa"/>
                <w:gridSpan w:val="2"/>
              </w:tcPr>
            </w:tcPrChange>
          </w:tcPr>
          <w:p w14:paraId="550894D9" w14:textId="77777777" w:rsidR="006A2F41" w:rsidRPr="00D82A73" w:rsidRDefault="006A2F41" w:rsidP="0026766E">
            <w:pPr>
              <w:rPr>
                <w:rFonts w:eastAsia="Arial Unicode MS"/>
              </w:rPr>
            </w:pPr>
            <w:r w:rsidRPr="00D82A73">
              <w:rPr>
                <w:rFonts w:eastAsia="Arial Unicode MS"/>
              </w:rPr>
              <w:t>Hsa-id</w:t>
            </w:r>
          </w:p>
        </w:tc>
        <w:tc>
          <w:tcPr>
            <w:tcW w:w="1881" w:type="dxa"/>
            <w:tcPrChange w:id="1837" w:author="Jarno Nieminen" w:date="2014-06-11T12:40:00Z">
              <w:tcPr>
                <w:tcW w:w="1881" w:type="dxa"/>
                <w:gridSpan w:val="2"/>
              </w:tcPr>
            </w:tcPrChange>
          </w:tcPr>
          <w:p w14:paraId="4543358E" w14:textId="77777777" w:rsidR="006A2F41" w:rsidRPr="00D82A73" w:rsidRDefault="006A2F41" w:rsidP="0026766E">
            <w:pPr>
              <w:rPr>
                <w:rFonts w:ascii="Arial" w:eastAsia="Arial Unicode MS" w:hAnsi="Arial"/>
              </w:rPr>
            </w:pPr>
          </w:p>
        </w:tc>
        <w:tc>
          <w:tcPr>
            <w:tcW w:w="1200" w:type="dxa"/>
            <w:shd w:val="clear" w:color="auto" w:fill="auto"/>
            <w:tcPrChange w:id="1838" w:author="Jarno Nieminen" w:date="2014-06-11T12:40:00Z">
              <w:tcPr>
                <w:tcW w:w="1200" w:type="dxa"/>
                <w:gridSpan w:val="2"/>
                <w:shd w:val="clear" w:color="auto" w:fill="auto"/>
              </w:tcPr>
            </w:tcPrChange>
          </w:tcPr>
          <w:p w14:paraId="3E6A5191" w14:textId="77777777" w:rsidR="006A2F41" w:rsidRPr="00D82A73" w:rsidRDefault="006A2F41" w:rsidP="0026766E">
            <w:pPr>
              <w:rPr>
                <w:rFonts w:ascii="Arial" w:eastAsia="Arial Unicode MS" w:hAnsi="Arial"/>
              </w:rPr>
            </w:pPr>
          </w:p>
        </w:tc>
        <w:tc>
          <w:tcPr>
            <w:tcW w:w="1080" w:type="dxa"/>
            <w:shd w:val="clear" w:color="auto" w:fill="auto"/>
            <w:tcPrChange w:id="1839" w:author="Jarno Nieminen" w:date="2014-06-11T12:40:00Z">
              <w:tcPr>
                <w:tcW w:w="1080" w:type="dxa"/>
                <w:gridSpan w:val="2"/>
                <w:shd w:val="clear" w:color="auto" w:fill="auto"/>
              </w:tcPr>
            </w:tcPrChange>
          </w:tcPr>
          <w:p w14:paraId="0FC7FE5F" w14:textId="77777777" w:rsidR="006A2F41" w:rsidRPr="00D82A73" w:rsidRDefault="006A2F41" w:rsidP="0026766E">
            <w:pPr>
              <w:rPr>
                <w:rFonts w:ascii="Arial" w:eastAsia="Arial Unicode MS" w:hAnsi="Arial"/>
              </w:rPr>
            </w:pPr>
          </w:p>
        </w:tc>
        <w:tc>
          <w:tcPr>
            <w:tcW w:w="1160" w:type="dxa"/>
            <w:shd w:val="clear" w:color="auto" w:fill="auto"/>
            <w:tcPrChange w:id="1840" w:author="Jarno Nieminen" w:date="2014-06-11T12:40:00Z">
              <w:tcPr>
                <w:tcW w:w="1160" w:type="dxa"/>
                <w:gridSpan w:val="2"/>
                <w:shd w:val="clear" w:color="auto" w:fill="auto"/>
              </w:tcPr>
            </w:tcPrChange>
          </w:tcPr>
          <w:p w14:paraId="06763C0F" w14:textId="77777777" w:rsidR="006A2F41" w:rsidRPr="00D82A73" w:rsidRDefault="006A2F41" w:rsidP="0026766E">
            <w:pPr>
              <w:rPr>
                <w:rFonts w:ascii="Arial" w:eastAsia="Arial Unicode MS" w:hAnsi="Arial"/>
              </w:rPr>
            </w:pPr>
          </w:p>
        </w:tc>
      </w:tr>
      <w:tr w:rsidR="006A2F41" w:rsidRPr="00D82A73" w14:paraId="584959C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4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42" w:author="Jarno Nieminen" w:date="2014-06-11T12:40:00Z">
            <w:trPr>
              <w:gridAfter w:val="0"/>
              <w:trHeight w:val="217"/>
            </w:trPr>
          </w:trPrChange>
        </w:trPr>
        <w:tc>
          <w:tcPr>
            <w:tcW w:w="2567" w:type="dxa"/>
            <w:gridSpan w:val="2"/>
            <w:tcPrChange w:id="1843" w:author="Jarno Nieminen" w:date="2014-06-11T12:40:00Z">
              <w:tcPr>
                <w:tcW w:w="2567" w:type="dxa"/>
                <w:gridSpan w:val="3"/>
              </w:tcPr>
            </w:tcPrChange>
          </w:tcPr>
          <w:p w14:paraId="4B8B3AA9" w14:textId="77777777" w:rsidR="006A2F41" w:rsidRPr="00D82A73" w:rsidRDefault="006A2F41" w:rsidP="0026766E">
            <w:pPr>
              <w:rPr>
                <w:rFonts w:eastAsia="Arial Unicode MS"/>
              </w:rPr>
            </w:pPr>
            <w:r w:rsidRPr="00D82A73">
              <w:rPr>
                <w:rFonts w:eastAsia="Arial Unicode MS"/>
              </w:rPr>
              <w:t xml:space="preserve">Enhets-id ansvarig </w:t>
            </w:r>
          </w:p>
          <w:p w14:paraId="375651F8" w14:textId="77777777" w:rsidR="006A2F41" w:rsidRPr="00D82A73" w:rsidRDefault="006A2F41" w:rsidP="0026766E">
            <w:pPr>
              <w:rPr>
                <w:rFonts w:eastAsia="Arial Unicode MS"/>
              </w:rPr>
            </w:pPr>
            <w:r w:rsidRPr="00D82A73">
              <w:rPr>
                <w:rFonts w:eastAsia="Arial Unicode MS"/>
              </w:rPr>
              <w:t>(healthcare_ MedUnit)</w:t>
            </w:r>
          </w:p>
        </w:tc>
        <w:tc>
          <w:tcPr>
            <w:tcW w:w="3388" w:type="dxa"/>
            <w:tcPrChange w:id="1844" w:author="Jarno Nieminen" w:date="2014-06-11T12:40:00Z">
              <w:tcPr>
                <w:tcW w:w="3388" w:type="dxa"/>
                <w:gridSpan w:val="2"/>
              </w:tcPr>
            </w:tcPrChange>
          </w:tcPr>
          <w:p w14:paraId="05935D9B" w14:textId="77777777" w:rsidR="006A2F41" w:rsidRPr="00D82A73" w:rsidRDefault="006A2F41" w:rsidP="0026766E">
            <w:r w:rsidRPr="00D82A73">
              <w:t>Medicinsk ansvarig klinik/vårdcentral eller motsvarande.</w:t>
            </w:r>
          </w:p>
          <w:p w14:paraId="017AB3DE" w14:textId="77777777" w:rsidR="006A2F41" w:rsidRPr="00D82A73" w:rsidRDefault="006A2F41" w:rsidP="0026766E">
            <w:r w:rsidRPr="00D82A73">
              <w:t>T.ex. Medicinklinik</w:t>
            </w:r>
          </w:p>
        </w:tc>
        <w:tc>
          <w:tcPr>
            <w:tcW w:w="1140" w:type="dxa"/>
            <w:tcPrChange w:id="1845" w:author="Jarno Nieminen" w:date="2014-06-11T12:40:00Z">
              <w:tcPr>
                <w:tcW w:w="1140" w:type="dxa"/>
                <w:gridSpan w:val="2"/>
              </w:tcPr>
            </w:tcPrChange>
          </w:tcPr>
          <w:p w14:paraId="5B52F3BC" w14:textId="77777777" w:rsidR="006A2F41" w:rsidRPr="00D82A73" w:rsidRDefault="006A2F41" w:rsidP="0026766E">
            <w:pPr>
              <w:rPr>
                <w:rFonts w:eastAsia="Arial Unicode MS"/>
              </w:rPr>
            </w:pPr>
            <w:r w:rsidRPr="00D82A73">
              <w:rPr>
                <w:rFonts w:eastAsia="Arial Unicode MS"/>
              </w:rPr>
              <w:t>II</w:t>
            </w:r>
          </w:p>
        </w:tc>
        <w:tc>
          <w:tcPr>
            <w:tcW w:w="720" w:type="dxa"/>
            <w:tcPrChange w:id="1846" w:author="Jarno Nieminen" w:date="2014-06-11T12:40:00Z">
              <w:tcPr>
                <w:tcW w:w="720" w:type="dxa"/>
                <w:gridSpan w:val="2"/>
              </w:tcPr>
            </w:tcPrChange>
          </w:tcPr>
          <w:p w14:paraId="185D53F5" w14:textId="77777777" w:rsidR="006A2F41" w:rsidRPr="00D82A73" w:rsidRDefault="006A2F41" w:rsidP="0026766E">
            <w:pPr>
              <w:rPr>
                <w:rFonts w:eastAsia="Arial Unicode MS"/>
              </w:rPr>
            </w:pPr>
            <w:r w:rsidRPr="00D82A73">
              <w:rPr>
                <w:rFonts w:eastAsia="Arial Unicode MS"/>
              </w:rPr>
              <w:t>0..1</w:t>
            </w:r>
          </w:p>
        </w:tc>
        <w:tc>
          <w:tcPr>
            <w:tcW w:w="1839" w:type="dxa"/>
            <w:tcPrChange w:id="1847" w:author="Jarno Nieminen" w:date="2014-06-11T12:40:00Z">
              <w:tcPr>
                <w:tcW w:w="1839" w:type="dxa"/>
                <w:gridSpan w:val="2"/>
              </w:tcPr>
            </w:tcPrChange>
          </w:tcPr>
          <w:p w14:paraId="4F6AA915" w14:textId="77777777" w:rsidR="006A2F41" w:rsidRPr="00D82A73" w:rsidRDefault="006A2F41" w:rsidP="0026766E">
            <w:pPr>
              <w:rPr>
                <w:rFonts w:eastAsia="Arial Unicode MS"/>
              </w:rPr>
            </w:pPr>
            <w:r w:rsidRPr="00D82A73">
              <w:rPr>
                <w:rFonts w:eastAsia="Arial Unicode MS"/>
              </w:rPr>
              <w:t>Hsa-id</w:t>
            </w:r>
          </w:p>
        </w:tc>
        <w:tc>
          <w:tcPr>
            <w:tcW w:w="1881" w:type="dxa"/>
            <w:tcPrChange w:id="1848" w:author="Jarno Nieminen" w:date="2014-06-11T12:40:00Z">
              <w:tcPr>
                <w:tcW w:w="1881" w:type="dxa"/>
                <w:gridSpan w:val="2"/>
              </w:tcPr>
            </w:tcPrChange>
          </w:tcPr>
          <w:p w14:paraId="49E5649E" w14:textId="77777777" w:rsidR="006A2F41" w:rsidRPr="00D82A73" w:rsidRDefault="006A2F41" w:rsidP="0026766E">
            <w:pPr>
              <w:rPr>
                <w:rFonts w:ascii="Arial" w:eastAsia="Arial Unicode MS" w:hAnsi="Arial"/>
              </w:rPr>
            </w:pPr>
          </w:p>
        </w:tc>
        <w:tc>
          <w:tcPr>
            <w:tcW w:w="1200" w:type="dxa"/>
            <w:shd w:val="clear" w:color="auto" w:fill="auto"/>
            <w:tcPrChange w:id="1849" w:author="Jarno Nieminen" w:date="2014-06-11T12:40:00Z">
              <w:tcPr>
                <w:tcW w:w="1200" w:type="dxa"/>
                <w:gridSpan w:val="2"/>
                <w:shd w:val="clear" w:color="auto" w:fill="auto"/>
              </w:tcPr>
            </w:tcPrChange>
          </w:tcPr>
          <w:p w14:paraId="0051E103" w14:textId="77777777" w:rsidR="006A2F41" w:rsidRPr="00D82A73" w:rsidRDefault="006A2F41" w:rsidP="0026766E">
            <w:pPr>
              <w:rPr>
                <w:rFonts w:ascii="Arial" w:eastAsia="Arial Unicode MS" w:hAnsi="Arial"/>
              </w:rPr>
            </w:pPr>
          </w:p>
        </w:tc>
        <w:tc>
          <w:tcPr>
            <w:tcW w:w="1080" w:type="dxa"/>
            <w:shd w:val="clear" w:color="auto" w:fill="auto"/>
            <w:tcPrChange w:id="1850" w:author="Jarno Nieminen" w:date="2014-06-11T12:40:00Z">
              <w:tcPr>
                <w:tcW w:w="1080" w:type="dxa"/>
                <w:gridSpan w:val="2"/>
                <w:shd w:val="clear" w:color="auto" w:fill="auto"/>
              </w:tcPr>
            </w:tcPrChange>
          </w:tcPr>
          <w:p w14:paraId="6031DADF" w14:textId="77777777" w:rsidR="006A2F41" w:rsidRPr="00D82A73" w:rsidRDefault="006A2F41" w:rsidP="0026766E">
            <w:pPr>
              <w:rPr>
                <w:rFonts w:ascii="Arial" w:eastAsia="Arial Unicode MS" w:hAnsi="Arial"/>
              </w:rPr>
            </w:pPr>
          </w:p>
        </w:tc>
        <w:tc>
          <w:tcPr>
            <w:tcW w:w="1160" w:type="dxa"/>
            <w:shd w:val="clear" w:color="auto" w:fill="auto"/>
            <w:tcPrChange w:id="1851" w:author="Jarno Nieminen" w:date="2014-06-11T12:40:00Z">
              <w:tcPr>
                <w:tcW w:w="1160" w:type="dxa"/>
                <w:gridSpan w:val="2"/>
                <w:shd w:val="clear" w:color="auto" w:fill="auto"/>
              </w:tcPr>
            </w:tcPrChange>
          </w:tcPr>
          <w:p w14:paraId="73A69259" w14:textId="77777777" w:rsidR="006A2F41" w:rsidRPr="00D82A73" w:rsidRDefault="006A2F41" w:rsidP="0026766E">
            <w:pPr>
              <w:rPr>
                <w:rFonts w:ascii="Arial" w:eastAsia="Arial Unicode MS" w:hAnsi="Arial"/>
              </w:rPr>
            </w:pPr>
          </w:p>
        </w:tc>
      </w:tr>
      <w:tr w:rsidR="006A2F41" w:rsidRPr="00D82A73" w14:paraId="0A02944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5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53" w:author="Jarno Nieminen" w:date="2014-06-11T12:40:00Z">
            <w:trPr>
              <w:gridAfter w:val="0"/>
              <w:trHeight w:val="217"/>
            </w:trPr>
          </w:trPrChange>
        </w:trPr>
        <w:tc>
          <w:tcPr>
            <w:tcW w:w="2567" w:type="dxa"/>
            <w:gridSpan w:val="2"/>
            <w:tcPrChange w:id="1854" w:author="Jarno Nieminen" w:date="2014-06-11T12:40:00Z">
              <w:tcPr>
                <w:tcW w:w="2567" w:type="dxa"/>
                <w:gridSpan w:val="3"/>
              </w:tcPr>
            </w:tcPrChange>
          </w:tcPr>
          <w:p w14:paraId="11068529" w14:textId="77777777" w:rsidR="006A2F41" w:rsidRPr="00060509" w:rsidRDefault="006A2F41" w:rsidP="0026766E">
            <w:pPr>
              <w:rPr>
                <w:rFonts w:eastAsia="Arial Unicode MS"/>
                <w:lang w:val="en-US"/>
              </w:rPr>
            </w:pPr>
            <w:r w:rsidRPr="00060509">
              <w:rPr>
                <w:rFonts w:eastAsia="Arial Unicode MS"/>
                <w:lang w:val="en-US"/>
              </w:rPr>
              <w:t xml:space="preserve">Enhets-id  </w:t>
            </w:r>
          </w:p>
          <w:p w14:paraId="422F2327" w14:textId="77777777" w:rsidR="006A2F41" w:rsidRPr="00060509" w:rsidRDefault="006A2F41" w:rsidP="0026766E">
            <w:pPr>
              <w:rPr>
                <w:rFonts w:eastAsia="Arial Unicode MS"/>
                <w:i/>
                <w:lang w:val="en-US"/>
              </w:rPr>
            </w:pPr>
            <w:r w:rsidRPr="00060509">
              <w:rPr>
                <w:rFonts w:eastAsia="Arial Unicode MS"/>
                <w:i/>
                <w:lang w:val="en-US"/>
              </w:rPr>
              <w:t>(</w:t>
            </w:r>
            <w:r w:rsidRPr="00060509">
              <w:rPr>
                <w:lang w:val="en-US"/>
              </w:rPr>
              <w:t>healthcare_facility_CareUnit</w:t>
            </w:r>
            <w:r w:rsidRPr="00060509">
              <w:rPr>
                <w:rFonts w:eastAsia="Arial Unicode MS"/>
                <w:i/>
                <w:lang w:val="en-US"/>
              </w:rPr>
              <w:t>)</w:t>
            </w:r>
          </w:p>
        </w:tc>
        <w:tc>
          <w:tcPr>
            <w:tcW w:w="3388" w:type="dxa"/>
            <w:tcPrChange w:id="1855" w:author="Jarno Nieminen" w:date="2014-06-11T12:40:00Z">
              <w:tcPr>
                <w:tcW w:w="3388" w:type="dxa"/>
                <w:gridSpan w:val="2"/>
              </w:tcPr>
            </w:tcPrChange>
          </w:tcPr>
          <w:p w14:paraId="25645DEB" w14:textId="77777777" w:rsidR="006A2F41" w:rsidRPr="00D82A73" w:rsidRDefault="006A2F41" w:rsidP="0026766E">
            <w:r w:rsidRPr="00D82A73">
              <w:t>Vårdenheten som erbjuder/tillhandahåller formuläret. Fysisk mottagning.</w:t>
            </w:r>
          </w:p>
          <w:p w14:paraId="1673D68B" w14:textId="77777777" w:rsidR="006A2F41" w:rsidRPr="00D82A73" w:rsidRDefault="006A2F41" w:rsidP="0026766E">
            <w:pPr>
              <w:rPr>
                <w:rFonts w:eastAsia="Arial Unicode MS"/>
              </w:rPr>
            </w:pPr>
            <w:r w:rsidRPr="00D82A73">
              <w:t>T.ex. Den avdelning som äger formuläret: se2321000016-1hz3</w:t>
            </w:r>
          </w:p>
        </w:tc>
        <w:tc>
          <w:tcPr>
            <w:tcW w:w="1140" w:type="dxa"/>
            <w:tcPrChange w:id="1856" w:author="Jarno Nieminen" w:date="2014-06-11T12:40:00Z">
              <w:tcPr>
                <w:tcW w:w="1140" w:type="dxa"/>
                <w:gridSpan w:val="2"/>
              </w:tcPr>
            </w:tcPrChange>
          </w:tcPr>
          <w:p w14:paraId="74FA41A0" w14:textId="77777777" w:rsidR="006A2F41" w:rsidRPr="00D82A73" w:rsidRDefault="006A2F41" w:rsidP="0026766E">
            <w:pPr>
              <w:rPr>
                <w:rFonts w:eastAsia="Arial Unicode MS"/>
              </w:rPr>
            </w:pPr>
            <w:r w:rsidRPr="00D82A73">
              <w:rPr>
                <w:rFonts w:eastAsia="Arial Unicode MS"/>
              </w:rPr>
              <w:t>II</w:t>
            </w:r>
          </w:p>
        </w:tc>
        <w:tc>
          <w:tcPr>
            <w:tcW w:w="720" w:type="dxa"/>
            <w:tcPrChange w:id="1857" w:author="Jarno Nieminen" w:date="2014-06-11T12:40:00Z">
              <w:tcPr>
                <w:tcW w:w="720" w:type="dxa"/>
                <w:gridSpan w:val="2"/>
              </w:tcPr>
            </w:tcPrChange>
          </w:tcPr>
          <w:p w14:paraId="3FB47AA1" w14:textId="77777777" w:rsidR="006A2F41" w:rsidRPr="00D82A73" w:rsidRDefault="006A2F41" w:rsidP="0026766E">
            <w:pPr>
              <w:rPr>
                <w:rFonts w:eastAsia="Arial Unicode MS"/>
              </w:rPr>
            </w:pPr>
            <w:r w:rsidRPr="00D82A73">
              <w:rPr>
                <w:rFonts w:eastAsia="Arial Unicode MS"/>
              </w:rPr>
              <w:t>1</w:t>
            </w:r>
          </w:p>
        </w:tc>
        <w:tc>
          <w:tcPr>
            <w:tcW w:w="1839" w:type="dxa"/>
            <w:tcPrChange w:id="1858" w:author="Jarno Nieminen" w:date="2014-06-11T12:40:00Z">
              <w:tcPr>
                <w:tcW w:w="1839" w:type="dxa"/>
                <w:gridSpan w:val="2"/>
              </w:tcPr>
            </w:tcPrChange>
          </w:tcPr>
          <w:p w14:paraId="09D154B9" w14:textId="77777777" w:rsidR="006A2F41" w:rsidRPr="00D82A73" w:rsidRDefault="006A2F41" w:rsidP="0026766E">
            <w:pPr>
              <w:rPr>
                <w:rFonts w:eastAsia="Arial Unicode MS"/>
              </w:rPr>
            </w:pPr>
            <w:r w:rsidRPr="00D82A73">
              <w:rPr>
                <w:rFonts w:eastAsia="Arial Unicode MS"/>
              </w:rPr>
              <w:t>Hsa-id</w:t>
            </w:r>
          </w:p>
        </w:tc>
        <w:tc>
          <w:tcPr>
            <w:tcW w:w="1881" w:type="dxa"/>
            <w:tcPrChange w:id="1859" w:author="Jarno Nieminen" w:date="2014-06-11T12:40:00Z">
              <w:tcPr>
                <w:tcW w:w="1881" w:type="dxa"/>
                <w:gridSpan w:val="2"/>
              </w:tcPr>
            </w:tcPrChange>
          </w:tcPr>
          <w:p w14:paraId="3EABF5B4" w14:textId="77777777" w:rsidR="006A2F41" w:rsidRPr="00D82A73" w:rsidRDefault="006A2F41" w:rsidP="0026766E">
            <w:pPr>
              <w:rPr>
                <w:rFonts w:ascii="Arial" w:eastAsia="Arial Unicode MS" w:hAnsi="Arial"/>
              </w:rPr>
            </w:pPr>
          </w:p>
        </w:tc>
        <w:tc>
          <w:tcPr>
            <w:tcW w:w="1200" w:type="dxa"/>
            <w:shd w:val="clear" w:color="auto" w:fill="auto"/>
            <w:tcPrChange w:id="1860" w:author="Jarno Nieminen" w:date="2014-06-11T12:40:00Z">
              <w:tcPr>
                <w:tcW w:w="1200" w:type="dxa"/>
                <w:gridSpan w:val="2"/>
                <w:shd w:val="clear" w:color="auto" w:fill="auto"/>
              </w:tcPr>
            </w:tcPrChange>
          </w:tcPr>
          <w:p w14:paraId="65FDD294" w14:textId="77777777" w:rsidR="006A2F41" w:rsidRPr="00D82A73" w:rsidRDefault="006A2F41" w:rsidP="0026766E">
            <w:pPr>
              <w:rPr>
                <w:rFonts w:ascii="Arial" w:eastAsia="Arial Unicode MS" w:hAnsi="Arial"/>
              </w:rPr>
            </w:pPr>
          </w:p>
        </w:tc>
        <w:tc>
          <w:tcPr>
            <w:tcW w:w="1080" w:type="dxa"/>
            <w:shd w:val="clear" w:color="auto" w:fill="auto"/>
            <w:tcPrChange w:id="1861" w:author="Jarno Nieminen" w:date="2014-06-11T12:40:00Z">
              <w:tcPr>
                <w:tcW w:w="1080" w:type="dxa"/>
                <w:gridSpan w:val="2"/>
                <w:shd w:val="clear" w:color="auto" w:fill="auto"/>
              </w:tcPr>
            </w:tcPrChange>
          </w:tcPr>
          <w:p w14:paraId="55846FF3" w14:textId="77777777" w:rsidR="006A2F41" w:rsidRPr="00D82A73" w:rsidRDefault="006A2F41" w:rsidP="0026766E">
            <w:pPr>
              <w:rPr>
                <w:rFonts w:ascii="Arial" w:eastAsia="Arial Unicode MS" w:hAnsi="Arial"/>
              </w:rPr>
            </w:pPr>
          </w:p>
        </w:tc>
        <w:tc>
          <w:tcPr>
            <w:tcW w:w="1160" w:type="dxa"/>
            <w:shd w:val="clear" w:color="auto" w:fill="auto"/>
            <w:tcPrChange w:id="1862" w:author="Jarno Nieminen" w:date="2014-06-11T12:40:00Z">
              <w:tcPr>
                <w:tcW w:w="1160" w:type="dxa"/>
                <w:gridSpan w:val="2"/>
                <w:shd w:val="clear" w:color="auto" w:fill="auto"/>
              </w:tcPr>
            </w:tcPrChange>
          </w:tcPr>
          <w:p w14:paraId="54C7A49A" w14:textId="77777777" w:rsidR="006A2F41" w:rsidRPr="00D82A73" w:rsidRDefault="006A2F41" w:rsidP="0026766E">
            <w:pPr>
              <w:rPr>
                <w:rFonts w:ascii="Arial" w:eastAsia="Arial Unicode MS" w:hAnsi="Arial"/>
              </w:rPr>
            </w:pPr>
          </w:p>
        </w:tc>
      </w:tr>
      <w:tr w:rsidR="006A2F41" w:rsidRPr="00D82A73" w14:paraId="2CDC557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6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64" w:author="Jarno Nieminen" w:date="2014-06-11T12:40:00Z">
            <w:trPr>
              <w:gridAfter w:val="0"/>
              <w:trHeight w:val="217"/>
            </w:trPr>
          </w:trPrChange>
        </w:trPr>
        <w:tc>
          <w:tcPr>
            <w:tcW w:w="2567" w:type="dxa"/>
            <w:gridSpan w:val="2"/>
            <w:tcPrChange w:id="1865" w:author="Jarno Nieminen" w:date="2014-06-11T12:40:00Z">
              <w:tcPr>
                <w:tcW w:w="2567" w:type="dxa"/>
                <w:gridSpan w:val="3"/>
              </w:tcPr>
            </w:tcPrChange>
          </w:tcPr>
          <w:p w14:paraId="1FFFCDC0" w14:textId="77777777" w:rsidR="006A2F41" w:rsidRPr="00D82A73" w:rsidRDefault="006A2F41" w:rsidP="0026766E">
            <w:r w:rsidRPr="00D82A73">
              <w:t>Enhetsnamn</w:t>
            </w:r>
          </w:p>
          <w:p w14:paraId="338503AF" w14:textId="77777777" w:rsidR="006A2F41" w:rsidRPr="00D82A73" w:rsidRDefault="006A2F41" w:rsidP="0026766E">
            <w:pPr>
              <w:rPr>
                <w:rFonts w:eastAsia="Arial Unicode MS"/>
                <w:i/>
              </w:rPr>
            </w:pPr>
            <w:r w:rsidRPr="00D82A73">
              <w:t>(healthcare_facility_CareUnitName)</w:t>
            </w:r>
          </w:p>
        </w:tc>
        <w:tc>
          <w:tcPr>
            <w:tcW w:w="3388" w:type="dxa"/>
            <w:tcPrChange w:id="1866" w:author="Jarno Nieminen" w:date="2014-06-11T12:40:00Z">
              <w:tcPr>
                <w:tcW w:w="3388" w:type="dxa"/>
                <w:gridSpan w:val="2"/>
              </w:tcPr>
            </w:tcPrChange>
          </w:tcPr>
          <w:p w14:paraId="10EB2E9D" w14:textId="77777777" w:rsidR="006A2F41" w:rsidRPr="00D82A73" w:rsidRDefault="006A2F41" w:rsidP="0026766E">
            <w:r w:rsidRPr="00D82A73">
              <w:t>Vårdenhetens namn.</w:t>
            </w:r>
          </w:p>
          <w:p w14:paraId="2967EEF0" w14:textId="77777777" w:rsidR="006A2F41" w:rsidRPr="00D82A73" w:rsidRDefault="006A2F41" w:rsidP="0026766E">
            <w:pPr>
              <w:rPr>
                <w:rFonts w:eastAsia="Arial Unicode MS"/>
              </w:rPr>
            </w:pPr>
            <w:r w:rsidRPr="00D82A73">
              <w:t>T.ex. Testvårdcentral A, Medicinmottagningen USÖ</w:t>
            </w:r>
          </w:p>
        </w:tc>
        <w:tc>
          <w:tcPr>
            <w:tcW w:w="1140" w:type="dxa"/>
            <w:tcPrChange w:id="1867" w:author="Jarno Nieminen" w:date="2014-06-11T12:40:00Z">
              <w:tcPr>
                <w:tcW w:w="1140" w:type="dxa"/>
                <w:gridSpan w:val="2"/>
              </w:tcPr>
            </w:tcPrChange>
          </w:tcPr>
          <w:p w14:paraId="134645FB" w14:textId="77777777" w:rsidR="006A2F41" w:rsidRPr="00D82A73" w:rsidRDefault="006A2F41" w:rsidP="0026766E">
            <w:pPr>
              <w:rPr>
                <w:rFonts w:eastAsia="Arial Unicode MS"/>
              </w:rPr>
            </w:pPr>
            <w:r w:rsidRPr="00D82A73">
              <w:rPr>
                <w:rFonts w:eastAsia="Arial Unicode MS"/>
              </w:rPr>
              <w:t>TXT</w:t>
            </w:r>
          </w:p>
        </w:tc>
        <w:tc>
          <w:tcPr>
            <w:tcW w:w="720" w:type="dxa"/>
            <w:tcPrChange w:id="1868" w:author="Jarno Nieminen" w:date="2014-06-11T12:40:00Z">
              <w:tcPr>
                <w:tcW w:w="720" w:type="dxa"/>
                <w:gridSpan w:val="2"/>
              </w:tcPr>
            </w:tcPrChange>
          </w:tcPr>
          <w:p w14:paraId="09F76B07" w14:textId="77777777" w:rsidR="006A2F41" w:rsidRPr="00D82A73" w:rsidRDefault="006A2F41" w:rsidP="0026766E">
            <w:pPr>
              <w:rPr>
                <w:rFonts w:eastAsia="Arial Unicode MS"/>
              </w:rPr>
            </w:pPr>
            <w:r w:rsidRPr="00D82A73">
              <w:rPr>
                <w:rFonts w:eastAsia="Arial Unicode MS"/>
              </w:rPr>
              <w:t>1</w:t>
            </w:r>
          </w:p>
        </w:tc>
        <w:tc>
          <w:tcPr>
            <w:tcW w:w="1839" w:type="dxa"/>
            <w:tcPrChange w:id="1869" w:author="Jarno Nieminen" w:date="2014-06-11T12:40:00Z">
              <w:tcPr>
                <w:tcW w:w="1839" w:type="dxa"/>
                <w:gridSpan w:val="2"/>
              </w:tcPr>
            </w:tcPrChange>
          </w:tcPr>
          <w:p w14:paraId="73D1B1E6" w14:textId="77777777" w:rsidR="006A2F41" w:rsidRPr="00D82A73" w:rsidRDefault="006A2F41" w:rsidP="0026766E">
            <w:pPr>
              <w:rPr>
                <w:rFonts w:eastAsia="Arial Unicode MS"/>
              </w:rPr>
            </w:pPr>
          </w:p>
        </w:tc>
        <w:tc>
          <w:tcPr>
            <w:tcW w:w="1881" w:type="dxa"/>
            <w:tcPrChange w:id="1870" w:author="Jarno Nieminen" w:date="2014-06-11T12:40:00Z">
              <w:tcPr>
                <w:tcW w:w="1881" w:type="dxa"/>
                <w:gridSpan w:val="2"/>
              </w:tcPr>
            </w:tcPrChange>
          </w:tcPr>
          <w:p w14:paraId="4EA2B3E6" w14:textId="77777777" w:rsidR="006A2F41" w:rsidRPr="00D82A73" w:rsidRDefault="006A2F41" w:rsidP="0026766E">
            <w:pPr>
              <w:rPr>
                <w:rFonts w:ascii="Arial" w:eastAsia="Arial Unicode MS" w:hAnsi="Arial"/>
              </w:rPr>
            </w:pPr>
          </w:p>
        </w:tc>
        <w:tc>
          <w:tcPr>
            <w:tcW w:w="1200" w:type="dxa"/>
            <w:shd w:val="clear" w:color="auto" w:fill="auto"/>
            <w:tcPrChange w:id="1871" w:author="Jarno Nieminen" w:date="2014-06-11T12:40:00Z">
              <w:tcPr>
                <w:tcW w:w="1200" w:type="dxa"/>
                <w:gridSpan w:val="2"/>
                <w:shd w:val="clear" w:color="auto" w:fill="auto"/>
              </w:tcPr>
            </w:tcPrChange>
          </w:tcPr>
          <w:p w14:paraId="52DC5565" w14:textId="77777777" w:rsidR="006A2F41" w:rsidRPr="00D82A73" w:rsidRDefault="006A2F41" w:rsidP="0026766E">
            <w:pPr>
              <w:rPr>
                <w:rFonts w:ascii="Arial" w:eastAsia="Arial Unicode MS" w:hAnsi="Arial"/>
              </w:rPr>
            </w:pPr>
          </w:p>
        </w:tc>
        <w:tc>
          <w:tcPr>
            <w:tcW w:w="1080" w:type="dxa"/>
            <w:shd w:val="clear" w:color="auto" w:fill="auto"/>
            <w:tcPrChange w:id="1872" w:author="Jarno Nieminen" w:date="2014-06-11T12:40:00Z">
              <w:tcPr>
                <w:tcW w:w="1080" w:type="dxa"/>
                <w:gridSpan w:val="2"/>
                <w:shd w:val="clear" w:color="auto" w:fill="auto"/>
              </w:tcPr>
            </w:tcPrChange>
          </w:tcPr>
          <w:p w14:paraId="69C4F189" w14:textId="77777777" w:rsidR="006A2F41" w:rsidRPr="00D82A73" w:rsidRDefault="006A2F41" w:rsidP="0026766E">
            <w:pPr>
              <w:rPr>
                <w:rFonts w:ascii="Arial" w:eastAsia="Arial Unicode MS" w:hAnsi="Arial"/>
              </w:rPr>
            </w:pPr>
          </w:p>
        </w:tc>
        <w:tc>
          <w:tcPr>
            <w:tcW w:w="1160" w:type="dxa"/>
            <w:shd w:val="clear" w:color="auto" w:fill="auto"/>
            <w:tcPrChange w:id="1873" w:author="Jarno Nieminen" w:date="2014-06-11T12:40:00Z">
              <w:tcPr>
                <w:tcW w:w="1160" w:type="dxa"/>
                <w:gridSpan w:val="2"/>
                <w:shd w:val="clear" w:color="auto" w:fill="auto"/>
              </w:tcPr>
            </w:tcPrChange>
          </w:tcPr>
          <w:p w14:paraId="4372F98C" w14:textId="77777777" w:rsidR="006A2F41" w:rsidRPr="00D82A73" w:rsidRDefault="006A2F41" w:rsidP="0026766E">
            <w:pPr>
              <w:rPr>
                <w:rFonts w:ascii="Arial" w:eastAsia="Arial Unicode MS" w:hAnsi="Arial"/>
              </w:rPr>
            </w:pPr>
          </w:p>
        </w:tc>
      </w:tr>
      <w:tr w:rsidR="006A2F41" w:rsidRPr="00D82A73" w14:paraId="17D3023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7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75" w:author="Jarno Nieminen" w:date="2014-06-11T12:40:00Z">
            <w:trPr>
              <w:gridAfter w:val="0"/>
              <w:trHeight w:val="217"/>
            </w:trPr>
          </w:trPrChange>
        </w:trPr>
        <w:tc>
          <w:tcPr>
            <w:tcW w:w="2567" w:type="dxa"/>
            <w:gridSpan w:val="2"/>
            <w:tcPrChange w:id="1876" w:author="Jarno Nieminen" w:date="2014-06-11T12:40:00Z">
              <w:tcPr>
                <w:tcW w:w="2567" w:type="dxa"/>
                <w:gridSpan w:val="3"/>
              </w:tcPr>
            </w:tcPrChange>
          </w:tcPr>
          <w:p w14:paraId="1BC77566" w14:textId="77777777" w:rsidR="006A2F41" w:rsidRPr="00D82A73" w:rsidRDefault="006A2F41" w:rsidP="0026766E">
            <w:r w:rsidRPr="00D82A73">
              <w:t>(healthcare_systemID)</w:t>
            </w:r>
          </w:p>
        </w:tc>
        <w:tc>
          <w:tcPr>
            <w:tcW w:w="3388" w:type="dxa"/>
            <w:tcPrChange w:id="1877" w:author="Jarno Nieminen" w:date="2014-06-11T12:40:00Z">
              <w:tcPr>
                <w:tcW w:w="3388" w:type="dxa"/>
                <w:gridSpan w:val="2"/>
              </w:tcPr>
            </w:tcPrChange>
          </w:tcPr>
          <w:p w14:paraId="4DEF8240" w14:textId="77777777" w:rsidR="006A2F41" w:rsidRPr="00D82A73" w:rsidRDefault="006A2F41" w:rsidP="0026766E">
            <w:r w:rsidRPr="00D82A73">
              <w:t>Id för att identifiera mottagande system.</w:t>
            </w:r>
          </w:p>
          <w:p w14:paraId="7864B3ED" w14:textId="77777777" w:rsidR="006A2F41" w:rsidRPr="00D82A73" w:rsidRDefault="006A2F41" w:rsidP="0026766E">
            <w:r w:rsidRPr="00D82A73">
              <w:t>T.ex. Ett hsa-id uttaget för en instans av ett journalsystem.</w:t>
            </w:r>
          </w:p>
        </w:tc>
        <w:tc>
          <w:tcPr>
            <w:tcW w:w="1140" w:type="dxa"/>
            <w:tcPrChange w:id="1878" w:author="Jarno Nieminen" w:date="2014-06-11T12:40:00Z">
              <w:tcPr>
                <w:tcW w:w="1140" w:type="dxa"/>
                <w:gridSpan w:val="2"/>
              </w:tcPr>
            </w:tcPrChange>
          </w:tcPr>
          <w:p w14:paraId="4A5793C4" w14:textId="77777777" w:rsidR="006A2F41" w:rsidRPr="00D82A73" w:rsidRDefault="006A2F41" w:rsidP="0026766E">
            <w:pPr>
              <w:rPr>
                <w:rFonts w:eastAsia="Arial Unicode MS"/>
              </w:rPr>
            </w:pPr>
            <w:r w:rsidRPr="00D82A73">
              <w:rPr>
                <w:rFonts w:eastAsia="Arial Unicode MS"/>
              </w:rPr>
              <w:t>II</w:t>
            </w:r>
          </w:p>
        </w:tc>
        <w:tc>
          <w:tcPr>
            <w:tcW w:w="720" w:type="dxa"/>
            <w:tcPrChange w:id="1879" w:author="Jarno Nieminen" w:date="2014-06-11T12:40:00Z">
              <w:tcPr>
                <w:tcW w:w="720" w:type="dxa"/>
                <w:gridSpan w:val="2"/>
              </w:tcPr>
            </w:tcPrChange>
          </w:tcPr>
          <w:p w14:paraId="1CCCAC08" w14:textId="77777777" w:rsidR="006A2F41" w:rsidRPr="00D82A73" w:rsidRDefault="006A2F41" w:rsidP="0026766E">
            <w:pPr>
              <w:rPr>
                <w:rFonts w:eastAsia="Arial Unicode MS"/>
              </w:rPr>
            </w:pPr>
            <w:r w:rsidRPr="00D82A73">
              <w:rPr>
                <w:rFonts w:eastAsia="Arial Unicode MS"/>
              </w:rPr>
              <w:t>0..1</w:t>
            </w:r>
          </w:p>
        </w:tc>
        <w:tc>
          <w:tcPr>
            <w:tcW w:w="1839" w:type="dxa"/>
            <w:tcPrChange w:id="1880" w:author="Jarno Nieminen" w:date="2014-06-11T12:40:00Z">
              <w:tcPr>
                <w:tcW w:w="1839" w:type="dxa"/>
                <w:gridSpan w:val="2"/>
              </w:tcPr>
            </w:tcPrChange>
          </w:tcPr>
          <w:p w14:paraId="72F082F9" w14:textId="77777777" w:rsidR="006A2F41" w:rsidRPr="00D82A73" w:rsidRDefault="006A2F41" w:rsidP="0026766E">
            <w:pPr>
              <w:rPr>
                <w:rFonts w:eastAsia="Arial Unicode MS"/>
              </w:rPr>
            </w:pPr>
            <w:r w:rsidRPr="00D82A73">
              <w:rPr>
                <w:rFonts w:eastAsia="Arial Unicode MS"/>
              </w:rPr>
              <w:t>Hsa-id</w:t>
            </w:r>
          </w:p>
        </w:tc>
        <w:tc>
          <w:tcPr>
            <w:tcW w:w="1881" w:type="dxa"/>
            <w:tcPrChange w:id="1881" w:author="Jarno Nieminen" w:date="2014-06-11T12:40:00Z">
              <w:tcPr>
                <w:tcW w:w="1881" w:type="dxa"/>
                <w:gridSpan w:val="2"/>
              </w:tcPr>
            </w:tcPrChange>
          </w:tcPr>
          <w:p w14:paraId="0FDD8305" w14:textId="77777777" w:rsidR="006A2F41" w:rsidRPr="00D82A73" w:rsidRDefault="006A2F41" w:rsidP="0026766E">
            <w:pPr>
              <w:rPr>
                <w:rFonts w:ascii="Arial" w:eastAsia="Arial Unicode MS" w:hAnsi="Arial"/>
              </w:rPr>
            </w:pPr>
          </w:p>
        </w:tc>
        <w:tc>
          <w:tcPr>
            <w:tcW w:w="1200" w:type="dxa"/>
            <w:shd w:val="clear" w:color="auto" w:fill="auto"/>
            <w:tcPrChange w:id="1882" w:author="Jarno Nieminen" w:date="2014-06-11T12:40:00Z">
              <w:tcPr>
                <w:tcW w:w="1200" w:type="dxa"/>
                <w:gridSpan w:val="2"/>
                <w:shd w:val="clear" w:color="auto" w:fill="auto"/>
              </w:tcPr>
            </w:tcPrChange>
          </w:tcPr>
          <w:p w14:paraId="3FF81455" w14:textId="77777777" w:rsidR="006A2F41" w:rsidRPr="00D82A73" w:rsidRDefault="006A2F41" w:rsidP="0026766E">
            <w:pPr>
              <w:rPr>
                <w:rFonts w:ascii="Arial" w:eastAsia="Arial Unicode MS" w:hAnsi="Arial"/>
              </w:rPr>
            </w:pPr>
          </w:p>
        </w:tc>
        <w:tc>
          <w:tcPr>
            <w:tcW w:w="1080" w:type="dxa"/>
            <w:shd w:val="clear" w:color="auto" w:fill="auto"/>
            <w:tcPrChange w:id="1883" w:author="Jarno Nieminen" w:date="2014-06-11T12:40:00Z">
              <w:tcPr>
                <w:tcW w:w="1080" w:type="dxa"/>
                <w:gridSpan w:val="2"/>
                <w:shd w:val="clear" w:color="auto" w:fill="auto"/>
              </w:tcPr>
            </w:tcPrChange>
          </w:tcPr>
          <w:p w14:paraId="2B30DF97" w14:textId="77777777" w:rsidR="006A2F41" w:rsidRPr="00D82A73" w:rsidRDefault="006A2F41" w:rsidP="0026766E">
            <w:pPr>
              <w:rPr>
                <w:rFonts w:ascii="Arial" w:eastAsia="Arial Unicode MS" w:hAnsi="Arial"/>
              </w:rPr>
            </w:pPr>
          </w:p>
        </w:tc>
        <w:tc>
          <w:tcPr>
            <w:tcW w:w="1160" w:type="dxa"/>
            <w:shd w:val="clear" w:color="auto" w:fill="auto"/>
            <w:tcPrChange w:id="1884" w:author="Jarno Nieminen" w:date="2014-06-11T12:40:00Z">
              <w:tcPr>
                <w:tcW w:w="1160" w:type="dxa"/>
                <w:gridSpan w:val="2"/>
                <w:shd w:val="clear" w:color="auto" w:fill="auto"/>
              </w:tcPr>
            </w:tcPrChange>
          </w:tcPr>
          <w:p w14:paraId="0CFE6E1D" w14:textId="77777777" w:rsidR="006A2F41" w:rsidRPr="00D82A73" w:rsidRDefault="006A2F41" w:rsidP="0026766E">
            <w:pPr>
              <w:rPr>
                <w:rFonts w:ascii="Arial" w:eastAsia="Arial Unicode MS" w:hAnsi="Arial"/>
              </w:rPr>
            </w:pPr>
          </w:p>
        </w:tc>
      </w:tr>
      <w:tr w:rsidR="006A2F41" w:rsidRPr="00D82A73" w14:paraId="0ED85B0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8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86" w:author="Jarno Nieminen" w:date="2014-06-11T12:40:00Z">
            <w:trPr>
              <w:gridAfter w:val="0"/>
              <w:trHeight w:val="217"/>
            </w:trPr>
          </w:trPrChange>
        </w:trPr>
        <w:tc>
          <w:tcPr>
            <w:tcW w:w="2567" w:type="dxa"/>
            <w:gridSpan w:val="2"/>
            <w:tcPrChange w:id="1887" w:author="Jarno Nieminen" w:date="2014-06-11T12:40:00Z">
              <w:tcPr>
                <w:tcW w:w="2567" w:type="dxa"/>
                <w:gridSpan w:val="3"/>
              </w:tcPr>
            </w:tcPrChange>
          </w:tcPr>
          <w:p w14:paraId="15099E60" w14:textId="77777777" w:rsidR="006A2F41" w:rsidRPr="00D82A73" w:rsidRDefault="006A2F41" w:rsidP="0026766E">
            <w:pPr>
              <w:rPr>
                <w:rFonts w:eastAsia="Arial Unicode MS"/>
              </w:rPr>
            </w:pPr>
            <w:r w:rsidRPr="00D82A73">
              <w:rPr>
                <w:rFonts w:eastAsia="Arial Unicode MS"/>
              </w:rPr>
              <w:lastRenderedPageBreak/>
              <w:t>Hälsoärende-id</w:t>
            </w:r>
          </w:p>
          <w:p w14:paraId="2D0D95E7" w14:textId="77777777" w:rsidR="006A2F41" w:rsidRPr="00D82A73" w:rsidRDefault="006A2F41" w:rsidP="0026766E">
            <w:pPr>
              <w:rPr>
                <w:rFonts w:eastAsia="Arial Unicode MS"/>
              </w:rPr>
            </w:pPr>
            <w:r w:rsidRPr="00D82A73">
              <w:rPr>
                <w:rFonts w:eastAsia="Arial Unicode MS"/>
              </w:rPr>
              <w:t>(</w:t>
            </w:r>
            <w:r w:rsidRPr="00D82A73">
              <w:t>ClinicalProcessInterestId</w:t>
            </w:r>
            <w:r w:rsidRPr="00D82A73">
              <w:rPr>
                <w:rFonts w:eastAsia="Arial Unicode MS"/>
              </w:rPr>
              <w:t>)</w:t>
            </w:r>
          </w:p>
        </w:tc>
        <w:tc>
          <w:tcPr>
            <w:tcW w:w="3388" w:type="dxa"/>
            <w:tcPrChange w:id="1888" w:author="Jarno Nieminen" w:date="2014-06-11T12:40:00Z">
              <w:tcPr>
                <w:tcW w:w="3388" w:type="dxa"/>
                <w:gridSpan w:val="2"/>
              </w:tcPr>
            </w:tcPrChange>
          </w:tcPr>
          <w:p w14:paraId="7D3C8E43" w14:textId="77777777" w:rsidR="006A2F41" w:rsidRPr="00D82A73" w:rsidRDefault="006A2F41" w:rsidP="0026766E">
            <w:pPr>
              <w:rPr>
                <w:rFonts w:eastAsia="Arial Unicode MS"/>
              </w:rPr>
            </w:pPr>
            <w:r w:rsidRPr="00D82A73">
              <w:rPr>
                <w:rFonts w:eastAsia="Arial Unicode MS"/>
              </w:rPr>
              <w:t xml:space="preserve"> HSA-id för framställarens enhet/process + unik identifierare.</w:t>
            </w:r>
            <w:r w:rsidRPr="00D82A73">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Change w:id="1889" w:author="Jarno Nieminen" w:date="2014-06-11T12:40:00Z">
              <w:tcPr>
                <w:tcW w:w="1140" w:type="dxa"/>
                <w:gridSpan w:val="2"/>
              </w:tcPr>
            </w:tcPrChange>
          </w:tcPr>
          <w:p w14:paraId="172AAE42" w14:textId="77777777" w:rsidR="006A2F41" w:rsidRPr="00D82A73" w:rsidRDefault="006A2F41" w:rsidP="0026766E">
            <w:pPr>
              <w:rPr>
                <w:rFonts w:eastAsia="Arial Unicode MS"/>
              </w:rPr>
            </w:pPr>
            <w:r w:rsidRPr="00D82A73">
              <w:rPr>
                <w:rFonts w:eastAsia="Arial Unicode MS"/>
              </w:rPr>
              <w:t>II</w:t>
            </w:r>
          </w:p>
        </w:tc>
        <w:tc>
          <w:tcPr>
            <w:tcW w:w="720" w:type="dxa"/>
            <w:tcPrChange w:id="1890" w:author="Jarno Nieminen" w:date="2014-06-11T12:40:00Z">
              <w:tcPr>
                <w:tcW w:w="720" w:type="dxa"/>
                <w:gridSpan w:val="2"/>
              </w:tcPr>
            </w:tcPrChange>
          </w:tcPr>
          <w:p w14:paraId="5B6BCEA6" w14:textId="77777777" w:rsidR="006A2F41" w:rsidRPr="00D82A73" w:rsidRDefault="006A2F41" w:rsidP="0026766E">
            <w:pPr>
              <w:rPr>
                <w:rFonts w:eastAsia="Arial Unicode MS"/>
              </w:rPr>
            </w:pPr>
            <w:r w:rsidRPr="00D82A73">
              <w:rPr>
                <w:rFonts w:eastAsia="Arial Unicode MS"/>
              </w:rPr>
              <w:t>0..1</w:t>
            </w:r>
          </w:p>
        </w:tc>
        <w:tc>
          <w:tcPr>
            <w:tcW w:w="1839" w:type="dxa"/>
            <w:tcPrChange w:id="1891" w:author="Jarno Nieminen" w:date="2014-06-11T12:40:00Z">
              <w:tcPr>
                <w:tcW w:w="1839" w:type="dxa"/>
                <w:gridSpan w:val="2"/>
              </w:tcPr>
            </w:tcPrChange>
          </w:tcPr>
          <w:p w14:paraId="51E3AABE" w14:textId="77777777" w:rsidR="006A2F41" w:rsidRPr="00D82A73" w:rsidRDefault="006A2F41" w:rsidP="0026766E">
            <w:pPr>
              <w:rPr>
                <w:rFonts w:eastAsia="Arial Unicode MS"/>
              </w:rPr>
            </w:pPr>
            <w:r w:rsidRPr="00D82A73">
              <w:rPr>
                <w:rFonts w:eastAsia="Arial Unicode MS"/>
              </w:rPr>
              <w:t>ID</w:t>
            </w:r>
          </w:p>
        </w:tc>
        <w:tc>
          <w:tcPr>
            <w:tcW w:w="1881" w:type="dxa"/>
            <w:tcPrChange w:id="1892" w:author="Jarno Nieminen" w:date="2014-06-11T12:40:00Z">
              <w:tcPr>
                <w:tcW w:w="1881" w:type="dxa"/>
                <w:gridSpan w:val="2"/>
              </w:tcPr>
            </w:tcPrChange>
          </w:tcPr>
          <w:p w14:paraId="261A1F34" w14:textId="77777777" w:rsidR="006A2F41" w:rsidRPr="00D82A73" w:rsidRDefault="006A2F41" w:rsidP="0026766E">
            <w:pPr>
              <w:rPr>
                <w:rFonts w:ascii="Arial" w:eastAsia="Arial Unicode MS" w:hAnsi="Arial"/>
              </w:rPr>
            </w:pPr>
          </w:p>
        </w:tc>
        <w:tc>
          <w:tcPr>
            <w:tcW w:w="1200" w:type="dxa"/>
            <w:shd w:val="clear" w:color="auto" w:fill="auto"/>
            <w:tcPrChange w:id="1893" w:author="Jarno Nieminen" w:date="2014-06-11T12:40:00Z">
              <w:tcPr>
                <w:tcW w:w="1200" w:type="dxa"/>
                <w:gridSpan w:val="2"/>
                <w:shd w:val="clear" w:color="auto" w:fill="auto"/>
              </w:tcPr>
            </w:tcPrChange>
          </w:tcPr>
          <w:p w14:paraId="532BE21C" w14:textId="77777777" w:rsidR="006A2F41" w:rsidRPr="00D82A73" w:rsidRDefault="006A2F41" w:rsidP="0026766E">
            <w:pPr>
              <w:rPr>
                <w:rFonts w:ascii="Arial" w:eastAsia="Arial Unicode MS" w:hAnsi="Arial"/>
              </w:rPr>
            </w:pPr>
          </w:p>
        </w:tc>
        <w:tc>
          <w:tcPr>
            <w:tcW w:w="1080" w:type="dxa"/>
            <w:shd w:val="clear" w:color="auto" w:fill="auto"/>
            <w:tcPrChange w:id="1894" w:author="Jarno Nieminen" w:date="2014-06-11T12:40:00Z">
              <w:tcPr>
                <w:tcW w:w="1080" w:type="dxa"/>
                <w:gridSpan w:val="2"/>
                <w:shd w:val="clear" w:color="auto" w:fill="auto"/>
              </w:tcPr>
            </w:tcPrChange>
          </w:tcPr>
          <w:p w14:paraId="558E2C4E" w14:textId="77777777" w:rsidR="006A2F41" w:rsidRPr="00D82A73" w:rsidRDefault="006A2F41" w:rsidP="0026766E">
            <w:pPr>
              <w:rPr>
                <w:rFonts w:ascii="Arial" w:eastAsia="Arial Unicode MS" w:hAnsi="Arial"/>
              </w:rPr>
            </w:pPr>
          </w:p>
        </w:tc>
        <w:tc>
          <w:tcPr>
            <w:tcW w:w="1160" w:type="dxa"/>
            <w:shd w:val="clear" w:color="auto" w:fill="auto"/>
            <w:tcPrChange w:id="1895" w:author="Jarno Nieminen" w:date="2014-06-11T12:40:00Z">
              <w:tcPr>
                <w:tcW w:w="1160" w:type="dxa"/>
                <w:gridSpan w:val="2"/>
                <w:shd w:val="clear" w:color="auto" w:fill="auto"/>
              </w:tcPr>
            </w:tcPrChange>
          </w:tcPr>
          <w:p w14:paraId="4A4687E6" w14:textId="77777777" w:rsidR="006A2F41" w:rsidRPr="00D82A73" w:rsidRDefault="006A2F41" w:rsidP="0026766E">
            <w:pPr>
              <w:rPr>
                <w:rFonts w:ascii="Arial" w:eastAsia="Arial Unicode MS" w:hAnsi="Arial"/>
              </w:rPr>
            </w:pPr>
          </w:p>
        </w:tc>
      </w:tr>
      <w:tr w:rsidR="006A2F41" w:rsidRPr="00D82A73" w14:paraId="5AE3217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89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897" w:author="Jarno Nieminen" w:date="2014-06-11T12:40:00Z">
            <w:trPr>
              <w:gridAfter w:val="0"/>
              <w:trHeight w:val="217"/>
            </w:trPr>
          </w:trPrChange>
        </w:trPr>
        <w:tc>
          <w:tcPr>
            <w:tcW w:w="2567" w:type="dxa"/>
            <w:gridSpan w:val="2"/>
            <w:tcPrChange w:id="1898" w:author="Jarno Nieminen" w:date="2014-06-11T12:40:00Z">
              <w:tcPr>
                <w:tcW w:w="2567" w:type="dxa"/>
                <w:gridSpan w:val="3"/>
              </w:tcPr>
            </w:tcPrChange>
          </w:tcPr>
          <w:p w14:paraId="1D29A2B2" w14:textId="77777777" w:rsidR="006A2F41" w:rsidRPr="00D82A73" w:rsidRDefault="006A2F41" w:rsidP="0026766E">
            <w:pPr>
              <w:rPr>
                <w:rFonts w:eastAsia="Arial Unicode MS"/>
              </w:rPr>
            </w:pPr>
            <w:r w:rsidRPr="00D82A73">
              <w:rPr>
                <w:rFonts w:eastAsia="Arial Unicode MS"/>
              </w:rPr>
              <w:t xml:space="preserve">Status </w:t>
            </w:r>
          </w:p>
          <w:p w14:paraId="61533724" w14:textId="77777777" w:rsidR="006A2F41" w:rsidRPr="00D82A73" w:rsidRDefault="006A2F41" w:rsidP="0026766E">
            <w:pPr>
              <w:rPr>
                <w:rFonts w:eastAsia="Arial Unicode MS"/>
              </w:rPr>
            </w:pPr>
            <w:r w:rsidRPr="00D82A73">
              <w:rPr>
                <w:rFonts w:eastAsia="Arial Unicode MS"/>
              </w:rPr>
              <w:t>(FormStatus)</w:t>
            </w:r>
          </w:p>
        </w:tc>
        <w:tc>
          <w:tcPr>
            <w:tcW w:w="3388" w:type="dxa"/>
            <w:tcPrChange w:id="1899" w:author="Jarno Nieminen" w:date="2014-06-11T12:40:00Z">
              <w:tcPr>
                <w:tcW w:w="3388" w:type="dxa"/>
                <w:gridSpan w:val="2"/>
              </w:tcPr>
            </w:tcPrChange>
          </w:tcPr>
          <w:p w14:paraId="50774DEC" w14:textId="77777777" w:rsidR="006A2F41" w:rsidRPr="00D82A73" w:rsidRDefault="006A2F41" w:rsidP="0026766E">
            <w:pPr>
              <w:rPr>
                <w:rFonts w:eastAsia="Arial Unicode MS"/>
              </w:rPr>
            </w:pPr>
            <w:r w:rsidRPr="00D82A73">
              <w:rPr>
                <w:rFonts w:eastAsia="Arial Unicode MS"/>
              </w:rPr>
              <w:t>Formulärets status. Ett avslutat besvarat formulär kan visas i ”läs läge” för patienten.</w:t>
            </w:r>
          </w:p>
        </w:tc>
        <w:tc>
          <w:tcPr>
            <w:tcW w:w="1140" w:type="dxa"/>
            <w:tcPrChange w:id="1900" w:author="Jarno Nieminen" w:date="2014-06-11T12:40:00Z">
              <w:tcPr>
                <w:tcW w:w="1140" w:type="dxa"/>
                <w:gridSpan w:val="2"/>
              </w:tcPr>
            </w:tcPrChange>
          </w:tcPr>
          <w:p w14:paraId="0BF53B84" w14:textId="77777777" w:rsidR="006A2F41" w:rsidRPr="00D82A73" w:rsidRDefault="006A2F41" w:rsidP="0026766E">
            <w:pPr>
              <w:rPr>
                <w:rFonts w:eastAsia="Arial Unicode MS"/>
              </w:rPr>
            </w:pPr>
            <w:r w:rsidRPr="00D82A73">
              <w:rPr>
                <w:rFonts w:eastAsia="Arial Unicode MS"/>
              </w:rPr>
              <w:t>KTOV</w:t>
            </w:r>
          </w:p>
        </w:tc>
        <w:tc>
          <w:tcPr>
            <w:tcW w:w="720" w:type="dxa"/>
            <w:tcPrChange w:id="1901" w:author="Jarno Nieminen" w:date="2014-06-11T12:40:00Z">
              <w:tcPr>
                <w:tcW w:w="720" w:type="dxa"/>
                <w:gridSpan w:val="2"/>
              </w:tcPr>
            </w:tcPrChange>
          </w:tcPr>
          <w:p w14:paraId="59F8F631" w14:textId="77777777" w:rsidR="006A2F41" w:rsidRPr="00D82A73" w:rsidRDefault="006A2F41" w:rsidP="0026766E">
            <w:pPr>
              <w:rPr>
                <w:rFonts w:eastAsia="Arial Unicode MS"/>
              </w:rPr>
            </w:pPr>
            <w:r w:rsidRPr="00D82A73">
              <w:rPr>
                <w:rFonts w:eastAsia="Arial Unicode MS"/>
              </w:rPr>
              <w:t>1</w:t>
            </w:r>
          </w:p>
        </w:tc>
        <w:tc>
          <w:tcPr>
            <w:tcW w:w="1839" w:type="dxa"/>
            <w:tcPrChange w:id="1902" w:author="Jarno Nieminen" w:date="2014-06-11T12:40:00Z">
              <w:tcPr>
                <w:tcW w:w="1839" w:type="dxa"/>
                <w:gridSpan w:val="2"/>
              </w:tcPr>
            </w:tcPrChange>
          </w:tcPr>
          <w:p w14:paraId="3F099B54" w14:textId="77777777" w:rsidR="006A2F41" w:rsidRPr="00D82A73" w:rsidRDefault="006A2F41" w:rsidP="0026766E">
            <w:pPr>
              <w:rPr>
                <w:rFonts w:eastAsia="Arial Unicode MS"/>
              </w:rPr>
            </w:pPr>
            <w:r w:rsidRPr="00D82A73">
              <w:rPr>
                <w:rFonts w:eastAsia="Arial Unicode MS"/>
              </w:rPr>
              <w:t>KV Form Status</w:t>
            </w:r>
          </w:p>
          <w:p w14:paraId="6E98C413" w14:textId="77777777" w:rsidR="006A2F41" w:rsidRPr="00D82A73" w:rsidRDefault="006A2F41" w:rsidP="0026766E">
            <w:pPr>
              <w:rPr>
                <w:rFonts w:eastAsia="Arial Unicode MS"/>
              </w:rPr>
            </w:pPr>
            <w:r w:rsidRPr="00D82A73">
              <w:rPr>
                <w:rFonts w:eastAsia="Arial Unicode MS"/>
              </w:rPr>
              <w:t>COMPLETED = Avslutad</w:t>
            </w:r>
            <w:r w:rsidRPr="00D82A73">
              <w:rPr>
                <w:rFonts w:eastAsia="Arial Unicode MS"/>
              </w:rPr>
              <w:br/>
              <w:t>ONGOING = Pågående, frågor har temporärsparats</w:t>
            </w:r>
            <w:r w:rsidRPr="00D82A73">
              <w:rPr>
                <w:rFonts w:eastAsia="Arial Unicode MS"/>
              </w:rPr>
              <w:br/>
              <w:t>PENDING_COMPLETION = Pågående, frågor har temporärsparats. Alla frågor är besvarade.</w:t>
            </w:r>
          </w:p>
        </w:tc>
        <w:tc>
          <w:tcPr>
            <w:tcW w:w="1881" w:type="dxa"/>
            <w:tcPrChange w:id="1903" w:author="Jarno Nieminen" w:date="2014-06-11T12:40:00Z">
              <w:tcPr>
                <w:tcW w:w="1881" w:type="dxa"/>
                <w:gridSpan w:val="2"/>
              </w:tcPr>
            </w:tcPrChange>
          </w:tcPr>
          <w:p w14:paraId="75A6EF94" w14:textId="77777777" w:rsidR="006A2F41" w:rsidRPr="00D82A73" w:rsidRDefault="006A2F41" w:rsidP="0026766E">
            <w:pPr>
              <w:rPr>
                <w:rFonts w:ascii="Arial" w:eastAsia="Arial Unicode MS" w:hAnsi="Arial"/>
              </w:rPr>
            </w:pPr>
          </w:p>
        </w:tc>
        <w:tc>
          <w:tcPr>
            <w:tcW w:w="1200" w:type="dxa"/>
            <w:shd w:val="clear" w:color="auto" w:fill="auto"/>
            <w:tcPrChange w:id="1904" w:author="Jarno Nieminen" w:date="2014-06-11T12:40:00Z">
              <w:tcPr>
                <w:tcW w:w="1200" w:type="dxa"/>
                <w:gridSpan w:val="2"/>
                <w:shd w:val="clear" w:color="auto" w:fill="auto"/>
              </w:tcPr>
            </w:tcPrChange>
          </w:tcPr>
          <w:p w14:paraId="20420983" w14:textId="77777777" w:rsidR="006A2F41" w:rsidRPr="00D82A73" w:rsidRDefault="006A2F41" w:rsidP="0026766E">
            <w:pPr>
              <w:rPr>
                <w:rFonts w:ascii="Arial" w:eastAsia="Arial Unicode MS" w:hAnsi="Arial"/>
              </w:rPr>
            </w:pPr>
          </w:p>
        </w:tc>
        <w:tc>
          <w:tcPr>
            <w:tcW w:w="1080" w:type="dxa"/>
            <w:shd w:val="clear" w:color="auto" w:fill="auto"/>
            <w:tcPrChange w:id="1905" w:author="Jarno Nieminen" w:date="2014-06-11T12:40:00Z">
              <w:tcPr>
                <w:tcW w:w="1080" w:type="dxa"/>
                <w:gridSpan w:val="2"/>
                <w:shd w:val="clear" w:color="auto" w:fill="auto"/>
              </w:tcPr>
            </w:tcPrChange>
          </w:tcPr>
          <w:p w14:paraId="2073AD1A" w14:textId="77777777" w:rsidR="006A2F41" w:rsidRPr="00D82A73" w:rsidRDefault="006A2F41" w:rsidP="0026766E">
            <w:pPr>
              <w:rPr>
                <w:rFonts w:ascii="Arial" w:eastAsia="Arial Unicode MS" w:hAnsi="Arial"/>
              </w:rPr>
            </w:pPr>
          </w:p>
        </w:tc>
        <w:tc>
          <w:tcPr>
            <w:tcW w:w="1160" w:type="dxa"/>
            <w:shd w:val="clear" w:color="auto" w:fill="auto"/>
            <w:tcPrChange w:id="1906" w:author="Jarno Nieminen" w:date="2014-06-11T12:40:00Z">
              <w:tcPr>
                <w:tcW w:w="1160" w:type="dxa"/>
                <w:gridSpan w:val="2"/>
                <w:shd w:val="clear" w:color="auto" w:fill="auto"/>
              </w:tcPr>
            </w:tcPrChange>
          </w:tcPr>
          <w:p w14:paraId="10C46F01" w14:textId="77777777" w:rsidR="006A2F41" w:rsidRPr="00D82A73" w:rsidRDefault="006A2F41" w:rsidP="0026766E">
            <w:pPr>
              <w:rPr>
                <w:rFonts w:ascii="Arial" w:eastAsia="Arial Unicode MS" w:hAnsi="Arial"/>
              </w:rPr>
            </w:pPr>
          </w:p>
        </w:tc>
      </w:tr>
      <w:tr w:rsidR="006A2F41" w:rsidRPr="00D82A73" w14:paraId="6219EA0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0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08" w:author="Jarno Nieminen" w:date="2014-06-11T12:40:00Z">
            <w:trPr>
              <w:gridAfter w:val="0"/>
              <w:trHeight w:val="217"/>
            </w:trPr>
          </w:trPrChange>
        </w:trPr>
        <w:tc>
          <w:tcPr>
            <w:tcW w:w="2567" w:type="dxa"/>
            <w:gridSpan w:val="2"/>
            <w:tcPrChange w:id="1909" w:author="Jarno Nieminen" w:date="2014-06-11T12:40:00Z">
              <w:tcPr>
                <w:tcW w:w="2567" w:type="dxa"/>
                <w:gridSpan w:val="3"/>
              </w:tcPr>
            </w:tcPrChange>
          </w:tcPr>
          <w:p w14:paraId="5687196F" w14:textId="77777777" w:rsidR="006A2F41" w:rsidRPr="00D82A73" w:rsidRDefault="006A2F41" w:rsidP="0026766E">
            <w:pPr>
              <w:rPr>
                <w:rFonts w:eastAsia="Arial Unicode MS"/>
              </w:rPr>
            </w:pPr>
            <w:r w:rsidRPr="00D82A73">
              <w:rPr>
                <w:rFonts w:eastAsia="Arial Unicode MS"/>
              </w:rPr>
              <w:t>(FormText)</w:t>
            </w:r>
          </w:p>
        </w:tc>
        <w:tc>
          <w:tcPr>
            <w:tcW w:w="3388" w:type="dxa"/>
            <w:tcPrChange w:id="1910" w:author="Jarno Nieminen" w:date="2014-06-11T12:40:00Z">
              <w:tcPr>
                <w:tcW w:w="3388" w:type="dxa"/>
                <w:gridSpan w:val="2"/>
              </w:tcPr>
            </w:tcPrChange>
          </w:tcPr>
          <w:p w14:paraId="17E79D4E" w14:textId="77777777" w:rsidR="006A2F41" w:rsidRPr="00D82A73" w:rsidRDefault="006A2F41" w:rsidP="0026766E">
            <w:pPr>
              <w:rPr>
                <w:szCs w:val="20"/>
              </w:rPr>
            </w:pPr>
            <w:r w:rsidRPr="00D82A73">
              <w:rPr>
                <w:szCs w:val="20"/>
              </w:rPr>
              <w:t xml:space="preserve">Unik text för Formulär. Använd t.ex. tjänsten "CreateFormRequest" för att </w:t>
            </w:r>
            <w:r w:rsidRPr="00D82A73">
              <w:rPr>
                <w:szCs w:val="20"/>
              </w:rPr>
              <w:lastRenderedPageBreak/>
              <w:t>bifoga en unik text för formuläret. T.ex. "Hälsoundersökning inför besök X".</w:t>
            </w:r>
          </w:p>
        </w:tc>
        <w:tc>
          <w:tcPr>
            <w:tcW w:w="1140" w:type="dxa"/>
            <w:tcPrChange w:id="1911" w:author="Jarno Nieminen" w:date="2014-06-11T12:40:00Z">
              <w:tcPr>
                <w:tcW w:w="1140" w:type="dxa"/>
                <w:gridSpan w:val="2"/>
              </w:tcPr>
            </w:tcPrChange>
          </w:tcPr>
          <w:p w14:paraId="2B8A74FB"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1912" w:author="Jarno Nieminen" w:date="2014-06-11T12:40:00Z">
              <w:tcPr>
                <w:tcW w:w="720" w:type="dxa"/>
                <w:gridSpan w:val="2"/>
              </w:tcPr>
            </w:tcPrChange>
          </w:tcPr>
          <w:p w14:paraId="79B68B22" w14:textId="77777777" w:rsidR="006A2F41" w:rsidRPr="00D82A73" w:rsidRDefault="006A2F41" w:rsidP="0026766E">
            <w:pPr>
              <w:rPr>
                <w:rFonts w:eastAsia="Arial Unicode MS"/>
              </w:rPr>
            </w:pPr>
            <w:r w:rsidRPr="00D82A73">
              <w:rPr>
                <w:rFonts w:eastAsia="Arial Unicode MS"/>
              </w:rPr>
              <w:t>0..1</w:t>
            </w:r>
          </w:p>
        </w:tc>
        <w:tc>
          <w:tcPr>
            <w:tcW w:w="1839" w:type="dxa"/>
            <w:tcPrChange w:id="1913" w:author="Jarno Nieminen" w:date="2014-06-11T12:40:00Z">
              <w:tcPr>
                <w:tcW w:w="1839" w:type="dxa"/>
                <w:gridSpan w:val="2"/>
              </w:tcPr>
            </w:tcPrChange>
          </w:tcPr>
          <w:p w14:paraId="6B04A244" w14:textId="77777777" w:rsidR="006A2F41" w:rsidRPr="00D82A73" w:rsidRDefault="006A2F41" w:rsidP="0026766E">
            <w:pPr>
              <w:rPr>
                <w:rFonts w:eastAsia="Arial Unicode MS"/>
              </w:rPr>
            </w:pPr>
          </w:p>
        </w:tc>
        <w:tc>
          <w:tcPr>
            <w:tcW w:w="1881" w:type="dxa"/>
            <w:tcPrChange w:id="1914" w:author="Jarno Nieminen" w:date="2014-06-11T12:40:00Z">
              <w:tcPr>
                <w:tcW w:w="1881" w:type="dxa"/>
                <w:gridSpan w:val="2"/>
              </w:tcPr>
            </w:tcPrChange>
          </w:tcPr>
          <w:p w14:paraId="2BD201EA" w14:textId="77777777" w:rsidR="006A2F41" w:rsidRPr="00D82A73" w:rsidRDefault="006A2F41" w:rsidP="0026766E">
            <w:pPr>
              <w:rPr>
                <w:rFonts w:ascii="Arial" w:eastAsia="Arial Unicode MS" w:hAnsi="Arial"/>
              </w:rPr>
            </w:pPr>
          </w:p>
        </w:tc>
        <w:tc>
          <w:tcPr>
            <w:tcW w:w="1200" w:type="dxa"/>
            <w:shd w:val="clear" w:color="auto" w:fill="auto"/>
            <w:tcPrChange w:id="1915" w:author="Jarno Nieminen" w:date="2014-06-11T12:40:00Z">
              <w:tcPr>
                <w:tcW w:w="1200" w:type="dxa"/>
                <w:gridSpan w:val="2"/>
                <w:shd w:val="clear" w:color="auto" w:fill="auto"/>
              </w:tcPr>
            </w:tcPrChange>
          </w:tcPr>
          <w:p w14:paraId="32A0478C" w14:textId="77777777" w:rsidR="006A2F41" w:rsidRPr="00D82A73" w:rsidRDefault="006A2F41" w:rsidP="0026766E">
            <w:pPr>
              <w:rPr>
                <w:rFonts w:ascii="Arial" w:eastAsia="Arial Unicode MS" w:hAnsi="Arial"/>
              </w:rPr>
            </w:pPr>
          </w:p>
        </w:tc>
        <w:tc>
          <w:tcPr>
            <w:tcW w:w="1080" w:type="dxa"/>
            <w:shd w:val="clear" w:color="auto" w:fill="auto"/>
            <w:tcPrChange w:id="1916" w:author="Jarno Nieminen" w:date="2014-06-11T12:40:00Z">
              <w:tcPr>
                <w:tcW w:w="1080" w:type="dxa"/>
                <w:gridSpan w:val="2"/>
                <w:shd w:val="clear" w:color="auto" w:fill="auto"/>
              </w:tcPr>
            </w:tcPrChange>
          </w:tcPr>
          <w:p w14:paraId="49E5A205" w14:textId="77777777" w:rsidR="006A2F41" w:rsidRPr="00D82A73" w:rsidRDefault="006A2F41" w:rsidP="0026766E">
            <w:pPr>
              <w:rPr>
                <w:rFonts w:ascii="Arial" w:eastAsia="Arial Unicode MS" w:hAnsi="Arial"/>
              </w:rPr>
            </w:pPr>
          </w:p>
        </w:tc>
        <w:tc>
          <w:tcPr>
            <w:tcW w:w="1160" w:type="dxa"/>
            <w:shd w:val="clear" w:color="auto" w:fill="auto"/>
            <w:tcPrChange w:id="1917" w:author="Jarno Nieminen" w:date="2014-06-11T12:40:00Z">
              <w:tcPr>
                <w:tcW w:w="1160" w:type="dxa"/>
                <w:gridSpan w:val="2"/>
                <w:shd w:val="clear" w:color="auto" w:fill="auto"/>
              </w:tcPr>
            </w:tcPrChange>
          </w:tcPr>
          <w:p w14:paraId="098583B2" w14:textId="77777777" w:rsidR="006A2F41" w:rsidRPr="00D82A73" w:rsidRDefault="006A2F41" w:rsidP="0026766E">
            <w:pPr>
              <w:rPr>
                <w:rFonts w:ascii="Arial" w:eastAsia="Arial Unicode MS" w:hAnsi="Arial"/>
              </w:rPr>
            </w:pPr>
          </w:p>
        </w:tc>
      </w:tr>
      <w:tr w:rsidR="006A2F41" w:rsidRPr="00D82A73" w14:paraId="01B9F04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1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19" w:author="Jarno Nieminen" w:date="2014-06-11T12:40:00Z">
            <w:trPr>
              <w:gridAfter w:val="0"/>
              <w:trHeight w:val="217"/>
            </w:trPr>
          </w:trPrChange>
        </w:trPr>
        <w:tc>
          <w:tcPr>
            <w:tcW w:w="2567" w:type="dxa"/>
            <w:gridSpan w:val="2"/>
            <w:tcPrChange w:id="1920" w:author="Jarno Nieminen" w:date="2014-06-11T12:40:00Z">
              <w:tcPr>
                <w:tcW w:w="2567" w:type="dxa"/>
                <w:gridSpan w:val="3"/>
              </w:tcPr>
            </w:tcPrChange>
          </w:tcPr>
          <w:p w14:paraId="1733E863" w14:textId="77777777" w:rsidR="006A2F41" w:rsidRPr="00D82A73" w:rsidRDefault="006A2F41" w:rsidP="0026766E">
            <w:pPr>
              <w:rPr>
                <w:rFonts w:eastAsia="Arial Unicode MS"/>
              </w:rPr>
            </w:pPr>
            <w:r w:rsidRPr="00D82A73">
              <w:rPr>
                <w:rFonts w:eastAsia="Arial Unicode MS"/>
              </w:rPr>
              <w:lastRenderedPageBreak/>
              <w:t>(FormID)</w:t>
            </w:r>
          </w:p>
        </w:tc>
        <w:tc>
          <w:tcPr>
            <w:tcW w:w="3388" w:type="dxa"/>
            <w:tcPrChange w:id="1921" w:author="Jarno Nieminen" w:date="2014-06-11T12:40:00Z">
              <w:tcPr>
                <w:tcW w:w="3388" w:type="dxa"/>
                <w:gridSpan w:val="2"/>
              </w:tcPr>
            </w:tcPrChange>
          </w:tcPr>
          <w:p w14:paraId="3D66C946" w14:textId="77777777" w:rsidR="006A2F41" w:rsidRPr="00D82A73" w:rsidRDefault="006A2F41" w:rsidP="0026766E">
            <w:pPr>
              <w:rPr>
                <w:szCs w:val="20"/>
              </w:rPr>
            </w:pPr>
            <w:r w:rsidRPr="00D82A73">
              <w:rPr>
                <w:szCs w:val="20"/>
              </w:rPr>
              <w:t>Formulärets unika ID (Sätts av formulärmotorn id/GUID).</w:t>
            </w:r>
          </w:p>
          <w:p w14:paraId="2B445BD2" w14:textId="77777777" w:rsidR="006A2F41" w:rsidRPr="00D82A73" w:rsidRDefault="006A2F41" w:rsidP="0026766E">
            <w:r w:rsidRPr="00D82A73">
              <w:t>T.ex. MHV1 har FormID = 3B2DF0C0-BC22-11DE-823D-00155D316606</w:t>
            </w:r>
          </w:p>
          <w:p w14:paraId="78835583" w14:textId="77777777" w:rsidR="006A2F41" w:rsidRPr="00D82A73" w:rsidRDefault="006A2F41" w:rsidP="0026766E"/>
          <w:p w14:paraId="617474B4" w14:textId="77777777" w:rsidR="006A2F41" w:rsidRPr="00D82A73" w:rsidRDefault="006A2F41" w:rsidP="0026766E">
            <w:pPr>
              <w:rPr>
                <w:rFonts w:eastAsia="Arial Unicode MS"/>
                <w:szCs w:val="20"/>
              </w:rPr>
            </w:pPr>
            <w:r w:rsidRPr="00D82A73">
              <w:t xml:space="preserve">Måste genereras slumpmässigt för att vara unikt. </w:t>
            </w:r>
          </w:p>
        </w:tc>
        <w:tc>
          <w:tcPr>
            <w:tcW w:w="1140" w:type="dxa"/>
            <w:tcPrChange w:id="1922" w:author="Jarno Nieminen" w:date="2014-06-11T12:40:00Z">
              <w:tcPr>
                <w:tcW w:w="1140" w:type="dxa"/>
                <w:gridSpan w:val="2"/>
              </w:tcPr>
            </w:tcPrChange>
          </w:tcPr>
          <w:p w14:paraId="4BAE0FCE" w14:textId="77777777" w:rsidR="006A2F41" w:rsidRPr="00D82A73" w:rsidRDefault="006A2F41" w:rsidP="0026766E">
            <w:pPr>
              <w:rPr>
                <w:rFonts w:eastAsia="Arial Unicode MS"/>
              </w:rPr>
            </w:pPr>
            <w:r w:rsidRPr="00D82A73">
              <w:rPr>
                <w:rFonts w:eastAsia="Arial Unicode MS"/>
              </w:rPr>
              <w:t>II</w:t>
            </w:r>
          </w:p>
        </w:tc>
        <w:tc>
          <w:tcPr>
            <w:tcW w:w="720" w:type="dxa"/>
            <w:tcPrChange w:id="1923" w:author="Jarno Nieminen" w:date="2014-06-11T12:40:00Z">
              <w:tcPr>
                <w:tcW w:w="720" w:type="dxa"/>
                <w:gridSpan w:val="2"/>
              </w:tcPr>
            </w:tcPrChange>
          </w:tcPr>
          <w:p w14:paraId="6FA139AF" w14:textId="77777777" w:rsidR="006A2F41" w:rsidRPr="00D82A73" w:rsidRDefault="006A2F41" w:rsidP="0026766E">
            <w:pPr>
              <w:rPr>
                <w:rFonts w:eastAsia="Arial Unicode MS"/>
              </w:rPr>
            </w:pPr>
            <w:r w:rsidRPr="00D82A73">
              <w:rPr>
                <w:rFonts w:eastAsia="Arial Unicode MS"/>
              </w:rPr>
              <w:t>1</w:t>
            </w:r>
          </w:p>
        </w:tc>
        <w:tc>
          <w:tcPr>
            <w:tcW w:w="1839" w:type="dxa"/>
            <w:tcPrChange w:id="1924" w:author="Jarno Nieminen" w:date="2014-06-11T12:40:00Z">
              <w:tcPr>
                <w:tcW w:w="1839" w:type="dxa"/>
                <w:gridSpan w:val="2"/>
              </w:tcPr>
            </w:tcPrChange>
          </w:tcPr>
          <w:p w14:paraId="172EE557" w14:textId="77777777" w:rsidR="006A2F41" w:rsidRPr="00D82A73" w:rsidRDefault="006A2F41" w:rsidP="0026766E">
            <w:pPr>
              <w:rPr>
                <w:rFonts w:eastAsia="Arial Unicode MS"/>
              </w:rPr>
            </w:pPr>
          </w:p>
        </w:tc>
        <w:tc>
          <w:tcPr>
            <w:tcW w:w="1881" w:type="dxa"/>
            <w:tcPrChange w:id="1925" w:author="Jarno Nieminen" w:date="2014-06-11T12:40:00Z">
              <w:tcPr>
                <w:tcW w:w="1881" w:type="dxa"/>
                <w:gridSpan w:val="2"/>
              </w:tcPr>
            </w:tcPrChange>
          </w:tcPr>
          <w:p w14:paraId="7D20EA55" w14:textId="77777777" w:rsidR="006A2F41" w:rsidRPr="00D82A73" w:rsidRDefault="006A2F41" w:rsidP="0026766E">
            <w:pPr>
              <w:rPr>
                <w:rFonts w:ascii="Arial" w:eastAsia="Arial Unicode MS" w:hAnsi="Arial"/>
              </w:rPr>
            </w:pPr>
            <w:r w:rsidRPr="00D82A73">
              <w:rPr>
                <w:rFonts w:ascii="Arial" w:eastAsia="Arial Unicode MS" w:hAnsi="Arial"/>
              </w:rPr>
              <w:t>Globally unique identifier (GUID)</w:t>
            </w:r>
          </w:p>
        </w:tc>
        <w:tc>
          <w:tcPr>
            <w:tcW w:w="1200" w:type="dxa"/>
            <w:shd w:val="clear" w:color="auto" w:fill="auto"/>
            <w:tcPrChange w:id="1926" w:author="Jarno Nieminen" w:date="2014-06-11T12:40:00Z">
              <w:tcPr>
                <w:tcW w:w="1200" w:type="dxa"/>
                <w:gridSpan w:val="2"/>
                <w:shd w:val="clear" w:color="auto" w:fill="auto"/>
              </w:tcPr>
            </w:tcPrChange>
          </w:tcPr>
          <w:p w14:paraId="72CAB3C4" w14:textId="77777777" w:rsidR="006A2F41" w:rsidRPr="00D82A73" w:rsidRDefault="006A2F41" w:rsidP="0026766E">
            <w:pPr>
              <w:rPr>
                <w:rFonts w:ascii="Arial" w:eastAsia="Arial Unicode MS" w:hAnsi="Arial"/>
              </w:rPr>
            </w:pPr>
          </w:p>
        </w:tc>
        <w:tc>
          <w:tcPr>
            <w:tcW w:w="1080" w:type="dxa"/>
            <w:shd w:val="clear" w:color="auto" w:fill="auto"/>
            <w:tcPrChange w:id="1927" w:author="Jarno Nieminen" w:date="2014-06-11T12:40:00Z">
              <w:tcPr>
                <w:tcW w:w="1080" w:type="dxa"/>
                <w:gridSpan w:val="2"/>
                <w:shd w:val="clear" w:color="auto" w:fill="auto"/>
              </w:tcPr>
            </w:tcPrChange>
          </w:tcPr>
          <w:p w14:paraId="655F4DD4" w14:textId="77777777" w:rsidR="006A2F41" w:rsidRPr="00D82A73" w:rsidRDefault="006A2F41" w:rsidP="0026766E">
            <w:pPr>
              <w:rPr>
                <w:rFonts w:ascii="Arial" w:eastAsia="Arial Unicode MS" w:hAnsi="Arial"/>
              </w:rPr>
            </w:pPr>
          </w:p>
        </w:tc>
        <w:tc>
          <w:tcPr>
            <w:tcW w:w="1160" w:type="dxa"/>
            <w:shd w:val="clear" w:color="auto" w:fill="auto"/>
            <w:tcPrChange w:id="1928" w:author="Jarno Nieminen" w:date="2014-06-11T12:40:00Z">
              <w:tcPr>
                <w:tcW w:w="1160" w:type="dxa"/>
                <w:gridSpan w:val="2"/>
                <w:shd w:val="clear" w:color="auto" w:fill="auto"/>
              </w:tcPr>
            </w:tcPrChange>
          </w:tcPr>
          <w:p w14:paraId="14399FF3" w14:textId="77777777" w:rsidR="006A2F41" w:rsidRPr="00D82A73" w:rsidRDefault="006A2F41" w:rsidP="0026766E">
            <w:pPr>
              <w:rPr>
                <w:rFonts w:ascii="Arial" w:eastAsia="Arial Unicode MS" w:hAnsi="Arial"/>
              </w:rPr>
            </w:pPr>
          </w:p>
        </w:tc>
      </w:tr>
      <w:tr w:rsidR="006A2F41" w:rsidRPr="00D82A73" w14:paraId="4B59E2C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2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30" w:author="Jarno Nieminen" w:date="2014-06-11T12:40:00Z">
            <w:trPr>
              <w:gridAfter w:val="0"/>
              <w:trHeight w:val="217"/>
            </w:trPr>
          </w:trPrChange>
        </w:trPr>
        <w:tc>
          <w:tcPr>
            <w:tcW w:w="2567" w:type="dxa"/>
            <w:gridSpan w:val="2"/>
            <w:tcPrChange w:id="1931" w:author="Jarno Nieminen" w:date="2014-06-11T12:40:00Z">
              <w:tcPr>
                <w:tcW w:w="2567" w:type="dxa"/>
                <w:gridSpan w:val="3"/>
              </w:tcPr>
            </w:tcPrChange>
          </w:tcPr>
          <w:p w14:paraId="55432304" w14:textId="77777777" w:rsidR="006A2F41" w:rsidRPr="00D82A73" w:rsidRDefault="006A2F41" w:rsidP="0026766E">
            <w:pPr>
              <w:rPr>
                <w:rFonts w:eastAsia="Arial Unicode MS"/>
              </w:rPr>
            </w:pPr>
            <w:r w:rsidRPr="00D82A73">
              <w:rPr>
                <w:rFonts w:eastAsia="Arial Unicode MS"/>
              </w:rPr>
              <w:t>Patient id</w:t>
            </w:r>
          </w:p>
          <w:p w14:paraId="0BA320C8" w14:textId="77777777" w:rsidR="006A2F41" w:rsidRPr="00D82A73" w:rsidRDefault="006A2F41" w:rsidP="0026766E">
            <w:pPr>
              <w:rPr>
                <w:rFonts w:eastAsia="Arial Unicode MS"/>
              </w:rPr>
            </w:pPr>
            <w:r w:rsidRPr="00D82A73">
              <w:rPr>
                <w:rFonts w:eastAsia="Arial Unicode MS"/>
              </w:rPr>
              <w:t>(SubjectOfCare)</w:t>
            </w:r>
          </w:p>
        </w:tc>
        <w:tc>
          <w:tcPr>
            <w:tcW w:w="3388" w:type="dxa"/>
            <w:tcPrChange w:id="1932" w:author="Jarno Nieminen" w:date="2014-06-11T12:40:00Z">
              <w:tcPr>
                <w:tcW w:w="3388" w:type="dxa"/>
                <w:gridSpan w:val="2"/>
              </w:tcPr>
            </w:tcPrChange>
          </w:tcPr>
          <w:p w14:paraId="0C2D5859" w14:textId="77777777" w:rsidR="006A2F41" w:rsidRPr="00D82A73" w:rsidRDefault="006A2F41" w:rsidP="0026766E">
            <w:pPr>
              <w:rPr>
                <w:rFonts w:eastAsia="Arial Unicode MS"/>
              </w:rPr>
            </w:pPr>
            <w:r w:rsidRPr="00D82A73">
              <w:rPr>
                <w:rFonts w:eastAsia="Arial Unicode MS"/>
              </w:rPr>
              <w:t>Patienten formuläret avser. Personnummer format yyyymmddnnnn.</w:t>
            </w:r>
          </w:p>
          <w:p w14:paraId="42A310F2" w14:textId="77777777" w:rsidR="006A2F41" w:rsidRPr="00D82A73" w:rsidRDefault="006A2F41" w:rsidP="0026766E">
            <w:pPr>
              <w:rPr>
                <w:rFonts w:eastAsia="Arial Unicode MS"/>
              </w:rPr>
            </w:pPr>
            <w:r w:rsidRPr="00D82A73">
              <w:rPr>
                <w:rFonts w:eastAsia="Arial Unicode MS"/>
              </w:rPr>
              <w:t xml:space="preserve">T.ex. 191212121212 </w:t>
            </w:r>
          </w:p>
        </w:tc>
        <w:tc>
          <w:tcPr>
            <w:tcW w:w="1140" w:type="dxa"/>
            <w:tcPrChange w:id="1933" w:author="Jarno Nieminen" w:date="2014-06-11T12:40:00Z">
              <w:tcPr>
                <w:tcW w:w="1140" w:type="dxa"/>
                <w:gridSpan w:val="2"/>
              </w:tcPr>
            </w:tcPrChange>
          </w:tcPr>
          <w:p w14:paraId="04CDD9C0" w14:textId="77777777" w:rsidR="006A2F41" w:rsidRPr="00D82A73" w:rsidRDefault="006A2F41" w:rsidP="0026766E">
            <w:pPr>
              <w:rPr>
                <w:rFonts w:eastAsia="Arial Unicode MS"/>
              </w:rPr>
            </w:pPr>
            <w:r w:rsidRPr="00D82A73">
              <w:rPr>
                <w:rFonts w:eastAsia="Arial Unicode MS"/>
              </w:rPr>
              <w:t>II</w:t>
            </w:r>
          </w:p>
        </w:tc>
        <w:tc>
          <w:tcPr>
            <w:tcW w:w="720" w:type="dxa"/>
            <w:tcPrChange w:id="1934" w:author="Jarno Nieminen" w:date="2014-06-11T12:40:00Z">
              <w:tcPr>
                <w:tcW w:w="720" w:type="dxa"/>
                <w:gridSpan w:val="2"/>
              </w:tcPr>
            </w:tcPrChange>
          </w:tcPr>
          <w:p w14:paraId="68275950" w14:textId="77777777" w:rsidR="006A2F41" w:rsidRPr="00D82A73" w:rsidRDefault="006A2F41" w:rsidP="0026766E">
            <w:pPr>
              <w:rPr>
                <w:rFonts w:eastAsia="Arial Unicode MS"/>
              </w:rPr>
            </w:pPr>
            <w:r w:rsidRPr="00D82A73">
              <w:rPr>
                <w:rFonts w:eastAsia="Arial Unicode MS"/>
              </w:rPr>
              <w:t>1</w:t>
            </w:r>
          </w:p>
        </w:tc>
        <w:tc>
          <w:tcPr>
            <w:tcW w:w="1839" w:type="dxa"/>
            <w:tcPrChange w:id="1935" w:author="Jarno Nieminen" w:date="2014-06-11T12:40:00Z">
              <w:tcPr>
                <w:tcW w:w="1839" w:type="dxa"/>
                <w:gridSpan w:val="2"/>
              </w:tcPr>
            </w:tcPrChange>
          </w:tcPr>
          <w:p w14:paraId="489A459A" w14:textId="77777777" w:rsidR="006A2F41" w:rsidRPr="00D82A73" w:rsidRDefault="006A2F41" w:rsidP="0026766E"/>
        </w:tc>
        <w:tc>
          <w:tcPr>
            <w:tcW w:w="1881" w:type="dxa"/>
            <w:tcPrChange w:id="1936" w:author="Jarno Nieminen" w:date="2014-06-11T12:40:00Z">
              <w:tcPr>
                <w:tcW w:w="1881" w:type="dxa"/>
                <w:gridSpan w:val="2"/>
              </w:tcPr>
            </w:tcPrChange>
          </w:tcPr>
          <w:p w14:paraId="616D023B" w14:textId="77777777" w:rsidR="006A2F41" w:rsidRPr="00D82A73" w:rsidRDefault="006A2F41" w:rsidP="0026766E">
            <w:pPr>
              <w:rPr>
                <w:rFonts w:ascii="Arial" w:eastAsia="Arial Unicode MS" w:hAnsi="Arial"/>
              </w:rPr>
            </w:pPr>
          </w:p>
        </w:tc>
        <w:tc>
          <w:tcPr>
            <w:tcW w:w="1200" w:type="dxa"/>
            <w:shd w:val="clear" w:color="auto" w:fill="auto"/>
            <w:tcPrChange w:id="1937" w:author="Jarno Nieminen" w:date="2014-06-11T12:40:00Z">
              <w:tcPr>
                <w:tcW w:w="1200" w:type="dxa"/>
                <w:gridSpan w:val="2"/>
                <w:shd w:val="clear" w:color="auto" w:fill="auto"/>
              </w:tcPr>
            </w:tcPrChange>
          </w:tcPr>
          <w:p w14:paraId="2DFB70BE" w14:textId="77777777" w:rsidR="006A2F41" w:rsidRPr="00D82A73" w:rsidRDefault="006A2F41" w:rsidP="0026766E">
            <w:pPr>
              <w:rPr>
                <w:rFonts w:ascii="Arial" w:eastAsia="Arial Unicode MS" w:hAnsi="Arial"/>
              </w:rPr>
            </w:pPr>
          </w:p>
        </w:tc>
        <w:tc>
          <w:tcPr>
            <w:tcW w:w="1080" w:type="dxa"/>
            <w:shd w:val="clear" w:color="auto" w:fill="auto"/>
            <w:tcPrChange w:id="1938" w:author="Jarno Nieminen" w:date="2014-06-11T12:40:00Z">
              <w:tcPr>
                <w:tcW w:w="1080" w:type="dxa"/>
                <w:gridSpan w:val="2"/>
                <w:shd w:val="clear" w:color="auto" w:fill="auto"/>
              </w:tcPr>
            </w:tcPrChange>
          </w:tcPr>
          <w:p w14:paraId="222104AA" w14:textId="77777777" w:rsidR="006A2F41" w:rsidRPr="00D82A73" w:rsidRDefault="006A2F41" w:rsidP="0026766E">
            <w:pPr>
              <w:rPr>
                <w:rFonts w:ascii="Arial" w:eastAsia="Arial Unicode MS" w:hAnsi="Arial"/>
              </w:rPr>
            </w:pPr>
          </w:p>
        </w:tc>
        <w:tc>
          <w:tcPr>
            <w:tcW w:w="1160" w:type="dxa"/>
            <w:shd w:val="clear" w:color="auto" w:fill="auto"/>
            <w:tcPrChange w:id="1939" w:author="Jarno Nieminen" w:date="2014-06-11T12:40:00Z">
              <w:tcPr>
                <w:tcW w:w="1160" w:type="dxa"/>
                <w:gridSpan w:val="2"/>
                <w:shd w:val="clear" w:color="auto" w:fill="auto"/>
              </w:tcPr>
            </w:tcPrChange>
          </w:tcPr>
          <w:p w14:paraId="67BCA6DA" w14:textId="77777777" w:rsidR="006A2F41" w:rsidRPr="00D82A73" w:rsidRDefault="006A2F41" w:rsidP="0026766E">
            <w:pPr>
              <w:rPr>
                <w:rFonts w:ascii="Arial" w:eastAsia="Arial Unicode MS" w:hAnsi="Arial"/>
              </w:rPr>
            </w:pPr>
          </w:p>
        </w:tc>
      </w:tr>
      <w:tr w:rsidR="006A2F41" w:rsidRPr="00D82A73" w14:paraId="70F2A34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4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41" w:author="Jarno Nieminen" w:date="2014-06-11T12:40:00Z">
            <w:trPr>
              <w:gridAfter w:val="0"/>
              <w:trHeight w:val="217"/>
            </w:trPr>
          </w:trPrChange>
        </w:trPr>
        <w:tc>
          <w:tcPr>
            <w:tcW w:w="2567" w:type="dxa"/>
            <w:gridSpan w:val="2"/>
            <w:tcPrChange w:id="1942" w:author="Jarno Nieminen" w:date="2014-06-11T12:40:00Z">
              <w:tcPr>
                <w:tcW w:w="2567" w:type="dxa"/>
                <w:gridSpan w:val="3"/>
              </w:tcPr>
            </w:tcPrChange>
          </w:tcPr>
          <w:p w14:paraId="525D76C8" w14:textId="77777777" w:rsidR="006A2F41" w:rsidRPr="00D82A73" w:rsidRDefault="006A2F41" w:rsidP="0026766E">
            <w:pPr>
              <w:rPr>
                <w:rFonts w:eastAsia="Arial Unicode MS"/>
              </w:rPr>
            </w:pPr>
            <w:r w:rsidRPr="00D82A73">
              <w:rPr>
                <w:rFonts w:eastAsia="Arial Unicode MS"/>
              </w:rPr>
              <w:t>(ExpireDate)</w:t>
            </w:r>
          </w:p>
        </w:tc>
        <w:tc>
          <w:tcPr>
            <w:tcW w:w="3388" w:type="dxa"/>
            <w:tcPrChange w:id="1943" w:author="Jarno Nieminen" w:date="2014-06-11T12:40:00Z">
              <w:tcPr>
                <w:tcW w:w="3388" w:type="dxa"/>
                <w:gridSpan w:val="2"/>
              </w:tcPr>
            </w:tcPrChange>
          </w:tcPr>
          <w:p w14:paraId="66A2C0FA" w14:textId="77777777" w:rsidR="006A2F41" w:rsidRPr="00D82A73" w:rsidRDefault="006A2F41" w:rsidP="0026766E">
            <w:pPr>
              <w:rPr>
                <w:rFonts w:eastAsia="Arial Unicode MS"/>
              </w:rPr>
            </w:pPr>
            <w:r w:rsidRPr="00D82A73">
              <w:rPr>
                <w:rFonts w:eastAsia="Arial Unicode MS"/>
              </w:rPr>
              <w:t xml:space="preserve">Formulärets giltighetstid. Indikerar att formuläret kan fyllas i fram till om med angivet datum. </w:t>
            </w:r>
          </w:p>
          <w:p w14:paraId="0CD22D5C" w14:textId="77777777" w:rsidR="006A2F41" w:rsidRPr="00D82A73" w:rsidRDefault="006A2F41" w:rsidP="0026766E">
            <w:pPr>
              <w:rPr>
                <w:rFonts w:eastAsia="Arial Unicode MS"/>
              </w:rPr>
            </w:pPr>
            <w:r w:rsidRPr="00D82A73">
              <w:rPr>
                <w:rFonts w:eastAsia="Arial Unicode MS"/>
              </w:rPr>
              <w:t>T.ex. 20121101</w:t>
            </w:r>
          </w:p>
        </w:tc>
        <w:tc>
          <w:tcPr>
            <w:tcW w:w="1140" w:type="dxa"/>
            <w:tcPrChange w:id="1944" w:author="Jarno Nieminen" w:date="2014-06-11T12:40:00Z">
              <w:tcPr>
                <w:tcW w:w="1140" w:type="dxa"/>
                <w:gridSpan w:val="2"/>
              </w:tcPr>
            </w:tcPrChange>
          </w:tcPr>
          <w:p w14:paraId="7622E388" w14:textId="77777777" w:rsidR="006A2F41" w:rsidRPr="00D82A73" w:rsidRDefault="006A2F41" w:rsidP="0026766E">
            <w:pPr>
              <w:rPr>
                <w:rFonts w:eastAsia="Arial Unicode MS"/>
              </w:rPr>
            </w:pPr>
            <w:r w:rsidRPr="00D82A73">
              <w:rPr>
                <w:rFonts w:eastAsia="Arial Unicode MS"/>
              </w:rPr>
              <w:t>TXT</w:t>
            </w:r>
          </w:p>
        </w:tc>
        <w:tc>
          <w:tcPr>
            <w:tcW w:w="720" w:type="dxa"/>
            <w:tcPrChange w:id="1945" w:author="Jarno Nieminen" w:date="2014-06-11T12:40:00Z">
              <w:tcPr>
                <w:tcW w:w="720" w:type="dxa"/>
                <w:gridSpan w:val="2"/>
              </w:tcPr>
            </w:tcPrChange>
          </w:tcPr>
          <w:p w14:paraId="337FD2B1" w14:textId="77777777" w:rsidR="006A2F41" w:rsidRPr="00D82A73" w:rsidRDefault="006A2F41" w:rsidP="0026766E">
            <w:pPr>
              <w:rPr>
                <w:rFonts w:eastAsia="Arial Unicode MS"/>
              </w:rPr>
            </w:pPr>
            <w:r w:rsidRPr="00D82A73">
              <w:rPr>
                <w:rFonts w:eastAsia="Arial Unicode MS"/>
              </w:rPr>
              <w:t>0..1</w:t>
            </w:r>
          </w:p>
        </w:tc>
        <w:tc>
          <w:tcPr>
            <w:tcW w:w="1839" w:type="dxa"/>
            <w:tcPrChange w:id="1946" w:author="Jarno Nieminen" w:date="2014-06-11T12:40:00Z">
              <w:tcPr>
                <w:tcW w:w="1839" w:type="dxa"/>
                <w:gridSpan w:val="2"/>
              </w:tcPr>
            </w:tcPrChange>
          </w:tcPr>
          <w:p w14:paraId="49C2948F" w14:textId="77777777" w:rsidR="006A2F41" w:rsidRPr="00D82A73" w:rsidRDefault="006A2F41" w:rsidP="0026766E">
            <w:pPr>
              <w:rPr>
                <w:rFonts w:eastAsia="Arial Unicode MS"/>
              </w:rPr>
            </w:pPr>
            <w:r w:rsidRPr="00D82A73">
              <w:t>ISO 8601:2004 ÅÅÅÅMMDD</w:t>
            </w:r>
            <w:r w:rsidRPr="00D82A73">
              <w:br/>
              <w:t>(yyyyMMdd)</w:t>
            </w:r>
          </w:p>
        </w:tc>
        <w:tc>
          <w:tcPr>
            <w:tcW w:w="1881" w:type="dxa"/>
            <w:tcPrChange w:id="1947" w:author="Jarno Nieminen" w:date="2014-06-11T12:40:00Z">
              <w:tcPr>
                <w:tcW w:w="1881" w:type="dxa"/>
                <w:gridSpan w:val="2"/>
              </w:tcPr>
            </w:tcPrChange>
          </w:tcPr>
          <w:p w14:paraId="48CA1DFF" w14:textId="77777777" w:rsidR="006A2F41" w:rsidRPr="00D82A73" w:rsidRDefault="006A2F41" w:rsidP="0026766E">
            <w:pPr>
              <w:rPr>
                <w:rFonts w:ascii="Arial" w:eastAsia="Arial Unicode MS" w:hAnsi="Arial"/>
              </w:rPr>
            </w:pPr>
          </w:p>
        </w:tc>
        <w:tc>
          <w:tcPr>
            <w:tcW w:w="1200" w:type="dxa"/>
            <w:shd w:val="clear" w:color="auto" w:fill="auto"/>
            <w:tcPrChange w:id="1948" w:author="Jarno Nieminen" w:date="2014-06-11T12:40:00Z">
              <w:tcPr>
                <w:tcW w:w="1200" w:type="dxa"/>
                <w:gridSpan w:val="2"/>
                <w:shd w:val="clear" w:color="auto" w:fill="auto"/>
              </w:tcPr>
            </w:tcPrChange>
          </w:tcPr>
          <w:p w14:paraId="0CED96A2" w14:textId="77777777" w:rsidR="006A2F41" w:rsidRPr="00D82A73" w:rsidRDefault="006A2F41" w:rsidP="0026766E">
            <w:pPr>
              <w:rPr>
                <w:rFonts w:ascii="Arial" w:eastAsia="Arial Unicode MS" w:hAnsi="Arial"/>
              </w:rPr>
            </w:pPr>
          </w:p>
        </w:tc>
        <w:tc>
          <w:tcPr>
            <w:tcW w:w="1080" w:type="dxa"/>
            <w:shd w:val="clear" w:color="auto" w:fill="auto"/>
            <w:tcPrChange w:id="1949" w:author="Jarno Nieminen" w:date="2014-06-11T12:40:00Z">
              <w:tcPr>
                <w:tcW w:w="1080" w:type="dxa"/>
                <w:gridSpan w:val="2"/>
                <w:shd w:val="clear" w:color="auto" w:fill="auto"/>
              </w:tcPr>
            </w:tcPrChange>
          </w:tcPr>
          <w:p w14:paraId="11B873E9" w14:textId="77777777" w:rsidR="006A2F41" w:rsidRPr="00D82A73" w:rsidRDefault="006A2F41" w:rsidP="0026766E">
            <w:pPr>
              <w:rPr>
                <w:rFonts w:ascii="Arial" w:eastAsia="Arial Unicode MS" w:hAnsi="Arial"/>
              </w:rPr>
            </w:pPr>
          </w:p>
        </w:tc>
        <w:tc>
          <w:tcPr>
            <w:tcW w:w="1160" w:type="dxa"/>
            <w:shd w:val="clear" w:color="auto" w:fill="auto"/>
            <w:tcPrChange w:id="1950" w:author="Jarno Nieminen" w:date="2014-06-11T12:40:00Z">
              <w:tcPr>
                <w:tcW w:w="1160" w:type="dxa"/>
                <w:gridSpan w:val="2"/>
                <w:shd w:val="clear" w:color="auto" w:fill="auto"/>
              </w:tcPr>
            </w:tcPrChange>
          </w:tcPr>
          <w:p w14:paraId="6C4367D1" w14:textId="77777777" w:rsidR="006A2F41" w:rsidRPr="00D82A73" w:rsidRDefault="006A2F41" w:rsidP="0026766E">
            <w:pPr>
              <w:rPr>
                <w:rFonts w:ascii="Arial" w:eastAsia="Arial Unicode MS" w:hAnsi="Arial"/>
              </w:rPr>
            </w:pPr>
          </w:p>
        </w:tc>
      </w:tr>
      <w:tr w:rsidR="006A2F41" w:rsidRPr="00D82A73" w14:paraId="0BA99E0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5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52" w:author="Jarno Nieminen" w:date="2014-06-11T12:40:00Z">
            <w:trPr>
              <w:gridAfter w:val="0"/>
              <w:trHeight w:val="217"/>
            </w:trPr>
          </w:trPrChange>
        </w:trPr>
        <w:tc>
          <w:tcPr>
            <w:tcW w:w="2567" w:type="dxa"/>
            <w:gridSpan w:val="2"/>
            <w:tcPrChange w:id="1953" w:author="Jarno Nieminen" w:date="2014-06-11T12:40:00Z">
              <w:tcPr>
                <w:tcW w:w="2567" w:type="dxa"/>
                <w:gridSpan w:val="3"/>
              </w:tcPr>
            </w:tcPrChange>
          </w:tcPr>
          <w:p w14:paraId="276EB96E" w14:textId="77777777" w:rsidR="006A2F41" w:rsidRPr="00D82A73" w:rsidRDefault="006A2F41" w:rsidP="0026766E">
            <w:pPr>
              <w:rPr>
                <w:rFonts w:eastAsia="Arial Unicode MS"/>
              </w:rPr>
            </w:pPr>
            <w:r w:rsidRPr="00D82A73">
              <w:rPr>
                <w:rFonts w:eastAsia="Arial Unicode MS"/>
              </w:rPr>
              <w:t>(CreatedDateTime)</w:t>
            </w:r>
          </w:p>
        </w:tc>
        <w:tc>
          <w:tcPr>
            <w:tcW w:w="3388" w:type="dxa"/>
            <w:tcPrChange w:id="1954" w:author="Jarno Nieminen" w:date="2014-06-11T12:40:00Z">
              <w:tcPr>
                <w:tcW w:w="3388" w:type="dxa"/>
                <w:gridSpan w:val="2"/>
              </w:tcPr>
            </w:tcPrChange>
          </w:tcPr>
          <w:p w14:paraId="5DCC7452" w14:textId="77777777" w:rsidR="006A2F41" w:rsidRPr="00D82A73" w:rsidRDefault="006A2F41" w:rsidP="0026766E">
            <w:pPr>
              <w:rPr>
                <w:rFonts w:eastAsia="Arial Unicode MS"/>
              </w:rPr>
            </w:pPr>
            <w:r w:rsidRPr="00D82A73">
              <w:rPr>
                <w:rFonts w:eastAsia="Arial Unicode MS"/>
              </w:rPr>
              <w:t>Datum när användaren/patienten skapade formuläret.</w:t>
            </w:r>
          </w:p>
          <w:p w14:paraId="079752F2" w14:textId="77777777" w:rsidR="006A2F41" w:rsidRPr="00D82A73" w:rsidRDefault="006A2F41" w:rsidP="0026766E">
            <w:pPr>
              <w:rPr>
                <w:rFonts w:eastAsia="Arial Unicode MS"/>
              </w:rPr>
            </w:pPr>
            <w:r w:rsidRPr="00D82A73">
              <w:rPr>
                <w:rFonts w:eastAsia="Arial Unicode MS"/>
              </w:rPr>
              <w:lastRenderedPageBreak/>
              <w:t xml:space="preserve">T.ex. 2012-11-01 kl 13:05:00  20121101T130500 </w:t>
            </w:r>
          </w:p>
        </w:tc>
        <w:tc>
          <w:tcPr>
            <w:tcW w:w="1140" w:type="dxa"/>
            <w:tcPrChange w:id="1955" w:author="Jarno Nieminen" w:date="2014-06-11T12:40:00Z">
              <w:tcPr>
                <w:tcW w:w="1140" w:type="dxa"/>
                <w:gridSpan w:val="2"/>
              </w:tcPr>
            </w:tcPrChange>
          </w:tcPr>
          <w:p w14:paraId="5355C9A2"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1956" w:author="Jarno Nieminen" w:date="2014-06-11T12:40:00Z">
              <w:tcPr>
                <w:tcW w:w="720" w:type="dxa"/>
                <w:gridSpan w:val="2"/>
              </w:tcPr>
            </w:tcPrChange>
          </w:tcPr>
          <w:p w14:paraId="1D251CC7" w14:textId="77777777" w:rsidR="006A2F41" w:rsidRPr="00D82A73" w:rsidRDefault="006A2F41" w:rsidP="0026766E">
            <w:pPr>
              <w:rPr>
                <w:rFonts w:eastAsia="Arial Unicode MS"/>
              </w:rPr>
            </w:pPr>
            <w:r w:rsidRPr="00D82A73">
              <w:rPr>
                <w:rFonts w:eastAsia="Arial Unicode MS"/>
              </w:rPr>
              <w:t>1</w:t>
            </w:r>
          </w:p>
        </w:tc>
        <w:tc>
          <w:tcPr>
            <w:tcW w:w="1839" w:type="dxa"/>
            <w:tcPrChange w:id="1957" w:author="Jarno Nieminen" w:date="2014-06-11T12:40:00Z">
              <w:tcPr>
                <w:tcW w:w="1839" w:type="dxa"/>
                <w:gridSpan w:val="2"/>
              </w:tcPr>
            </w:tcPrChange>
          </w:tcPr>
          <w:p w14:paraId="33CDB85D" w14:textId="77777777" w:rsidR="006A2F41" w:rsidRPr="00D82A73" w:rsidRDefault="006A2F41" w:rsidP="0026766E">
            <w:r w:rsidRPr="00D82A73">
              <w:t>ISO 8601:2004 ÅÅÅÅMMDDTttmmss</w:t>
            </w:r>
            <w:r w:rsidRPr="00D82A73">
              <w:br/>
            </w:r>
            <w:r w:rsidRPr="00D82A73">
              <w:lastRenderedPageBreak/>
              <w:t>(yyyyMMddThhmmss)</w:t>
            </w:r>
          </w:p>
        </w:tc>
        <w:tc>
          <w:tcPr>
            <w:tcW w:w="1881" w:type="dxa"/>
            <w:tcPrChange w:id="1958" w:author="Jarno Nieminen" w:date="2014-06-11T12:40:00Z">
              <w:tcPr>
                <w:tcW w:w="1881" w:type="dxa"/>
                <w:gridSpan w:val="2"/>
              </w:tcPr>
            </w:tcPrChange>
          </w:tcPr>
          <w:p w14:paraId="762698DB" w14:textId="77777777" w:rsidR="006A2F41" w:rsidRPr="00D82A73" w:rsidRDefault="006A2F41" w:rsidP="0026766E"/>
        </w:tc>
        <w:tc>
          <w:tcPr>
            <w:tcW w:w="1200" w:type="dxa"/>
            <w:shd w:val="clear" w:color="auto" w:fill="auto"/>
            <w:tcPrChange w:id="1959" w:author="Jarno Nieminen" w:date="2014-06-11T12:40:00Z">
              <w:tcPr>
                <w:tcW w:w="1200" w:type="dxa"/>
                <w:gridSpan w:val="2"/>
                <w:shd w:val="clear" w:color="auto" w:fill="auto"/>
              </w:tcPr>
            </w:tcPrChange>
          </w:tcPr>
          <w:p w14:paraId="41C2F7EE" w14:textId="77777777" w:rsidR="006A2F41" w:rsidRPr="00D82A73" w:rsidRDefault="006A2F41" w:rsidP="0026766E">
            <w:pPr>
              <w:rPr>
                <w:rFonts w:ascii="Arial" w:eastAsia="Arial Unicode MS" w:hAnsi="Arial"/>
              </w:rPr>
            </w:pPr>
          </w:p>
        </w:tc>
        <w:tc>
          <w:tcPr>
            <w:tcW w:w="1080" w:type="dxa"/>
            <w:shd w:val="clear" w:color="auto" w:fill="auto"/>
            <w:tcPrChange w:id="1960" w:author="Jarno Nieminen" w:date="2014-06-11T12:40:00Z">
              <w:tcPr>
                <w:tcW w:w="1080" w:type="dxa"/>
                <w:gridSpan w:val="2"/>
                <w:shd w:val="clear" w:color="auto" w:fill="auto"/>
              </w:tcPr>
            </w:tcPrChange>
          </w:tcPr>
          <w:p w14:paraId="6FAE2E5D" w14:textId="77777777" w:rsidR="006A2F41" w:rsidRPr="00D82A73" w:rsidRDefault="006A2F41" w:rsidP="0026766E">
            <w:pPr>
              <w:rPr>
                <w:rFonts w:ascii="Arial" w:eastAsia="Arial Unicode MS" w:hAnsi="Arial"/>
              </w:rPr>
            </w:pPr>
          </w:p>
        </w:tc>
        <w:tc>
          <w:tcPr>
            <w:tcW w:w="1160" w:type="dxa"/>
            <w:shd w:val="clear" w:color="auto" w:fill="auto"/>
            <w:tcPrChange w:id="1961" w:author="Jarno Nieminen" w:date="2014-06-11T12:40:00Z">
              <w:tcPr>
                <w:tcW w:w="1160" w:type="dxa"/>
                <w:gridSpan w:val="2"/>
                <w:shd w:val="clear" w:color="auto" w:fill="auto"/>
              </w:tcPr>
            </w:tcPrChange>
          </w:tcPr>
          <w:p w14:paraId="08359BE0" w14:textId="77777777" w:rsidR="006A2F41" w:rsidRPr="00D82A73" w:rsidRDefault="006A2F41" w:rsidP="0026766E">
            <w:pPr>
              <w:rPr>
                <w:rFonts w:ascii="Arial" w:eastAsia="Arial Unicode MS" w:hAnsi="Arial"/>
              </w:rPr>
            </w:pPr>
          </w:p>
        </w:tc>
      </w:tr>
      <w:tr w:rsidR="006A2F41" w:rsidRPr="00D82A73" w14:paraId="4B67827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6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63" w:author="Jarno Nieminen" w:date="2014-06-11T12:40:00Z">
            <w:trPr>
              <w:gridAfter w:val="0"/>
              <w:trHeight w:val="217"/>
            </w:trPr>
          </w:trPrChange>
        </w:trPr>
        <w:tc>
          <w:tcPr>
            <w:tcW w:w="2567" w:type="dxa"/>
            <w:gridSpan w:val="2"/>
            <w:tcPrChange w:id="1964" w:author="Jarno Nieminen" w:date="2014-06-11T12:40:00Z">
              <w:tcPr>
                <w:tcW w:w="2567" w:type="dxa"/>
                <w:gridSpan w:val="3"/>
              </w:tcPr>
            </w:tcPrChange>
          </w:tcPr>
          <w:p w14:paraId="0520D248" w14:textId="77777777" w:rsidR="006A2F41" w:rsidRPr="00D82A73" w:rsidRDefault="006A2F41" w:rsidP="0026766E">
            <w:pPr>
              <w:rPr>
                <w:rFonts w:eastAsia="Arial Unicode MS"/>
              </w:rPr>
            </w:pPr>
            <w:r w:rsidRPr="00D82A73">
              <w:rPr>
                <w:rFonts w:eastAsia="Arial Unicode MS"/>
              </w:rPr>
              <w:lastRenderedPageBreak/>
              <w:t>(LastSavedDate)</w:t>
            </w:r>
          </w:p>
        </w:tc>
        <w:tc>
          <w:tcPr>
            <w:tcW w:w="3388" w:type="dxa"/>
            <w:tcPrChange w:id="1965" w:author="Jarno Nieminen" w:date="2014-06-11T12:40:00Z">
              <w:tcPr>
                <w:tcW w:w="3388" w:type="dxa"/>
                <w:gridSpan w:val="2"/>
              </w:tcPr>
            </w:tcPrChange>
          </w:tcPr>
          <w:p w14:paraId="572FD62B" w14:textId="77777777" w:rsidR="006A2F41" w:rsidRPr="00D82A73" w:rsidRDefault="006A2F41" w:rsidP="0026766E">
            <w:pPr>
              <w:rPr>
                <w:rFonts w:eastAsia="Arial Unicode MS"/>
              </w:rPr>
            </w:pPr>
            <w:r w:rsidRPr="00D82A73">
              <w:rPr>
                <w:rFonts w:eastAsia="Arial Unicode MS"/>
              </w:rPr>
              <w:t>Datum för senaste temporärsparning (användare/patientens).</w:t>
            </w:r>
          </w:p>
          <w:p w14:paraId="61380A6F" w14:textId="77777777" w:rsidR="006A2F41" w:rsidRPr="00D82A73" w:rsidRDefault="006A2F41" w:rsidP="0026766E">
            <w:pPr>
              <w:rPr>
                <w:rFonts w:eastAsia="Arial Unicode MS"/>
              </w:rPr>
            </w:pPr>
            <w:r w:rsidRPr="00D82A73">
              <w:rPr>
                <w:rFonts w:eastAsia="Arial Unicode MS"/>
              </w:rPr>
              <w:t>T.ex. 2012-11-01 kl 13:05:00  20121101T130500</w:t>
            </w:r>
          </w:p>
        </w:tc>
        <w:tc>
          <w:tcPr>
            <w:tcW w:w="1140" w:type="dxa"/>
            <w:tcPrChange w:id="1966" w:author="Jarno Nieminen" w:date="2014-06-11T12:40:00Z">
              <w:tcPr>
                <w:tcW w:w="1140" w:type="dxa"/>
                <w:gridSpan w:val="2"/>
              </w:tcPr>
            </w:tcPrChange>
          </w:tcPr>
          <w:p w14:paraId="3DF523DC" w14:textId="77777777" w:rsidR="006A2F41" w:rsidRPr="00D82A73" w:rsidRDefault="006A2F41" w:rsidP="0026766E">
            <w:pPr>
              <w:rPr>
                <w:rFonts w:eastAsia="Arial Unicode MS"/>
              </w:rPr>
            </w:pPr>
            <w:r w:rsidRPr="00D82A73">
              <w:rPr>
                <w:rFonts w:eastAsia="Arial Unicode MS"/>
              </w:rPr>
              <w:t>TXT</w:t>
            </w:r>
          </w:p>
        </w:tc>
        <w:tc>
          <w:tcPr>
            <w:tcW w:w="720" w:type="dxa"/>
            <w:tcPrChange w:id="1967" w:author="Jarno Nieminen" w:date="2014-06-11T12:40:00Z">
              <w:tcPr>
                <w:tcW w:w="720" w:type="dxa"/>
                <w:gridSpan w:val="2"/>
              </w:tcPr>
            </w:tcPrChange>
          </w:tcPr>
          <w:p w14:paraId="006D791B" w14:textId="77777777" w:rsidR="006A2F41" w:rsidRPr="00D82A73" w:rsidRDefault="006A2F41" w:rsidP="0026766E">
            <w:pPr>
              <w:rPr>
                <w:rFonts w:eastAsia="Arial Unicode MS"/>
              </w:rPr>
            </w:pPr>
            <w:r w:rsidRPr="00D82A73">
              <w:rPr>
                <w:rFonts w:eastAsia="Arial Unicode MS"/>
              </w:rPr>
              <w:t>0..1</w:t>
            </w:r>
          </w:p>
        </w:tc>
        <w:tc>
          <w:tcPr>
            <w:tcW w:w="1839" w:type="dxa"/>
            <w:tcPrChange w:id="1968" w:author="Jarno Nieminen" w:date="2014-06-11T12:40:00Z">
              <w:tcPr>
                <w:tcW w:w="1839" w:type="dxa"/>
                <w:gridSpan w:val="2"/>
              </w:tcPr>
            </w:tcPrChange>
          </w:tcPr>
          <w:p w14:paraId="02CBAD8B" w14:textId="77777777" w:rsidR="006A2F41" w:rsidRPr="00D82A73" w:rsidRDefault="006A2F41" w:rsidP="0026766E">
            <w:r w:rsidRPr="00D82A73">
              <w:t>ISO 8601:2004</w:t>
            </w:r>
          </w:p>
          <w:p w14:paraId="5ACD71D5" w14:textId="77777777" w:rsidR="006A2F41" w:rsidRPr="00D82A73" w:rsidRDefault="006A2F41" w:rsidP="0026766E">
            <w:pPr>
              <w:rPr>
                <w:rFonts w:eastAsia="Arial Unicode MS"/>
              </w:rPr>
            </w:pPr>
            <w:r w:rsidRPr="00D82A73">
              <w:t>ÅÅÅÅMMDDTttmmss</w:t>
            </w:r>
            <w:r w:rsidRPr="00D82A73">
              <w:br/>
              <w:t>(yyyyMMddThhmmss)</w:t>
            </w:r>
          </w:p>
        </w:tc>
        <w:tc>
          <w:tcPr>
            <w:tcW w:w="1881" w:type="dxa"/>
            <w:tcPrChange w:id="1969" w:author="Jarno Nieminen" w:date="2014-06-11T12:40:00Z">
              <w:tcPr>
                <w:tcW w:w="1881" w:type="dxa"/>
                <w:gridSpan w:val="2"/>
              </w:tcPr>
            </w:tcPrChange>
          </w:tcPr>
          <w:p w14:paraId="1694D088" w14:textId="77777777" w:rsidR="006A2F41" w:rsidRPr="00D82A73" w:rsidRDefault="006A2F41" w:rsidP="0026766E"/>
        </w:tc>
        <w:tc>
          <w:tcPr>
            <w:tcW w:w="1200" w:type="dxa"/>
            <w:shd w:val="clear" w:color="auto" w:fill="auto"/>
            <w:tcPrChange w:id="1970" w:author="Jarno Nieminen" w:date="2014-06-11T12:40:00Z">
              <w:tcPr>
                <w:tcW w:w="1200" w:type="dxa"/>
                <w:gridSpan w:val="2"/>
                <w:shd w:val="clear" w:color="auto" w:fill="auto"/>
              </w:tcPr>
            </w:tcPrChange>
          </w:tcPr>
          <w:p w14:paraId="6610BBF5" w14:textId="77777777" w:rsidR="006A2F41" w:rsidRPr="00D82A73" w:rsidRDefault="006A2F41" w:rsidP="0026766E">
            <w:pPr>
              <w:rPr>
                <w:rFonts w:ascii="Arial" w:eastAsia="Arial Unicode MS" w:hAnsi="Arial"/>
              </w:rPr>
            </w:pPr>
          </w:p>
        </w:tc>
        <w:tc>
          <w:tcPr>
            <w:tcW w:w="1080" w:type="dxa"/>
            <w:shd w:val="clear" w:color="auto" w:fill="auto"/>
            <w:tcPrChange w:id="1971" w:author="Jarno Nieminen" w:date="2014-06-11T12:40:00Z">
              <w:tcPr>
                <w:tcW w:w="1080" w:type="dxa"/>
                <w:gridSpan w:val="2"/>
                <w:shd w:val="clear" w:color="auto" w:fill="auto"/>
              </w:tcPr>
            </w:tcPrChange>
          </w:tcPr>
          <w:p w14:paraId="2B079BF1" w14:textId="77777777" w:rsidR="006A2F41" w:rsidRPr="00D82A73" w:rsidRDefault="006A2F41" w:rsidP="0026766E">
            <w:pPr>
              <w:rPr>
                <w:rFonts w:ascii="Arial" w:eastAsia="Arial Unicode MS" w:hAnsi="Arial"/>
              </w:rPr>
            </w:pPr>
          </w:p>
        </w:tc>
        <w:tc>
          <w:tcPr>
            <w:tcW w:w="1160" w:type="dxa"/>
            <w:shd w:val="clear" w:color="auto" w:fill="auto"/>
            <w:tcPrChange w:id="1972" w:author="Jarno Nieminen" w:date="2014-06-11T12:40:00Z">
              <w:tcPr>
                <w:tcW w:w="1160" w:type="dxa"/>
                <w:gridSpan w:val="2"/>
                <w:shd w:val="clear" w:color="auto" w:fill="auto"/>
              </w:tcPr>
            </w:tcPrChange>
          </w:tcPr>
          <w:p w14:paraId="5DF642A4" w14:textId="77777777" w:rsidR="006A2F41" w:rsidRPr="00D82A73" w:rsidRDefault="006A2F41" w:rsidP="0026766E">
            <w:pPr>
              <w:rPr>
                <w:rFonts w:ascii="Arial" w:eastAsia="Arial Unicode MS" w:hAnsi="Arial"/>
              </w:rPr>
            </w:pPr>
          </w:p>
        </w:tc>
      </w:tr>
      <w:tr w:rsidR="006A2F41" w:rsidRPr="00D82A73" w14:paraId="1A7AF25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7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74" w:author="Jarno Nieminen" w:date="2014-06-11T12:40:00Z">
            <w:trPr>
              <w:gridAfter w:val="0"/>
              <w:trHeight w:val="217"/>
            </w:trPr>
          </w:trPrChange>
        </w:trPr>
        <w:tc>
          <w:tcPr>
            <w:tcW w:w="2567" w:type="dxa"/>
            <w:gridSpan w:val="2"/>
            <w:tcPrChange w:id="1975" w:author="Jarno Nieminen" w:date="2014-06-11T12:40:00Z">
              <w:tcPr>
                <w:tcW w:w="2567" w:type="dxa"/>
                <w:gridSpan w:val="3"/>
              </w:tcPr>
            </w:tcPrChange>
          </w:tcPr>
          <w:p w14:paraId="5D04F6DB" w14:textId="77777777" w:rsidR="006A2F41" w:rsidRPr="00D82A73" w:rsidRDefault="006A2F41" w:rsidP="0026766E">
            <w:pPr>
              <w:rPr>
                <w:rFonts w:eastAsia="Arial Unicode MS"/>
              </w:rPr>
            </w:pPr>
            <w:r w:rsidRPr="00D82A73">
              <w:rPr>
                <w:rFonts w:eastAsia="Arial Unicode MS"/>
              </w:rPr>
              <w:t>(KeepUntil)</w:t>
            </w:r>
          </w:p>
        </w:tc>
        <w:tc>
          <w:tcPr>
            <w:tcW w:w="3388" w:type="dxa"/>
            <w:tcPrChange w:id="1976" w:author="Jarno Nieminen" w:date="2014-06-11T12:40:00Z">
              <w:tcPr>
                <w:tcW w:w="3388" w:type="dxa"/>
                <w:gridSpan w:val="2"/>
              </w:tcPr>
            </w:tcPrChange>
          </w:tcPr>
          <w:p w14:paraId="227F116B" w14:textId="77777777" w:rsidR="006A2F41" w:rsidRPr="00D82A73" w:rsidRDefault="006A2F41" w:rsidP="0026766E">
            <w:pPr>
              <w:rPr>
                <w:rFonts w:eastAsia="Arial Unicode MS"/>
              </w:rPr>
            </w:pPr>
            <w:r w:rsidRPr="00D82A73">
              <w:rPr>
                <w:rFonts w:eastAsia="Arial Unicode MS"/>
              </w:rPr>
              <w:t>Datum för hur länge källsystemet kommer lagra formuläret. Tomt indikerar tillsvidare.</w:t>
            </w:r>
          </w:p>
        </w:tc>
        <w:tc>
          <w:tcPr>
            <w:tcW w:w="1140" w:type="dxa"/>
            <w:tcPrChange w:id="1977" w:author="Jarno Nieminen" w:date="2014-06-11T12:40:00Z">
              <w:tcPr>
                <w:tcW w:w="1140" w:type="dxa"/>
                <w:gridSpan w:val="2"/>
              </w:tcPr>
            </w:tcPrChange>
          </w:tcPr>
          <w:p w14:paraId="7FCBF1E3" w14:textId="77777777" w:rsidR="006A2F41" w:rsidRPr="00D82A73" w:rsidRDefault="006A2F41" w:rsidP="0026766E">
            <w:pPr>
              <w:rPr>
                <w:rFonts w:eastAsia="Arial Unicode MS"/>
              </w:rPr>
            </w:pPr>
            <w:r w:rsidRPr="00D82A73">
              <w:rPr>
                <w:rFonts w:eastAsia="Arial Unicode MS"/>
              </w:rPr>
              <w:t>TXT</w:t>
            </w:r>
          </w:p>
        </w:tc>
        <w:tc>
          <w:tcPr>
            <w:tcW w:w="720" w:type="dxa"/>
            <w:tcPrChange w:id="1978" w:author="Jarno Nieminen" w:date="2014-06-11T12:40:00Z">
              <w:tcPr>
                <w:tcW w:w="720" w:type="dxa"/>
                <w:gridSpan w:val="2"/>
              </w:tcPr>
            </w:tcPrChange>
          </w:tcPr>
          <w:p w14:paraId="4E0B7E43" w14:textId="77777777" w:rsidR="006A2F41" w:rsidRPr="00D82A73" w:rsidRDefault="006A2F41" w:rsidP="0026766E">
            <w:pPr>
              <w:rPr>
                <w:rFonts w:eastAsia="Arial Unicode MS"/>
              </w:rPr>
            </w:pPr>
            <w:r w:rsidRPr="00D82A73">
              <w:rPr>
                <w:rFonts w:eastAsia="Arial Unicode MS"/>
              </w:rPr>
              <w:t>0..1</w:t>
            </w:r>
          </w:p>
        </w:tc>
        <w:tc>
          <w:tcPr>
            <w:tcW w:w="1839" w:type="dxa"/>
            <w:tcPrChange w:id="1979" w:author="Jarno Nieminen" w:date="2014-06-11T12:40:00Z">
              <w:tcPr>
                <w:tcW w:w="1839" w:type="dxa"/>
                <w:gridSpan w:val="2"/>
              </w:tcPr>
            </w:tcPrChange>
          </w:tcPr>
          <w:p w14:paraId="29F7A04A" w14:textId="77777777" w:rsidR="006A2F41" w:rsidRPr="00D82A73" w:rsidRDefault="006A2F41" w:rsidP="0026766E">
            <w:r w:rsidRPr="00D82A73">
              <w:t>ISO 8601:2004</w:t>
            </w:r>
          </w:p>
          <w:p w14:paraId="1BCD0975" w14:textId="77777777" w:rsidR="006A2F41" w:rsidRPr="00D82A73" w:rsidRDefault="006A2F41" w:rsidP="0026766E">
            <w:pPr>
              <w:rPr>
                <w:rFonts w:eastAsia="Arial Unicode MS"/>
              </w:rPr>
            </w:pPr>
            <w:r w:rsidRPr="00D82A73">
              <w:t>ÅÅÅÅMMDD</w:t>
            </w:r>
          </w:p>
        </w:tc>
        <w:tc>
          <w:tcPr>
            <w:tcW w:w="1881" w:type="dxa"/>
            <w:tcPrChange w:id="1980" w:author="Jarno Nieminen" w:date="2014-06-11T12:40:00Z">
              <w:tcPr>
                <w:tcW w:w="1881" w:type="dxa"/>
                <w:gridSpan w:val="2"/>
              </w:tcPr>
            </w:tcPrChange>
          </w:tcPr>
          <w:p w14:paraId="23F0876D" w14:textId="77777777" w:rsidR="006A2F41" w:rsidRPr="00D82A73" w:rsidRDefault="006A2F41" w:rsidP="0026766E"/>
        </w:tc>
        <w:tc>
          <w:tcPr>
            <w:tcW w:w="1200" w:type="dxa"/>
            <w:shd w:val="clear" w:color="auto" w:fill="auto"/>
            <w:tcPrChange w:id="1981" w:author="Jarno Nieminen" w:date="2014-06-11T12:40:00Z">
              <w:tcPr>
                <w:tcW w:w="1200" w:type="dxa"/>
                <w:gridSpan w:val="2"/>
                <w:shd w:val="clear" w:color="auto" w:fill="auto"/>
              </w:tcPr>
            </w:tcPrChange>
          </w:tcPr>
          <w:p w14:paraId="5D8823BB" w14:textId="77777777" w:rsidR="006A2F41" w:rsidRPr="00D82A73" w:rsidRDefault="006A2F41" w:rsidP="0026766E">
            <w:pPr>
              <w:rPr>
                <w:rFonts w:ascii="Arial" w:eastAsia="Arial Unicode MS" w:hAnsi="Arial"/>
              </w:rPr>
            </w:pPr>
          </w:p>
        </w:tc>
        <w:tc>
          <w:tcPr>
            <w:tcW w:w="1080" w:type="dxa"/>
            <w:shd w:val="clear" w:color="auto" w:fill="auto"/>
            <w:tcPrChange w:id="1982" w:author="Jarno Nieminen" w:date="2014-06-11T12:40:00Z">
              <w:tcPr>
                <w:tcW w:w="1080" w:type="dxa"/>
                <w:gridSpan w:val="2"/>
                <w:shd w:val="clear" w:color="auto" w:fill="auto"/>
              </w:tcPr>
            </w:tcPrChange>
          </w:tcPr>
          <w:p w14:paraId="4ACFB38B" w14:textId="77777777" w:rsidR="006A2F41" w:rsidRPr="00D82A73" w:rsidRDefault="006A2F41" w:rsidP="0026766E">
            <w:pPr>
              <w:rPr>
                <w:rFonts w:ascii="Arial" w:eastAsia="Arial Unicode MS" w:hAnsi="Arial"/>
              </w:rPr>
            </w:pPr>
          </w:p>
        </w:tc>
        <w:tc>
          <w:tcPr>
            <w:tcW w:w="1160" w:type="dxa"/>
            <w:shd w:val="clear" w:color="auto" w:fill="auto"/>
            <w:tcPrChange w:id="1983" w:author="Jarno Nieminen" w:date="2014-06-11T12:40:00Z">
              <w:tcPr>
                <w:tcW w:w="1160" w:type="dxa"/>
                <w:gridSpan w:val="2"/>
                <w:shd w:val="clear" w:color="auto" w:fill="auto"/>
              </w:tcPr>
            </w:tcPrChange>
          </w:tcPr>
          <w:p w14:paraId="1D27C9F1" w14:textId="77777777" w:rsidR="006A2F41" w:rsidRPr="00D82A73" w:rsidRDefault="006A2F41" w:rsidP="0026766E">
            <w:pPr>
              <w:rPr>
                <w:rFonts w:ascii="Arial" w:eastAsia="Arial Unicode MS" w:hAnsi="Arial"/>
              </w:rPr>
            </w:pPr>
          </w:p>
        </w:tc>
      </w:tr>
      <w:tr w:rsidR="006A2F41" w:rsidRPr="00D82A73" w14:paraId="7A507C8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8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85" w:author="Jarno Nieminen" w:date="2014-06-11T12:40:00Z">
            <w:trPr>
              <w:gridAfter w:val="0"/>
              <w:trHeight w:val="217"/>
            </w:trPr>
          </w:trPrChange>
        </w:trPr>
        <w:tc>
          <w:tcPr>
            <w:tcW w:w="2567" w:type="dxa"/>
            <w:gridSpan w:val="2"/>
            <w:tcPrChange w:id="1986" w:author="Jarno Nieminen" w:date="2014-06-11T12:40:00Z">
              <w:tcPr>
                <w:tcW w:w="2567" w:type="dxa"/>
                <w:gridSpan w:val="3"/>
              </w:tcPr>
            </w:tcPrChange>
          </w:tcPr>
          <w:p w14:paraId="79B02B54" w14:textId="77777777" w:rsidR="006A2F41" w:rsidRPr="00D82A73" w:rsidRDefault="006A2F41" w:rsidP="0026766E">
            <w:pPr>
              <w:rPr>
                <w:rFonts w:eastAsia="Arial Unicode MS"/>
              </w:rPr>
            </w:pPr>
            <w:r w:rsidRPr="00D82A73">
              <w:rPr>
                <w:rFonts w:eastAsia="Arial Unicode MS"/>
              </w:rPr>
              <w:t>Formulärmall/id</w:t>
            </w:r>
          </w:p>
          <w:p w14:paraId="767B1E0A" w14:textId="77777777" w:rsidR="006A2F41" w:rsidRPr="00D82A73" w:rsidRDefault="006A2F41" w:rsidP="0026766E">
            <w:pPr>
              <w:rPr>
                <w:rFonts w:eastAsia="Arial Unicode MS"/>
              </w:rPr>
            </w:pPr>
            <w:r w:rsidRPr="00D82A73">
              <w:rPr>
                <w:rFonts w:eastAsia="Arial Unicode MS"/>
              </w:rPr>
              <w:t>(FormTemplate)</w:t>
            </w:r>
          </w:p>
        </w:tc>
        <w:tc>
          <w:tcPr>
            <w:tcW w:w="3388" w:type="dxa"/>
            <w:tcPrChange w:id="1987" w:author="Jarno Nieminen" w:date="2014-06-11T12:40:00Z">
              <w:tcPr>
                <w:tcW w:w="3388" w:type="dxa"/>
                <w:gridSpan w:val="2"/>
              </w:tcPr>
            </w:tcPrChange>
          </w:tcPr>
          <w:p w14:paraId="6C3C4E75" w14:textId="77777777" w:rsidR="006A2F41" w:rsidRPr="00D82A73" w:rsidRDefault="006A2F41" w:rsidP="0026766E">
            <w:pPr>
              <w:rPr>
                <w:rFonts w:eastAsia="Arial Unicode MS"/>
              </w:rPr>
            </w:pPr>
            <w:r w:rsidRPr="00D82A73">
              <w:rPr>
                <w:rFonts w:eastAsia="Arial Unicode MS"/>
              </w:rPr>
              <w:t>Koppling till klass för formulärmall.</w:t>
            </w:r>
          </w:p>
          <w:p w14:paraId="609ABCD6" w14:textId="77777777" w:rsidR="006A2F41" w:rsidRPr="00D82A73" w:rsidRDefault="006A2F41" w:rsidP="0026766E">
            <w:pPr>
              <w:rPr>
                <w:rFonts w:eastAsia="Arial Unicode MS"/>
              </w:rPr>
            </w:pPr>
            <w:r w:rsidRPr="00D82A73">
              <w:rPr>
                <w:rFonts w:eastAsia="Arial Unicode MS"/>
              </w:rPr>
              <w:t xml:space="preserve"> </w:t>
            </w:r>
          </w:p>
        </w:tc>
        <w:tc>
          <w:tcPr>
            <w:tcW w:w="1140" w:type="dxa"/>
            <w:tcPrChange w:id="1988" w:author="Jarno Nieminen" w:date="2014-06-11T12:40:00Z">
              <w:tcPr>
                <w:tcW w:w="1140" w:type="dxa"/>
                <w:gridSpan w:val="2"/>
              </w:tcPr>
            </w:tcPrChange>
          </w:tcPr>
          <w:p w14:paraId="2B4B51F5" w14:textId="77777777" w:rsidR="006A2F41" w:rsidRPr="00D82A73" w:rsidRDefault="006A2F41" w:rsidP="0026766E">
            <w:pPr>
              <w:rPr>
                <w:rFonts w:eastAsia="Arial Unicode MS"/>
              </w:rPr>
            </w:pPr>
            <w:r w:rsidRPr="00D82A73">
              <w:rPr>
                <w:rFonts w:eastAsia="Arial Unicode MS"/>
              </w:rPr>
              <w:t>II</w:t>
            </w:r>
          </w:p>
        </w:tc>
        <w:tc>
          <w:tcPr>
            <w:tcW w:w="720" w:type="dxa"/>
            <w:tcPrChange w:id="1989" w:author="Jarno Nieminen" w:date="2014-06-11T12:40:00Z">
              <w:tcPr>
                <w:tcW w:w="720" w:type="dxa"/>
                <w:gridSpan w:val="2"/>
              </w:tcPr>
            </w:tcPrChange>
          </w:tcPr>
          <w:p w14:paraId="0393F348" w14:textId="77777777" w:rsidR="006A2F41" w:rsidRPr="00D82A73" w:rsidRDefault="006A2F41" w:rsidP="0026766E">
            <w:pPr>
              <w:rPr>
                <w:rFonts w:eastAsia="Arial Unicode MS"/>
              </w:rPr>
            </w:pPr>
            <w:r w:rsidRPr="00D82A73">
              <w:rPr>
                <w:rFonts w:eastAsia="Arial Unicode MS"/>
              </w:rPr>
              <w:t>1</w:t>
            </w:r>
          </w:p>
        </w:tc>
        <w:tc>
          <w:tcPr>
            <w:tcW w:w="1839" w:type="dxa"/>
            <w:tcPrChange w:id="1990" w:author="Jarno Nieminen" w:date="2014-06-11T12:40:00Z">
              <w:tcPr>
                <w:tcW w:w="1839" w:type="dxa"/>
                <w:gridSpan w:val="2"/>
              </w:tcPr>
            </w:tcPrChange>
          </w:tcPr>
          <w:p w14:paraId="5DE8CB60" w14:textId="77777777" w:rsidR="006A2F41" w:rsidRPr="00D82A73" w:rsidRDefault="006A2F41" w:rsidP="0026766E">
            <w:pPr>
              <w:rPr>
                <w:rFonts w:eastAsia="Arial Unicode MS"/>
              </w:rPr>
            </w:pPr>
            <w:r w:rsidRPr="00D82A73">
              <w:rPr>
                <w:rFonts w:eastAsia="Arial Unicode MS"/>
              </w:rPr>
              <w:t>Länk till objekt</w:t>
            </w:r>
          </w:p>
        </w:tc>
        <w:tc>
          <w:tcPr>
            <w:tcW w:w="1881" w:type="dxa"/>
            <w:tcPrChange w:id="1991" w:author="Jarno Nieminen" w:date="2014-06-11T12:40:00Z">
              <w:tcPr>
                <w:tcW w:w="1881" w:type="dxa"/>
                <w:gridSpan w:val="2"/>
              </w:tcPr>
            </w:tcPrChange>
          </w:tcPr>
          <w:p w14:paraId="46CF00E2" w14:textId="77777777" w:rsidR="006A2F41" w:rsidRPr="00D82A73" w:rsidRDefault="006A2F41" w:rsidP="0026766E">
            <w:pPr>
              <w:rPr>
                <w:rFonts w:ascii="Arial" w:eastAsia="Arial Unicode MS" w:hAnsi="Arial"/>
              </w:rPr>
            </w:pPr>
            <w:r w:rsidRPr="00D82A73">
              <w:t xml:space="preserve"> </w:t>
            </w:r>
          </w:p>
        </w:tc>
        <w:tc>
          <w:tcPr>
            <w:tcW w:w="1200" w:type="dxa"/>
            <w:shd w:val="clear" w:color="auto" w:fill="auto"/>
            <w:tcPrChange w:id="1992" w:author="Jarno Nieminen" w:date="2014-06-11T12:40:00Z">
              <w:tcPr>
                <w:tcW w:w="1200" w:type="dxa"/>
                <w:gridSpan w:val="2"/>
                <w:shd w:val="clear" w:color="auto" w:fill="auto"/>
              </w:tcPr>
            </w:tcPrChange>
          </w:tcPr>
          <w:p w14:paraId="0E61C43B" w14:textId="77777777" w:rsidR="006A2F41" w:rsidRPr="00D82A73" w:rsidRDefault="006A2F41" w:rsidP="0026766E">
            <w:pPr>
              <w:rPr>
                <w:rFonts w:ascii="Arial" w:eastAsia="Arial Unicode MS" w:hAnsi="Arial"/>
              </w:rPr>
            </w:pPr>
          </w:p>
        </w:tc>
        <w:tc>
          <w:tcPr>
            <w:tcW w:w="1080" w:type="dxa"/>
            <w:shd w:val="clear" w:color="auto" w:fill="auto"/>
            <w:tcPrChange w:id="1993" w:author="Jarno Nieminen" w:date="2014-06-11T12:40:00Z">
              <w:tcPr>
                <w:tcW w:w="1080" w:type="dxa"/>
                <w:gridSpan w:val="2"/>
                <w:shd w:val="clear" w:color="auto" w:fill="auto"/>
              </w:tcPr>
            </w:tcPrChange>
          </w:tcPr>
          <w:p w14:paraId="57B1D503" w14:textId="77777777" w:rsidR="006A2F41" w:rsidRPr="00D82A73" w:rsidRDefault="006A2F41" w:rsidP="0026766E">
            <w:pPr>
              <w:rPr>
                <w:rFonts w:ascii="Arial" w:eastAsia="Arial Unicode MS" w:hAnsi="Arial"/>
              </w:rPr>
            </w:pPr>
          </w:p>
        </w:tc>
        <w:tc>
          <w:tcPr>
            <w:tcW w:w="1160" w:type="dxa"/>
            <w:shd w:val="clear" w:color="auto" w:fill="auto"/>
            <w:tcPrChange w:id="1994" w:author="Jarno Nieminen" w:date="2014-06-11T12:40:00Z">
              <w:tcPr>
                <w:tcW w:w="1160" w:type="dxa"/>
                <w:gridSpan w:val="2"/>
                <w:shd w:val="clear" w:color="auto" w:fill="auto"/>
              </w:tcPr>
            </w:tcPrChange>
          </w:tcPr>
          <w:p w14:paraId="5C45BC2A" w14:textId="77777777" w:rsidR="006A2F41" w:rsidRPr="00D82A73" w:rsidRDefault="006A2F41" w:rsidP="0026766E">
            <w:pPr>
              <w:rPr>
                <w:rFonts w:ascii="Arial" w:eastAsia="Arial Unicode MS" w:hAnsi="Arial"/>
              </w:rPr>
            </w:pPr>
          </w:p>
        </w:tc>
      </w:tr>
      <w:tr w:rsidR="006A2F41" w:rsidRPr="00D82A73" w14:paraId="4ABDB3A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199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1996" w:author="Jarno Nieminen" w:date="2014-06-11T12:40:00Z">
            <w:trPr>
              <w:gridAfter w:val="0"/>
              <w:trHeight w:val="217"/>
            </w:trPr>
          </w:trPrChange>
        </w:trPr>
        <w:tc>
          <w:tcPr>
            <w:tcW w:w="2567" w:type="dxa"/>
            <w:gridSpan w:val="2"/>
            <w:tcPrChange w:id="1997" w:author="Jarno Nieminen" w:date="2014-06-11T12:40:00Z">
              <w:tcPr>
                <w:tcW w:w="2567" w:type="dxa"/>
                <w:gridSpan w:val="3"/>
              </w:tcPr>
            </w:tcPrChange>
          </w:tcPr>
          <w:p w14:paraId="7CC769F7" w14:textId="77777777" w:rsidR="006A2F41" w:rsidRPr="00D82A73" w:rsidRDefault="006A2F41" w:rsidP="0026766E">
            <w:pPr>
              <w:rPr>
                <w:rFonts w:eastAsia="Arial Unicode MS"/>
              </w:rPr>
            </w:pPr>
          </w:p>
        </w:tc>
        <w:tc>
          <w:tcPr>
            <w:tcW w:w="3388" w:type="dxa"/>
            <w:tcPrChange w:id="1998" w:author="Jarno Nieminen" w:date="2014-06-11T12:40:00Z">
              <w:tcPr>
                <w:tcW w:w="3388" w:type="dxa"/>
                <w:gridSpan w:val="2"/>
              </w:tcPr>
            </w:tcPrChange>
          </w:tcPr>
          <w:p w14:paraId="093917DA" w14:textId="77777777" w:rsidR="006A2F41" w:rsidRPr="00D82A73" w:rsidRDefault="006A2F41" w:rsidP="0026766E">
            <w:pPr>
              <w:rPr>
                <w:rFonts w:eastAsia="Arial Unicode MS"/>
              </w:rPr>
            </w:pPr>
          </w:p>
        </w:tc>
        <w:tc>
          <w:tcPr>
            <w:tcW w:w="1140" w:type="dxa"/>
            <w:tcPrChange w:id="1999" w:author="Jarno Nieminen" w:date="2014-06-11T12:40:00Z">
              <w:tcPr>
                <w:tcW w:w="1140" w:type="dxa"/>
                <w:gridSpan w:val="2"/>
              </w:tcPr>
            </w:tcPrChange>
          </w:tcPr>
          <w:p w14:paraId="6E54C80E" w14:textId="77777777" w:rsidR="006A2F41" w:rsidRPr="00D82A73" w:rsidRDefault="006A2F41" w:rsidP="0026766E">
            <w:pPr>
              <w:rPr>
                <w:rFonts w:eastAsia="Arial Unicode MS"/>
              </w:rPr>
            </w:pPr>
          </w:p>
        </w:tc>
        <w:tc>
          <w:tcPr>
            <w:tcW w:w="720" w:type="dxa"/>
            <w:tcPrChange w:id="2000" w:author="Jarno Nieminen" w:date="2014-06-11T12:40:00Z">
              <w:tcPr>
                <w:tcW w:w="720" w:type="dxa"/>
                <w:gridSpan w:val="2"/>
              </w:tcPr>
            </w:tcPrChange>
          </w:tcPr>
          <w:p w14:paraId="458BB453" w14:textId="77777777" w:rsidR="006A2F41" w:rsidRPr="00D82A73" w:rsidRDefault="006A2F41" w:rsidP="0026766E">
            <w:pPr>
              <w:rPr>
                <w:rFonts w:eastAsia="Arial Unicode MS"/>
              </w:rPr>
            </w:pPr>
          </w:p>
        </w:tc>
        <w:tc>
          <w:tcPr>
            <w:tcW w:w="1839" w:type="dxa"/>
            <w:tcPrChange w:id="2001" w:author="Jarno Nieminen" w:date="2014-06-11T12:40:00Z">
              <w:tcPr>
                <w:tcW w:w="1839" w:type="dxa"/>
                <w:gridSpan w:val="2"/>
              </w:tcPr>
            </w:tcPrChange>
          </w:tcPr>
          <w:p w14:paraId="1B91BC15" w14:textId="77777777" w:rsidR="006A2F41" w:rsidRPr="00D82A73" w:rsidRDefault="006A2F41" w:rsidP="0026766E">
            <w:pPr>
              <w:rPr>
                <w:rFonts w:eastAsia="Arial Unicode MS"/>
              </w:rPr>
            </w:pPr>
          </w:p>
        </w:tc>
        <w:tc>
          <w:tcPr>
            <w:tcW w:w="1881" w:type="dxa"/>
            <w:tcPrChange w:id="2002" w:author="Jarno Nieminen" w:date="2014-06-11T12:40:00Z">
              <w:tcPr>
                <w:tcW w:w="1881" w:type="dxa"/>
                <w:gridSpan w:val="2"/>
              </w:tcPr>
            </w:tcPrChange>
          </w:tcPr>
          <w:p w14:paraId="40E922A2" w14:textId="77777777" w:rsidR="006A2F41" w:rsidRPr="00D82A73" w:rsidRDefault="006A2F41" w:rsidP="0026766E">
            <w:pPr>
              <w:rPr>
                <w:rFonts w:ascii="Arial" w:eastAsia="Arial Unicode MS" w:hAnsi="Arial"/>
              </w:rPr>
            </w:pPr>
          </w:p>
        </w:tc>
        <w:tc>
          <w:tcPr>
            <w:tcW w:w="1200" w:type="dxa"/>
            <w:shd w:val="clear" w:color="auto" w:fill="auto"/>
            <w:tcPrChange w:id="2003" w:author="Jarno Nieminen" w:date="2014-06-11T12:40:00Z">
              <w:tcPr>
                <w:tcW w:w="1200" w:type="dxa"/>
                <w:gridSpan w:val="2"/>
                <w:shd w:val="clear" w:color="auto" w:fill="auto"/>
              </w:tcPr>
            </w:tcPrChange>
          </w:tcPr>
          <w:p w14:paraId="4AE272BF" w14:textId="77777777" w:rsidR="006A2F41" w:rsidRPr="00D82A73" w:rsidRDefault="006A2F41" w:rsidP="0026766E">
            <w:pPr>
              <w:rPr>
                <w:rFonts w:ascii="Arial" w:eastAsia="Arial Unicode MS" w:hAnsi="Arial"/>
              </w:rPr>
            </w:pPr>
          </w:p>
        </w:tc>
        <w:tc>
          <w:tcPr>
            <w:tcW w:w="1080" w:type="dxa"/>
            <w:shd w:val="clear" w:color="auto" w:fill="auto"/>
            <w:tcPrChange w:id="2004" w:author="Jarno Nieminen" w:date="2014-06-11T12:40:00Z">
              <w:tcPr>
                <w:tcW w:w="1080" w:type="dxa"/>
                <w:gridSpan w:val="2"/>
                <w:shd w:val="clear" w:color="auto" w:fill="auto"/>
              </w:tcPr>
            </w:tcPrChange>
          </w:tcPr>
          <w:p w14:paraId="6C58F7AE" w14:textId="77777777" w:rsidR="006A2F41" w:rsidRPr="00D82A73" w:rsidRDefault="006A2F41" w:rsidP="0026766E">
            <w:pPr>
              <w:rPr>
                <w:rFonts w:ascii="Arial" w:eastAsia="Arial Unicode MS" w:hAnsi="Arial"/>
              </w:rPr>
            </w:pPr>
          </w:p>
        </w:tc>
        <w:tc>
          <w:tcPr>
            <w:tcW w:w="1160" w:type="dxa"/>
            <w:shd w:val="clear" w:color="auto" w:fill="auto"/>
            <w:tcPrChange w:id="2005" w:author="Jarno Nieminen" w:date="2014-06-11T12:40:00Z">
              <w:tcPr>
                <w:tcW w:w="1160" w:type="dxa"/>
                <w:gridSpan w:val="2"/>
                <w:shd w:val="clear" w:color="auto" w:fill="auto"/>
              </w:tcPr>
            </w:tcPrChange>
          </w:tcPr>
          <w:p w14:paraId="2C22B670" w14:textId="77777777" w:rsidR="006A2F41" w:rsidRPr="00D82A73" w:rsidRDefault="006A2F41" w:rsidP="0026766E">
            <w:pPr>
              <w:rPr>
                <w:rFonts w:ascii="Arial" w:eastAsia="Arial Unicode MS" w:hAnsi="Arial"/>
              </w:rPr>
            </w:pPr>
          </w:p>
        </w:tc>
      </w:tr>
      <w:tr w:rsidR="006A2F41" w:rsidRPr="00D82A73" w14:paraId="564A935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0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007" w:author="Jarno Nieminen" w:date="2014-06-11T12:40:00Z">
            <w:trPr>
              <w:gridBefore w:val="1"/>
              <w:gridAfter w:val="0"/>
              <w:wBefore w:w="15" w:type="dxa"/>
              <w:trHeight w:val="217"/>
            </w:trPr>
          </w:trPrChange>
        </w:trPr>
        <w:tc>
          <w:tcPr>
            <w:tcW w:w="7080" w:type="dxa"/>
            <w:gridSpan w:val="3"/>
            <w:shd w:val="pct25" w:color="auto" w:fill="auto"/>
            <w:tcPrChange w:id="2008" w:author="Jarno Nieminen" w:date="2014-06-11T12:40:00Z">
              <w:tcPr>
                <w:tcW w:w="7080" w:type="dxa"/>
                <w:gridSpan w:val="6"/>
                <w:shd w:val="pct25" w:color="auto" w:fill="auto"/>
              </w:tcPr>
            </w:tcPrChange>
          </w:tcPr>
          <w:p w14:paraId="6AA162F5" w14:textId="77777777" w:rsidR="006A2F41" w:rsidRPr="00D82A73" w:rsidRDefault="006A2F41" w:rsidP="0026766E">
            <w:pPr>
              <w:rPr>
                <w:b/>
              </w:rPr>
            </w:pPr>
            <w:r w:rsidRPr="00D82A73">
              <w:rPr>
                <w:b/>
              </w:rPr>
              <w:t>Associationer</w:t>
            </w:r>
          </w:p>
        </w:tc>
        <w:tc>
          <w:tcPr>
            <w:tcW w:w="7880" w:type="dxa"/>
            <w:gridSpan w:val="6"/>
            <w:shd w:val="pct25" w:color="auto" w:fill="auto"/>
            <w:tcPrChange w:id="2009" w:author="Jarno Nieminen" w:date="2014-06-11T12:40:00Z">
              <w:tcPr>
                <w:tcW w:w="7880" w:type="dxa"/>
                <w:gridSpan w:val="12"/>
                <w:shd w:val="pct25" w:color="auto" w:fill="auto"/>
              </w:tcPr>
            </w:tcPrChange>
          </w:tcPr>
          <w:p w14:paraId="4C5E3CAD" w14:textId="77777777" w:rsidR="006A2F41" w:rsidRPr="00D82A73" w:rsidRDefault="006A2F41" w:rsidP="0026766E">
            <w:pPr>
              <w:rPr>
                <w:rFonts w:eastAsia="Arial Unicode MS"/>
                <w:b/>
              </w:rPr>
            </w:pPr>
            <w:r w:rsidRPr="00D82A73">
              <w:rPr>
                <w:b/>
              </w:rPr>
              <w:t>Beslutsregel</w:t>
            </w:r>
          </w:p>
        </w:tc>
      </w:tr>
      <w:tr w:rsidR="006A2F41" w:rsidRPr="00D82A73" w14:paraId="0CFA6AD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011" w:author="Jarno Nieminen" w:date="2014-06-11T12:40:00Z">
            <w:trPr>
              <w:gridBefore w:val="1"/>
              <w:gridAfter w:val="0"/>
              <w:wBefore w:w="15" w:type="dxa"/>
              <w:trHeight w:val="217"/>
            </w:trPr>
          </w:trPrChange>
        </w:trPr>
        <w:tc>
          <w:tcPr>
            <w:tcW w:w="7080" w:type="dxa"/>
            <w:gridSpan w:val="3"/>
            <w:tcPrChange w:id="2012" w:author="Jarno Nieminen" w:date="2014-06-11T12:40:00Z">
              <w:tcPr>
                <w:tcW w:w="7080" w:type="dxa"/>
                <w:gridSpan w:val="6"/>
              </w:tcPr>
            </w:tcPrChange>
          </w:tcPr>
          <w:p w14:paraId="06041A73"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 xml:space="preserve"> Ett formulär(Form) tillhör formulärmall (FormTemplate)</w:t>
            </w:r>
          </w:p>
        </w:tc>
        <w:tc>
          <w:tcPr>
            <w:tcW w:w="7880" w:type="dxa"/>
            <w:gridSpan w:val="6"/>
            <w:tcPrChange w:id="2013" w:author="Jarno Nieminen" w:date="2014-06-11T12:40:00Z">
              <w:tcPr>
                <w:tcW w:w="7880" w:type="dxa"/>
                <w:gridSpan w:val="12"/>
              </w:tcPr>
            </w:tcPrChange>
          </w:tcPr>
          <w:p w14:paraId="66776213" w14:textId="77777777" w:rsidR="006A2F41" w:rsidRPr="00D82A73" w:rsidRDefault="006A2F41" w:rsidP="0026766E">
            <w:pPr>
              <w:rPr>
                <w:rFonts w:ascii="Arial" w:eastAsia="Arial Unicode MS" w:hAnsi="Arial"/>
                <w:color w:val="000000"/>
              </w:rPr>
            </w:pPr>
          </w:p>
        </w:tc>
      </w:tr>
    </w:tbl>
    <w:p w14:paraId="7DE272B4" w14:textId="77777777" w:rsidR="006A2F41" w:rsidRPr="00D82A73" w:rsidRDefault="006A2F41" w:rsidP="006A2F41"/>
    <w:p w14:paraId="73575C19" w14:textId="77777777" w:rsidR="006A2F41" w:rsidRPr="00D82A73" w:rsidRDefault="006A2F41" w:rsidP="006A2F41"/>
    <w:p w14:paraId="79751CE5"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014" w:name="_Toc193243782"/>
    </w:p>
    <w:p w14:paraId="1CE27A19" w14:textId="77777777" w:rsidR="006A2F41" w:rsidRPr="00D82A73" w:rsidRDefault="006A2F41" w:rsidP="006A2F41">
      <w:pPr>
        <w:pStyle w:val="Heading3"/>
      </w:pPr>
      <w:bookmarkStart w:id="2015" w:name="_Toc220986028"/>
      <w:bookmarkStart w:id="2016" w:name="_Toc386458084"/>
      <w:bookmarkStart w:id="2017" w:name="_Toc390253646"/>
      <w:r w:rsidRPr="00D82A73">
        <w:lastRenderedPageBreak/>
        <w:t>Klass Formulärmall (FormTemplateInfo)</w:t>
      </w:r>
      <w:bookmarkEnd w:id="2015"/>
      <w:bookmarkEnd w:id="2016"/>
      <w:bookmarkEnd w:id="2017"/>
    </w:p>
    <w:p w14:paraId="3772E321" w14:textId="77777777" w:rsidR="006A2F41" w:rsidRPr="00D82A73" w:rsidRDefault="006A2F41" w:rsidP="006A2F41">
      <w:r w:rsidRPr="00D82A73">
        <w:t xml:space="preserve">Objektet innehåller översiktlig mallinformation för ett formulär. </w:t>
      </w:r>
    </w:p>
    <w:p w14:paraId="4D803EDB"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Change w:id="2018">
          <w:tblGrid>
            <w:gridCol w:w="15"/>
            <w:gridCol w:w="88"/>
            <w:gridCol w:w="2464"/>
            <w:gridCol w:w="103"/>
            <w:gridCol w:w="3285"/>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40901878" w14:textId="77777777" w:rsidTr="0026766E">
        <w:trPr>
          <w:cantSplit/>
          <w:trHeight w:val="376"/>
        </w:trPr>
        <w:tc>
          <w:tcPr>
            <w:tcW w:w="2567" w:type="dxa"/>
            <w:gridSpan w:val="2"/>
            <w:vMerge w:val="restart"/>
            <w:shd w:val="pct25" w:color="auto" w:fill="auto"/>
          </w:tcPr>
          <w:p w14:paraId="4BF8378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0C779D20" w14:textId="77777777" w:rsidR="006A2F41" w:rsidRPr="00D82A73" w:rsidRDefault="006A2F41" w:rsidP="0026766E">
            <w:r w:rsidRPr="00D82A73">
              <w:t>Beskrivning</w:t>
            </w:r>
          </w:p>
        </w:tc>
        <w:tc>
          <w:tcPr>
            <w:tcW w:w="1140" w:type="dxa"/>
            <w:vMerge w:val="restart"/>
            <w:shd w:val="pct25" w:color="auto" w:fill="auto"/>
          </w:tcPr>
          <w:p w14:paraId="63D38EF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46219338" w14:textId="77777777" w:rsidR="006A2F41" w:rsidRPr="00D82A73" w:rsidRDefault="006A2F41" w:rsidP="0026766E">
            <w:r w:rsidRPr="00D82A73">
              <w:t>Mult</w:t>
            </w:r>
          </w:p>
        </w:tc>
        <w:tc>
          <w:tcPr>
            <w:tcW w:w="1800" w:type="dxa"/>
            <w:vMerge w:val="restart"/>
            <w:shd w:val="pct25" w:color="auto" w:fill="auto"/>
          </w:tcPr>
          <w:p w14:paraId="1119A93B" w14:textId="6CCEE2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019" w:author="Jarno Nieminen" w:date="2014-06-11T12:40:00Z">
              <w:r w:rsidR="0047354F" w:rsidRPr="00D82A73">
                <w:t>.</w:t>
              </w:r>
            </w:ins>
            <w:r w:rsidRPr="00D82A73">
              <w:t xml:space="preserve"> begränsningar</w:t>
            </w:r>
          </w:p>
        </w:tc>
        <w:tc>
          <w:tcPr>
            <w:tcW w:w="1920" w:type="dxa"/>
            <w:vMerge w:val="restart"/>
            <w:shd w:val="pct25" w:color="auto" w:fill="auto"/>
          </w:tcPr>
          <w:p w14:paraId="207E06C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DD647E0" w14:textId="08A6CCC2" w:rsidR="006A2F41" w:rsidRPr="00D82A73" w:rsidRDefault="0047354F" w:rsidP="0026766E">
            <w:pPr>
              <w:rPr>
                <w:rFonts w:eastAsia="Arial Unicode MS"/>
              </w:rPr>
            </w:pPr>
            <w:r>
              <w:rPr>
                <w:rFonts w:eastAsia="Arial Unicode MS"/>
              </w:rPr>
              <w:t xml:space="preserve">Fylls i </w:t>
            </w:r>
            <w:del w:id="2020"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44E8F13C" w14:textId="77777777" w:rsidTr="0026766E">
        <w:trPr>
          <w:cantSplit/>
          <w:trHeight w:val="375"/>
        </w:trPr>
        <w:tc>
          <w:tcPr>
            <w:tcW w:w="2567" w:type="dxa"/>
            <w:gridSpan w:val="2"/>
            <w:vMerge/>
            <w:shd w:val="pct25" w:color="auto" w:fill="auto"/>
          </w:tcPr>
          <w:p w14:paraId="730780FE" w14:textId="77777777" w:rsidR="006A2F41" w:rsidRPr="00D82A73" w:rsidRDefault="006A2F41" w:rsidP="0026766E"/>
        </w:tc>
        <w:tc>
          <w:tcPr>
            <w:tcW w:w="3388" w:type="dxa"/>
            <w:vMerge/>
            <w:shd w:val="pct25" w:color="auto" w:fill="auto"/>
          </w:tcPr>
          <w:p w14:paraId="01EC8278" w14:textId="77777777" w:rsidR="006A2F41" w:rsidRPr="00D82A73" w:rsidRDefault="006A2F41" w:rsidP="0026766E"/>
        </w:tc>
        <w:tc>
          <w:tcPr>
            <w:tcW w:w="1140" w:type="dxa"/>
            <w:vMerge/>
            <w:shd w:val="pct25" w:color="auto" w:fill="auto"/>
          </w:tcPr>
          <w:p w14:paraId="6955E22D" w14:textId="77777777" w:rsidR="006A2F41" w:rsidRPr="00D82A73" w:rsidRDefault="006A2F41" w:rsidP="0026766E"/>
        </w:tc>
        <w:tc>
          <w:tcPr>
            <w:tcW w:w="720" w:type="dxa"/>
            <w:vMerge/>
            <w:shd w:val="pct25" w:color="auto" w:fill="auto"/>
          </w:tcPr>
          <w:p w14:paraId="1ED2B51D" w14:textId="77777777" w:rsidR="006A2F41" w:rsidRPr="00D82A73" w:rsidRDefault="006A2F41" w:rsidP="0026766E"/>
        </w:tc>
        <w:tc>
          <w:tcPr>
            <w:tcW w:w="1800" w:type="dxa"/>
            <w:vMerge/>
            <w:shd w:val="pct25" w:color="auto" w:fill="auto"/>
          </w:tcPr>
          <w:p w14:paraId="147ADF12" w14:textId="77777777" w:rsidR="006A2F41" w:rsidRPr="00D82A73" w:rsidRDefault="006A2F41" w:rsidP="0026766E"/>
        </w:tc>
        <w:tc>
          <w:tcPr>
            <w:tcW w:w="1920" w:type="dxa"/>
            <w:vMerge/>
            <w:shd w:val="pct25" w:color="auto" w:fill="auto"/>
          </w:tcPr>
          <w:p w14:paraId="48CC7E98" w14:textId="77777777" w:rsidR="006A2F41" w:rsidRPr="00D82A73" w:rsidRDefault="006A2F41" w:rsidP="0026766E"/>
        </w:tc>
        <w:tc>
          <w:tcPr>
            <w:tcW w:w="1200" w:type="dxa"/>
            <w:tcBorders>
              <w:bottom w:val="single" w:sz="4" w:space="0" w:color="auto"/>
            </w:tcBorders>
            <w:shd w:val="pct25" w:color="auto" w:fill="auto"/>
          </w:tcPr>
          <w:p w14:paraId="68216AE1"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650E1586"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685CA313" w14:textId="77777777" w:rsidR="006A2F41" w:rsidRPr="00D82A73" w:rsidRDefault="006A2F41" w:rsidP="0026766E">
            <w:pPr>
              <w:rPr>
                <w:rFonts w:eastAsia="Arial Unicode MS"/>
              </w:rPr>
            </w:pPr>
          </w:p>
        </w:tc>
      </w:tr>
      <w:tr w:rsidR="006A2F41" w:rsidRPr="00D82A73" w14:paraId="194F68C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22" w:author="Jarno Nieminen" w:date="2014-06-11T12:40:00Z">
            <w:trPr>
              <w:gridAfter w:val="0"/>
              <w:trHeight w:val="217"/>
            </w:trPr>
          </w:trPrChange>
        </w:trPr>
        <w:tc>
          <w:tcPr>
            <w:tcW w:w="2567" w:type="dxa"/>
            <w:gridSpan w:val="2"/>
            <w:tcPrChange w:id="2023" w:author="Jarno Nieminen" w:date="2014-06-11T12:40:00Z">
              <w:tcPr>
                <w:tcW w:w="2567" w:type="dxa"/>
                <w:gridSpan w:val="3"/>
              </w:tcPr>
            </w:tcPrChange>
          </w:tcPr>
          <w:p w14:paraId="377B62C3" w14:textId="77777777" w:rsidR="006A2F41" w:rsidRPr="00D82A73" w:rsidRDefault="006A2F41" w:rsidP="0026766E">
            <w:pPr>
              <w:rPr>
                <w:rFonts w:eastAsia="Arial Unicode MS"/>
              </w:rPr>
            </w:pPr>
            <w:r w:rsidRPr="00D82A73">
              <w:rPr>
                <w:rFonts w:eastAsia="Arial Unicode MS"/>
              </w:rPr>
              <w:t>(AnonymousForm)</w:t>
            </w:r>
          </w:p>
        </w:tc>
        <w:tc>
          <w:tcPr>
            <w:tcW w:w="3388" w:type="dxa"/>
            <w:tcPrChange w:id="2024" w:author="Jarno Nieminen" w:date="2014-06-11T12:40:00Z">
              <w:tcPr>
                <w:tcW w:w="3388" w:type="dxa"/>
                <w:gridSpan w:val="2"/>
              </w:tcPr>
            </w:tcPrChange>
          </w:tcPr>
          <w:p w14:paraId="1388B61F" w14:textId="77777777" w:rsidR="006A2F41" w:rsidRPr="00D82A73" w:rsidRDefault="006A2F41" w:rsidP="0026766E">
            <w:pPr>
              <w:rPr>
                <w:rFonts w:eastAsia="Arial Unicode MS"/>
              </w:rPr>
            </w:pPr>
            <w:r w:rsidRPr="00D82A73">
              <w:rPr>
                <w:rFonts w:eastAsia="Arial Unicode MS"/>
              </w:rPr>
              <w:t>Attributet styr huruvida formulärmotorn stöder anonym användning av formuläret.</w:t>
            </w:r>
          </w:p>
          <w:p w14:paraId="7EBF9096" w14:textId="77777777" w:rsidR="006A2F41" w:rsidRPr="00D82A73" w:rsidRDefault="006A2F41" w:rsidP="0026766E">
            <w:pPr>
              <w:rPr>
                <w:rFonts w:eastAsia="Arial Unicode MS"/>
              </w:rPr>
            </w:pPr>
            <w:r w:rsidRPr="00D82A73">
              <w:rPr>
                <w:rFonts w:eastAsia="Arial Unicode MS"/>
              </w:rPr>
              <w:t>Värden:</w:t>
            </w:r>
          </w:p>
          <w:p w14:paraId="161AB5B8" w14:textId="77777777" w:rsidR="006A2F41" w:rsidRPr="00D82A73" w:rsidRDefault="006A2F41" w:rsidP="0026766E">
            <w:pPr>
              <w:rPr>
                <w:rFonts w:eastAsia="Arial Unicode MS"/>
              </w:rPr>
            </w:pPr>
            <w:r w:rsidRPr="00D82A73">
              <w:rPr>
                <w:rFonts w:eastAsia="Arial Unicode MS"/>
              </w:rPr>
              <w:t>True = Tillåter anonym användning. "SubjectOfCare" får inte användas.</w:t>
            </w:r>
          </w:p>
          <w:p w14:paraId="19BA04A0" w14:textId="77777777" w:rsidR="006A2F41" w:rsidRPr="00D82A73" w:rsidRDefault="006A2F41" w:rsidP="0026766E">
            <w:pPr>
              <w:rPr>
                <w:rFonts w:eastAsia="Arial Unicode MS"/>
              </w:rPr>
            </w:pPr>
            <w:r w:rsidRPr="00D82A73">
              <w:rPr>
                <w:rFonts w:eastAsia="Arial Unicode MS"/>
              </w:rPr>
              <w:t>False = Tillåter inte anonym användning. "SubjectOfCare" är obligatorisk attribut.</w:t>
            </w:r>
          </w:p>
          <w:p w14:paraId="10502B1F" w14:textId="77777777" w:rsidR="006A2F41" w:rsidRPr="00D82A73" w:rsidRDefault="006A2F41" w:rsidP="0026766E">
            <w:pPr>
              <w:rPr>
                <w:rFonts w:eastAsia="Arial Unicode MS"/>
              </w:rPr>
            </w:pPr>
          </w:p>
          <w:p w14:paraId="6E92F231" w14:textId="77777777" w:rsidR="006A2F41" w:rsidRPr="00D82A73" w:rsidRDefault="006A2F41" w:rsidP="0026766E">
            <w:pPr>
              <w:rPr>
                <w:rFonts w:eastAsia="Arial Unicode MS"/>
              </w:rPr>
            </w:pPr>
            <w:r w:rsidRPr="00D82A73">
              <w:rPr>
                <w:rFonts w:eastAsia="Arial Unicode MS"/>
              </w:rPr>
              <w:t xml:space="preserve">T.ex. Om ”true” blir subjectOfcare obligatoriskt. </w:t>
            </w:r>
          </w:p>
        </w:tc>
        <w:tc>
          <w:tcPr>
            <w:tcW w:w="1140" w:type="dxa"/>
            <w:tcPrChange w:id="2025" w:author="Jarno Nieminen" w:date="2014-06-11T12:40:00Z">
              <w:tcPr>
                <w:tcW w:w="1140" w:type="dxa"/>
                <w:gridSpan w:val="2"/>
              </w:tcPr>
            </w:tcPrChange>
          </w:tcPr>
          <w:p w14:paraId="166228E8" w14:textId="77777777" w:rsidR="006A2F41" w:rsidRPr="00D82A73" w:rsidRDefault="006A2F41" w:rsidP="0026766E">
            <w:pPr>
              <w:rPr>
                <w:rFonts w:eastAsia="Arial Unicode MS"/>
              </w:rPr>
            </w:pPr>
            <w:r w:rsidRPr="00D82A73">
              <w:rPr>
                <w:rFonts w:eastAsia="Arial Unicode MS"/>
              </w:rPr>
              <w:t>S/F</w:t>
            </w:r>
          </w:p>
        </w:tc>
        <w:tc>
          <w:tcPr>
            <w:tcW w:w="720" w:type="dxa"/>
            <w:tcPrChange w:id="2026" w:author="Jarno Nieminen" w:date="2014-06-11T12:40:00Z">
              <w:tcPr>
                <w:tcW w:w="720" w:type="dxa"/>
                <w:gridSpan w:val="2"/>
              </w:tcPr>
            </w:tcPrChange>
          </w:tcPr>
          <w:p w14:paraId="4EC7FD5C" w14:textId="77777777" w:rsidR="006A2F41" w:rsidRPr="00D82A73" w:rsidRDefault="006A2F41" w:rsidP="0026766E">
            <w:pPr>
              <w:rPr>
                <w:rFonts w:eastAsia="Arial Unicode MS"/>
              </w:rPr>
            </w:pPr>
          </w:p>
        </w:tc>
        <w:tc>
          <w:tcPr>
            <w:tcW w:w="1800" w:type="dxa"/>
            <w:tcPrChange w:id="2027" w:author="Jarno Nieminen" w:date="2014-06-11T12:40:00Z">
              <w:tcPr>
                <w:tcW w:w="1800" w:type="dxa"/>
                <w:gridSpan w:val="2"/>
              </w:tcPr>
            </w:tcPrChange>
          </w:tcPr>
          <w:p w14:paraId="694F8B49" w14:textId="77777777" w:rsidR="006A2F41" w:rsidRPr="00D82A73" w:rsidRDefault="006A2F41" w:rsidP="0026766E">
            <w:r w:rsidRPr="00D82A73">
              <w:t>True = Anonymt formulär</w:t>
            </w:r>
          </w:p>
          <w:p w14:paraId="2B9F59B2" w14:textId="77777777" w:rsidR="006A2F41" w:rsidRPr="00D82A73" w:rsidRDefault="006A2F41" w:rsidP="0026766E">
            <w:pPr>
              <w:rPr>
                <w:rFonts w:eastAsia="Arial Unicode MS"/>
              </w:rPr>
            </w:pPr>
            <w:r w:rsidRPr="00D82A73">
              <w:rPr>
                <w:szCs w:val="20"/>
              </w:rPr>
              <w:t>False = Ej anonymt formulär</w:t>
            </w:r>
          </w:p>
        </w:tc>
        <w:tc>
          <w:tcPr>
            <w:tcW w:w="1920" w:type="dxa"/>
            <w:tcPrChange w:id="2028" w:author="Jarno Nieminen" w:date="2014-06-11T12:40:00Z">
              <w:tcPr>
                <w:tcW w:w="1920" w:type="dxa"/>
                <w:gridSpan w:val="2"/>
              </w:tcPr>
            </w:tcPrChange>
          </w:tcPr>
          <w:p w14:paraId="1B40C3E7" w14:textId="77777777" w:rsidR="006A2F41" w:rsidRPr="00D82A73" w:rsidRDefault="006A2F41" w:rsidP="0026766E">
            <w:pPr>
              <w:rPr>
                <w:rFonts w:eastAsia="Arial Unicode MS"/>
              </w:rPr>
            </w:pPr>
          </w:p>
        </w:tc>
        <w:tc>
          <w:tcPr>
            <w:tcW w:w="1200" w:type="dxa"/>
            <w:shd w:val="clear" w:color="auto" w:fill="auto"/>
            <w:tcPrChange w:id="2029" w:author="Jarno Nieminen" w:date="2014-06-11T12:40:00Z">
              <w:tcPr>
                <w:tcW w:w="1200" w:type="dxa"/>
                <w:gridSpan w:val="2"/>
                <w:shd w:val="clear" w:color="auto" w:fill="auto"/>
              </w:tcPr>
            </w:tcPrChange>
          </w:tcPr>
          <w:p w14:paraId="1EA83E46" w14:textId="77777777" w:rsidR="006A2F41" w:rsidRPr="00D82A73" w:rsidRDefault="006A2F41" w:rsidP="0026766E">
            <w:pPr>
              <w:rPr>
                <w:rFonts w:ascii="Arial" w:eastAsia="Arial Unicode MS" w:hAnsi="Arial"/>
              </w:rPr>
            </w:pPr>
          </w:p>
        </w:tc>
        <w:tc>
          <w:tcPr>
            <w:tcW w:w="1080" w:type="dxa"/>
            <w:shd w:val="clear" w:color="auto" w:fill="auto"/>
            <w:tcPrChange w:id="2030" w:author="Jarno Nieminen" w:date="2014-06-11T12:40:00Z">
              <w:tcPr>
                <w:tcW w:w="1080" w:type="dxa"/>
                <w:gridSpan w:val="2"/>
                <w:shd w:val="clear" w:color="auto" w:fill="auto"/>
              </w:tcPr>
            </w:tcPrChange>
          </w:tcPr>
          <w:p w14:paraId="3769D69A" w14:textId="77777777" w:rsidR="006A2F41" w:rsidRPr="00D82A73" w:rsidRDefault="006A2F41" w:rsidP="0026766E">
            <w:pPr>
              <w:rPr>
                <w:rFonts w:ascii="Arial" w:eastAsia="Arial Unicode MS" w:hAnsi="Arial"/>
              </w:rPr>
            </w:pPr>
          </w:p>
        </w:tc>
        <w:tc>
          <w:tcPr>
            <w:tcW w:w="1160" w:type="dxa"/>
            <w:shd w:val="clear" w:color="auto" w:fill="auto"/>
            <w:tcPrChange w:id="2031" w:author="Jarno Nieminen" w:date="2014-06-11T12:40:00Z">
              <w:tcPr>
                <w:tcW w:w="1160" w:type="dxa"/>
                <w:gridSpan w:val="2"/>
                <w:shd w:val="clear" w:color="auto" w:fill="auto"/>
              </w:tcPr>
            </w:tcPrChange>
          </w:tcPr>
          <w:p w14:paraId="725A9D3F" w14:textId="77777777" w:rsidR="006A2F41" w:rsidRPr="00D82A73" w:rsidRDefault="006A2F41" w:rsidP="0026766E">
            <w:pPr>
              <w:rPr>
                <w:rFonts w:ascii="Arial" w:eastAsia="Arial Unicode MS" w:hAnsi="Arial"/>
              </w:rPr>
            </w:pPr>
          </w:p>
        </w:tc>
      </w:tr>
      <w:tr w:rsidR="006A2F41" w:rsidRPr="00D82A73" w14:paraId="11CBB43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33" w:author="Jarno Nieminen" w:date="2014-06-11T12:40:00Z">
            <w:trPr>
              <w:gridAfter w:val="0"/>
              <w:trHeight w:val="217"/>
            </w:trPr>
          </w:trPrChange>
        </w:trPr>
        <w:tc>
          <w:tcPr>
            <w:tcW w:w="2567" w:type="dxa"/>
            <w:gridSpan w:val="2"/>
            <w:tcPrChange w:id="2034" w:author="Jarno Nieminen" w:date="2014-06-11T12:40:00Z">
              <w:tcPr>
                <w:tcW w:w="2567" w:type="dxa"/>
                <w:gridSpan w:val="3"/>
              </w:tcPr>
            </w:tcPrChange>
          </w:tcPr>
          <w:p w14:paraId="167393E8" w14:textId="77777777" w:rsidR="006A2F41" w:rsidRPr="00D82A73" w:rsidRDefault="006A2F41" w:rsidP="0026766E">
            <w:pPr>
              <w:rPr>
                <w:rFonts w:eastAsia="Arial Unicode MS"/>
              </w:rPr>
            </w:pPr>
            <w:r w:rsidRPr="00D82A73">
              <w:rPr>
                <w:rFonts w:eastAsia="Arial Unicode MS"/>
              </w:rPr>
              <w:t>(Category)</w:t>
            </w:r>
          </w:p>
        </w:tc>
        <w:tc>
          <w:tcPr>
            <w:tcW w:w="3388" w:type="dxa"/>
            <w:tcPrChange w:id="2035" w:author="Jarno Nieminen" w:date="2014-06-11T12:40:00Z">
              <w:tcPr>
                <w:tcW w:w="3388" w:type="dxa"/>
                <w:gridSpan w:val="2"/>
              </w:tcPr>
            </w:tcPrChange>
          </w:tcPr>
          <w:p w14:paraId="6AFDD730" w14:textId="77777777" w:rsidR="006A2F41" w:rsidRPr="00D82A73" w:rsidRDefault="006A2F41" w:rsidP="0026766E">
            <w:pPr>
              <w:rPr>
                <w:rFonts w:eastAsia="Arial Unicode MS"/>
              </w:rPr>
            </w:pPr>
            <w:r w:rsidRPr="00D82A73">
              <w:rPr>
                <w:rFonts w:eastAsia="Arial Unicode MS"/>
              </w:rPr>
              <w:t>Formulärets kategori</w:t>
            </w:r>
          </w:p>
          <w:p w14:paraId="27353736" w14:textId="77777777" w:rsidR="006A2F41" w:rsidRPr="00D82A73" w:rsidRDefault="006A2F41" w:rsidP="0026766E">
            <w:pPr>
              <w:rPr>
                <w:rFonts w:eastAsia="Arial Unicode MS"/>
              </w:rPr>
            </w:pPr>
            <w:r w:rsidRPr="00D82A73">
              <w:rPr>
                <w:rFonts w:eastAsia="Arial Unicode MS"/>
              </w:rPr>
              <w:t>T.ex. Anmälan, registrering, hälsodeklaration</w:t>
            </w:r>
          </w:p>
        </w:tc>
        <w:tc>
          <w:tcPr>
            <w:tcW w:w="1140" w:type="dxa"/>
            <w:tcPrChange w:id="2036" w:author="Jarno Nieminen" w:date="2014-06-11T12:40:00Z">
              <w:tcPr>
                <w:tcW w:w="1140" w:type="dxa"/>
                <w:gridSpan w:val="2"/>
              </w:tcPr>
            </w:tcPrChange>
          </w:tcPr>
          <w:p w14:paraId="3F93E650" w14:textId="77777777" w:rsidR="006A2F41" w:rsidRPr="00D82A73" w:rsidRDefault="006A2F41" w:rsidP="0026766E">
            <w:pPr>
              <w:rPr>
                <w:rFonts w:eastAsia="Arial Unicode MS"/>
              </w:rPr>
            </w:pPr>
            <w:r w:rsidRPr="00D82A73">
              <w:rPr>
                <w:rFonts w:eastAsia="Arial Unicode MS"/>
              </w:rPr>
              <w:t>KTOV</w:t>
            </w:r>
          </w:p>
        </w:tc>
        <w:tc>
          <w:tcPr>
            <w:tcW w:w="720" w:type="dxa"/>
            <w:tcPrChange w:id="2037" w:author="Jarno Nieminen" w:date="2014-06-11T12:40:00Z">
              <w:tcPr>
                <w:tcW w:w="720" w:type="dxa"/>
                <w:gridSpan w:val="2"/>
              </w:tcPr>
            </w:tcPrChange>
          </w:tcPr>
          <w:p w14:paraId="27F760C8" w14:textId="77777777" w:rsidR="006A2F41" w:rsidRPr="00D82A73" w:rsidRDefault="006A2F41" w:rsidP="0026766E">
            <w:pPr>
              <w:rPr>
                <w:rFonts w:eastAsia="Arial Unicode MS"/>
              </w:rPr>
            </w:pPr>
            <w:r w:rsidRPr="00D82A73">
              <w:rPr>
                <w:rFonts w:eastAsia="Arial Unicode MS"/>
              </w:rPr>
              <w:t>1</w:t>
            </w:r>
          </w:p>
        </w:tc>
        <w:tc>
          <w:tcPr>
            <w:tcW w:w="1800" w:type="dxa"/>
            <w:tcPrChange w:id="2038" w:author="Jarno Nieminen" w:date="2014-06-11T12:40:00Z">
              <w:tcPr>
                <w:tcW w:w="1800" w:type="dxa"/>
                <w:gridSpan w:val="2"/>
              </w:tcPr>
            </w:tcPrChange>
          </w:tcPr>
          <w:p w14:paraId="5848AAB4" w14:textId="77777777" w:rsidR="006A2F41" w:rsidRPr="00D82A73" w:rsidRDefault="006A2F41" w:rsidP="0026766E">
            <w:pPr>
              <w:rPr>
                <w:rFonts w:eastAsia="Arial Unicode MS"/>
              </w:rPr>
            </w:pPr>
            <w:r w:rsidRPr="00D82A73">
              <w:rPr>
                <w:rFonts w:eastAsia="Arial Unicode MS"/>
              </w:rPr>
              <w:t>KV Formulärkategori</w:t>
            </w:r>
          </w:p>
        </w:tc>
        <w:tc>
          <w:tcPr>
            <w:tcW w:w="1920" w:type="dxa"/>
            <w:tcPrChange w:id="2039" w:author="Jarno Nieminen" w:date="2014-06-11T12:40:00Z">
              <w:tcPr>
                <w:tcW w:w="1920" w:type="dxa"/>
                <w:gridSpan w:val="2"/>
              </w:tcPr>
            </w:tcPrChange>
          </w:tcPr>
          <w:p w14:paraId="76C99141" w14:textId="77777777" w:rsidR="006A2F41" w:rsidRPr="00D82A73" w:rsidRDefault="006A2F41" w:rsidP="0026766E">
            <w:pPr>
              <w:rPr>
                <w:rFonts w:eastAsia="Arial Unicode MS"/>
              </w:rPr>
            </w:pPr>
            <w:r w:rsidRPr="00D82A73">
              <w:rPr>
                <w:rFonts w:eastAsia="Arial Unicode MS"/>
              </w:rPr>
              <w:t>Definierar formulärets typ</w:t>
            </w:r>
          </w:p>
        </w:tc>
        <w:tc>
          <w:tcPr>
            <w:tcW w:w="1200" w:type="dxa"/>
            <w:shd w:val="clear" w:color="auto" w:fill="auto"/>
            <w:tcPrChange w:id="2040" w:author="Jarno Nieminen" w:date="2014-06-11T12:40:00Z">
              <w:tcPr>
                <w:tcW w:w="1200" w:type="dxa"/>
                <w:gridSpan w:val="2"/>
                <w:shd w:val="clear" w:color="auto" w:fill="auto"/>
              </w:tcPr>
            </w:tcPrChange>
          </w:tcPr>
          <w:p w14:paraId="2DD670F6" w14:textId="77777777" w:rsidR="006A2F41" w:rsidRPr="00D82A73" w:rsidRDefault="006A2F41" w:rsidP="0026766E">
            <w:pPr>
              <w:rPr>
                <w:rFonts w:ascii="Arial" w:eastAsia="Arial Unicode MS" w:hAnsi="Arial"/>
              </w:rPr>
            </w:pPr>
          </w:p>
        </w:tc>
        <w:tc>
          <w:tcPr>
            <w:tcW w:w="1080" w:type="dxa"/>
            <w:shd w:val="clear" w:color="auto" w:fill="auto"/>
            <w:tcPrChange w:id="2041" w:author="Jarno Nieminen" w:date="2014-06-11T12:40:00Z">
              <w:tcPr>
                <w:tcW w:w="1080" w:type="dxa"/>
                <w:gridSpan w:val="2"/>
                <w:shd w:val="clear" w:color="auto" w:fill="auto"/>
              </w:tcPr>
            </w:tcPrChange>
          </w:tcPr>
          <w:p w14:paraId="16B85B12" w14:textId="77777777" w:rsidR="006A2F41" w:rsidRPr="00D82A73" w:rsidRDefault="006A2F41" w:rsidP="0026766E">
            <w:pPr>
              <w:rPr>
                <w:rFonts w:ascii="Arial" w:eastAsia="Arial Unicode MS" w:hAnsi="Arial"/>
              </w:rPr>
            </w:pPr>
          </w:p>
        </w:tc>
        <w:tc>
          <w:tcPr>
            <w:tcW w:w="1160" w:type="dxa"/>
            <w:shd w:val="clear" w:color="auto" w:fill="auto"/>
            <w:tcPrChange w:id="2042" w:author="Jarno Nieminen" w:date="2014-06-11T12:40:00Z">
              <w:tcPr>
                <w:tcW w:w="1160" w:type="dxa"/>
                <w:gridSpan w:val="2"/>
                <w:shd w:val="clear" w:color="auto" w:fill="auto"/>
              </w:tcPr>
            </w:tcPrChange>
          </w:tcPr>
          <w:p w14:paraId="398A82E1" w14:textId="77777777" w:rsidR="006A2F41" w:rsidRPr="00D82A73" w:rsidRDefault="006A2F41" w:rsidP="0026766E">
            <w:pPr>
              <w:rPr>
                <w:rFonts w:ascii="Arial" w:eastAsia="Arial Unicode MS" w:hAnsi="Arial"/>
              </w:rPr>
            </w:pPr>
          </w:p>
        </w:tc>
      </w:tr>
      <w:tr w:rsidR="006A2F41" w:rsidRPr="00D82A73" w14:paraId="0A2B22A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4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44" w:author="Jarno Nieminen" w:date="2014-06-11T12:40:00Z">
            <w:trPr>
              <w:gridAfter w:val="0"/>
              <w:trHeight w:val="217"/>
            </w:trPr>
          </w:trPrChange>
        </w:trPr>
        <w:tc>
          <w:tcPr>
            <w:tcW w:w="2567" w:type="dxa"/>
            <w:gridSpan w:val="2"/>
            <w:tcPrChange w:id="2045" w:author="Jarno Nieminen" w:date="2014-06-11T12:40:00Z">
              <w:tcPr>
                <w:tcW w:w="2567" w:type="dxa"/>
                <w:gridSpan w:val="3"/>
              </w:tcPr>
            </w:tcPrChange>
          </w:tcPr>
          <w:p w14:paraId="4ECCE6C9" w14:textId="77777777" w:rsidR="006A2F41" w:rsidRPr="00D82A73" w:rsidRDefault="006A2F41" w:rsidP="0026766E">
            <w:pPr>
              <w:rPr>
                <w:rFonts w:eastAsia="Arial Unicode MS"/>
              </w:rPr>
            </w:pPr>
            <w:r w:rsidRPr="00D82A73">
              <w:rPr>
                <w:rFonts w:eastAsia="Arial Unicode MS"/>
              </w:rPr>
              <w:lastRenderedPageBreak/>
              <w:t>Code/id</w:t>
            </w:r>
          </w:p>
          <w:p w14:paraId="25BE9A31" w14:textId="77777777" w:rsidR="006A2F41" w:rsidRPr="00D82A73" w:rsidRDefault="006A2F41" w:rsidP="0026766E">
            <w:pPr>
              <w:rPr>
                <w:rFonts w:eastAsia="Arial Unicode MS"/>
              </w:rPr>
            </w:pPr>
            <w:r w:rsidRPr="00D82A73">
              <w:rPr>
                <w:rFonts w:eastAsia="Arial Unicode MS"/>
              </w:rPr>
              <w:t>(Code)</w:t>
            </w:r>
          </w:p>
        </w:tc>
        <w:tc>
          <w:tcPr>
            <w:tcW w:w="3388" w:type="dxa"/>
            <w:tcPrChange w:id="2046" w:author="Jarno Nieminen" w:date="2014-06-11T12:40:00Z">
              <w:tcPr>
                <w:tcW w:w="3388" w:type="dxa"/>
                <w:gridSpan w:val="2"/>
              </w:tcPr>
            </w:tcPrChange>
          </w:tcPr>
          <w:p w14:paraId="1C2E163B" w14:textId="77777777" w:rsidR="006A2F41" w:rsidRPr="00D82A73" w:rsidRDefault="006A2F41" w:rsidP="0026766E">
            <w:pPr>
              <w:rPr>
                <w:rFonts w:eastAsia="Arial Unicode MS"/>
              </w:rPr>
            </w:pPr>
            <w:r w:rsidRPr="00D82A73">
              <w:rPr>
                <w:rFonts w:eastAsia="Arial Unicode MS"/>
              </w:rPr>
              <w:t>Koppling till klass för code. Används för att beskriva t.ex. formulärinstrument.</w:t>
            </w:r>
          </w:p>
          <w:p w14:paraId="2F179367" w14:textId="77777777" w:rsidR="006A2F41" w:rsidRPr="00D82A73" w:rsidRDefault="006A2F41" w:rsidP="0026766E">
            <w:pPr>
              <w:rPr>
                <w:rFonts w:eastAsia="Arial Unicode MS"/>
              </w:rPr>
            </w:pPr>
          </w:p>
        </w:tc>
        <w:tc>
          <w:tcPr>
            <w:tcW w:w="1140" w:type="dxa"/>
            <w:tcPrChange w:id="2047" w:author="Jarno Nieminen" w:date="2014-06-11T12:40:00Z">
              <w:tcPr>
                <w:tcW w:w="1140" w:type="dxa"/>
                <w:gridSpan w:val="2"/>
              </w:tcPr>
            </w:tcPrChange>
          </w:tcPr>
          <w:p w14:paraId="367E9236" w14:textId="77777777" w:rsidR="006A2F41" w:rsidRPr="00D82A73" w:rsidRDefault="006A2F41" w:rsidP="0026766E">
            <w:pPr>
              <w:rPr>
                <w:rFonts w:eastAsia="Arial Unicode MS"/>
              </w:rPr>
            </w:pPr>
            <w:r w:rsidRPr="00D82A73">
              <w:rPr>
                <w:rFonts w:eastAsia="Arial Unicode MS"/>
              </w:rPr>
              <w:t>II</w:t>
            </w:r>
          </w:p>
        </w:tc>
        <w:tc>
          <w:tcPr>
            <w:tcW w:w="720" w:type="dxa"/>
            <w:tcPrChange w:id="2048" w:author="Jarno Nieminen" w:date="2014-06-11T12:40:00Z">
              <w:tcPr>
                <w:tcW w:w="720" w:type="dxa"/>
                <w:gridSpan w:val="2"/>
              </w:tcPr>
            </w:tcPrChange>
          </w:tcPr>
          <w:p w14:paraId="30BBF982" w14:textId="77777777" w:rsidR="006A2F41" w:rsidRPr="00D82A73" w:rsidRDefault="006A2F41" w:rsidP="0026766E">
            <w:pPr>
              <w:rPr>
                <w:rFonts w:eastAsia="Arial Unicode MS"/>
              </w:rPr>
            </w:pPr>
            <w:r w:rsidRPr="00D82A73">
              <w:rPr>
                <w:rFonts w:eastAsia="Arial Unicode MS"/>
              </w:rPr>
              <w:t>0..1</w:t>
            </w:r>
          </w:p>
        </w:tc>
        <w:tc>
          <w:tcPr>
            <w:tcW w:w="1800" w:type="dxa"/>
            <w:tcPrChange w:id="2049" w:author="Jarno Nieminen" w:date="2014-06-11T12:40:00Z">
              <w:tcPr>
                <w:tcW w:w="1800" w:type="dxa"/>
                <w:gridSpan w:val="2"/>
              </w:tcPr>
            </w:tcPrChange>
          </w:tcPr>
          <w:p w14:paraId="365FCC8A"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2050" w:author="Jarno Nieminen" w:date="2014-06-11T12:40:00Z">
              <w:tcPr>
                <w:tcW w:w="1920" w:type="dxa"/>
                <w:gridSpan w:val="2"/>
              </w:tcPr>
            </w:tcPrChange>
          </w:tcPr>
          <w:p w14:paraId="14369B95" w14:textId="77777777" w:rsidR="006A2F41" w:rsidRPr="00D82A73" w:rsidRDefault="006A2F41" w:rsidP="0026766E">
            <w:pPr>
              <w:rPr>
                <w:rFonts w:ascii="Arial" w:eastAsia="Arial Unicode MS" w:hAnsi="Arial"/>
              </w:rPr>
            </w:pPr>
          </w:p>
        </w:tc>
        <w:tc>
          <w:tcPr>
            <w:tcW w:w="1200" w:type="dxa"/>
            <w:shd w:val="clear" w:color="auto" w:fill="auto"/>
            <w:tcPrChange w:id="2051" w:author="Jarno Nieminen" w:date="2014-06-11T12:40:00Z">
              <w:tcPr>
                <w:tcW w:w="1200" w:type="dxa"/>
                <w:gridSpan w:val="2"/>
                <w:shd w:val="clear" w:color="auto" w:fill="auto"/>
              </w:tcPr>
            </w:tcPrChange>
          </w:tcPr>
          <w:p w14:paraId="0DFB679E" w14:textId="77777777" w:rsidR="006A2F41" w:rsidRPr="00D82A73" w:rsidRDefault="006A2F41" w:rsidP="0026766E">
            <w:pPr>
              <w:rPr>
                <w:rFonts w:ascii="Arial" w:eastAsia="Arial Unicode MS" w:hAnsi="Arial"/>
              </w:rPr>
            </w:pPr>
          </w:p>
        </w:tc>
        <w:tc>
          <w:tcPr>
            <w:tcW w:w="1080" w:type="dxa"/>
            <w:shd w:val="clear" w:color="auto" w:fill="auto"/>
            <w:tcPrChange w:id="2052" w:author="Jarno Nieminen" w:date="2014-06-11T12:40:00Z">
              <w:tcPr>
                <w:tcW w:w="1080" w:type="dxa"/>
                <w:gridSpan w:val="2"/>
                <w:shd w:val="clear" w:color="auto" w:fill="auto"/>
              </w:tcPr>
            </w:tcPrChange>
          </w:tcPr>
          <w:p w14:paraId="00C2CCA1" w14:textId="77777777" w:rsidR="006A2F41" w:rsidRPr="00D82A73" w:rsidRDefault="006A2F41" w:rsidP="0026766E">
            <w:pPr>
              <w:rPr>
                <w:rFonts w:ascii="Arial" w:eastAsia="Arial Unicode MS" w:hAnsi="Arial"/>
              </w:rPr>
            </w:pPr>
          </w:p>
        </w:tc>
        <w:tc>
          <w:tcPr>
            <w:tcW w:w="1160" w:type="dxa"/>
            <w:shd w:val="clear" w:color="auto" w:fill="auto"/>
            <w:tcPrChange w:id="2053" w:author="Jarno Nieminen" w:date="2014-06-11T12:40:00Z">
              <w:tcPr>
                <w:tcW w:w="1160" w:type="dxa"/>
                <w:gridSpan w:val="2"/>
                <w:shd w:val="clear" w:color="auto" w:fill="auto"/>
              </w:tcPr>
            </w:tcPrChange>
          </w:tcPr>
          <w:p w14:paraId="4C30E0C1" w14:textId="77777777" w:rsidR="006A2F41" w:rsidRPr="00D82A73" w:rsidRDefault="006A2F41" w:rsidP="0026766E">
            <w:pPr>
              <w:rPr>
                <w:rFonts w:ascii="Arial" w:eastAsia="Arial Unicode MS" w:hAnsi="Arial"/>
              </w:rPr>
            </w:pPr>
          </w:p>
        </w:tc>
      </w:tr>
      <w:tr w:rsidR="006A2F41" w:rsidRPr="00D82A73" w14:paraId="120CCA4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5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55" w:author="Jarno Nieminen" w:date="2014-06-11T12:40:00Z">
            <w:trPr>
              <w:gridAfter w:val="0"/>
              <w:trHeight w:val="217"/>
            </w:trPr>
          </w:trPrChange>
        </w:trPr>
        <w:tc>
          <w:tcPr>
            <w:tcW w:w="2567" w:type="dxa"/>
            <w:gridSpan w:val="2"/>
            <w:tcPrChange w:id="2056" w:author="Jarno Nieminen" w:date="2014-06-11T12:40:00Z">
              <w:tcPr>
                <w:tcW w:w="2567" w:type="dxa"/>
                <w:gridSpan w:val="3"/>
              </w:tcPr>
            </w:tcPrChange>
          </w:tcPr>
          <w:p w14:paraId="33DD6478" w14:textId="77777777" w:rsidR="006A2F41" w:rsidRPr="00D82A73" w:rsidRDefault="006A2F41" w:rsidP="0026766E">
            <w:pPr>
              <w:rPr>
                <w:rFonts w:eastAsia="Arial Unicode MS"/>
              </w:rPr>
            </w:pPr>
            <w:r w:rsidRPr="00D82A73">
              <w:rPr>
                <w:rFonts w:eastAsia="Arial Unicode MS"/>
              </w:rPr>
              <w:t>(FormCompleteText)</w:t>
            </w:r>
          </w:p>
        </w:tc>
        <w:tc>
          <w:tcPr>
            <w:tcW w:w="3388" w:type="dxa"/>
            <w:tcPrChange w:id="2057" w:author="Jarno Nieminen" w:date="2014-06-11T12:40:00Z">
              <w:tcPr>
                <w:tcW w:w="3388" w:type="dxa"/>
                <w:gridSpan w:val="2"/>
              </w:tcPr>
            </w:tcPrChange>
          </w:tcPr>
          <w:p w14:paraId="4F64167A" w14:textId="77777777" w:rsidR="006A2F41" w:rsidRPr="00D82A73" w:rsidRDefault="006A2F41" w:rsidP="0026766E">
            <w:pPr>
              <w:rPr>
                <w:rFonts w:eastAsia="Arial Unicode MS"/>
              </w:rPr>
            </w:pPr>
            <w:r w:rsidRPr="00D82A73">
              <w:rPr>
                <w:rFonts w:eastAsia="Arial Unicode MS"/>
              </w:rPr>
              <w:t>Text som visas för invånaren när formuläret är besvarat.</w:t>
            </w:r>
          </w:p>
        </w:tc>
        <w:tc>
          <w:tcPr>
            <w:tcW w:w="1140" w:type="dxa"/>
            <w:tcPrChange w:id="2058" w:author="Jarno Nieminen" w:date="2014-06-11T12:40:00Z">
              <w:tcPr>
                <w:tcW w:w="1140" w:type="dxa"/>
                <w:gridSpan w:val="2"/>
              </w:tcPr>
            </w:tcPrChange>
          </w:tcPr>
          <w:p w14:paraId="4DBF19B7" w14:textId="77777777" w:rsidR="006A2F41" w:rsidRPr="00D82A73" w:rsidRDefault="006A2F41" w:rsidP="0026766E">
            <w:pPr>
              <w:rPr>
                <w:rFonts w:eastAsia="Arial Unicode MS"/>
              </w:rPr>
            </w:pPr>
            <w:r w:rsidRPr="00D82A73">
              <w:rPr>
                <w:rFonts w:eastAsia="Arial Unicode MS"/>
              </w:rPr>
              <w:t>TXT</w:t>
            </w:r>
          </w:p>
        </w:tc>
        <w:tc>
          <w:tcPr>
            <w:tcW w:w="720" w:type="dxa"/>
            <w:tcPrChange w:id="2059" w:author="Jarno Nieminen" w:date="2014-06-11T12:40:00Z">
              <w:tcPr>
                <w:tcW w:w="720" w:type="dxa"/>
                <w:gridSpan w:val="2"/>
              </w:tcPr>
            </w:tcPrChange>
          </w:tcPr>
          <w:p w14:paraId="374A61B0" w14:textId="77777777" w:rsidR="006A2F41" w:rsidRPr="00D82A73" w:rsidRDefault="006A2F41" w:rsidP="0026766E">
            <w:pPr>
              <w:rPr>
                <w:rFonts w:eastAsia="Arial Unicode MS"/>
              </w:rPr>
            </w:pPr>
            <w:r w:rsidRPr="00D82A73">
              <w:rPr>
                <w:rFonts w:eastAsia="Arial Unicode MS"/>
              </w:rPr>
              <w:t>0..1</w:t>
            </w:r>
          </w:p>
        </w:tc>
        <w:tc>
          <w:tcPr>
            <w:tcW w:w="1800" w:type="dxa"/>
            <w:tcPrChange w:id="2060" w:author="Jarno Nieminen" w:date="2014-06-11T12:40:00Z">
              <w:tcPr>
                <w:tcW w:w="1800" w:type="dxa"/>
                <w:gridSpan w:val="2"/>
              </w:tcPr>
            </w:tcPrChange>
          </w:tcPr>
          <w:p w14:paraId="3B927F78" w14:textId="77777777" w:rsidR="006A2F41" w:rsidRPr="00D82A73" w:rsidRDefault="006A2F41" w:rsidP="0026766E">
            <w:pPr>
              <w:rPr>
                <w:rFonts w:eastAsia="Arial Unicode MS"/>
              </w:rPr>
            </w:pPr>
          </w:p>
        </w:tc>
        <w:tc>
          <w:tcPr>
            <w:tcW w:w="1920" w:type="dxa"/>
            <w:tcPrChange w:id="2061" w:author="Jarno Nieminen" w:date="2014-06-11T12:40:00Z">
              <w:tcPr>
                <w:tcW w:w="1920" w:type="dxa"/>
                <w:gridSpan w:val="2"/>
              </w:tcPr>
            </w:tcPrChange>
          </w:tcPr>
          <w:p w14:paraId="7E30F2F6" w14:textId="77777777" w:rsidR="006A2F41" w:rsidRPr="00D82A73" w:rsidRDefault="006A2F41" w:rsidP="0026766E">
            <w:pPr>
              <w:rPr>
                <w:rFonts w:ascii="Arial" w:eastAsia="Arial Unicode MS" w:hAnsi="Arial"/>
              </w:rPr>
            </w:pPr>
          </w:p>
        </w:tc>
        <w:tc>
          <w:tcPr>
            <w:tcW w:w="1200" w:type="dxa"/>
            <w:shd w:val="clear" w:color="auto" w:fill="auto"/>
            <w:tcPrChange w:id="2062" w:author="Jarno Nieminen" w:date="2014-06-11T12:40:00Z">
              <w:tcPr>
                <w:tcW w:w="1200" w:type="dxa"/>
                <w:gridSpan w:val="2"/>
                <w:shd w:val="clear" w:color="auto" w:fill="auto"/>
              </w:tcPr>
            </w:tcPrChange>
          </w:tcPr>
          <w:p w14:paraId="36E5B570" w14:textId="77777777" w:rsidR="006A2F41" w:rsidRPr="00D82A73" w:rsidRDefault="006A2F41" w:rsidP="0026766E">
            <w:pPr>
              <w:rPr>
                <w:rFonts w:ascii="Arial" w:eastAsia="Arial Unicode MS" w:hAnsi="Arial"/>
              </w:rPr>
            </w:pPr>
          </w:p>
        </w:tc>
        <w:tc>
          <w:tcPr>
            <w:tcW w:w="1080" w:type="dxa"/>
            <w:shd w:val="clear" w:color="auto" w:fill="auto"/>
            <w:tcPrChange w:id="2063" w:author="Jarno Nieminen" w:date="2014-06-11T12:40:00Z">
              <w:tcPr>
                <w:tcW w:w="1080" w:type="dxa"/>
                <w:gridSpan w:val="2"/>
                <w:shd w:val="clear" w:color="auto" w:fill="auto"/>
              </w:tcPr>
            </w:tcPrChange>
          </w:tcPr>
          <w:p w14:paraId="256E5D16" w14:textId="77777777" w:rsidR="006A2F41" w:rsidRPr="00D82A73" w:rsidRDefault="006A2F41" w:rsidP="0026766E">
            <w:pPr>
              <w:rPr>
                <w:rFonts w:ascii="Arial" w:eastAsia="Arial Unicode MS" w:hAnsi="Arial"/>
              </w:rPr>
            </w:pPr>
          </w:p>
        </w:tc>
        <w:tc>
          <w:tcPr>
            <w:tcW w:w="1160" w:type="dxa"/>
            <w:shd w:val="clear" w:color="auto" w:fill="auto"/>
            <w:tcPrChange w:id="2064" w:author="Jarno Nieminen" w:date="2014-06-11T12:40:00Z">
              <w:tcPr>
                <w:tcW w:w="1160" w:type="dxa"/>
                <w:gridSpan w:val="2"/>
                <w:shd w:val="clear" w:color="auto" w:fill="auto"/>
              </w:tcPr>
            </w:tcPrChange>
          </w:tcPr>
          <w:p w14:paraId="15F5CED7" w14:textId="77777777" w:rsidR="006A2F41" w:rsidRPr="00D82A73" w:rsidRDefault="006A2F41" w:rsidP="0026766E">
            <w:pPr>
              <w:rPr>
                <w:rFonts w:ascii="Arial" w:eastAsia="Arial Unicode MS" w:hAnsi="Arial"/>
              </w:rPr>
            </w:pPr>
          </w:p>
        </w:tc>
      </w:tr>
      <w:tr w:rsidR="006A2F41" w:rsidRPr="00D82A73" w14:paraId="23A0034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6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66" w:author="Jarno Nieminen" w:date="2014-06-11T12:40:00Z">
            <w:trPr>
              <w:gridAfter w:val="0"/>
              <w:trHeight w:val="217"/>
            </w:trPr>
          </w:trPrChange>
        </w:trPr>
        <w:tc>
          <w:tcPr>
            <w:tcW w:w="2567" w:type="dxa"/>
            <w:gridSpan w:val="2"/>
            <w:tcPrChange w:id="2067" w:author="Jarno Nieminen" w:date="2014-06-11T12:40:00Z">
              <w:tcPr>
                <w:tcW w:w="2567" w:type="dxa"/>
                <w:gridSpan w:val="3"/>
              </w:tcPr>
            </w:tcPrChange>
          </w:tcPr>
          <w:p w14:paraId="0FB8B3CD" w14:textId="77777777" w:rsidR="006A2F41" w:rsidRPr="00D82A73" w:rsidRDefault="006A2F41" w:rsidP="0026766E">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068" w:author="Jarno Nieminen" w:date="2014-06-11T12:40:00Z">
              <w:tcPr>
                <w:tcW w:w="3388" w:type="dxa"/>
                <w:gridSpan w:val="2"/>
              </w:tcPr>
            </w:tcPrChange>
          </w:tcPr>
          <w:p w14:paraId="3BD6872E" w14:textId="77777777" w:rsidR="006A2F41" w:rsidRPr="00D82A73" w:rsidRDefault="006A2F41" w:rsidP="0026766E">
            <w:pPr>
              <w:rPr>
                <w:rFonts w:eastAsia="Arial Unicode MS"/>
              </w:rPr>
            </w:pPr>
            <w:r w:rsidRPr="00D82A73">
              <w:rPr>
                <w:rFonts w:eastAsia="Arial Unicode MS"/>
              </w:rPr>
              <w:t>Mallen status.</w:t>
            </w:r>
          </w:p>
        </w:tc>
        <w:tc>
          <w:tcPr>
            <w:tcW w:w="1140" w:type="dxa"/>
            <w:tcPrChange w:id="2069" w:author="Jarno Nieminen" w:date="2014-06-11T12:40:00Z">
              <w:tcPr>
                <w:tcW w:w="1140" w:type="dxa"/>
                <w:gridSpan w:val="2"/>
              </w:tcPr>
            </w:tcPrChange>
          </w:tcPr>
          <w:p w14:paraId="300CC308" w14:textId="77777777" w:rsidR="006A2F41" w:rsidRPr="00D82A73" w:rsidRDefault="006A2F41" w:rsidP="0026766E">
            <w:pPr>
              <w:rPr>
                <w:rFonts w:eastAsia="Arial Unicode MS"/>
              </w:rPr>
            </w:pPr>
            <w:r w:rsidRPr="00D82A73">
              <w:rPr>
                <w:rFonts w:eastAsia="Arial Unicode MS"/>
              </w:rPr>
              <w:t>KTOV</w:t>
            </w:r>
          </w:p>
        </w:tc>
        <w:tc>
          <w:tcPr>
            <w:tcW w:w="720" w:type="dxa"/>
            <w:tcPrChange w:id="2070" w:author="Jarno Nieminen" w:date="2014-06-11T12:40:00Z">
              <w:tcPr>
                <w:tcW w:w="720" w:type="dxa"/>
                <w:gridSpan w:val="2"/>
              </w:tcPr>
            </w:tcPrChange>
          </w:tcPr>
          <w:p w14:paraId="74A2E325" w14:textId="77777777" w:rsidR="006A2F41" w:rsidRPr="00D82A73" w:rsidRDefault="006A2F41" w:rsidP="0026766E">
            <w:pPr>
              <w:rPr>
                <w:rFonts w:eastAsia="Arial Unicode MS"/>
              </w:rPr>
            </w:pPr>
            <w:r w:rsidRPr="00D82A73">
              <w:rPr>
                <w:rFonts w:eastAsia="Arial Unicode MS"/>
              </w:rPr>
              <w:t>1</w:t>
            </w:r>
          </w:p>
        </w:tc>
        <w:tc>
          <w:tcPr>
            <w:tcW w:w="1800" w:type="dxa"/>
            <w:tcPrChange w:id="2071" w:author="Jarno Nieminen" w:date="2014-06-11T12:40:00Z">
              <w:tcPr>
                <w:tcW w:w="1800" w:type="dxa"/>
                <w:gridSpan w:val="2"/>
              </w:tcPr>
            </w:tcPrChange>
          </w:tcPr>
          <w:p w14:paraId="27F0E918" w14:textId="77777777" w:rsidR="006A2F41" w:rsidRPr="00D82A73" w:rsidRDefault="006A2F41" w:rsidP="0026766E">
            <w:pPr>
              <w:rPr>
                <w:rFonts w:eastAsia="Arial Unicode MS"/>
              </w:rPr>
            </w:pPr>
            <w:r w:rsidRPr="00D82A73">
              <w:rPr>
                <w:rFonts w:eastAsia="Arial Unicode MS"/>
              </w:rPr>
              <w:t>KV Publicerings status</w:t>
            </w:r>
          </w:p>
        </w:tc>
        <w:tc>
          <w:tcPr>
            <w:tcW w:w="1920" w:type="dxa"/>
            <w:tcPrChange w:id="2072" w:author="Jarno Nieminen" w:date="2014-06-11T12:40:00Z">
              <w:tcPr>
                <w:tcW w:w="1920" w:type="dxa"/>
                <w:gridSpan w:val="2"/>
              </w:tcPr>
            </w:tcPrChange>
          </w:tcPr>
          <w:p w14:paraId="602B11DD" w14:textId="77777777" w:rsidR="006A2F41" w:rsidRPr="00D82A73" w:rsidRDefault="006A2F41" w:rsidP="0026766E">
            <w:pPr>
              <w:rPr>
                <w:rFonts w:ascii="Arial" w:eastAsia="Arial Unicode MS" w:hAnsi="Arial"/>
              </w:rPr>
            </w:pPr>
          </w:p>
        </w:tc>
        <w:tc>
          <w:tcPr>
            <w:tcW w:w="1200" w:type="dxa"/>
            <w:shd w:val="clear" w:color="auto" w:fill="auto"/>
            <w:tcPrChange w:id="2073" w:author="Jarno Nieminen" w:date="2014-06-11T12:40:00Z">
              <w:tcPr>
                <w:tcW w:w="1200" w:type="dxa"/>
                <w:gridSpan w:val="2"/>
                <w:shd w:val="clear" w:color="auto" w:fill="auto"/>
              </w:tcPr>
            </w:tcPrChange>
          </w:tcPr>
          <w:p w14:paraId="6F592472" w14:textId="77777777" w:rsidR="006A2F41" w:rsidRPr="00D82A73" w:rsidRDefault="006A2F41" w:rsidP="0026766E">
            <w:pPr>
              <w:rPr>
                <w:rFonts w:ascii="Arial" w:eastAsia="Arial Unicode MS" w:hAnsi="Arial"/>
              </w:rPr>
            </w:pPr>
          </w:p>
        </w:tc>
        <w:tc>
          <w:tcPr>
            <w:tcW w:w="1080" w:type="dxa"/>
            <w:shd w:val="clear" w:color="auto" w:fill="auto"/>
            <w:tcPrChange w:id="2074" w:author="Jarno Nieminen" w:date="2014-06-11T12:40:00Z">
              <w:tcPr>
                <w:tcW w:w="1080" w:type="dxa"/>
                <w:gridSpan w:val="2"/>
                <w:shd w:val="clear" w:color="auto" w:fill="auto"/>
              </w:tcPr>
            </w:tcPrChange>
          </w:tcPr>
          <w:p w14:paraId="49D82F76" w14:textId="77777777" w:rsidR="006A2F41" w:rsidRPr="00D82A73" w:rsidRDefault="006A2F41" w:rsidP="0026766E">
            <w:pPr>
              <w:rPr>
                <w:rFonts w:ascii="Arial" w:eastAsia="Arial Unicode MS" w:hAnsi="Arial"/>
              </w:rPr>
            </w:pPr>
          </w:p>
        </w:tc>
        <w:tc>
          <w:tcPr>
            <w:tcW w:w="1160" w:type="dxa"/>
            <w:shd w:val="clear" w:color="auto" w:fill="auto"/>
            <w:tcPrChange w:id="2075" w:author="Jarno Nieminen" w:date="2014-06-11T12:40:00Z">
              <w:tcPr>
                <w:tcW w:w="1160" w:type="dxa"/>
                <w:gridSpan w:val="2"/>
                <w:shd w:val="clear" w:color="auto" w:fill="auto"/>
              </w:tcPr>
            </w:tcPrChange>
          </w:tcPr>
          <w:p w14:paraId="05A19A10" w14:textId="77777777" w:rsidR="006A2F41" w:rsidRPr="00D82A73" w:rsidRDefault="006A2F41" w:rsidP="0026766E">
            <w:pPr>
              <w:rPr>
                <w:rFonts w:ascii="Arial" w:eastAsia="Arial Unicode MS" w:hAnsi="Arial"/>
              </w:rPr>
            </w:pPr>
          </w:p>
        </w:tc>
      </w:tr>
      <w:tr w:rsidR="006A2F41" w:rsidRPr="00D82A73" w14:paraId="0A96961A" w14:textId="77777777" w:rsidTr="0026766E">
        <w:trPr>
          <w:trHeight w:val="217"/>
        </w:trPr>
        <w:tc>
          <w:tcPr>
            <w:tcW w:w="2567" w:type="dxa"/>
            <w:gridSpan w:val="2"/>
          </w:tcPr>
          <w:p w14:paraId="4CAA5564" w14:textId="77777777" w:rsidR="006A2F41" w:rsidRPr="00D82A73" w:rsidRDefault="006A2F41" w:rsidP="0026766E">
            <w:pPr>
              <w:rPr>
                <w:rFonts w:eastAsia="Arial Unicode MS"/>
              </w:rPr>
            </w:pPr>
            <w:r w:rsidRPr="00D82A73">
              <w:rPr>
                <w:rFonts w:eastAsia="Arial Unicode MS"/>
              </w:rPr>
              <w:t>(TemplateId)</w:t>
            </w:r>
          </w:p>
        </w:tc>
        <w:tc>
          <w:tcPr>
            <w:tcW w:w="3388" w:type="dxa"/>
          </w:tcPr>
          <w:p w14:paraId="3D9AC9AD" w14:textId="77777777" w:rsidR="006A2F41" w:rsidRPr="00D82A73" w:rsidRDefault="006A2F41" w:rsidP="0026766E">
            <w:pPr>
              <w:rPr>
                <w:rFonts w:eastAsia="Arial Unicode MS"/>
              </w:rPr>
            </w:pPr>
            <w:r w:rsidRPr="00D82A73">
              <w:rPr>
                <w:rFonts w:eastAsia="Arial Unicode MS"/>
              </w:rPr>
              <w:t>Typ av formulär. Kodverk för standardiserade id för formulärtyper.</w:t>
            </w:r>
          </w:p>
          <w:p w14:paraId="7637BE59" w14:textId="77777777" w:rsidR="006A2F41" w:rsidRPr="00D82A73" w:rsidRDefault="006A2F41" w:rsidP="0026766E">
            <w:pPr>
              <w:rPr>
                <w:rFonts w:eastAsia="Arial Unicode MS"/>
              </w:rPr>
            </w:pPr>
            <w:r w:rsidRPr="00D82A73">
              <w:rPr>
                <w:rFonts w:eastAsia="Arial Unicode MS"/>
              </w:rPr>
              <w:t>T.ex. Mödrahälsovårdsjournal 1 - MHV1.</w:t>
            </w:r>
          </w:p>
        </w:tc>
        <w:tc>
          <w:tcPr>
            <w:tcW w:w="1140" w:type="dxa"/>
          </w:tcPr>
          <w:p w14:paraId="538E47A1" w14:textId="77777777" w:rsidR="006A2F41" w:rsidRPr="00D82A73" w:rsidRDefault="006A2F41" w:rsidP="0026766E">
            <w:pPr>
              <w:rPr>
                <w:rFonts w:eastAsia="Arial Unicode MS"/>
              </w:rPr>
            </w:pPr>
            <w:r w:rsidRPr="00D82A73">
              <w:rPr>
                <w:rFonts w:eastAsia="Arial Unicode MS"/>
              </w:rPr>
              <w:t>KTOV</w:t>
            </w:r>
          </w:p>
        </w:tc>
        <w:tc>
          <w:tcPr>
            <w:tcW w:w="720" w:type="dxa"/>
          </w:tcPr>
          <w:p w14:paraId="145EC987" w14:textId="77777777" w:rsidR="006A2F41" w:rsidRPr="00D82A73" w:rsidRDefault="006A2F41" w:rsidP="0026766E">
            <w:pPr>
              <w:rPr>
                <w:rFonts w:eastAsia="Arial Unicode MS"/>
              </w:rPr>
            </w:pPr>
            <w:r w:rsidRPr="00D82A73">
              <w:rPr>
                <w:rFonts w:eastAsia="Arial Unicode MS"/>
              </w:rPr>
              <w:t>1</w:t>
            </w:r>
          </w:p>
        </w:tc>
        <w:tc>
          <w:tcPr>
            <w:tcW w:w="1800" w:type="dxa"/>
          </w:tcPr>
          <w:p w14:paraId="1365F1F3" w14:textId="77777777" w:rsidR="006A2F41" w:rsidRPr="00D82A73" w:rsidRDefault="006A2F41" w:rsidP="0026766E">
            <w:pPr>
              <w:rPr>
                <w:rFonts w:eastAsia="Arial Unicode MS"/>
              </w:rPr>
            </w:pPr>
            <w:r w:rsidRPr="00D82A73">
              <w:rPr>
                <w:rFonts w:eastAsia="Arial Unicode MS"/>
              </w:rPr>
              <w:t xml:space="preserve">KV Malltyp. </w:t>
            </w:r>
          </w:p>
        </w:tc>
        <w:tc>
          <w:tcPr>
            <w:tcW w:w="1920" w:type="dxa"/>
          </w:tcPr>
          <w:p w14:paraId="48FFA9B4" w14:textId="0209D25F" w:rsidR="006A2F41" w:rsidRPr="00D82A73" w:rsidRDefault="006A2F41" w:rsidP="0026766E">
            <w:pPr>
              <w:rPr>
                <w:rFonts w:ascii="Arial" w:eastAsia="Arial Unicode MS" w:hAnsi="Arial"/>
              </w:rPr>
            </w:pPr>
            <w:r w:rsidRPr="00D82A73">
              <w:rPr>
                <w:rFonts w:ascii="Arial" w:eastAsia="Arial Unicode MS" w:hAnsi="Arial"/>
              </w:rPr>
              <w:t xml:space="preserve">Standard </w:t>
            </w:r>
            <w:del w:id="2076" w:author="Jarno Nieminen" w:date="2014-06-11T12:40:00Z">
              <w:r w:rsidR="00F963D1" w:rsidRPr="00D82A73">
                <w:rPr>
                  <w:rFonts w:ascii="Arial" w:eastAsia="Arial Unicode MS" w:hAnsi="Arial"/>
                </w:rPr>
                <w:delText>sakns.</w:delText>
              </w:r>
            </w:del>
            <w:ins w:id="2077" w:author="Jarno Nieminen" w:date="2014-06-11T12:40:00Z">
              <w:r w:rsidRPr="00D82A73">
                <w:rPr>
                  <w:rFonts w:ascii="Arial" w:eastAsia="Arial Unicode MS" w:hAnsi="Arial"/>
                </w:rPr>
                <w:t>sakn</w:t>
              </w:r>
              <w:r w:rsidR="0047354F">
                <w:rPr>
                  <w:rFonts w:ascii="Arial" w:eastAsia="Arial Unicode MS" w:hAnsi="Arial"/>
                </w:rPr>
                <w:t>as</w:t>
              </w:r>
            </w:ins>
          </w:p>
        </w:tc>
        <w:tc>
          <w:tcPr>
            <w:tcW w:w="1200" w:type="dxa"/>
            <w:shd w:val="clear" w:color="auto" w:fill="auto"/>
          </w:tcPr>
          <w:p w14:paraId="131E4199" w14:textId="77777777" w:rsidR="006A2F41" w:rsidRPr="00D82A73" w:rsidRDefault="006A2F41" w:rsidP="0026766E">
            <w:pPr>
              <w:rPr>
                <w:rFonts w:ascii="Arial" w:eastAsia="Arial Unicode MS" w:hAnsi="Arial"/>
              </w:rPr>
            </w:pPr>
          </w:p>
        </w:tc>
        <w:tc>
          <w:tcPr>
            <w:tcW w:w="1080" w:type="dxa"/>
            <w:shd w:val="clear" w:color="auto" w:fill="auto"/>
          </w:tcPr>
          <w:p w14:paraId="0AC750F1" w14:textId="77777777" w:rsidR="006A2F41" w:rsidRPr="00D82A73" w:rsidRDefault="006A2F41" w:rsidP="0026766E">
            <w:pPr>
              <w:rPr>
                <w:rFonts w:ascii="Arial" w:eastAsia="Arial Unicode MS" w:hAnsi="Arial"/>
              </w:rPr>
            </w:pPr>
          </w:p>
        </w:tc>
        <w:tc>
          <w:tcPr>
            <w:tcW w:w="1160" w:type="dxa"/>
            <w:shd w:val="clear" w:color="auto" w:fill="auto"/>
          </w:tcPr>
          <w:p w14:paraId="1B78F689" w14:textId="77777777" w:rsidR="006A2F41" w:rsidRPr="00D82A73" w:rsidRDefault="006A2F41" w:rsidP="0026766E">
            <w:pPr>
              <w:rPr>
                <w:rFonts w:ascii="Arial" w:eastAsia="Arial Unicode MS" w:hAnsi="Arial"/>
              </w:rPr>
            </w:pPr>
          </w:p>
        </w:tc>
      </w:tr>
      <w:tr w:rsidR="006A2F41" w:rsidRPr="00D82A73" w14:paraId="0EE172B3" w14:textId="77777777" w:rsidTr="0026766E">
        <w:trPr>
          <w:trHeight w:val="217"/>
        </w:trPr>
        <w:tc>
          <w:tcPr>
            <w:tcW w:w="2567" w:type="dxa"/>
            <w:gridSpan w:val="2"/>
          </w:tcPr>
          <w:p w14:paraId="4E091CFD" w14:textId="77777777" w:rsidR="006A2F41" w:rsidRPr="00D82A73" w:rsidRDefault="006A2F41" w:rsidP="0026766E">
            <w:pPr>
              <w:rPr>
                <w:rFonts w:eastAsia="Arial Unicode MS"/>
              </w:rPr>
            </w:pPr>
            <w:r w:rsidRPr="00D82A73">
              <w:rPr>
                <w:rFonts w:eastAsia="Arial Unicode MS"/>
              </w:rPr>
              <w:t>(templateVersion)</w:t>
            </w:r>
          </w:p>
        </w:tc>
        <w:tc>
          <w:tcPr>
            <w:tcW w:w="3388" w:type="dxa"/>
          </w:tcPr>
          <w:p w14:paraId="4EAA02EE" w14:textId="77777777" w:rsidR="006A2F41" w:rsidRPr="00D82A73" w:rsidRDefault="006A2F41" w:rsidP="0026766E">
            <w:r w:rsidRPr="00D82A73">
              <w:t>Mallens version</w:t>
            </w:r>
          </w:p>
        </w:tc>
        <w:tc>
          <w:tcPr>
            <w:tcW w:w="1140" w:type="dxa"/>
          </w:tcPr>
          <w:p w14:paraId="6B3F4950" w14:textId="77777777" w:rsidR="006A2F41" w:rsidRPr="00D82A73" w:rsidRDefault="006A2F41" w:rsidP="0026766E">
            <w:pPr>
              <w:rPr>
                <w:rFonts w:eastAsia="Arial Unicode MS"/>
              </w:rPr>
            </w:pPr>
            <w:r w:rsidRPr="00D82A73">
              <w:rPr>
                <w:rFonts w:eastAsia="Arial Unicode MS"/>
              </w:rPr>
              <w:t>VÄ</w:t>
            </w:r>
          </w:p>
        </w:tc>
        <w:tc>
          <w:tcPr>
            <w:tcW w:w="720" w:type="dxa"/>
          </w:tcPr>
          <w:p w14:paraId="75EC6EA1" w14:textId="77777777" w:rsidR="006A2F41" w:rsidRPr="00D82A73" w:rsidRDefault="006A2F41" w:rsidP="0026766E">
            <w:pPr>
              <w:rPr>
                <w:rFonts w:eastAsia="Arial Unicode MS"/>
              </w:rPr>
            </w:pPr>
            <w:r w:rsidRPr="00D82A73">
              <w:rPr>
                <w:rFonts w:eastAsia="Arial Unicode MS"/>
              </w:rPr>
              <w:t>1</w:t>
            </w:r>
          </w:p>
        </w:tc>
        <w:tc>
          <w:tcPr>
            <w:tcW w:w="1800" w:type="dxa"/>
          </w:tcPr>
          <w:p w14:paraId="0A5D1E56" w14:textId="77777777" w:rsidR="006A2F41" w:rsidRPr="00D82A73" w:rsidRDefault="006A2F41" w:rsidP="0026766E"/>
        </w:tc>
        <w:tc>
          <w:tcPr>
            <w:tcW w:w="1920" w:type="dxa"/>
          </w:tcPr>
          <w:p w14:paraId="316188DC" w14:textId="77777777" w:rsidR="006A2F41" w:rsidRPr="00D82A73" w:rsidRDefault="006A2F41" w:rsidP="0026766E">
            <w:pPr>
              <w:rPr>
                <w:rFonts w:ascii="Arial" w:eastAsia="Arial Unicode MS" w:hAnsi="Arial"/>
              </w:rPr>
            </w:pPr>
          </w:p>
        </w:tc>
        <w:tc>
          <w:tcPr>
            <w:tcW w:w="1200" w:type="dxa"/>
            <w:shd w:val="clear" w:color="auto" w:fill="auto"/>
          </w:tcPr>
          <w:p w14:paraId="05CC1B92" w14:textId="77777777" w:rsidR="006A2F41" w:rsidRPr="00D82A73" w:rsidRDefault="006A2F41" w:rsidP="0026766E">
            <w:pPr>
              <w:rPr>
                <w:rFonts w:ascii="Arial" w:eastAsia="Arial Unicode MS" w:hAnsi="Arial"/>
              </w:rPr>
            </w:pPr>
          </w:p>
        </w:tc>
        <w:tc>
          <w:tcPr>
            <w:tcW w:w="1080" w:type="dxa"/>
            <w:shd w:val="clear" w:color="auto" w:fill="auto"/>
          </w:tcPr>
          <w:p w14:paraId="024A53A2" w14:textId="77777777" w:rsidR="006A2F41" w:rsidRPr="00D82A73" w:rsidRDefault="006A2F41" w:rsidP="0026766E">
            <w:pPr>
              <w:rPr>
                <w:rFonts w:ascii="Arial" w:eastAsia="Arial Unicode MS" w:hAnsi="Arial"/>
              </w:rPr>
            </w:pPr>
          </w:p>
        </w:tc>
        <w:tc>
          <w:tcPr>
            <w:tcW w:w="1160" w:type="dxa"/>
            <w:shd w:val="clear" w:color="auto" w:fill="auto"/>
          </w:tcPr>
          <w:p w14:paraId="78772C0A" w14:textId="77777777" w:rsidR="006A2F41" w:rsidRPr="00D82A73" w:rsidRDefault="006A2F41" w:rsidP="0026766E">
            <w:pPr>
              <w:rPr>
                <w:rFonts w:ascii="Arial" w:eastAsia="Arial Unicode MS" w:hAnsi="Arial"/>
              </w:rPr>
            </w:pPr>
          </w:p>
        </w:tc>
      </w:tr>
      <w:tr w:rsidR="006A2F41" w:rsidRPr="00D82A73" w14:paraId="2C93098D" w14:textId="77777777" w:rsidTr="0026766E">
        <w:trPr>
          <w:trHeight w:val="217"/>
        </w:trPr>
        <w:tc>
          <w:tcPr>
            <w:tcW w:w="2567" w:type="dxa"/>
            <w:gridSpan w:val="2"/>
          </w:tcPr>
          <w:p w14:paraId="79F9F931" w14:textId="77777777" w:rsidR="006A2F41" w:rsidRPr="00D82A73" w:rsidRDefault="006A2F41" w:rsidP="0026766E">
            <w:pPr>
              <w:rPr>
                <w:rFonts w:eastAsia="Arial Unicode MS"/>
              </w:rPr>
            </w:pPr>
            <w:r w:rsidRPr="00D82A73">
              <w:rPr>
                <w:rFonts w:eastAsia="Arial Unicode MS"/>
              </w:rPr>
              <w:t>Obligatoriskt</w:t>
            </w:r>
          </w:p>
          <w:p w14:paraId="05D9C78A" w14:textId="77777777" w:rsidR="006A2F41" w:rsidRPr="00D82A73" w:rsidRDefault="006A2F41" w:rsidP="0026766E">
            <w:pPr>
              <w:rPr>
                <w:rFonts w:eastAsia="Arial Unicode MS"/>
              </w:rPr>
            </w:pPr>
            <w:r w:rsidRPr="00D82A73">
              <w:rPr>
                <w:rFonts w:eastAsia="Arial Unicode MS"/>
              </w:rPr>
              <w:t>(Mandatory)</w:t>
            </w:r>
          </w:p>
        </w:tc>
        <w:tc>
          <w:tcPr>
            <w:tcW w:w="3388" w:type="dxa"/>
          </w:tcPr>
          <w:p w14:paraId="0EC89AA1" w14:textId="77777777" w:rsidR="006A2F41" w:rsidRPr="00D82A73" w:rsidRDefault="006A2F41" w:rsidP="0026766E">
            <w:r w:rsidRPr="00D82A73">
              <w:t xml:space="preserve">Indikerar om formuläret är obligatoriskt att fylla i av användaren. </w:t>
            </w:r>
          </w:p>
          <w:p w14:paraId="40E0CD62" w14:textId="77777777" w:rsidR="006A2F41" w:rsidRPr="00D82A73" w:rsidRDefault="006A2F41" w:rsidP="0026766E">
            <w:r w:rsidRPr="00D82A73">
              <w:t>T.ex. Ett obligatoriskt formulär kan indikerar att formuläret är en del av en vårdprocess.</w:t>
            </w:r>
          </w:p>
        </w:tc>
        <w:tc>
          <w:tcPr>
            <w:tcW w:w="1140" w:type="dxa"/>
          </w:tcPr>
          <w:p w14:paraId="0B33F99A" w14:textId="77777777" w:rsidR="006A2F41" w:rsidRPr="00D82A73" w:rsidRDefault="006A2F41" w:rsidP="0026766E">
            <w:pPr>
              <w:rPr>
                <w:rFonts w:eastAsia="Arial Unicode MS"/>
              </w:rPr>
            </w:pPr>
            <w:r w:rsidRPr="00D82A73">
              <w:rPr>
                <w:rFonts w:eastAsia="Arial Unicode MS"/>
              </w:rPr>
              <w:t>S/F</w:t>
            </w:r>
          </w:p>
        </w:tc>
        <w:tc>
          <w:tcPr>
            <w:tcW w:w="720" w:type="dxa"/>
          </w:tcPr>
          <w:p w14:paraId="63FB49FB" w14:textId="77777777" w:rsidR="006A2F41" w:rsidRPr="00D82A73" w:rsidRDefault="006A2F41" w:rsidP="0026766E">
            <w:pPr>
              <w:rPr>
                <w:rFonts w:eastAsia="Arial Unicode MS"/>
              </w:rPr>
            </w:pPr>
            <w:r w:rsidRPr="00D82A73">
              <w:rPr>
                <w:rFonts w:eastAsia="Arial Unicode MS"/>
              </w:rPr>
              <w:t>1</w:t>
            </w:r>
          </w:p>
        </w:tc>
        <w:tc>
          <w:tcPr>
            <w:tcW w:w="1800" w:type="dxa"/>
          </w:tcPr>
          <w:p w14:paraId="3A521580" w14:textId="77777777" w:rsidR="006A2F41" w:rsidRPr="00D82A73" w:rsidRDefault="006A2F41" w:rsidP="0026766E">
            <w:r w:rsidRPr="00D82A73">
              <w:t>True = obligatoriskt</w:t>
            </w:r>
          </w:p>
          <w:p w14:paraId="7A0F97E1" w14:textId="77777777" w:rsidR="006A2F41" w:rsidRPr="00D82A73" w:rsidRDefault="006A2F41" w:rsidP="0026766E">
            <w:pPr>
              <w:rPr>
                <w:rFonts w:eastAsia="Arial Unicode MS"/>
              </w:rPr>
            </w:pPr>
            <w:r w:rsidRPr="00D82A73">
              <w:rPr>
                <w:szCs w:val="20"/>
              </w:rPr>
              <w:t>False = Frivilligt</w:t>
            </w:r>
          </w:p>
        </w:tc>
        <w:tc>
          <w:tcPr>
            <w:tcW w:w="1920" w:type="dxa"/>
          </w:tcPr>
          <w:p w14:paraId="43427E69" w14:textId="77777777" w:rsidR="006A2F41" w:rsidRPr="00D82A73" w:rsidRDefault="006A2F41" w:rsidP="0026766E">
            <w:pPr>
              <w:rPr>
                <w:rFonts w:ascii="Arial" w:eastAsia="Arial Unicode MS" w:hAnsi="Arial"/>
              </w:rPr>
            </w:pPr>
          </w:p>
        </w:tc>
        <w:tc>
          <w:tcPr>
            <w:tcW w:w="1200" w:type="dxa"/>
            <w:shd w:val="clear" w:color="auto" w:fill="auto"/>
          </w:tcPr>
          <w:p w14:paraId="68F85CBB" w14:textId="77777777" w:rsidR="006A2F41" w:rsidRPr="00D82A73" w:rsidRDefault="006A2F41" w:rsidP="0026766E">
            <w:pPr>
              <w:rPr>
                <w:rFonts w:ascii="Arial" w:eastAsia="Arial Unicode MS" w:hAnsi="Arial"/>
              </w:rPr>
            </w:pPr>
          </w:p>
        </w:tc>
        <w:tc>
          <w:tcPr>
            <w:tcW w:w="1080" w:type="dxa"/>
            <w:shd w:val="clear" w:color="auto" w:fill="auto"/>
          </w:tcPr>
          <w:p w14:paraId="1B0A62EE" w14:textId="77777777" w:rsidR="006A2F41" w:rsidRPr="00D82A73" w:rsidRDefault="006A2F41" w:rsidP="0026766E">
            <w:pPr>
              <w:rPr>
                <w:rFonts w:ascii="Arial" w:eastAsia="Arial Unicode MS" w:hAnsi="Arial"/>
              </w:rPr>
            </w:pPr>
          </w:p>
        </w:tc>
        <w:tc>
          <w:tcPr>
            <w:tcW w:w="1160" w:type="dxa"/>
            <w:shd w:val="clear" w:color="auto" w:fill="auto"/>
          </w:tcPr>
          <w:p w14:paraId="7881F4A3" w14:textId="77777777" w:rsidR="006A2F41" w:rsidRPr="00D82A73" w:rsidRDefault="006A2F41" w:rsidP="0026766E">
            <w:pPr>
              <w:rPr>
                <w:rFonts w:ascii="Arial" w:eastAsia="Arial Unicode MS" w:hAnsi="Arial"/>
              </w:rPr>
            </w:pPr>
          </w:p>
        </w:tc>
      </w:tr>
      <w:tr w:rsidR="006A2F41" w:rsidRPr="00D82A73" w14:paraId="2D1E5F41" w14:textId="77777777" w:rsidTr="0026766E">
        <w:trPr>
          <w:trHeight w:val="217"/>
        </w:trPr>
        <w:tc>
          <w:tcPr>
            <w:tcW w:w="2567" w:type="dxa"/>
            <w:gridSpan w:val="2"/>
          </w:tcPr>
          <w:p w14:paraId="1FE23546" w14:textId="77777777" w:rsidR="006A2F41" w:rsidRPr="00D82A73" w:rsidRDefault="006A2F41" w:rsidP="0026766E">
            <w:pPr>
              <w:rPr>
                <w:rFonts w:eastAsia="Arial Unicode MS"/>
              </w:rPr>
            </w:pPr>
            <w:r w:rsidRPr="00D82A73">
              <w:rPr>
                <w:rFonts w:eastAsia="Arial Unicode MS"/>
              </w:rPr>
              <w:t>Språk (Language)</w:t>
            </w:r>
          </w:p>
        </w:tc>
        <w:tc>
          <w:tcPr>
            <w:tcW w:w="3388" w:type="dxa"/>
          </w:tcPr>
          <w:p w14:paraId="44228A1B" w14:textId="77777777" w:rsidR="006A2F41" w:rsidRPr="00D82A73" w:rsidRDefault="006A2F41" w:rsidP="0026766E">
            <w:pPr>
              <w:rPr>
                <w:szCs w:val="20"/>
              </w:rPr>
            </w:pPr>
            <w:r w:rsidRPr="00D82A73">
              <w:rPr>
                <w:szCs w:val="20"/>
              </w:rPr>
              <w:t xml:space="preserve">Beskriver vilket språk som används i formuläret. </w:t>
            </w:r>
          </w:p>
          <w:p w14:paraId="7C19192D" w14:textId="77777777" w:rsidR="006A2F41" w:rsidRPr="00D82A73" w:rsidRDefault="006A2F41" w:rsidP="0026766E">
            <w:pPr>
              <w:rPr>
                <w:rFonts w:eastAsia="Arial Unicode MS"/>
                <w:szCs w:val="20"/>
              </w:rPr>
            </w:pPr>
            <w:r w:rsidRPr="00D82A73">
              <w:rPr>
                <w:szCs w:val="20"/>
              </w:rPr>
              <w:t>T.ex. sv eller en.</w:t>
            </w:r>
          </w:p>
        </w:tc>
        <w:tc>
          <w:tcPr>
            <w:tcW w:w="1140" w:type="dxa"/>
          </w:tcPr>
          <w:p w14:paraId="69E7DEB6" w14:textId="77777777" w:rsidR="006A2F41" w:rsidRPr="00D82A73" w:rsidRDefault="006A2F41" w:rsidP="0026766E">
            <w:pPr>
              <w:rPr>
                <w:rFonts w:eastAsia="Arial Unicode MS"/>
              </w:rPr>
            </w:pPr>
            <w:r w:rsidRPr="00D82A73">
              <w:rPr>
                <w:rFonts w:eastAsia="Arial Unicode MS"/>
              </w:rPr>
              <w:t>KTOV</w:t>
            </w:r>
          </w:p>
        </w:tc>
        <w:tc>
          <w:tcPr>
            <w:tcW w:w="720" w:type="dxa"/>
          </w:tcPr>
          <w:p w14:paraId="7F57E69F" w14:textId="77777777" w:rsidR="006A2F41" w:rsidRPr="00D82A73" w:rsidRDefault="006A2F41" w:rsidP="0026766E">
            <w:pPr>
              <w:rPr>
                <w:rFonts w:eastAsia="Arial Unicode MS"/>
              </w:rPr>
            </w:pPr>
            <w:r w:rsidRPr="00D82A73">
              <w:rPr>
                <w:rFonts w:eastAsia="Arial Unicode MS"/>
              </w:rPr>
              <w:t>1</w:t>
            </w:r>
          </w:p>
        </w:tc>
        <w:tc>
          <w:tcPr>
            <w:tcW w:w="1800" w:type="dxa"/>
          </w:tcPr>
          <w:p w14:paraId="6A37614A" w14:textId="77777777" w:rsidR="006A2F41" w:rsidRPr="00D82A73" w:rsidRDefault="006A2F41" w:rsidP="0026766E">
            <w:pPr>
              <w:rPr>
                <w:rFonts w:eastAsia="Arial Unicode MS"/>
              </w:rPr>
            </w:pPr>
            <w:r w:rsidRPr="00D82A73">
              <w:rPr>
                <w:rFonts w:eastAsia="Arial Unicode MS"/>
              </w:rPr>
              <w:t xml:space="preserve">KV Språk. </w:t>
            </w:r>
          </w:p>
        </w:tc>
        <w:tc>
          <w:tcPr>
            <w:tcW w:w="1920" w:type="dxa"/>
          </w:tcPr>
          <w:p w14:paraId="699C33B7" w14:textId="77777777" w:rsidR="006A2F41" w:rsidRPr="00D82A73" w:rsidRDefault="006A2F41" w:rsidP="0026766E">
            <w:pPr>
              <w:rPr>
                <w:rFonts w:ascii="Arial" w:eastAsia="Arial Unicode MS" w:hAnsi="Arial"/>
              </w:rPr>
            </w:pPr>
            <w:r w:rsidRPr="00D82A73">
              <w:rPr>
                <w:rFonts w:eastAsia="Arial Unicode MS"/>
              </w:rPr>
              <w:t xml:space="preserve">Kodverk för språk Innehåller språkkoder som </w:t>
            </w:r>
            <w:r w:rsidRPr="00D82A73">
              <w:rPr>
                <w:rFonts w:eastAsia="Arial Unicode MS"/>
              </w:rPr>
              <w:lastRenderedPageBreak/>
              <w:t>utgår från SS-ISO 639-1:2005</w:t>
            </w:r>
          </w:p>
        </w:tc>
        <w:tc>
          <w:tcPr>
            <w:tcW w:w="1200" w:type="dxa"/>
            <w:shd w:val="clear" w:color="auto" w:fill="auto"/>
          </w:tcPr>
          <w:p w14:paraId="2878D989" w14:textId="77777777" w:rsidR="006A2F41" w:rsidRPr="00D82A73" w:rsidRDefault="006A2F41" w:rsidP="0026766E">
            <w:pPr>
              <w:rPr>
                <w:rFonts w:ascii="Arial" w:eastAsia="Arial Unicode MS" w:hAnsi="Arial"/>
              </w:rPr>
            </w:pPr>
          </w:p>
        </w:tc>
        <w:tc>
          <w:tcPr>
            <w:tcW w:w="1080" w:type="dxa"/>
            <w:shd w:val="clear" w:color="auto" w:fill="auto"/>
          </w:tcPr>
          <w:p w14:paraId="3F3E1F62" w14:textId="77777777" w:rsidR="006A2F41" w:rsidRPr="00D82A73" w:rsidRDefault="006A2F41" w:rsidP="0026766E">
            <w:pPr>
              <w:rPr>
                <w:rFonts w:ascii="Arial" w:eastAsia="Arial Unicode MS" w:hAnsi="Arial"/>
              </w:rPr>
            </w:pPr>
          </w:p>
        </w:tc>
        <w:tc>
          <w:tcPr>
            <w:tcW w:w="1160" w:type="dxa"/>
            <w:shd w:val="clear" w:color="auto" w:fill="auto"/>
          </w:tcPr>
          <w:p w14:paraId="4D46B86F" w14:textId="77777777" w:rsidR="006A2F41" w:rsidRPr="00D82A73" w:rsidRDefault="006A2F41" w:rsidP="0026766E">
            <w:pPr>
              <w:rPr>
                <w:rFonts w:ascii="Arial" w:eastAsia="Arial Unicode MS" w:hAnsi="Arial"/>
              </w:rPr>
            </w:pPr>
          </w:p>
        </w:tc>
      </w:tr>
      <w:tr w:rsidR="006A2F41" w:rsidRPr="00D82A73" w14:paraId="166A042F" w14:textId="77777777" w:rsidTr="0026766E">
        <w:trPr>
          <w:trHeight w:val="217"/>
        </w:trPr>
        <w:tc>
          <w:tcPr>
            <w:tcW w:w="2567" w:type="dxa"/>
            <w:gridSpan w:val="2"/>
          </w:tcPr>
          <w:p w14:paraId="01390DCB" w14:textId="77777777" w:rsidR="006A2F41" w:rsidRPr="00D82A73" w:rsidRDefault="006A2F41" w:rsidP="0026766E">
            <w:pPr>
              <w:rPr>
                <w:rFonts w:eastAsia="Arial Unicode MS"/>
              </w:rPr>
            </w:pPr>
            <w:r w:rsidRPr="00D82A73">
              <w:rPr>
                <w:rFonts w:eastAsia="Arial Unicode MS"/>
              </w:rPr>
              <w:lastRenderedPageBreak/>
              <w:t xml:space="preserve">Rubrik </w:t>
            </w:r>
          </w:p>
          <w:p w14:paraId="04D2DBAC" w14:textId="77777777" w:rsidR="006A2F41" w:rsidRPr="00D82A73" w:rsidRDefault="006A2F41" w:rsidP="0026766E">
            <w:pPr>
              <w:rPr>
                <w:rFonts w:eastAsia="Arial Unicode MS"/>
              </w:rPr>
            </w:pPr>
            <w:r w:rsidRPr="00D82A73">
              <w:rPr>
                <w:rFonts w:eastAsia="Arial Unicode MS"/>
              </w:rPr>
              <w:t>(FormTitle)</w:t>
            </w:r>
          </w:p>
        </w:tc>
        <w:tc>
          <w:tcPr>
            <w:tcW w:w="3388" w:type="dxa"/>
          </w:tcPr>
          <w:p w14:paraId="28420E6F" w14:textId="77777777" w:rsidR="006A2F41" w:rsidRPr="00D82A73" w:rsidRDefault="006A2F41" w:rsidP="0026766E">
            <w:pPr>
              <w:rPr>
                <w:rFonts w:eastAsia="Arial Unicode MS"/>
              </w:rPr>
            </w:pPr>
            <w:r w:rsidRPr="00D82A73">
              <w:rPr>
                <w:rFonts w:eastAsia="Arial Unicode MS"/>
              </w:rPr>
              <w:t xml:space="preserve">Mallens/formulärets rubrik. Används på formulärets introduktionssida. </w:t>
            </w:r>
          </w:p>
        </w:tc>
        <w:tc>
          <w:tcPr>
            <w:tcW w:w="1140" w:type="dxa"/>
          </w:tcPr>
          <w:p w14:paraId="09307919" w14:textId="77777777" w:rsidR="006A2F41" w:rsidRPr="00D82A73" w:rsidRDefault="006A2F41" w:rsidP="0026766E">
            <w:pPr>
              <w:rPr>
                <w:rFonts w:eastAsia="Arial Unicode MS"/>
              </w:rPr>
            </w:pPr>
            <w:r w:rsidRPr="00D82A73">
              <w:rPr>
                <w:rFonts w:eastAsia="Arial Unicode MS"/>
              </w:rPr>
              <w:t>TXT</w:t>
            </w:r>
          </w:p>
        </w:tc>
        <w:tc>
          <w:tcPr>
            <w:tcW w:w="720" w:type="dxa"/>
          </w:tcPr>
          <w:p w14:paraId="23A2742F" w14:textId="77777777" w:rsidR="006A2F41" w:rsidRPr="00D82A73" w:rsidRDefault="006A2F41" w:rsidP="0026766E">
            <w:pPr>
              <w:rPr>
                <w:rFonts w:eastAsia="Arial Unicode MS"/>
              </w:rPr>
            </w:pPr>
            <w:r w:rsidRPr="00D82A73">
              <w:rPr>
                <w:rFonts w:eastAsia="Arial Unicode MS"/>
              </w:rPr>
              <w:t>0..1</w:t>
            </w:r>
          </w:p>
        </w:tc>
        <w:tc>
          <w:tcPr>
            <w:tcW w:w="1800" w:type="dxa"/>
          </w:tcPr>
          <w:p w14:paraId="2A5004D5" w14:textId="77777777" w:rsidR="006A2F41" w:rsidRPr="00D82A73" w:rsidRDefault="006A2F41" w:rsidP="0026766E">
            <w:pPr>
              <w:rPr>
                <w:rFonts w:eastAsia="Arial Unicode MS"/>
              </w:rPr>
            </w:pPr>
          </w:p>
        </w:tc>
        <w:tc>
          <w:tcPr>
            <w:tcW w:w="1920" w:type="dxa"/>
          </w:tcPr>
          <w:p w14:paraId="5AD621BA" w14:textId="77777777" w:rsidR="006A2F41" w:rsidRPr="00D82A73" w:rsidRDefault="006A2F41" w:rsidP="0026766E">
            <w:pPr>
              <w:rPr>
                <w:rFonts w:ascii="Arial" w:eastAsia="Arial Unicode MS" w:hAnsi="Arial"/>
              </w:rPr>
            </w:pPr>
          </w:p>
        </w:tc>
        <w:tc>
          <w:tcPr>
            <w:tcW w:w="1200" w:type="dxa"/>
            <w:shd w:val="clear" w:color="auto" w:fill="auto"/>
          </w:tcPr>
          <w:p w14:paraId="63D8C38F" w14:textId="77777777" w:rsidR="006A2F41" w:rsidRPr="00D82A73" w:rsidRDefault="006A2F41" w:rsidP="0026766E">
            <w:pPr>
              <w:rPr>
                <w:rFonts w:ascii="Arial" w:eastAsia="Arial Unicode MS" w:hAnsi="Arial"/>
              </w:rPr>
            </w:pPr>
          </w:p>
        </w:tc>
        <w:tc>
          <w:tcPr>
            <w:tcW w:w="1080" w:type="dxa"/>
            <w:shd w:val="clear" w:color="auto" w:fill="auto"/>
          </w:tcPr>
          <w:p w14:paraId="0DD32529" w14:textId="77777777" w:rsidR="006A2F41" w:rsidRPr="00D82A73" w:rsidRDefault="006A2F41" w:rsidP="0026766E">
            <w:pPr>
              <w:rPr>
                <w:rFonts w:ascii="Arial" w:eastAsia="Arial Unicode MS" w:hAnsi="Arial"/>
              </w:rPr>
            </w:pPr>
          </w:p>
        </w:tc>
        <w:tc>
          <w:tcPr>
            <w:tcW w:w="1160" w:type="dxa"/>
            <w:shd w:val="clear" w:color="auto" w:fill="auto"/>
          </w:tcPr>
          <w:p w14:paraId="7845520F" w14:textId="77777777" w:rsidR="006A2F41" w:rsidRPr="00D82A73" w:rsidRDefault="006A2F41" w:rsidP="0026766E">
            <w:pPr>
              <w:rPr>
                <w:rFonts w:ascii="Arial" w:eastAsia="Arial Unicode MS" w:hAnsi="Arial"/>
              </w:rPr>
            </w:pPr>
          </w:p>
        </w:tc>
      </w:tr>
      <w:tr w:rsidR="006A2F41" w:rsidRPr="00D82A73" w14:paraId="4710C7FA" w14:textId="77777777" w:rsidTr="0026766E">
        <w:trPr>
          <w:trHeight w:val="217"/>
        </w:trPr>
        <w:tc>
          <w:tcPr>
            <w:tcW w:w="2567" w:type="dxa"/>
            <w:gridSpan w:val="2"/>
          </w:tcPr>
          <w:p w14:paraId="7C2F46ED" w14:textId="77777777" w:rsidR="006A2F41" w:rsidRPr="00D82A73" w:rsidRDefault="006A2F41" w:rsidP="0026766E">
            <w:pPr>
              <w:rPr>
                <w:rFonts w:eastAsia="Arial Unicode MS"/>
              </w:rPr>
            </w:pPr>
            <w:r w:rsidRPr="00D82A73">
              <w:rPr>
                <w:rFonts w:eastAsia="Arial Unicode MS"/>
              </w:rPr>
              <w:t>Mallens namn</w:t>
            </w:r>
          </w:p>
          <w:p w14:paraId="3CC0F9B8" w14:textId="77777777" w:rsidR="006A2F41" w:rsidRPr="00D82A73" w:rsidRDefault="006A2F41" w:rsidP="0026766E">
            <w:pPr>
              <w:rPr>
                <w:rFonts w:eastAsia="Arial Unicode MS"/>
              </w:rPr>
            </w:pPr>
            <w:r w:rsidRPr="00D82A73">
              <w:rPr>
                <w:rFonts w:eastAsia="Arial Unicode MS"/>
              </w:rPr>
              <w:t>(FormName)</w:t>
            </w:r>
          </w:p>
        </w:tc>
        <w:tc>
          <w:tcPr>
            <w:tcW w:w="3388" w:type="dxa"/>
          </w:tcPr>
          <w:p w14:paraId="5238D8FE" w14:textId="77777777" w:rsidR="006A2F41" w:rsidRPr="00D82A73" w:rsidRDefault="006A2F41" w:rsidP="0026766E">
            <w:pPr>
              <w:rPr>
                <w:rFonts w:eastAsia="Arial Unicode MS"/>
              </w:rPr>
            </w:pPr>
            <w:r w:rsidRPr="00D82A73">
              <w:rPr>
                <w:rFonts w:eastAsia="Arial Unicode MS"/>
              </w:rPr>
              <w:t>Mallens namn.</w:t>
            </w:r>
          </w:p>
          <w:p w14:paraId="69E9573F" w14:textId="77777777" w:rsidR="006A2F41" w:rsidRPr="00D82A73" w:rsidRDefault="006A2F41" w:rsidP="0026766E">
            <w:pPr>
              <w:rPr>
                <w:rFonts w:eastAsia="Arial Unicode MS"/>
              </w:rPr>
            </w:pPr>
            <w:r w:rsidRPr="00D82A73">
              <w:rPr>
                <w:rFonts w:eastAsia="Arial Unicode MS"/>
              </w:rPr>
              <w:t>T.ex. Hälsodeklaration Mödravård</w:t>
            </w:r>
          </w:p>
        </w:tc>
        <w:tc>
          <w:tcPr>
            <w:tcW w:w="1140" w:type="dxa"/>
          </w:tcPr>
          <w:p w14:paraId="37C4F6F6" w14:textId="77777777" w:rsidR="006A2F41" w:rsidRPr="00D82A73" w:rsidRDefault="006A2F41" w:rsidP="0026766E">
            <w:pPr>
              <w:rPr>
                <w:rFonts w:eastAsia="Arial Unicode MS"/>
              </w:rPr>
            </w:pPr>
            <w:r w:rsidRPr="00D82A73">
              <w:rPr>
                <w:rFonts w:eastAsia="Arial Unicode MS"/>
              </w:rPr>
              <w:t>TXT</w:t>
            </w:r>
          </w:p>
        </w:tc>
        <w:tc>
          <w:tcPr>
            <w:tcW w:w="720" w:type="dxa"/>
          </w:tcPr>
          <w:p w14:paraId="1A430480" w14:textId="77777777" w:rsidR="006A2F41" w:rsidRPr="00D82A73" w:rsidRDefault="006A2F41" w:rsidP="0026766E">
            <w:pPr>
              <w:rPr>
                <w:rFonts w:eastAsia="Arial Unicode MS"/>
              </w:rPr>
            </w:pPr>
            <w:r w:rsidRPr="00D82A73">
              <w:rPr>
                <w:rFonts w:eastAsia="Arial Unicode MS"/>
              </w:rPr>
              <w:t>1</w:t>
            </w:r>
          </w:p>
        </w:tc>
        <w:tc>
          <w:tcPr>
            <w:tcW w:w="1800" w:type="dxa"/>
          </w:tcPr>
          <w:p w14:paraId="181060C5" w14:textId="77777777" w:rsidR="006A2F41" w:rsidRPr="00D82A73" w:rsidRDefault="006A2F41" w:rsidP="0026766E">
            <w:pPr>
              <w:rPr>
                <w:rFonts w:eastAsia="Arial Unicode MS"/>
              </w:rPr>
            </w:pPr>
          </w:p>
        </w:tc>
        <w:tc>
          <w:tcPr>
            <w:tcW w:w="1920" w:type="dxa"/>
          </w:tcPr>
          <w:p w14:paraId="475D16DE" w14:textId="77777777" w:rsidR="006A2F41" w:rsidRPr="00D82A73" w:rsidRDefault="006A2F41" w:rsidP="0026766E">
            <w:pPr>
              <w:rPr>
                <w:rFonts w:ascii="Arial" w:eastAsia="Arial Unicode MS" w:hAnsi="Arial"/>
              </w:rPr>
            </w:pPr>
          </w:p>
        </w:tc>
        <w:tc>
          <w:tcPr>
            <w:tcW w:w="1200" w:type="dxa"/>
            <w:shd w:val="clear" w:color="auto" w:fill="auto"/>
          </w:tcPr>
          <w:p w14:paraId="5943306B" w14:textId="77777777" w:rsidR="006A2F41" w:rsidRPr="00D82A73" w:rsidRDefault="006A2F41" w:rsidP="0026766E">
            <w:pPr>
              <w:rPr>
                <w:rFonts w:ascii="Arial" w:eastAsia="Arial Unicode MS" w:hAnsi="Arial"/>
              </w:rPr>
            </w:pPr>
          </w:p>
        </w:tc>
        <w:tc>
          <w:tcPr>
            <w:tcW w:w="1080" w:type="dxa"/>
            <w:shd w:val="clear" w:color="auto" w:fill="auto"/>
          </w:tcPr>
          <w:p w14:paraId="01A556AF" w14:textId="77777777" w:rsidR="006A2F41" w:rsidRPr="00D82A73" w:rsidRDefault="006A2F41" w:rsidP="0026766E">
            <w:pPr>
              <w:rPr>
                <w:rFonts w:ascii="Arial" w:eastAsia="Arial Unicode MS" w:hAnsi="Arial"/>
              </w:rPr>
            </w:pPr>
          </w:p>
        </w:tc>
        <w:tc>
          <w:tcPr>
            <w:tcW w:w="1160" w:type="dxa"/>
            <w:shd w:val="clear" w:color="auto" w:fill="auto"/>
          </w:tcPr>
          <w:p w14:paraId="3EFB3AEF" w14:textId="77777777" w:rsidR="006A2F41" w:rsidRPr="00D82A73" w:rsidRDefault="006A2F41" w:rsidP="0026766E">
            <w:pPr>
              <w:rPr>
                <w:rFonts w:ascii="Arial" w:eastAsia="Arial Unicode MS" w:hAnsi="Arial"/>
              </w:rPr>
            </w:pPr>
          </w:p>
        </w:tc>
      </w:tr>
      <w:tr w:rsidR="006A2F41" w:rsidRPr="00D82A73" w14:paraId="0A352D05" w14:textId="77777777" w:rsidTr="0026766E">
        <w:trPr>
          <w:trHeight w:val="217"/>
        </w:trPr>
        <w:tc>
          <w:tcPr>
            <w:tcW w:w="2567" w:type="dxa"/>
            <w:gridSpan w:val="2"/>
          </w:tcPr>
          <w:p w14:paraId="69D4AF5D" w14:textId="77777777" w:rsidR="006A2F41" w:rsidRPr="00D82A73" w:rsidRDefault="006A2F41" w:rsidP="0026766E">
            <w:pPr>
              <w:rPr>
                <w:rFonts w:eastAsia="Arial Unicode MS"/>
              </w:rPr>
            </w:pPr>
            <w:r w:rsidRPr="00D82A73">
              <w:rPr>
                <w:rFonts w:eastAsia="Arial Unicode MS"/>
              </w:rPr>
              <w:t>Formulärbeskrivning (Description)</w:t>
            </w:r>
          </w:p>
        </w:tc>
        <w:tc>
          <w:tcPr>
            <w:tcW w:w="3388" w:type="dxa"/>
          </w:tcPr>
          <w:p w14:paraId="1F58720E" w14:textId="77777777" w:rsidR="006A2F41" w:rsidRPr="00D82A73" w:rsidRDefault="006A2F41" w:rsidP="0026766E">
            <w:pPr>
              <w:rPr>
                <w:rFonts w:eastAsia="Arial Unicode MS"/>
              </w:rPr>
            </w:pPr>
            <w:r w:rsidRPr="00D82A73">
              <w:rPr>
                <w:rFonts w:eastAsia="Arial Unicode MS"/>
              </w:rPr>
              <w:t>Formulärets beskrivning och instruktioner.</w:t>
            </w:r>
          </w:p>
          <w:p w14:paraId="1F1C52D0" w14:textId="4DD83A36" w:rsidR="006A2F41" w:rsidRPr="00D82A73" w:rsidRDefault="006A2F41" w:rsidP="0026766E">
            <w:pPr>
              <w:rPr>
                <w:rFonts w:eastAsia="Arial Unicode MS"/>
              </w:rPr>
            </w:pPr>
            <w:r w:rsidRPr="00D82A73">
              <w:rPr>
                <w:rFonts w:eastAsia="Arial Unicode MS"/>
              </w:rPr>
              <w:t>T.ex. Formuläret skall b</w:t>
            </w:r>
            <w:r w:rsidR="0047354F">
              <w:rPr>
                <w:rFonts w:eastAsia="Arial Unicode MS"/>
              </w:rPr>
              <w:t xml:space="preserve">esvaras innan du besöker </w:t>
            </w:r>
            <w:del w:id="2078" w:author="Jarno Nieminen" w:date="2014-06-11T12:40:00Z">
              <w:r w:rsidR="00F963D1" w:rsidRPr="00D82A73">
                <w:rPr>
                  <w:rFonts w:eastAsia="Arial Unicode MS"/>
                </w:rPr>
                <w:delText>mottageningen</w:delText>
              </w:r>
            </w:del>
            <w:ins w:id="2079" w:author="Jarno Nieminen" w:date="2014-06-11T12:40:00Z">
              <w:r w:rsidR="0047354F">
                <w:rPr>
                  <w:rFonts w:eastAsia="Arial Unicode MS"/>
                </w:rPr>
                <w:t>mottag</w:t>
              </w:r>
              <w:r w:rsidRPr="00D82A73">
                <w:rPr>
                  <w:rFonts w:eastAsia="Arial Unicode MS"/>
                </w:rPr>
                <w:t>ningen</w:t>
              </w:r>
            </w:ins>
            <w:r w:rsidRPr="00D82A73">
              <w:rPr>
                <w:rFonts w:eastAsia="Arial Unicode MS"/>
              </w:rPr>
              <w:t>.</w:t>
            </w:r>
          </w:p>
        </w:tc>
        <w:tc>
          <w:tcPr>
            <w:tcW w:w="1140" w:type="dxa"/>
          </w:tcPr>
          <w:p w14:paraId="1CA1B33B" w14:textId="77777777" w:rsidR="006A2F41" w:rsidRPr="00D82A73" w:rsidRDefault="006A2F41" w:rsidP="0026766E">
            <w:pPr>
              <w:rPr>
                <w:rFonts w:eastAsia="Arial Unicode MS"/>
              </w:rPr>
            </w:pPr>
            <w:r w:rsidRPr="00D82A73">
              <w:rPr>
                <w:rFonts w:eastAsia="Arial Unicode MS"/>
              </w:rPr>
              <w:t>TXT</w:t>
            </w:r>
          </w:p>
        </w:tc>
        <w:tc>
          <w:tcPr>
            <w:tcW w:w="720" w:type="dxa"/>
          </w:tcPr>
          <w:p w14:paraId="0265A4B8" w14:textId="77777777" w:rsidR="006A2F41" w:rsidRPr="00D82A73" w:rsidRDefault="006A2F41" w:rsidP="0026766E">
            <w:pPr>
              <w:rPr>
                <w:rFonts w:eastAsia="Arial Unicode MS"/>
              </w:rPr>
            </w:pPr>
            <w:r w:rsidRPr="00D82A73">
              <w:rPr>
                <w:rFonts w:eastAsia="Arial Unicode MS"/>
              </w:rPr>
              <w:t>1..0</w:t>
            </w:r>
          </w:p>
        </w:tc>
        <w:tc>
          <w:tcPr>
            <w:tcW w:w="1800" w:type="dxa"/>
          </w:tcPr>
          <w:p w14:paraId="106CE8DC" w14:textId="77777777" w:rsidR="006A2F41" w:rsidRPr="00D82A73" w:rsidRDefault="006A2F41" w:rsidP="0026766E">
            <w:pPr>
              <w:rPr>
                <w:rFonts w:eastAsia="Arial Unicode MS"/>
              </w:rPr>
            </w:pPr>
          </w:p>
        </w:tc>
        <w:tc>
          <w:tcPr>
            <w:tcW w:w="1920" w:type="dxa"/>
          </w:tcPr>
          <w:p w14:paraId="3D2DF460" w14:textId="77777777" w:rsidR="006A2F41" w:rsidRPr="00D82A73" w:rsidRDefault="006A2F41" w:rsidP="0026766E">
            <w:pPr>
              <w:rPr>
                <w:rFonts w:ascii="Arial" w:eastAsia="Arial Unicode MS" w:hAnsi="Arial"/>
              </w:rPr>
            </w:pPr>
          </w:p>
        </w:tc>
        <w:tc>
          <w:tcPr>
            <w:tcW w:w="1200" w:type="dxa"/>
            <w:shd w:val="clear" w:color="auto" w:fill="auto"/>
          </w:tcPr>
          <w:p w14:paraId="2704D70D" w14:textId="77777777" w:rsidR="006A2F41" w:rsidRPr="00D82A73" w:rsidRDefault="006A2F41" w:rsidP="0026766E">
            <w:pPr>
              <w:rPr>
                <w:rFonts w:ascii="Arial" w:eastAsia="Arial Unicode MS" w:hAnsi="Arial"/>
              </w:rPr>
            </w:pPr>
          </w:p>
        </w:tc>
        <w:tc>
          <w:tcPr>
            <w:tcW w:w="1080" w:type="dxa"/>
            <w:shd w:val="clear" w:color="auto" w:fill="auto"/>
          </w:tcPr>
          <w:p w14:paraId="7FBACED5" w14:textId="77777777" w:rsidR="006A2F41" w:rsidRPr="00D82A73" w:rsidRDefault="006A2F41" w:rsidP="0026766E">
            <w:pPr>
              <w:rPr>
                <w:rFonts w:ascii="Arial" w:eastAsia="Arial Unicode MS" w:hAnsi="Arial"/>
              </w:rPr>
            </w:pPr>
          </w:p>
        </w:tc>
        <w:tc>
          <w:tcPr>
            <w:tcW w:w="1160" w:type="dxa"/>
            <w:shd w:val="clear" w:color="auto" w:fill="auto"/>
          </w:tcPr>
          <w:p w14:paraId="3C9DBBAA" w14:textId="77777777" w:rsidR="006A2F41" w:rsidRPr="00D82A73" w:rsidRDefault="006A2F41" w:rsidP="0026766E">
            <w:pPr>
              <w:rPr>
                <w:rFonts w:ascii="Arial" w:eastAsia="Arial Unicode MS" w:hAnsi="Arial"/>
              </w:rPr>
            </w:pPr>
          </w:p>
        </w:tc>
      </w:tr>
      <w:tr w:rsidR="006A2F41" w:rsidRPr="00D82A73" w14:paraId="6274D3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8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81" w:author="Jarno Nieminen" w:date="2014-06-11T12:40:00Z">
            <w:trPr>
              <w:gridAfter w:val="0"/>
              <w:trHeight w:val="217"/>
            </w:trPr>
          </w:trPrChange>
        </w:trPr>
        <w:tc>
          <w:tcPr>
            <w:tcW w:w="2567" w:type="dxa"/>
            <w:gridSpan w:val="2"/>
            <w:tcPrChange w:id="2082" w:author="Jarno Nieminen" w:date="2014-06-11T12:40:00Z">
              <w:tcPr>
                <w:tcW w:w="2567" w:type="dxa"/>
                <w:gridSpan w:val="3"/>
              </w:tcPr>
            </w:tcPrChange>
          </w:tcPr>
          <w:p w14:paraId="350CDE80" w14:textId="77777777" w:rsidR="006A2F41" w:rsidRPr="00D82A73" w:rsidRDefault="006A2F41" w:rsidP="0026766E">
            <w:pPr>
              <w:rPr>
                <w:rFonts w:eastAsia="Arial Unicode MS"/>
              </w:rPr>
            </w:pPr>
            <w:r w:rsidRPr="00D82A73">
              <w:rPr>
                <w:rFonts w:eastAsia="Arial Unicode MS"/>
              </w:rPr>
              <w:t>Informations URL</w:t>
            </w:r>
          </w:p>
          <w:p w14:paraId="49C0AB7E" w14:textId="77777777" w:rsidR="006A2F41" w:rsidRPr="00D82A73" w:rsidRDefault="006A2F41" w:rsidP="0026766E">
            <w:pPr>
              <w:rPr>
                <w:rFonts w:eastAsia="Arial Unicode MS"/>
              </w:rPr>
            </w:pPr>
            <w:r w:rsidRPr="00D82A73">
              <w:rPr>
                <w:rFonts w:eastAsia="Arial Unicode MS"/>
              </w:rPr>
              <w:t>(InformationURL)</w:t>
            </w:r>
          </w:p>
        </w:tc>
        <w:tc>
          <w:tcPr>
            <w:tcW w:w="3388" w:type="dxa"/>
            <w:tcPrChange w:id="2083" w:author="Jarno Nieminen" w:date="2014-06-11T12:40:00Z">
              <w:tcPr>
                <w:tcW w:w="3388" w:type="dxa"/>
                <w:gridSpan w:val="2"/>
              </w:tcPr>
            </w:tcPrChange>
          </w:tcPr>
          <w:p w14:paraId="7F7FD630" w14:textId="77777777" w:rsidR="006A2F41" w:rsidRPr="00D82A73" w:rsidRDefault="006A2F41" w:rsidP="0026766E">
            <w:pPr>
              <w:rPr>
                <w:szCs w:val="20"/>
              </w:rPr>
            </w:pPr>
            <w:r w:rsidRPr="00D82A73">
              <w:rPr>
                <w:szCs w:val="20"/>
              </w:rPr>
              <w:t>URL till ytterligare/relevant information.</w:t>
            </w:r>
          </w:p>
        </w:tc>
        <w:tc>
          <w:tcPr>
            <w:tcW w:w="1140" w:type="dxa"/>
            <w:tcPrChange w:id="2084" w:author="Jarno Nieminen" w:date="2014-06-11T12:40:00Z">
              <w:tcPr>
                <w:tcW w:w="1140" w:type="dxa"/>
                <w:gridSpan w:val="2"/>
              </w:tcPr>
            </w:tcPrChange>
          </w:tcPr>
          <w:p w14:paraId="6648F256" w14:textId="77777777" w:rsidR="006A2F41" w:rsidRPr="00D82A73" w:rsidRDefault="006A2F41" w:rsidP="0026766E">
            <w:pPr>
              <w:rPr>
                <w:rFonts w:eastAsia="Arial Unicode MS"/>
              </w:rPr>
            </w:pPr>
            <w:r w:rsidRPr="00D82A73">
              <w:rPr>
                <w:rFonts w:eastAsia="Arial Unicode MS"/>
              </w:rPr>
              <w:t>URL</w:t>
            </w:r>
          </w:p>
        </w:tc>
        <w:tc>
          <w:tcPr>
            <w:tcW w:w="720" w:type="dxa"/>
            <w:tcPrChange w:id="2085" w:author="Jarno Nieminen" w:date="2014-06-11T12:40:00Z">
              <w:tcPr>
                <w:tcW w:w="720" w:type="dxa"/>
                <w:gridSpan w:val="2"/>
              </w:tcPr>
            </w:tcPrChange>
          </w:tcPr>
          <w:p w14:paraId="1785B3AC" w14:textId="77777777" w:rsidR="006A2F41" w:rsidRPr="00D82A73" w:rsidRDefault="006A2F41" w:rsidP="0026766E">
            <w:pPr>
              <w:rPr>
                <w:rFonts w:eastAsia="Arial Unicode MS"/>
              </w:rPr>
            </w:pPr>
            <w:r w:rsidRPr="00D82A73">
              <w:rPr>
                <w:rFonts w:eastAsia="Arial Unicode MS"/>
              </w:rPr>
              <w:t>0..1</w:t>
            </w:r>
          </w:p>
        </w:tc>
        <w:tc>
          <w:tcPr>
            <w:tcW w:w="1800" w:type="dxa"/>
            <w:tcPrChange w:id="2086" w:author="Jarno Nieminen" w:date="2014-06-11T12:40:00Z">
              <w:tcPr>
                <w:tcW w:w="1800" w:type="dxa"/>
                <w:gridSpan w:val="2"/>
              </w:tcPr>
            </w:tcPrChange>
          </w:tcPr>
          <w:p w14:paraId="7F4A8C92" w14:textId="77777777" w:rsidR="006A2F41" w:rsidRPr="00D82A73" w:rsidRDefault="006A2F41" w:rsidP="0026766E">
            <w:pPr>
              <w:rPr>
                <w:rFonts w:eastAsia="Arial Unicode MS"/>
              </w:rPr>
            </w:pPr>
          </w:p>
        </w:tc>
        <w:tc>
          <w:tcPr>
            <w:tcW w:w="1920" w:type="dxa"/>
            <w:tcPrChange w:id="2087" w:author="Jarno Nieminen" w:date="2014-06-11T12:40:00Z">
              <w:tcPr>
                <w:tcW w:w="1920" w:type="dxa"/>
                <w:gridSpan w:val="2"/>
              </w:tcPr>
            </w:tcPrChange>
          </w:tcPr>
          <w:p w14:paraId="69FFBAFE" w14:textId="77777777" w:rsidR="006A2F41" w:rsidRPr="00D82A73" w:rsidRDefault="006A2F41" w:rsidP="0026766E">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088" w:author="Jarno Nieminen" w:date="2014-06-11T12:40:00Z">
              <w:tcPr>
                <w:tcW w:w="1200" w:type="dxa"/>
                <w:gridSpan w:val="2"/>
                <w:shd w:val="clear" w:color="auto" w:fill="auto"/>
              </w:tcPr>
            </w:tcPrChange>
          </w:tcPr>
          <w:p w14:paraId="12B58927" w14:textId="77777777" w:rsidR="006A2F41" w:rsidRPr="00D82A73" w:rsidRDefault="006A2F41" w:rsidP="0026766E">
            <w:pPr>
              <w:rPr>
                <w:rFonts w:ascii="Arial" w:eastAsia="Arial Unicode MS" w:hAnsi="Arial"/>
              </w:rPr>
            </w:pPr>
          </w:p>
        </w:tc>
        <w:tc>
          <w:tcPr>
            <w:tcW w:w="1080" w:type="dxa"/>
            <w:shd w:val="clear" w:color="auto" w:fill="auto"/>
            <w:tcPrChange w:id="2089" w:author="Jarno Nieminen" w:date="2014-06-11T12:40:00Z">
              <w:tcPr>
                <w:tcW w:w="1080" w:type="dxa"/>
                <w:gridSpan w:val="2"/>
                <w:shd w:val="clear" w:color="auto" w:fill="auto"/>
              </w:tcPr>
            </w:tcPrChange>
          </w:tcPr>
          <w:p w14:paraId="595B5FB4" w14:textId="77777777" w:rsidR="006A2F41" w:rsidRPr="00D82A73" w:rsidRDefault="006A2F41" w:rsidP="0026766E">
            <w:pPr>
              <w:rPr>
                <w:rFonts w:ascii="Arial" w:eastAsia="Arial Unicode MS" w:hAnsi="Arial"/>
              </w:rPr>
            </w:pPr>
          </w:p>
        </w:tc>
        <w:tc>
          <w:tcPr>
            <w:tcW w:w="1160" w:type="dxa"/>
            <w:shd w:val="clear" w:color="auto" w:fill="auto"/>
            <w:tcPrChange w:id="2090" w:author="Jarno Nieminen" w:date="2014-06-11T12:40:00Z">
              <w:tcPr>
                <w:tcW w:w="1160" w:type="dxa"/>
                <w:gridSpan w:val="2"/>
                <w:shd w:val="clear" w:color="auto" w:fill="auto"/>
              </w:tcPr>
            </w:tcPrChange>
          </w:tcPr>
          <w:p w14:paraId="2173619F" w14:textId="77777777" w:rsidR="006A2F41" w:rsidRPr="00D82A73" w:rsidRDefault="006A2F41" w:rsidP="0026766E">
            <w:pPr>
              <w:rPr>
                <w:rFonts w:ascii="Arial" w:eastAsia="Arial Unicode MS" w:hAnsi="Arial"/>
              </w:rPr>
            </w:pPr>
          </w:p>
        </w:tc>
      </w:tr>
      <w:tr w:rsidR="006A2F41" w:rsidRPr="00D82A73" w14:paraId="49BD431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09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092" w:author="Jarno Nieminen" w:date="2014-06-11T12:40:00Z">
            <w:trPr>
              <w:gridAfter w:val="0"/>
              <w:trHeight w:val="217"/>
            </w:trPr>
          </w:trPrChange>
        </w:trPr>
        <w:tc>
          <w:tcPr>
            <w:tcW w:w="2567" w:type="dxa"/>
            <w:gridSpan w:val="2"/>
            <w:tcPrChange w:id="2093" w:author="Jarno Nieminen" w:date="2014-06-11T12:40:00Z">
              <w:tcPr>
                <w:tcW w:w="2567" w:type="dxa"/>
                <w:gridSpan w:val="3"/>
              </w:tcPr>
            </w:tcPrChange>
          </w:tcPr>
          <w:p w14:paraId="36E0AF94" w14:textId="77777777" w:rsidR="006A2F41" w:rsidRPr="00D82A73" w:rsidRDefault="006A2F41" w:rsidP="0026766E">
            <w:pPr>
              <w:rPr>
                <w:rFonts w:eastAsia="Arial Unicode MS"/>
              </w:rPr>
            </w:pPr>
          </w:p>
        </w:tc>
        <w:tc>
          <w:tcPr>
            <w:tcW w:w="3388" w:type="dxa"/>
            <w:tcPrChange w:id="2094" w:author="Jarno Nieminen" w:date="2014-06-11T12:40:00Z">
              <w:tcPr>
                <w:tcW w:w="3388" w:type="dxa"/>
                <w:gridSpan w:val="2"/>
              </w:tcPr>
            </w:tcPrChange>
          </w:tcPr>
          <w:p w14:paraId="64BCA192" w14:textId="77777777" w:rsidR="006A2F41" w:rsidRPr="00D82A73" w:rsidRDefault="006A2F41" w:rsidP="0026766E">
            <w:pPr>
              <w:rPr>
                <w:rFonts w:eastAsia="Arial Unicode MS"/>
              </w:rPr>
            </w:pPr>
          </w:p>
        </w:tc>
        <w:tc>
          <w:tcPr>
            <w:tcW w:w="1140" w:type="dxa"/>
            <w:tcPrChange w:id="2095" w:author="Jarno Nieminen" w:date="2014-06-11T12:40:00Z">
              <w:tcPr>
                <w:tcW w:w="1140" w:type="dxa"/>
                <w:gridSpan w:val="2"/>
              </w:tcPr>
            </w:tcPrChange>
          </w:tcPr>
          <w:p w14:paraId="338F51F4" w14:textId="77777777" w:rsidR="006A2F41" w:rsidRPr="00D82A73" w:rsidRDefault="006A2F41" w:rsidP="0026766E">
            <w:pPr>
              <w:rPr>
                <w:rFonts w:eastAsia="Arial Unicode MS"/>
              </w:rPr>
            </w:pPr>
          </w:p>
        </w:tc>
        <w:tc>
          <w:tcPr>
            <w:tcW w:w="720" w:type="dxa"/>
            <w:tcPrChange w:id="2096" w:author="Jarno Nieminen" w:date="2014-06-11T12:40:00Z">
              <w:tcPr>
                <w:tcW w:w="720" w:type="dxa"/>
                <w:gridSpan w:val="2"/>
              </w:tcPr>
            </w:tcPrChange>
          </w:tcPr>
          <w:p w14:paraId="1C47D768" w14:textId="77777777" w:rsidR="006A2F41" w:rsidRPr="00D82A73" w:rsidRDefault="006A2F41" w:rsidP="0026766E">
            <w:pPr>
              <w:rPr>
                <w:rFonts w:eastAsia="Arial Unicode MS"/>
              </w:rPr>
            </w:pPr>
          </w:p>
        </w:tc>
        <w:tc>
          <w:tcPr>
            <w:tcW w:w="1800" w:type="dxa"/>
            <w:tcPrChange w:id="2097" w:author="Jarno Nieminen" w:date="2014-06-11T12:40:00Z">
              <w:tcPr>
                <w:tcW w:w="1800" w:type="dxa"/>
                <w:gridSpan w:val="2"/>
              </w:tcPr>
            </w:tcPrChange>
          </w:tcPr>
          <w:p w14:paraId="0B1F7B7D" w14:textId="77777777" w:rsidR="006A2F41" w:rsidRPr="00D82A73" w:rsidRDefault="006A2F41" w:rsidP="0026766E">
            <w:pPr>
              <w:rPr>
                <w:rFonts w:eastAsia="Arial Unicode MS"/>
              </w:rPr>
            </w:pPr>
          </w:p>
        </w:tc>
        <w:tc>
          <w:tcPr>
            <w:tcW w:w="1920" w:type="dxa"/>
            <w:tcPrChange w:id="2098" w:author="Jarno Nieminen" w:date="2014-06-11T12:40:00Z">
              <w:tcPr>
                <w:tcW w:w="1920" w:type="dxa"/>
                <w:gridSpan w:val="2"/>
              </w:tcPr>
            </w:tcPrChange>
          </w:tcPr>
          <w:p w14:paraId="51D1218E" w14:textId="77777777" w:rsidR="006A2F41" w:rsidRPr="00D82A73" w:rsidRDefault="006A2F41" w:rsidP="0026766E">
            <w:pPr>
              <w:rPr>
                <w:rFonts w:ascii="Arial" w:eastAsia="Arial Unicode MS" w:hAnsi="Arial"/>
              </w:rPr>
            </w:pPr>
          </w:p>
        </w:tc>
        <w:tc>
          <w:tcPr>
            <w:tcW w:w="1200" w:type="dxa"/>
            <w:shd w:val="clear" w:color="auto" w:fill="auto"/>
            <w:tcPrChange w:id="2099" w:author="Jarno Nieminen" w:date="2014-06-11T12:40:00Z">
              <w:tcPr>
                <w:tcW w:w="1200" w:type="dxa"/>
                <w:gridSpan w:val="2"/>
                <w:shd w:val="clear" w:color="auto" w:fill="auto"/>
              </w:tcPr>
            </w:tcPrChange>
          </w:tcPr>
          <w:p w14:paraId="5F0138CC" w14:textId="77777777" w:rsidR="006A2F41" w:rsidRPr="00D82A73" w:rsidRDefault="006A2F41" w:rsidP="0026766E">
            <w:pPr>
              <w:rPr>
                <w:rFonts w:ascii="Arial" w:eastAsia="Arial Unicode MS" w:hAnsi="Arial"/>
              </w:rPr>
            </w:pPr>
          </w:p>
        </w:tc>
        <w:tc>
          <w:tcPr>
            <w:tcW w:w="1080" w:type="dxa"/>
            <w:shd w:val="clear" w:color="auto" w:fill="auto"/>
            <w:tcPrChange w:id="2100" w:author="Jarno Nieminen" w:date="2014-06-11T12:40:00Z">
              <w:tcPr>
                <w:tcW w:w="1080" w:type="dxa"/>
                <w:gridSpan w:val="2"/>
                <w:shd w:val="clear" w:color="auto" w:fill="auto"/>
              </w:tcPr>
            </w:tcPrChange>
          </w:tcPr>
          <w:p w14:paraId="4CECDFBF" w14:textId="77777777" w:rsidR="006A2F41" w:rsidRPr="00D82A73" w:rsidRDefault="006A2F41" w:rsidP="0026766E">
            <w:pPr>
              <w:rPr>
                <w:rFonts w:ascii="Arial" w:eastAsia="Arial Unicode MS" w:hAnsi="Arial"/>
              </w:rPr>
            </w:pPr>
          </w:p>
        </w:tc>
        <w:tc>
          <w:tcPr>
            <w:tcW w:w="1160" w:type="dxa"/>
            <w:shd w:val="clear" w:color="auto" w:fill="auto"/>
            <w:tcPrChange w:id="2101" w:author="Jarno Nieminen" w:date="2014-06-11T12:40:00Z">
              <w:tcPr>
                <w:tcW w:w="1160" w:type="dxa"/>
                <w:gridSpan w:val="2"/>
                <w:shd w:val="clear" w:color="auto" w:fill="auto"/>
              </w:tcPr>
            </w:tcPrChange>
          </w:tcPr>
          <w:p w14:paraId="365082F8" w14:textId="77777777" w:rsidR="006A2F41" w:rsidRPr="00D82A73" w:rsidRDefault="006A2F41" w:rsidP="0026766E">
            <w:pPr>
              <w:rPr>
                <w:rFonts w:ascii="Arial" w:eastAsia="Arial Unicode MS" w:hAnsi="Arial"/>
              </w:rPr>
            </w:pPr>
          </w:p>
        </w:tc>
      </w:tr>
      <w:tr w:rsidR="006A2F41" w:rsidRPr="00D82A73" w14:paraId="35207DA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0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03" w:author="Jarno Nieminen" w:date="2014-06-11T12:40:00Z">
            <w:trPr>
              <w:gridAfter w:val="0"/>
              <w:trHeight w:val="217"/>
            </w:trPr>
          </w:trPrChange>
        </w:trPr>
        <w:tc>
          <w:tcPr>
            <w:tcW w:w="2567" w:type="dxa"/>
            <w:gridSpan w:val="2"/>
            <w:tcPrChange w:id="2104" w:author="Jarno Nieminen" w:date="2014-06-11T12:40:00Z">
              <w:tcPr>
                <w:tcW w:w="2567" w:type="dxa"/>
                <w:gridSpan w:val="3"/>
              </w:tcPr>
            </w:tcPrChange>
          </w:tcPr>
          <w:p w14:paraId="7CC42292" w14:textId="77777777" w:rsidR="006A2F41" w:rsidRPr="00D82A73" w:rsidRDefault="006A2F41" w:rsidP="0026766E">
            <w:pPr>
              <w:rPr>
                <w:rFonts w:eastAsia="Arial Unicode MS"/>
              </w:rPr>
            </w:pPr>
            <w:r w:rsidRPr="00D82A73">
              <w:rPr>
                <w:rFonts w:eastAsia="Arial Unicode MS"/>
              </w:rPr>
              <w:t>Villkor</w:t>
            </w:r>
          </w:p>
          <w:p w14:paraId="0B6F2AFC" w14:textId="77777777" w:rsidR="006A2F41" w:rsidRPr="00D82A73" w:rsidRDefault="006A2F41" w:rsidP="0026766E">
            <w:pPr>
              <w:rPr>
                <w:rFonts w:eastAsia="Arial Unicode MS"/>
              </w:rPr>
            </w:pPr>
            <w:r w:rsidRPr="00D82A73">
              <w:rPr>
                <w:rFonts w:eastAsia="Arial Unicode MS"/>
              </w:rPr>
              <w:t>(Term)</w:t>
            </w:r>
          </w:p>
        </w:tc>
        <w:tc>
          <w:tcPr>
            <w:tcW w:w="3388" w:type="dxa"/>
            <w:tcPrChange w:id="2105" w:author="Jarno Nieminen" w:date="2014-06-11T12:40:00Z">
              <w:tcPr>
                <w:tcW w:w="3388" w:type="dxa"/>
                <w:gridSpan w:val="2"/>
              </w:tcPr>
            </w:tcPrChange>
          </w:tcPr>
          <w:p w14:paraId="42D0C769" w14:textId="77777777" w:rsidR="006A2F41" w:rsidRPr="00D82A73" w:rsidRDefault="006A2F41" w:rsidP="0026766E">
            <w:pPr>
              <w:rPr>
                <w:rFonts w:eastAsia="Arial Unicode MS"/>
              </w:rPr>
            </w:pPr>
            <w:r w:rsidRPr="00D82A73">
              <w:rPr>
                <w:rFonts w:eastAsia="Arial Unicode MS"/>
              </w:rPr>
              <w:t>Villkor kopplade till formuläret.</w:t>
            </w:r>
          </w:p>
          <w:p w14:paraId="5E7ED405" w14:textId="77777777" w:rsidR="006A2F41" w:rsidRPr="00D82A73" w:rsidRDefault="006A2F41" w:rsidP="0026766E">
            <w:pPr>
              <w:rPr>
                <w:rFonts w:eastAsia="Arial Unicode MS"/>
              </w:rPr>
            </w:pPr>
            <w:r w:rsidRPr="00D82A73">
              <w:rPr>
                <w:rFonts w:eastAsia="Arial Unicode MS"/>
              </w:rPr>
              <w:t>T.ex. Villkorstext som användaren/patienten måste godkänna innan formuläret kan besvaras.</w:t>
            </w:r>
          </w:p>
        </w:tc>
        <w:tc>
          <w:tcPr>
            <w:tcW w:w="1140" w:type="dxa"/>
            <w:tcPrChange w:id="2106" w:author="Jarno Nieminen" w:date="2014-06-11T12:40:00Z">
              <w:tcPr>
                <w:tcW w:w="1140" w:type="dxa"/>
                <w:gridSpan w:val="2"/>
              </w:tcPr>
            </w:tcPrChange>
          </w:tcPr>
          <w:p w14:paraId="4298AB98" w14:textId="77777777" w:rsidR="006A2F41" w:rsidRPr="00D82A73" w:rsidRDefault="006A2F41" w:rsidP="0026766E">
            <w:pPr>
              <w:rPr>
                <w:rFonts w:eastAsia="Arial Unicode MS"/>
              </w:rPr>
            </w:pPr>
            <w:r w:rsidRPr="00D82A73">
              <w:rPr>
                <w:rFonts w:eastAsia="Arial Unicode MS"/>
              </w:rPr>
              <w:t>TXT</w:t>
            </w:r>
          </w:p>
        </w:tc>
        <w:tc>
          <w:tcPr>
            <w:tcW w:w="720" w:type="dxa"/>
            <w:tcPrChange w:id="2107" w:author="Jarno Nieminen" w:date="2014-06-11T12:40:00Z">
              <w:tcPr>
                <w:tcW w:w="720" w:type="dxa"/>
                <w:gridSpan w:val="2"/>
              </w:tcPr>
            </w:tcPrChange>
          </w:tcPr>
          <w:p w14:paraId="75FBAFA5" w14:textId="77777777" w:rsidR="006A2F41" w:rsidRPr="00D82A73" w:rsidRDefault="006A2F41" w:rsidP="0026766E">
            <w:pPr>
              <w:rPr>
                <w:rFonts w:eastAsia="Arial Unicode MS"/>
              </w:rPr>
            </w:pPr>
            <w:r w:rsidRPr="00D82A73">
              <w:rPr>
                <w:rFonts w:eastAsia="Arial Unicode MS"/>
              </w:rPr>
              <w:t>1</w:t>
            </w:r>
          </w:p>
        </w:tc>
        <w:tc>
          <w:tcPr>
            <w:tcW w:w="1800" w:type="dxa"/>
            <w:tcPrChange w:id="2108" w:author="Jarno Nieminen" w:date="2014-06-11T12:40:00Z">
              <w:tcPr>
                <w:tcW w:w="1800" w:type="dxa"/>
                <w:gridSpan w:val="2"/>
              </w:tcPr>
            </w:tcPrChange>
          </w:tcPr>
          <w:p w14:paraId="538E4D71" w14:textId="77777777" w:rsidR="006A2F41" w:rsidRPr="00D82A73" w:rsidRDefault="006A2F41" w:rsidP="0026766E">
            <w:pPr>
              <w:rPr>
                <w:rFonts w:eastAsia="Arial Unicode MS"/>
              </w:rPr>
            </w:pPr>
          </w:p>
        </w:tc>
        <w:tc>
          <w:tcPr>
            <w:tcW w:w="1920" w:type="dxa"/>
            <w:tcPrChange w:id="2109" w:author="Jarno Nieminen" w:date="2014-06-11T12:40:00Z">
              <w:tcPr>
                <w:tcW w:w="1920" w:type="dxa"/>
                <w:gridSpan w:val="2"/>
              </w:tcPr>
            </w:tcPrChange>
          </w:tcPr>
          <w:p w14:paraId="153DD5AC" w14:textId="77777777" w:rsidR="006A2F41" w:rsidRPr="00D82A73" w:rsidRDefault="006A2F41" w:rsidP="0026766E">
            <w:pPr>
              <w:rPr>
                <w:rFonts w:ascii="Arial" w:eastAsia="Arial Unicode MS" w:hAnsi="Arial"/>
              </w:rPr>
            </w:pPr>
          </w:p>
        </w:tc>
        <w:tc>
          <w:tcPr>
            <w:tcW w:w="1200" w:type="dxa"/>
            <w:shd w:val="clear" w:color="auto" w:fill="auto"/>
            <w:tcPrChange w:id="2110" w:author="Jarno Nieminen" w:date="2014-06-11T12:40:00Z">
              <w:tcPr>
                <w:tcW w:w="1200" w:type="dxa"/>
                <w:gridSpan w:val="2"/>
                <w:shd w:val="clear" w:color="auto" w:fill="auto"/>
              </w:tcPr>
            </w:tcPrChange>
          </w:tcPr>
          <w:p w14:paraId="003AF75D" w14:textId="77777777" w:rsidR="006A2F41" w:rsidRPr="00D82A73" w:rsidRDefault="006A2F41" w:rsidP="0026766E">
            <w:pPr>
              <w:rPr>
                <w:rFonts w:ascii="Arial" w:eastAsia="Arial Unicode MS" w:hAnsi="Arial"/>
              </w:rPr>
            </w:pPr>
          </w:p>
        </w:tc>
        <w:tc>
          <w:tcPr>
            <w:tcW w:w="1080" w:type="dxa"/>
            <w:shd w:val="clear" w:color="auto" w:fill="auto"/>
            <w:tcPrChange w:id="2111" w:author="Jarno Nieminen" w:date="2014-06-11T12:40:00Z">
              <w:tcPr>
                <w:tcW w:w="1080" w:type="dxa"/>
                <w:gridSpan w:val="2"/>
                <w:shd w:val="clear" w:color="auto" w:fill="auto"/>
              </w:tcPr>
            </w:tcPrChange>
          </w:tcPr>
          <w:p w14:paraId="71305006" w14:textId="77777777" w:rsidR="006A2F41" w:rsidRPr="00D82A73" w:rsidRDefault="006A2F41" w:rsidP="0026766E">
            <w:pPr>
              <w:rPr>
                <w:rFonts w:ascii="Arial" w:eastAsia="Arial Unicode MS" w:hAnsi="Arial"/>
              </w:rPr>
            </w:pPr>
          </w:p>
        </w:tc>
        <w:tc>
          <w:tcPr>
            <w:tcW w:w="1160" w:type="dxa"/>
            <w:shd w:val="clear" w:color="auto" w:fill="auto"/>
            <w:tcPrChange w:id="2112" w:author="Jarno Nieminen" w:date="2014-06-11T12:40:00Z">
              <w:tcPr>
                <w:tcW w:w="1160" w:type="dxa"/>
                <w:gridSpan w:val="2"/>
                <w:shd w:val="clear" w:color="auto" w:fill="auto"/>
              </w:tcPr>
            </w:tcPrChange>
          </w:tcPr>
          <w:p w14:paraId="657ADA95" w14:textId="77777777" w:rsidR="006A2F41" w:rsidRPr="00D82A73" w:rsidRDefault="006A2F41" w:rsidP="0026766E">
            <w:pPr>
              <w:rPr>
                <w:rFonts w:ascii="Arial" w:eastAsia="Arial Unicode MS" w:hAnsi="Arial"/>
              </w:rPr>
            </w:pPr>
          </w:p>
        </w:tc>
      </w:tr>
      <w:tr w:rsidR="006A2F41" w:rsidRPr="00D82A73" w14:paraId="5A611C9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1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14" w:author="Jarno Nieminen" w:date="2014-06-11T12:40:00Z">
            <w:trPr>
              <w:gridAfter w:val="0"/>
              <w:trHeight w:val="217"/>
            </w:trPr>
          </w:trPrChange>
        </w:trPr>
        <w:tc>
          <w:tcPr>
            <w:tcW w:w="2567" w:type="dxa"/>
            <w:gridSpan w:val="2"/>
            <w:tcPrChange w:id="2115" w:author="Jarno Nieminen" w:date="2014-06-11T12:40:00Z">
              <w:tcPr>
                <w:tcW w:w="2567" w:type="dxa"/>
                <w:gridSpan w:val="3"/>
              </w:tcPr>
            </w:tcPrChange>
          </w:tcPr>
          <w:p w14:paraId="3A80CB8E" w14:textId="77777777" w:rsidR="006A2F41" w:rsidRPr="00D82A73" w:rsidRDefault="006A2F41" w:rsidP="0026766E">
            <w:pPr>
              <w:rPr>
                <w:rFonts w:eastAsia="Arial Unicode MS"/>
              </w:rPr>
            </w:pPr>
            <w:r w:rsidRPr="00D82A73">
              <w:rPr>
                <w:rFonts w:eastAsia="Arial Unicode MS"/>
              </w:rPr>
              <w:t>(MaxNumberOfPages)</w:t>
            </w:r>
          </w:p>
        </w:tc>
        <w:tc>
          <w:tcPr>
            <w:tcW w:w="3388" w:type="dxa"/>
            <w:tcPrChange w:id="2116" w:author="Jarno Nieminen" w:date="2014-06-11T12:40:00Z">
              <w:tcPr>
                <w:tcW w:w="3388" w:type="dxa"/>
                <w:gridSpan w:val="2"/>
              </w:tcPr>
            </w:tcPrChange>
          </w:tcPr>
          <w:p w14:paraId="7A0DCB4B" w14:textId="77777777" w:rsidR="006A2F41" w:rsidRPr="00D82A73" w:rsidRDefault="006A2F41" w:rsidP="0026766E">
            <w:pPr>
              <w:rPr>
                <w:szCs w:val="20"/>
              </w:rPr>
            </w:pPr>
            <w:r w:rsidRPr="00D82A73">
              <w:rPr>
                <w:szCs w:val="20"/>
              </w:rPr>
              <w:t>Beskriver hur många ”sidor” formuläret maximalt kan innehåller.</w:t>
            </w:r>
          </w:p>
          <w:p w14:paraId="7E3CEBBC" w14:textId="77777777" w:rsidR="006A2F41" w:rsidRPr="00D82A73" w:rsidRDefault="006A2F41" w:rsidP="0026766E">
            <w:pPr>
              <w:rPr>
                <w:szCs w:val="20"/>
              </w:rPr>
            </w:pPr>
            <w:r w:rsidRPr="00D82A73">
              <w:rPr>
                <w:szCs w:val="20"/>
              </w:rPr>
              <w:t>T.ex. 10</w:t>
            </w:r>
          </w:p>
        </w:tc>
        <w:tc>
          <w:tcPr>
            <w:tcW w:w="1140" w:type="dxa"/>
            <w:tcPrChange w:id="2117" w:author="Jarno Nieminen" w:date="2014-06-11T12:40:00Z">
              <w:tcPr>
                <w:tcW w:w="1140" w:type="dxa"/>
                <w:gridSpan w:val="2"/>
              </w:tcPr>
            </w:tcPrChange>
          </w:tcPr>
          <w:p w14:paraId="022C964B" w14:textId="77777777" w:rsidR="006A2F41" w:rsidRPr="00D82A73" w:rsidRDefault="006A2F41" w:rsidP="0026766E">
            <w:pPr>
              <w:rPr>
                <w:rFonts w:eastAsia="Arial Unicode MS"/>
              </w:rPr>
            </w:pPr>
            <w:r w:rsidRPr="00D82A73">
              <w:rPr>
                <w:rFonts w:eastAsia="Arial Unicode MS"/>
              </w:rPr>
              <w:t>VÄ</w:t>
            </w:r>
          </w:p>
        </w:tc>
        <w:tc>
          <w:tcPr>
            <w:tcW w:w="720" w:type="dxa"/>
            <w:tcPrChange w:id="2118" w:author="Jarno Nieminen" w:date="2014-06-11T12:40:00Z">
              <w:tcPr>
                <w:tcW w:w="720" w:type="dxa"/>
                <w:gridSpan w:val="2"/>
              </w:tcPr>
            </w:tcPrChange>
          </w:tcPr>
          <w:p w14:paraId="038E6CA1" w14:textId="77777777" w:rsidR="006A2F41" w:rsidRPr="00D82A73" w:rsidRDefault="006A2F41" w:rsidP="0026766E">
            <w:pPr>
              <w:rPr>
                <w:rFonts w:eastAsia="Arial Unicode MS"/>
              </w:rPr>
            </w:pPr>
            <w:r w:rsidRPr="00D82A73">
              <w:rPr>
                <w:rFonts w:eastAsia="Arial Unicode MS"/>
              </w:rPr>
              <w:t>1</w:t>
            </w:r>
          </w:p>
        </w:tc>
        <w:tc>
          <w:tcPr>
            <w:tcW w:w="1800" w:type="dxa"/>
            <w:tcPrChange w:id="2119" w:author="Jarno Nieminen" w:date="2014-06-11T12:40:00Z">
              <w:tcPr>
                <w:tcW w:w="1800" w:type="dxa"/>
                <w:gridSpan w:val="2"/>
              </w:tcPr>
            </w:tcPrChange>
          </w:tcPr>
          <w:p w14:paraId="09EA0482" w14:textId="77777777" w:rsidR="006A2F41" w:rsidRPr="00D82A73" w:rsidRDefault="006A2F41" w:rsidP="0026766E">
            <w:pPr>
              <w:rPr>
                <w:rFonts w:eastAsia="Arial Unicode MS"/>
              </w:rPr>
            </w:pPr>
          </w:p>
        </w:tc>
        <w:tc>
          <w:tcPr>
            <w:tcW w:w="1920" w:type="dxa"/>
            <w:tcPrChange w:id="2120" w:author="Jarno Nieminen" w:date="2014-06-11T12:40:00Z">
              <w:tcPr>
                <w:tcW w:w="1920" w:type="dxa"/>
                <w:gridSpan w:val="2"/>
              </w:tcPr>
            </w:tcPrChange>
          </w:tcPr>
          <w:p w14:paraId="71BB932E" w14:textId="77777777" w:rsidR="006A2F41" w:rsidRPr="00D82A73" w:rsidRDefault="006A2F41" w:rsidP="0026766E">
            <w:pPr>
              <w:rPr>
                <w:rFonts w:ascii="Arial" w:eastAsia="Arial Unicode MS" w:hAnsi="Arial"/>
              </w:rPr>
            </w:pPr>
          </w:p>
        </w:tc>
        <w:tc>
          <w:tcPr>
            <w:tcW w:w="1200" w:type="dxa"/>
            <w:shd w:val="clear" w:color="auto" w:fill="auto"/>
            <w:tcPrChange w:id="2121" w:author="Jarno Nieminen" w:date="2014-06-11T12:40:00Z">
              <w:tcPr>
                <w:tcW w:w="1200" w:type="dxa"/>
                <w:gridSpan w:val="2"/>
                <w:shd w:val="clear" w:color="auto" w:fill="auto"/>
              </w:tcPr>
            </w:tcPrChange>
          </w:tcPr>
          <w:p w14:paraId="440A43D9" w14:textId="77777777" w:rsidR="006A2F41" w:rsidRPr="00D82A73" w:rsidRDefault="006A2F41" w:rsidP="0026766E">
            <w:pPr>
              <w:rPr>
                <w:rFonts w:ascii="Arial" w:eastAsia="Arial Unicode MS" w:hAnsi="Arial"/>
              </w:rPr>
            </w:pPr>
          </w:p>
        </w:tc>
        <w:tc>
          <w:tcPr>
            <w:tcW w:w="1080" w:type="dxa"/>
            <w:shd w:val="clear" w:color="auto" w:fill="auto"/>
            <w:tcPrChange w:id="2122" w:author="Jarno Nieminen" w:date="2014-06-11T12:40:00Z">
              <w:tcPr>
                <w:tcW w:w="1080" w:type="dxa"/>
                <w:gridSpan w:val="2"/>
                <w:shd w:val="clear" w:color="auto" w:fill="auto"/>
              </w:tcPr>
            </w:tcPrChange>
          </w:tcPr>
          <w:p w14:paraId="58D9C39B" w14:textId="77777777" w:rsidR="006A2F41" w:rsidRPr="00D82A73" w:rsidRDefault="006A2F41" w:rsidP="0026766E">
            <w:pPr>
              <w:rPr>
                <w:rFonts w:ascii="Arial" w:eastAsia="Arial Unicode MS" w:hAnsi="Arial"/>
              </w:rPr>
            </w:pPr>
          </w:p>
        </w:tc>
        <w:tc>
          <w:tcPr>
            <w:tcW w:w="1160" w:type="dxa"/>
            <w:shd w:val="clear" w:color="auto" w:fill="auto"/>
            <w:tcPrChange w:id="2123" w:author="Jarno Nieminen" w:date="2014-06-11T12:40:00Z">
              <w:tcPr>
                <w:tcW w:w="1160" w:type="dxa"/>
                <w:gridSpan w:val="2"/>
                <w:shd w:val="clear" w:color="auto" w:fill="auto"/>
              </w:tcPr>
            </w:tcPrChange>
          </w:tcPr>
          <w:p w14:paraId="3532011A" w14:textId="77777777" w:rsidR="006A2F41" w:rsidRPr="00D82A73" w:rsidRDefault="006A2F41" w:rsidP="0026766E">
            <w:pPr>
              <w:rPr>
                <w:rFonts w:ascii="Arial" w:eastAsia="Arial Unicode MS" w:hAnsi="Arial"/>
              </w:rPr>
            </w:pPr>
          </w:p>
        </w:tc>
      </w:tr>
      <w:tr w:rsidR="006A2F41" w:rsidRPr="00D82A73" w14:paraId="67110A2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2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25" w:author="Jarno Nieminen" w:date="2014-06-11T12:40:00Z">
            <w:trPr>
              <w:gridAfter w:val="0"/>
              <w:trHeight w:val="217"/>
            </w:trPr>
          </w:trPrChange>
        </w:trPr>
        <w:tc>
          <w:tcPr>
            <w:tcW w:w="2567" w:type="dxa"/>
            <w:gridSpan w:val="2"/>
            <w:tcPrChange w:id="2126" w:author="Jarno Nieminen" w:date="2014-06-11T12:40:00Z">
              <w:tcPr>
                <w:tcW w:w="2567" w:type="dxa"/>
                <w:gridSpan w:val="3"/>
              </w:tcPr>
            </w:tcPrChange>
          </w:tcPr>
          <w:p w14:paraId="5A926DAC" w14:textId="77777777" w:rsidR="006A2F41" w:rsidRPr="00D82A73" w:rsidRDefault="006A2F41" w:rsidP="0026766E">
            <w:pPr>
              <w:rPr>
                <w:rFonts w:eastAsia="Arial Unicode MS"/>
              </w:rPr>
            </w:pPr>
            <w:r w:rsidRPr="00D82A73">
              <w:rPr>
                <w:rFonts w:eastAsia="Arial Unicode MS"/>
              </w:rPr>
              <w:lastRenderedPageBreak/>
              <w:t>(MinNumberOfPages)</w:t>
            </w:r>
          </w:p>
        </w:tc>
        <w:tc>
          <w:tcPr>
            <w:tcW w:w="3388" w:type="dxa"/>
            <w:tcPrChange w:id="2127" w:author="Jarno Nieminen" w:date="2014-06-11T12:40:00Z">
              <w:tcPr>
                <w:tcW w:w="3388" w:type="dxa"/>
                <w:gridSpan w:val="2"/>
              </w:tcPr>
            </w:tcPrChange>
          </w:tcPr>
          <w:p w14:paraId="3E864EC1" w14:textId="77777777" w:rsidR="006A2F41" w:rsidRPr="00D82A73" w:rsidRDefault="006A2F41" w:rsidP="0026766E">
            <w:pPr>
              <w:rPr>
                <w:szCs w:val="20"/>
              </w:rPr>
            </w:pPr>
            <w:r w:rsidRPr="00D82A73">
              <w:rPr>
                <w:szCs w:val="20"/>
              </w:rPr>
              <w:t>Beskriver hur många ”sidor” formuläret minst kan innehålla.</w:t>
            </w:r>
          </w:p>
          <w:p w14:paraId="418811D6" w14:textId="77777777" w:rsidR="006A2F41" w:rsidRPr="00D82A73" w:rsidRDefault="006A2F41" w:rsidP="0026766E">
            <w:pPr>
              <w:rPr>
                <w:szCs w:val="20"/>
              </w:rPr>
            </w:pPr>
            <w:r w:rsidRPr="00D82A73">
              <w:rPr>
                <w:szCs w:val="20"/>
              </w:rPr>
              <w:t>T.ex. 10</w:t>
            </w:r>
          </w:p>
        </w:tc>
        <w:tc>
          <w:tcPr>
            <w:tcW w:w="1140" w:type="dxa"/>
            <w:tcPrChange w:id="2128" w:author="Jarno Nieminen" w:date="2014-06-11T12:40:00Z">
              <w:tcPr>
                <w:tcW w:w="1140" w:type="dxa"/>
                <w:gridSpan w:val="2"/>
              </w:tcPr>
            </w:tcPrChange>
          </w:tcPr>
          <w:p w14:paraId="1C2122C6" w14:textId="77777777" w:rsidR="006A2F41" w:rsidRPr="00D82A73" w:rsidRDefault="006A2F41" w:rsidP="0026766E">
            <w:pPr>
              <w:rPr>
                <w:rFonts w:eastAsia="Arial Unicode MS"/>
              </w:rPr>
            </w:pPr>
            <w:r w:rsidRPr="00D82A73">
              <w:rPr>
                <w:rFonts w:eastAsia="Arial Unicode MS"/>
              </w:rPr>
              <w:t>VÄ</w:t>
            </w:r>
          </w:p>
        </w:tc>
        <w:tc>
          <w:tcPr>
            <w:tcW w:w="720" w:type="dxa"/>
            <w:tcPrChange w:id="2129" w:author="Jarno Nieminen" w:date="2014-06-11T12:40:00Z">
              <w:tcPr>
                <w:tcW w:w="720" w:type="dxa"/>
                <w:gridSpan w:val="2"/>
              </w:tcPr>
            </w:tcPrChange>
          </w:tcPr>
          <w:p w14:paraId="3E3FCC36" w14:textId="77777777" w:rsidR="006A2F41" w:rsidRPr="00D82A73" w:rsidRDefault="006A2F41" w:rsidP="0026766E">
            <w:pPr>
              <w:rPr>
                <w:rFonts w:eastAsia="Arial Unicode MS"/>
              </w:rPr>
            </w:pPr>
            <w:r w:rsidRPr="00D82A73">
              <w:rPr>
                <w:rFonts w:eastAsia="Arial Unicode MS"/>
              </w:rPr>
              <w:t>1</w:t>
            </w:r>
          </w:p>
        </w:tc>
        <w:tc>
          <w:tcPr>
            <w:tcW w:w="1800" w:type="dxa"/>
            <w:tcPrChange w:id="2130" w:author="Jarno Nieminen" w:date="2014-06-11T12:40:00Z">
              <w:tcPr>
                <w:tcW w:w="1800" w:type="dxa"/>
                <w:gridSpan w:val="2"/>
              </w:tcPr>
            </w:tcPrChange>
          </w:tcPr>
          <w:p w14:paraId="308A1BFE" w14:textId="77777777" w:rsidR="006A2F41" w:rsidRPr="00D82A73" w:rsidRDefault="006A2F41" w:rsidP="0026766E">
            <w:pPr>
              <w:rPr>
                <w:rFonts w:eastAsia="Arial Unicode MS"/>
              </w:rPr>
            </w:pPr>
          </w:p>
        </w:tc>
        <w:tc>
          <w:tcPr>
            <w:tcW w:w="1920" w:type="dxa"/>
            <w:tcPrChange w:id="2131" w:author="Jarno Nieminen" w:date="2014-06-11T12:40:00Z">
              <w:tcPr>
                <w:tcW w:w="1920" w:type="dxa"/>
                <w:gridSpan w:val="2"/>
              </w:tcPr>
            </w:tcPrChange>
          </w:tcPr>
          <w:p w14:paraId="3D60BA16" w14:textId="77777777" w:rsidR="006A2F41" w:rsidRPr="00D82A73" w:rsidRDefault="006A2F41" w:rsidP="0026766E">
            <w:pPr>
              <w:rPr>
                <w:rFonts w:ascii="Arial" w:eastAsia="Arial Unicode MS" w:hAnsi="Arial"/>
              </w:rPr>
            </w:pPr>
          </w:p>
        </w:tc>
        <w:tc>
          <w:tcPr>
            <w:tcW w:w="1200" w:type="dxa"/>
            <w:shd w:val="clear" w:color="auto" w:fill="auto"/>
            <w:tcPrChange w:id="2132" w:author="Jarno Nieminen" w:date="2014-06-11T12:40:00Z">
              <w:tcPr>
                <w:tcW w:w="1200" w:type="dxa"/>
                <w:gridSpan w:val="2"/>
                <w:shd w:val="clear" w:color="auto" w:fill="auto"/>
              </w:tcPr>
            </w:tcPrChange>
          </w:tcPr>
          <w:p w14:paraId="42CFBD87" w14:textId="77777777" w:rsidR="006A2F41" w:rsidRPr="00D82A73" w:rsidRDefault="006A2F41" w:rsidP="0026766E">
            <w:pPr>
              <w:rPr>
                <w:rFonts w:ascii="Arial" w:eastAsia="Arial Unicode MS" w:hAnsi="Arial"/>
              </w:rPr>
            </w:pPr>
          </w:p>
        </w:tc>
        <w:tc>
          <w:tcPr>
            <w:tcW w:w="1080" w:type="dxa"/>
            <w:shd w:val="clear" w:color="auto" w:fill="auto"/>
            <w:tcPrChange w:id="2133" w:author="Jarno Nieminen" w:date="2014-06-11T12:40:00Z">
              <w:tcPr>
                <w:tcW w:w="1080" w:type="dxa"/>
                <w:gridSpan w:val="2"/>
                <w:shd w:val="clear" w:color="auto" w:fill="auto"/>
              </w:tcPr>
            </w:tcPrChange>
          </w:tcPr>
          <w:p w14:paraId="36A6AE39" w14:textId="77777777" w:rsidR="006A2F41" w:rsidRPr="00D82A73" w:rsidRDefault="006A2F41" w:rsidP="0026766E">
            <w:pPr>
              <w:rPr>
                <w:rFonts w:ascii="Arial" w:eastAsia="Arial Unicode MS" w:hAnsi="Arial"/>
              </w:rPr>
            </w:pPr>
          </w:p>
        </w:tc>
        <w:tc>
          <w:tcPr>
            <w:tcW w:w="1160" w:type="dxa"/>
            <w:shd w:val="clear" w:color="auto" w:fill="auto"/>
            <w:tcPrChange w:id="2134" w:author="Jarno Nieminen" w:date="2014-06-11T12:40:00Z">
              <w:tcPr>
                <w:tcW w:w="1160" w:type="dxa"/>
                <w:gridSpan w:val="2"/>
                <w:shd w:val="clear" w:color="auto" w:fill="auto"/>
              </w:tcPr>
            </w:tcPrChange>
          </w:tcPr>
          <w:p w14:paraId="337693CE" w14:textId="77777777" w:rsidR="006A2F41" w:rsidRPr="00D82A73" w:rsidRDefault="006A2F41" w:rsidP="0026766E">
            <w:pPr>
              <w:rPr>
                <w:rFonts w:ascii="Arial" w:eastAsia="Arial Unicode MS" w:hAnsi="Arial"/>
              </w:rPr>
            </w:pPr>
          </w:p>
        </w:tc>
      </w:tr>
      <w:tr w:rsidR="006A2F41" w:rsidRPr="00D82A73" w14:paraId="61CA3E6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3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36" w:author="Jarno Nieminen" w:date="2014-06-11T12:40:00Z">
            <w:trPr>
              <w:gridAfter w:val="0"/>
              <w:trHeight w:val="217"/>
            </w:trPr>
          </w:trPrChange>
        </w:trPr>
        <w:tc>
          <w:tcPr>
            <w:tcW w:w="2567" w:type="dxa"/>
            <w:gridSpan w:val="2"/>
            <w:tcPrChange w:id="2137" w:author="Jarno Nieminen" w:date="2014-06-11T12:40:00Z">
              <w:tcPr>
                <w:tcW w:w="2567" w:type="dxa"/>
                <w:gridSpan w:val="3"/>
              </w:tcPr>
            </w:tcPrChange>
          </w:tcPr>
          <w:p w14:paraId="13C006A4" w14:textId="77777777" w:rsidR="006A2F41" w:rsidRPr="00D82A73" w:rsidRDefault="006A2F41" w:rsidP="0026766E">
            <w:pPr>
              <w:rPr>
                <w:rFonts w:eastAsia="Arial Unicode MS"/>
              </w:rPr>
            </w:pPr>
            <w:r w:rsidRPr="00D82A73">
              <w:rPr>
                <w:rFonts w:eastAsia="Arial Unicode MS"/>
              </w:rPr>
              <w:t>(MaxNumberOfQuestion)</w:t>
            </w:r>
          </w:p>
        </w:tc>
        <w:tc>
          <w:tcPr>
            <w:tcW w:w="3388" w:type="dxa"/>
            <w:tcPrChange w:id="2138" w:author="Jarno Nieminen" w:date="2014-06-11T12:40:00Z">
              <w:tcPr>
                <w:tcW w:w="3388" w:type="dxa"/>
                <w:gridSpan w:val="2"/>
              </w:tcPr>
            </w:tcPrChange>
          </w:tcPr>
          <w:p w14:paraId="48CB6E16" w14:textId="77777777" w:rsidR="006A2F41" w:rsidRPr="00D82A73" w:rsidRDefault="006A2F41" w:rsidP="0026766E">
            <w:pPr>
              <w:rPr>
                <w:szCs w:val="20"/>
              </w:rPr>
            </w:pPr>
            <w:r w:rsidRPr="00D82A73">
              <w:rPr>
                <w:szCs w:val="20"/>
              </w:rPr>
              <w:t>Beskriver hur många frågor formuläret maximalt kan innehåller.</w:t>
            </w:r>
          </w:p>
          <w:p w14:paraId="3F4B17C9" w14:textId="77777777" w:rsidR="006A2F41" w:rsidRPr="00D82A73" w:rsidRDefault="006A2F41" w:rsidP="0026766E">
            <w:pPr>
              <w:rPr>
                <w:rFonts w:eastAsia="Arial Unicode MS"/>
                <w:szCs w:val="20"/>
              </w:rPr>
            </w:pPr>
            <w:r w:rsidRPr="00D82A73">
              <w:rPr>
                <w:szCs w:val="20"/>
              </w:rPr>
              <w:t>T.ex. 10</w:t>
            </w:r>
          </w:p>
        </w:tc>
        <w:tc>
          <w:tcPr>
            <w:tcW w:w="1140" w:type="dxa"/>
            <w:tcPrChange w:id="2139" w:author="Jarno Nieminen" w:date="2014-06-11T12:40:00Z">
              <w:tcPr>
                <w:tcW w:w="1140" w:type="dxa"/>
                <w:gridSpan w:val="2"/>
              </w:tcPr>
            </w:tcPrChange>
          </w:tcPr>
          <w:p w14:paraId="3EDC5309" w14:textId="77777777" w:rsidR="006A2F41" w:rsidRPr="00D82A73" w:rsidRDefault="006A2F41" w:rsidP="0026766E">
            <w:pPr>
              <w:rPr>
                <w:rFonts w:eastAsia="Arial Unicode MS"/>
              </w:rPr>
            </w:pPr>
            <w:r w:rsidRPr="00D82A73">
              <w:rPr>
                <w:rFonts w:eastAsia="Arial Unicode MS"/>
              </w:rPr>
              <w:t>VÄ</w:t>
            </w:r>
          </w:p>
        </w:tc>
        <w:tc>
          <w:tcPr>
            <w:tcW w:w="720" w:type="dxa"/>
            <w:tcPrChange w:id="2140" w:author="Jarno Nieminen" w:date="2014-06-11T12:40:00Z">
              <w:tcPr>
                <w:tcW w:w="720" w:type="dxa"/>
                <w:gridSpan w:val="2"/>
              </w:tcPr>
            </w:tcPrChange>
          </w:tcPr>
          <w:p w14:paraId="256A5205" w14:textId="77777777" w:rsidR="006A2F41" w:rsidRPr="00D82A73" w:rsidRDefault="006A2F41" w:rsidP="0026766E">
            <w:pPr>
              <w:rPr>
                <w:rFonts w:eastAsia="Arial Unicode MS"/>
              </w:rPr>
            </w:pPr>
            <w:r w:rsidRPr="00D82A73">
              <w:rPr>
                <w:rFonts w:eastAsia="Arial Unicode MS"/>
              </w:rPr>
              <w:t>1</w:t>
            </w:r>
          </w:p>
        </w:tc>
        <w:tc>
          <w:tcPr>
            <w:tcW w:w="1800" w:type="dxa"/>
            <w:tcPrChange w:id="2141" w:author="Jarno Nieminen" w:date="2014-06-11T12:40:00Z">
              <w:tcPr>
                <w:tcW w:w="1800" w:type="dxa"/>
                <w:gridSpan w:val="2"/>
              </w:tcPr>
            </w:tcPrChange>
          </w:tcPr>
          <w:p w14:paraId="7AD943CF" w14:textId="77777777" w:rsidR="006A2F41" w:rsidRPr="00D82A73" w:rsidRDefault="006A2F41" w:rsidP="0026766E">
            <w:pPr>
              <w:rPr>
                <w:rFonts w:eastAsia="Arial Unicode MS"/>
              </w:rPr>
            </w:pPr>
          </w:p>
        </w:tc>
        <w:tc>
          <w:tcPr>
            <w:tcW w:w="1920" w:type="dxa"/>
            <w:tcPrChange w:id="2142" w:author="Jarno Nieminen" w:date="2014-06-11T12:40:00Z">
              <w:tcPr>
                <w:tcW w:w="1920" w:type="dxa"/>
                <w:gridSpan w:val="2"/>
              </w:tcPr>
            </w:tcPrChange>
          </w:tcPr>
          <w:p w14:paraId="7C0B4CAA" w14:textId="77777777" w:rsidR="006A2F41" w:rsidRPr="00D82A73" w:rsidRDefault="006A2F41" w:rsidP="0026766E">
            <w:pPr>
              <w:rPr>
                <w:rFonts w:ascii="Arial" w:eastAsia="Arial Unicode MS" w:hAnsi="Arial"/>
              </w:rPr>
            </w:pPr>
          </w:p>
        </w:tc>
        <w:tc>
          <w:tcPr>
            <w:tcW w:w="1200" w:type="dxa"/>
            <w:shd w:val="clear" w:color="auto" w:fill="auto"/>
            <w:tcPrChange w:id="2143" w:author="Jarno Nieminen" w:date="2014-06-11T12:40:00Z">
              <w:tcPr>
                <w:tcW w:w="1200" w:type="dxa"/>
                <w:gridSpan w:val="2"/>
                <w:shd w:val="clear" w:color="auto" w:fill="auto"/>
              </w:tcPr>
            </w:tcPrChange>
          </w:tcPr>
          <w:p w14:paraId="58890852" w14:textId="77777777" w:rsidR="006A2F41" w:rsidRPr="00D82A73" w:rsidRDefault="006A2F41" w:rsidP="0026766E">
            <w:pPr>
              <w:rPr>
                <w:rFonts w:ascii="Arial" w:eastAsia="Arial Unicode MS" w:hAnsi="Arial"/>
              </w:rPr>
            </w:pPr>
          </w:p>
        </w:tc>
        <w:tc>
          <w:tcPr>
            <w:tcW w:w="1080" w:type="dxa"/>
            <w:shd w:val="clear" w:color="auto" w:fill="auto"/>
            <w:tcPrChange w:id="2144" w:author="Jarno Nieminen" w:date="2014-06-11T12:40:00Z">
              <w:tcPr>
                <w:tcW w:w="1080" w:type="dxa"/>
                <w:gridSpan w:val="2"/>
                <w:shd w:val="clear" w:color="auto" w:fill="auto"/>
              </w:tcPr>
            </w:tcPrChange>
          </w:tcPr>
          <w:p w14:paraId="1C1127A7" w14:textId="77777777" w:rsidR="006A2F41" w:rsidRPr="00D82A73" w:rsidRDefault="006A2F41" w:rsidP="0026766E">
            <w:pPr>
              <w:rPr>
                <w:rFonts w:ascii="Arial" w:eastAsia="Arial Unicode MS" w:hAnsi="Arial"/>
              </w:rPr>
            </w:pPr>
          </w:p>
        </w:tc>
        <w:tc>
          <w:tcPr>
            <w:tcW w:w="1160" w:type="dxa"/>
            <w:shd w:val="clear" w:color="auto" w:fill="auto"/>
            <w:tcPrChange w:id="2145" w:author="Jarno Nieminen" w:date="2014-06-11T12:40:00Z">
              <w:tcPr>
                <w:tcW w:w="1160" w:type="dxa"/>
                <w:gridSpan w:val="2"/>
                <w:shd w:val="clear" w:color="auto" w:fill="auto"/>
              </w:tcPr>
            </w:tcPrChange>
          </w:tcPr>
          <w:p w14:paraId="592B00CB" w14:textId="77777777" w:rsidR="006A2F41" w:rsidRPr="00D82A73" w:rsidRDefault="006A2F41" w:rsidP="0026766E">
            <w:pPr>
              <w:rPr>
                <w:rFonts w:ascii="Arial" w:eastAsia="Arial Unicode MS" w:hAnsi="Arial"/>
              </w:rPr>
            </w:pPr>
          </w:p>
        </w:tc>
      </w:tr>
      <w:tr w:rsidR="006A2F41" w:rsidRPr="00D82A73" w14:paraId="18DC19A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4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47" w:author="Jarno Nieminen" w:date="2014-06-11T12:40:00Z">
            <w:trPr>
              <w:gridAfter w:val="0"/>
              <w:trHeight w:val="217"/>
            </w:trPr>
          </w:trPrChange>
        </w:trPr>
        <w:tc>
          <w:tcPr>
            <w:tcW w:w="2567" w:type="dxa"/>
            <w:gridSpan w:val="2"/>
            <w:tcPrChange w:id="2148" w:author="Jarno Nieminen" w:date="2014-06-11T12:40:00Z">
              <w:tcPr>
                <w:tcW w:w="2567" w:type="dxa"/>
                <w:gridSpan w:val="3"/>
              </w:tcPr>
            </w:tcPrChange>
          </w:tcPr>
          <w:p w14:paraId="26C86995" w14:textId="77777777" w:rsidR="006A2F41" w:rsidRPr="00D82A73" w:rsidRDefault="006A2F41" w:rsidP="0026766E">
            <w:pPr>
              <w:rPr>
                <w:rFonts w:eastAsia="Arial Unicode MS"/>
              </w:rPr>
            </w:pPr>
            <w:r w:rsidRPr="00D82A73">
              <w:rPr>
                <w:rFonts w:eastAsia="Arial Unicode MS"/>
              </w:rPr>
              <w:t>(MinNumberOfQuestion)</w:t>
            </w:r>
          </w:p>
        </w:tc>
        <w:tc>
          <w:tcPr>
            <w:tcW w:w="3388" w:type="dxa"/>
            <w:tcPrChange w:id="2149" w:author="Jarno Nieminen" w:date="2014-06-11T12:40:00Z">
              <w:tcPr>
                <w:tcW w:w="3388" w:type="dxa"/>
                <w:gridSpan w:val="2"/>
              </w:tcPr>
            </w:tcPrChange>
          </w:tcPr>
          <w:p w14:paraId="71873824" w14:textId="77777777" w:rsidR="006A2F41" w:rsidRPr="00D82A73" w:rsidRDefault="006A2F41" w:rsidP="0026766E">
            <w:pPr>
              <w:rPr>
                <w:rFonts w:eastAsia="Arial Unicode MS"/>
              </w:rPr>
            </w:pPr>
            <w:r w:rsidRPr="00D82A73">
              <w:rPr>
                <w:szCs w:val="20"/>
              </w:rPr>
              <w:t>Beskriver hur många frågor formuläret som minst kan innehåller.</w:t>
            </w:r>
          </w:p>
        </w:tc>
        <w:tc>
          <w:tcPr>
            <w:tcW w:w="1140" w:type="dxa"/>
            <w:tcPrChange w:id="2150" w:author="Jarno Nieminen" w:date="2014-06-11T12:40:00Z">
              <w:tcPr>
                <w:tcW w:w="1140" w:type="dxa"/>
                <w:gridSpan w:val="2"/>
              </w:tcPr>
            </w:tcPrChange>
          </w:tcPr>
          <w:p w14:paraId="6B81B410" w14:textId="77777777" w:rsidR="006A2F41" w:rsidRPr="00D82A73" w:rsidRDefault="006A2F41" w:rsidP="0026766E">
            <w:pPr>
              <w:rPr>
                <w:rFonts w:eastAsia="Arial Unicode MS"/>
              </w:rPr>
            </w:pPr>
            <w:r w:rsidRPr="00D82A73">
              <w:rPr>
                <w:rFonts w:eastAsia="Arial Unicode MS"/>
              </w:rPr>
              <w:t>VÄ</w:t>
            </w:r>
          </w:p>
        </w:tc>
        <w:tc>
          <w:tcPr>
            <w:tcW w:w="720" w:type="dxa"/>
            <w:tcPrChange w:id="2151" w:author="Jarno Nieminen" w:date="2014-06-11T12:40:00Z">
              <w:tcPr>
                <w:tcW w:w="720" w:type="dxa"/>
                <w:gridSpan w:val="2"/>
              </w:tcPr>
            </w:tcPrChange>
          </w:tcPr>
          <w:p w14:paraId="69E5B4BC" w14:textId="77777777" w:rsidR="006A2F41" w:rsidRPr="00D82A73" w:rsidRDefault="006A2F41" w:rsidP="0026766E">
            <w:pPr>
              <w:rPr>
                <w:rFonts w:eastAsia="Arial Unicode MS"/>
              </w:rPr>
            </w:pPr>
            <w:r w:rsidRPr="00D82A73">
              <w:rPr>
                <w:rFonts w:eastAsia="Arial Unicode MS"/>
              </w:rPr>
              <w:t>1</w:t>
            </w:r>
          </w:p>
        </w:tc>
        <w:tc>
          <w:tcPr>
            <w:tcW w:w="1800" w:type="dxa"/>
            <w:tcPrChange w:id="2152" w:author="Jarno Nieminen" w:date="2014-06-11T12:40:00Z">
              <w:tcPr>
                <w:tcW w:w="1800" w:type="dxa"/>
                <w:gridSpan w:val="2"/>
              </w:tcPr>
            </w:tcPrChange>
          </w:tcPr>
          <w:p w14:paraId="2C5371EE" w14:textId="77777777" w:rsidR="006A2F41" w:rsidRPr="00D82A73" w:rsidRDefault="006A2F41" w:rsidP="0026766E"/>
        </w:tc>
        <w:tc>
          <w:tcPr>
            <w:tcW w:w="1920" w:type="dxa"/>
            <w:tcPrChange w:id="2153" w:author="Jarno Nieminen" w:date="2014-06-11T12:40:00Z">
              <w:tcPr>
                <w:tcW w:w="1920" w:type="dxa"/>
                <w:gridSpan w:val="2"/>
              </w:tcPr>
            </w:tcPrChange>
          </w:tcPr>
          <w:p w14:paraId="184684F1" w14:textId="77777777" w:rsidR="006A2F41" w:rsidRPr="00D82A73" w:rsidRDefault="006A2F41" w:rsidP="0026766E">
            <w:pPr>
              <w:rPr>
                <w:rFonts w:ascii="Arial" w:eastAsia="Arial Unicode MS" w:hAnsi="Arial"/>
              </w:rPr>
            </w:pPr>
          </w:p>
        </w:tc>
        <w:tc>
          <w:tcPr>
            <w:tcW w:w="1200" w:type="dxa"/>
            <w:shd w:val="clear" w:color="auto" w:fill="auto"/>
            <w:tcPrChange w:id="2154" w:author="Jarno Nieminen" w:date="2014-06-11T12:40:00Z">
              <w:tcPr>
                <w:tcW w:w="1200" w:type="dxa"/>
                <w:gridSpan w:val="2"/>
                <w:shd w:val="clear" w:color="auto" w:fill="auto"/>
              </w:tcPr>
            </w:tcPrChange>
          </w:tcPr>
          <w:p w14:paraId="6466BDFB" w14:textId="77777777" w:rsidR="006A2F41" w:rsidRPr="00D82A73" w:rsidRDefault="006A2F41" w:rsidP="0026766E">
            <w:pPr>
              <w:rPr>
                <w:rFonts w:ascii="Arial" w:eastAsia="Arial Unicode MS" w:hAnsi="Arial"/>
              </w:rPr>
            </w:pPr>
          </w:p>
        </w:tc>
        <w:tc>
          <w:tcPr>
            <w:tcW w:w="1080" w:type="dxa"/>
            <w:shd w:val="clear" w:color="auto" w:fill="auto"/>
            <w:tcPrChange w:id="2155" w:author="Jarno Nieminen" w:date="2014-06-11T12:40:00Z">
              <w:tcPr>
                <w:tcW w:w="1080" w:type="dxa"/>
                <w:gridSpan w:val="2"/>
                <w:shd w:val="clear" w:color="auto" w:fill="auto"/>
              </w:tcPr>
            </w:tcPrChange>
          </w:tcPr>
          <w:p w14:paraId="54933B5F" w14:textId="77777777" w:rsidR="006A2F41" w:rsidRPr="00D82A73" w:rsidRDefault="006A2F41" w:rsidP="0026766E">
            <w:pPr>
              <w:rPr>
                <w:rFonts w:ascii="Arial" w:eastAsia="Arial Unicode MS" w:hAnsi="Arial"/>
              </w:rPr>
            </w:pPr>
          </w:p>
        </w:tc>
        <w:tc>
          <w:tcPr>
            <w:tcW w:w="1160" w:type="dxa"/>
            <w:shd w:val="clear" w:color="auto" w:fill="auto"/>
            <w:tcPrChange w:id="2156" w:author="Jarno Nieminen" w:date="2014-06-11T12:40:00Z">
              <w:tcPr>
                <w:tcW w:w="1160" w:type="dxa"/>
                <w:gridSpan w:val="2"/>
                <w:shd w:val="clear" w:color="auto" w:fill="auto"/>
              </w:tcPr>
            </w:tcPrChange>
          </w:tcPr>
          <w:p w14:paraId="2F5988A6" w14:textId="77777777" w:rsidR="006A2F41" w:rsidRPr="00D82A73" w:rsidRDefault="006A2F41" w:rsidP="0026766E">
            <w:pPr>
              <w:rPr>
                <w:rFonts w:ascii="Arial" w:eastAsia="Arial Unicode MS" w:hAnsi="Arial"/>
              </w:rPr>
            </w:pPr>
          </w:p>
        </w:tc>
      </w:tr>
      <w:tr w:rsidR="006A2F41" w:rsidRPr="00D82A73" w14:paraId="6EA4215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5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58" w:author="Jarno Nieminen" w:date="2014-06-11T12:40:00Z">
            <w:trPr>
              <w:gridAfter w:val="0"/>
              <w:trHeight w:val="217"/>
            </w:trPr>
          </w:trPrChange>
        </w:trPr>
        <w:tc>
          <w:tcPr>
            <w:tcW w:w="2567" w:type="dxa"/>
            <w:gridSpan w:val="2"/>
            <w:tcPrChange w:id="2159" w:author="Jarno Nieminen" w:date="2014-06-11T12:40:00Z">
              <w:tcPr>
                <w:tcW w:w="2567" w:type="dxa"/>
                <w:gridSpan w:val="3"/>
              </w:tcPr>
            </w:tcPrChange>
          </w:tcPr>
          <w:p w14:paraId="4ED1E5BA" w14:textId="77777777" w:rsidR="006A2F41" w:rsidRPr="00D82A73" w:rsidRDefault="006A2F41" w:rsidP="0026766E">
            <w:pPr>
              <w:rPr>
                <w:rFonts w:eastAsia="Arial Unicode MS"/>
              </w:rPr>
            </w:pPr>
            <w:r w:rsidRPr="00D82A73">
              <w:rPr>
                <w:rFonts w:eastAsia="Arial Unicode MS"/>
              </w:rPr>
              <w:t>(media/id)</w:t>
            </w:r>
          </w:p>
        </w:tc>
        <w:tc>
          <w:tcPr>
            <w:tcW w:w="3388" w:type="dxa"/>
            <w:tcPrChange w:id="2160" w:author="Jarno Nieminen" w:date="2014-06-11T12:40:00Z">
              <w:tcPr>
                <w:tcW w:w="3388" w:type="dxa"/>
                <w:gridSpan w:val="2"/>
              </w:tcPr>
            </w:tcPrChange>
          </w:tcPr>
          <w:p w14:paraId="6566EF47" w14:textId="77777777" w:rsidR="006A2F41" w:rsidRPr="00D82A73" w:rsidRDefault="006A2F41" w:rsidP="0026766E">
            <w:pPr>
              <w:rPr>
                <w:rFonts w:eastAsia="Arial Unicode MS"/>
              </w:rPr>
            </w:pPr>
            <w:r w:rsidRPr="00D82A73">
              <w:rPr>
                <w:szCs w:val="20"/>
              </w:rPr>
              <w:t>Mediaobjekt som skall visas på formulärets introduktionssida.</w:t>
            </w:r>
          </w:p>
        </w:tc>
        <w:tc>
          <w:tcPr>
            <w:tcW w:w="1140" w:type="dxa"/>
            <w:tcPrChange w:id="2161" w:author="Jarno Nieminen" w:date="2014-06-11T12:40:00Z">
              <w:tcPr>
                <w:tcW w:w="1140" w:type="dxa"/>
                <w:gridSpan w:val="2"/>
              </w:tcPr>
            </w:tcPrChange>
          </w:tcPr>
          <w:p w14:paraId="38F66769" w14:textId="77777777" w:rsidR="006A2F41" w:rsidRPr="00D82A73" w:rsidRDefault="006A2F41" w:rsidP="0026766E">
            <w:pPr>
              <w:rPr>
                <w:rFonts w:eastAsia="Arial Unicode MS"/>
              </w:rPr>
            </w:pPr>
            <w:r w:rsidRPr="00D82A73">
              <w:rPr>
                <w:rFonts w:eastAsia="Arial Unicode MS"/>
              </w:rPr>
              <w:t>II</w:t>
            </w:r>
          </w:p>
        </w:tc>
        <w:tc>
          <w:tcPr>
            <w:tcW w:w="720" w:type="dxa"/>
            <w:tcPrChange w:id="2162" w:author="Jarno Nieminen" w:date="2014-06-11T12:40:00Z">
              <w:tcPr>
                <w:tcW w:w="720" w:type="dxa"/>
                <w:gridSpan w:val="2"/>
              </w:tcPr>
            </w:tcPrChange>
          </w:tcPr>
          <w:p w14:paraId="5FEA0135" w14:textId="77777777" w:rsidR="006A2F41" w:rsidRPr="00D82A73" w:rsidRDefault="006A2F41" w:rsidP="0026766E">
            <w:pPr>
              <w:rPr>
                <w:rFonts w:eastAsia="Arial Unicode MS"/>
              </w:rPr>
            </w:pPr>
            <w:r w:rsidRPr="00D82A73">
              <w:rPr>
                <w:rFonts w:eastAsia="Arial Unicode MS"/>
              </w:rPr>
              <w:t>0..1</w:t>
            </w:r>
          </w:p>
        </w:tc>
        <w:tc>
          <w:tcPr>
            <w:tcW w:w="1800" w:type="dxa"/>
            <w:tcPrChange w:id="2163" w:author="Jarno Nieminen" w:date="2014-06-11T12:40:00Z">
              <w:tcPr>
                <w:tcW w:w="1800" w:type="dxa"/>
                <w:gridSpan w:val="2"/>
              </w:tcPr>
            </w:tcPrChange>
          </w:tcPr>
          <w:p w14:paraId="2F3D34D5" w14:textId="77777777" w:rsidR="006A2F41" w:rsidRPr="00D82A73" w:rsidRDefault="006A2F41" w:rsidP="0026766E">
            <w:pPr>
              <w:rPr>
                <w:rFonts w:eastAsia="Arial Unicode MS"/>
              </w:rPr>
            </w:pPr>
          </w:p>
        </w:tc>
        <w:tc>
          <w:tcPr>
            <w:tcW w:w="1920" w:type="dxa"/>
            <w:tcPrChange w:id="2164" w:author="Jarno Nieminen" w:date="2014-06-11T12:40:00Z">
              <w:tcPr>
                <w:tcW w:w="1920" w:type="dxa"/>
                <w:gridSpan w:val="2"/>
              </w:tcPr>
            </w:tcPrChange>
          </w:tcPr>
          <w:p w14:paraId="5A209C67" w14:textId="77777777" w:rsidR="006A2F41" w:rsidRPr="00D82A73" w:rsidRDefault="006A2F41" w:rsidP="0026766E">
            <w:pPr>
              <w:rPr>
                <w:rFonts w:ascii="Arial" w:eastAsia="Arial Unicode MS" w:hAnsi="Arial"/>
              </w:rPr>
            </w:pPr>
          </w:p>
        </w:tc>
        <w:tc>
          <w:tcPr>
            <w:tcW w:w="1200" w:type="dxa"/>
            <w:shd w:val="clear" w:color="auto" w:fill="auto"/>
            <w:tcPrChange w:id="2165" w:author="Jarno Nieminen" w:date="2014-06-11T12:40:00Z">
              <w:tcPr>
                <w:tcW w:w="1200" w:type="dxa"/>
                <w:gridSpan w:val="2"/>
                <w:shd w:val="clear" w:color="auto" w:fill="auto"/>
              </w:tcPr>
            </w:tcPrChange>
          </w:tcPr>
          <w:p w14:paraId="301D1122" w14:textId="77777777" w:rsidR="006A2F41" w:rsidRPr="00D82A73" w:rsidRDefault="006A2F41" w:rsidP="0026766E">
            <w:pPr>
              <w:rPr>
                <w:rFonts w:ascii="Arial" w:eastAsia="Arial Unicode MS" w:hAnsi="Arial"/>
              </w:rPr>
            </w:pPr>
          </w:p>
        </w:tc>
        <w:tc>
          <w:tcPr>
            <w:tcW w:w="1080" w:type="dxa"/>
            <w:shd w:val="clear" w:color="auto" w:fill="auto"/>
            <w:tcPrChange w:id="2166" w:author="Jarno Nieminen" w:date="2014-06-11T12:40:00Z">
              <w:tcPr>
                <w:tcW w:w="1080" w:type="dxa"/>
                <w:gridSpan w:val="2"/>
                <w:shd w:val="clear" w:color="auto" w:fill="auto"/>
              </w:tcPr>
            </w:tcPrChange>
          </w:tcPr>
          <w:p w14:paraId="6627068A" w14:textId="77777777" w:rsidR="006A2F41" w:rsidRPr="00D82A73" w:rsidRDefault="006A2F41" w:rsidP="0026766E">
            <w:pPr>
              <w:rPr>
                <w:rFonts w:ascii="Arial" w:eastAsia="Arial Unicode MS" w:hAnsi="Arial"/>
              </w:rPr>
            </w:pPr>
          </w:p>
        </w:tc>
        <w:tc>
          <w:tcPr>
            <w:tcW w:w="1160" w:type="dxa"/>
            <w:shd w:val="clear" w:color="auto" w:fill="auto"/>
            <w:tcPrChange w:id="2167" w:author="Jarno Nieminen" w:date="2014-06-11T12:40:00Z">
              <w:tcPr>
                <w:tcW w:w="1160" w:type="dxa"/>
                <w:gridSpan w:val="2"/>
                <w:shd w:val="clear" w:color="auto" w:fill="auto"/>
              </w:tcPr>
            </w:tcPrChange>
          </w:tcPr>
          <w:p w14:paraId="0232B706" w14:textId="77777777" w:rsidR="006A2F41" w:rsidRPr="00D82A73" w:rsidRDefault="006A2F41" w:rsidP="0026766E">
            <w:pPr>
              <w:rPr>
                <w:rFonts w:ascii="Arial" w:eastAsia="Arial Unicode MS" w:hAnsi="Arial"/>
              </w:rPr>
            </w:pPr>
          </w:p>
        </w:tc>
      </w:tr>
      <w:tr w:rsidR="006A2F41" w:rsidRPr="00D82A73" w14:paraId="46D04D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6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169" w:author="Jarno Nieminen" w:date="2014-06-11T12:40:00Z">
            <w:trPr>
              <w:gridBefore w:val="1"/>
              <w:gridAfter w:val="0"/>
              <w:wBefore w:w="15" w:type="dxa"/>
              <w:trHeight w:val="217"/>
            </w:trPr>
          </w:trPrChange>
        </w:trPr>
        <w:tc>
          <w:tcPr>
            <w:tcW w:w="7080" w:type="dxa"/>
            <w:gridSpan w:val="3"/>
            <w:shd w:val="pct25" w:color="auto" w:fill="auto"/>
            <w:tcPrChange w:id="2170" w:author="Jarno Nieminen" w:date="2014-06-11T12:40:00Z">
              <w:tcPr>
                <w:tcW w:w="7080" w:type="dxa"/>
                <w:gridSpan w:val="6"/>
                <w:shd w:val="pct25" w:color="auto" w:fill="auto"/>
              </w:tcPr>
            </w:tcPrChange>
          </w:tcPr>
          <w:p w14:paraId="299F0CDA" w14:textId="77777777" w:rsidR="006A2F41" w:rsidRPr="00D82A73" w:rsidRDefault="006A2F41" w:rsidP="0026766E">
            <w:r w:rsidRPr="00D82A73">
              <w:t>Associationer</w:t>
            </w:r>
          </w:p>
        </w:tc>
        <w:tc>
          <w:tcPr>
            <w:tcW w:w="7880" w:type="dxa"/>
            <w:gridSpan w:val="6"/>
            <w:shd w:val="pct25" w:color="auto" w:fill="auto"/>
            <w:tcPrChange w:id="2171" w:author="Jarno Nieminen" w:date="2014-06-11T12:40:00Z">
              <w:tcPr>
                <w:tcW w:w="7880" w:type="dxa"/>
                <w:gridSpan w:val="12"/>
                <w:shd w:val="pct25" w:color="auto" w:fill="auto"/>
              </w:tcPr>
            </w:tcPrChange>
          </w:tcPr>
          <w:p w14:paraId="55BCCB4E" w14:textId="77777777" w:rsidR="006A2F41" w:rsidRPr="00D82A73" w:rsidRDefault="006A2F41" w:rsidP="0026766E">
            <w:pPr>
              <w:rPr>
                <w:rFonts w:eastAsia="Arial Unicode MS"/>
              </w:rPr>
            </w:pPr>
            <w:r w:rsidRPr="00D82A73">
              <w:t>Beslutsregel</w:t>
            </w:r>
          </w:p>
        </w:tc>
      </w:tr>
      <w:tr w:rsidR="006A2F41" w:rsidRPr="00D82A73" w14:paraId="197EAD0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7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173" w:author="Jarno Nieminen" w:date="2014-06-11T12:40:00Z">
            <w:trPr>
              <w:gridBefore w:val="1"/>
              <w:gridAfter w:val="0"/>
              <w:wBefore w:w="15" w:type="dxa"/>
              <w:trHeight w:val="217"/>
            </w:trPr>
          </w:trPrChange>
        </w:trPr>
        <w:tc>
          <w:tcPr>
            <w:tcW w:w="7080" w:type="dxa"/>
            <w:gridSpan w:val="3"/>
            <w:tcPrChange w:id="2174" w:author="Jarno Nieminen" w:date="2014-06-11T12:40:00Z">
              <w:tcPr>
                <w:tcW w:w="7080" w:type="dxa"/>
                <w:gridSpan w:val="6"/>
              </w:tcPr>
            </w:tcPrChange>
          </w:tcPr>
          <w:p w14:paraId="4037EDA6"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 xml:space="preserve"> En formulärmall kan ha ett media objekt.</w:t>
            </w:r>
          </w:p>
        </w:tc>
        <w:tc>
          <w:tcPr>
            <w:tcW w:w="7880" w:type="dxa"/>
            <w:gridSpan w:val="6"/>
            <w:tcPrChange w:id="2175" w:author="Jarno Nieminen" w:date="2014-06-11T12:40:00Z">
              <w:tcPr>
                <w:tcW w:w="7880" w:type="dxa"/>
                <w:gridSpan w:val="12"/>
              </w:tcPr>
            </w:tcPrChange>
          </w:tcPr>
          <w:p w14:paraId="3CA4CDF9" w14:textId="77777777" w:rsidR="006A2F41" w:rsidRPr="00D82A73" w:rsidRDefault="006A2F41" w:rsidP="0026766E">
            <w:pPr>
              <w:rPr>
                <w:rFonts w:ascii="Arial" w:eastAsia="Arial Unicode MS" w:hAnsi="Arial"/>
                <w:color w:val="000000"/>
              </w:rPr>
            </w:pPr>
          </w:p>
        </w:tc>
      </w:tr>
      <w:tr w:rsidR="006A2F41" w:rsidRPr="00D82A73" w14:paraId="199E86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7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177" w:author="Jarno Nieminen" w:date="2014-06-11T12:40:00Z">
            <w:trPr>
              <w:gridBefore w:val="1"/>
              <w:gridAfter w:val="0"/>
              <w:wBefore w:w="15" w:type="dxa"/>
              <w:trHeight w:val="217"/>
            </w:trPr>
          </w:trPrChange>
        </w:trPr>
        <w:tc>
          <w:tcPr>
            <w:tcW w:w="7080" w:type="dxa"/>
            <w:gridSpan w:val="3"/>
            <w:tcPrChange w:id="2178" w:author="Jarno Nieminen" w:date="2014-06-11T12:40:00Z">
              <w:tcPr>
                <w:tcW w:w="7080" w:type="dxa"/>
                <w:gridSpan w:val="6"/>
              </w:tcPr>
            </w:tcPrChange>
          </w:tcPr>
          <w:p w14:paraId="2BC11B78" w14:textId="77777777" w:rsidR="006A2F41" w:rsidRPr="00D82A73" w:rsidRDefault="006A2F41" w:rsidP="0026766E">
            <w:pPr>
              <w:rPr>
                <w:rFonts w:ascii="Arial" w:eastAsia="Arial Unicode MS" w:hAnsi="Arial"/>
                <w:color w:val="000000"/>
              </w:rPr>
            </w:pPr>
          </w:p>
        </w:tc>
        <w:tc>
          <w:tcPr>
            <w:tcW w:w="7880" w:type="dxa"/>
            <w:gridSpan w:val="6"/>
            <w:tcPrChange w:id="2179" w:author="Jarno Nieminen" w:date="2014-06-11T12:40:00Z">
              <w:tcPr>
                <w:tcW w:w="7880" w:type="dxa"/>
                <w:gridSpan w:val="12"/>
              </w:tcPr>
            </w:tcPrChange>
          </w:tcPr>
          <w:p w14:paraId="2A47A555" w14:textId="77777777" w:rsidR="006A2F41" w:rsidRPr="00D82A73" w:rsidRDefault="006A2F41" w:rsidP="0026766E">
            <w:pPr>
              <w:rPr>
                <w:rFonts w:ascii="Arial" w:eastAsia="Arial Unicode MS" w:hAnsi="Arial"/>
                <w:color w:val="000000"/>
              </w:rPr>
            </w:pPr>
          </w:p>
        </w:tc>
      </w:tr>
    </w:tbl>
    <w:p w14:paraId="719891B6" w14:textId="77777777" w:rsidR="006A2F41" w:rsidRPr="00D82A73" w:rsidRDefault="006A2F41" w:rsidP="006A2F41"/>
    <w:p w14:paraId="051AEC35" w14:textId="77777777" w:rsidR="006A2F41" w:rsidRPr="00D82A73" w:rsidRDefault="006A2F41" w:rsidP="006A2F41">
      <w:pPr>
        <w:rPr>
          <w:i/>
        </w:rPr>
      </w:pPr>
    </w:p>
    <w:p w14:paraId="74E44EBE" w14:textId="77777777" w:rsidR="006A2F41" w:rsidRPr="00D82A73" w:rsidRDefault="006A2F41" w:rsidP="006A2F41">
      <w:pPr>
        <w:spacing w:line="240" w:lineRule="auto"/>
        <w:rPr>
          <w:rFonts w:eastAsia="Times New Roman"/>
          <w:bCs/>
          <w:i/>
          <w:sz w:val="24"/>
        </w:rPr>
      </w:pPr>
      <w:bookmarkStart w:id="2180" w:name="_Toc220986029"/>
      <w:r w:rsidRPr="00D82A73">
        <w:rPr>
          <w:i/>
        </w:rPr>
        <w:br w:type="page"/>
      </w:r>
    </w:p>
    <w:p w14:paraId="75ADD6A4" w14:textId="77777777" w:rsidR="006A2F41" w:rsidRPr="00D82A73" w:rsidRDefault="006A2F41" w:rsidP="006A2F41">
      <w:pPr>
        <w:pStyle w:val="Heading3"/>
      </w:pPr>
      <w:bookmarkStart w:id="2181" w:name="_Toc386458085"/>
      <w:bookmarkStart w:id="2182" w:name="_Toc390253647"/>
      <w:r w:rsidRPr="00D82A73">
        <w:lastRenderedPageBreak/>
        <w:t>Klass Formulärmall (FormTemplate)</w:t>
      </w:r>
      <w:bookmarkEnd w:id="2014"/>
      <w:bookmarkEnd w:id="2180"/>
      <w:bookmarkEnd w:id="2181"/>
      <w:bookmarkEnd w:id="2182"/>
    </w:p>
    <w:p w14:paraId="29104917" w14:textId="77777777" w:rsidR="006A2F41" w:rsidRPr="00D82A73" w:rsidRDefault="006A2F41" w:rsidP="006A2F41">
      <w:r w:rsidRPr="00D82A73">
        <w:t>Klassen Formulär innehåller grundläggande information om formuläret.</w:t>
      </w:r>
    </w:p>
    <w:p w14:paraId="70D0C66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Change w:id="2183">
          <w:tblGrid>
            <w:gridCol w:w="15"/>
            <w:gridCol w:w="88"/>
            <w:gridCol w:w="2464"/>
            <w:gridCol w:w="103"/>
            <w:gridCol w:w="3285"/>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1C2AC24B" w14:textId="77777777" w:rsidTr="0026766E">
        <w:trPr>
          <w:cantSplit/>
          <w:trHeight w:val="376"/>
        </w:trPr>
        <w:tc>
          <w:tcPr>
            <w:tcW w:w="2567" w:type="dxa"/>
            <w:gridSpan w:val="2"/>
            <w:vMerge w:val="restart"/>
            <w:shd w:val="pct25" w:color="auto" w:fill="auto"/>
          </w:tcPr>
          <w:p w14:paraId="14584F76"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1AED2707" w14:textId="77777777" w:rsidR="006A2F41" w:rsidRPr="00D82A73" w:rsidRDefault="006A2F41" w:rsidP="0026766E">
            <w:r w:rsidRPr="00D82A73">
              <w:t>Beskrivning</w:t>
            </w:r>
          </w:p>
        </w:tc>
        <w:tc>
          <w:tcPr>
            <w:tcW w:w="1140" w:type="dxa"/>
            <w:vMerge w:val="restart"/>
            <w:shd w:val="pct25" w:color="auto" w:fill="auto"/>
          </w:tcPr>
          <w:p w14:paraId="16FF041F"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04DE52A" w14:textId="77777777" w:rsidR="006A2F41" w:rsidRPr="00D82A73" w:rsidRDefault="006A2F41" w:rsidP="0026766E">
            <w:r w:rsidRPr="00D82A73">
              <w:t>Mult</w:t>
            </w:r>
          </w:p>
        </w:tc>
        <w:tc>
          <w:tcPr>
            <w:tcW w:w="1800" w:type="dxa"/>
            <w:vMerge w:val="restart"/>
            <w:shd w:val="pct25" w:color="auto" w:fill="auto"/>
          </w:tcPr>
          <w:p w14:paraId="575D562C" w14:textId="16E06D2B"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184" w:author="Jarno Nieminen" w:date="2014-06-11T12:40:00Z">
              <w:r w:rsidR="0047354F" w:rsidRPr="00D82A73">
                <w:t>.</w:t>
              </w:r>
            </w:ins>
            <w:r w:rsidRPr="00D82A73">
              <w:t xml:space="preserve"> begränsningar</w:t>
            </w:r>
          </w:p>
        </w:tc>
        <w:tc>
          <w:tcPr>
            <w:tcW w:w="1920" w:type="dxa"/>
            <w:vMerge w:val="restart"/>
            <w:shd w:val="pct25" w:color="auto" w:fill="auto"/>
          </w:tcPr>
          <w:p w14:paraId="32BFAEA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E9B0564" w14:textId="7B3E1031" w:rsidR="006A2F41" w:rsidRPr="00D82A73" w:rsidRDefault="0047354F" w:rsidP="0026766E">
            <w:pPr>
              <w:rPr>
                <w:rFonts w:eastAsia="Arial Unicode MS"/>
              </w:rPr>
            </w:pPr>
            <w:r>
              <w:rPr>
                <w:rFonts w:eastAsia="Arial Unicode MS"/>
              </w:rPr>
              <w:t xml:space="preserve">Fylls i </w:t>
            </w:r>
            <w:del w:id="2185"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72E6F532" w14:textId="77777777" w:rsidTr="0026766E">
        <w:trPr>
          <w:cantSplit/>
          <w:trHeight w:val="375"/>
        </w:trPr>
        <w:tc>
          <w:tcPr>
            <w:tcW w:w="2567" w:type="dxa"/>
            <w:gridSpan w:val="2"/>
            <w:vMerge/>
            <w:shd w:val="pct25" w:color="auto" w:fill="auto"/>
          </w:tcPr>
          <w:p w14:paraId="2F6C7F8E" w14:textId="77777777" w:rsidR="006A2F41" w:rsidRPr="00D82A73" w:rsidRDefault="006A2F41" w:rsidP="0026766E"/>
        </w:tc>
        <w:tc>
          <w:tcPr>
            <w:tcW w:w="3388" w:type="dxa"/>
            <w:vMerge/>
            <w:shd w:val="pct25" w:color="auto" w:fill="auto"/>
          </w:tcPr>
          <w:p w14:paraId="706628EC" w14:textId="77777777" w:rsidR="006A2F41" w:rsidRPr="00D82A73" w:rsidRDefault="006A2F41" w:rsidP="0026766E"/>
        </w:tc>
        <w:tc>
          <w:tcPr>
            <w:tcW w:w="1140" w:type="dxa"/>
            <w:vMerge/>
            <w:shd w:val="pct25" w:color="auto" w:fill="auto"/>
          </w:tcPr>
          <w:p w14:paraId="1A3CEABC" w14:textId="77777777" w:rsidR="006A2F41" w:rsidRPr="00D82A73" w:rsidRDefault="006A2F41" w:rsidP="0026766E"/>
        </w:tc>
        <w:tc>
          <w:tcPr>
            <w:tcW w:w="720" w:type="dxa"/>
            <w:vMerge/>
            <w:shd w:val="pct25" w:color="auto" w:fill="auto"/>
          </w:tcPr>
          <w:p w14:paraId="2E05F1A9" w14:textId="77777777" w:rsidR="006A2F41" w:rsidRPr="00D82A73" w:rsidRDefault="006A2F41" w:rsidP="0026766E"/>
        </w:tc>
        <w:tc>
          <w:tcPr>
            <w:tcW w:w="1800" w:type="dxa"/>
            <w:vMerge/>
            <w:shd w:val="pct25" w:color="auto" w:fill="auto"/>
          </w:tcPr>
          <w:p w14:paraId="35149F2F" w14:textId="77777777" w:rsidR="006A2F41" w:rsidRPr="00D82A73" w:rsidRDefault="006A2F41" w:rsidP="0026766E"/>
        </w:tc>
        <w:tc>
          <w:tcPr>
            <w:tcW w:w="1920" w:type="dxa"/>
            <w:vMerge/>
            <w:shd w:val="pct25" w:color="auto" w:fill="auto"/>
          </w:tcPr>
          <w:p w14:paraId="732BB027" w14:textId="77777777" w:rsidR="006A2F41" w:rsidRPr="00D82A73" w:rsidRDefault="006A2F41" w:rsidP="0026766E"/>
        </w:tc>
        <w:tc>
          <w:tcPr>
            <w:tcW w:w="1200" w:type="dxa"/>
            <w:tcBorders>
              <w:bottom w:val="single" w:sz="4" w:space="0" w:color="auto"/>
            </w:tcBorders>
            <w:shd w:val="pct25" w:color="auto" w:fill="auto"/>
          </w:tcPr>
          <w:p w14:paraId="6E11BF74"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9EAA593"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79DEC98C" w14:textId="77777777" w:rsidR="006A2F41" w:rsidRPr="00D82A73" w:rsidRDefault="006A2F41" w:rsidP="0026766E">
            <w:pPr>
              <w:rPr>
                <w:rFonts w:eastAsia="Arial Unicode MS"/>
              </w:rPr>
            </w:pPr>
          </w:p>
        </w:tc>
      </w:tr>
      <w:tr w:rsidR="006A2F41" w:rsidRPr="00D82A73" w14:paraId="5CCE409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8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87" w:author="Jarno Nieminen" w:date="2014-06-11T12:40:00Z">
            <w:trPr>
              <w:gridAfter w:val="0"/>
              <w:trHeight w:val="217"/>
            </w:trPr>
          </w:trPrChange>
        </w:trPr>
        <w:tc>
          <w:tcPr>
            <w:tcW w:w="2567" w:type="dxa"/>
            <w:gridSpan w:val="2"/>
            <w:tcPrChange w:id="2188" w:author="Jarno Nieminen" w:date="2014-06-11T12:40:00Z">
              <w:tcPr>
                <w:tcW w:w="2567" w:type="dxa"/>
                <w:gridSpan w:val="3"/>
              </w:tcPr>
            </w:tcPrChange>
          </w:tcPr>
          <w:p w14:paraId="21596A63" w14:textId="77777777" w:rsidR="006A2F41" w:rsidRPr="00D82A73" w:rsidRDefault="006A2F41" w:rsidP="0026766E">
            <w:pPr>
              <w:rPr>
                <w:rFonts w:eastAsia="Arial Unicode MS"/>
              </w:rPr>
            </w:pPr>
            <w:r w:rsidRPr="00D82A73">
              <w:rPr>
                <w:rFonts w:eastAsia="Arial Unicode MS"/>
              </w:rPr>
              <w:t>(anonymousForm)</w:t>
            </w:r>
          </w:p>
        </w:tc>
        <w:tc>
          <w:tcPr>
            <w:tcW w:w="3388" w:type="dxa"/>
            <w:tcPrChange w:id="2189" w:author="Jarno Nieminen" w:date="2014-06-11T12:40:00Z">
              <w:tcPr>
                <w:tcW w:w="3388" w:type="dxa"/>
                <w:gridSpan w:val="2"/>
              </w:tcPr>
            </w:tcPrChange>
          </w:tcPr>
          <w:p w14:paraId="7E532F1A" w14:textId="77777777" w:rsidR="006A2F41" w:rsidRPr="00D82A73" w:rsidRDefault="006A2F41" w:rsidP="0026766E">
            <w:pPr>
              <w:rPr>
                <w:rFonts w:eastAsia="Arial Unicode MS"/>
              </w:rPr>
            </w:pPr>
            <w:r w:rsidRPr="00D82A73">
              <w:rPr>
                <w:rFonts w:eastAsia="Arial Unicode MS"/>
              </w:rPr>
              <w:t>Attributet styr huruvida formulärmotorn stöder anonym användning av formuläret.</w:t>
            </w:r>
          </w:p>
          <w:p w14:paraId="5843022A" w14:textId="77777777" w:rsidR="006A2F41" w:rsidRPr="00D82A73" w:rsidRDefault="006A2F41" w:rsidP="0026766E">
            <w:pPr>
              <w:rPr>
                <w:rFonts w:eastAsia="Arial Unicode MS"/>
              </w:rPr>
            </w:pPr>
            <w:r w:rsidRPr="00D82A73">
              <w:rPr>
                <w:rFonts w:eastAsia="Arial Unicode MS"/>
              </w:rPr>
              <w:t>Värden:</w:t>
            </w:r>
          </w:p>
          <w:p w14:paraId="1DB6D9B4" w14:textId="77777777" w:rsidR="006A2F41" w:rsidRPr="00D82A73" w:rsidRDefault="006A2F41" w:rsidP="0026766E">
            <w:pPr>
              <w:rPr>
                <w:rFonts w:eastAsia="Arial Unicode MS"/>
              </w:rPr>
            </w:pPr>
            <w:r w:rsidRPr="00D82A73">
              <w:rPr>
                <w:rFonts w:eastAsia="Arial Unicode MS"/>
              </w:rPr>
              <w:t>True = Tillåter anonym användning. "SubjectOfCare" får inte användas.</w:t>
            </w:r>
          </w:p>
          <w:p w14:paraId="0ACA9D12" w14:textId="77777777" w:rsidR="006A2F41" w:rsidRPr="00D82A73" w:rsidRDefault="006A2F41" w:rsidP="0026766E">
            <w:pPr>
              <w:rPr>
                <w:rFonts w:eastAsia="Arial Unicode MS"/>
              </w:rPr>
            </w:pPr>
            <w:r w:rsidRPr="00D82A73">
              <w:rPr>
                <w:rFonts w:eastAsia="Arial Unicode MS"/>
              </w:rPr>
              <w:t>False = Tillåter inte anonym användning. "SubjectOfCare" är obligatorisk attribut.</w:t>
            </w:r>
          </w:p>
          <w:p w14:paraId="19F86461" w14:textId="77777777" w:rsidR="006A2F41" w:rsidRPr="00D82A73" w:rsidRDefault="006A2F41" w:rsidP="0026766E">
            <w:pPr>
              <w:rPr>
                <w:rFonts w:eastAsia="Arial Unicode MS"/>
              </w:rPr>
            </w:pPr>
          </w:p>
          <w:p w14:paraId="692F907D" w14:textId="77777777" w:rsidR="006A2F41" w:rsidRPr="00D82A73" w:rsidRDefault="006A2F41" w:rsidP="0026766E">
            <w:pPr>
              <w:rPr>
                <w:rFonts w:eastAsia="Arial Unicode MS"/>
              </w:rPr>
            </w:pPr>
            <w:r w:rsidRPr="00D82A73">
              <w:rPr>
                <w:rFonts w:eastAsia="Arial Unicode MS"/>
              </w:rPr>
              <w:t xml:space="preserve">T.ex. Om ”true” blir subjectOfcare obligatoriskt. </w:t>
            </w:r>
          </w:p>
        </w:tc>
        <w:tc>
          <w:tcPr>
            <w:tcW w:w="1140" w:type="dxa"/>
            <w:tcPrChange w:id="2190" w:author="Jarno Nieminen" w:date="2014-06-11T12:40:00Z">
              <w:tcPr>
                <w:tcW w:w="1140" w:type="dxa"/>
                <w:gridSpan w:val="2"/>
              </w:tcPr>
            </w:tcPrChange>
          </w:tcPr>
          <w:p w14:paraId="60C6EE8A" w14:textId="77777777" w:rsidR="006A2F41" w:rsidRPr="00D82A73" w:rsidRDefault="006A2F41" w:rsidP="0026766E">
            <w:pPr>
              <w:rPr>
                <w:rFonts w:eastAsia="Arial Unicode MS"/>
              </w:rPr>
            </w:pPr>
            <w:r w:rsidRPr="00D82A73">
              <w:rPr>
                <w:rFonts w:eastAsia="Arial Unicode MS"/>
              </w:rPr>
              <w:t>S/F</w:t>
            </w:r>
          </w:p>
        </w:tc>
        <w:tc>
          <w:tcPr>
            <w:tcW w:w="720" w:type="dxa"/>
            <w:tcPrChange w:id="2191" w:author="Jarno Nieminen" w:date="2014-06-11T12:40:00Z">
              <w:tcPr>
                <w:tcW w:w="720" w:type="dxa"/>
                <w:gridSpan w:val="2"/>
              </w:tcPr>
            </w:tcPrChange>
          </w:tcPr>
          <w:p w14:paraId="4ABA09E3" w14:textId="77777777" w:rsidR="006A2F41" w:rsidRPr="00D82A73" w:rsidRDefault="006A2F41" w:rsidP="0026766E">
            <w:pPr>
              <w:rPr>
                <w:rFonts w:eastAsia="Arial Unicode MS"/>
              </w:rPr>
            </w:pPr>
          </w:p>
        </w:tc>
        <w:tc>
          <w:tcPr>
            <w:tcW w:w="1800" w:type="dxa"/>
            <w:tcPrChange w:id="2192" w:author="Jarno Nieminen" w:date="2014-06-11T12:40:00Z">
              <w:tcPr>
                <w:tcW w:w="1800" w:type="dxa"/>
                <w:gridSpan w:val="2"/>
              </w:tcPr>
            </w:tcPrChange>
          </w:tcPr>
          <w:p w14:paraId="5E1A1691" w14:textId="77777777" w:rsidR="006A2F41" w:rsidRPr="00D82A73" w:rsidRDefault="006A2F41" w:rsidP="0026766E">
            <w:r w:rsidRPr="00D82A73">
              <w:t>True = Anonymt formulär</w:t>
            </w:r>
          </w:p>
          <w:p w14:paraId="29E08EFF" w14:textId="77777777" w:rsidR="006A2F41" w:rsidRPr="00D82A73" w:rsidRDefault="006A2F41" w:rsidP="0026766E">
            <w:pPr>
              <w:rPr>
                <w:rFonts w:eastAsia="Arial Unicode MS"/>
              </w:rPr>
            </w:pPr>
            <w:r w:rsidRPr="00D82A73">
              <w:rPr>
                <w:szCs w:val="20"/>
              </w:rPr>
              <w:t>False = Ej anonymt formulär</w:t>
            </w:r>
          </w:p>
        </w:tc>
        <w:tc>
          <w:tcPr>
            <w:tcW w:w="1920" w:type="dxa"/>
            <w:tcPrChange w:id="2193" w:author="Jarno Nieminen" w:date="2014-06-11T12:40:00Z">
              <w:tcPr>
                <w:tcW w:w="1920" w:type="dxa"/>
                <w:gridSpan w:val="2"/>
              </w:tcPr>
            </w:tcPrChange>
          </w:tcPr>
          <w:p w14:paraId="26DA89B5" w14:textId="77777777" w:rsidR="006A2F41" w:rsidRPr="00D82A73" w:rsidRDefault="006A2F41" w:rsidP="0026766E">
            <w:pPr>
              <w:rPr>
                <w:rFonts w:eastAsia="Arial Unicode MS"/>
              </w:rPr>
            </w:pPr>
          </w:p>
        </w:tc>
        <w:tc>
          <w:tcPr>
            <w:tcW w:w="1200" w:type="dxa"/>
            <w:shd w:val="clear" w:color="auto" w:fill="auto"/>
            <w:tcPrChange w:id="2194" w:author="Jarno Nieminen" w:date="2014-06-11T12:40:00Z">
              <w:tcPr>
                <w:tcW w:w="1200" w:type="dxa"/>
                <w:gridSpan w:val="2"/>
                <w:shd w:val="clear" w:color="auto" w:fill="auto"/>
              </w:tcPr>
            </w:tcPrChange>
          </w:tcPr>
          <w:p w14:paraId="28E199A8" w14:textId="77777777" w:rsidR="006A2F41" w:rsidRPr="00D82A73" w:rsidRDefault="006A2F41" w:rsidP="0026766E">
            <w:pPr>
              <w:rPr>
                <w:rFonts w:ascii="Arial" w:eastAsia="Arial Unicode MS" w:hAnsi="Arial"/>
              </w:rPr>
            </w:pPr>
          </w:p>
        </w:tc>
        <w:tc>
          <w:tcPr>
            <w:tcW w:w="1080" w:type="dxa"/>
            <w:shd w:val="clear" w:color="auto" w:fill="auto"/>
            <w:tcPrChange w:id="2195" w:author="Jarno Nieminen" w:date="2014-06-11T12:40:00Z">
              <w:tcPr>
                <w:tcW w:w="1080" w:type="dxa"/>
                <w:gridSpan w:val="2"/>
                <w:shd w:val="clear" w:color="auto" w:fill="auto"/>
              </w:tcPr>
            </w:tcPrChange>
          </w:tcPr>
          <w:p w14:paraId="71D07EA5" w14:textId="77777777" w:rsidR="006A2F41" w:rsidRPr="00D82A73" w:rsidRDefault="006A2F41" w:rsidP="0026766E">
            <w:pPr>
              <w:rPr>
                <w:rFonts w:ascii="Arial" w:eastAsia="Arial Unicode MS" w:hAnsi="Arial"/>
              </w:rPr>
            </w:pPr>
          </w:p>
        </w:tc>
        <w:tc>
          <w:tcPr>
            <w:tcW w:w="1160" w:type="dxa"/>
            <w:shd w:val="clear" w:color="auto" w:fill="auto"/>
            <w:tcPrChange w:id="2196" w:author="Jarno Nieminen" w:date="2014-06-11T12:40:00Z">
              <w:tcPr>
                <w:tcW w:w="1160" w:type="dxa"/>
                <w:gridSpan w:val="2"/>
                <w:shd w:val="clear" w:color="auto" w:fill="auto"/>
              </w:tcPr>
            </w:tcPrChange>
          </w:tcPr>
          <w:p w14:paraId="66977E1E" w14:textId="77777777" w:rsidR="006A2F41" w:rsidRPr="00D82A73" w:rsidRDefault="006A2F41" w:rsidP="0026766E">
            <w:pPr>
              <w:rPr>
                <w:rFonts w:ascii="Arial" w:eastAsia="Arial Unicode MS" w:hAnsi="Arial"/>
              </w:rPr>
            </w:pPr>
          </w:p>
        </w:tc>
      </w:tr>
      <w:tr w:rsidR="006A2F41" w:rsidRPr="00D82A73" w14:paraId="59034EC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19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198" w:author="Jarno Nieminen" w:date="2014-06-11T12:40:00Z">
            <w:trPr>
              <w:gridAfter w:val="0"/>
              <w:trHeight w:val="217"/>
            </w:trPr>
          </w:trPrChange>
        </w:trPr>
        <w:tc>
          <w:tcPr>
            <w:tcW w:w="2567" w:type="dxa"/>
            <w:gridSpan w:val="2"/>
            <w:tcPrChange w:id="2199" w:author="Jarno Nieminen" w:date="2014-06-11T12:40:00Z">
              <w:tcPr>
                <w:tcW w:w="2567" w:type="dxa"/>
                <w:gridSpan w:val="3"/>
              </w:tcPr>
            </w:tcPrChange>
          </w:tcPr>
          <w:p w14:paraId="6F914FE0" w14:textId="77777777" w:rsidR="006A2F41" w:rsidRPr="00D82A73" w:rsidRDefault="006A2F41" w:rsidP="0026766E">
            <w:pPr>
              <w:rPr>
                <w:rFonts w:eastAsia="Arial Unicode MS"/>
              </w:rPr>
            </w:pPr>
            <w:r w:rsidRPr="00D82A73">
              <w:rPr>
                <w:rFonts w:eastAsia="Arial Unicode MS"/>
              </w:rPr>
              <w:t>(Category)</w:t>
            </w:r>
          </w:p>
        </w:tc>
        <w:tc>
          <w:tcPr>
            <w:tcW w:w="3388" w:type="dxa"/>
            <w:tcPrChange w:id="2200" w:author="Jarno Nieminen" w:date="2014-06-11T12:40:00Z">
              <w:tcPr>
                <w:tcW w:w="3388" w:type="dxa"/>
                <w:gridSpan w:val="2"/>
              </w:tcPr>
            </w:tcPrChange>
          </w:tcPr>
          <w:p w14:paraId="34B22ED9" w14:textId="77777777" w:rsidR="006A2F41" w:rsidRPr="00D82A73" w:rsidRDefault="006A2F41" w:rsidP="0026766E">
            <w:pPr>
              <w:rPr>
                <w:rFonts w:eastAsia="Arial Unicode MS"/>
              </w:rPr>
            </w:pPr>
            <w:r w:rsidRPr="00D82A73">
              <w:rPr>
                <w:rFonts w:eastAsia="Arial Unicode MS"/>
              </w:rPr>
              <w:t>Formulärets kategori</w:t>
            </w:r>
          </w:p>
          <w:p w14:paraId="32BC1905" w14:textId="77777777" w:rsidR="006A2F41" w:rsidRPr="00D82A73" w:rsidRDefault="006A2F41" w:rsidP="0026766E">
            <w:pPr>
              <w:rPr>
                <w:rFonts w:eastAsia="Arial Unicode MS"/>
              </w:rPr>
            </w:pPr>
            <w:r w:rsidRPr="00D82A73">
              <w:rPr>
                <w:rFonts w:eastAsia="Arial Unicode MS"/>
              </w:rPr>
              <w:t>T.ex. Anmälan, registrering, hälsodeklaration</w:t>
            </w:r>
          </w:p>
        </w:tc>
        <w:tc>
          <w:tcPr>
            <w:tcW w:w="1140" w:type="dxa"/>
            <w:tcPrChange w:id="2201" w:author="Jarno Nieminen" w:date="2014-06-11T12:40:00Z">
              <w:tcPr>
                <w:tcW w:w="1140" w:type="dxa"/>
                <w:gridSpan w:val="2"/>
              </w:tcPr>
            </w:tcPrChange>
          </w:tcPr>
          <w:p w14:paraId="751894A7" w14:textId="77777777" w:rsidR="006A2F41" w:rsidRPr="00D82A73" w:rsidRDefault="006A2F41" w:rsidP="0026766E">
            <w:pPr>
              <w:rPr>
                <w:rFonts w:eastAsia="Arial Unicode MS"/>
              </w:rPr>
            </w:pPr>
            <w:r w:rsidRPr="00D82A73">
              <w:rPr>
                <w:rFonts w:eastAsia="Arial Unicode MS"/>
              </w:rPr>
              <w:t>KTOV</w:t>
            </w:r>
          </w:p>
        </w:tc>
        <w:tc>
          <w:tcPr>
            <w:tcW w:w="720" w:type="dxa"/>
            <w:tcPrChange w:id="2202" w:author="Jarno Nieminen" w:date="2014-06-11T12:40:00Z">
              <w:tcPr>
                <w:tcW w:w="720" w:type="dxa"/>
                <w:gridSpan w:val="2"/>
              </w:tcPr>
            </w:tcPrChange>
          </w:tcPr>
          <w:p w14:paraId="4B0BC194" w14:textId="77777777" w:rsidR="006A2F41" w:rsidRPr="00D82A73" w:rsidRDefault="006A2F41" w:rsidP="0026766E">
            <w:pPr>
              <w:rPr>
                <w:rFonts w:eastAsia="Arial Unicode MS"/>
              </w:rPr>
            </w:pPr>
            <w:r w:rsidRPr="00D82A73">
              <w:rPr>
                <w:rFonts w:eastAsia="Arial Unicode MS"/>
              </w:rPr>
              <w:t>1</w:t>
            </w:r>
          </w:p>
        </w:tc>
        <w:tc>
          <w:tcPr>
            <w:tcW w:w="1800" w:type="dxa"/>
            <w:tcPrChange w:id="2203" w:author="Jarno Nieminen" w:date="2014-06-11T12:40:00Z">
              <w:tcPr>
                <w:tcW w:w="1800" w:type="dxa"/>
                <w:gridSpan w:val="2"/>
              </w:tcPr>
            </w:tcPrChange>
          </w:tcPr>
          <w:p w14:paraId="1D0E2ECC" w14:textId="77777777" w:rsidR="006A2F41" w:rsidRPr="00D82A73" w:rsidRDefault="006A2F41" w:rsidP="0026766E">
            <w:pPr>
              <w:rPr>
                <w:rFonts w:eastAsia="Arial Unicode MS"/>
              </w:rPr>
            </w:pPr>
            <w:r w:rsidRPr="00D82A73">
              <w:rPr>
                <w:rFonts w:eastAsia="Arial Unicode MS"/>
              </w:rPr>
              <w:t>KV Formulärkategori</w:t>
            </w:r>
          </w:p>
        </w:tc>
        <w:tc>
          <w:tcPr>
            <w:tcW w:w="1920" w:type="dxa"/>
            <w:tcPrChange w:id="2204" w:author="Jarno Nieminen" w:date="2014-06-11T12:40:00Z">
              <w:tcPr>
                <w:tcW w:w="1920" w:type="dxa"/>
                <w:gridSpan w:val="2"/>
              </w:tcPr>
            </w:tcPrChange>
          </w:tcPr>
          <w:p w14:paraId="44260E64" w14:textId="77777777" w:rsidR="006A2F41" w:rsidRPr="00D82A73" w:rsidRDefault="006A2F41" w:rsidP="0026766E">
            <w:pPr>
              <w:rPr>
                <w:rFonts w:eastAsia="Arial Unicode MS"/>
              </w:rPr>
            </w:pPr>
            <w:r w:rsidRPr="00D82A73">
              <w:rPr>
                <w:rFonts w:eastAsia="Arial Unicode MS"/>
              </w:rPr>
              <w:t>Definierar formulärets typ</w:t>
            </w:r>
          </w:p>
        </w:tc>
        <w:tc>
          <w:tcPr>
            <w:tcW w:w="1200" w:type="dxa"/>
            <w:shd w:val="clear" w:color="auto" w:fill="auto"/>
            <w:tcPrChange w:id="2205" w:author="Jarno Nieminen" w:date="2014-06-11T12:40:00Z">
              <w:tcPr>
                <w:tcW w:w="1200" w:type="dxa"/>
                <w:gridSpan w:val="2"/>
                <w:shd w:val="clear" w:color="auto" w:fill="auto"/>
              </w:tcPr>
            </w:tcPrChange>
          </w:tcPr>
          <w:p w14:paraId="0302FAB5" w14:textId="77777777" w:rsidR="006A2F41" w:rsidRPr="00D82A73" w:rsidRDefault="006A2F41" w:rsidP="0026766E">
            <w:pPr>
              <w:rPr>
                <w:rFonts w:ascii="Arial" w:eastAsia="Arial Unicode MS" w:hAnsi="Arial"/>
              </w:rPr>
            </w:pPr>
          </w:p>
        </w:tc>
        <w:tc>
          <w:tcPr>
            <w:tcW w:w="1080" w:type="dxa"/>
            <w:shd w:val="clear" w:color="auto" w:fill="auto"/>
            <w:tcPrChange w:id="2206" w:author="Jarno Nieminen" w:date="2014-06-11T12:40:00Z">
              <w:tcPr>
                <w:tcW w:w="1080" w:type="dxa"/>
                <w:gridSpan w:val="2"/>
                <w:shd w:val="clear" w:color="auto" w:fill="auto"/>
              </w:tcPr>
            </w:tcPrChange>
          </w:tcPr>
          <w:p w14:paraId="2458A635" w14:textId="77777777" w:rsidR="006A2F41" w:rsidRPr="00D82A73" w:rsidRDefault="006A2F41" w:rsidP="0026766E">
            <w:pPr>
              <w:rPr>
                <w:rFonts w:ascii="Arial" w:eastAsia="Arial Unicode MS" w:hAnsi="Arial"/>
              </w:rPr>
            </w:pPr>
          </w:p>
        </w:tc>
        <w:tc>
          <w:tcPr>
            <w:tcW w:w="1160" w:type="dxa"/>
            <w:shd w:val="clear" w:color="auto" w:fill="auto"/>
            <w:tcPrChange w:id="2207" w:author="Jarno Nieminen" w:date="2014-06-11T12:40:00Z">
              <w:tcPr>
                <w:tcW w:w="1160" w:type="dxa"/>
                <w:gridSpan w:val="2"/>
                <w:shd w:val="clear" w:color="auto" w:fill="auto"/>
              </w:tcPr>
            </w:tcPrChange>
          </w:tcPr>
          <w:p w14:paraId="77ECF86C" w14:textId="77777777" w:rsidR="006A2F41" w:rsidRPr="00D82A73" w:rsidRDefault="006A2F41" w:rsidP="0026766E">
            <w:pPr>
              <w:rPr>
                <w:rFonts w:ascii="Arial" w:eastAsia="Arial Unicode MS" w:hAnsi="Arial"/>
              </w:rPr>
            </w:pPr>
          </w:p>
        </w:tc>
      </w:tr>
      <w:tr w:rsidR="006A2F41" w:rsidRPr="00D82A73" w14:paraId="2C9B4CA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0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09" w:author="Jarno Nieminen" w:date="2014-06-11T12:40:00Z">
            <w:trPr>
              <w:gridAfter w:val="0"/>
              <w:trHeight w:val="217"/>
            </w:trPr>
          </w:trPrChange>
        </w:trPr>
        <w:tc>
          <w:tcPr>
            <w:tcW w:w="2567" w:type="dxa"/>
            <w:gridSpan w:val="2"/>
            <w:tcPrChange w:id="2210" w:author="Jarno Nieminen" w:date="2014-06-11T12:40:00Z">
              <w:tcPr>
                <w:tcW w:w="2567" w:type="dxa"/>
                <w:gridSpan w:val="3"/>
              </w:tcPr>
            </w:tcPrChange>
          </w:tcPr>
          <w:p w14:paraId="6EF218C2" w14:textId="77777777" w:rsidR="006A2F41" w:rsidRPr="00D82A73" w:rsidRDefault="006A2F41" w:rsidP="0026766E">
            <w:pPr>
              <w:rPr>
                <w:rFonts w:eastAsia="Arial Unicode MS"/>
              </w:rPr>
            </w:pPr>
            <w:r w:rsidRPr="00D82A73">
              <w:rPr>
                <w:rFonts w:eastAsia="Arial Unicode MS"/>
              </w:rPr>
              <w:lastRenderedPageBreak/>
              <w:t>(</w:t>
            </w:r>
            <w:r w:rsidRPr="00D82A73">
              <w:t>PublishStatus</w:t>
            </w:r>
            <w:r w:rsidRPr="00D82A73">
              <w:rPr>
                <w:rFonts w:eastAsia="Arial Unicode MS"/>
              </w:rPr>
              <w:t>)</w:t>
            </w:r>
          </w:p>
        </w:tc>
        <w:tc>
          <w:tcPr>
            <w:tcW w:w="3388" w:type="dxa"/>
            <w:tcPrChange w:id="2211" w:author="Jarno Nieminen" w:date="2014-06-11T12:40:00Z">
              <w:tcPr>
                <w:tcW w:w="3388" w:type="dxa"/>
                <w:gridSpan w:val="2"/>
              </w:tcPr>
            </w:tcPrChange>
          </w:tcPr>
          <w:p w14:paraId="58ACBCF7" w14:textId="77777777" w:rsidR="006A2F41" w:rsidRPr="00D82A73" w:rsidRDefault="006A2F41" w:rsidP="0026766E">
            <w:pPr>
              <w:rPr>
                <w:rFonts w:eastAsia="Arial Unicode MS"/>
              </w:rPr>
            </w:pPr>
            <w:r w:rsidRPr="00D82A73">
              <w:rPr>
                <w:rFonts w:eastAsia="Arial Unicode MS"/>
              </w:rPr>
              <w:t>Mallen status.</w:t>
            </w:r>
          </w:p>
        </w:tc>
        <w:tc>
          <w:tcPr>
            <w:tcW w:w="1140" w:type="dxa"/>
            <w:tcPrChange w:id="2212" w:author="Jarno Nieminen" w:date="2014-06-11T12:40:00Z">
              <w:tcPr>
                <w:tcW w:w="1140" w:type="dxa"/>
                <w:gridSpan w:val="2"/>
              </w:tcPr>
            </w:tcPrChange>
          </w:tcPr>
          <w:p w14:paraId="75DA3E8C" w14:textId="77777777" w:rsidR="006A2F41" w:rsidRPr="00D82A73" w:rsidRDefault="006A2F41" w:rsidP="0026766E">
            <w:pPr>
              <w:rPr>
                <w:rFonts w:eastAsia="Arial Unicode MS"/>
              </w:rPr>
            </w:pPr>
            <w:r w:rsidRPr="00D82A73">
              <w:rPr>
                <w:rFonts w:eastAsia="Arial Unicode MS"/>
              </w:rPr>
              <w:t>KTOV</w:t>
            </w:r>
          </w:p>
        </w:tc>
        <w:tc>
          <w:tcPr>
            <w:tcW w:w="720" w:type="dxa"/>
            <w:tcPrChange w:id="2213" w:author="Jarno Nieminen" w:date="2014-06-11T12:40:00Z">
              <w:tcPr>
                <w:tcW w:w="720" w:type="dxa"/>
                <w:gridSpan w:val="2"/>
              </w:tcPr>
            </w:tcPrChange>
          </w:tcPr>
          <w:p w14:paraId="509E7380" w14:textId="77777777" w:rsidR="006A2F41" w:rsidRPr="00D82A73" w:rsidRDefault="006A2F41" w:rsidP="0026766E">
            <w:pPr>
              <w:rPr>
                <w:rFonts w:eastAsia="Arial Unicode MS"/>
              </w:rPr>
            </w:pPr>
            <w:r w:rsidRPr="00D82A73">
              <w:rPr>
                <w:rFonts w:eastAsia="Arial Unicode MS"/>
              </w:rPr>
              <w:t>1</w:t>
            </w:r>
          </w:p>
        </w:tc>
        <w:tc>
          <w:tcPr>
            <w:tcW w:w="1800" w:type="dxa"/>
            <w:tcPrChange w:id="2214" w:author="Jarno Nieminen" w:date="2014-06-11T12:40:00Z">
              <w:tcPr>
                <w:tcW w:w="1800" w:type="dxa"/>
                <w:gridSpan w:val="2"/>
              </w:tcPr>
            </w:tcPrChange>
          </w:tcPr>
          <w:p w14:paraId="69C1CC0A" w14:textId="77777777" w:rsidR="006A2F41" w:rsidRPr="00D82A73" w:rsidRDefault="006A2F41" w:rsidP="0026766E">
            <w:pPr>
              <w:rPr>
                <w:rFonts w:eastAsia="Arial Unicode MS"/>
              </w:rPr>
            </w:pPr>
            <w:r w:rsidRPr="00D82A73">
              <w:rPr>
                <w:rFonts w:eastAsia="Arial Unicode MS"/>
              </w:rPr>
              <w:t>KV Publicerings status</w:t>
            </w:r>
          </w:p>
        </w:tc>
        <w:tc>
          <w:tcPr>
            <w:tcW w:w="1920" w:type="dxa"/>
            <w:tcPrChange w:id="2215" w:author="Jarno Nieminen" w:date="2014-06-11T12:40:00Z">
              <w:tcPr>
                <w:tcW w:w="1920" w:type="dxa"/>
                <w:gridSpan w:val="2"/>
              </w:tcPr>
            </w:tcPrChange>
          </w:tcPr>
          <w:p w14:paraId="4ABD93F8" w14:textId="77777777" w:rsidR="006A2F41" w:rsidRPr="00D82A73" w:rsidRDefault="006A2F41" w:rsidP="0026766E">
            <w:pPr>
              <w:rPr>
                <w:rFonts w:ascii="Arial" w:eastAsia="Arial Unicode MS" w:hAnsi="Arial"/>
              </w:rPr>
            </w:pPr>
          </w:p>
        </w:tc>
        <w:tc>
          <w:tcPr>
            <w:tcW w:w="1200" w:type="dxa"/>
            <w:shd w:val="clear" w:color="auto" w:fill="auto"/>
            <w:tcPrChange w:id="2216" w:author="Jarno Nieminen" w:date="2014-06-11T12:40:00Z">
              <w:tcPr>
                <w:tcW w:w="1200" w:type="dxa"/>
                <w:gridSpan w:val="2"/>
                <w:shd w:val="clear" w:color="auto" w:fill="auto"/>
              </w:tcPr>
            </w:tcPrChange>
          </w:tcPr>
          <w:p w14:paraId="65E25FFE" w14:textId="77777777" w:rsidR="006A2F41" w:rsidRPr="00D82A73" w:rsidRDefault="006A2F41" w:rsidP="0026766E">
            <w:pPr>
              <w:rPr>
                <w:rFonts w:ascii="Arial" w:eastAsia="Arial Unicode MS" w:hAnsi="Arial"/>
              </w:rPr>
            </w:pPr>
          </w:p>
        </w:tc>
        <w:tc>
          <w:tcPr>
            <w:tcW w:w="1080" w:type="dxa"/>
            <w:shd w:val="clear" w:color="auto" w:fill="auto"/>
            <w:tcPrChange w:id="2217" w:author="Jarno Nieminen" w:date="2014-06-11T12:40:00Z">
              <w:tcPr>
                <w:tcW w:w="1080" w:type="dxa"/>
                <w:gridSpan w:val="2"/>
                <w:shd w:val="clear" w:color="auto" w:fill="auto"/>
              </w:tcPr>
            </w:tcPrChange>
          </w:tcPr>
          <w:p w14:paraId="38897761" w14:textId="77777777" w:rsidR="006A2F41" w:rsidRPr="00D82A73" w:rsidRDefault="006A2F41" w:rsidP="0026766E">
            <w:pPr>
              <w:rPr>
                <w:rFonts w:ascii="Arial" w:eastAsia="Arial Unicode MS" w:hAnsi="Arial"/>
              </w:rPr>
            </w:pPr>
          </w:p>
        </w:tc>
        <w:tc>
          <w:tcPr>
            <w:tcW w:w="1160" w:type="dxa"/>
            <w:shd w:val="clear" w:color="auto" w:fill="auto"/>
            <w:tcPrChange w:id="2218" w:author="Jarno Nieminen" w:date="2014-06-11T12:40:00Z">
              <w:tcPr>
                <w:tcW w:w="1160" w:type="dxa"/>
                <w:gridSpan w:val="2"/>
                <w:shd w:val="clear" w:color="auto" w:fill="auto"/>
              </w:tcPr>
            </w:tcPrChange>
          </w:tcPr>
          <w:p w14:paraId="0CB5917E" w14:textId="77777777" w:rsidR="006A2F41" w:rsidRPr="00D82A73" w:rsidRDefault="006A2F41" w:rsidP="0026766E">
            <w:pPr>
              <w:rPr>
                <w:rFonts w:ascii="Arial" w:eastAsia="Arial Unicode MS" w:hAnsi="Arial"/>
              </w:rPr>
            </w:pPr>
          </w:p>
        </w:tc>
      </w:tr>
      <w:tr w:rsidR="006A2F41" w:rsidRPr="00D82A73" w14:paraId="43D21DA5" w14:textId="77777777" w:rsidTr="0026766E">
        <w:trPr>
          <w:trHeight w:val="217"/>
        </w:trPr>
        <w:tc>
          <w:tcPr>
            <w:tcW w:w="2567" w:type="dxa"/>
            <w:gridSpan w:val="2"/>
          </w:tcPr>
          <w:p w14:paraId="5CD8F0F2" w14:textId="77777777" w:rsidR="006A2F41" w:rsidRPr="00D82A73" w:rsidRDefault="006A2F41" w:rsidP="0026766E">
            <w:pPr>
              <w:rPr>
                <w:rFonts w:eastAsia="Arial Unicode MS"/>
              </w:rPr>
            </w:pPr>
            <w:r w:rsidRPr="00D82A73">
              <w:rPr>
                <w:rFonts w:eastAsia="Arial Unicode MS"/>
              </w:rPr>
              <w:t>(TemplateId)</w:t>
            </w:r>
          </w:p>
        </w:tc>
        <w:tc>
          <w:tcPr>
            <w:tcW w:w="3388" w:type="dxa"/>
          </w:tcPr>
          <w:p w14:paraId="09A04FEE" w14:textId="77777777" w:rsidR="006A2F41" w:rsidRPr="00D82A73" w:rsidRDefault="006A2F41" w:rsidP="0026766E">
            <w:pPr>
              <w:rPr>
                <w:rFonts w:eastAsia="Arial Unicode MS"/>
              </w:rPr>
            </w:pPr>
            <w:r w:rsidRPr="00D82A73">
              <w:rPr>
                <w:rFonts w:eastAsia="Arial Unicode MS"/>
              </w:rPr>
              <w:t>Typ av formulär. Kodverk för standardiserade id för formulärtyper.</w:t>
            </w:r>
          </w:p>
          <w:p w14:paraId="66271308" w14:textId="77777777" w:rsidR="006A2F41" w:rsidRPr="00D82A73" w:rsidRDefault="006A2F41" w:rsidP="0026766E">
            <w:pPr>
              <w:rPr>
                <w:rFonts w:eastAsia="Arial Unicode MS"/>
              </w:rPr>
            </w:pPr>
            <w:r w:rsidRPr="00D82A73">
              <w:rPr>
                <w:rFonts w:eastAsia="Arial Unicode MS"/>
              </w:rPr>
              <w:t>T.ex. Mödrahälsovårdsjournal 1 - MHV1.</w:t>
            </w:r>
          </w:p>
        </w:tc>
        <w:tc>
          <w:tcPr>
            <w:tcW w:w="1140" w:type="dxa"/>
          </w:tcPr>
          <w:p w14:paraId="0412153E" w14:textId="77777777" w:rsidR="006A2F41" w:rsidRPr="00D82A73" w:rsidRDefault="006A2F41" w:rsidP="0026766E">
            <w:pPr>
              <w:rPr>
                <w:rFonts w:eastAsia="Arial Unicode MS"/>
              </w:rPr>
            </w:pPr>
            <w:r w:rsidRPr="00D82A73">
              <w:rPr>
                <w:rFonts w:eastAsia="Arial Unicode MS"/>
              </w:rPr>
              <w:t>KTOV</w:t>
            </w:r>
          </w:p>
        </w:tc>
        <w:tc>
          <w:tcPr>
            <w:tcW w:w="720" w:type="dxa"/>
          </w:tcPr>
          <w:p w14:paraId="44C59E40" w14:textId="77777777" w:rsidR="006A2F41" w:rsidRPr="00D82A73" w:rsidRDefault="006A2F41" w:rsidP="0026766E">
            <w:pPr>
              <w:rPr>
                <w:rFonts w:eastAsia="Arial Unicode MS"/>
              </w:rPr>
            </w:pPr>
            <w:r w:rsidRPr="00D82A73">
              <w:rPr>
                <w:rFonts w:eastAsia="Arial Unicode MS"/>
              </w:rPr>
              <w:t>1</w:t>
            </w:r>
          </w:p>
        </w:tc>
        <w:tc>
          <w:tcPr>
            <w:tcW w:w="1800" w:type="dxa"/>
          </w:tcPr>
          <w:p w14:paraId="6C54D5F6" w14:textId="77777777" w:rsidR="006A2F41" w:rsidRPr="00D82A73" w:rsidRDefault="006A2F41" w:rsidP="0026766E">
            <w:pPr>
              <w:rPr>
                <w:rFonts w:eastAsia="Arial Unicode MS"/>
              </w:rPr>
            </w:pPr>
            <w:r w:rsidRPr="00D82A73">
              <w:rPr>
                <w:rFonts w:eastAsia="Arial Unicode MS"/>
              </w:rPr>
              <w:t xml:space="preserve">KV Malltyp. </w:t>
            </w:r>
          </w:p>
        </w:tc>
        <w:tc>
          <w:tcPr>
            <w:tcW w:w="1920" w:type="dxa"/>
          </w:tcPr>
          <w:p w14:paraId="0DA140F8" w14:textId="17003232" w:rsidR="006A2F41" w:rsidRPr="00D82A73" w:rsidRDefault="0047354F" w:rsidP="0026766E">
            <w:pPr>
              <w:rPr>
                <w:rFonts w:ascii="Arial" w:eastAsia="Arial Unicode MS" w:hAnsi="Arial"/>
              </w:rPr>
            </w:pPr>
            <w:r>
              <w:rPr>
                <w:rFonts w:ascii="Arial" w:eastAsia="Arial Unicode MS" w:hAnsi="Arial"/>
              </w:rPr>
              <w:t xml:space="preserve">Standard </w:t>
            </w:r>
            <w:del w:id="2219" w:author="Jarno Nieminen" w:date="2014-06-11T12:40:00Z">
              <w:r w:rsidR="00F963D1" w:rsidRPr="00D82A73">
                <w:rPr>
                  <w:rFonts w:ascii="Arial" w:eastAsia="Arial Unicode MS" w:hAnsi="Arial"/>
                </w:rPr>
                <w:delText>sakns.</w:delText>
              </w:r>
            </w:del>
            <w:ins w:id="2220" w:author="Jarno Nieminen" w:date="2014-06-11T12:40:00Z">
              <w:r>
                <w:rPr>
                  <w:rFonts w:ascii="Arial" w:eastAsia="Arial Unicode MS" w:hAnsi="Arial"/>
                </w:rPr>
                <w:t>saknas</w:t>
              </w:r>
            </w:ins>
          </w:p>
        </w:tc>
        <w:tc>
          <w:tcPr>
            <w:tcW w:w="1200" w:type="dxa"/>
            <w:shd w:val="clear" w:color="auto" w:fill="auto"/>
          </w:tcPr>
          <w:p w14:paraId="7E4634A5" w14:textId="77777777" w:rsidR="006A2F41" w:rsidRPr="00D82A73" w:rsidRDefault="006A2F41" w:rsidP="0026766E">
            <w:pPr>
              <w:rPr>
                <w:rFonts w:ascii="Arial" w:eastAsia="Arial Unicode MS" w:hAnsi="Arial"/>
              </w:rPr>
            </w:pPr>
          </w:p>
        </w:tc>
        <w:tc>
          <w:tcPr>
            <w:tcW w:w="1080" w:type="dxa"/>
            <w:shd w:val="clear" w:color="auto" w:fill="auto"/>
          </w:tcPr>
          <w:p w14:paraId="665E93E0" w14:textId="77777777" w:rsidR="006A2F41" w:rsidRPr="00D82A73" w:rsidRDefault="006A2F41" w:rsidP="0026766E">
            <w:pPr>
              <w:rPr>
                <w:rFonts w:ascii="Arial" w:eastAsia="Arial Unicode MS" w:hAnsi="Arial"/>
              </w:rPr>
            </w:pPr>
          </w:p>
        </w:tc>
        <w:tc>
          <w:tcPr>
            <w:tcW w:w="1160" w:type="dxa"/>
            <w:shd w:val="clear" w:color="auto" w:fill="auto"/>
          </w:tcPr>
          <w:p w14:paraId="555BF4FB" w14:textId="77777777" w:rsidR="006A2F41" w:rsidRPr="00D82A73" w:rsidRDefault="006A2F41" w:rsidP="0026766E">
            <w:pPr>
              <w:rPr>
                <w:rFonts w:ascii="Arial" w:eastAsia="Arial Unicode MS" w:hAnsi="Arial"/>
              </w:rPr>
            </w:pPr>
          </w:p>
        </w:tc>
      </w:tr>
      <w:tr w:rsidR="006A2F41" w:rsidRPr="00D82A73" w14:paraId="002D7F1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22" w:author="Jarno Nieminen" w:date="2014-06-11T12:40:00Z">
            <w:trPr>
              <w:gridAfter w:val="0"/>
              <w:trHeight w:val="217"/>
            </w:trPr>
          </w:trPrChange>
        </w:trPr>
        <w:tc>
          <w:tcPr>
            <w:tcW w:w="2567" w:type="dxa"/>
            <w:gridSpan w:val="2"/>
            <w:tcPrChange w:id="2223" w:author="Jarno Nieminen" w:date="2014-06-11T12:40:00Z">
              <w:tcPr>
                <w:tcW w:w="2567" w:type="dxa"/>
                <w:gridSpan w:val="3"/>
              </w:tcPr>
            </w:tcPrChange>
          </w:tcPr>
          <w:p w14:paraId="6EC82253" w14:textId="77777777" w:rsidR="006A2F41" w:rsidRPr="00D82A73" w:rsidRDefault="006A2F41" w:rsidP="0026766E">
            <w:pPr>
              <w:rPr>
                <w:rFonts w:eastAsia="Arial Unicode MS"/>
              </w:rPr>
            </w:pPr>
            <w:r w:rsidRPr="00D82A73">
              <w:rPr>
                <w:rFonts w:eastAsia="Arial Unicode MS"/>
              </w:rPr>
              <w:t>Mall delning/id</w:t>
            </w:r>
          </w:p>
          <w:p w14:paraId="0ED9ACC3" w14:textId="77777777" w:rsidR="006A2F41" w:rsidRPr="00D82A73" w:rsidRDefault="006A2F41" w:rsidP="0026766E">
            <w:pPr>
              <w:rPr>
                <w:rFonts w:eastAsia="Arial Unicode MS"/>
              </w:rPr>
            </w:pPr>
            <w:r w:rsidRPr="00D82A73">
              <w:rPr>
                <w:rFonts w:eastAsia="Arial Unicode MS"/>
              </w:rPr>
              <w:t>(templatePropagate)</w:t>
            </w:r>
          </w:p>
        </w:tc>
        <w:tc>
          <w:tcPr>
            <w:tcW w:w="3388" w:type="dxa"/>
            <w:tcPrChange w:id="2224" w:author="Jarno Nieminen" w:date="2014-06-11T12:40:00Z">
              <w:tcPr>
                <w:tcW w:w="3388" w:type="dxa"/>
                <w:gridSpan w:val="2"/>
              </w:tcPr>
            </w:tcPrChange>
          </w:tcPr>
          <w:p w14:paraId="4FC569D0" w14:textId="77777777" w:rsidR="006A2F41" w:rsidRPr="00D82A73" w:rsidRDefault="006A2F41" w:rsidP="0026766E">
            <w:r w:rsidRPr="00D82A73">
              <w:t>Indikerar om mallen skall delas (standardiserad).</w:t>
            </w:r>
          </w:p>
        </w:tc>
        <w:tc>
          <w:tcPr>
            <w:tcW w:w="1140" w:type="dxa"/>
            <w:tcPrChange w:id="2225" w:author="Jarno Nieminen" w:date="2014-06-11T12:40:00Z">
              <w:tcPr>
                <w:tcW w:w="1140" w:type="dxa"/>
                <w:gridSpan w:val="2"/>
              </w:tcPr>
            </w:tcPrChange>
          </w:tcPr>
          <w:p w14:paraId="63793A82" w14:textId="77777777" w:rsidR="006A2F41" w:rsidRPr="00D82A73" w:rsidRDefault="006A2F41" w:rsidP="0026766E">
            <w:pPr>
              <w:rPr>
                <w:rFonts w:eastAsia="Arial Unicode MS"/>
              </w:rPr>
            </w:pPr>
            <w:r w:rsidRPr="00D82A73">
              <w:rPr>
                <w:rFonts w:eastAsia="Arial Unicode MS"/>
              </w:rPr>
              <w:t>II</w:t>
            </w:r>
          </w:p>
        </w:tc>
        <w:tc>
          <w:tcPr>
            <w:tcW w:w="720" w:type="dxa"/>
            <w:tcPrChange w:id="2226" w:author="Jarno Nieminen" w:date="2014-06-11T12:40:00Z">
              <w:tcPr>
                <w:tcW w:w="720" w:type="dxa"/>
                <w:gridSpan w:val="2"/>
              </w:tcPr>
            </w:tcPrChange>
          </w:tcPr>
          <w:p w14:paraId="3CC68749" w14:textId="77777777" w:rsidR="006A2F41" w:rsidRPr="00D82A73" w:rsidRDefault="006A2F41" w:rsidP="0026766E">
            <w:pPr>
              <w:rPr>
                <w:rFonts w:eastAsia="Arial Unicode MS"/>
              </w:rPr>
            </w:pPr>
            <w:r w:rsidRPr="00D82A73">
              <w:rPr>
                <w:rFonts w:eastAsia="Arial Unicode MS"/>
              </w:rPr>
              <w:t>0..*</w:t>
            </w:r>
          </w:p>
        </w:tc>
        <w:tc>
          <w:tcPr>
            <w:tcW w:w="1800" w:type="dxa"/>
            <w:tcPrChange w:id="2227" w:author="Jarno Nieminen" w:date="2014-06-11T12:40:00Z">
              <w:tcPr>
                <w:tcW w:w="1800" w:type="dxa"/>
                <w:gridSpan w:val="2"/>
              </w:tcPr>
            </w:tcPrChange>
          </w:tcPr>
          <w:p w14:paraId="2740D13D"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2228" w:author="Jarno Nieminen" w:date="2014-06-11T12:40:00Z">
              <w:tcPr>
                <w:tcW w:w="1920" w:type="dxa"/>
                <w:gridSpan w:val="2"/>
              </w:tcPr>
            </w:tcPrChange>
          </w:tcPr>
          <w:p w14:paraId="7CA7E334" w14:textId="77777777" w:rsidR="006A2F41" w:rsidRPr="00D82A73" w:rsidRDefault="006A2F41" w:rsidP="0026766E">
            <w:pPr>
              <w:rPr>
                <w:rFonts w:ascii="Arial" w:eastAsia="Arial Unicode MS" w:hAnsi="Arial"/>
              </w:rPr>
            </w:pPr>
          </w:p>
        </w:tc>
        <w:tc>
          <w:tcPr>
            <w:tcW w:w="1200" w:type="dxa"/>
            <w:shd w:val="clear" w:color="auto" w:fill="auto"/>
            <w:tcPrChange w:id="2229" w:author="Jarno Nieminen" w:date="2014-06-11T12:40:00Z">
              <w:tcPr>
                <w:tcW w:w="1200" w:type="dxa"/>
                <w:gridSpan w:val="2"/>
                <w:shd w:val="clear" w:color="auto" w:fill="auto"/>
              </w:tcPr>
            </w:tcPrChange>
          </w:tcPr>
          <w:p w14:paraId="4FC43E1F" w14:textId="77777777" w:rsidR="006A2F41" w:rsidRPr="00D82A73" w:rsidRDefault="006A2F41" w:rsidP="0026766E">
            <w:pPr>
              <w:rPr>
                <w:rFonts w:ascii="Arial" w:eastAsia="Arial Unicode MS" w:hAnsi="Arial"/>
              </w:rPr>
            </w:pPr>
          </w:p>
        </w:tc>
        <w:tc>
          <w:tcPr>
            <w:tcW w:w="1080" w:type="dxa"/>
            <w:shd w:val="clear" w:color="auto" w:fill="auto"/>
            <w:tcPrChange w:id="2230" w:author="Jarno Nieminen" w:date="2014-06-11T12:40:00Z">
              <w:tcPr>
                <w:tcW w:w="1080" w:type="dxa"/>
                <w:gridSpan w:val="2"/>
                <w:shd w:val="clear" w:color="auto" w:fill="auto"/>
              </w:tcPr>
            </w:tcPrChange>
          </w:tcPr>
          <w:p w14:paraId="36900B65" w14:textId="77777777" w:rsidR="006A2F41" w:rsidRPr="00D82A73" w:rsidRDefault="006A2F41" w:rsidP="0026766E">
            <w:pPr>
              <w:rPr>
                <w:rFonts w:ascii="Arial" w:eastAsia="Arial Unicode MS" w:hAnsi="Arial"/>
              </w:rPr>
            </w:pPr>
          </w:p>
        </w:tc>
        <w:tc>
          <w:tcPr>
            <w:tcW w:w="1160" w:type="dxa"/>
            <w:shd w:val="clear" w:color="auto" w:fill="auto"/>
            <w:tcPrChange w:id="2231" w:author="Jarno Nieminen" w:date="2014-06-11T12:40:00Z">
              <w:tcPr>
                <w:tcW w:w="1160" w:type="dxa"/>
                <w:gridSpan w:val="2"/>
                <w:shd w:val="clear" w:color="auto" w:fill="auto"/>
              </w:tcPr>
            </w:tcPrChange>
          </w:tcPr>
          <w:p w14:paraId="4F11FD41" w14:textId="77777777" w:rsidR="006A2F41" w:rsidRPr="00D82A73" w:rsidRDefault="006A2F41" w:rsidP="0026766E">
            <w:pPr>
              <w:rPr>
                <w:rFonts w:ascii="Arial" w:eastAsia="Arial Unicode MS" w:hAnsi="Arial"/>
              </w:rPr>
            </w:pPr>
          </w:p>
        </w:tc>
      </w:tr>
      <w:tr w:rsidR="006A2F41" w:rsidRPr="00D82A73" w14:paraId="69CB358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33" w:author="Jarno Nieminen" w:date="2014-06-11T12:40:00Z">
            <w:trPr>
              <w:gridAfter w:val="0"/>
              <w:trHeight w:val="217"/>
            </w:trPr>
          </w:trPrChange>
        </w:trPr>
        <w:tc>
          <w:tcPr>
            <w:tcW w:w="2567" w:type="dxa"/>
            <w:gridSpan w:val="2"/>
            <w:tcPrChange w:id="2234" w:author="Jarno Nieminen" w:date="2014-06-11T12:40:00Z">
              <w:tcPr>
                <w:tcW w:w="2567" w:type="dxa"/>
                <w:gridSpan w:val="3"/>
              </w:tcPr>
            </w:tcPrChange>
          </w:tcPr>
          <w:p w14:paraId="6C71F623" w14:textId="77777777" w:rsidR="006A2F41" w:rsidRPr="00D82A73" w:rsidRDefault="006A2F41" w:rsidP="0026766E">
            <w:pPr>
              <w:rPr>
                <w:rFonts w:eastAsia="Arial Unicode MS"/>
              </w:rPr>
            </w:pPr>
            <w:r w:rsidRPr="00D82A73">
              <w:rPr>
                <w:rFonts w:eastAsia="Arial Unicode MS"/>
              </w:rPr>
              <w:t>(templateVersion)</w:t>
            </w:r>
          </w:p>
        </w:tc>
        <w:tc>
          <w:tcPr>
            <w:tcW w:w="3388" w:type="dxa"/>
            <w:tcPrChange w:id="2235" w:author="Jarno Nieminen" w:date="2014-06-11T12:40:00Z">
              <w:tcPr>
                <w:tcW w:w="3388" w:type="dxa"/>
                <w:gridSpan w:val="2"/>
              </w:tcPr>
            </w:tcPrChange>
          </w:tcPr>
          <w:p w14:paraId="6AFC99EB" w14:textId="77777777" w:rsidR="006A2F41" w:rsidRPr="00D82A73" w:rsidRDefault="006A2F41" w:rsidP="0026766E">
            <w:r w:rsidRPr="00D82A73">
              <w:t>Mallens version</w:t>
            </w:r>
          </w:p>
        </w:tc>
        <w:tc>
          <w:tcPr>
            <w:tcW w:w="1140" w:type="dxa"/>
            <w:tcPrChange w:id="2236" w:author="Jarno Nieminen" w:date="2014-06-11T12:40:00Z">
              <w:tcPr>
                <w:tcW w:w="1140" w:type="dxa"/>
                <w:gridSpan w:val="2"/>
              </w:tcPr>
            </w:tcPrChange>
          </w:tcPr>
          <w:p w14:paraId="77A9C8AD" w14:textId="77777777" w:rsidR="006A2F41" w:rsidRPr="00D82A73" w:rsidRDefault="006A2F41" w:rsidP="0026766E">
            <w:pPr>
              <w:rPr>
                <w:rFonts w:eastAsia="Arial Unicode MS"/>
              </w:rPr>
            </w:pPr>
            <w:r w:rsidRPr="00D82A73">
              <w:rPr>
                <w:rFonts w:eastAsia="Arial Unicode MS"/>
              </w:rPr>
              <w:t>VÄ</w:t>
            </w:r>
          </w:p>
        </w:tc>
        <w:tc>
          <w:tcPr>
            <w:tcW w:w="720" w:type="dxa"/>
            <w:tcPrChange w:id="2237" w:author="Jarno Nieminen" w:date="2014-06-11T12:40:00Z">
              <w:tcPr>
                <w:tcW w:w="720" w:type="dxa"/>
                <w:gridSpan w:val="2"/>
              </w:tcPr>
            </w:tcPrChange>
          </w:tcPr>
          <w:p w14:paraId="47847BE0" w14:textId="77777777" w:rsidR="006A2F41" w:rsidRPr="00D82A73" w:rsidRDefault="006A2F41" w:rsidP="0026766E">
            <w:pPr>
              <w:rPr>
                <w:rFonts w:eastAsia="Arial Unicode MS"/>
              </w:rPr>
            </w:pPr>
            <w:r w:rsidRPr="00D82A73">
              <w:rPr>
                <w:rFonts w:eastAsia="Arial Unicode MS"/>
              </w:rPr>
              <w:t>1</w:t>
            </w:r>
          </w:p>
        </w:tc>
        <w:tc>
          <w:tcPr>
            <w:tcW w:w="1800" w:type="dxa"/>
            <w:tcPrChange w:id="2238" w:author="Jarno Nieminen" w:date="2014-06-11T12:40:00Z">
              <w:tcPr>
                <w:tcW w:w="1800" w:type="dxa"/>
                <w:gridSpan w:val="2"/>
              </w:tcPr>
            </w:tcPrChange>
          </w:tcPr>
          <w:p w14:paraId="409110EC" w14:textId="77777777" w:rsidR="006A2F41" w:rsidRPr="00D82A73" w:rsidRDefault="006A2F41" w:rsidP="0026766E"/>
        </w:tc>
        <w:tc>
          <w:tcPr>
            <w:tcW w:w="1920" w:type="dxa"/>
            <w:tcPrChange w:id="2239" w:author="Jarno Nieminen" w:date="2014-06-11T12:40:00Z">
              <w:tcPr>
                <w:tcW w:w="1920" w:type="dxa"/>
                <w:gridSpan w:val="2"/>
              </w:tcPr>
            </w:tcPrChange>
          </w:tcPr>
          <w:p w14:paraId="184311B1" w14:textId="77777777" w:rsidR="006A2F41" w:rsidRPr="00D82A73" w:rsidRDefault="006A2F41" w:rsidP="0026766E">
            <w:pPr>
              <w:rPr>
                <w:rFonts w:ascii="Arial" w:eastAsia="Arial Unicode MS" w:hAnsi="Arial"/>
              </w:rPr>
            </w:pPr>
          </w:p>
        </w:tc>
        <w:tc>
          <w:tcPr>
            <w:tcW w:w="1200" w:type="dxa"/>
            <w:shd w:val="clear" w:color="auto" w:fill="auto"/>
            <w:tcPrChange w:id="2240" w:author="Jarno Nieminen" w:date="2014-06-11T12:40:00Z">
              <w:tcPr>
                <w:tcW w:w="1200" w:type="dxa"/>
                <w:gridSpan w:val="2"/>
                <w:shd w:val="clear" w:color="auto" w:fill="auto"/>
              </w:tcPr>
            </w:tcPrChange>
          </w:tcPr>
          <w:p w14:paraId="600A729D" w14:textId="77777777" w:rsidR="006A2F41" w:rsidRPr="00D82A73" w:rsidRDefault="006A2F41" w:rsidP="0026766E">
            <w:pPr>
              <w:rPr>
                <w:rFonts w:ascii="Arial" w:eastAsia="Arial Unicode MS" w:hAnsi="Arial"/>
              </w:rPr>
            </w:pPr>
          </w:p>
        </w:tc>
        <w:tc>
          <w:tcPr>
            <w:tcW w:w="1080" w:type="dxa"/>
            <w:shd w:val="clear" w:color="auto" w:fill="auto"/>
            <w:tcPrChange w:id="2241" w:author="Jarno Nieminen" w:date="2014-06-11T12:40:00Z">
              <w:tcPr>
                <w:tcW w:w="1080" w:type="dxa"/>
                <w:gridSpan w:val="2"/>
                <w:shd w:val="clear" w:color="auto" w:fill="auto"/>
              </w:tcPr>
            </w:tcPrChange>
          </w:tcPr>
          <w:p w14:paraId="0BDBDD89" w14:textId="77777777" w:rsidR="006A2F41" w:rsidRPr="00D82A73" w:rsidRDefault="006A2F41" w:rsidP="0026766E">
            <w:pPr>
              <w:rPr>
                <w:rFonts w:ascii="Arial" w:eastAsia="Arial Unicode MS" w:hAnsi="Arial"/>
              </w:rPr>
            </w:pPr>
          </w:p>
        </w:tc>
        <w:tc>
          <w:tcPr>
            <w:tcW w:w="1160" w:type="dxa"/>
            <w:shd w:val="clear" w:color="auto" w:fill="auto"/>
            <w:tcPrChange w:id="2242" w:author="Jarno Nieminen" w:date="2014-06-11T12:40:00Z">
              <w:tcPr>
                <w:tcW w:w="1160" w:type="dxa"/>
                <w:gridSpan w:val="2"/>
                <w:shd w:val="clear" w:color="auto" w:fill="auto"/>
              </w:tcPr>
            </w:tcPrChange>
          </w:tcPr>
          <w:p w14:paraId="0CCE84D9" w14:textId="77777777" w:rsidR="006A2F41" w:rsidRPr="00D82A73" w:rsidRDefault="006A2F41" w:rsidP="0026766E">
            <w:pPr>
              <w:rPr>
                <w:rFonts w:ascii="Arial" w:eastAsia="Arial Unicode MS" w:hAnsi="Arial"/>
              </w:rPr>
            </w:pPr>
          </w:p>
        </w:tc>
      </w:tr>
      <w:tr w:rsidR="006A2F41" w:rsidRPr="00D82A73" w14:paraId="5295360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4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44" w:author="Jarno Nieminen" w:date="2014-06-11T12:40:00Z">
            <w:trPr>
              <w:gridAfter w:val="0"/>
              <w:trHeight w:val="217"/>
            </w:trPr>
          </w:trPrChange>
        </w:trPr>
        <w:tc>
          <w:tcPr>
            <w:tcW w:w="2567" w:type="dxa"/>
            <w:gridSpan w:val="2"/>
            <w:tcPrChange w:id="2245" w:author="Jarno Nieminen" w:date="2014-06-11T12:40:00Z">
              <w:tcPr>
                <w:tcW w:w="2567" w:type="dxa"/>
                <w:gridSpan w:val="3"/>
              </w:tcPr>
            </w:tcPrChange>
          </w:tcPr>
          <w:p w14:paraId="33D13477" w14:textId="77777777" w:rsidR="006A2F41" w:rsidRPr="00D82A73" w:rsidRDefault="006A2F41" w:rsidP="0026766E">
            <w:pPr>
              <w:rPr>
                <w:rFonts w:eastAsia="Arial Unicode MS"/>
              </w:rPr>
            </w:pPr>
            <w:r w:rsidRPr="00D82A73">
              <w:rPr>
                <w:rFonts w:eastAsia="Arial Unicode MS"/>
              </w:rPr>
              <w:t>Obligatoriskt</w:t>
            </w:r>
          </w:p>
          <w:p w14:paraId="7BD68A73" w14:textId="77777777" w:rsidR="006A2F41" w:rsidRPr="00D82A73" w:rsidRDefault="006A2F41" w:rsidP="0026766E">
            <w:pPr>
              <w:rPr>
                <w:rFonts w:eastAsia="Arial Unicode MS"/>
              </w:rPr>
            </w:pPr>
            <w:r w:rsidRPr="00D82A73">
              <w:rPr>
                <w:rFonts w:eastAsia="Arial Unicode MS"/>
              </w:rPr>
              <w:t>(Mandatory)</w:t>
            </w:r>
          </w:p>
        </w:tc>
        <w:tc>
          <w:tcPr>
            <w:tcW w:w="3388" w:type="dxa"/>
            <w:tcPrChange w:id="2246" w:author="Jarno Nieminen" w:date="2014-06-11T12:40:00Z">
              <w:tcPr>
                <w:tcW w:w="3388" w:type="dxa"/>
                <w:gridSpan w:val="2"/>
              </w:tcPr>
            </w:tcPrChange>
          </w:tcPr>
          <w:p w14:paraId="708A5A15" w14:textId="77777777" w:rsidR="006A2F41" w:rsidRPr="00D82A73" w:rsidRDefault="006A2F41" w:rsidP="0026766E">
            <w:r w:rsidRPr="00D82A73">
              <w:t xml:space="preserve">Indikerar om formuläret är obligatoriskt att fylla i av användaren. </w:t>
            </w:r>
          </w:p>
          <w:p w14:paraId="06AEBEA9" w14:textId="77777777" w:rsidR="006A2F41" w:rsidRPr="00D82A73" w:rsidRDefault="006A2F41" w:rsidP="0026766E">
            <w:r w:rsidRPr="00D82A73">
              <w:t>T.ex. Ett obligatoriskt formulär kan indikerar att formuläret är en del av en vårdprocess.</w:t>
            </w:r>
          </w:p>
        </w:tc>
        <w:tc>
          <w:tcPr>
            <w:tcW w:w="1140" w:type="dxa"/>
            <w:tcPrChange w:id="2247" w:author="Jarno Nieminen" w:date="2014-06-11T12:40:00Z">
              <w:tcPr>
                <w:tcW w:w="1140" w:type="dxa"/>
                <w:gridSpan w:val="2"/>
              </w:tcPr>
            </w:tcPrChange>
          </w:tcPr>
          <w:p w14:paraId="78D50393" w14:textId="77777777" w:rsidR="006A2F41" w:rsidRPr="00D82A73" w:rsidRDefault="006A2F41" w:rsidP="0026766E">
            <w:pPr>
              <w:rPr>
                <w:rFonts w:eastAsia="Arial Unicode MS"/>
              </w:rPr>
            </w:pPr>
            <w:r w:rsidRPr="00D82A73">
              <w:rPr>
                <w:rFonts w:eastAsia="Arial Unicode MS"/>
              </w:rPr>
              <w:t>S/F</w:t>
            </w:r>
          </w:p>
        </w:tc>
        <w:tc>
          <w:tcPr>
            <w:tcW w:w="720" w:type="dxa"/>
            <w:tcPrChange w:id="2248" w:author="Jarno Nieminen" w:date="2014-06-11T12:40:00Z">
              <w:tcPr>
                <w:tcW w:w="720" w:type="dxa"/>
                <w:gridSpan w:val="2"/>
              </w:tcPr>
            </w:tcPrChange>
          </w:tcPr>
          <w:p w14:paraId="1EF728B9" w14:textId="77777777" w:rsidR="006A2F41" w:rsidRPr="00D82A73" w:rsidRDefault="006A2F41" w:rsidP="0026766E">
            <w:pPr>
              <w:rPr>
                <w:rFonts w:eastAsia="Arial Unicode MS"/>
              </w:rPr>
            </w:pPr>
            <w:r w:rsidRPr="00D82A73">
              <w:rPr>
                <w:rFonts w:eastAsia="Arial Unicode MS"/>
              </w:rPr>
              <w:t>1</w:t>
            </w:r>
          </w:p>
        </w:tc>
        <w:tc>
          <w:tcPr>
            <w:tcW w:w="1800" w:type="dxa"/>
            <w:tcPrChange w:id="2249" w:author="Jarno Nieminen" w:date="2014-06-11T12:40:00Z">
              <w:tcPr>
                <w:tcW w:w="1800" w:type="dxa"/>
                <w:gridSpan w:val="2"/>
              </w:tcPr>
            </w:tcPrChange>
          </w:tcPr>
          <w:p w14:paraId="0AE200AD" w14:textId="77777777" w:rsidR="006A2F41" w:rsidRPr="00D82A73" w:rsidRDefault="006A2F41" w:rsidP="0026766E">
            <w:r w:rsidRPr="00D82A73">
              <w:t>True = obligatoriskt</w:t>
            </w:r>
          </w:p>
          <w:p w14:paraId="1B409A8E" w14:textId="77777777" w:rsidR="006A2F41" w:rsidRPr="00D82A73" w:rsidRDefault="006A2F41" w:rsidP="0026766E">
            <w:pPr>
              <w:rPr>
                <w:rFonts w:eastAsia="Arial Unicode MS"/>
              </w:rPr>
            </w:pPr>
            <w:r w:rsidRPr="00D82A73">
              <w:rPr>
                <w:szCs w:val="20"/>
              </w:rPr>
              <w:t>False = Frivilligt</w:t>
            </w:r>
          </w:p>
        </w:tc>
        <w:tc>
          <w:tcPr>
            <w:tcW w:w="1920" w:type="dxa"/>
            <w:tcPrChange w:id="2250" w:author="Jarno Nieminen" w:date="2014-06-11T12:40:00Z">
              <w:tcPr>
                <w:tcW w:w="1920" w:type="dxa"/>
                <w:gridSpan w:val="2"/>
              </w:tcPr>
            </w:tcPrChange>
          </w:tcPr>
          <w:p w14:paraId="18760BC9" w14:textId="77777777" w:rsidR="006A2F41" w:rsidRPr="00D82A73" w:rsidRDefault="006A2F41" w:rsidP="0026766E">
            <w:pPr>
              <w:rPr>
                <w:rFonts w:ascii="Arial" w:eastAsia="Arial Unicode MS" w:hAnsi="Arial"/>
              </w:rPr>
            </w:pPr>
          </w:p>
        </w:tc>
        <w:tc>
          <w:tcPr>
            <w:tcW w:w="1200" w:type="dxa"/>
            <w:shd w:val="clear" w:color="auto" w:fill="auto"/>
            <w:tcPrChange w:id="2251" w:author="Jarno Nieminen" w:date="2014-06-11T12:40:00Z">
              <w:tcPr>
                <w:tcW w:w="1200" w:type="dxa"/>
                <w:gridSpan w:val="2"/>
                <w:shd w:val="clear" w:color="auto" w:fill="auto"/>
              </w:tcPr>
            </w:tcPrChange>
          </w:tcPr>
          <w:p w14:paraId="03AEDB77" w14:textId="77777777" w:rsidR="006A2F41" w:rsidRPr="00D82A73" w:rsidRDefault="006A2F41" w:rsidP="0026766E">
            <w:pPr>
              <w:rPr>
                <w:rFonts w:ascii="Arial" w:eastAsia="Arial Unicode MS" w:hAnsi="Arial"/>
              </w:rPr>
            </w:pPr>
          </w:p>
        </w:tc>
        <w:tc>
          <w:tcPr>
            <w:tcW w:w="1080" w:type="dxa"/>
            <w:shd w:val="clear" w:color="auto" w:fill="auto"/>
            <w:tcPrChange w:id="2252" w:author="Jarno Nieminen" w:date="2014-06-11T12:40:00Z">
              <w:tcPr>
                <w:tcW w:w="1080" w:type="dxa"/>
                <w:gridSpan w:val="2"/>
                <w:shd w:val="clear" w:color="auto" w:fill="auto"/>
              </w:tcPr>
            </w:tcPrChange>
          </w:tcPr>
          <w:p w14:paraId="6626159B" w14:textId="77777777" w:rsidR="006A2F41" w:rsidRPr="00D82A73" w:rsidRDefault="006A2F41" w:rsidP="0026766E">
            <w:pPr>
              <w:rPr>
                <w:rFonts w:ascii="Arial" w:eastAsia="Arial Unicode MS" w:hAnsi="Arial"/>
              </w:rPr>
            </w:pPr>
          </w:p>
        </w:tc>
        <w:tc>
          <w:tcPr>
            <w:tcW w:w="1160" w:type="dxa"/>
            <w:shd w:val="clear" w:color="auto" w:fill="auto"/>
            <w:tcPrChange w:id="2253" w:author="Jarno Nieminen" w:date="2014-06-11T12:40:00Z">
              <w:tcPr>
                <w:tcW w:w="1160" w:type="dxa"/>
                <w:gridSpan w:val="2"/>
                <w:shd w:val="clear" w:color="auto" w:fill="auto"/>
              </w:tcPr>
            </w:tcPrChange>
          </w:tcPr>
          <w:p w14:paraId="5E17D00C" w14:textId="77777777" w:rsidR="006A2F41" w:rsidRPr="00D82A73" w:rsidRDefault="006A2F41" w:rsidP="0026766E">
            <w:pPr>
              <w:rPr>
                <w:rFonts w:ascii="Arial" w:eastAsia="Arial Unicode MS" w:hAnsi="Arial"/>
              </w:rPr>
            </w:pPr>
          </w:p>
        </w:tc>
      </w:tr>
      <w:tr w:rsidR="006A2F41" w:rsidRPr="00D82A73" w14:paraId="76691F1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5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55" w:author="Jarno Nieminen" w:date="2014-06-11T12:40:00Z">
            <w:trPr>
              <w:gridAfter w:val="0"/>
              <w:trHeight w:val="217"/>
            </w:trPr>
          </w:trPrChange>
        </w:trPr>
        <w:tc>
          <w:tcPr>
            <w:tcW w:w="2567" w:type="dxa"/>
            <w:gridSpan w:val="2"/>
            <w:tcPrChange w:id="2256" w:author="Jarno Nieminen" w:date="2014-06-11T12:40:00Z">
              <w:tcPr>
                <w:tcW w:w="2567" w:type="dxa"/>
                <w:gridSpan w:val="3"/>
              </w:tcPr>
            </w:tcPrChange>
          </w:tcPr>
          <w:p w14:paraId="41475475" w14:textId="77777777" w:rsidR="006A2F41" w:rsidRPr="00D82A73" w:rsidRDefault="006A2F41" w:rsidP="0026766E">
            <w:pPr>
              <w:rPr>
                <w:rFonts w:eastAsia="Arial Unicode MS"/>
              </w:rPr>
            </w:pPr>
            <w:r w:rsidRPr="00D82A73">
              <w:rPr>
                <w:rFonts w:eastAsia="Arial Unicode MS"/>
              </w:rPr>
              <w:t>Språk (Language)</w:t>
            </w:r>
          </w:p>
        </w:tc>
        <w:tc>
          <w:tcPr>
            <w:tcW w:w="3388" w:type="dxa"/>
            <w:tcPrChange w:id="2257" w:author="Jarno Nieminen" w:date="2014-06-11T12:40:00Z">
              <w:tcPr>
                <w:tcW w:w="3388" w:type="dxa"/>
                <w:gridSpan w:val="2"/>
              </w:tcPr>
            </w:tcPrChange>
          </w:tcPr>
          <w:p w14:paraId="687FEE22" w14:textId="77777777" w:rsidR="006A2F41" w:rsidRPr="00D82A73" w:rsidRDefault="006A2F41" w:rsidP="0026766E">
            <w:pPr>
              <w:rPr>
                <w:szCs w:val="20"/>
              </w:rPr>
            </w:pPr>
            <w:r w:rsidRPr="00D82A73">
              <w:rPr>
                <w:szCs w:val="20"/>
              </w:rPr>
              <w:t xml:space="preserve">Beskriver vilket språk som används i formuläret. </w:t>
            </w:r>
          </w:p>
          <w:p w14:paraId="0EDF8232" w14:textId="77777777" w:rsidR="006A2F41" w:rsidRPr="00D82A73" w:rsidRDefault="006A2F41" w:rsidP="0026766E">
            <w:pPr>
              <w:rPr>
                <w:rFonts w:eastAsia="Arial Unicode MS"/>
                <w:szCs w:val="20"/>
              </w:rPr>
            </w:pPr>
            <w:r w:rsidRPr="00D82A73">
              <w:rPr>
                <w:szCs w:val="20"/>
              </w:rPr>
              <w:t>T.ex. sv eller en.</w:t>
            </w:r>
          </w:p>
        </w:tc>
        <w:tc>
          <w:tcPr>
            <w:tcW w:w="1140" w:type="dxa"/>
            <w:tcPrChange w:id="2258" w:author="Jarno Nieminen" w:date="2014-06-11T12:40:00Z">
              <w:tcPr>
                <w:tcW w:w="1140" w:type="dxa"/>
                <w:gridSpan w:val="2"/>
              </w:tcPr>
            </w:tcPrChange>
          </w:tcPr>
          <w:p w14:paraId="2F926499" w14:textId="77777777" w:rsidR="006A2F41" w:rsidRPr="00D82A73" w:rsidRDefault="006A2F41" w:rsidP="0026766E">
            <w:pPr>
              <w:rPr>
                <w:rFonts w:eastAsia="Arial Unicode MS"/>
              </w:rPr>
            </w:pPr>
            <w:r w:rsidRPr="00D82A73">
              <w:rPr>
                <w:rFonts w:eastAsia="Arial Unicode MS"/>
              </w:rPr>
              <w:t>KTOV</w:t>
            </w:r>
          </w:p>
        </w:tc>
        <w:tc>
          <w:tcPr>
            <w:tcW w:w="720" w:type="dxa"/>
            <w:tcPrChange w:id="2259" w:author="Jarno Nieminen" w:date="2014-06-11T12:40:00Z">
              <w:tcPr>
                <w:tcW w:w="720" w:type="dxa"/>
                <w:gridSpan w:val="2"/>
              </w:tcPr>
            </w:tcPrChange>
          </w:tcPr>
          <w:p w14:paraId="1E2A1069" w14:textId="77777777" w:rsidR="006A2F41" w:rsidRPr="00D82A73" w:rsidRDefault="006A2F41" w:rsidP="0026766E">
            <w:pPr>
              <w:rPr>
                <w:rFonts w:eastAsia="Arial Unicode MS"/>
              </w:rPr>
            </w:pPr>
            <w:r w:rsidRPr="00D82A73">
              <w:rPr>
                <w:rFonts w:eastAsia="Arial Unicode MS"/>
              </w:rPr>
              <w:t>1</w:t>
            </w:r>
          </w:p>
        </w:tc>
        <w:tc>
          <w:tcPr>
            <w:tcW w:w="1800" w:type="dxa"/>
            <w:tcPrChange w:id="2260" w:author="Jarno Nieminen" w:date="2014-06-11T12:40:00Z">
              <w:tcPr>
                <w:tcW w:w="1800" w:type="dxa"/>
                <w:gridSpan w:val="2"/>
              </w:tcPr>
            </w:tcPrChange>
          </w:tcPr>
          <w:p w14:paraId="4EC442EB" w14:textId="77777777" w:rsidR="006A2F41" w:rsidRPr="00D82A73" w:rsidRDefault="006A2F41" w:rsidP="0026766E">
            <w:pPr>
              <w:rPr>
                <w:rFonts w:eastAsia="Arial Unicode MS"/>
              </w:rPr>
            </w:pPr>
            <w:r w:rsidRPr="00D82A73">
              <w:rPr>
                <w:rFonts w:eastAsia="Arial Unicode MS"/>
              </w:rPr>
              <w:t xml:space="preserve">KV Språk. </w:t>
            </w:r>
          </w:p>
        </w:tc>
        <w:tc>
          <w:tcPr>
            <w:tcW w:w="1920" w:type="dxa"/>
            <w:tcPrChange w:id="2261" w:author="Jarno Nieminen" w:date="2014-06-11T12:40:00Z">
              <w:tcPr>
                <w:tcW w:w="1920" w:type="dxa"/>
                <w:gridSpan w:val="2"/>
              </w:tcPr>
            </w:tcPrChange>
          </w:tcPr>
          <w:p w14:paraId="5A4802BE" w14:textId="77777777" w:rsidR="006A2F41" w:rsidRPr="00D82A73" w:rsidRDefault="006A2F41" w:rsidP="0026766E">
            <w:pPr>
              <w:rPr>
                <w:rFonts w:ascii="Arial" w:eastAsia="Arial Unicode MS" w:hAnsi="Arial"/>
              </w:rPr>
            </w:pPr>
            <w:r w:rsidRPr="00D82A73">
              <w:rPr>
                <w:rFonts w:eastAsia="Arial Unicode MS"/>
              </w:rPr>
              <w:t>Kodverk för språk Innehåller språkkoder som utgår från SS-ISO 639-1:2005</w:t>
            </w:r>
          </w:p>
        </w:tc>
        <w:tc>
          <w:tcPr>
            <w:tcW w:w="1200" w:type="dxa"/>
            <w:shd w:val="clear" w:color="auto" w:fill="auto"/>
            <w:tcPrChange w:id="2262" w:author="Jarno Nieminen" w:date="2014-06-11T12:40:00Z">
              <w:tcPr>
                <w:tcW w:w="1200" w:type="dxa"/>
                <w:gridSpan w:val="2"/>
                <w:shd w:val="clear" w:color="auto" w:fill="auto"/>
              </w:tcPr>
            </w:tcPrChange>
          </w:tcPr>
          <w:p w14:paraId="179E16E8" w14:textId="77777777" w:rsidR="006A2F41" w:rsidRPr="00D82A73" w:rsidRDefault="006A2F41" w:rsidP="0026766E">
            <w:pPr>
              <w:rPr>
                <w:rFonts w:ascii="Arial" w:eastAsia="Arial Unicode MS" w:hAnsi="Arial"/>
              </w:rPr>
            </w:pPr>
          </w:p>
        </w:tc>
        <w:tc>
          <w:tcPr>
            <w:tcW w:w="1080" w:type="dxa"/>
            <w:shd w:val="clear" w:color="auto" w:fill="auto"/>
            <w:tcPrChange w:id="2263" w:author="Jarno Nieminen" w:date="2014-06-11T12:40:00Z">
              <w:tcPr>
                <w:tcW w:w="1080" w:type="dxa"/>
                <w:gridSpan w:val="2"/>
                <w:shd w:val="clear" w:color="auto" w:fill="auto"/>
              </w:tcPr>
            </w:tcPrChange>
          </w:tcPr>
          <w:p w14:paraId="26E17AA1" w14:textId="77777777" w:rsidR="006A2F41" w:rsidRPr="00D82A73" w:rsidRDefault="006A2F41" w:rsidP="0026766E">
            <w:pPr>
              <w:rPr>
                <w:rFonts w:ascii="Arial" w:eastAsia="Arial Unicode MS" w:hAnsi="Arial"/>
              </w:rPr>
            </w:pPr>
          </w:p>
        </w:tc>
        <w:tc>
          <w:tcPr>
            <w:tcW w:w="1160" w:type="dxa"/>
            <w:shd w:val="clear" w:color="auto" w:fill="auto"/>
            <w:tcPrChange w:id="2264" w:author="Jarno Nieminen" w:date="2014-06-11T12:40:00Z">
              <w:tcPr>
                <w:tcW w:w="1160" w:type="dxa"/>
                <w:gridSpan w:val="2"/>
                <w:shd w:val="clear" w:color="auto" w:fill="auto"/>
              </w:tcPr>
            </w:tcPrChange>
          </w:tcPr>
          <w:p w14:paraId="332A3CBE" w14:textId="77777777" w:rsidR="006A2F41" w:rsidRPr="00D82A73" w:rsidRDefault="006A2F41" w:rsidP="0026766E">
            <w:pPr>
              <w:rPr>
                <w:rFonts w:ascii="Arial" w:eastAsia="Arial Unicode MS" w:hAnsi="Arial"/>
              </w:rPr>
            </w:pPr>
          </w:p>
        </w:tc>
      </w:tr>
      <w:tr w:rsidR="006A2F41" w:rsidRPr="00D82A73" w14:paraId="046DCA9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6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66" w:author="Jarno Nieminen" w:date="2014-06-11T12:40:00Z">
            <w:trPr>
              <w:gridAfter w:val="0"/>
              <w:trHeight w:val="217"/>
            </w:trPr>
          </w:trPrChange>
        </w:trPr>
        <w:tc>
          <w:tcPr>
            <w:tcW w:w="2567" w:type="dxa"/>
            <w:gridSpan w:val="2"/>
            <w:tcPrChange w:id="2267" w:author="Jarno Nieminen" w:date="2014-06-11T12:40:00Z">
              <w:tcPr>
                <w:tcW w:w="2567" w:type="dxa"/>
                <w:gridSpan w:val="3"/>
              </w:tcPr>
            </w:tcPrChange>
          </w:tcPr>
          <w:p w14:paraId="39DA7592" w14:textId="77777777" w:rsidR="006A2F41" w:rsidRPr="00D82A73" w:rsidRDefault="006A2F41" w:rsidP="0026766E">
            <w:pPr>
              <w:rPr>
                <w:rFonts w:eastAsia="Arial Unicode MS"/>
              </w:rPr>
            </w:pPr>
            <w:r w:rsidRPr="00D82A73">
              <w:rPr>
                <w:rFonts w:eastAsia="Arial Unicode MS"/>
              </w:rPr>
              <w:t xml:space="preserve">Rubrik </w:t>
            </w:r>
          </w:p>
          <w:p w14:paraId="0CDD2F25" w14:textId="77777777" w:rsidR="006A2F41" w:rsidRPr="00D82A73" w:rsidRDefault="006A2F41" w:rsidP="0026766E">
            <w:pPr>
              <w:rPr>
                <w:rFonts w:eastAsia="Arial Unicode MS"/>
              </w:rPr>
            </w:pPr>
            <w:r w:rsidRPr="00D82A73">
              <w:rPr>
                <w:rFonts w:eastAsia="Arial Unicode MS"/>
              </w:rPr>
              <w:t>(FormTitle)</w:t>
            </w:r>
          </w:p>
        </w:tc>
        <w:tc>
          <w:tcPr>
            <w:tcW w:w="3388" w:type="dxa"/>
            <w:tcPrChange w:id="2268" w:author="Jarno Nieminen" w:date="2014-06-11T12:40:00Z">
              <w:tcPr>
                <w:tcW w:w="3388" w:type="dxa"/>
                <w:gridSpan w:val="2"/>
              </w:tcPr>
            </w:tcPrChange>
          </w:tcPr>
          <w:p w14:paraId="1C664E66" w14:textId="77777777" w:rsidR="006A2F41" w:rsidRPr="00D82A73" w:rsidRDefault="006A2F41" w:rsidP="0026766E">
            <w:pPr>
              <w:rPr>
                <w:rFonts w:eastAsia="Arial Unicode MS"/>
              </w:rPr>
            </w:pPr>
            <w:r w:rsidRPr="00D82A73">
              <w:rPr>
                <w:rFonts w:eastAsia="Arial Unicode MS"/>
              </w:rPr>
              <w:t xml:space="preserve">Mallens/formulärets rubrik. Används på formulärets introduktionssida. </w:t>
            </w:r>
          </w:p>
        </w:tc>
        <w:tc>
          <w:tcPr>
            <w:tcW w:w="1140" w:type="dxa"/>
            <w:tcPrChange w:id="2269" w:author="Jarno Nieminen" w:date="2014-06-11T12:40:00Z">
              <w:tcPr>
                <w:tcW w:w="1140" w:type="dxa"/>
                <w:gridSpan w:val="2"/>
              </w:tcPr>
            </w:tcPrChange>
          </w:tcPr>
          <w:p w14:paraId="1BDA5C20" w14:textId="77777777" w:rsidR="006A2F41" w:rsidRPr="00D82A73" w:rsidRDefault="006A2F41" w:rsidP="0026766E">
            <w:pPr>
              <w:rPr>
                <w:rFonts w:eastAsia="Arial Unicode MS"/>
              </w:rPr>
            </w:pPr>
            <w:r w:rsidRPr="00D82A73">
              <w:rPr>
                <w:rFonts w:eastAsia="Arial Unicode MS"/>
              </w:rPr>
              <w:t>TXT</w:t>
            </w:r>
          </w:p>
        </w:tc>
        <w:tc>
          <w:tcPr>
            <w:tcW w:w="720" w:type="dxa"/>
            <w:tcPrChange w:id="2270" w:author="Jarno Nieminen" w:date="2014-06-11T12:40:00Z">
              <w:tcPr>
                <w:tcW w:w="720" w:type="dxa"/>
                <w:gridSpan w:val="2"/>
              </w:tcPr>
            </w:tcPrChange>
          </w:tcPr>
          <w:p w14:paraId="230CEC87" w14:textId="77777777" w:rsidR="006A2F41" w:rsidRPr="00D82A73" w:rsidRDefault="006A2F41" w:rsidP="0026766E">
            <w:pPr>
              <w:rPr>
                <w:rFonts w:eastAsia="Arial Unicode MS"/>
              </w:rPr>
            </w:pPr>
            <w:r w:rsidRPr="00D82A73">
              <w:rPr>
                <w:rFonts w:eastAsia="Arial Unicode MS"/>
              </w:rPr>
              <w:t>0..1</w:t>
            </w:r>
          </w:p>
        </w:tc>
        <w:tc>
          <w:tcPr>
            <w:tcW w:w="1800" w:type="dxa"/>
            <w:tcPrChange w:id="2271" w:author="Jarno Nieminen" w:date="2014-06-11T12:40:00Z">
              <w:tcPr>
                <w:tcW w:w="1800" w:type="dxa"/>
                <w:gridSpan w:val="2"/>
              </w:tcPr>
            </w:tcPrChange>
          </w:tcPr>
          <w:p w14:paraId="41DAB3A9" w14:textId="77777777" w:rsidR="006A2F41" w:rsidRPr="00D82A73" w:rsidRDefault="006A2F41" w:rsidP="0026766E">
            <w:pPr>
              <w:rPr>
                <w:rFonts w:eastAsia="Arial Unicode MS"/>
              </w:rPr>
            </w:pPr>
          </w:p>
        </w:tc>
        <w:tc>
          <w:tcPr>
            <w:tcW w:w="1920" w:type="dxa"/>
            <w:tcPrChange w:id="2272" w:author="Jarno Nieminen" w:date="2014-06-11T12:40:00Z">
              <w:tcPr>
                <w:tcW w:w="1920" w:type="dxa"/>
                <w:gridSpan w:val="2"/>
              </w:tcPr>
            </w:tcPrChange>
          </w:tcPr>
          <w:p w14:paraId="7E2B3235" w14:textId="77777777" w:rsidR="006A2F41" w:rsidRPr="00D82A73" w:rsidRDefault="006A2F41" w:rsidP="0026766E">
            <w:pPr>
              <w:rPr>
                <w:rFonts w:ascii="Arial" w:eastAsia="Arial Unicode MS" w:hAnsi="Arial"/>
              </w:rPr>
            </w:pPr>
          </w:p>
        </w:tc>
        <w:tc>
          <w:tcPr>
            <w:tcW w:w="1200" w:type="dxa"/>
            <w:shd w:val="clear" w:color="auto" w:fill="auto"/>
            <w:tcPrChange w:id="2273" w:author="Jarno Nieminen" w:date="2014-06-11T12:40:00Z">
              <w:tcPr>
                <w:tcW w:w="1200" w:type="dxa"/>
                <w:gridSpan w:val="2"/>
                <w:shd w:val="clear" w:color="auto" w:fill="auto"/>
              </w:tcPr>
            </w:tcPrChange>
          </w:tcPr>
          <w:p w14:paraId="5A3216F6" w14:textId="77777777" w:rsidR="006A2F41" w:rsidRPr="00D82A73" w:rsidRDefault="006A2F41" w:rsidP="0026766E">
            <w:pPr>
              <w:rPr>
                <w:rFonts w:ascii="Arial" w:eastAsia="Arial Unicode MS" w:hAnsi="Arial"/>
              </w:rPr>
            </w:pPr>
          </w:p>
        </w:tc>
        <w:tc>
          <w:tcPr>
            <w:tcW w:w="1080" w:type="dxa"/>
            <w:shd w:val="clear" w:color="auto" w:fill="auto"/>
            <w:tcPrChange w:id="2274" w:author="Jarno Nieminen" w:date="2014-06-11T12:40:00Z">
              <w:tcPr>
                <w:tcW w:w="1080" w:type="dxa"/>
                <w:gridSpan w:val="2"/>
                <w:shd w:val="clear" w:color="auto" w:fill="auto"/>
              </w:tcPr>
            </w:tcPrChange>
          </w:tcPr>
          <w:p w14:paraId="4EA7B102" w14:textId="77777777" w:rsidR="006A2F41" w:rsidRPr="00D82A73" w:rsidRDefault="006A2F41" w:rsidP="0026766E">
            <w:pPr>
              <w:rPr>
                <w:rFonts w:ascii="Arial" w:eastAsia="Arial Unicode MS" w:hAnsi="Arial"/>
              </w:rPr>
            </w:pPr>
          </w:p>
        </w:tc>
        <w:tc>
          <w:tcPr>
            <w:tcW w:w="1160" w:type="dxa"/>
            <w:shd w:val="clear" w:color="auto" w:fill="auto"/>
            <w:tcPrChange w:id="2275" w:author="Jarno Nieminen" w:date="2014-06-11T12:40:00Z">
              <w:tcPr>
                <w:tcW w:w="1160" w:type="dxa"/>
                <w:gridSpan w:val="2"/>
                <w:shd w:val="clear" w:color="auto" w:fill="auto"/>
              </w:tcPr>
            </w:tcPrChange>
          </w:tcPr>
          <w:p w14:paraId="123E8B2C" w14:textId="77777777" w:rsidR="006A2F41" w:rsidRPr="00D82A73" w:rsidRDefault="006A2F41" w:rsidP="0026766E">
            <w:pPr>
              <w:rPr>
                <w:rFonts w:ascii="Arial" w:eastAsia="Arial Unicode MS" w:hAnsi="Arial"/>
              </w:rPr>
            </w:pPr>
          </w:p>
        </w:tc>
      </w:tr>
      <w:tr w:rsidR="006A2F41" w:rsidRPr="00D82A73" w14:paraId="21D9046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7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77" w:author="Jarno Nieminen" w:date="2014-06-11T12:40:00Z">
            <w:trPr>
              <w:gridAfter w:val="0"/>
              <w:trHeight w:val="217"/>
            </w:trPr>
          </w:trPrChange>
        </w:trPr>
        <w:tc>
          <w:tcPr>
            <w:tcW w:w="2567" w:type="dxa"/>
            <w:gridSpan w:val="2"/>
            <w:tcPrChange w:id="2278" w:author="Jarno Nieminen" w:date="2014-06-11T12:40:00Z">
              <w:tcPr>
                <w:tcW w:w="2567" w:type="dxa"/>
                <w:gridSpan w:val="3"/>
              </w:tcPr>
            </w:tcPrChange>
          </w:tcPr>
          <w:p w14:paraId="0302A249" w14:textId="77777777" w:rsidR="006A2F41" w:rsidRPr="00D82A73" w:rsidRDefault="006A2F41" w:rsidP="0026766E">
            <w:pPr>
              <w:rPr>
                <w:rFonts w:eastAsia="Arial Unicode MS"/>
              </w:rPr>
            </w:pPr>
            <w:r w:rsidRPr="00D82A73">
              <w:rPr>
                <w:rFonts w:eastAsia="Arial Unicode MS"/>
              </w:rPr>
              <w:t>Mallens namn</w:t>
            </w:r>
          </w:p>
          <w:p w14:paraId="1718754E" w14:textId="77777777" w:rsidR="006A2F41" w:rsidRPr="00D82A73" w:rsidRDefault="006A2F41" w:rsidP="0026766E">
            <w:pPr>
              <w:rPr>
                <w:rFonts w:eastAsia="Arial Unicode MS"/>
              </w:rPr>
            </w:pPr>
            <w:r w:rsidRPr="00D82A73">
              <w:rPr>
                <w:rFonts w:eastAsia="Arial Unicode MS"/>
              </w:rPr>
              <w:lastRenderedPageBreak/>
              <w:t>(FormName)</w:t>
            </w:r>
          </w:p>
        </w:tc>
        <w:tc>
          <w:tcPr>
            <w:tcW w:w="3388" w:type="dxa"/>
            <w:tcPrChange w:id="2279" w:author="Jarno Nieminen" w:date="2014-06-11T12:40:00Z">
              <w:tcPr>
                <w:tcW w:w="3388" w:type="dxa"/>
                <w:gridSpan w:val="2"/>
              </w:tcPr>
            </w:tcPrChange>
          </w:tcPr>
          <w:p w14:paraId="20590051" w14:textId="77777777" w:rsidR="006A2F41" w:rsidRPr="00D82A73" w:rsidRDefault="006A2F41" w:rsidP="0026766E">
            <w:pPr>
              <w:rPr>
                <w:rFonts w:eastAsia="Arial Unicode MS"/>
              </w:rPr>
            </w:pPr>
            <w:r w:rsidRPr="00D82A73">
              <w:rPr>
                <w:rFonts w:eastAsia="Arial Unicode MS"/>
              </w:rPr>
              <w:lastRenderedPageBreak/>
              <w:t>Mallens namn.</w:t>
            </w:r>
          </w:p>
          <w:p w14:paraId="116DD8C7" w14:textId="77777777" w:rsidR="006A2F41" w:rsidRPr="00D82A73" w:rsidRDefault="006A2F41" w:rsidP="0026766E">
            <w:pPr>
              <w:rPr>
                <w:rFonts w:eastAsia="Arial Unicode MS"/>
              </w:rPr>
            </w:pPr>
            <w:r w:rsidRPr="00D82A73">
              <w:rPr>
                <w:rFonts w:eastAsia="Arial Unicode MS"/>
              </w:rPr>
              <w:lastRenderedPageBreak/>
              <w:t>T.ex. Hälsodeklaration Mödravård</w:t>
            </w:r>
          </w:p>
        </w:tc>
        <w:tc>
          <w:tcPr>
            <w:tcW w:w="1140" w:type="dxa"/>
            <w:tcPrChange w:id="2280" w:author="Jarno Nieminen" w:date="2014-06-11T12:40:00Z">
              <w:tcPr>
                <w:tcW w:w="1140" w:type="dxa"/>
                <w:gridSpan w:val="2"/>
              </w:tcPr>
            </w:tcPrChange>
          </w:tcPr>
          <w:p w14:paraId="3E220A5B"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2281" w:author="Jarno Nieminen" w:date="2014-06-11T12:40:00Z">
              <w:tcPr>
                <w:tcW w:w="720" w:type="dxa"/>
                <w:gridSpan w:val="2"/>
              </w:tcPr>
            </w:tcPrChange>
          </w:tcPr>
          <w:p w14:paraId="3AF42A83" w14:textId="77777777" w:rsidR="006A2F41" w:rsidRPr="00D82A73" w:rsidRDefault="006A2F41" w:rsidP="0026766E">
            <w:pPr>
              <w:rPr>
                <w:rFonts w:eastAsia="Arial Unicode MS"/>
              </w:rPr>
            </w:pPr>
            <w:r w:rsidRPr="00D82A73">
              <w:rPr>
                <w:rFonts w:eastAsia="Arial Unicode MS"/>
              </w:rPr>
              <w:t>1</w:t>
            </w:r>
          </w:p>
        </w:tc>
        <w:tc>
          <w:tcPr>
            <w:tcW w:w="1800" w:type="dxa"/>
            <w:tcPrChange w:id="2282" w:author="Jarno Nieminen" w:date="2014-06-11T12:40:00Z">
              <w:tcPr>
                <w:tcW w:w="1800" w:type="dxa"/>
                <w:gridSpan w:val="2"/>
              </w:tcPr>
            </w:tcPrChange>
          </w:tcPr>
          <w:p w14:paraId="440FBB2E" w14:textId="77777777" w:rsidR="006A2F41" w:rsidRPr="00D82A73" w:rsidRDefault="006A2F41" w:rsidP="0026766E">
            <w:pPr>
              <w:rPr>
                <w:rFonts w:eastAsia="Arial Unicode MS"/>
              </w:rPr>
            </w:pPr>
          </w:p>
        </w:tc>
        <w:tc>
          <w:tcPr>
            <w:tcW w:w="1920" w:type="dxa"/>
            <w:tcPrChange w:id="2283" w:author="Jarno Nieminen" w:date="2014-06-11T12:40:00Z">
              <w:tcPr>
                <w:tcW w:w="1920" w:type="dxa"/>
                <w:gridSpan w:val="2"/>
              </w:tcPr>
            </w:tcPrChange>
          </w:tcPr>
          <w:p w14:paraId="2A8CBA84" w14:textId="77777777" w:rsidR="006A2F41" w:rsidRPr="00D82A73" w:rsidRDefault="006A2F41" w:rsidP="0026766E">
            <w:pPr>
              <w:rPr>
                <w:rFonts w:ascii="Arial" w:eastAsia="Arial Unicode MS" w:hAnsi="Arial"/>
              </w:rPr>
            </w:pPr>
          </w:p>
        </w:tc>
        <w:tc>
          <w:tcPr>
            <w:tcW w:w="1200" w:type="dxa"/>
            <w:shd w:val="clear" w:color="auto" w:fill="auto"/>
            <w:tcPrChange w:id="2284" w:author="Jarno Nieminen" w:date="2014-06-11T12:40:00Z">
              <w:tcPr>
                <w:tcW w:w="1200" w:type="dxa"/>
                <w:gridSpan w:val="2"/>
                <w:shd w:val="clear" w:color="auto" w:fill="auto"/>
              </w:tcPr>
            </w:tcPrChange>
          </w:tcPr>
          <w:p w14:paraId="73DC1585" w14:textId="77777777" w:rsidR="006A2F41" w:rsidRPr="00D82A73" w:rsidRDefault="006A2F41" w:rsidP="0026766E">
            <w:pPr>
              <w:rPr>
                <w:rFonts w:ascii="Arial" w:eastAsia="Arial Unicode MS" w:hAnsi="Arial"/>
              </w:rPr>
            </w:pPr>
          </w:p>
        </w:tc>
        <w:tc>
          <w:tcPr>
            <w:tcW w:w="1080" w:type="dxa"/>
            <w:shd w:val="clear" w:color="auto" w:fill="auto"/>
            <w:tcPrChange w:id="2285" w:author="Jarno Nieminen" w:date="2014-06-11T12:40:00Z">
              <w:tcPr>
                <w:tcW w:w="1080" w:type="dxa"/>
                <w:gridSpan w:val="2"/>
                <w:shd w:val="clear" w:color="auto" w:fill="auto"/>
              </w:tcPr>
            </w:tcPrChange>
          </w:tcPr>
          <w:p w14:paraId="5D3278AA" w14:textId="77777777" w:rsidR="006A2F41" w:rsidRPr="00D82A73" w:rsidRDefault="006A2F41" w:rsidP="0026766E">
            <w:pPr>
              <w:rPr>
                <w:rFonts w:ascii="Arial" w:eastAsia="Arial Unicode MS" w:hAnsi="Arial"/>
              </w:rPr>
            </w:pPr>
          </w:p>
        </w:tc>
        <w:tc>
          <w:tcPr>
            <w:tcW w:w="1160" w:type="dxa"/>
            <w:shd w:val="clear" w:color="auto" w:fill="auto"/>
            <w:tcPrChange w:id="2286" w:author="Jarno Nieminen" w:date="2014-06-11T12:40:00Z">
              <w:tcPr>
                <w:tcW w:w="1160" w:type="dxa"/>
                <w:gridSpan w:val="2"/>
                <w:shd w:val="clear" w:color="auto" w:fill="auto"/>
              </w:tcPr>
            </w:tcPrChange>
          </w:tcPr>
          <w:p w14:paraId="744BFA94" w14:textId="77777777" w:rsidR="006A2F41" w:rsidRPr="00D82A73" w:rsidRDefault="006A2F41" w:rsidP="0026766E">
            <w:pPr>
              <w:rPr>
                <w:rFonts w:ascii="Arial" w:eastAsia="Arial Unicode MS" w:hAnsi="Arial"/>
              </w:rPr>
            </w:pPr>
          </w:p>
        </w:tc>
      </w:tr>
      <w:tr w:rsidR="006A2F41" w:rsidRPr="00D82A73" w14:paraId="6EBEE9EC" w14:textId="77777777" w:rsidTr="0026766E">
        <w:trPr>
          <w:trHeight w:val="217"/>
        </w:trPr>
        <w:tc>
          <w:tcPr>
            <w:tcW w:w="2567" w:type="dxa"/>
            <w:gridSpan w:val="2"/>
          </w:tcPr>
          <w:p w14:paraId="1D8A374A" w14:textId="77777777" w:rsidR="006A2F41" w:rsidRPr="00D82A73" w:rsidRDefault="006A2F41" w:rsidP="0026766E">
            <w:pPr>
              <w:rPr>
                <w:rFonts w:eastAsia="Arial Unicode MS"/>
              </w:rPr>
            </w:pPr>
            <w:r w:rsidRPr="00D82A73">
              <w:rPr>
                <w:rFonts w:eastAsia="Arial Unicode MS"/>
              </w:rPr>
              <w:lastRenderedPageBreak/>
              <w:t>Formulärbeskrivning (Description)</w:t>
            </w:r>
          </w:p>
        </w:tc>
        <w:tc>
          <w:tcPr>
            <w:tcW w:w="3388" w:type="dxa"/>
          </w:tcPr>
          <w:p w14:paraId="5A77C5E2" w14:textId="77777777" w:rsidR="006A2F41" w:rsidRPr="00D82A73" w:rsidRDefault="006A2F41" w:rsidP="0026766E">
            <w:pPr>
              <w:rPr>
                <w:rFonts w:eastAsia="Arial Unicode MS"/>
              </w:rPr>
            </w:pPr>
            <w:r w:rsidRPr="00D82A73">
              <w:rPr>
                <w:rFonts w:eastAsia="Arial Unicode MS"/>
              </w:rPr>
              <w:t>Formulärets beskrivning och instruktioner.</w:t>
            </w:r>
          </w:p>
          <w:p w14:paraId="3FEF4B30" w14:textId="7D926E85" w:rsidR="006A2F41" w:rsidRPr="00D82A73" w:rsidRDefault="006A2F41" w:rsidP="0026766E">
            <w:pPr>
              <w:rPr>
                <w:rFonts w:eastAsia="Arial Unicode MS"/>
              </w:rPr>
            </w:pPr>
            <w:r w:rsidRPr="00D82A73">
              <w:rPr>
                <w:rFonts w:eastAsia="Arial Unicode MS"/>
              </w:rPr>
              <w:t>T.ex. Formuläret skall b</w:t>
            </w:r>
            <w:r w:rsidR="0047354F">
              <w:rPr>
                <w:rFonts w:eastAsia="Arial Unicode MS"/>
              </w:rPr>
              <w:t xml:space="preserve">esvaras innan du besöker </w:t>
            </w:r>
            <w:del w:id="2287" w:author="Jarno Nieminen" w:date="2014-06-11T12:40:00Z">
              <w:r w:rsidR="00F963D1" w:rsidRPr="00D82A73">
                <w:rPr>
                  <w:rFonts w:eastAsia="Arial Unicode MS"/>
                </w:rPr>
                <w:delText>mottageningen</w:delText>
              </w:r>
            </w:del>
            <w:ins w:id="2288" w:author="Jarno Nieminen" w:date="2014-06-11T12:40:00Z">
              <w:r w:rsidR="0047354F">
                <w:rPr>
                  <w:rFonts w:eastAsia="Arial Unicode MS"/>
                </w:rPr>
                <w:t>mottag</w:t>
              </w:r>
              <w:r w:rsidRPr="00D82A73">
                <w:rPr>
                  <w:rFonts w:eastAsia="Arial Unicode MS"/>
                </w:rPr>
                <w:t>ningen</w:t>
              </w:r>
            </w:ins>
            <w:r w:rsidRPr="00D82A73">
              <w:rPr>
                <w:rFonts w:eastAsia="Arial Unicode MS"/>
              </w:rPr>
              <w:t>.</w:t>
            </w:r>
          </w:p>
        </w:tc>
        <w:tc>
          <w:tcPr>
            <w:tcW w:w="1140" w:type="dxa"/>
          </w:tcPr>
          <w:p w14:paraId="5A245357" w14:textId="77777777" w:rsidR="006A2F41" w:rsidRPr="00D82A73" w:rsidRDefault="006A2F41" w:rsidP="0026766E">
            <w:pPr>
              <w:rPr>
                <w:rFonts w:eastAsia="Arial Unicode MS"/>
              </w:rPr>
            </w:pPr>
            <w:r w:rsidRPr="00D82A73">
              <w:rPr>
                <w:rFonts w:eastAsia="Arial Unicode MS"/>
              </w:rPr>
              <w:t>TXT</w:t>
            </w:r>
          </w:p>
        </w:tc>
        <w:tc>
          <w:tcPr>
            <w:tcW w:w="720" w:type="dxa"/>
          </w:tcPr>
          <w:p w14:paraId="3E9E27D1" w14:textId="77777777" w:rsidR="006A2F41" w:rsidRPr="00D82A73" w:rsidRDefault="006A2F41" w:rsidP="0026766E">
            <w:pPr>
              <w:rPr>
                <w:rFonts w:eastAsia="Arial Unicode MS"/>
              </w:rPr>
            </w:pPr>
            <w:r w:rsidRPr="00D82A73">
              <w:rPr>
                <w:rFonts w:eastAsia="Arial Unicode MS"/>
              </w:rPr>
              <w:t>1..0</w:t>
            </w:r>
          </w:p>
        </w:tc>
        <w:tc>
          <w:tcPr>
            <w:tcW w:w="1800" w:type="dxa"/>
          </w:tcPr>
          <w:p w14:paraId="546A5664" w14:textId="77777777" w:rsidR="006A2F41" w:rsidRPr="00D82A73" w:rsidRDefault="006A2F41" w:rsidP="0026766E">
            <w:pPr>
              <w:rPr>
                <w:rFonts w:eastAsia="Arial Unicode MS"/>
              </w:rPr>
            </w:pPr>
          </w:p>
        </w:tc>
        <w:tc>
          <w:tcPr>
            <w:tcW w:w="1920" w:type="dxa"/>
          </w:tcPr>
          <w:p w14:paraId="0E810F86" w14:textId="77777777" w:rsidR="006A2F41" w:rsidRPr="00D82A73" w:rsidRDefault="006A2F41" w:rsidP="0026766E">
            <w:pPr>
              <w:rPr>
                <w:rFonts w:ascii="Arial" w:eastAsia="Arial Unicode MS" w:hAnsi="Arial"/>
              </w:rPr>
            </w:pPr>
          </w:p>
        </w:tc>
        <w:tc>
          <w:tcPr>
            <w:tcW w:w="1200" w:type="dxa"/>
            <w:shd w:val="clear" w:color="auto" w:fill="auto"/>
          </w:tcPr>
          <w:p w14:paraId="083D4F51" w14:textId="77777777" w:rsidR="006A2F41" w:rsidRPr="00D82A73" w:rsidRDefault="006A2F41" w:rsidP="0026766E">
            <w:pPr>
              <w:rPr>
                <w:rFonts w:ascii="Arial" w:eastAsia="Arial Unicode MS" w:hAnsi="Arial"/>
              </w:rPr>
            </w:pPr>
          </w:p>
        </w:tc>
        <w:tc>
          <w:tcPr>
            <w:tcW w:w="1080" w:type="dxa"/>
            <w:shd w:val="clear" w:color="auto" w:fill="auto"/>
          </w:tcPr>
          <w:p w14:paraId="33187C6A" w14:textId="77777777" w:rsidR="006A2F41" w:rsidRPr="00D82A73" w:rsidRDefault="006A2F41" w:rsidP="0026766E">
            <w:pPr>
              <w:rPr>
                <w:rFonts w:ascii="Arial" w:eastAsia="Arial Unicode MS" w:hAnsi="Arial"/>
              </w:rPr>
            </w:pPr>
          </w:p>
        </w:tc>
        <w:tc>
          <w:tcPr>
            <w:tcW w:w="1160" w:type="dxa"/>
            <w:shd w:val="clear" w:color="auto" w:fill="auto"/>
          </w:tcPr>
          <w:p w14:paraId="4D69CBDE" w14:textId="77777777" w:rsidR="006A2F41" w:rsidRPr="00D82A73" w:rsidRDefault="006A2F41" w:rsidP="0026766E">
            <w:pPr>
              <w:rPr>
                <w:rFonts w:ascii="Arial" w:eastAsia="Arial Unicode MS" w:hAnsi="Arial"/>
              </w:rPr>
            </w:pPr>
          </w:p>
        </w:tc>
      </w:tr>
      <w:tr w:rsidR="006A2F41" w:rsidRPr="00D82A73" w14:paraId="443F881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28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290" w:author="Jarno Nieminen" w:date="2014-06-11T12:40:00Z">
            <w:trPr>
              <w:gridAfter w:val="0"/>
              <w:trHeight w:val="217"/>
            </w:trPr>
          </w:trPrChange>
        </w:trPr>
        <w:tc>
          <w:tcPr>
            <w:tcW w:w="2567" w:type="dxa"/>
            <w:gridSpan w:val="2"/>
            <w:tcPrChange w:id="2291" w:author="Jarno Nieminen" w:date="2014-06-11T12:40:00Z">
              <w:tcPr>
                <w:tcW w:w="2567" w:type="dxa"/>
                <w:gridSpan w:val="3"/>
              </w:tcPr>
            </w:tcPrChange>
          </w:tcPr>
          <w:p w14:paraId="2D21009E" w14:textId="77777777" w:rsidR="006A2F41" w:rsidRPr="00D82A73" w:rsidRDefault="006A2F41" w:rsidP="0026766E">
            <w:pPr>
              <w:rPr>
                <w:rFonts w:eastAsia="Arial Unicode MS"/>
              </w:rPr>
            </w:pPr>
            <w:r w:rsidRPr="00D82A73">
              <w:rPr>
                <w:rFonts w:eastAsia="Arial Unicode MS"/>
              </w:rPr>
              <w:t>Formulärbeskrivning för personal (DescriptionInternal)</w:t>
            </w:r>
          </w:p>
        </w:tc>
        <w:tc>
          <w:tcPr>
            <w:tcW w:w="3388" w:type="dxa"/>
            <w:tcPrChange w:id="2292" w:author="Jarno Nieminen" w:date="2014-06-11T12:40:00Z">
              <w:tcPr>
                <w:tcW w:w="3388" w:type="dxa"/>
                <w:gridSpan w:val="2"/>
              </w:tcPr>
            </w:tcPrChange>
          </w:tcPr>
          <w:p w14:paraId="662166DE" w14:textId="77777777" w:rsidR="006A2F41" w:rsidRPr="00D82A73" w:rsidRDefault="006A2F41" w:rsidP="0026766E">
            <w:pPr>
              <w:rPr>
                <w:rFonts w:eastAsia="Arial Unicode MS"/>
              </w:rPr>
            </w:pPr>
            <w:r w:rsidRPr="00D82A73">
              <w:rPr>
                <w:rFonts w:eastAsia="Arial Unicode MS"/>
              </w:rPr>
              <w:t>Formulärets beskrivning och instruktioner. Avsedd för personal.</w:t>
            </w:r>
          </w:p>
          <w:p w14:paraId="2A7438B4" w14:textId="77777777" w:rsidR="006A2F41" w:rsidRPr="00D82A73" w:rsidRDefault="006A2F41" w:rsidP="0026766E">
            <w:pPr>
              <w:rPr>
                <w:szCs w:val="20"/>
              </w:rPr>
            </w:pPr>
            <w:r w:rsidRPr="00D82A73">
              <w:rPr>
                <w:rFonts w:eastAsia="Arial Unicode MS"/>
              </w:rPr>
              <w:t xml:space="preserve"> </w:t>
            </w:r>
          </w:p>
        </w:tc>
        <w:tc>
          <w:tcPr>
            <w:tcW w:w="1140" w:type="dxa"/>
            <w:tcPrChange w:id="2293" w:author="Jarno Nieminen" w:date="2014-06-11T12:40:00Z">
              <w:tcPr>
                <w:tcW w:w="1140" w:type="dxa"/>
                <w:gridSpan w:val="2"/>
              </w:tcPr>
            </w:tcPrChange>
          </w:tcPr>
          <w:p w14:paraId="47B01400" w14:textId="77777777" w:rsidR="006A2F41" w:rsidRPr="00D82A73" w:rsidRDefault="006A2F41" w:rsidP="0026766E">
            <w:pPr>
              <w:rPr>
                <w:rFonts w:eastAsia="Arial Unicode MS"/>
              </w:rPr>
            </w:pPr>
            <w:r w:rsidRPr="00D82A73">
              <w:rPr>
                <w:rFonts w:eastAsia="Arial Unicode MS"/>
              </w:rPr>
              <w:t>TXT</w:t>
            </w:r>
          </w:p>
        </w:tc>
        <w:tc>
          <w:tcPr>
            <w:tcW w:w="720" w:type="dxa"/>
            <w:tcPrChange w:id="2294" w:author="Jarno Nieminen" w:date="2014-06-11T12:40:00Z">
              <w:tcPr>
                <w:tcW w:w="720" w:type="dxa"/>
                <w:gridSpan w:val="2"/>
              </w:tcPr>
            </w:tcPrChange>
          </w:tcPr>
          <w:p w14:paraId="48FC3032" w14:textId="77777777" w:rsidR="006A2F41" w:rsidRPr="00D82A73" w:rsidRDefault="006A2F41" w:rsidP="0026766E">
            <w:pPr>
              <w:rPr>
                <w:rFonts w:eastAsia="Arial Unicode MS"/>
              </w:rPr>
            </w:pPr>
            <w:r w:rsidRPr="00D82A73">
              <w:rPr>
                <w:rFonts w:eastAsia="Arial Unicode MS"/>
              </w:rPr>
              <w:t>1..0</w:t>
            </w:r>
          </w:p>
        </w:tc>
        <w:tc>
          <w:tcPr>
            <w:tcW w:w="1800" w:type="dxa"/>
            <w:tcPrChange w:id="2295" w:author="Jarno Nieminen" w:date="2014-06-11T12:40:00Z">
              <w:tcPr>
                <w:tcW w:w="1800" w:type="dxa"/>
                <w:gridSpan w:val="2"/>
              </w:tcPr>
            </w:tcPrChange>
          </w:tcPr>
          <w:p w14:paraId="0DD1D319" w14:textId="77777777" w:rsidR="006A2F41" w:rsidRPr="00D82A73" w:rsidRDefault="006A2F41" w:rsidP="0026766E">
            <w:pPr>
              <w:rPr>
                <w:rFonts w:eastAsia="Arial Unicode MS"/>
              </w:rPr>
            </w:pPr>
          </w:p>
        </w:tc>
        <w:tc>
          <w:tcPr>
            <w:tcW w:w="1920" w:type="dxa"/>
            <w:tcPrChange w:id="2296" w:author="Jarno Nieminen" w:date="2014-06-11T12:40:00Z">
              <w:tcPr>
                <w:tcW w:w="1920" w:type="dxa"/>
                <w:gridSpan w:val="2"/>
              </w:tcPr>
            </w:tcPrChange>
          </w:tcPr>
          <w:p w14:paraId="459C0CE5" w14:textId="77777777" w:rsidR="006A2F41" w:rsidRPr="00D82A73" w:rsidRDefault="006A2F41" w:rsidP="0026766E">
            <w:pPr>
              <w:rPr>
                <w:rFonts w:ascii="Arial" w:eastAsia="Arial Unicode MS" w:hAnsi="Arial"/>
              </w:rPr>
            </w:pPr>
          </w:p>
        </w:tc>
        <w:tc>
          <w:tcPr>
            <w:tcW w:w="1200" w:type="dxa"/>
            <w:shd w:val="clear" w:color="auto" w:fill="auto"/>
            <w:tcPrChange w:id="2297" w:author="Jarno Nieminen" w:date="2014-06-11T12:40:00Z">
              <w:tcPr>
                <w:tcW w:w="1200" w:type="dxa"/>
                <w:gridSpan w:val="2"/>
                <w:shd w:val="clear" w:color="auto" w:fill="auto"/>
              </w:tcPr>
            </w:tcPrChange>
          </w:tcPr>
          <w:p w14:paraId="0EA78A7B" w14:textId="77777777" w:rsidR="006A2F41" w:rsidRPr="00D82A73" w:rsidRDefault="006A2F41" w:rsidP="0026766E">
            <w:pPr>
              <w:rPr>
                <w:rFonts w:ascii="Arial" w:eastAsia="Arial Unicode MS" w:hAnsi="Arial"/>
              </w:rPr>
            </w:pPr>
          </w:p>
        </w:tc>
        <w:tc>
          <w:tcPr>
            <w:tcW w:w="1080" w:type="dxa"/>
            <w:shd w:val="clear" w:color="auto" w:fill="auto"/>
            <w:tcPrChange w:id="2298" w:author="Jarno Nieminen" w:date="2014-06-11T12:40:00Z">
              <w:tcPr>
                <w:tcW w:w="1080" w:type="dxa"/>
                <w:gridSpan w:val="2"/>
                <w:shd w:val="clear" w:color="auto" w:fill="auto"/>
              </w:tcPr>
            </w:tcPrChange>
          </w:tcPr>
          <w:p w14:paraId="4C7849A1" w14:textId="77777777" w:rsidR="006A2F41" w:rsidRPr="00D82A73" w:rsidRDefault="006A2F41" w:rsidP="0026766E">
            <w:pPr>
              <w:rPr>
                <w:rFonts w:ascii="Arial" w:eastAsia="Arial Unicode MS" w:hAnsi="Arial"/>
              </w:rPr>
            </w:pPr>
          </w:p>
        </w:tc>
        <w:tc>
          <w:tcPr>
            <w:tcW w:w="1160" w:type="dxa"/>
            <w:shd w:val="clear" w:color="auto" w:fill="auto"/>
            <w:tcPrChange w:id="2299" w:author="Jarno Nieminen" w:date="2014-06-11T12:40:00Z">
              <w:tcPr>
                <w:tcW w:w="1160" w:type="dxa"/>
                <w:gridSpan w:val="2"/>
                <w:shd w:val="clear" w:color="auto" w:fill="auto"/>
              </w:tcPr>
            </w:tcPrChange>
          </w:tcPr>
          <w:p w14:paraId="3DAD8120" w14:textId="77777777" w:rsidR="006A2F41" w:rsidRPr="00D82A73" w:rsidRDefault="006A2F41" w:rsidP="0026766E">
            <w:pPr>
              <w:rPr>
                <w:rFonts w:ascii="Arial" w:eastAsia="Arial Unicode MS" w:hAnsi="Arial"/>
              </w:rPr>
            </w:pPr>
          </w:p>
        </w:tc>
      </w:tr>
      <w:tr w:rsidR="006A2F41" w:rsidRPr="00D82A73" w14:paraId="2739D61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0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01" w:author="Jarno Nieminen" w:date="2014-06-11T12:40:00Z">
            <w:trPr>
              <w:gridAfter w:val="0"/>
              <w:trHeight w:val="217"/>
            </w:trPr>
          </w:trPrChange>
        </w:trPr>
        <w:tc>
          <w:tcPr>
            <w:tcW w:w="2567" w:type="dxa"/>
            <w:gridSpan w:val="2"/>
            <w:tcPrChange w:id="2302" w:author="Jarno Nieminen" w:date="2014-06-11T12:40:00Z">
              <w:tcPr>
                <w:tcW w:w="2567" w:type="dxa"/>
                <w:gridSpan w:val="3"/>
              </w:tcPr>
            </w:tcPrChange>
          </w:tcPr>
          <w:p w14:paraId="54547734" w14:textId="77777777" w:rsidR="006A2F41" w:rsidRPr="00D82A73" w:rsidRDefault="006A2F41" w:rsidP="0026766E">
            <w:pPr>
              <w:rPr>
                <w:rFonts w:eastAsia="Arial Unicode MS"/>
              </w:rPr>
            </w:pPr>
            <w:r w:rsidRPr="00D82A73">
              <w:rPr>
                <w:rFonts w:eastAsia="Arial Unicode MS"/>
              </w:rPr>
              <w:t>(FormCompleteText)</w:t>
            </w:r>
          </w:p>
        </w:tc>
        <w:tc>
          <w:tcPr>
            <w:tcW w:w="3388" w:type="dxa"/>
            <w:tcPrChange w:id="2303" w:author="Jarno Nieminen" w:date="2014-06-11T12:40:00Z">
              <w:tcPr>
                <w:tcW w:w="3388" w:type="dxa"/>
                <w:gridSpan w:val="2"/>
              </w:tcPr>
            </w:tcPrChange>
          </w:tcPr>
          <w:p w14:paraId="476DDD1B" w14:textId="77777777" w:rsidR="006A2F41" w:rsidRPr="00D82A73" w:rsidRDefault="006A2F41" w:rsidP="0026766E">
            <w:pPr>
              <w:rPr>
                <w:szCs w:val="20"/>
              </w:rPr>
            </w:pPr>
            <w:r w:rsidRPr="00D82A73">
              <w:rPr>
                <w:szCs w:val="20"/>
              </w:rPr>
              <w:t>Informationstext vid avslutat och sparat formulär.</w:t>
            </w:r>
          </w:p>
        </w:tc>
        <w:tc>
          <w:tcPr>
            <w:tcW w:w="1140" w:type="dxa"/>
            <w:tcPrChange w:id="2304" w:author="Jarno Nieminen" w:date="2014-06-11T12:40:00Z">
              <w:tcPr>
                <w:tcW w:w="1140" w:type="dxa"/>
                <w:gridSpan w:val="2"/>
              </w:tcPr>
            </w:tcPrChange>
          </w:tcPr>
          <w:p w14:paraId="5CC83F21" w14:textId="77777777" w:rsidR="006A2F41" w:rsidRPr="00D82A73" w:rsidRDefault="006A2F41" w:rsidP="0026766E">
            <w:pPr>
              <w:rPr>
                <w:rFonts w:eastAsia="Arial Unicode MS"/>
              </w:rPr>
            </w:pPr>
          </w:p>
        </w:tc>
        <w:tc>
          <w:tcPr>
            <w:tcW w:w="720" w:type="dxa"/>
            <w:tcPrChange w:id="2305" w:author="Jarno Nieminen" w:date="2014-06-11T12:40:00Z">
              <w:tcPr>
                <w:tcW w:w="720" w:type="dxa"/>
                <w:gridSpan w:val="2"/>
              </w:tcPr>
            </w:tcPrChange>
          </w:tcPr>
          <w:p w14:paraId="092ACB87" w14:textId="77777777" w:rsidR="006A2F41" w:rsidRPr="00D82A73" w:rsidRDefault="006A2F41" w:rsidP="0026766E">
            <w:pPr>
              <w:rPr>
                <w:rFonts w:eastAsia="Arial Unicode MS"/>
              </w:rPr>
            </w:pPr>
          </w:p>
        </w:tc>
        <w:tc>
          <w:tcPr>
            <w:tcW w:w="1800" w:type="dxa"/>
            <w:tcPrChange w:id="2306" w:author="Jarno Nieminen" w:date="2014-06-11T12:40:00Z">
              <w:tcPr>
                <w:tcW w:w="1800" w:type="dxa"/>
                <w:gridSpan w:val="2"/>
              </w:tcPr>
            </w:tcPrChange>
          </w:tcPr>
          <w:p w14:paraId="49CEBB28" w14:textId="77777777" w:rsidR="006A2F41" w:rsidRPr="00D82A73" w:rsidRDefault="006A2F41" w:rsidP="0026766E">
            <w:pPr>
              <w:rPr>
                <w:rFonts w:eastAsia="Arial Unicode MS"/>
              </w:rPr>
            </w:pPr>
          </w:p>
        </w:tc>
        <w:tc>
          <w:tcPr>
            <w:tcW w:w="1920" w:type="dxa"/>
            <w:tcPrChange w:id="2307" w:author="Jarno Nieminen" w:date="2014-06-11T12:40:00Z">
              <w:tcPr>
                <w:tcW w:w="1920" w:type="dxa"/>
                <w:gridSpan w:val="2"/>
              </w:tcPr>
            </w:tcPrChange>
          </w:tcPr>
          <w:p w14:paraId="1AEEC174" w14:textId="77777777" w:rsidR="006A2F41" w:rsidRPr="00D82A73" w:rsidRDefault="006A2F41" w:rsidP="0026766E">
            <w:pPr>
              <w:rPr>
                <w:rFonts w:ascii="Arial" w:eastAsia="Arial Unicode MS" w:hAnsi="Arial"/>
              </w:rPr>
            </w:pPr>
          </w:p>
        </w:tc>
        <w:tc>
          <w:tcPr>
            <w:tcW w:w="1200" w:type="dxa"/>
            <w:shd w:val="clear" w:color="auto" w:fill="auto"/>
            <w:tcPrChange w:id="2308" w:author="Jarno Nieminen" w:date="2014-06-11T12:40:00Z">
              <w:tcPr>
                <w:tcW w:w="1200" w:type="dxa"/>
                <w:gridSpan w:val="2"/>
                <w:shd w:val="clear" w:color="auto" w:fill="auto"/>
              </w:tcPr>
            </w:tcPrChange>
          </w:tcPr>
          <w:p w14:paraId="54804366" w14:textId="77777777" w:rsidR="006A2F41" w:rsidRPr="00D82A73" w:rsidRDefault="006A2F41" w:rsidP="0026766E">
            <w:pPr>
              <w:rPr>
                <w:rFonts w:ascii="Arial" w:eastAsia="Arial Unicode MS" w:hAnsi="Arial"/>
              </w:rPr>
            </w:pPr>
          </w:p>
        </w:tc>
        <w:tc>
          <w:tcPr>
            <w:tcW w:w="1080" w:type="dxa"/>
            <w:shd w:val="clear" w:color="auto" w:fill="auto"/>
            <w:tcPrChange w:id="2309" w:author="Jarno Nieminen" w:date="2014-06-11T12:40:00Z">
              <w:tcPr>
                <w:tcW w:w="1080" w:type="dxa"/>
                <w:gridSpan w:val="2"/>
                <w:shd w:val="clear" w:color="auto" w:fill="auto"/>
              </w:tcPr>
            </w:tcPrChange>
          </w:tcPr>
          <w:p w14:paraId="57A68C1A" w14:textId="77777777" w:rsidR="006A2F41" w:rsidRPr="00D82A73" w:rsidRDefault="006A2F41" w:rsidP="0026766E">
            <w:pPr>
              <w:rPr>
                <w:rFonts w:ascii="Arial" w:eastAsia="Arial Unicode MS" w:hAnsi="Arial"/>
              </w:rPr>
            </w:pPr>
          </w:p>
        </w:tc>
        <w:tc>
          <w:tcPr>
            <w:tcW w:w="1160" w:type="dxa"/>
            <w:shd w:val="clear" w:color="auto" w:fill="auto"/>
            <w:tcPrChange w:id="2310" w:author="Jarno Nieminen" w:date="2014-06-11T12:40:00Z">
              <w:tcPr>
                <w:tcW w:w="1160" w:type="dxa"/>
                <w:gridSpan w:val="2"/>
                <w:shd w:val="clear" w:color="auto" w:fill="auto"/>
              </w:tcPr>
            </w:tcPrChange>
          </w:tcPr>
          <w:p w14:paraId="2B599870" w14:textId="77777777" w:rsidR="006A2F41" w:rsidRPr="00D82A73" w:rsidRDefault="006A2F41" w:rsidP="0026766E">
            <w:pPr>
              <w:rPr>
                <w:rFonts w:ascii="Arial" w:eastAsia="Arial Unicode MS" w:hAnsi="Arial"/>
              </w:rPr>
            </w:pPr>
          </w:p>
        </w:tc>
      </w:tr>
      <w:tr w:rsidR="006A2F41" w:rsidRPr="00D82A73" w14:paraId="5417CC0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1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12" w:author="Jarno Nieminen" w:date="2014-06-11T12:40:00Z">
            <w:trPr>
              <w:gridAfter w:val="0"/>
              <w:trHeight w:val="217"/>
            </w:trPr>
          </w:trPrChange>
        </w:trPr>
        <w:tc>
          <w:tcPr>
            <w:tcW w:w="2567" w:type="dxa"/>
            <w:gridSpan w:val="2"/>
            <w:tcPrChange w:id="2313" w:author="Jarno Nieminen" w:date="2014-06-11T12:40:00Z">
              <w:tcPr>
                <w:tcW w:w="2567" w:type="dxa"/>
                <w:gridSpan w:val="3"/>
              </w:tcPr>
            </w:tcPrChange>
          </w:tcPr>
          <w:p w14:paraId="70D7A658" w14:textId="77777777" w:rsidR="006A2F41" w:rsidRPr="00D82A73" w:rsidRDefault="006A2F41" w:rsidP="0026766E">
            <w:pPr>
              <w:rPr>
                <w:rFonts w:eastAsia="Arial Unicode MS"/>
              </w:rPr>
            </w:pPr>
            <w:r w:rsidRPr="00D82A73">
              <w:rPr>
                <w:rFonts w:eastAsia="Arial Unicode MS"/>
              </w:rPr>
              <w:t>Informations URL</w:t>
            </w:r>
          </w:p>
          <w:p w14:paraId="1C156453" w14:textId="77777777" w:rsidR="006A2F41" w:rsidRPr="00D82A73" w:rsidRDefault="006A2F41" w:rsidP="0026766E">
            <w:pPr>
              <w:rPr>
                <w:rFonts w:eastAsia="Arial Unicode MS"/>
              </w:rPr>
            </w:pPr>
            <w:r w:rsidRPr="00D82A73">
              <w:rPr>
                <w:rFonts w:eastAsia="Arial Unicode MS"/>
              </w:rPr>
              <w:t>(InformationURL)</w:t>
            </w:r>
          </w:p>
        </w:tc>
        <w:tc>
          <w:tcPr>
            <w:tcW w:w="3388" w:type="dxa"/>
            <w:tcPrChange w:id="2314" w:author="Jarno Nieminen" w:date="2014-06-11T12:40:00Z">
              <w:tcPr>
                <w:tcW w:w="3388" w:type="dxa"/>
                <w:gridSpan w:val="2"/>
              </w:tcPr>
            </w:tcPrChange>
          </w:tcPr>
          <w:p w14:paraId="7BB67C6C" w14:textId="77777777" w:rsidR="006A2F41" w:rsidRPr="00D82A73" w:rsidRDefault="006A2F41" w:rsidP="0026766E">
            <w:pPr>
              <w:rPr>
                <w:szCs w:val="20"/>
              </w:rPr>
            </w:pPr>
            <w:r w:rsidRPr="00D82A73">
              <w:rPr>
                <w:szCs w:val="20"/>
              </w:rPr>
              <w:t>URL till ytterligare/relevant information.</w:t>
            </w:r>
          </w:p>
        </w:tc>
        <w:tc>
          <w:tcPr>
            <w:tcW w:w="1140" w:type="dxa"/>
            <w:tcPrChange w:id="2315" w:author="Jarno Nieminen" w:date="2014-06-11T12:40:00Z">
              <w:tcPr>
                <w:tcW w:w="1140" w:type="dxa"/>
                <w:gridSpan w:val="2"/>
              </w:tcPr>
            </w:tcPrChange>
          </w:tcPr>
          <w:p w14:paraId="22D024E3" w14:textId="77777777" w:rsidR="006A2F41" w:rsidRPr="00D82A73" w:rsidRDefault="006A2F41" w:rsidP="0026766E">
            <w:pPr>
              <w:rPr>
                <w:rFonts w:eastAsia="Arial Unicode MS"/>
              </w:rPr>
            </w:pPr>
            <w:r w:rsidRPr="00D82A73">
              <w:rPr>
                <w:rFonts w:eastAsia="Arial Unicode MS"/>
              </w:rPr>
              <w:t>URL</w:t>
            </w:r>
          </w:p>
        </w:tc>
        <w:tc>
          <w:tcPr>
            <w:tcW w:w="720" w:type="dxa"/>
            <w:tcPrChange w:id="2316" w:author="Jarno Nieminen" w:date="2014-06-11T12:40:00Z">
              <w:tcPr>
                <w:tcW w:w="720" w:type="dxa"/>
                <w:gridSpan w:val="2"/>
              </w:tcPr>
            </w:tcPrChange>
          </w:tcPr>
          <w:p w14:paraId="2623D070" w14:textId="77777777" w:rsidR="006A2F41" w:rsidRPr="00D82A73" w:rsidRDefault="006A2F41" w:rsidP="0026766E">
            <w:pPr>
              <w:rPr>
                <w:rFonts w:eastAsia="Arial Unicode MS"/>
              </w:rPr>
            </w:pPr>
            <w:r w:rsidRPr="00D82A73">
              <w:rPr>
                <w:rFonts w:eastAsia="Arial Unicode MS"/>
              </w:rPr>
              <w:t>0..1</w:t>
            </w:r>
          </w:p>
        </w:tc>
        <w:tc>
          <w:tcPr>
            <w:tcW w:w="1800" w:type="dxa"/>
            <w:tcPrChange w:id="2317" w:author="Jarno Nieminen" w:date="2014-06-11T12:40:00Z">
              <w:tcPr>
                <w:tcW w:w="1800" w:type="dxa"/>
                <w:gridSpan w:val="2"/>
              </w:tcPr>
            </w:tcPrChange>
          </w:tcPr>
          <w:p w14:paraId="47002677" w14:textId="77777777" w:rsidR="006A2F41" w:rsidRPr="00D82A73" w:rsidRDefault="006A2F41" w:rsidP="0026766E">
            <w:pPr>
              <w:rPr>
                <w:rFonts w:eastAsia="Arial Unicode MS"/>
              </w:rPr>
            </w:pPr>
          </w:p>
        </w:tc>
        <w:tc>
          <w:tcPr>
            <w:tcW w:w="1920" w:type="dxa"/>
            <w:tcPrChange w:id="2318" w:author="Jarno Nieminen" w:date="2014-06-11T12:40:00Z">
              <w:tcPr>
                <w:tcW w:w="1920" w:type="dxa"/>
                <w:gridSpan w:val="2"/>
              </w:tcPr>
            </w:tcPrChange>
          </w:tcPr>
          <w:p w14:paraId="6BD06B89" w14:textId="77777777" w:rsidR="006A2F41" w:rsidRPr="00D82A73" w:rsidRDefault="006A2F41" w:rsidP="0026766E">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319" w:author="Jarno Nieminen" w:date="2014-06-11T12:40:00Z">
              <w:tcPr>
                <w:tcW w:w="1200" w:type="dxa"/>
                <w:gridSpan w:val="2"/>
                <w:shd w:val="clear" w:color="auto" w:fill="auto"/>
              </w:tcPr>
            </w:tcPrChange>
          </w:tcPr>
          <w:p w14:paraId="35BA4B79" w14:textId="77777777" w:rsidR="006A2F41" w:rsidRPr="00D82A73" w:rsidRDefault="006A2F41" w:rsidP="0026766E">
            <w:pPr>
              <w:rPr>
                <w:rFonts w:ascii="Arial" w:eastAsia="Arial Unicode MS" w:hAnsi="Arial"/>
              </w:rPr>
            </w:pPr>
          </w:p>
        </w:tc>
        <w:tc>
          <w:tcPr>
            <w:tcW w:w="1080" w:type="dxa"/>
            <w:shd w:val="clear" w:color="auto" w:fill="auto"/>
            <w:tcPrChange w:id="2320" w:author="Jarno Nieminen" w:date="2014-06-11T12:40:00Z">
              <w:tcPr>
                <w:tcW w:w="1080" w:type="dxa"/>
                <w:gridSpan w:val="2"/>
                <w:shd w:val="clear" w:color="auto" w:fill="auto"/>
              </w:tcPr>
            </w:tcPrChange>
          </w:tcPr>
          <w:p w14:paraId="46EE3F97" w14:textId="77777777" w:rsidR="006A2F41" w:rsidRPr="00D82A73" w:rsidRDefault="006A2F41" w:rsidP="0026766E">
            <w:pPr>
              <w:rPr>
                <w:rFonts w:ascii="Arial" w:eastAsia="Arial Unicode MS" w:hAnsi="Arial"/>
              </w:rPr>
            </w:pPr>
          </w:p>
        </w:tc>
        <w:tc>
          <w:tcPr>
            <w:tcW w:w="1160" w:type="dxa"/>
            <w:shd w:val="clear" w:color="auto" w:fill="auto"/>
            <w:tcPrChange w:id="2321" w:author="Jarno Nieminen" w:date="2014-06-11T12:40:00Z">
              <w:tcPr>
                <w:tcW w:w="1160" w:type="dxa"/>
                <w:gridSpan w:val="2"/>
                <w:shd w:val="clear" w:color="auto" w:fill="auto"/>
              </w:tcPr>
            </w:tcPrChange>
          </w:tcPr>
          <w:p w14:paraId="3D0A6D81" w14:textId="77777777" w:rsidR="006A2F41" w:rsidRPr="00D82A73" w:rsidRDefault="006A2F41" w:rsidP="0026766E">
            <w:pPr>
              <w:rPr>
                <w:rFonts w:ascii="Arial" w:eastAsia="Arial Unicode MS" w:hAnsi="Arial"/>
              </w:rPr>
            </w:pPr>
          </w:p>
        </w:tc>
      </w:tr>
      <w:tr w:rsidR="006A2F41" w:rsidRPr="00D82A73" w14:paraId="166C06F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2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23" w:author="Jarno Nieminen" w:date="2014-06-11T12:40:00Z">
            <w:trPr>
              <w:gridAfter w:val="0"/>
              <w:trHeight w:val="217"/>
            </w:trPr>
          </w:trPrChange>
        </w:trPr>
        <w:tc>
          <w:tcPr>
            <w:tcW w:w="2567" w:type="dxa"/>
            <w:gridSpan w:val="2"/>
            <w:tcPrChange w:id="2324" w:author="Jarno Nieminen" w:date="2014-06-11T12:40:00Z">
              <w:tcPr>
                <w:tcW w:w="2567" w:type="dxa"/>
                <w:gridSpan w:val="3"/>
              </w:tcPr>
            </w:tcPrChange>
          </w:tcPr>
          <w:p w14:paraId="2FFBCE90" w14:textId="77777777" w:rsidR="006A2F41" w:rsidRPr="00D82A73" w:rsidRDefault="006A2F41" w:rsidP="0026766E">
            <w:pPr>
              <w:rPr>
                <w:rFonts w:eastAsia="Arial Unicode MS"/>
              </w:rPr>
            </w:pPr>
            <w:r w:rsidRPr="00D82A73">
              <w:rPr>
                <w:rFonts w:eastAsia="Arial Unicode MS"/>
              </w:rPr>
              <w:t>Villkor</w:t>
            </w:r>
          </w:p>
          <w:p w14:paraId="6A303ADC" w14:textId="77777777" w:rsidR="006A2F41" w:rsidRPr="00D82A73" w:rsidRDefault="006A2F41" w:rsidP="0026766E">
            <w:pPr>
              <w:rPr>
                <w:rFonts w:eastAsia="Arial Unicode MS"/>
              </w:rPr>
            </w:pPr>
            <w:r w:rsidRPr="00D82A73">
              <w:rPr>
                <w:rFonts w:eastAsia="Arial Unicode MS"/>
              </w:rPr>
              <w:t>(Term)</w:t>
            </w:r>
          </w:p>
        </w:tc>
        <w:tc>
          <w:tcPr>
            <w:tcW w:w="3388" w:type="dxa"/>
            <w:tcPrChange w:id="2325" w:author="Jarno Nieminen" w:date="2014-06-11T12:40:00Z">
              <w:tcPr>
                <w:tcW w:w="3388" w:type="dxa"/>
                <w:gridSpan w:val="2"/>
              </w:tcPr>
            </w:tcPrChange>
          </w:tcPr>
          <w:p w14:paraId="574EEDE0" w14:textId="77777777" w:rsidR="006A2F41" w:rsidRPr="00D82A73" w:rsidRDefault="006A2F41" w:rsidP="0026766E">
            <w:pPr>
              <w:rPr>
                <w:rFonts w:eastAsia="Arial Unicode MS"/>
              </w:rPr>
            </w:pPr>
            <w:r w:rsidRPr="00D82A73">
              <w:rPr>
                <w:rFonts w:eastAsia="Arial Unicode MS"/>
              </w:rPr>
              <w:t>Villkor kopplade till formuläret.</w:t>
            </w:r>
          </w:p>
          <w:p w14:paraId="0A08900E" w14:textId="77777777" w:rsidR="006A2F41" w:rsidRPr="00D82A73" w:rsidRDefault="006A2F41" w:rsidP="0026766E">
            <w:pPr>
              <w:rPr>
                <w:rFonts w:eastAsia="Arial Unicode MS"/>
              </w:rPr>
            </w:pPr>
            <w:r w:rsidRPr="00D82A73">
              <w:rPr>
                <w:rFonts w:eastAsia="Arial Unicode MS"/>
              </w:rPr>
              <w:t>T.ex. Villkorstext som användaren/patienten måste godkänna innan formuläret kan besvaras.</w:t>
            </w:r>
          </w:p>
        </w:tc>
        <w:tc>
          <w:tcPr>
            <w:tcW w:w="1140" w:type="dxa"/>
            <w:tcPrChange w:id="2326" w:author="Jarno Nieminen" w:date="2014-06-11T12:40:00Z">
              <w:tcPr>
                <w:tcW w:w="1140" w:type="dxa"/>
                <w:gridSpan w:val="2"/>
              </w:tcPr>
            </w:tcPrChange>
          </w:tcPr>
          <w:p w14:paraId="058B2F39" w14:textId="77777777" w:rsidR="006A2F41" w:rsidRPr="00D82A73" w:rsidRDefault="006A2F41" w:rsidP="0026766E">
            <w:pPr>
              <w:rPr>
                <w:rFonts w:eastAsia="Arial Unicode MS"/>
              </w:rPr>
            </w:pPr>
            <w:r w:rsidRPr="00D82A73">
              <w:rPr>
                <w:rFonts w:eastAsia="Arial Unicode MS"/>
              </w:rPr>
              <w:t>TXT</w:t>
            </w:r>
          </w:p>
        </w:tc>
        <w:tc>
          <w:tcPr>
            <w:tcW w:w="720" w:type="dxa"/>
            <w:tcPrChange w:id="2327" w:author="Jarno Nieminen" w:date="2014-06-11T12:40:00Z">
              <w:tcPr>
                <w:tcW w:w="720" w:type="dxa"/>
                <w:gridSpan w:val="2"/>
              </w:tcPr>
            </w:tcPrChange>
          </w:tcPr>
          <w:p w14:paraId="479F51C8" w14:textId="77777777" w:rsidR="006A2F41" w:rsidRPr="00D82A73" w:rsidRDefault="006A2F41" w:rsidP="0026766E">
            <w:pPr>
              <w:rPr>
                <w:rFonts w:eastAsia="Arial Unicode MS"/>
              </w:rPr>
            </w:pPr>
            <w:r w:rsidRPr="00D82A73">
              <w:rPr>
                <w:rFonts w:eastAsia="Arial Unicode MS"/>
              </w:rPr>
              <w:t>1</w:t>
            </w:r>
          </w:p>
        </w:tc>
        <w:tc>
          <w:tcPr>
            <w:tcW w:w="1800" w:type="dxa"/>
            <w:tcPrChange w:id="2328" w:author="Jarno Nieminen" w:date="2014-06-11T12:40:00Z">
              <w:tcPr>
                <w:tcW w:w="1800" w:type="dxa"/>
                <w:gridSpan w:val="2"/>
              </w:tcPr>
            </w:tcPrChange>
          </w:tcPr>
          <w:p w14:paraId="461148B6" w14:textId="77777777" w:rsidR="006A2F41" w:rsidRPr="00D82A73" w:rsidRDefault="006A2F41" w:rsidP="0026766E">
            <w:pPr>
              <w:rPr>
                <w:rFonts w:eastAsia="Arial Unicode MS"/>
              </w:rPr>
            </w:pPr>
          </w:p>
        </w:tc>
        <w:tc>
          <w:tcPr>
            <w:tcW w:w="1920" w:type="dxa"/>
            <w:tcPrChange w:id="2329" w:author="Jarno Nieminen" w:date="2014-06-11T12:40:00Z">
              <w:tcPr>
                <w:tcW w:w="1920" w:type="dxa"/>
                <w:gridSpan w:val="2"/>
              </w:tcPr>
            </w:tcPrChange>
          </w:tcPr>
          <w:p w14:paraId="201F4CE7" w14:textId="77777777" w:rsidR="006A2F41" w:rsidRPr="00D82A73" w:rsidRDefault="006A2F41" w:rsidP="0026766E">
            <w:pPr>
              <w:rPr>
                <w:rFonts w:ascii="Arial" w:eastAsia="Arial Unicode MS" w:hAnsi="Arial"/>
              </w:rPr>
            </w:pPr>
          </w:p>
        </w:tc>
        <w:tc>
          <w:tcPr>
            <w:tcW w:w="1200" w:type="dxa"/>
            <w:shd w:val="clear" w:color="auto" w:fill="auto"/>
            <w:tcPrChange w:id="2330" w:author="Jarno Nieminen" w:date="2014-06-11T12:40:00Z">
              <w:tcPr>
                <w:tcW w:w="1200" w:type="dxa"/>
                <w:gridSpan w:val="2"/>
                <w:shd w:val="clear" w:color="auto" w:fill="auto"/>
              </w:tcPr>
            </w:tcPrChange>
          </w:tcPr>
          <w:p w14:paraId="6BD60B23" w14:textId="77777777" w:rsidR="006A2F41" w:rsidRPr="00D82A73" w:rsidRDefault="006A2F41" w:rsidP="0026766E">
            <w:pPr>
              <w:rPr>
                <w:rFonts w:ascii="Arial" w:eastAsia="Arial Unicode MS" w:hAnsi="Arial"/>
              </w:rPr>
            </w:pPr>
          </w:p>
        </w:tc>
        <w:tc>
          <w:tcPr>
            <w:tcW w:w="1080" w:type="dxa"/>
            <w:shd w:val="clear" w:color="auto" w:fill="auto"/>
            <w:tcPrChange w:id="2331" w:author="Jarno Nieminen" w:date="2014-06-11T12:40:00Z">
              <w:tcPr>
                <w:tcW w:w="1080" w:type="dxa"/>
                <w:gridSpan w:val="2"/>
                <w:shd w:val="clear" w:color="auto" w:fill="auto"/>
              </w:tcPr>
            </w:tcPrChange>
          </w:tcPr>
          <w:p w14:paraId="0D763A06" w14:textId="77777777" w:rsidR="006A2F41" w:rsidRPr="00D82A73" w:rsidRDefault="006A2F41" w:rsidP="0026766E">
            <w:pPr>
              <w:rPr>
                <w:rFonts w:ascii="Arial" w:eastAsia="Arial Unicode MS" w:hAnsi="Arial"/>
              </w:rPr>
            </w:pPr>
          </w:p>
        </w:tc>
        <w:tc>
          <w:tcPr>
            <w:tcW w:w="1160" w:type="dxa"/>
            <w:shd w:val="clear" w:color="auto" w:fill="auto"/>
            <w:tcPrChange w:id="2332" w:author="Jarno Nieminen" w:date="2014-06-11T12:40:00Z">
              <w:tcPr>
                <w:tcW w:w="1160" w:type="dxa"/>
                <w:gridSpan w:val="2"/>
                <w:shd w:val="clear" w:color="auto" w:fill="auto"/>
              </w:tcPr>
            </w:tcPrChange>
          </w:tcPr>
          <w:p w14:paraId="0B9CB8D9" w14:textId="77777777" w:rsidR="006A2F41" w:rsidRPr="00D82A73" w:rsidRDefault="006A2F41" w:rsidP="0026766E">
            <w:pPr>
              <w:rPr>
                <w:rFonts w:ascii="Arial" w:eastAsia="Arial Unicode MS" w:hAnsi="Arial"/>
              </w:rPr>
            </w:pPr>
          </w:p>
        </w:tc>
      </w:tr>
      <w:tr w:rsidR="006A2F41" w:rsidRPr="00D82A73" w14:paraId="7D54774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3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34" w:author="Jarno Nieminen" w:date="2014-06-11T12:40:00Z">
            <w:trPr>
              <w:gridAfter w:val="0"/>
              <w:trHeight w:val="217"/>
            </w:trPr>
          </w:trPrChange>
        </w:trPr>
        <w:tc>
          <w:tcPr>
            <w:tcW w:w="2567" w:type="dxa"/>
            <w:gridSpan w:val="2"/>
            <w:tcPrChange w:id="2335" w:author="Jarno Nieminen" w:date="2014-06-11T12:40:00Z">
              <w:tcPr>
                <w:tcW w:w="2567" w:type="dxa"/>
                <w:gridSpan w:val="3"/>
              </w:tcPr>
            </w:tcPrChange>
          </w:tcPr>
          <w:p w14:paraId="49532889" w14:textId="77777777" w:rsidR="006A2F41" w:rsidRPr="00D82A73" w:rsidRDefault="006A2F41" w:rsidP="0026766E">
            <w:pPr>
              <w:rPr>
                <w:rFonts w:eastAsia="Arial Unicode MS"/>
              </w:rPr>
            </w:pPr>
            <w:r w:rsidRPr="00D82A73">
              <w:rPr>
                <w:rFonts w:eastAsia="Arial Unicode MS"/>
              </w:rPr>
              <w:t>(MaxNumberOfPages)</w:t>
            </w:r>
          </w:p>
        </w:tc>
        <w:tc>
          <w:tcPr>
            <w:tcW w:w="3388" w:type="dxa"/>
            <w:tcPrChange w:id="2336" w:author="Jarno Nieminen" w:date="2014-06-11T12:40:00Z">
              <w:tcPr>
                <w:tcW w:w="3388" w:type="dxa"/>
                <w:gridSpan w:val="2"/>
              </w:tcPr>
            </w:tcPrChange>
          </w:tcPr>
          <w:p w14:paraId="1646F992" w14:textId="77777777" w:rsidR="006A2F41" w:rsidRPr="00D82A73" w:rsidRDefault="006A2F41" w:rsidP="0026766E">
            <w:pPr>
              <w:rPr>
                <w:szCs w:val="20"/>
              </w:rPr>
            </w:pPr>
            <w:r w:rsidRPr="00D82A73">
              <w:rPr>
                <w:szCs w:val="20"/>
              </w:rPr>
              <w:t>Beskriver hur många ”sidor” formuläret maximalt kan innehåller.</w:t>
            </w:r>
          </w:p>
          <w:p w14:paraId="3BE11BCC" w14:textId="77777777" w:rsidR="006A2F41" w:rsidRPr="00D82A73" w:rsidRDefault="006A2F41" w:rsidP="0026766E">
            <w:pPr>
              <w:rPr>
                <w:szCs w:val="20"/>
              </w:rPr>
            </w:pPr>
            <w:r w:rsidRPr="00D82A73">
              <w:rPr>
                <w:szCs w:val="20"/>
              </w:rPr>
              <w:t>T.ex. 10</w:t>
            </w:r>
          </w:p>
        </w:tc>
        <w:tc>
          <w:tcPr>
            <w:tcW w:w="1140" w:type="dxa"/>
            <w:tcPrChange w:id="2337" w:author="Jarno Nieminen" w:date="2014-06-11T12:40:00Z">
              <w:tcPr>
                <w:tcW w:w="1140" w:type="dxa"/>
                <w:gridSpan w:val="2"/>
              </w:tcPr>
            </w:tcPrChange>
          </w:tcPr>
          <w:p w14:paraId="45F43F12" w14:textId="77777777" w:rsidR="006A2F41" w:rsidRPr="00D82A73" w:rsidRDefault="006A2F41" w:rsidP="0026766E">
            <w:pPr>
              <w:rPr>
                <w:rFonts w:eastAsia="Arial Unicode MS"/>
              </w:rPr>
            </w:pPr>
            <w:r w:rsidRPr="00D82A73">
              <w:rPr>
                <w:rFonts w:eastAsia="Arial Unicode MS"/>
              </w:rPr>
              <w:t>VÄ</w:t>
            </w:r>
          </w:p>
        </w:tc>
        <w:tc>
          <w:tcPr>
            <w:tcW w:w="720" w:type="dxa"/>
            <w:tcPrChange w:id="2338" w:author="Jarno Nieminen" w:date="2014-06-11T12:40:00Z">
              <w:tcPr>
                <w:tcW w:w="720" w:type="dxa"/>
                <w:gridSpan w:val="2"/>
              </w:tcPr>
            </w:tcPrChange>
          </w:tcPr>
          <w:p w14:paraId="462466D6" w14:textId="77777777" w:rsidR="006A2F41" w:rsidRPr="00D82A73" w:rsidRDefault="006A2F41" w:rsidP="0026766E">
            <w:pPr>
              <w:rPr>
                <w:rFonts w:eastAsia="Arial Unicode MS"/>
              </w:rPr>
            </w:pPr>
            <w:r w:rsidRPr="00D82A73">
              <w:rPr>
                <w:rFonts w:eastAsia="Arial Unicode MS"/>
              </w:rPr>
              <w:t>1</w:t>
            </w:r>
          </w:p>
        </w:tc>
        <w:tc>
          <w:tcPr>
            <w:tcW w:w="1800" w:type="dxa"/>
            <w:tcPrChange w:id="2339" w:author="Jarno Nieminen" w:date="2014-06-11T12:40:00Z">
              <w:tcPr>
                <w:tcW w:w="1800" w:type="dxa"/>
                <w:gridSpan w:val="2"/>
              </w:tcPr>
            </w:tcPrChange>
          </w:tcPr>
          <w:p w14:paraId="7D89FCA6" w14:textId="77777777" w:rsidR="006A2F41" w:rsidRPr="00D82A73" w:rsidRDefault="006A2F41" w:rsidP="0026766E">
            <w:pPr>
              <w:rPr>
                <w:rFonts w:eastAsia="Arial Unicode MS"/>
              </w:rPr>
            </w:pPr>
          </w:p>
        </w:tc>
        <w:tc>
          <w:tcPr>
            <w:tcW w:w="1920" w:type="dxa"/>
            <w:tcPrChange w:id="2340" w:author="Jarno Nieminen" w:date="2014-06-11T12:40:00Z">
              <w:tcPr>
                <w:tcW w:w="1920" w:type="dxa"/>
                <w:gridSpan w:val="2"/>
              </w:tcPr>
            </w:tcPrChange>
          </w:tcPr>
          <w:p w14:paraId="31AE7580" w14:textId="77777777" w:rsidR="006A2F41" w:rsidRPr="00D82A73" w:rsidRDefault="006A2F41" w:rsidP="0026766E">
            <w:pPr>
              <w:rPr>
                <w:rFonts w:ascii="Arial" w:eastAsia="Arial Unicode MS" w:hAnsi="Arial"/>
              </w:rPr>
            </w:pPr>
          </w:p>
        </w:tc>
        <w:tc>
          <w:tcPr>
            <w:tcW w:w="1200" w:type="dxa"/>
            <w:shd w:val="clear" w:color="auto" w:fill="auto"/>
            <w:tcPrChange w:id="2341" w:author="Jarno Nieminen" w:date="2014-06-11T12:40:00Z">
              <w:tcPr>
                <w:tcW w:w="1200" w:type="dxa"/>
                <w:gridSpan w:val="2"/>
                <w:shd w:val="clear" w:color="auto" w:fill="auto"/>
              </w:tcPr>
            </w:tcPrChange>
          </w:tcPr>
          <w:p w14:paraId="0CDE7975" w14:textId="77777777" w:rsidR="006A2F41" w:rsidRPr="00D82A73" w:rsidRDefault="006A2F41" w:rsidP="0026766E">
            <w:pPr>
              <w:rPr>
                <w:rFonts w:ascii="Arial" w:eastAsia="Arial Unicode MS" w:hAnsi="Arial"/>
              </w:rPr>
            </w:pPr>
          </w:p>
        </w:tc>
        <w:tc>
          <w:tcPr>
            <w:tcW w:w="1080" w:type="dxa"/>
            <w:shd w:val="clear" w:color="auto" w:fill="auto"/>
            <w:tcPrChange w:id="2342" w:author="Jarno Nieminen" w:date="2014-06-11T12:40:00Z">
              <w:tcPr>
                <w:tcW w:w="1080" w:type="dxa"/>
                <w:gridSpan w:val="2"/>
                <w:shd w:val="clear" w:color="auto" w:fill="auto"/>
              </w:tcPr>
            </w:tcPrChange>
          </w:tcPr>
          <w:p w14:paraId="4DE63BB2" w14:textId="77777777" w:rsidR="006A2F41" w:rsidRPr="00D82A73" w:rsidRDefault="006A2F41" w:rsidP="0026766E">
            <w:pPr>
              <w:rPr>
                <w:rFonts w:ascii="Arial" w:eastAsia="Arial Unicode MS" w:hAnsi="Arial"/>
              </w:rPr>
            </w:pPr>
          </w:p>
        </w:tc>
        <w:tc>
          <w:tcPr>
            <w:tcW w:w="1160" w:type="dxa"/>
            <w:shd w:val="clear" w:color="auto" w:fill="auto"/>
            <w:tcPrChange w:id="2343" w:author="Jarno Nieminen" w:date="2014-06-11T12:40:00Z">
              <w:tcPr>
                <w:tcW w:w="1160" w:type="dxa"/>
                <w:gridSpan w:val="2"/>
                <w:shd w:val="clear" w:color="auto" w:fill="auto"/>
              </w:tcPr>
            </w:tcPrChange>
          </w:tcPr>
          <w:p w14:paraId="148CEC5D" w14:textId="77777777" w:rsidR="006A2F41" w:rsidRPr="00D82A73" w:rsidRDefault="006A2F41" w:rsidP="0026766E">
            <w:pPr>
              <w:rPr>
                <w:rFonts w:ascii="Arial" w:eastAsia="Arial Unicode MS" w:hAnsi="Arial"/>
              </w:rPr>
            </w:pPr>
          </w:p>
        </w:tc>
      </w:tr>
      <w:tr w:rsidR="006A2F41" w:rsidRPr="00D82A73" w14:paraId="618A676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4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45" w:author="Jarno Nieminen" w:date="2014-06-11T12:40:00Z">
            <w:trPr>
              <w:gridAfter w:val="0"/>
              <w:trHeight w:val="217"/>
            </w:trPr>
          </w:trPrChange>
        </w:trPr>
        <w:tc>
          <w:tcPr>
            <w:tcW w:w="2567" w:type="dxa"/>
            <w:gridSpan w:val="2"/>
            <w:tcPrChange w:id="2346" w:author="Jarno Nieminen" w:date="2014-06-11T12:40:00Z">
              <w:tcPr>
                <w:tcW w:w="2567" w:type="dxa"/>
                <w:gridSpan w:val="3"/>
              </w:tcPr>
            </w:tcPrChange>
          </w:tcPr>
          <w:p w14:paraId="2C721580" w14:textId="77777777" w:rsidR="006A2F41" w:rsidRPr="00D82A73" w:rsidRDefault="006A2F41" w:rsidP="0026766E">
            <w:pPr>
              <w:rPr>
                <w:rFonts w:eastAsia="Arial Unicode MS"/>
              </w:rPr>
            </w:pPr>
            <w:r w:rsidRPr="00D82A73">
              <w:rPr>
                <w:rFonts w:eastAsia="Arial Unicode MS"/>
              </w:rPr>
              <w:lastRenderedPageBreak/>
              <w:t>(MinNumberOfPages)</w:t>
            </w:r>
          </w:p>
        </w:tc>
        <w:tc>
          <w:tcPr>
            <w:tcW w:w="3388" w:type="dxa"/>
            <w:tcPrChange w:id="2347" w:author="Jarno Nieminen" w:date="2014-06-11T12:40:00Z">
              <w:tcPr>
                <w:tcW w:w="3388" w:type="dxa"/>
                <w:gridSpan w:val="2"/>
              </w:tcPr>
            </w:tcPrChange>
          </w:tcPr>
          <w:p w14:paraId="2FAF9675" w14:textId="77777777" w:rsidR="006A2F41" w:rsidRPr="00D82A73" w:rsidRDefault="006A2F41" w:rsidP="0026766E">
            <w:pPr>
              <w:rPr>
                <w:szCs w:val="20"/>
              </w:rPr>
            </w:pPr>
            <w:r w:rsidRPr="00D82A73">
              <w:rPr>
                <w:szCs w:val="20"/>
              </w:rPr>
              <w:t>Beskriver hur många ”sidor” formuläret minst kan innehålla.</w:t>
            </w:r>
          </w:p>
          <w:p w14:paraId="7E2BE0DD" w14:textId="77777777" w:rsidR="006A2F41" w:rsidRPr="00D82A73" w:rsidRDefault="006A2F41" w:rsidP="0026766E">
            <w:pPr>
              <w:rPr>
                <w:szCs w:val="20"/>
              </w:rPr>
            </w:pPr>
            <w:r w:rsidRPr="00D82A73">
              <w:rPr>
                <w:szCs w:val="20"/>
              </w:rPr>
              <w:t>T.ex. 10</w:t>
            </w:r>
          </w:p>
        </w:tc>
        <w:tc>
          <w:tcPr>
            <w:tcW w:w="1140" w:type="dxa"/>
            <w:tcPrChange w:id="2348" w:author="Jarno Nieminen" w:date="2014-06-11T12:40:00Z">
              <w:tcPr>
                <w:tcW w:w="1140" w:type="dxa"/>
                <w:gridSpan w:val="2"/>
              </w:tcPr>
            </w:tcPrChange>
          </w:tcPr>
          <w:p w14:paraId="745E80BC" w14:textId="77777777" w:rsidR="006A2F41" w:rsidRPr="00D82A73" w:rsidRDefault="006A2F41" w:rsidP="0026766E">
            <w:pPr>
              <w:rPr>
                <w:rFonts w:eastAsia="Arial Unicode MS"/>
              </w:rPr>
            </w:pPr>
            <w:r w:rsidRPr="00D82A73">
              <w:rPr>
                <w:rFonts w:eastAsia="Arial Unicode MS"/>
              </w:rPr>
              <w:t>VÄ</w:t>
            </w:r>
          </w:p>
        </w:tc>
        <w:tc>
          <w:tcPr>
            <w:tcW w:w="720" w:type="dxa"/>
            <w:tcPrChange w:id="2349" w:author="Jarno Nieminen" w:date="2014-06-11T12:40:00Z">
              <w:tcPr>
                <w:tcW w:w="720" w:type="dxa"/>
                <w:gridSpan w:val="2"/>
              </w:tcPr>
            </w:tcPrChange>
          </w:tcPr>
          <w:p w14:paraId="687D8F46" w14:textId="77777777" w:rsidR="006A2F41" w:rsidRPr="00D82A73" w:rsidRDefault="006A2F41" w:rsidP="0026766E">
            <w:pPr>
              <w:rPr>
                <w:rFonts w:eastAsia="Arial Unicode MS"/>
              </w:rPr>
            </w:pPr>
            <w:r w:rsidRPr="00D82A73">
              <w:rPr>
                <w:rFonts w:eastAsia="Arial Unicode MS"/>
              </w:rPr>
              <w:t>1</w:t>
            </w:r>
          </w:p>
        </w:tc>
        <w:tc>
          <w:tcPr>
            <w:tcW w:w="1800" w:type="dxa"/>
            <w:tcPrChange w:id="2350" w:author="Jarno Nieminen" w:date="2014-06-11T12:40:00Z">
              <w:tcPr>
                <w:tcW w:w="1800" w:type="dxa"/>
                <w:gridSpan w:val="2"/>
              </w:tcPr>
            </w:tcPrChange>
          </w:tcPr>
          <w:p w14:paraId="33EE6EAF" w14:textId="77777777" w:rsidR="006A2F41" w:rsidRPr="00D82A73" w:rsidRDefault="006A2F41" w:rsidP="0026766E">
            <w:pPr>
              <w:rPr>
                <w:rFonts w:eastAsia="Arial Unicode MS"/>
              </w:rPr>
            </w:pPr>
          </w:p>
        </w:tc>
        <w:tc>
          <w:tcPr>
            <w:tcW w:w="1920" w:type="dxa"/>
            <w:tcPrChange w:id="2351" w:author="Jarno Nieminen" w:date="2014-06-11T12:40:00Z">
              <w:tcPr>
                <w:tcW w:w="1920" w:type="dxa"/>
                <w:gridSpan w:val="2"/>
              </w:tcPr>
            </w:tcPrChange>
          </w:tcPr>
          <w:p w14:paraId="5D190BE2" w14:textId="77777777" w:rsidR="006A2F41" w:rsidRPr="00D82A73" w:rsidRDefault="006A2F41" w:rsidP="0026766E">
            <w:pPr>
              <w:rPr>
                <w:rFonts w:ascii="Arial" w:eastAsia="Arial Unicode MS" w:hAnsi="Arial"/>
              </w:rPr>
            </w:pPr>
          </w:p>
        </w:tc>
        <w:tc>
          <w:tcPr>
            <w:tcW w:w="1200" w:type="dxa"/>
            <w:shd w:val="clear" w:color="auto" w:fill="auto"/>
            <w:tcPrChange w:id="2352" w:author="Jarno Nieminen" w:date="2014-06-11T12:40:00Z">
              <w:tcPr>
                <w:tcW w:w="1200" w:type="dxa"/>
                <w:gridSpan w:val="2"/>
                <w:shd w:val="clear" w:color="auto" w:fill="auto"/>
              </w:tcPr>
            </w:tcPrChange>
          </w:tcPr>
          <w:p w14:paraId="24E9D4EA" w14:textId="77777777" w:rsidR="006A2F41" w:rsidRPr="00D82A73" w:rsidRDefault="006A2F41" w:rsidP="0026766E">
            <w:pPr>
              <w:rPr>
                <w:rFonts w:ascii="Arial" w:eastAsia="Arial Unicode MS" w:hAnsi="Arial"/>
              </w:rPr>
            </w:pPr>
          </w:p>
        </w:tc>
        <w:tc>
          <w:tcPr>
            <w:tcW w:w="1080" w:type="dxa"/>
            <w:shd w:val="clear" w:color="auto" w:fill="auto"/>
            <w:tcPrChange w:id="2353" w:author="Jarno Nieminen" w:date="2014-06-11T12:40:00Z">
              <w:tcPr>
                <w:tcW w:w="1080" w:type="dxa"/>
                <w:gridSpan w:val="2"/>
                <w:shd w:val="clear" w:color="auto" w:fill="auto"/>
              </w:tcPr>
            </w:tcPrChange>
          </w:tcPr>
          <w:p w14:paraId="3999D97E" w14:textId="77777777" w:rsidR="006A2F41" w:rsidRPr="00D82A73" w:rsidRDefault="006A2F41" w:rsidP="0026766E">
            <w:pPr>
              <w:rPr>
                <w:rFonts w:ascii="Arial" w:eastAsia="Arial Unicode MS" w:hAnsi="Arial"/>
              </w:rPr>
            </w:pPr>
          </w:p>
        </w:tc>
        <w:tc>
          <w:tcPr>
            <w:tcW w:w="1160" w:type="dxa"/>
            <w:shd w:val="clear" w:color="auto" w:fill="auto"/>
            <w:tcPrChange w:id="2354" w:author="Jarno Nieminen" w:date="2014-06-11T12:40:00Z">
              <w:tcPr>
                <w:tcW w:w="1160" w:type="dxa"/>
                <w:gridSpan w:val="2"/>
                <w:shd w:val="clear" w:color="auto" w:fill="auto"/>
              </w:tcPr>
            </w:tcPrChange>
          </w:tcPr>
          <w:p w14:paraId="5E39915C" w14:textId="77777777" w:rsidR="006A2F41" w:rsidRPr="00D82A73" w:rsidRDefault="006A2F41" w:rsidP="0026766E">
            <w:pPr>
              <w:rPr>
                <w:rFonts w:ascii="Arial" w:eastAsia="Arial Unicode MS" w:hAnsi="Arial"/>
              </w:rPr>
            </w:pPr>
          </w:p>
        </w:tc>
      </w:tr>
      <w:tr w:rsidR="006A2F41" w:rsidRPr="00D82A73" w14:paraId="4F6F9D1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5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56" w:author="Jarno Nieminen" w:date="2014-06-11T12:40:00Z">
            <w:trPr>
              <w:gridAfter w:val="0"/>
              <w:trHeight w:val="217"/>
            </w:trPr>
          </w:trPrChange>
        </w:trPr>
        <w:tc>
          <w:tcPr>
            <w:tcW w:w="2567" w:type="dxa"/>
            <w:gridSpan w:val="2"/>
            <w:tcPrChange w:id="2357" w:author="Jarno Nieminen" w:date="2014-06-11T12:40:00Z">
              <w:tcPr>
                <w:tcW w:w="2567" w:type="dxa"/>
                <w:gridSpan w:val="3"/>
              </w:tcPr>
            </w:tcPrChange>
          </w:tcPr>
          <w:p w14:paraId="15AE240E" w14:textId="77777777" w:rsidR="006A2F41" w:rsidRPr="00D82A73" w:rsidRDefault="006A2F41" w:rsidP="0026766E">
            <w:pPr>
              <w:rPr>
                <w:rFonts w:eastAsia="Arial Unicode MS"/>
              </w:rPr>
            </w:pPr>
            <w:r w:rsidRPr="00D82A73">
              <w:rPr>
                <w:rFonts w:eastAsia="Arial Unicode MS"/>
              </w:rPr>
              <w:t>(MaxNumberOfQuestion)</w:t>
            </w:r>
          </w:p>
        </w:tc>
        <w:tc>
          <w:tcPr>
            <w:tcW w:w="3388" w:type="dxa"/>
            <w:tcPrChange w:id="2358" w:author="Jarno Nieminen" w:date="2014-06-11T12:40:00Z">
              <w:tcPr>
                <w:tcW w:w="3388" w:type="dxa"/>
                <w:gridSpan w:val="2"/>
              </w:tcPr>
            </w:tcPrChange>
          </w:tcPr>
          <w:p w14:paraId="54A9D8B1" w14:textId="77777777" w:rsidR="006A2F41" w:rsidRPr="00D82A73" w:rsidRDefault="006A2F41" w:rsidP="0026766E">
            <w:pPr>
              <w:rPr>
                <w:szCs w:val="20"/>
              </w:rPr>
            </w:pPr>
            <w:r w:rsidRPr="00D82A73">
              <w:rPr>
                <w:szCs w:val="20"/>
              </w:rPr>
              <w:t>Beskriver hur många frågor formuläret maximalt kan innehåller.</w:t>
            </w:r>
          </w:p>
          <w:p w14:paraId="12EAF391" w14:textId="77777777" w:rsidR="006A2F41" w:rsidRPr="00D82A73" w:rsidRDefault="006A2F41" w:rsidP="0026766E">
            <w:pPr>
              <w:rPr>
                <w:rFonts w:eastAsia="Arial Unicode MS"/>
                <w:szCs w:val="20"/>
              </w:rPr>
            </w:pPr>
            <w:r w:rsidRPr="00D82A73">
              <w:rPr>
                <w:szCs w:val="20"/>
              </w:rPr>
              <w:t>T.ex. 10</w:t>
            </w:r>
          </w:p>
        </w:tc>
        <w:tc>
          <w:tcPr>
            <w:tcW w:w="1140" w:type="dxa"/>
            <w:tcPrChange w:id="2359" w:author="Jarno Nieminen" w:date="2014-06-11T12:40:00Z">
              <w:tcPr>
                <w:tcW w:w="1140" w:type="dxa"/>
                <w:gridSpan w:val="2"/>
              </w:tcPr>
            </w:tcPrChange>
          </w:tcPr>
          <w:p w14:paraId="5A8EBF6A" w14:textId="77777777" w:rsidR="006A2F41" w:rsidRPr="00D82A73" w:rsidRDefault="006A2F41" w:rsidP="0026766E">
            <w:pPr>
              <w:rPr>
                <w:rFonts w:eastAsia="Arial Unicode MS"/>
              </w:rPr>
            </w:pPr>
            <w:r w:rsidRPr="00D82A73">
              <w:rPr>
                <w:rFonts w:eastAsia="Arial Unicode MS"/>
              </w:rPr>
              <w:t>VÄ</w:t>
            </w:r>
          </w:p>
        </w:tc>
        <w:tc>
          <w:tcPr>
            <w:tcW w:w="720" w:type="dxa"/>
            <w:tcPrChange w:id="2360" w:author="Jarno Nieminen" w:date="2014-06-11T12:40:00Z">
              <w:tcPr>
                <w:tcW w:w="720" w:type="dxa"/>
                <w:gridSpan w:val="2"/>
              </w:tcPr>
            </w:tcPrChange>
          </w:tcPr>
          <w:p w14:paraId="31523920" w14:textId="77777777" w:rsidR="006A2F41" w:rsidRPr="00D82A73" w:rsidRDefault="006A2F41" w:rsidP="0026766E">
            <w:pPr>
              <w:rPr>
                <w:rFonts w:eastAsia="Arial Unicode MS"/>
              </w:rPr>
            </w:pPr>
            <w:r w:rsidRPr="00D82A73">
              <w:rPr>
                <w:rFonts w:eastAsia="Arial Unicode MS"/>
              </w:rPr>
              <w:t>1</w:t>
            </w:r>
          </w:p>
        </w:tc>
        <w:tc>
          <w:tcPr>
            <w:tcW w:w="1800" w:type="dxa"/>
            <w:tcPrChange w:id="2361" w:author="Jarno Nieminen" w:date="2014-06-11T12:40:00Z">
              <w:tcPr>
                <w:tcW w:w="1800" w:type="dxa"/>
                <w:gridSpan w:val="2"/>
              </w:tcPr>
            </w:tcPrChange>
          </w:tcPr>
          <w:p w14:paraId="3A663E84" w14:textId="77777777" w:rsidR="006A2F41" w:rsidRPr="00D82A73" w:rsidRDefault="006A2F41" w:rsidP="0026766E">
            <w:pPr>
              <w:rPr>
                <w:rFonts w:eastAsia="Arial Unicode MS"/>
              </w:rPr>
            </w:pPr>
          </w:p>
        </w:tc>
        <w:tc>
          <w:tcPr>
            <w:tcW w:w="1920" w:type="dxa"/>
            <w:tcPrChange w:id="2362" w:author="Jarno Nieminen" w:date="2014-06-11T12:40:00Z">
              <w:tcPr>
                <w:tcW w:w="1920" w:type="dxa"/>
                <w:gridSpan w:val="2"/>
              </w:tcPr>
            </w:tcPrChange>
          </w:tcPr>
          <w:p w14:paraId="7F792923" w14:textId="77777777" w:rsidR="006A2F41" w:rsidRPr="00D82A73" w:rsidRDefault="006A2F41" w:rsidP="0026766E">
            <w:pPr>
              <w:rPr>
                <w:rFonts w:ascii="Arial" w:eastAsia="Arial Unicode MS" w:hAnsi="Arial"/>
              </w:rPr>
            </w:pPr>
          </w:p>
        </w:tc>
        <w:tc>
          <w:tcPr>
            <w:tcW w:w="1200" w:type="dxa"/>
            <w:shd w:val="clear" w:color="auto" w:fill="auto"/>
            <w:tcPrChange w:id="2363" w:author="Jarno Nieminen" w:date="2014-06-11T12:40:00Z">
              <w:tcPr>
                <w:tcW w:w="1200" w:type="dxa"/>
                <w:gridSpan w:val="2"/>
                <w:shd w:val="clear" w:color="auto" w:fill="auto"/>
              </w:tcPr>
            </w:tcPrChange>
          </w:tcPr>
          <w:p w14:paraId="662C2617" w14:textId="77777777" w:rsidR="006A2F41" w:rsidRPr="00D82A73" w:rsidRDefault="006A2F41" w:rsidP="0026766E">
            <w:pPr>
              <w:rPr>
                <w:rFonts w:ascii="Arial" w:eastAsia="Arial Unicode MS" w:hAnsi="Arial"/>
              </w:rPr>
            </w:pPr>
          </w:p>
        </w:tc>
        <w:tc>
          <w:tcPr>
            <w:tcW w:w="1080" w:type="dxa"/>
            <w:shd w:val="clear" w:color="auto" w:fill="auto"/>
            <w:tcPrChange w:id="2364" w:author="Jarno Nieminen" w:date="2014-06-11T12:40:00Z">
              <w:tcPr>
                <w:tcW w:w="1080" w:type="dxa"/>
                <w:gridSpan w:val="2"/>
                <w:shd w:val="clear" w:color="auto" w:fill="auto"/>
              </w:tcPr>
            </w:tcPrChange>
          </w:tcPr>
          <w:p w14:paraId="46BE1C4B" w14:textId="77777777" w:rsidR="006A2F41" w:rsidRPr="00D82A73" w:rsidRDefault="006A2F41" w:rsidP="0026766E">
            <w:pPr>
              <w:rPr>
                <w:rFonts w:ascii="Arial" w:eastAsia="Arial Unicode MS" w:hAnsi="Arial"/>
              </w:rPr>
            </w:pPr>
          </w:p>
        </w:tc>
        <w:tc>
          <w:tcPr>
            <w:tcW w:w="1160" w:type="dxa"/>
            <w:shd w:val="clear" w:color="auto" w:fill="auto"/>
            <w:tcPrChange w:id="2365" w:author="Jarno Nieminen" w:date="2014-06-11T12:40:00Z">
              <w:tcPr>
                <w:tcW w:w="1160" w:type="dxa"/>
                <w:gridSpan w:val="2"/>
                <w:shd w:val="clear" w:color="auto" w:fill="auto"/>
              </w:tcPr>
            </w:tcPrChange>
          </w:tcPr>
          <w:p w14:paraId="06503E38" w14:textId="77777777" w:rsidR="006A2F41" w:rsidRPr="00D82A73" w:rsidRDefault="006A2F41" w:rsidP="0026766E">
            <w:pPr>
              <w:rPr>
                <w:rFonts w:ascii="Arial" w:eastAsia="Arial Unicode MS" w:hAnsi="Arial"/>
              </w:rPr>
            </w:pPr>
          </w:p>
        </w:tc>
      </w:tr>
      <w:tr w:rsidR="006A2F41" w:rsidRPr="00D82A73" w14:paraId="7F18D56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6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67" w:author="Jarno Nieminen" w:date="2014-06-11T12:40:00Z">
            <w:trPr>
              <w:gridAfter w:val="0"/>
              <w:trHeight w:val="217"/>
            </w:trPr>
          </w:trPrChange>
        </w:trPr>
        <w:tc>
          <w:tcPr>
            <w:tcW w:w="2567" w:type="dxa"/>
            <w:gridSpan w:val="2"/>
            <w:tcPrChange w:id="2368" w:author="Jarno Nieminen" w:date="2014-06-11T12:40:00Z">
              <w:tcPr>
                <w:tcW w:w="2567" w:type="dxa"/>
                <w:gridSpan w:val="3"/>
              </w:tcPr>
            </w:tcPrChange>
          </w:tcPr>
          <w:p w14:paraId="07E99442" w14:textId="77777777" w:rsidR="006A2F41" w:rsidRPr="00D82A73" w:rsidRDefault="006A2F41" w:rsidP="0026766E">
            <w:pPr>
              <w:rPr>
                <w:rFonts w:eastAsia="Arial Unicode MS"/>
              </w:rPr>
            </w:pPr>
            <w:r w:rsidRPr="00D82A73">
              <w:rPr>
                <w:rFonts w:eastAsia="Arial Unicode MS"/>
              </w:rPr>
              <w:t>(MinNumberOfQuestion)</w:t>
            </w:r>
          </w:p>
        </w:tc>
        <w:tc>
          <w:tcPr>
            <w:tcW w:w="3388" w:type="dxa"/>
            <w:tcPrChange w:id="2369" w:author="Jarno Nieminen" w:date="2014-06-11T12:40:00Z">
              <w:tcPr>
                <w:tcW w:w="3388" w:type="dxa"/>
                <w:gridSpan w:val="2"/>
              </w:tcPr>
            </w:tcPrChange>
          </w:tcPr>
          <w:p w14:paraId="26E95DDA" w14:textId="77777777" w:rsidR="006A2F41" w:rsidRPr="00D82A73" w:rsidRDefault="006A2F41" w:rsidP="0026766E">
            <w:pPr>
              <w:rPr>
                <w:szCs w:val="20"/>
              </w:rPr>
            </w:pPr>
            <w:r w:rsidRPr="00D82A73">
              <w:rPr>
                <w:szCs w:val="20"/>
              </w:rPr>
              <w:t>Beskriver hur många frågor formuläret som minst kan innehåller.</w:t>
            </w:r>
          </w:p>
          <w:p w14:paraId="61C23EAC" w14:textId="77777777" w:rsidR="006A2F41" w:rsidRPr="00D82A73" w:rsidRDefault="006A2F41" w:rsidP="0026766E">
            <w:pPr>
              <w:rPr>
                <w:rFonts w:eastAsia="Arial Unicode MS"/>
              </w:rPr>
            </w:pPr>
          </w:p>
        </w:tc>
        <w:tc>
          <w:tcPr>
            <w:tcW w:w="1140" w:type="dxa"/>
            <w:tcPrChange w:id="2370" w:author="Jarno Nieminen" w:date="2014-06-11T12:40:00Z">
              <w:tcPr>
                <w:tcW w:w="1140" w:type="dxa"/>
                <w:gridSpan w:val="2"/>
              </w:tcPr>
            </w:tcPrChange>
          </w:tcPr>
          <w:p w14:paraId="73EB3B73" w14:textId="77777777" w:rsidR="006A2F41" w:rsidRPr="00D82A73" w:rsidRDefault="006A2F41" w:rsidP="0026766E">
            <w:pPr>
              <w:rPr>
                <w:rFonts w:eastAsia="Arial Unicode MS"/>
              </w:rPr>
            </w:pPr>
            <w:r w:rsidRPr="00D82A73">
              <w:rPr>
                <w:rFonts w:eastAsia="Arial Unicode MS"/>
              </w:rPr>
              <w:t>VÄ</w:t>
            </w:r>
          </w:p>
        </w:tc>
        <w:tc>
          <w:tcPr>
            <w:tcW w:w="720" w:type="dxa"/>
            <w:tcPrChange w:id="2371" w:author="Jarno Nieminen" w:date="2014-06-11T12:40:00Z">
              <w:tcPr>
                <w:tcW w:w="720" w:type="dxa"/>
                <w:gridSpan w:val="2"/>
              </w:tcPr>
            </w:tcPrChange>
          </w:tcPr>
          <w:p w14:paraId="2254AB5B" w14:textId="77777777" w:rsidR="006A2F41" w:rsidRPr="00D82A73" w:rsidRDefault="006A2F41" w:rsidP="0026766E">
            <w:pPr>
              <w:rPr>
                <w:rFonts w:eastAsia="Arial Unicode MS"/>
              </w:rPr>
            </w:pPr>
            <w:r w:rsidRPr="00D82A73">
              <w:rPr>
                <w:rFonts w:eastAsia="Arial Unicode MS"/>
              </w:rPr>
              <w:t>1</w:t>
            </w:r>
          </w:p>
        </w:tc>
        <w:tc>
          <w:tcPr>
            <w:tcW w:w="1800" w:type="dxa"/>
            <w:tcPrChange w:id="2372" w:author="Jarno Nieminen" w:date="2014-06-11T12:40:00Z">
              <w:tcPr>
                <w:tcW w:w="1800" w:type="dxa"/>
                <w:gridSpan w:val="2"/>
              </w:tcPr>
            </w:tcPrChange>
          </w:tcPr>
          <w:p w14:paraId="253E9036" w14:textId="77777777" w:rsidR="006A2F41" w:rsidRPr="00D82A73" w:rsidRDefault="006A2F41" w:rsidP="0026766E"/>
        </w:tc>
        <w:tc>
          <w:tcPr>
            <w:tcW w:w="1920" w:type="dxa"/>
            <w:tcPrChange w:id="2373" w:author="Jarno Nieminen" w:date="2014-06-11T12:40:00Z">
              <w:tcPr>
                <w:tcW w:w="1920" w:type="dxa"/>
                <w:gridSpan w:val="2"/>
              </w:tcPr>
            </w:tcPrChange>
          </w:tcPr>
          <w:p w14:paraId="6C2F2C66" w14:textId="77777777" w:rsidR="006A2F41" w:rsidRPr="00D82A73" w:rsidRDefault="006A2F41" w:rsidP="0026766E">
            <w:pPr>
              <w:rPr>
                <w:rFonts w:ascii="Arial" w:eastAsia="Arial Unicode MS" w:hAnsi="Arial"/>
              </w:rPr>
            </w:pPr>
          </w:p>
        </w:tc>
        <w:tc>
          <w:tcPr>
            <w:tcW w:w="1200" w:type="dxa"/>
            <w:shd w:val="clear" w:color="auto" w:fill="auto"/>
            <w:tcPrChange w:id="2374" w:author="Jarno Nieminen" w:date="2014-06-11T12:40:00Z">
              <w:tcPr>
                <w:tcW w:w="1200" w:type="dxa"/>
                <w:gridSpan w:val="2"/>
                <w:shd w:val="clear" w:color="auto" w:fill="auto"/>
              </w:tcPr>
            </w:tcPrChange>
          </w:tcPr>
          <w:p w14:paraId="68C73B84" w14:textId="77777777" w:rsidR="006A2F41" w:rsidRPr="00D82A73" w:rsidRDefault="006A2F41" w:rsidP="0026766E">
            <w:pPr>
              <w:rPr>
                <w:rFonts w:ascii="Arial" w:eastAsia="Arial Unicode MS" w:hAnsi="Arial"/>
              </w:rPr>
            </w:pPr>
          </w:p>
        </w:tc>
        <w:tc>
          <w:tcPr>
            <w:tcW w:w="1080" w:type="dxa"/>
            <w:shd w:val="clear" w:color="auto" w:fill="auto"/>
            <w:tcPrChange w:id="2375" w:author="Jarno Nieminen" w:date="2014-06-11T12:40:00Z">
              <w:tcPr>
                <w:tcW w:w="1080" w:type="dxa"/>
                <w:gridSpan w:val="2"/>
                <w:shd w:val="clear" w:color="auto" w:fill="auto"/>
              </w:tcPr>
            </w:tcPrChange>
          </w:tcPr>
          <w:p w14:paraId="3E431789" w14:textId="77777777" w:rsidR="006A2F41" w:rsidRPr="00D82A73" w:rsidRDefault="006A2F41" w:rsidP="0026766E">
            <w:pPr>
              <w:rPr>
                <w:rFonts w:ascii="Arial" w:eastAsia="Arial Unicode MS" w:hAnsi="Arial"/>
              </w:rPr>
            </w:pPr>
          </w:p>
        </w:tc>
        <w:tc>
          <w:tcPr>
            <w:tcW w:w="1160" w:type="dxa"/>
            <w:shd w:val="clear" w:color="auto" w:fill="auto"/>
            <w:tcPrChange w:id="2376" w:author="Jarno Nieminen" w:date="2014-06-11T12:40:00Z">
              <w:tcPr>
                <w:tcW w:w="1160" w:type="dxa"/>
                <w:gridSpan w:val="2"/>
                <w:shd w:val="clear" w:color="auto" w:fill="auto"/>
              </w:tcPr>
            </w:tcPrChange>
          </w:tcPr>
          <w:p w14:paraId="2EEAC1C8" w14:textId="77777777" w:rsidR="006A2F41" w:rsidRPr="00D82A73" w:rsidRDefault="006A2F41" w:rsidP="0026766E">
            <w:pPr>
              <w:rPr>
                <w:rFonts w:ascii="Arial" w:eastAsia="Arial Unicode MS" w:hAnsi="Arial"/>
              </w:rPr>
            </w:pPr>
          </w:p>
        </w:tc>
      </w:tr>
      <w:tr w:rsidR="006A2F41" w:rsidRPr="00D82A73" w14:paraId="57978D4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7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78" w:author="Jarno Nieminen" w:date="2014-06-11T12:40:00Z">
            <w:trPr>
              <w:gridAfter w:val="0"/>
              <w:trHeight w:val="217"/>
            </w:trPr>
          </w:trPrChange>
        </w:trPr>
        <w:tc>
          <w:tcPr>
            <w:tcW w:w="2567" w:type="dxa"/>
            <w:gridSpan w:val="2"/>
            <w:tcPrChange w:id="2379" w:author="Jarno Nieminen" w:date="2014-06-11T12:40:00Z">
              <w:tcPr>
                <w:tcW w:w="2567" w:type="dxa"/>
                <w:gridSpan w:val="3"/>
              </w:tcPr>
            </w:tcPrChange>
          </w:tcPr>
          <w:p w14:paraId="76C059D0" w14:textId="77777777" w:rsidR="006A2F41" w:rsidRPr="00D82A73" w:rsidRDefault="006A2F41" w:rsidP="0026766E">
            <w:pPr>
              <w:rPr>
                <w:rFonts w:eastAsia="Arial Unicode MS"/>
              </w:rPr>
            </w:pPr>
            <w:r w:rsidRPr="00D82A73">
              <w:rPr>
                <w:rFonts w:eastAsia="Arial Unicode MS"/>
              </w:rPr>
              <w:t>(healthCareFacilityUnit)</w:t>
            </w:r>
          </w:p>
        </w:tc>
        <w:tc>
          <w:tcPr>
            <w:tcW w:w="3388" w:type="dxa"/>
            <w:tcPrChange w:id="2380" w:author="Jarno Nieminen" w:date="2014-06-11T12:40:00Z">
              <w:tcPr>
                <w:tcW w:w="3388" w:type="dxa"/>
                <w:gridSpan w:val="2"/>
              </w:tcPr>
            </w:tcPrChange>
          </w:tcPr>
          <w:p w14:paraId="4C4268CA" w14:textId="77777777" w:rsidR="006A2F41" w:rsidRPr="00D82A73" w:rsidRDefault="006A2F41" w:rsidP="0026766E">
            <w:pPr>
              <w:rPr>
                <w:rFonts w:eastAsia="Arial Unicode MS"/>
              </w:rPr>
            </w:pPr>
            <w:r w:rsidRPr="00D82A73">
              <w:rPr>
                <w:rFonts w:eastAsia="Arial Unicode MS"/>
              </w:rPr>
              <w:t>Mallens ägare.</w:t>
            </w:r>
          </w:p>
        </w:tc>
        <w:tc>
          <w:tcPr>
            <w:tcW w:w="1140" w:type="dxa"/>
            <w:tcPrChange w:id="2381" w:author="Jarno Nieminen" w:date="2014-06-11T12:40:00Z">
              <w:tcPr>
                <w:tcW w:w="1140" w:type="dxa"/>
                <w:gridSpan w:val="2"/>
              </w:tcPr>
            </w:tcPrChange>
          </w:tcPr>
          <w:p w14:paraId="2ABADA56" w14:textId="77777777" w:rsidR="006A2F41" w:rsidRPr="00D82A73" w:rsidRDefault="006A2F41" w:rsidP="0026766E">
            <w:pPr>
              <w:rPr>
                <w:rFonts w:eastAsia="Arial Unicode MS"/>
              </w:rPr>
            </w:pPr>
            <w:r w:rsidRPr="00D82A73">
              <w:rPr>
                <w:rFonts w:eastAsia="Arial Unicode MS"/>
              </w:rPr>
              <w:t>II</w:t>
            </w:r>
          </w:p>
        </w:tc>
        <w:tc>
          <w:tcPr>
            <w:tcW w:w="720" w:type="dxa"/>
            <w:tcPrChange w:id="2382" w:author="Jarno Nieminen" w:date="2014-06-11T12:40:00Z">
              <w:tcPr>
                <w:tcW w:w="720" w:type="dxa"/>
                <w:gridSpan w:val="2"/>
              </w:tcPr>
            </w:tcPrChange>
          </w:tcPr>
          <w:p w14:paraId="5D56DD9F" w14:textId="77777777" w:rsidR="006A2F41" w:rsidRPr="00D82A73" w:rsidRDefault="006A2F41" w:rsidP="0026766E">
            <w:pPr>
              <w:rPr>
                <w:rFonts w:eastAsia="Arial Unicode MS"/>
              </w:rPr>
            </w:pPr>
            <w:r w:rsidRPr="00D82A73">
              <w:rPr>
                <w:rFonts w:eastAsia="Arial Unicode MS"/>
              </w:rPr>
              <w:t>1</w:t>
            </w:r>
          </w:p>
        </w:tc>
        <w:tc>
          <w:tcPr>
            <w:tcW w:w="1800" w:type="dxa"/>
            <w:tcPrChange w:id="2383" w:author="Jarno Nieminen" w:date="2014-06-11T12:40:00Z">
              <w:tcPr>
                <w:tcW w:w="1800" w:type="dxa"/>
                <w:gridSpan w:val="2"/>
              </w:tcPr>
            </w:tcPrChange>
          </w:tcPr>
          <w:p w14:paraId="6881086E" w14:textId="77777777" w:rsidR="006A2F41" w:rsidRPr="00D82A73" w:rsidRDefault="006A2F41" w:rsidP="0026766E">
            <w:pPr>
              <w:rPr>
                <w:rFonts w:eastAsia="Arial Unicode MS"/>
              </w:rPr>
            </w:pPr>
            <w:r w:rsidRPr="00D82A73">
              <w:rPr>
                <w:rFonts w:eastAsia="Arial Unicode MS"/>
              </w:rPr>
              <w:t>Hsa-id</w:t>
            </w:r>
          </w:p>
        </w:tc>
        <w:tc>
          <w:tcPr>
            <w:tcW w:w="1920" w:type="dxa"/>
            <w:tcPrChange w:id="2384" w:author="Jarno Nieminen" w:date="2014-06-11T12:40:00Z">
              <w:tcPr>
                <w:tcW w:w="1920" w:type="dxa"/>
                <w:gridSpan w:val="2"/>
              </w:tcPr>
            </w:tcPrChange>
          </w:tcPr>
          <w:p w14:paraId="392D64D7" w14:textId="77777777" w:rsidR="006A2F41" w:rsidRPr="00D82A73" w:rsidRDefault="006A2F41" w:rsidP="0026766E"/>
        </w:tc>
        <w:tc>
          <w:tcPr>
            <w:tcW w:w="1200" w:type="dxa"/>
            <w:shd w:val="clear" w:color="auto" w:fill="auto"/>
            <w:tcPrChange w:id="2385" w:author="Jarno Nieminen" w:date="2014-06-11T12:40:00Z">
              <w:tcPr>
                <w:tcW w:w="1200" w:type="dxa"/>
                <w:gridSpan w:val="2"/>
                <w:shd w:val="clear" w:color="auto" w:fill="auto"/>
              </w:tcPr>
            </w:tcPrChange>
          </w:tcPr>
          <w:p w14:paraId="1D824FC5" w14:textId="77777777" w:rsidR="006A2F41" w:rsidRPr="00D82A73" w:rsidRDefault="006A2F41" w:rsidP="0026766E">
            <w:pPr>
              <w:rPr>
                <w:rFonts w:ascii="Arial" w:eastAsia="Arial Unicode MS" w:hAnsi="Arial"/>
              </w:rPr>
            </w:pPr>
          </w:p>
        </w:tc>
        <w:tc>
          <w:tcPr>
            <w:tcW w:w="1080" w:type="dxa"/>
            <w:shd w:val="clear" w:color="auto" w:fill="auto"/>
            <w:tcPrChange w:id="2386" w:author="Jarno Nieminen" w:date="2014-06-11T12:40:00Z">
              <w:tcPr>
                <w:tcW w:w="1080" w:type="dxa"/>
                <w:gridSpan w:val="2"/>
                <w:shd w:val="clear" w:color="auto" w:fill="auto"/>
              </w:tcPr>
            </w:tcPrChange>
          </w:tcPr>
          <w:p w14:paraId="2B3AECDE" w14:textId="77777777" w:rsidR="006A2F41" w:rsidRPr="00D82A73" w:rsidRDefault="006A2F41" w:rsidP="0026766E">
            <w:pPr>
              <w:rPr>
                <w:rFonts w:ascii="Arial" w:eastAsia="Arial Unicode MS" w:hAnsi="Arial"/>
              </w:rPr>
            </w:pPr>
          </w:p>
        </w:tc>
        <w:tc>
          <w:tcPr>
            <w:tcW w:w="1160" w:type="dxa"/>
            <w:shd w:val="clear" w:color="auto" w:fill="auto"/>
            <w:tcPrChange w:id="2387" w:author="Jarno Nieminen" w:date="2014-06-11T12:40:00Z">
              <w:tcPr>
                <w:tcW w:w="1160" w:type="dxa"/>
                <w:gridSpan w:val="2"/>
                <w:shd w:val="clear" w:color="auto" w:fill="auto"/>
              </w:tcPr>
            </w:tcPrChange>
          </w:tcPr>
          <w:p w14:paraId="0E9DD240" w14:textId="77777777" w:rsidR="006A2F41" w:rsidRPr="00D82A73" w:rsidRDefault="006A2F41" w:rsidP="0026766E">
            <w:pPr>
              <w:rPr>
                <w:rFonts w:ascii="Arial" w:eastAsia="Arial Unicode MS" w:hAnsi="Arial"/>
              </w:rPr>
            </w:pPr>
          </w:p>
        </w:tc>
      </w:tr>
      <w:tr w:rsidR="006A2F41" w:rsidRPr="00D82A73" w14:paraId="69DC3DB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8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89" w:author="Jarno Nieminen" w:date="2014-06-11T12:40:00Z">
            <w:trPr>
              <w:gridAfter w:val="0"/>
              <w:trHeight w:val="217"/>
            </w:trPr>
          </w:trPrChange>
        </w:trPr>
        <w:tc>
          <w:tcPr>
            <w:tcW w:w="2567" w:type="dxa"/>
            <w:gridSpan w:val="2"/>
            <w:tcPrChange w:id="2390" w:author="Jarno Nieminen" w:date="2014-06-11T12:40:00Z">
              <w:tcPr>
                <w:tcW w:w="2567" w:type="dxa"/>
                <w:gridSpan w:val="3"/>
              </w:tcPr>
            </w:tcPrChange>
          </w:tcPr>
          <w:p w14:paraId="6C14E20B" w14:textId="77777777" w:rsidR="006A2F41" w:rsidRPr="00D82A73" w:rsidRDefault="006A2F41" w:rsidP="0026766E">
            <w:pPr>
              <w:rPr>
                <w:rFonts w:eastAsia="Arial Unicode MS"/>
              </w:rPr>
            </w:pPr>
            <w:r w:rsidRPr="00D82A73">
              <w:rPr>
                <w:rFonts w:eastAsia="Arial Unicode MS"/>
              </w:rPr>
              <w:t>Sida/id</w:t>
            </w:r>
          </w:p>
          <w:p w14:paraId="7830B1BC" w14:textId="77777777" w:rsidR="006A2F41" w:rsidRPr="00D82A73" w:rsidRDefault="006A2F41" w:rsidP="0026766E">
            <w:pPr>
              <w:rPr>
                <w:rFonts w:eastAsia="Arial Unicode MS"/>
              </w:rPr>
            </w:pPr>
            <w:r w:rsidRPr="00D82A73">
              <w:rPr>
                <w:rFonts w:eastAsia="Arial Unicode MS"/>
              </w:rPr>
              <w:t>(pages)</w:t>
            </w:r>
          </w:p>
        </w:tc>
        <w:tc>
          <w:tcPr>
            <w:tcW w:w="3388" w:type="dxa"/>
            <w:tcPrChange w:id="2391" w:author="Jarno Nieminen" w:date="2014-06-11T12:40:00Z">
              <w:tcPr>
                <w:tcW w:w="3388" w:type="dxa"/>
                <w:gridSpan w:val="2"/>
              </w:tcPr>
            </w:tcPrChange>
          </w:tcPr>
          <w:p w14:paraId="7F1F6F4E" w14:textId="77777777" w:rsidR="006A2F41" w:rsidRPr="00D82A73" w:rsidRDefault="006A2F41" w:rsidP="0026766E">
            <w:pPr>
              <w:rPr>
                <w:rFonts w:eastAsia="Arial Unicode MS"/>
              </w:rPr>
            </w:pPr>
            <w:r w:rsidRPr="00D82A73">
              <w:rPr>
                <w:rFonts w:eastAsia="Arial Unicode MS"/>
              </w:rPr>
              <w:t>Koppling till klass för sida.</w:t>
            </w:r>
          </w:p>
          <w:p w14:paraId="73FE06D5" w14:textId="77777777" w:rsidR="006A2F41" w:rsidRPr="00D82A73" w:rsidRDefault="006A2F41" w:rsidP="0026766E">
            <w:pPr>
              <w:rPr>
                <w:rFonts w:eastAsia="Arial Unicode MS"/>
              </w:rPr>
            </w:pPr>
          </w:p>
        </w:tc>
        <w:tc>
          <w:tcPr>
            <w:tcW w:w="1140" w:type="dxa"/>
            <w:tcPrChange w:id="2392" w:author="Jarno Nieminen" w:date="2014-06-11T12:40:00Z">
              <w:tcPr>
                <w:tcW w:w="1140" w:type="dxa"/>
                <w:gridSpan w:val="2"/>
              </w:tcPr>
            </w:tcPrChange>
          </w:tcPr>
          <w:p w14:paraId="73591130" w14:textId="77777777" w:rsidR="006A2F41" w:rsidRPr="00D82A73" w:rsidRDefault="006A2F41" w:rsidP="0026766E">
            <w:pPr>
              <w:rPr>
                <w:rFonts w:eastAsia="Arial Unicode MS"/>
              </w:rPr>
            </w:pPr>
            <w:r w:rsidRPr="00D82A73">
              <w:rPr>
                <w:rFonts w:eastAsia="Arial Unicode MS"/>
              </w:rPr>
              <w:t>II</w:t>
            </w:r>
          </w:p>
        </w:tc>
        <w:tc>
          <w:tcPr>
            <w:tcW w:w="720" w:type="dxa"/>
            <w:tcPrChange w:id="2393" w:author="Jarno Nieminen" w:date="2014-06-11T12:40:00Z">
              <w:tcPr>
                <w:tcW w:w="720" w:type="dxa"/>
                <w:gridSpan w:val="2"/>
              </w:tcPr>
            </w:tcPrChange>
          </w:tcPr>
          <w:p w14:paraId="3AF5495C" w14:textId="77777777" w:rsidR="006A2F41" w:rsidRPr="00D82A73" w:rsidRDefault="006A2F41" w:rsidP="0026766E">
            <w:pPr>
              <w:rPr>
                <w:rFonts w:eastAsia="Arial Unicode MS"/>
              </w:rPr>
            </w:pPr>
            <w:r w:rsidRPr="00D82A73">
              <w:rPr>
                <w:rFonts w:eastAsia="Arial Unicode MS"/>
              </w:rPr>
              <w:t>0..*</w:t>
            </w:r>
          </w:p>
        </w:tc>
        <w:tc>
          <w:tcPr>
            <w:tcW w:w="1800" w:type="dxa"/>
            <w:tcPrChange w:id="2394" w:author="Jarno Nieminen" w:date="2014-06-11T12:40:00Z">
              <w:tcPr>
                <w:tcW w:w="1800" w:type="dxa"/>
                <w:gridSpan w:val="2"/>
              </w:tcPr>
            </w:tcPrChange>
          </w:tcPr>
          <w:p w14:paraId="6F0C300D"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2395" w:author="Jarno Nieminen" w:date="2014-06-11T12:40:00Z">
              <w:tcPr>
                <w:tcW w:w="1920" w:type="dxa"/>
                <w:gridSpan w:val="2"/>
              </w:tcPr>
            </w:tcPrChange>
          </w:tcPr>
          <w:p w14:paraId="419C5690" w14:textId="77777777" w:rsidR="006A2F41" w:rsidRPr="00D82A73" w:rsidRDefault="006A2F41" w:rsidP="0026766E">
            <w:pPr>
              <w:rPr>
                <w:rFonts w:ascii="Arial" w:eastAsia="Arial Unicode MS" w:hAnsi="Arial"/>
              </w:rPr>
            </w:pPr>
            <w:r w:rsidRPr="00D82A73">
              <w:t xml:space="preserve"> </w:t>
            </w:r>
          </w:p>
        </w:tc>
        <w:tc>
          <w:tcPr>
            <w:tcW w:w="1200" w:type="dxa"/>
            <w:shd w:val="clear" w:color="auto" w:fill="auto"/>
            <w:tcPrChange w:id="2396" w:author="Jarno Nieminen" w:date="2014-06-11T12:40:00Z">
              <w:tcPr>
                <w:tcW w:w="1200" w:type="dxa"/>
                <w:gridSpan w:val="2"/>
                <w:shd w:val="clear" w:color="auto" w:fill="auto"/>
              </w:tcPr>
            </w:tcPrChange>
          </w:tcPr>
          <w:p w14:paraId="25B1A543" w14:textId="77777777" w:rsidR="006A2F41" w:rsidRPr="00D82A73" w:rsidRDefault="006A2F41" w:rsidP="0026766E">
            <w:pPr>
              <w:rPr>
                <w:rFonts w:ascii="Arial" w:eastAsia="Arial Unicode MS" w:hAnsi="Arial"/>
              </w:rPr>
            </w:pPr>
          </w:p>
        </w:tc>
        <w:tc>
          <w:tcPr>
            <w:tcW w:w="1080" w:type="dxa"/>
            <w:shd w:val="clear" w:color="auto" w:fill="auto"/>
            <w:tcPrChange w:id="2397" w:author="Jarno Nieminen" w:date="2014-06-11T12:40:00Z">
              <w:tcPr>
                <w:tcW w:w="1080" w:type="dxa"/>
                <w:gridSpan w:val="2"/>
                <w:shd w:val="clear" w:color="auto" w:fill="auto"/>
              </w:tcPr>
            </w:tcPrChange>
          </w:tcPr>
          <w:p w14:paraId="2B1DB1BD" w14:textId="77777777" w:rsidR="006A2F41" w:rsidRPr="00D82A73" w:rsidRDefault="006A2F41" w:rsidP="0026766E">
            <w:pPr>
              <w:rPr>
                <w:rFonts w:ascii="Arial" w:eastAsia="Arial Unicode MS" w:hAnsi="Arial"/>
              </w:rPr>
            </w:pPr>
          </w:p>
        </w:tc>
        <w:tc>
          <w:tcPr>
            <w:tcW w:w="1160" w:type="dxa"/>
            <w:shd w:val="clear" w:color="auto" w:fill="auto"/>
            <w:tcPrChange w:id="2398" w:author="Jarno Nieminen" w:date="2014-06-11T12:40:00Z">
              <w:tcPr>
                <w:tcW w:w="1160" w:type="dxa"/>
                <w:gridSpan w:val="2"/>
                <w:shd w:val="clear" w:color="auto" w:fill="auto"/>
              </w:tcPr>
            </w:tcPrChange>
          </w:tcPr>
          <w:p w14:paraId="2D38748E" w14:textId="77777777" w:rsidR="006A2F41" w:rsidRPr="00D82A73" w:rsidRDefault="006A2F41" w:rsidP="0026766E">
            <w:pPr>
              <w:rPr>
                <w:rFonts w:ascii="Arial" w:eastAsia="Arial Unicode MS" w:hAnsi="Arial"/>
              </w:rPr>
            </w:pPr>
          </w:p>
        </w:tc>
      </w:tr>
      <w:tr w:rsidR="006A2F41" w:rsidRPr="00D82A73" w14:paraId="3BF16BE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9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00" w:author="Jarno Nieminen" w:date="2014-06-11T12:40:00Z">
            <w:trPr>
              <w:gridAfter w:val="0"/>
              <w:trHeight w:val="217"/>
            </w:trPr>
          </w:trPrChange>
        </w:trPr>
        <w:tc>
          <w:tcPr>
            <w:tcW w:w="2567" w:type="dxa"/>
            <w:gridSpan w:val="2"/>
            <w:tcPrChange w:id="2401" w:author="Jarno Nieminen" w:date="2014-06-11T12:40:00Z">
              <w:tcPr>
                <w:tcW w:w="2567" w:type="dxa"/>
                <w:gridSpan w:val="3"/>
              </w:tcPr>
            </w:tcPrChange>
          </w:tcPr>
          <w:p w14:paraId="41382597" w14:textId="77777777" w:rsidR="006A2F41" w:rsidRPr="00D82A73" w:rsidRDefault="006A2F41" w:rsidP="0026766E">
            <w:pPr>
              <w:rPr>
                <w:rFonts w:eastAsia="Arial Unicode MS"/>
              </w:rPr>
            </w:pPr>
            <w:r w:rsidRPr="00D82A73">
              <w:rPr>
                <w:rFonts w:eastAsia="Arial Unicode MS"/>
              </w:rPr>
              <w:t>(media/id)</w:t>
            </w:r>
          </w:p>
        </w:tc>
        <w:tc>
          <w:tcPr>
            <w:tcW w:w="3388" w:type="dxa"/>
            <w:tcPrChange w:id="2402" w:author="Jarno Nieminen" w:date="2014-06-11T12:40:00Z">
              <w:tcPr>
                <w:tcW w:w="3388" w:type="dxa"/>
                <w:gridSpan w:val="2"/>
              </w:tcPr>
            </w:tcPrChange>
          </w:tcPr>
          <w:p w14:paraId="2206EDB8" w14:textId="77777777" w:rsidR="006A2F41" w:rsidRPr="00D82A73" w:rsidRDefault="006A2F41" w:rsidP="0026766E">
            <w:pPr>
              <w:rPr>
                <w:rFonts w:eastAsia="Arial Unicode MS"/>
              </w:rPr>
            </w:pPr>
            <w:r w:rsidRPr="00D82A73">
              <w:rPr>
                <w:szCs w:val="20"/>
              </w:rPr>
              <w:t>Mediaobjekt som skall visas på formulärets introduktionssida.</w:t>
            </w:r>
          </w:p>
        </w:tc>
        <w:tc>
          <w:tcPr>
            <w:tcW w:w="1140" w:type="dxa"/>
            <w:tcPrChange w:id="2403" w:author="Jarno Nieminen" w:date="2014-06-11T12:40:00Z">
              <w:tcPr>
                <w:tcW w:w="1140" w:type="dxa"/>
                <w:gridSpan w:val="2"/>
              </w:tcPr>
            </w:tcPrChange>
          </w:tcPr>
          <w:p w14:paraId="7EDA79D7" w14:textId="77777777" w:rsidR="006A2F41" w:rsidRPr="00D82A73" w:rsidRDefault="006A2F41" w:rsidP="0026766E">
            <w:pPr>
              <w:rPr>
                <w:rFonts w:eastAsia="Arial Unicode MS"/>
              </w:rPr>
            </w:pPr>
            <w:r w:rsidRPr="00D82A73">
              <w:rPr>
                <w:rFonts w:eastAsia="Arial Unicode MS"/>
              </w:rPr>
              <w:t>II</w:t>
            </w:r>
          </w:p>
        </w:tc>
        <w:tc>
          <w:tcPr>
            <w:tcW w:w="720" w:type="dxa"/>
            <w:tcPrChange w:id="2404" w:author="Jarno Nieminen" w:date="2014-06-11T12:40:00Z">
              <w:tcPr>
                <w:tcW w:w="720" w:type="dxa"/>
                <w:gridSpan w:val="2"/>
              </w:tcPr>
            </w:tcPrChange>
          </w:tcPr>
          <w:p w14:paraId="1E8130AF" w14:textId="77777777" w:rsidR="006A2F41" w:rsidRPr="00D82A73" w:rsidRDefault="006A2F41" w:rsidP="0026766E">
            <w:pPr>
              <w:rPr>
                <w:rFonts w:eastAsia="Arial Unicode MS"/>
              </w:rPr>
            </w:pPr>
            <w:r w:rsidRPr="00D82A73">
              <w:rPr>
                <w:rFonts w:eastAsia="Arial Unicode MS"/>
              </w:rPr>
              <w:t>0..1</w:t>
            </w:r>
          </w:p>
        </w:tc>
        <w:tc>
          <w:tcPr>
            <w:tcW w:w="1800" w:type="dxa"/>
            <w:tcPrChange w:id="2405" w:author="Jarno Nieminen" w:date="2014-06-11T12:40:00Z">
              <w:tcPr>
                <w:tcW w:w="1800" w:type="dxa"/>
                <w:gridSpan w:val="2"/>
              </w:tcPr>
            </w:tcPrChange>
          </w:tcPr>
          <w:p w14:paraId="5D355B8D" w14:textId="77777777" w:rsidR="006A2F41" w:rsidRPr="00D82A73" w:rsidRDefault="006A2F41" w:rsidP="0026766E">
            <w:pPr>
              <w:rPr>
                <w:rFonts w:eastAsia="Arial Unicode MS"/>
              </w:rPr>
            </w:pPr>
          </w:p>
        </w:tc>
        <w:tc>
          <w:tcPr>
            <w:tcW w:w="1920" w:type="dxa"/>
            <w:tcPrChange w:id="2406" w:author="Jarno Nieminen" w:date="2014-06-11T12:40:00Z">
              <w:tcPr>
                <w:tcW w:w="1920" w:type="dxa"/>
                <w:gridSpan w:val="2"/>
              </w:tcPr>
            </w:tcPrChange>
          </w:tcPr>
          <w:p w14:paraId="63060FFB" w14:textId="77777777" w:rsidR="006A2F41" w:rsidRPr="00D82A73" w:rsidRDefault="006A2F41" w:rsidP="0026766E">
            <w:pPr>
              <w:rPr>
                <w:rFonts w:ascii="Arial" w:eastAsia="Arial Unicode MS" w:hAnsi="Arial"/>
              </w:rPr>
            </w:pPr>
          </w:p>
        </w:tc>
        <w:tc>
          <w:tcPr>
            <w:tcW w:w="1200" w:type="dxa"/>
            <w:shd w:val="clear" w:color="auto" w:fill="auto"/>
            <w:tcPrChange w:id="2407" w:author="Jarno Nieminen" w:date="2014-06-11T12:40:00Z">
              <w:tcPr>
                <w:tcW w:w="1200" w:type="dxa"/>
                <w:gridSpan w:val="2"/>
                <w:shd w:val="clear" w:color="auto" w:fill="auto"/>
              </w:tcPr>
            </w:tcPrChange>
          </w:tcPr>
          <w:p w14:paraId="7A9FEF44" w14:textId="77777777" w:rsidR="006A2F41" w:rsidRPr="00D82A73" w:rsidRDefault="006A2F41" w:rsidP="0026766E">
            <w:pPr>
              <w:rPr>
                <w:rFonts w:ascii="Arial" w:eastAsia="Arial Unicode MS" w:hAnsi="Arial"/>
              </w:rPr>
            </w:pPr>
          </w:p>
        </w:tc>
        <w:tc>
          <w:tcPr>
            <w:tcW w:w="1080" w:type="dxa"/>
            <w:shd w:val="clear" w:color="auto" w:fill="auto"/>
            <w:tcPrChange w:id="2408" w:author="Jarno Nieminen" w:date="2014-06-11T12:40:00Z">
              <w:tcPr>
                <w:tcW w:w="1080" w:type="dxa"/>
                <w:gridSpan w:val="2"/>
                <w:shd w:val="clear" w:color="auto" w:fill="auto"/>
              </w:tcPr>
            </w:tcPrChange>
          </w:tcPr>
          <w:p w14:paraId="64AAF0CC" w14:textId="77777777" w:rsidR="006A2F41" w:rsidRPr="00D82A73" w:rsidRDefault="006A2F41" w:rsidP="0026766E">
            <w:pPr>
              <w:rPr>
                <w:rFonts w:ascii="Arial" w:eastAsia="Arial Unicode MS" w:hAnsi="Arial"/>
              </w:rPr>
            </w:pPr>
          </w:p>
        </w:tc>
        <w:tc>
          <w:tcPr>
            <w:tcW w:w="1160" w:type="dxa"/>
            <w:shd w:val="clear" w:color="auto" w:fill="auto"/>
            <w:tcPrChange w:id="2409" w:author="Jarno Nieminen" w:date="2014-06-11T12:40:00Z">
              <w:tcPr>
                <w:tcW w:w="1160" w:type="dxa"/>
                <w:gridSpan w:val="2"/>
                <w:shd w:val="clear" w:color="auto" w:fill="auto"/>
              </w:tcPr>
            </w:tcPrChange>
          </w:tcPr>
          <w:p w14:paraId="0CE4ADEF" w14:textId="77777777" w:rsidR="006A2F41" w:rsidRPr="00D82A73" w:rsidRDefault="006A2F41" w:rsidP="0026766E">
            <w:pPr>
              <w:rPr>
                <w:rFonts w:ascii="Arial" w:eastAsia="Arial Unicode MS" w:hAnsi="Arial"/>
              </w:rPr>
            </w:pPr>
          </w:p>
        </w:tc>
      </w:tr>
      <w:tr w:rsidR="006A2F41" w:rsidRPr="00D82A73" w14:paraId="18604DA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11" w:author="Jarno Nieminen" w:date="2014-06-11T12:40:00Z">
            <w:trPr>
              <w:gridBefore w:val="1"/>
              <w:gridAfter w:val="0"/>
              <w:wBefore w:w="15" w:type="dxa"/>
              <w:trHeight w:val="217"/>
            </w:trPr>
          </w:trPrChange>
        </w:trPr>
        <w:tc>
          <w:tcPr>
            <w:tcW w:w="7080" w:type="dxa"/>
            <w:gridSpan w:val="3"/>
            <w:shd w:val="pct25" w:color="auto" w:fill="auto"/>
            <w:tcPrChange w:id="2412" w:author="Jarno Nieminen" w:date="2014-06-11T12:40:00Z">
              <w:tcPr>
                <w:tcW w:w="7080" w:type="dxa"/>
                <w:gridSpan w:val="6"/>
                <w:shd w:val="pct25" w:color="auto" w:fill="auto"/>
              </w:tcPr>
            </w:tcPrChange>
          </w:tcPr>
          <w:p w14:paraId="37C5AB6D" w14:textId="77777777" w:rsidR="006A2F41" w:rsidRPr="00D82A73" w:rsidRDefault="006A2F41" w:rsidP="0026766E">
            <w:r w:rsidRPr="00D82A73">
              <w:t>Associationer</w:t>
            </w:r>
          </w:p>
        </w:tc>
        <w:tc>
          <w:tcPr>
            <w:tcW w:w="7880" w:type="dxa"/>
            <w:gridSpan w:val="6"/>
            <w:shd w:val="pct25" w:color="auto" w:fill="auto"/>
            <w:tcPrChange w:id="2413" w:author="Jarno Nieminen" w:date="2014-06-11T12:40:00Z">
              <w:tcPr>
                <w:tcW w:w="7880" w:type="dxa"/>
                <w:gridSpan w:val="12"/>
                <w:shd w:val="pct25" w:color="auto" w:fill="auto"/>
              </w:tcPr>
            </w:tcPrChange>
          </w:tcPr>
          <w:p w14:paraId="354E5003" w14:textId="77777777" w:rsidR="006A2F41" w:rsidRPr="00D82A73" w:rsidRDefault="006A2F41" w:rsidP="0026766E">
            <w:pPr>
              <w:rPr>
                <w:rFonts w:eastAsia="Arial Unicode MS"/>
              </w:rPr>
            </w:pPr>
            <w:r w:rsidRPr="00D82A73">
              <w:t>Beslutsregel</w:t>
            </w:r>
          </w:p>
        </w:tc>
      </w:tr>
      <w:tr w:rsidR="006A2F41" w:rsidRPr="00D82A73" w14:paraId="380312E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1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15" w:author="Jarno Nieminen" w:date="2014-06-11T12:40:00Z">
            <w:trPr>
              <w:gridBefore w:val="1"/>
              <w:gridAfter w:val="0"/>
              <w:wBefore w:w="15" w:type="dxa"/>
              <w:trHeight w:val="217"/>
            </w:trPr>
          </w:trPrChange>
        </w:trPr>
        <w:tc>
          <w:tcPr>
            <w:tcW w:w="7080" w:type="dxa"/>
            <w:gridSpan w:val="3"/>
            <w:tcPrChange w:id="2416" w:author="Jarno Nieminen" w:date="2014-06-11T12:40:00Z">
              <w:tcPr>
                <w:tcW w:w="7080" w:type="dxa"/>
                <w:gridSpan w:val="6"/>
              </w:tcPr>
            </w:tcPrChange>
          </w:tcPr>
          <w:p w14:paraId="418F8284"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 xml:space="preserve"> En formulärmall (FormTemplate) har en till många sidor (TemplatePage) </w:t>
            </w:r>
          </w:p>
        </w:tc>
        <w:tc>
          <w:tcPr>
            <w:tcW w:w="7880" w:type="dxa"/>
            <w:gridSpan w:val="6"/>
            <w:tcPrChange w:id="2417" w:author="Jarno Nieminen" w:date="2014-06-11T12:40:00Z">
              <w:tcPr>
                <w:tcW w:w="7880" w:type="dxa"/>
                <w:gridSpan w:val="12"/>
              </w:tcPr>
            </w:tcPrChange>
          </w:tcPr>
          <w:p w14:paraId="398ED80C" w14:textId="77777777" w:rsidR="006A2F41" w:rsidRPr="00D82A73" w:rsidRDefault="006A2F41" w:rsidP="0026766E">
            <w:pPr>
              <w:rPr>
                <w:rFonts w:ascii="Arial" w:eastAsia="Arial Unicode MS" w:hAnsi="Arial"/>
                <w:color w:val="000000"/>
              </w:rPr>
            </w:pPr>
          </w:p>
        </w:tc>
      </w:tr>
      <w:tr w:rsidR="006A2F41" w:rsidRPr="00D82A73" w14:paraId="33DA5BF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1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19" w:author="Jarno Nieminen" w:date="2014-06-11T12:40:00Z">
            <w:trPr>
              <w:gridBefore w:val="1"/>
              <w:gridAfter w:val="0"/>
              <w:wBefore w:w="15" w:type="dxa"/>
              <w:trHeight w:val="217"/>
            </w:trPr>
          </w:trPrChange>
        </w:trPr>
        <w:tc>
          <w:tcPr>
            <w:tcW w:w="7080" w:type="dxa"/>
            <w:gridSpan w:val="3"/>
            <w:tcPrChange w:id="2420" w:author="Jarno Nieminen" w:date="2014-06-11T12:40:00Z">
              <w:tcPr>
                <w:tcW w:w="7080" w:type="dxa"/>
                <w:gridSpan w:val="6"/>
              </w:tcPr>
            </w:tcPrChange>
          </w:tcPr>
          <w:p w14:paraId="68F84FBA" w14:textId="77777777" w:rsidR="006A2F41" w:rsidRPr="00D82A73" w:rsidRDefault="006A2F41" w:rsidP="0026766E">
            <w:pPr>
              <w:rPr>
                <w:rFonts w:ascii="Arial" w:eastAsia="Arial Unicode MS" w:hAnsi="Arial"/>
                <w:color w:val="000000"/>
              </w:rPr>
            </w:pPr>
          </w:p>
        </w:tc>
        <w:tc>
          <w:tcPr>
            <w:tcW w:w="7880" w:type="dxa"/>
            <w:gridSpan w:val="6"/>
            <w:tcPrChange w:id="2421" w:author="Jarno Nieminen" w:date="2014-06-11T12:40:00Z">
              <w:tcPr>
                <w:tcW w:w="7880" w:type="dxa"/>
                <w:gridSpan w:val="12"/>
              </w:tcPr>
            </w:tcPrChange>
          </w:tcPr>
          <w:p w14:paraId="1917746E" w14:textId="77777777" w:rsidR="006A2F41" w:rsidRPr="00D82A73" w:rsidRDefault="006A2F41" w:rsidP="0026766E">
            <w:pPr>
              <w:rPr>
                <w:rFonts w:ascii="Arial" w:eastAsia="Arial Unicode MS" w:hAnsi="Arial"/>
                <w:color w:val="000000"/>
              </w:rPr>
            </w:pPr>
          </w:p>
        </w:tc>
      </w:tr>
    </w:tbl>
    <w:p w14:paraId="5B07729D" w14:textId="77777777" w:rsidR="006A2F41" w:rsidRPr="00D82A73" w:rsidRDefault="006A2F41" w:rsidP="006A2F41">
      <w:pPr>
        <w:rPr>
          <w:rFonts w:ascii="Arial" w:hAnsi="Arial"/>
          <w:b/>
          <w:i/>
        </w:rPr>
      </w:pPr>
      <w:r w:rsidRPr="00D82A73">
        <w:rPr>
          <w:i/>
        </w:rPr>
        <w:br w:type="page"/>
      </w:r>
    </w:p>
    <w:p w14:paraId="47C4E759" w14:textId="77777777" w:rsidR="006A2F41" w:rsidRPr="00D82A73" w:rsidRDefault="006A2F41" w:rsidP="006A2F41">
      <w:pPr>
        <w:pStyle w:val="Heading3"/>
      </w:pPr>
      <w:bookmarkStart w:id="2422" w:name="_Toc220986030"/>
      <w:bookmarkStart w:id="2423" w:name="_Toc386458086"/>
      <w:bookmarkStart w:id="2424" w:name="_Toc390253648"/>
      <w:bookmarkStart w:id="2425" w:name="_Toc193243783"/>
      <w:r w:rsidRPr="00D82A73">
        <w:lastRenderedPageBreak/>
        <w:t>Klass Formulärsida (TemplatePage)</w:t>
      </w:r>
      <w:bookmarkEnd w:id="2422"/>
      <w:bookmarkEnd w:id="2423"/>
      <w:bookmarkEnd w:id="2424"/>
    </w:p>
    <w:p w14:paraId="67EC13E7" w14:textId="77777777" w:rsidR="006A2F41" w:rsidRPr="00D82A73" w:rsidRDefault="006A2F41" w:rsidP="006A2F41">
      <w:pPr>
        <w:pStyle w:val="BodyText"/>
      </w:pPr>
      <w:r w:rsidRPr="00D82A73">
        <w:t>Objektet utgör mall för en sida (Page)</w:t>
      </w:r>
    </w:p>
    <w:p w14:paraId="66C4653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426">
          <w:tblGrid>
            <w:gridCol w:w="15"/>
            <w:gridCol w:w="88"/>
            <w:gridCol w:w="2442"/>
            <w:gridCol w:w="103"/>
            <w:gridCol w:w="3307"/>
            <w:gridCol w:w="103"/>
            <w:gridCol w:w="1037"/>
            <w:gridCol w:w="103"/>
            <w:gridCol w:w="614"/>
            <w:gridCol w:w="103"/>
            <w:gridCol w:w="1700"/>
            <w:gridCol w:w="103"/>
            <w:gridCol w:w="1817"/>
            <w:gridCol w:w="103"/>
            <w:gridCol w:w="1097"/>
            <w:gridCol w:w="103"/>
            <w:gridCol w:w="977"/>
            <w:gridCol w:w="103"/>
            <w:gridCol w:w="1057"/>
            <w:gridCol w:w="103"/>
          </w:tblGrid>
        </w:tblGridChange>
      </w:tblGrid>
      <w:tr w:rsidR="006A2F41" w:rsidRPr="00D82A73" w14:paraId="5E253F32" w14:textId="77777777" w:rsidTr="0026766E">
        <w:trPr>
          <w:cantSplit/>
          <w:trHeight w:val="376"/>
        </w:trPr>
        <w:tc>
          <w:tcPr>
            <w:tcW w:w="2545" w:type="dxa"/>
            <w:gridSpan w:val="2"/>
            <w:vMerge w:val="restart"/>
            <w:shd w:val="pct25" w:color="auto" w:fill="auto"/>
          </w:tcPr>
          <w:p w14:paraId="176B3F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085DBFCB" w14:textId="77777777" w:rsidR="006A2F41" w:rsidRPr="00D82A73" w:rsidRDefault="006A2F41" w:rsidP="0026766E">
            <w:r w:rsidRPr="00D82A73">
              <w:t>Beskrivning</w:t>
            </w:r>
          </w:p>
        </w:tc>
        <w:tc>
          <w:tcPr>
            <w:tcW w:w="1140" w:type="dxa"/>
            <w:vMerge w:val="restart"/>
            <w:shd w:val="pct25" w:color="auto" w:fill="auto"/>
          </w:tcPr>
          <w:p w14:paraId="0F9396D5"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C0E12D1" w14:textId="77777777" w:rsidR="006A2F41" w:rsidRPr="00D82A73" w:rsidRDefault="006A2F41" w:rsidP="0026766E">
            <w:r w:rsidRPr="00D82A73">
              <w:t>Mult</w:t>
            </w:r>
          </w:p>
        </w:tc>
        <w:tc>
          <w:tcPr>
            <w:tcW w:w="1803" w:type="dxa"/>
            <w:vMerge w:val="restart"/>
            <w:shd w:val="pct25" w:color="auto" w:fill="auto"/>
          </w:tcPr>
          <w:p w14:paraId="32F4A090" w14:textId="3798E03E"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427" w:author="Jarno Nieminen" w:date="2014-06-11T12:40:00Z">
              <w:r w:rsidR="0047354F" w:rsidRPr="00D82A73">
                <w:t>.</w:t>
              </w:r>
            </w:ins>
            <w:r w:rsidRPr="00D82A73">
              <w:t xml:space="preserve"> begränsningar</w:t>
            </w:r>
          </w:p>
        </w:tc>
        <w:tc>
          <w:tcPr>
            <w:tcW w:w="1920" w:type="dxa"/>
            <w:vMerge w:val="restart"/>
            <w:shd w:val="pct25" w:color="auto" w:fill="auto"/>
          </w:tcPr>
          <w:p w14:paraId="6DC07679"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0B8DE8B6" w14:textId="75A6D3A8" w:rsidR="006A2F41" w:rsidRPr="00D82A73" w:rsidRDefault="0047354F" w:rsidP="0026766E">
            <w:pPr>
              <w:rPr>
                <w:rFonts w:eastAsia="Arial Unicode MS"/>
              </w:rPr>
            </w:pPr>
            <w:r>
              <w:rPr>
                <w:rFonts w:eastAsia="Arial Unicode MS"/>
              </w:rPr>
              <w:t xml:space="preserve">Fylls i </w:t>
            </w:r>
            <w:del w:id="2428"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37BAC04F" w14:textId="77777777" w:rsidTr="0026766E">
        <w:trPr>
          <w:cantSplit/>
          <w:trHeight w:val="375"/>
        </w:trPr>
        <w:tc>
          <w:tcPr>
            <w:tcW w:w="2545" w:type="dxa"/>
            <w:gridSpan w:val="2"/>
            <w:vMerge/>
            <w:shd w:val="pct25" w:color="auto" w:fill="auto"/>
          </w:tcPr>
          <w:p w14:paraId="55F63A07" w14:textId="77777777" w:rsidR="006A2F41" w:rsidRPr="00D82A73" w:rsidRDefault="006A2F41" w:rsidP="0026766E"/>
        </w:tc>
        <w:tc>
          <w:tcPr>
            <w:tcW w:w="3410" w:type="dxa"/>
            <w:vMerge/>
            <w:shd w:val="pct25" w:color="auto" w:fill="auto"/>
          </w:tcPr>
          <w:p w14:paraId="621D08B7" w14:textId="77777777" w:rsidR="006A2F41" w:rsidRPr="00D82A73" w:rsidRDefault="006A2F41" w:rsidP="0026766E"/>
        </w:tc>
        <w:tc>
          <w:tcPr>
            <w:tcW w:w="1140" w:type="dxa"/>
            <w:vMerge/>
            <w:shd w:val="pct25" w:color="auto" w:fill="auto"/>
          </w:tcPr>
          <w:p w14:paraId="0EE43D15" w14:textId="77777777" w:rsidR="006A2F41" w:rsidRPr="00D82A73" w:rsidRDefault="006A2F41" w:rsidP="0026766E"/>
        </w:tc>
        <w:tc>
          <w:tcPr>
            <w:tcW w:w="717" w:type="dxa"/>
            <w:vMerge/>
            <w:shd w:val="pct25" w:color="auto" w:fill="auto"/>
          </w:tcPr>
          <w:p w14:paraId="650817FB" w14:textId="77777777" w:rsidR="006A2F41" w:rsidRPr="00D82A73" w:rsidRDefault="006A2F41" w:rsidP="0026766E"/>
        </w:tc>
        <w:tc>
          <w:tcPr>
            <w:tcW w:w="1803" w:type="dxa"/>
            <w:vMerge/>
            <w:shd w:val="pct25" w:color="auto" w:fill="auto"/>
          </w:tcPr>
          <w:p w14:paraId="028CF1B9" w14:textId="77777777" w:rsidR="006A2F41" w:rsidRPr="00D82A73" w:rsidRDefault="006A2F41" w:rsidP="0026766E"/>
        </w:tc>
        <w:tc>
          <w:tcPr>
            <w:tcW w:w="1920" w:type="dxa"/>
            <w:vMerge/>
            <w:shd w:val="pct25" w:color="auto" w:fill="auto"/>
          </w:tcPr>
          <w:p w14:paraId="7421EB25" w14:textId="77777777" w:rsidR="006A2F41" w:rsidRPr="00D82A73" w:rsidRDefault="006A2F41" w:rsidP="0026766E"/>
        </w:tc>
        <w:tc>
          <w:tcPr>
            <w:tcW w:w="1200" w:type="dxa"/>
            <w:tcBorders>
              <w:bottom w:val="single" w:sz="4" w:space="0" w:color="auto"/>
            </w:tcBorders>
            <w:shd w:val="pct25" w:color="auto" w:fill="auto"/>
          </w:tcPr>
          <w:p w14:paraId="5446D956"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D0CA291"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28C564DA" w14:textId="77777777" w:rsidR="006A2F41" w:rsidRPr="00D82A73" w:rsidRDefault="006A2F41" w:rsidP="0026766E">
            <w:pPr>
              <w:rPr>
                <w:rFonts w:eastAsia="Arial Unicode MS"/>
              </w:rPr>
            </w:pPr>
          </w:p>
        </w:tc>
      </w:tr>
      <w:tr w:rsidR="006A2F41" w:rsidRPr="00D82A73" w14:paraId="17E013F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2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30" w:author="Jarno Nieminen" w:date="2014-06-11T12:40:00Z">
            <w:trPr>
              <w:gridAfter w:val="0"/>
              <w:trHeight w:val="217"/>
            </w:trPr>
          </w:trPrChange>
        </w:trPr>
        <w:tc>
          <w:tcPr>
            <w:tcW w:w="2545" w:type="dxa"/>
            <w:gridSpan w:val="2"/>
            <w:tcPrChange w:id="2431" w:author="Jarno Nieminen" w:date="2014-06-11T12:40:00Z">
              <w:tcPr>
                <w:tcW w:w="2545" w:type="dxa"/>
                <w:gridSpan w:val="3"/>
              </w:tcPr>
            </w:tcPrChange>
          </w:tcPr>
          <w:p w14:paraId="12706A9F" w14:textId="77777777" w:rsidR="006A2F41" w:rsidRPr="00D82A73" w:rsidRDefault="006A2F41" w:rsidP="0026766E">
            <w:pPr>
              <w:rPr>
                <w:rFonts w:eastAsia="Arial Unicode MS"/>
              </w:rPr>
            </w:pPr>
            <w:r w:rsidRPr="00D82A73">
              <w:rPr>
                <w:rFonts w:eastAsia="Arial Unicode MS"/>
              </w:rPr>
              <w:t>(PageNumber)</w:t>
            </w:r>
          </w:p>
        </w:tc>
        <w:tc>
          <w:tcPr>
            <w:tcW w:w="3410" w:type="dxa"/>
            <w:tcPrChange w:id="2432" w:author="Jarno Nieminen" w:date="2014-06-11T12:40:00Z">
              <w:tcPr>
                <w:tcW w:w="3410" w:type="dxa"/>
                <w:gridSpan w:val="2"/>
              </w:tcPr>
            </w:tcPrChange>
          </w:tcPr>
          <w:p w14:paraId="7DB71A05" w14:textId="77777777" w:rsidR="006A2F41" w:rsidRPr="00D82A73" w:rsidRDefault="006A2F41" w:rsidP="0026766E">
            <w:pPr>
              <w:rPr>
                <w:rFonts w:eastAsia="Arial Unicode MS"/>
              </w:rPr>
            </w:pPr>
            <w:r w:rsidRPr="00D82A73">
              <w:rPr>
                <w:rFonts w:eastAsia="Arial Unicode MS"/>
              </w:rPr>
              <w:t>Grupperingsbegrepp  av frågor. Frågans nummer i nummerserie. Används för att indikera hur långt användaren har kommit i formuläret.</w:t>
            </w:r>
          </w:p>
          <w:p w14:paraId="746E1DDC"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Change w:id="2433" w:author="Jarno Nieminen" w:date="2014-06-11T12:40:00Z">
              <w:tcPr>
                <w:tcW w:w="1140" w:type="dxa"/>
                <w:gridSpan w:val="2"/>
              </w:tcPr>
            </w:tcPrChange>
          </w:tcPr>
          <w:p w14:paraId="3F7C7E6D" w14:textId="77777777" w:rsidR="006A2F41" w:rsidRPr="00D82A73" w:rsidRDefault="006A2F41" w:rsidP="0026766E">
            <w:pPr>
              <w:rPr>
                <w:rFonts w:eastAsia="Arial Unicode MS"/>
              </w:rPr>
            </w:pPr>
            <w:r w:rsidRPr="00D82A73">
              <w:rPr>
                <w:rFonts w:eastAsia="Arial Unicode MS"/>
              </w:rPr>
              <w:t>VÄ</w:t>
            </w:r>
          </w:p>
        </w:tc>
        <w:tc>
          <w:tcPr>
            <w:tcW w:w="717" w:type="dxa"/>
            <w:tcPrChange w:id="2434" w:author="Jarno Nieminen" w:date="2014-06-11T12:40:00Z">
              <w:tcPr>
                <w:tcW w:w="717" w:type="dxa"/>
                <w:gridSpan w:val="2"/>
              </w:tcPr>
            </w:tcPrChange>
          </w:tcPr>
          <w:p w14:paraId="260AFF08" w14:textId="77777777" w:rsidR="006A2F41" w:rsidRPr="00D82A73" w:rsidRDefault="006A2F41" w:rsidP="0026766E">
            <w:pPr>
              <w:rPr>
                <w:rFonts w:eastAsia="Arial Unicode MS"/>
              </w:rPr>
            </w:pPr>
            <w:r w:rsidRPr="00D82A73">
              <w:rPr>
                <w:rFonts w:eastAsia="Arial Unicode MS"/>
              </w:rPr>
              <w:t>1</w:t>
            </w:r>
          </w:p>
        </w:tc>
        <w:tc>
          <w:tcPr>
            <w:tcW w:w="1803" w:type="dxa"/>
            <w:tcPrChange w:id="2435" w:author="Jarno Nieminen" w:date="2014-06-11T12:40:00Z">
              <w:tcPr>
                <w:tcW w:w="1803" w:type="dxa"/>
                <w:gridSpan w:val="2"/>
              </w:tcPr>
            </w:tcPrChange>
          </w:tcPr>
          <w:p w14:paraId="0EE68ACF" w14:textId="77777777" w:rsidR="006A2F41" w:rsidRPr="00D82A73" w:rsidRDefault="006A2F41" w:rsidP="0026766E">
            <w:pPr>
              <w:rPr>
                <w:rFonts w:eastAsia="Arial Unicode MS"/>
              </w:rPr>
            </w:pPr>
          </w:p>
        </w:tc>
        <w:tc>
          <w:tcPr>
            <w:tcW w:w="1920" w:type="dxa"/>
            <w:tcPrChange w:id="2436" w:author="Jarno Nieminen" w:date="2014-06-11T12:40:00Z">
              <w:tcPr>
                <w:tcW w:w="1920" w:type="dxa"/>
                <w:gridSpan w:val="2"/>
              </w:tcPr>
            </w:tcPrChange>
          </w:tcPr>
          <w:p w14:paraId="3D67E3D1" w14:textId="77777777" w:rsidR="006A2F41" w:rsidRPr="00D82A73" w:rsidRDefault="006A2F41" w:rsidP="0026766E">
            <w:pPr>
              <w:rPr>
                <w:rFonts w:ascii="Arial" w:eastAsia="Arial Unicode MS" w:hAnsi="Arial"/>
              </w:rPr>
            </w:pPr>
          </w:p>
        </w:tc>
        <w:tc>
          <w:tcPr>
            <w:tcW w:w="1200" w:type="dxa"/>
            <w:shd w:val="clear" w:color="auto" w:fill="auto"/>
            <w:tcPrChange w:id="2437" w:author="Jarno Nieminen" w:date="2014-06-11T12:40:00Z">
              <w:tcPr>
                <w:tcW w:w="1200" w:type="dxa"/>
                <w:gridSpan w:val="2"/>
                <w:shd w:val="clear" w:color="auto" w:fill="auto"/>
              </w:tcPr>
            </w:tcPrChange>
          </w:tcPr>
          <w:p w14:paraId="559BA0BE" w14:textId="77777777" w:rsidR="006A2F41" w:rsidRPr="00D82A73" w:rsidRDefault="006A2F41" w:rsidP="0026766E">
            <w:pPr>
              <w:rPr>
                <w:rFonts w:ascii="Arial" w:eastAsia="Arial Unicode MS" w:hAnsi="Arial"/>
              </w:rPr>
            </w:pPr>
          </w:p>
        </w:tc>
        <w:tc>
          <w:tcPr>
            <w:tcW w:w="1080" w:type="dxa"/>
            <w:shd w:val="clear" w:color="auto" w:fill="auto"/>
            <w:tcPrChange w:id="2438" w:author="Jarno Nieminen" w:date="2014-06-11T12:40:00Z">
              <w:tcPr>
                <w:tcW w:w="1080" w:type="dxa"/>
                <w:gridSpan w:val="2"/>
                <w:shd w:val="clear" w:color="auto" w:fill="auto"/>
              </w:tcPr>
            </w:tcPrChange>
          </w:tcPr>
          <w:p w14:paraId="4E726E5E" w14:textId="77777777" w:rsidR="006A2F41" w:rsidRPr="00D82A73" w:rsidRDefault="006A2F41" w:rsidP="0026766E">
            <w:pPr>
              <w:rPr>
                <w:rFonts w:ascii="Arial" w:eastAsia="Arial Unicode MS" w:hAnsi="Arial"/>
              </w:rPr>
            </w:pPr>
          </w:p>
        </w:tc>
        <w:tc>
          <w:tcPr>
            <w:tcW w:w="1160" w:type="dxa"/>
            <w:shd w:val="clear" w:color="auto" w:fill="auto"/>
            <w:tcPrChange w:id="2439" w:author="Jarno Nieminen" w:date="2014-06-11T12:40:00Z">
              <w:tcPr>
                <w:tcW w:w="1160" w:type="dxa"/>
                <w:gridSpan w:val="2"/>
                <w:shd w:val="clear" w:color="auto" w:fill="auto"/>
              </w:tcPr>
            </w:tcPrChange>
          </w:tcPr>
          <w:p w14:paraId="1700E1B8" w14:textId="77777777" w:rsidR="006A2F41" w:rsidRPr="00D82A73" w:rsidRDefault="006A2F41" w:rsidP="0026766E">
            <w:pPr>
              <w:rPr>
                <w:rFonts w:ascii="Arial" w:eastAsia="Arial Unicode MS" w:hAnsi="Arial"/>
              </w:rPr>
            </w:pPr>
          </w:p>
        </w:tc>
      </w:tr>
      <w:tr w:rsidR="006A2F41" w:rsidRPr="00D82A73" w14:paraId="16A8663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4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41" w:author="Jarno Nieminen" w:date="2014-06-11T12:40:00Z">
            <w:trPr>
              <w:gridAfter w:val="0"/>
              <w:trHeight w:val="217"/>
            </w:trPr>
          </w:trPrChange>
        </w:trPr>
        <w:tc>
          <w:tcPr>
            <w:tcW w:w="2545" w:type="dxa"/>
            <w:gridSpan w:val="2"/>
            <w:tcPrChange w:id="2442" w:author="Jarno Nieminen" w:date="2014-06-11T12:40:00Z">
              <w:tcPr>
                <w:tcW w:w="2545" w:type="dxa"/>
                <w:gridSpan w:val="3"/>
              </w:tcPr>
            </w:tcPrChange>
          </w:tcPr>
          <w:p w14:paraId="0A6A55C1" w14:textId="77777777" w:rsidR="006A2F41" w:rsidRPr="00D82A73" w:rsidRDefault="006A2F41" w:rsidP="0026766E">
            <w:pPr>
              <w:rPr>
                <w:rFonts w:eastAsia="Arial Unicode MS"/>
              </w:rPr>
            </w:pPr>
            <w:r w:rsidRPr="00D82A73">
              <w:rPr>
                <w:rFonts w:eastAsia="Arial Unicode MS"/>
              </w:rPr>
              <w:t>Rubrik</w:t>
            </w:r>
          </w:p>
          <w:p w14:paraId="2C6885FC" w14:textId="77777777" w:rsidR="006A2F41" w:rsidRPr="00D82A73" w:rsidRDefault="006A2F41" w:rsidP="0026766E">
            <w:pPr>
              <w:rPr>
                <w:rFonts w:eastAsia="Arial Unicode MS"/>
              </w:rPr>
            </w:pPr>
            <w:r w:rsidRPr="00D82A73">
              <w:rPr>
                <w:rFonts w:eastAsia="Arial Unicode MS"/>
              </w:rPr>
              <w:t>(Subject)</w:t>
            </w:r>
          </w:p>
        </w:tc>
        <w:tc>
          <w:tcPr>
            <w:tcW w:w="3410" w:type="dxa"/>
            <w:tcPrChange w:id="2443" w:author="Jarno Nieminen" w:date="2014-06-11T12:40:00Z">
              <w:tcPr>
                <w:tcW w:w="3410" w:type="dxa"/>
                <w:gridSpan w:val="2"/>
              </w:tcPr>
            </w:tcPrChange>
          </w:tcPr>
          <w:p w14:paraId="40E8E937" w14:textId="77777777" w:rsidR="006A2F41" w:rsidRPr="00D82A73" w:rsidRDefault="006A2F41" w:rsidP="0026766E">
            <w:pPr>
              <w:rPr>
                <w:rFonts w:eastAsia="Arial Unicode MS"/>
              </w:rPr>
            </w:pPr>
            <w:r w:rsidRPr="00D82A73">
              <w:rPr>
                <w:rFonts w:eastAsia="Arial Unicode MS"/>
              </w:rPr>
              <w:t>Sidans rubrik.</w:t>
            </w:r>
          </w:p>
          <w:p w14:paraId="4247C68F" w14:textId="77777777" w:rsidR="006A2F41" w:rsidRPr="00D82A73" w:rsidRDefault="006A2F41" w:rsidP="0026766E">
            <w:pPr>
              <w:rPr>
                <w:rFonts w:eastAsia="Arial Unicode MS"/>
              </w:rPr>
            </w:pPr>
            <w:r w:rsidRPr="00D82A73">
              <w:rPr>
                <w:rFonts w:eastAsia="Arial Unicode MS"/>
              </w:rPr>
              <w:t>T.ex Medicin.</w:t>
            </w:r>
          </w:p>
        </w:tc>
        <w:tc>
          <w:tcPr>
            <w:tcW w:w="1140" w:type="dxa"/>
            <w:tcPrChange w:id="2444" w:author="Jarno Nieminen" w:date="2014-06-11T12:40:00Z">
              <w:tcPr>
                <w:tcW w:w="1140" w:type="dxa"/>
                <w:gridSpan w:val="2"/>
              </w:tcPr>
            </w:tcPrChange>
          </w:tcPr>
          <w:p w14:paraId="56994526" w14:textId="77777777" w:rsidR="006A2F41" w:rsidRPr="00D82A73" w:rsidRDefault="006A2F41" w:rsidP="0026766E">
            <w:pPr>
              <w:rPr>
                <w:rFonts w:eastAsia="Arial Unicode MS"/>
              </w:rPr>
            </w:pPr>
            <w:r w:rsidRPr="00D82A73">
              <w:rPr>
                <w:rFonts w:eastAsia="Arial Unicode MS"/>
              </w:rPr>
              <w:t>TXT</w:t>
            </w:r>
          </w:p>
        </w:tc>
        <w:tc>
          <w:tcPr>
            <w:tcW w:w="717" w:type="dxa"/>
            <w:tcPrChange w:id="2445" w:author="Jarno Nieminen" w:date="2014-06-11T12:40:00Z">
              <w:tcPr>
                <w:tcW w:w="717" w:type="dxa"/>
                <w:gridSpan w:val="2"/>
              </w:tcPr>
            </w:tcPrChange>
          </w:tcPr>
          <w:p w14:paraId="50FE9D8B" w14:textId="77777777" w:rsidR="006A2F41" w:rsidRPr="00D82A73" w:rsidRDefault="006A2F41" w:rsidP="0026766E">
            <w:pPr>
              <w:rPr>
                <w:rFonts w:eastAsia="Arial Unicode MS"/>
              </w:rPr>
            </w:pPr>
            <w:r w:rsidRPr="00D82A73">
              <w:rPr>
                <w:rFonts w:eastAsia="Arial Unicode MS"/>
              </w:rPr>
              <w:t>0..1</w:t>
            </w:r>
          </w:p>
        </w:tc>
        <w:tc>
          <w:tcPr>
            <w:tcW w:w="1803" w:type="dxa"/>
            <w:tcPrChange w:id="2446" w:author="Jarno Nieminen" w:date="2014-06-11T12:40:00Z">
              <w:tcPr>
                <w:tcW w:w="1803" w:type="dxa"/>
                <w:gridSpan w:val="2"/>
              </w:tcPr>
            </w:tcPrChange>
          </w:tcPr>
          <w:p w14:paraId="52EEB60F" w14:textId="77777777" w:rsidR="006A2F41" w:rsidRPr="00D82A73" w:rsidRDefault="006A2F41" w:rsidP="0026766E">
            <w:pPr>
              <w:rPr>
                <w:rFonts w:eastAsia="Arial Unicode MS"/>
              </w:rPr>
            </w:pPr>
          </w:p>
        </w:tc>
        <w:tc>
          <w:tcPr>
            <w:tcW w:w="1920" w:type="dxa"/>
            <w:tcPrChange w:id="2447" w:author="Jarno Nieminen" w:date="2014-06-11T12:40:00Z">
              <w:tcPr>
                <w:tcW w:w="1920" w:type="dxa"/>
                <w:gridSpan w:val="2"/>
              </w:tcPr>
            </w:tcPrChange>
          </w:tcPr>
          <w:p w14:paraId="2ACB521D" w14:textId="77777777" w:rsidR="006A2F41" w:rsidRPr="00D82A73" w:rsidRDefault="006A2F41" w:rsidP="0026766E">
            <w:pPr>
              <w:rPr>
                <w:rFonts w:ascii="Arial" w:eastAsia="Arial Unicode MS" w:hAnsi="Arial"/>
              </w:rPr>
            </w:pPr>
          </w:p>
        </w:tc>
        <w:tc>
          <w:tcPr>
            <w:tcW w:w="1200" w:type="dxa"/>
            <w:shd w:val="clear" w:color="auto" w:fill="auto"/>
            <w:tcPrChange w:id="2448" w:author="Jarno Nieminen" w:date="2014-06-11T12:40:00Z">
              <w:tcPr>
                <w:tcW w:w="1200" w:type="dxa"/>
                <w:gridSpan w:val="2"/>
                <w:shd w:val="clear" w:color="auto" w:fill="auto"/>
              </w:tcPr>
            </w:tcPrChange>
          </w:tcPr>
          <w:p w14:paraId="5519F541" w14:textId="77777777" w:rsidR="006A2F41" w:rsidRPr="00D82A73" w:rsidRDefault="006A2F41" w:rsidP="0026766E">
            <w:pPr>
              <w:rPr>
                <w:rFonts w:ascii="Arial" w:eastAsia="Arial Unicode MS" w:hAnsi="Arial"/>
              </w:rPr>
            </w:pPr>
          </w:p>
        </w:tc>
        <w:tc>
          <w:tcPr>
            <w:tcW w:w="1080" w:type="dxa"/>
            <w:shd w:val="clear" w:color="auto" w:fill="auto"/>
            <w:tcPrChange w:id="2449" w:author="Jarno Nieminen" w:date="2014-06-11T12:40:00Z">
              <w:tcPr>
                <w:tcW w:w="1080" w:type="dxa"/>
                <w:gridSpan w:val="2"/>
                <w:shd w:val="clear" w:color="auto" w:fill="auto"/>
              </w:tcPr>
            </w:tcPrChange>
          </w:tcPr>
          <w:p w14:paraId="5FE2ACD5" w14:textId="77777777" w:rsidR="006A2F41" w:rsidRPr="00D82A73" w:rsidRDefault="006A2F41" w:rsidP="0026766E">
            <w:pPr>
              <w:rPr>
                <w:rFonts w:ascii="Arial" w:eastAsia="Arial Unicode MS" w:hAnsi="Arial"/>
              </w:rPr>
            </w:pPr>
          </w:p>
        </w:tc>
        <w:tc>
          <w:tcPr>
            <w:tcW w:w="1160" w:type="dxa"/>
            <w:shd w:val="clear" w:color="auto" w:fill="auto"/>
            <w:tcPrChange w:id="2450" w:author="Jarno Nieminen" w:date="2014-06-11T12:40:00Z">
              <w:tcPr>
                <w:tcW w:w="1160" w:type="dxa"/>
                <w:gridSpan w:val="2"/>
                <w:shd w:val="clear" w:color="auto" w:fill="auto"/>
              </w:tcPr>
            </w:tcPrChange>
          </w:tcPr>
          <w:p w14:paraId="160D48A4" w14:textId="77777777" w:rsidR="006A2F41" w:rsidRPr="00D82A73" w:rsidRDefault="006A2F41" w:rsidP="0026766E">
            <w:pPr>
              <w:rPr>
                <w:rFonts w:ascii="Arial" w:eastAsia="Arial Unicode MS" w:hAnsi="Arial"/>
              </w:rPr>
            </w:pPr>
          </w:p>
        </w:tc>
      </w:tr>
      <w:tr w:rsidR="006A2F41" w:rsidRPr="00D82A73" w14:paraId="73771B0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5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52" w:author="Jarno Nieminen" w:date="2014-06-11T12:40:00Z">
            <w:trPr>
              <w:gridAfter w:val="0"/>
              <w:trHeight w:val="217"/>
            </w:trPr>
          </w:trPrChange>
        </w:trPr>
        <w:tc>
          <w:tcPr>
            <w:tcW w:w="2545" w:type="dxa"/>
            <w:gridSpan w:val="2"/>
            <w:tcPrChange w:id="2453" w:author="Jarno Nieminen" w:date="2014-06-11T12:40:00Z">
              <w:tcPr>
                <w:tcW w:w="2545" w:type="dxa"/>
                <w:gridSpan w:val="3"/>
              </w:tcPr>
            </w:tcPrChange>
          </w:tcPr>
          <w:p w14:paraId="55660D04" w14:textId="77777777" w:rsidR="006A2F41" w:rsidRPr="00D82A73" w:rsidRDefault="006A2F41" w:rsidP="0026766E">
            <w:pPr>
              <w:rPr>
                <w:rFonts w:eastAsia="Arial Unicode MS"/>
              </w:rPr>
            </w:pPr>
            <w:r w:rsidRPr="00D82A73">
              <w:rPr>
                <w:rFonts w:eastAsia="Arial Unicode MS"/>
              </w:rPr>
              <w:t>Beskrivning</w:t>
            </w:r>
          </w:p>
          <w:p w14:paraId="470E45C5" w14:textId="77777777" w:rsidR="006A2F41" w:rsidRPr="00D82A73" w:rsidRDefault="006A2F41" w:rsidP="0026766E">
            <w:pPr>
              <w:rPr>
                <w:rFonts w:eastAsia="Arial Unicode MS"/>
              </w:rPr>
            </w:pPr>
            <w:r w:rsidRPr="00D82A73">
              <w:rPr>
                <w:rFonts w:eastAsia="Arial Unicode MS"/>
              </w:rPr>
              <w:t>(Description)</w:t>
            </w:r>
          </w:p>
        </w:tc>
        <w:tc>
          <w:tcPr>
            <w:tcW w:w="3410" w:type="dxa"/>
            <w:tcPrChange w:id="2454" w:author="Jarno Nieminen" w:date="2014-06-11T12:40:00Z">
              <w:tcPr>
                <w:tcW w:w="3410" w:type="dxa"/>
                <w:gridSpan w:val="2"/>
              </w:tcPr>
            </w:tcPrChange>
          </w:tcPr>
          <w:p w14:paraId="09975EF3" w14:textId="77777777" w:rsidR="006A2F41" w:rsidRPr="00D82A73" w:rsidRDefault="006A2F41" w:rsidP="0026766E">
            <w:pPr>
              <w:rPr>
                <w:rFonts w:eastAsia="Arial Unicode MS"/>
              </w:rPr>
            </w:pPr>
            <w:r w:rsidRPr="00D82A73">
              <w:rPr>
                <w:rFonts w:eastAsia="Arial Unicode MS"/>
              </w:rPr>
              <w:t>Beskrivande text.</w:t>
            </w:r>
          </w:p>
          <w:p w14:paraId="0F225597" w14:textId="77777777" w:rsidR="006A2F41" w:rsidRPr="00D82A73" w:rsidRDefault="006A2F41" w:rsidP="0026766E">
            <w:pPr>
              <w:rPr>
                <w:rFonts w:eastAsia="Arial Unicode MS"/>
              </w:rPr>
            </w:pPr>
            <w:r w:rsidRPr="00D82A73">
              <w:rPr>
                <w:rFonts w:eastAsia="Arial Unicode MS"/>
              </w:rPr>
              <w:t>Stöder kodverk ”DocBook” Se tidbokningskontraktet!!</w:t>
            </w:r>
          </w:p>
          <w:p w14:paraId="333A3602"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455" w:author="Jarno Nieminen" w:date="2014-06-11T12:40:00Z">
              <w:tcPr>
                <w:tcW w:w="1140" w:type="dxa"/>
                <w:gridSpan w:val="2"/>
              </w:tcPr>
            </w:tcPrChange>
          </w:tcPr>
          <w:p w14:paraId="5B36AE63" w14:textId="77777777" w:rsidR="006A2F41" w:rsidRPr="00D82A73" w:rsidRDefault="006A2F41" w:rsidP="0026766E">
            <w:pPr>
              <w:rPr>
                <w:rFonts w:eastAsia="Arial Unicode MS"/>
              </w:rPr>
            </w:pPr>
            <w:r w:rsidRPr="00D82A73">
              <w:rPr>
                <w:rFonts w:eastAsia="Arial Unicode MS"/>
              </w:rPr>
              <w:t>TXT</w:t>
            </w:r>
          </w:p>
        </w:tc>
        <w:tc>
          <w:tcPr>
            <w:tcW w:w="717" w:type="dxa"/>
            <w:tcPrChange w:id="2456" w:author="Jarno Nieminen" w:date="2014-06-11T12:40:00Z">
              <w:tcPr>
                <w:tcW w:w="717" w:type="dxa"/>
                <w:gridSpan w:val="2"/>
              </w:tcPr>
            </w:tcPrChange>
          </w:tcPr>
          <w:p w14:paraId="5BCCE6A0" w14:textId="77777777" w:rsidR="006A2F41" w:rsidRPr="00D82A73" w:rsidRDefault="006A2F41" w:rsidP="0026766E">
            <w:pPr>
              <w:rPr>
                <w:rFonts w:eastAsia="Arial Unicode MS"/>
              </w:rPr>
            </w:pPr>
            <w:r w:rsidRPr="00D82A73">
              <w:rPr>
                <w:rFonts w:eastAsia="Arial Unicode MS"/>
              </w:rPr>
              <w:t>0..1</w:t>
            </w:r>
          </w:p>
        </w:tc>
        <w:tc>
          <w:tcPr>
            <w:tcW w:w="1803" w:type="dxa"/>
            <w:tcPrChange w:id="2457" w:author="Jarno Nieminen" w:date="2014-06-11T12:40:00Z">
              <w:tcPr>
                <w:tcW w:w="1803" w:type="dxa"/>
                <w:gridSpan w:val="2"/>
              </w:tcPr>
            </w:tcPrChange>
          </w:tcPr>
          <w:p w14:paraId="5EB88015"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458" w:author="Jarno Nieminen" w:date="2014-06-11T12:40:00Z">
              <w:tcPr>
                <w:tcW w:w="1920" w:type="dxa"/>
                <w:gridSpan w:val="2"/>
              </w:tcPr>
            </w:tcPrChange>
          </w:tcPr>
          <w:p w14:paraId="67169E69" w14:textId="77777777" w:rsidR="006A2F41" w:rsidRPr="00D82A73" w:rsidRDefault="006A2F41" w:rsidP="0026766E">
            <w:pPr>
              <w:rPr>
                <w:rFonts w:ascii="Arial" w:eastAsia="Arial Unicode MS" w:hAnsi="Arial"/>
              </w:rPr>
            </w:pPr>
          </w:p>
        </w:tc>
        <w:tc>
          <w:tcPr>
            <w:tcW w:w="1200" w:type="dxa"/>
            <w:shd w:val="clear" w:color="auto" w:fill="auto"/>
            <w:tcPrChange w:id="2459" w:author="Jarno Nieminen" w:date="2014-06-11T12:40:00Z">
              <w:tcPr>
                <w:tcW w:w="1200" w:type="dxa"/>
                <w:gridSpan w:val="2"/>
                <w:shd w:val="clear" w:color="auto" w:fill="auto"/>
              </w:tcPr>
            </w:tcPrChange>
          </w:tcPr>
          <w:p w14:paraId="69C81ADA" w14:textId="77777777" w:rsidR="006A2F41" w:rsidRPr="00D82A73" w:rsidRDefault="006A2F41" w:rsidP="0026766E">
            <w:pPr>
              <w:rPr>
                <w:rFonts w:ascii="Arial" w:eastAsia="Arial Unicode MS" w:hAnsi="Arial"/>
              </w:rPr>
            </w:pPr>
          </w:p>
        </w:tc>
        <w:tc>
          <w:tcPr>
            <w:tcW w:w="1080" w:type="dxa"/>
            <w:shd w:val="clear" w:color="auto" w:fill="auto"/>
            <w:tcPrChange w:id="2460" w:author="Jarno Nieminen" w:date="2014-06-11T12:40:00Z">
              <w:tcPr>
                <w:tcW w:w="1080" w:type="dxa"/>
                <w:gridSpan w:val="2"/>
                <w:shd w:val="clear" w:color="auto" w:fill="auto"/>
              </w:tcPr>
            </w:tcPrChange>
          </w:tcPr>
          <w:p w14:paraId="3CBB0EF0" w14:textId="77777777" w:rsidR="006A2F41" w:rsidRPr="00D82A73" w:rsidRDefault="006A2F41" w:rsidP="0026766E">
            <w:pPr>
              <w:rPr>
                <w:rFonts w:ascii="Arial" w:eastAsia="Arial Unicode MS" w:hAnsi="Arial"/>
              </w:rPr>
            </w:pPr>
          </w:p>
        </w:tc>
        <w:tc>
          <w:tcPr>
            <w:tcW w:w="1160" w:type="dxa"/>
            <w:shd w:val="clear" w:color="auto" w:fill="auto"/>
            <w:tcPrChange w:id="2461" w:author="Jarno Nieminen" w:date="2014-06-11T12:40:00Z">
              <w:tcPr>
                <w:tcW w:w="1160" w:type="dxa"/>
                <w:gridSpan w:val="2"/>
                <w:shd w:val="clear" w:color="auto" w:fill="auto"/>
              </w:tcPr>
            </w:tcPrChange>
          </w:tcPr>
          <w:p w14:paraId="6F38DCAF" w14:textId="77777777" w:rsidR="006A2F41" w:rsidRPr="00D82A73" w:rsidRDefault="006A2F41" w:rsidP="0026766E">
            <w:pPr>
              <w:rPr>
                <w:rFonts w:ascii="Arial" w:eastAsia="Arial Unicode MS" w:hAnsi="Arial"/>
              </w:rPr>
            </w:pPr>
          </w:p>
        </w:tc>
      </w:tr>
      <w:tr w:rsidR="006A2F41" w:rsidRPr="00D82A73" w14:paraId="7DB9981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6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63" w:author="Jarno Nieminen" w:date="2014-06-11T12:40:00Z">
            <w:trPr>
              <w:gridAfter w:val="0"/>
              <w:trHeight w:val="217"/>
            </w:trPr>
          </w:trPrChange>
        </w:trPr>
        <w:tc>
          <w:tcPr>
            <w:tcW w:w="2545" w:type="dxa"/>
            <w:gridSpan w:val="2"/>
            <w:tcPrChange w:id="2464" w:author="Jarno Nieminen" w:date="2014-06-11T12:40:00Z">
              <w:tcPr>
                <w:tcW w:w="2545" w:type="dxa"/>
                <w:gridSpan w:val="3"/>
              </w:tcPr>
            </w:tcPrChange>
          </w:tcPr>
          <w:p w14:paraId="3B560776" w14:textId="77777777" w:rsidR="006A2F41" w:rsidRPr="00D82A73" w:rsidRDefault="006A2F41" w:rsidP="0026766E">
            <w:pPr>
              <w:rPr>
                <w:rFonts w:eastAsia="Arial Unicode MS"/>
              </w:rPr>
            </w:pPr>
            <w:r w:rsidRPr="00D82A73">
              <w:rPr>
                <w:rFonts w:eastAsia="Arial Unicode MS"/>
              </w:rPr>
              <w:t>Frågegruppering/id</w:t>
            </w:r>
          </w:p>
          <w:p w14:paraId="6E68FAD4" w14:textId="77777777" w:rsidR="006A2F41" w:rsidRPr="00D82A73" w:rsidRDefault="006A2F41" w:rsidP="0026766E">
            <w:pPr>
              <w:rPr>
                <w:rFonts w:eastAsia="Arial Unicode MS"/>
              </w:rPr>
            </w:pPr>
            <w:r w:rsidRPr="00D82A73">
              <w:rPr>
                <w:rFonts w:eastAsia="Arial Unicode MS"/>
              </w:rPr>
              <w:t>(TemplateQuestionBlock)</w:t>
            </w:r>
          </w:p>
        </w:tc>
        <w:tc>
          <w:tcPr>
            <w:tcW w:w="3410" w:type="dxa"/>
            <w:tcPrChange w:id="2465" w:author="Jarno Nieminen" w:date="2014-06-11T12:40:00Z">
              <w:tcPr>
                <w:tcW w:w="3410" w:type="dxa"/>
                <w:gridSpan w:val="2"/>
              </w:tcPr>
            </w:tcPrChange>
          </w:tcPr>
          <w:p w14:paraId="4C6B835D" w14:textId="77777777" w:rsidR="006A2F41" w:rsidRPr="00D82A73" w:rsidRDefault="006A2F41" w:rsidP="0026766E">
            <w:pPr>
              <w:rPr>
                <w:rFonts w:eastAsia="Arial Unicode MS"/>
              </w:rPr>
            </w:pPr>
            <w:r w:rsidRPr="00D82A73">
              <w:rPr>
                <w:rFonts w:eastAsia="Arial Unicode MS"/>
              </w:rPr>
              <w:t>Koppling till klass för frågegruppering.</w:t>
            </w:r>
          </w:p>
        </w:tc>
        <w:tc>
          <w:tcPr>
            <w:tcW w:w="1140" w:type="dxa"/>
            <w:tcPrChange w:id="2466" w:author="Jarno Nieminen" w:date="2014-06-11T12:40:00Z">
              <w:tcPr>
                <w:tcW w:w="1140" w:type="dxa"/>
                <w:gridSpan w:val="2"/>
              </w:tcPr>
            </w:tcPrChange>
          </w:tcPr>
          <w:p w14:paraId="539B5370" w14:textId="77777777" w:rsidR="006A2F41" w:rsidRPr="00D82A73" w:rsidRDefault="006A2F41" w:rsidP="0026766E">
            <w:pPr>
              <w:rPr>
                <w:rFonts w:eastAsia="Arial Unicode MS"/>
              </w:rPr>
            </w:pPr>
            <w:r w:rsidRPr="00D82A73">
              <w:rPr>
                <w:rFonts w:eastAsia="Arial Unicode MS"/>
              </w:rPr>
              <w:t>II</w:t>
            </w:r>
          </w:p>
        </w:tc>
        <w:tc>
          <w:tcPr>
            <w:tcW w:w="717" w:type="dxa"/>
            <w:tcPrChange w:id="2467" w:author="Jarno Nieminen" w:date="2014-06-11T12:40:00Z">
              <w:tcPr>
                <w:tcW w:w="717" w:type="dxa"/>
                <w:gridSpan w:val="2"/>
              </w:tcPr>
            </w:tcPrChange>
          </w:tcPr>
          <w:p w14:paraId="08DCC290" w14:textId="77777777" w:rsidR="006A2F41" w:rsidRPr="00D82A73" w:rsidRDefault="006A2F41" w:rsidP="0026766E">
            <w:pPr>
              <w:rPr>
                <w:rFonts w:eastAsia="Arial Unicode MS"/>
              </w:rPr>
            </w:pPr>
            <w:r w:rsidRPr="00D82A73">
              <w:rPr>
                <w:rFonts w:eastAsia="Arial Unicode MS"/>
              </w:rPr>
              <w:t>1..*</w:t>
            </w:r>
          </w:p>
        </w:tc>
        <w:tc>
          <w:tcPr>
            <w:tcW w:w="1803" w:type="dxa"/>
            <w:tcPrChange w:id="2468" w:author="Jarno Nieminen" w:date="2014-06-11T12:40:00Z">
              <w:tcPr>
                <w:tcW w:w="1803" w:type="dxa"/>
                <w:gridSpan w:val="2"/>
              </w:tcPr>
            </w:tcPrChange>
          </w:tcPr>
          <w:p w14:paraId="1820BDBF"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469" w:author="Jarno Nieminen" w:date="2014-06-11T12:40:00Z">
              <w:tcPr>
                <w:tcW w:w="1920" w:type="dxa"/>
                <w:gridSpan w:val="2"/>
              </w:tcPr>
            </w:tcPrChange>
          </w:tcPr>
          <w:p w14:paraId="3B1BFB0A" w14:textId="77777777" w:rsidR="006A2F41" w:rsidRPr="00D82A73" w:rsidRDefault="006A2F41" w:rsidP="0026766E">
            <w:pPr>
              <w:rPr>
                <w:rFonts w:ascii="Arial" w:eastAsia="Arial Unicode MS" w:hAnsi="Arial"/>
              </w:rPr>
            </w:pPr>
          </w:p>
        </w:tc>
        <w:tc>
          <w:tcPr>
            <w:tcW w:w="1200" w:type="dxa"/>
            <w:shd w:val="clear" w:color="auto" w:fill="auto"/>
            <w:tcPrChange w:id="2470" w:author="Jarno Nieminen" w:date="2014-06-11T12:40:00Z">
              <w:tcPr>
                <w:tcW w:w="1200" w:type="dxa"/>
                <w:gridSpan w:val="2"/>
                <w:shd w:val="clear" w:color="auto" w:fill="auto"/>
              </w:tcPr>
            </w:tcPrChange>
          </w:tcPr>
          <w:p w14:paraId="3B7A8061" w14:textId="77777777" w:rsidR="006A2F41" w:rsidRPr="00D82A73" w:rsidRDefault="006A2F41" w:rsidP="0026766E">
            <w:pPr>
              <w:rPr>
                <w:rFonts w:ascii="Arial" w:eastAsia="Arial Unicode MS" w:hAnsi="Arial"/>
              </w:rPr>
            </w:pPr>
          </w:p>
        </w:tc>
        <w:tc>
          <w:tcPr>
            <w:tcW w:w="1080" w:type="dxa"/>
            <w:shd w:val="clear" w:color="auto" w:fill="auto"/>
            <w:tcPrChange w:id="2471" w:author="Jarno Nieminen" w:date="2014-06-11T12:40:00Z">
              <w:tcPr>
                <w:tcW w:w="1080" w:type="dxa"/>
                <w:gridSpan w:val="2"/>
                <w:shd w:val="clear" w:color="auto" w:fill="auto"/>
              </w:tcPr>
            </w:tcPrChange>
          </w:tcPr>
          <w:p w14:paraId="659BE998" w14:textId="77777777" w:rsidR="006A2F41" w:rsidRPr="00D82A73" w:rsidRDefault="006A2F41" w:rsidP="0026766E">
            <w:pPr>
              <w:rPr>
                <w:rFonts w:ascii="Arial" w:eastAsia="Arial Unicode MS" w:hAnsi="Arial"/>
              </w:rPr>
            </w:pPr>
          </w:p>
        </w:tc>
        <w:tc>
          <w:tcPr>
            <w:tcW w:w="1160" w:type="dxa"/>
            <w:shd w:val="clear" w:color="auto" w:fill="auto"/>
            <w:tcPrChange w:id="2472" w:author="Jarno Nieminen" w:date="2014-06-11T12:40:00Z">
              <w:tcPr>
                <w:tcW w:w="1160" w:type="dxa"/>
                <w:gridSpan w:val="2"/>
                <w:shd w:val="clear" w:color="auto" w:fill="auto"/>
              </w:tcPr>
            </w:tcPrChange>
          </w:tcPr>
          <w:p w14:paraId="295D5CB0" w14:textId="77777777" w:rsidR="006A2F41" w:rsidRPr="00D82A73" w:rsidRDefault="006A2F41" w:rsidP="0026766E">
            <w:pPr>
              <w:rPr>
                <w:rFonts w:ascii="Arial" w:eastAsia="Arial Unicode MS" w:hAnsi="Arial"/>
              </w:rPr>
            </w:pPr>
          </w:p>
        </w:tc>
      </w:tr>
      <w:tr w:rsidR="006A2F41" w:rsidRPr="00D82A73" w14:paraId="36FB8E6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7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74" w:author="Jarno Nieminen" w:date="2014-06-11T12:40:00Z">
            <w:trPr>
              <w:gridAfter w:val="0"/>
              <w:trHeight w:val="217"/>
            </w:trPr>
          </w:trPrChange>
        </w:trPr>
        <w:tc>
          <w:tcPr>
            <w:tcW w:w="2545" w:type="dxa"/>
            <w:gridSpan w:val="2"/>
            <w:tcPrChange w:id="2475" w:author="Jarno Nieminen" w:date="2014-06-11T12:40:00Z">
              <w:tcPr>
                <w:tcW w:w="2545" w:type="dxa"/>
                <w:gridSpan w:val="3"/>
              </w:tcPr>
            </w:tcPrChange>
          </w:tcPr>
          <w:p w14:paraId="540B8CA1" w14:textId="77777777" w:rsidR="006A2F41" w:rsidRPr="00D82A73" w:rsidRDefault="006A2F41" w:rsidP="0026766E">
            <w:pPr>
              <w:rPr>
                <w:rFonts w:eastAsia="Arial Unicode MS"/>
              </w:rPr>
            </w:pPr>
          </w:p>
        </w:tc>
        <w:tc>
          <w:tcPr>
            <w:tcW w:w="3410" w:type="dxa"/>
            <w:tcPrChange w:id="2476" w:author="Jarno Nieminen" w:date="2014-06-11T12:40:00Z">
              <w:tcPr>
                <w:tcW w:w="3410" w:type="dxa"/>
                <w:gridSpan w:val="2"/>
              </w:tcPr>
            </w:tcPrChange>
          </w:tcPr>
          <w:p w14:paraId="5A1EEF34" w14:textId="77777777" w:rsidR="006A2F41" w:rsidRPr="00D82A73" w:rsidRDefault="006A2F41" w:rsidP="0026766E">
            <w:pPr>
              <w:rPr>
                <w:rFonts w:eastAsia="Arial Unicode MS"/>
              </w:rPr>
            </w:pPr>
          </w:p>
        </w:tc>
        <w:tc>
          <w:tcPr>
            <w:tcW w:w="1140" w:type="dxa"/>
            <w:tcPrChange w:id="2477" w:author="Jarno Nieminen" w:date="2014-06-11T12:40:00Z">
              <w:tcPr>
                <w:tcW w:w="1140" w:type="dxa"/>
                <w:gridSpan w:val="2"/>
              </w:tcPr>
            </w:tcPrChange>
          </w:tcPr>
          <w:p w14:paraId="6FCB7B40" w14:textId="77777777" w:rsidR="006A2F41" w:rsidRPr="00D82A73" w:rsidRDefault="006A2F41" w:rsidP="0026766E">
            <w:pPr>
              <w:rPr>
                <w:rFonts w:eastAsia="Arial Unicode MS"/>
              </w:rPr>
            </w:pPr>
          </w:p>
        </w:tc>
        <w:tc>
          <w:tcPr>
            <w:tcW w:w="717" w:type="dxa"/>
            <w:tcPrChange w:id="2478" w:author="Jarno Nieminen" w:date="2014-06-11T12:40:00Z">
              <w:tcPr>
                <w:tcW w:w="717" w:type="dxa"/>
                <w:gridSpan w:val="2"/>
              </w:tcPr>
            </w:tcPrChange>
          </w:tcPr>
          <w:p w14:paraId="6C442C86" w14:textId="77777777" w:rsidR="006A2F41" w:rsidRPr="00D82A73" w:rsidRDefault="006A2F41" w:rsidP="0026766E">
            <w:pPr>
              <w:rPr>
                <w:rFonts w:eastAsia="Arial Unicode MS"/>
              </w:rPr>
            </w:pPr>
          </w:p>
        </w:tc>
        <w:tc>
          <w:tcPr>
            <w:tcW w:w="1803" w:type="dxa"/>
            <w:tcPrChange w:id="2479" w:author="Jarno Nieminen" w:date="2014-06-11T12:40:00Z">
              <w:tcPr>
                <w:tcW w:w="1803" w:type="dxa"/>
                <w:gridSpan w:val="2"/>
              </w:tcPr>
            </w:tcPrChange>
          </w:tcPr>
          <w:p w14:paraId="0E6D0EA3" w14:textId="77777777" w:rsidR="006A2F41" w:rsidRPr="00D82A73" w:rsidRDefault="006A2F41" w:rsidP="0026766E">
            <w:pPr>
              <w:rPr>
                <w:rFonts w:eastAsia="Arial Unicode MS"/>
              </w:rPr>
            </w:pPr>
          </w:p>
        </w:tc>
        <w:tc>
          <w:tcPr>
            <w:tcW w:w="1920" w:type="dxa"/>
            <w:tcPrChange w:id="2480" w:author="Jarno Nieminen" w:date="2014-06-11T12:40:00Z">
              <w:tcPr>
                <w:tcW w:w="1920" w:type="dxa"/>
                <w:gridSpan w:val="2"/>
              </w:tcPr>
            </w:tcPrChange>
          </w:tcPr>
          <w:p w14:paraId="08D743BB" w14:textId="77777777" w:rsidR="006A2F41" w:rsidRPr="00D82A73" w:rsidRDefault="006A2F41" w:rsidP="0026766E">
            <w:pPr>
              <w:rPr>
                <w:rFonts w:ascii="Arial" w:eastAsia="Arial Unicode MS" w:hAnsi="Arial"/>
              </w:rPr>
            </w:pPr>
          </w:p>
        </w:tc>
        <w:tc>
          <w:tcPr>
            <w:tcW w:w="1200" w:type="dxa"/>
            <w:shd w:val="clear" w:color="auto" w:fill="auto"/>
            <w:tcPrChange w:id="2481" w:author="Jarno Nieminen" w:date="2014-06-11T12:40:00Z">
              <w:tcPr>
                <w:tcW w:w="1200" w:type="dxa"/>
                <w:gridSpan w:val="2"/>
                <w:shd w:val="clear" w:color="auto" w:fill="auto"/>
              </w:tcPr>
            </w:tcPrChange>
          </w:tcPr>
          <w:p w14:paraId="454E1F78" w14:textId="77777777" w:rsidR="006A2F41" w:rsidRPr="00D82A73" w:rsidRDefault="006A2F41" w:rsidP="0026766E">
            <w:pPr>
              <w:rPr>
                <w:rFonts w:ascii="Arial" w:eastAsia="Arial Unicode MS" w:hAnsi="Arial"/>
              </w:rPr>
            </w:pPr>
          </w:p>
        </w:tc>
        <w:tc>
          <w:tcPr>
            <w:tcW w:w="1080" w:type="dxa"/>
            <w:shd w:val="clear" w:color="auto" w:fill="auto"/>
            <w:tcPrChange w:id="2482" w:author="Jarno Nieminen" w:date="2014-06-11T12:40:00Z">
              <w:tcPr>
                <w:tcW w:w="1080" w:type="dxa"/>
                <w:gridSpan w:val="2"/>
                <w:shd w:val="clear" w:color="auto" w:fill="auto"/>
              </w:tcPr>
            </w:tcPrChange>
          </w:tcPr>
          <w:p w14:paraId="611A23D2" w14:textId="77777777" w:rsidR="006A2F41" w:rsidRPr="00D82A73" w:rsidRDefault="006A2F41" w:rsidP="0026766E">
            <w:pPr>
              <w:rPr>
                <w:rFonts w:ascii="Arial" w:eastAsia="Arial Unicode MS" w:hAnsi="Arial"/>
              </w:rPr>
            </w:pPr>
          </w:p>
        </w:tc>
        <w:tc>
          <w:tcPr>
            <w:tcW w:w="1160" w:type="dxa"/>
            <w:shd w:val="clear" w:color="auto" w:fill="auto"/>
            <w:tcPrChange w:id="2483" w:author="Jarno Nieminen" w:date="2014-06-11T12:40:00Z">
              <w:tcPr>
                <w:tcW w:w="1160" w:type="dxa"/>
                <w:gridSpan w:val="2"/>
                <w:shd w:val="clear" w:color="auto" w:fill="auto"/>
              </w:tcPr>
            </w:tcPrChange>
          </w:tcPr>
          <w:p w14:paraId="42DD1857" w14:textId="77777777" w:rsidR="006A2F41" w:rsidRPr="00D82A73" w:rsidRDefault="006A2F41" w:rsidP="0026766E">
            <w:pPr>
              <w:rPr>
                <w:rFonts w:ascii="Arial" w:eastAsia="Arial Unicode MS" w:hAnsi="Arial"/>
              </w:rPr>
            </w:pPr>
          </w:p>
        </w:tc>
      </w:tr>
      <w:tr w:rsidR="006A2F41" w:rsidRPr="00D82A73" w14:paraId="339FD19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8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85" w:author="Jarno Nieminen" w:date="2014-06-11T12:40:00Z">
            <w:trPr>
              <w:gridBefore w:val="1"/>
              <w:gridAfter w:val="0"/>
              <w:wBefore w:w="15" w:type="dxa"/>
              <w:trHeight w:val="217"/>
            </w:trPr>
          </w:trPrChange>
        </w:trPr>
        <w:tc>
          <w:tcPr>
            <w:tcW w:w="7080" w:type="dxa"/>
            <w:gridSpan w:val="3"/>
            <w:shd w:val="pct25" w:color="auto" w:fill="auto"/>
            <w:tcPrChange w:id="2486" w:author="Jarno Nieminen" w:date="2014-06-11T12:40:00Z">
              <w:tcPr>
                <w:tcW w:w="7080" w:type="dxa"/>
                <w:gridSpan w:val="6"/>
                <w:shd w:val="pct25" w:color="auto" w:fill="auto"/>
              </w:tcPr>
            </w:tcPrChange>
          </w:tcPr>
          <w:p w14:paraId="6B930C96" w14:textId="77777777" w:rsidR="006A2F41" w:rsidRPr="00D82A73" w:rsidRDefault="006A2F41" w:rsidP="0026766E">
            <w:pPr>
              <w:rPr>
                <w:b/>
              </w:rPr>
            </w:pPr>
            <w:r w:rsidRPr="00D82A73">
              <w:rPr>
                <w:b/>
              </w:rPr>
              <w:lastRenderedPageBreak/>
              <w:t>Associationer</w:t>
            </w:r>
          </w:p>
        </w:tc>
        <w:tc>
          <w:tcPr>
            <w:tcW w:w="7880" w:type="dxa"/>
            <w:gridSpan w:val="6"/>
            <w:shd w:val="pct25" w:color="auto" w:fill="auto"/>
            <w:tcPrChange w:id="2487" w:author="Jarno Nieminen" w:date="2014-06-11T12:40:00Z">
              <w:tcPr>
                <w:tcW w:w="7880" w:type="dxa"/>
                <w:gridSpan w:val="12"/>
                <w:shd w:val="pct25" w:color="auto" w:fill="auto"/>
              </w:tcPr>
            </w:tcPrChange>
          </w:tcPr>
          <w:p w14:paraId="0356CA69" w14:textId="77777777" w:rsidR="006A2F41" w:rsidRPr="00D82A73" w:rsidRDefault="006A2F41" w:rsidP="0026766E">
            <w:pPr>
              <w:rPr>
                <w:rFonts w:eastAsia="Arial Unicode MS"/>
                <w:b/>
              </w:rPr>
            </w:pPr>
            <w:r w:rsidRPr="00D82A73">
              <w:rPr>
                <w:b/>
              </w:rPr>
              <w:t>Beslutsregel</w:t>
            </w:r>
          </w:p>
        </w:tc>
      </w:tr>
      <w:tr w:rsidR="006A2F41" w:rsidRPr="00D82A73" w14:paraId="6E1D8BB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8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89" w:author="Jarno Nieminen" w:date="2014-06-11T12:40:00Z">
            <w:trPr>
              <w:gridBefore w:val="1"/>
              <w:gridAfter w:val="0"/>
              <w:wBefore w:w="15" w:type="dxa"/>
              <w:trHeight w:val="217"/>
            </w:trPr>
          </w:trPrChange>
        </w:trPr>
        <w:tc>
          <w:tcPr>
            <w:tcW w:w="7080" w:type="dxa"/>
            <w:gridSpan w:val="3"/>
            <w:tcPrChange w:id="2490" w:author="Jarno Nieminen" w:date="2014-06-11T12:40:00Z">
              <w:tcPr>
                <w:tcW w:w="7080" w:type="dxa"/>
                <w:gridSpan w:val="6"/>
              </w:tcPr>
            </w:tcPrChange>
          </w:tcPr>
          <w:p w14:paraId="15399270"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formulärsida(Page) är har noll till flera frågegrupperingar (TemplateQuestionBlock)</w:t>
            </w:r>
          </w:p>
        </w:tc>
        <w:tc>
          <w:tcPr>
            <w:tcW w:w="7880" w:type="dxa"/>
            <w:gridSpan w:val="6"/>
            <w:tcPrChange w:id="2491" w:author="Jarno Nieminen" w:date="2014-06-11T12:40:00Z">
              <w:tcPr>
                <w:tcW w:w="7880" w:type="dxa"/>
                <w:gridSpan w:val="12"/>
              </w:tcPr>
            </w:tcPrChange>
          </w:tcPr>
          <w:p w14:paraId="5CB385B6" w14:textId="77777777" w:rsidR="006A2F41" w:rsidRPr="00D82A73" w:rsidRDefault="006A2F41" w:rsidP="0026766E">
            <w:pPr>
              <w:rPr>
                <w:rFonts w:ascii="Arial" w:eastAsia="Arial Unicode MS" w:hAnsi="Arial"/>
                <w:color w:val="000000"/>
              </w:rPr>
            </w:pPr>
          </w:p>
        </w:tc>
      </w:tr>
      <w:tr w:rsidR="006A2F41" w:rsidRPr="00D82A73" w14:paraId="2C5D90B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9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493" w:author="Jarno Nieminen" w:date="2014-06-11T12:40:00Z">
            <w:trPr>
              <w:gridBefore w:val="1"/>
              <w:gridAfter w:val="0"/>
              <w:wBefore w:w="15" w:type="dxa"/>
              <w:trHeight w:val="217"/>
            </w:trPr>
          </w:trPrChange>
        </w:trPr>
        <w:tc>
          <w:tcPr>
            <w:tcW w:w="7080" w:type="dxa"/>
            <w:gridSpan w:val="3"/>
            <w:tcPrChange w:id="2494" w:author="Jarno Nieminen" w:date="2014-06-11T12:40:00Z">
              <w:tcPr>
                <w:tcW w:w="7080" w:type="dxa"/>
                <w:gridSpan w:val="6"/>
              </w:tcPr>
            </w:tcPrChange>
          </w:tcPr>
          <w:p w14:paraId="7E856A81" w14:textId="77777777" w:rsidR="006A2F41" w:rsidRPr="00D82A73" w:rsidRDefault="006A2F41" w:rsidP="0026766E">
            <w:pPr>
              <w:rPr>
                <w:rFonts w:ascii="Arial" w:eastAsia="Arial Unicode MS" w:hAnsi="Arial"/>
                <w:color w:val="000000"/>
              </w:rPr>
            </w:pPr>
          </w:p>
        </w:tc>
        <w:tc>
          <w:tcPr>
            <w:tcW w:w="7880" w:type="dxa"/>
            <w:gridSpan w:val="6"/>
            <w:tcPrChange w:id="2495" w:author="Jarno Nieminen" w:date="2014-06-11T12:40:00Z">
              <w:tcPr>
                <w:tcW w:w="7880" w:type="dxa"/>
                <w:gridSpan w:val="12"/>
              </w:tcPr>
            </w:tcPrChange>
          </w:tcPr>
          <w:p w14:paraId="5F53C947" w14:textId="77777777" w:rsidR="006A2F41" w:rsidRPr="00D82A73" w:rsidRDefault="006A2F41" w:rsidP="0026766E">
            <w:pPr>
              <w:rPr>
                <w:rFonts w:ascii="Arial" w:eastAsia="Arial Unicode MS" w:hAnsi="Arial"/>
                <w:color w:val="000000"/>
              </w:rPr>
            </w:pPr>
          </w:p>
        </w:tc>
      </w:tr>
    </w:tbl>
    <w:p w14:paraId="1C85BA36" w14:textId="77777777" w:rsidR="006A2F41" w:rsidRPr="00D82A73" w:rsidRDefault="006A2F41" w:rsidP="006A2F41"/>
    <w:p w14:paraId="51457B83" w14:textId="77777777" w:rsidR="006A2F41" w:rsidRPr="00D82A73" w:rsidRDefault="006A2F41" w:rsidP="006A2F41"/>
    <w:p w14:paraId="71A03EE2" w14:textId="77777777" w:rsidR="006A2F41" w:rsidRPr="00D82A73" w:rsidRDefault="006A2F41" w:rsidP="006A2F41">
      <w:pPr>
        <w:rPr>
          <w:rFonts w:ascii="Arial" w:hAnsi="Arial" w:cs="Arial"/>
          <w:b/>
          <w:bCs/>
          <w:i/>
          <w:sz w:val="22"/>
          <w:szCs w:val="26"/>
        </w:rPr>
      </w:pPr>
      <w:r w:rsidRPr="00D82A73">
        <w:rPr>
          <w:i/>
        </w:rPr>
        <w:br w:type="page"/>
      </w:r>
    </w:p>
    <w:p w14:paraId="2B994C54" w14:textId="77777777" w:rsidR="006A2F41" w:rsidRPr="00D82A73" w:rsidRDefault="006A2F41" w:rsidP="006A2F41">
      <w:pPr>
        <w:pStyle w:val="Heading3"/>
      </w:pPr>
      <w:bookmarkStart w:id="2496" w:name="_Toc220986031"/>
      <w:bookmarkStart w:id="2497" w:name="_Toc386458087"/>
      <w:bookmarkStart w:id="2498" w:name="_Toc390253649"/>
      <w:r w:rsidRPr="00D82A73">
        <w:lastRenderedPageBreak/>
        <w:t>Klass Formulärsida (Page)</w:t>
      </w:r>
      <w:bookmarkEnd w:id="2496"/>
      <w:bookmarkEnd w:id="2497"/>
      <w:bookmarkEnd w:id="2498"/>
    </w:p>
    <w:p w14:paraId="3311FF78" w14:textId="77777777" w:rsidR="006A2F41" w:rsidRPr="00D82A73" w:rsidRDefault="006A2F41" w:rsidP="006A2F41">
      <w:r w:rsidRPr="00D82A73">
        <w:t xml:space="preserve">Objektet innehåller en till många frågegrupperingar.  En sida är ett sätt att dela upp/gruppera ett formulär. </w:t>
      </w:r>
    </w:p>
    <w:p w14:paraId="548266F9"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499">
          <w:tblGrid>
            <w:gridCol w:w="15"/>
            <w:gridCol w:w="88"/>
            <w:gridCol w:w="2442"/>
            <w:gridCol w:w="103"/>
            <w:gridCol w:w="3307"/>
            <w:gridCol w:w="103"/>
            <w:gridCol w:w="1037"/>
            <w:gridCol w:w="103"/>
            <w:gridCol w:w="614"/>
            <w:gridCol w:w="103"/>
            <w:gridCol w:w="1700"/>
            <w:gridCol w:w="103"/>
            <w:gridCol w:w="1817"/>
            <w:gridCol w:w="103"/>
            <w:gridCol w:w="1097"/>
            <w:gridCol w:w="103"/>
            <w:gridCol w:w="977"/>
            <w:gridCol w:w="103"/>
            <w:gridCol w:w="1057"/>
            <w:gridCol w:w="103"/>
          </w:tblGrid>
        </w:tblGridChange>
      </w:tblGrid>
      <w:tr w:rsidR="006A2F41" w:rsidRPr="00D82A73" w14:paraId="4CC0036A" w14:textId="77777777" w:rsidTr="0026766E">
        <w:trPr>
          <w:cantSplit/>
          <w:trHeight w:val="376"/>
        </w:trPr>
        <w:tc>
          <w:tcPr>
            <w:tcW w:w="2545" w:type="dxa"/>
            <w:gridSpan w:val="2"/>
            <w:vMerge w:val="restart"/>
            <w:shd w:val="pct25" w:color="auto" w:fill="auto"/>
          </w:tcPr>
          <w:p w14:paraId="29B54A2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AE9AE81" w14:textId="77777777" w:rsidR="006A2F41" w:rsidRPr="00D82A73" w:rsidRDefault="006A2F41" w:rsidP="0026766E">
            <w:r w:rsidRPr="00D82A73">
              <w:t>Beskrivning</w:t>
            </w:r>
          </w:p>
        </w:tc>
        <w:tc>
          <w:tcPr>
            <w:tcW w:w="1140" w:type="dxa"/>
            <w:vMerge w:val="restart"/>
            <w:shd w:val="pct25" w:color="auto" w:fill="auto"/>
          </w:tcPr>
          <w:p w14:paraId="61D84E86"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2494558" w14:textId="77777777" w:rsidR="006A2F41" w:rsidRPr="00D82A73" w:rsidRDefault="006A2F41" w:rsidP="0026766E">
            <w:r w:rsidRPr="00D82A73">
              <w:t>Mult</w:t>
            </w:r>
          </w:p>
        </w:tc>
        <w:tc>
          <w:tcPr>
            <w:tcW w:w="1803" w:type="dxa"/>
            <w:vMerge w:val="restart"/>
            <w:shd w:val="pct25" w:color="auto" w:fill="auto"/>
          </w:tcPr>
          <w:p w14:paraId="0FF61292" w14:textId="38650276"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500" w:author="Jarno Nieminen" w:date="2014-06-11T12:40:00Z">
              <w:r w:rsidR="0047354F" w:rsidRPr="00D82A73">
                <w:t>.</w:t>
              </w:r>
            </w:ins>
            <w:r w:rsidRPr="00D82A73">
              <w:t xml:space="preserve"> begränsningar</w:t>
            </w:r>
          </w:p>
        </w:tc>
        <w:tc>
          <w:tcPr>
            <w:tcW w:w="1920" w:type="dxa"/>
            <w:vMerge w:val="restart"/>
            <w:shd w:val="pct25" w:color="auto" w:fill="auto"/>
          </w:tcPr>
          <w:p w14:paraId="6E33171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909EC6E" w14:textId="1C12D13D"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2501"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0136AE9A" w14:textId="77777777" w:rsidTr="0026766E">
        <w:trPr>
          <w:cantSplit/>
          <w:trHeight w:val="375"/>
        </w:trPr>
        <w:tc>
          <w:tcPr>
            <w:tcW w:w="2545" w:type="dxa"/>
            <w:gridSpan w:val="2"/>
            <w:vMerge/>
            <w:shd w:val="pct25" w:color="auto" w:fill="auto"/>
          </w:tcPr>
          <w:p w14:paraId="7D4FCFF9" w14:textId="77777777" w:rsidR="006A2F41" w:rsidRPr="00D82A73" w:rsidRDefault="006A2F41" w:rsidP="0026766E"/>
        </w:tc>
        <w:tc>
          <w:tcPr>
            <w:tcW w:w="3410" w:type="dxa"/>
            <w:vMerge/>
            <w:shd w:val="pct25" w:color="auto" w:fill="auto"/>
          </w:tcPr>
          <w:p w14:paraId="79EA74D2" w14:textId="77777777" w:rsidR="006A2F41" w:rsidRPr="00D82A73" w:rsidRDefault="006A2F41" w:rsidP="0026766E"/>
        </w:tc>
        <w:tc>
          <w:tcPr>
            <w:tcW w:w="1140" w:type="dxa"/>
            <w:vMerge/>
            <w:shd w:val="pct25" w:color="auto" w:fill="auto"/>
          </w:tcPr>
          <w:p w14:paraId="329095C0" w14:textId="77777777" w:rsidR="006A2F41" w:rsidRPr="00D82A73" w:rsidRDefault="006A2F41" w:rsidP="0026766E"/>
        </w:tc>
        <w:tc>
          <w:tcPr>
            <w:tcW w:w="717" w:type="dxa"/>
            <w:vMerge/>
            <w:shd w:val="pct25" w:color="auto" w:fill="auto"/>
          </w:tcPr>
          <w:p w14:paraId="6FCDAB28" w14:textId="77777777" w:rsidR="006A2F41" w:rsidRPr="00D82A73" w:rsidRDefault="006A2F41" w:rsidP="0026766E"/>
        </w:tc>
        <w:tc>
          <w:tcPr>
            <w:tcW w:w="1803" w:type="dxa"/>
            <w:vMerge/>
            <w:shd w:val="pct25" w:color="auto" w:fill="auto"/>
          </w:tcPr>
          <w:p w14:paraId="402C1784" w14:textId="77777777" w:rsidR="006A2F41" w:rsidRPr="00D82A73" w:rsidRDefault="006A2F41" w:rsidP="0026766E"/>
        </w:tc>
        <w:tc>
          <w:tcPr>
            <w:tcW w:w="1920" w:type="dxa"/>
            <w:vMerge/>
            <w:shd w:val="pct25" w:color="auto" w:fill="auto"/>
          </w:tcPr>
          <w:p w14:paraId="768EF1B3" w14:textId="77777777" w:rsidR="006A2F41" w:rsidRPr="00D82A73" w:rsidRDefault="006A2F41" w:rsidP="0026766E"/>
        </w:tc>
        <w:tc>
          <w:tcPr>
            <w:tcW w:w="1200" w:type="dxa"/>
            <w:tcBorders>
              <w:bottom w:val="single" w:sz="4" w:space="0" w:color="auto"/>
            </w:tcBorders>
            <w:shd w:val="pct25" w:color="auto" w:fill="auto"/>
          </w:tcPr>
          <w:p w14:paraId="64DB5C8E"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4E7AAF97"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53AF254C" w14:textId="77777777" w:rsidR="006A2F41" w:rsidRPr="00D82A73" w:rsidRDefault="006A2F41" w:rsidP="0026766E">
            <w:pPr>
              <w:rPr>
                <w:rFonts w:eastAsia="Arial Unicode MS"/>
              </w:rPr>
            </w:pPr>
          </w:p>
        </w:tc>
      </w:tr>
      <w:tr w:rsidR="006A2F41" w:rsidRPr="00D82A73" w14:paraId="295A2609" w14:textId="77777777" w:rsidTr="0026766E">
        <w:trPr>
          <w:trHeight w:val="217"/>
        </w:trPr>
        <w:tc>
          <w:tcPr>
            <w:tcW w:w="2545" w:type="dxa"/>
            <w:gridSpan w:val="2"/>
          </w:tcPr>
          <w:p w14:paraId="29D50331" w14:textId="77777777" w:rsidR="006A2F41" w:rsidRPr="00D82A73" w:rsidRDefault="006A2F41" w:rsidP="0026766E">
            <w:pPr>
              <w:rPr>
                <w:rFonts w:eastAsia="Arial Unicode MS"/>
              </w:rPr>
            </w:pPr>
            <w:r w:rsidRPr="00D82A73">
              <w:rPr>
                <w:rFonts w:eastAsia="Arial Unicode MS"/>
              </w:rPr>
              <w:t>(PageNumber)</w:t>
            </w:r>
          </w:p>
        </w:tc>
        <w:tc>
          <w:tcPr>
            <w:tcW w:w="3410" w:type="dxa"/>
          </w:tcPr>
          <w:p w14:paraId="6BE83FF2" w14:textId="18F1D8B8" w:rsidR="006A2F41" w:rsidRPr="00D82A73" w:rsidRDefault="0047354F" w:rsidP="0026766E">
            <w:pPr>
              <w:rPr>
                <w:rFonts w:eastAsia="Arial Unicode MS"/>
              </w:rPr>
            </w:pPr>
            <w:r>
              <w:rPr>
                <w:rFonts w:eastAsia="Arial Unicode MS"/>
              </w:rPr>
              <w:t>Grupperingsbegrepp</w:t>
            </w:r>
            <w:r w:rsidR="006A2F41" w:rsidRPr="00D82A73">
              <w:rPr>
                <w:rFonts w:eastAsia="Arial Unicode MS"/>
              </w:rPr>
              <w:t xml:space="preserve"> </w:t>
            </w:r>
            <w:del w:id="2502" w:author="Jarno Nieminen" w:date="2014-06-11T12:40:00Z">
              <w:r w:rsidR="00F963D1" w:rsidRPr="00D82A73">
                <w:rPr>
                  <w:rFonts w:eastAsia="Arial Unicode MS"/>
                </w:rPr>
                <w:delText xml:space="preserve"> </w:delText>
              </w:r>
            </w:del>
            <w:r w:rsidR="006A2F41" w:rsidRPr="00D82A73">
              <w:rPr>
                <w:rFonts w:eastAsia="Arial Unicode MS"/>
              </w:rPr>
              <w:t>av frågor. Frågans nummer i nummerserie. Används för att indikera hur långt användaren har kommit i formuläret.</w:t>
            </w:r>
          </w:p>
          <w:p w14:paraId="47EA27C1"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
          <w:p w14:paraId="7D03EA81" w14:textId="77777777" w:rsidR="006A2F41" w:rsidRPr="00D82A73" w:rsidRDefault="006A2F41" w:rsidP="0026766E">
            <w:pPr>
              <w:rPr>
                <w:rFonts w:eastAsia="Arial Unicode MS"/>
              </w:rPr>
            </w:pPr>
            <w:r w:rsidRPr="00D82A73">
              <w:rPr>
                <w:rFonts w:eastAsia="Arial Unicode MS"/>
              </w:rPr>
              <w:t>VÄ</w:t>
            </w:r>
          </w:p>
        </w:tc>
        <w:tc>
          <w:tcPr>
            <w:tcW w:w="717" w:type="dxa"/>
          </w:tcPr>
          <w:p w14:paraId="1A485D70" w14:textId="77777777" w:rsidR="006A2F41" w:rsidRPr="00D82A73" w:rsidRDefault="006A2F41" w:rsidP="0026766E">
            <w:pPr>
              <w:rPr>
                <w:rFonts w:eastAsia="Arial Unicode MS"/>
              </w:rPr>
            </w:pPr>
            <w:r w:rsidRPr="00D82A73">
              <w:rPr>
                <w:rFonts w:eastAsia="Arial Unicode MS"/>
              </w:rPr>
              <w:t>1</w:t>
            </w:r>
          </w:p>
        </w:tc>
        <w:tc>
          <w:tcPr>
            <w:tcW w:w="1803" w:type="dxa"/>
          </w:tcPr>
          <w:p w14:paraId="65354DDA" w14:textId="77777777" w:rsidR="006A2F41" w:rsidRPr="00D82A73" w:rsidRDefault="006A2F41" w:rsidP="0026766E">
            <w:pPr>
              <w:rPr>
                <w:rFonts w:eastAsia="Arial Unicode MS"/>
              </w:rPr>
            </w:pPr>
          </w:p>
        </w:tc>
        <w:tc>
          <w:tcPr>
            <w:tcW w:w="1920" w:type="dxa"/>
          </w:tcPr>
          <w:p w14:paraId="48F89EED" w14:textId="77777777" w:rsidR="006A2F41" w:rsidRPr="00D82A73" w:rsidRDefault="006A2F41" w:rsidP="0026766E">
            <w:pPr>
              <w:rPr>
                <w:rFonts w:ascii="Arial" w:eastAsia="Arial Unicode MS" w:hAnsi="Arial"/>
              </w:rPr>
            </w:pPr>
          </w:p>
        </w:tc>
        <w:tc>
          <w:tcPr>
            <w:tcW w:w="1200" w:type="dxa"/>
            <w:shd w:val="clear" w:color="auto" w:fill="auto"/>
          </w:tcPr>
          <w:p w14:paraId="04F5D82C" w14:textId="77777777" w:rsidR="006A2F41" w:rsidRPr="00D82A73" w:rsidRDefault="006A2F41" w:rsidP="0026766E">
            <w:pPr>
              <w:rPr>
                <w:rFonts w:ascii="Arial" w:eastAsia="Arial Unicode MS" w:hAnsi="Arial"/>
              </w:rPr>
            </w:pPr>
          </w:p>
        </w:tc>
        <w:tc>
          <w:tcPr>
            <w:tcW w:w="1080" w:type="dxa"/>
            <w:shd w:val="clear" w:color="auto" w:fill="auto"/>
          </w:tcPr>
          <w:p w14:paraId="6672BCF0" w14:textId="77777777" w:rsidR="006A2F41" w:rsidRPr="00D82A73" w:rsidRDefault="006A2F41" w:rsidP="0026766E">
            <w:pPr>
              <w:rPr>
                <w:rFonts w:ascii="Arial" w:eastAsia="Arial Unicode MS" w:hAnsi="Arial"/>
              </w:rPr>
            </w:pPr>
          </w:p>
        </w:tc>
        <w:tc>
          <w:tcPr>
            <w:tcW w:w="1160" w:type="dxa"/>
            <w:shd w:val="clear" w:color="auto" w:fill="auto"/>
          </w:tcPr>
          <w:p w14:paraId="5AC742CA" w14:textId="77777777" w:rsidR="006A2F41" w:rsidRPr="00D82A73" w:rsidRDefault="006A2F41" w:rsidP="0026766E">
            <w:pPr>
              <w:rPr>
                <w:rFonts w:ascii="Arial" w:eastAsia="Arial Unicode MS" w:hAnsi="Arial"/>
              </w:rPr>
            </w:pPr>
          </w:p>
        </w:tc>
      </w:tr>
      <w:tr w:rsidR="006A2F41" w:rsidRPr="00D82A73" w14:paraId="09559D9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0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04" w:author="Jarno Nieminen" w:date="2014-06-11T12:40:00Z">
            <w:trPr>
              <w:gridAfter w:val="0"/>
              <w:trHeight w:val="217"/>
            </w:trPr>
          </w:trPrChange>
        </w:trPr>
        <w:tc>
          <w:tcPr>
            <w:tcW w:w="2545" w:type="dxa"/>
            <w:gridSpan w:val="2"/>
            <w:tcPrChange w:id="2505" w:author="Jarno Nieminen" w:date="2014-06-11T12:40:00Z">
              <w:tcPr>
                <w:tcW w:w="2545" w:type="dxa"/>
                <w:gridSpan w:val="3"/>
              </w:tcPr>
            </w:tcPrChange>
          </w:tcPr>
          <w:p w14:paraId="0271FB45" w14:textId="77777777" w:rsidR="006A2F41" w:rsidRPr="00D82A73" w:rsidRDefault="006A2F41" w:rsidP="0026766E">
            <w:pPr>
              <w:rPr>
                <w:rFonts w:eastAsia="Arial Unicode MS"/>
              </w:rPr>
            </w:pPr>
            <w:r w:rsidRPr="00D82A73">
              <w:rPr>
                <w:rFonts w:eastAsia="Arial Unicode MS"/>
              </w:rPr>
              <w:t>Rubrik</w:t>
            </w:r>
          </w:p>
          <w:p w14:paraId="69C12AEE" w14:textId="77777777" w:rsidR="006A2F41" w:rsidRPr="00D82A73" w:rsidRDefault="006A2F41" w:rsidP="0026766E">
            <w:pPr>
              <w:rPr>
                <w:rFonts w:eastAsia="Arial Unicode MS"/>
              </w:rPr>
            </w:pPr>
            <w:r w:rsidRPr="00D82A73">
              <w:rPr>
                <w:rFonts w:eastAsia="Arial Unicode MS"/>
              </w:rPr>
              <w:t>(Subject)</w:t>
            </w:r>
          </w:p>
        </w:tc>
        <w:tc>
          <w:tcPr>
            <w:tcW w:w="3410" w:type="dxa"/>
            <w:tcPrChange w:id="2506" w:author="Jarno Nieminen" w:date="2014-06-11T12:40:00Z">
              <w:tcPr>
                <w:tcW w:w="3410" w:type="dxa"/>
                <w:gridSpan w:val="2"/>
              </w:tcPr>
            </w:tcPrChange>
          </w:tcPr>
          <w:p w14:paraId="3298D464" w14:textId="77777777" w:rsidR="006A2F41" w:rsidRPr="00D82A73" w:rsidRDefault="006A2F41" w:rsidP="0026766E">
            <w:pPr>
              <w:rPr>
                <w:rFonts w:eastAsia="Arial Unicode MS"/>
              </w:rPr>
            </w:pPr>
            <w:r w:rsidRPr="00D82A73">
              <w:rPr>
                <w:rFonts w:eastAsia="Arial Unicode MS"/>
              </w:rPr>
              <w:t>Sidans rubrik.</w:t>
            </w:r>
          </w:p>
          <w:p w14:paraId="2C18C856" w14:textId="77777777" w:rsidR="006A2F41" w:rsidRPr="00D82A73" w:rsidRDefault="006A2F41" w:rsidP="0026766E">
            <w:pPr>
              <w:rPr>
                <w:rFonts w:eastAsia="Arial Unicode MS"/>
              </w:rPr>
            </w:pPr>
            <w:r w:rsidRPr="00D82A73">
              <w:rPr>
                <w:rFonts w:eastAsia="Arial Unicode MS"/>
              </w:rPr>
              <w:t>T.ex Medicin.</w:t>
            </w:r>
          </w:p>
        </w:tc>
        <w:tc>
          <w:tcPr>
            <w:tcW w:w="1140" w:type="dxa"/>
            <w:tcPrChange w:id="2507" w:author="Jarno Nieminen" w:date="2014-06-11T12:40:00Z">
              <w:tcPr>
                <w:tcW w:w="1140" w:type="dxa"/>
                <w:gridSpan w:val="2"/>
              </w:tcPr>
            </w:tcPrChange>
          </w:tcPr>
          <w:p w14:paraId="4DCA5412" w14:textId="77777777" w:rsidR="006A2F41" w:rsidRPr="00D82A73" w:rsidRDefault="006A2F41" w:rsidP="0026766E">
            <w:pPr>
              <w:rPr>
                <w:rFonts w:eastAsia="Arial Unicode MS"/>
              </w:rPr>
            </w:pPr>
            <w:r w:rsidRPr="00D82A73">
              <w:rPr>
                <w:rFonts w:eastAsia="Arial Unicode MS"/>
              </w:rPr>
              <w:t>TXT</w:t>
            </w:r>
          </w:p>
        </w:tc>
        <w:tc>
          <w:tcPr>
            <w:tcW w:w="717" w:type="dxa"/>
            <w:tcPrChange w:id="2508" w:author="Jarno Nieminen" w:date="2014-06-11T12:40:00Z">
              <w:tcPr>
                <w:tcW w:w="717" w:type="dxa"/>
                <w:gridSpan w:val="2"/>
              </w:tcPr>
            </w:tcPrChange>
          </w:tcPr>
          <w:p w14:paraId="660825A8" w14:textId="77777777" w:rsidR="006A2F41" w:rsidRPr="00D82A73" w:rsidRDefault="006A2F41" w:rsidP="0026766E">
            <w:pPr>
              <w:rPr>
                <w:rFonts w:eastAsia="Arial Unicode MS"/>
              </w:rPr>
            </w:pPr>
            <w:r w:rsidRPr="00D82A73">
              <w:rPr>
                <w:rFonts w:eastAsia="Arial Unicode MS"/>
              </w:rPr>
              <w:t>0..1</w:t>
            </w:r>
          </w:p>
        </w:tc>
        <w:tc>
          <w:tcPr>
            <w:tcW w:w="1803" w:type="dxa"/>
            <w:tcPrChange w:id="2509" w:author="Jarno Nieminen" w:date="2014-06-11T12:40:00Z">
              <w:tcPr>
                <w:tcW w:w="1803" w:type="dxa"/>
                <w:gridSpan w:val="2"/>
              </w:tcPr>
            </w:tcPrChange>
          </w:tcPr>
          <w:p w14:paraId="6199862E" w14:textId="77777777" w:rsidR="006A2F41" w:rsidRPr="00D82A73" w:rsidRDefault="006A2F41" w:rsidP="0026766E">
            <w:pPr>
              <w:rPr>
                <w:rFonts w:eastAsia="Arial Unicode MS"/>
              </w:rPr>
            </w:pPr>
          </w:p>
        </w:tc>
        <w:tc>
          <w:tcPr>
            <w:tcW w:w="1920" w:type="dxa"/>
            <w:tcPrChange w:id="2510" w:author="Jarno Nieminen" w:date="2014-06-11T12:40:00Z">
              <w:tcPr>
                <w:tcW w:w="1920" w:type="dxa"/>
                <w:gridSpan w:val="2"/>
              </w:tcPr>
            </w:tcPrChange>
          </w:tcPr>
          <w:p w14:paraId="59BD7EFB" w14:textId="77777777" w:rsidR="006A2F41" w:rsidRPr="00D82A73" w:rsidRDefault="006A2F41" w:rsidP="0026766E">
            <w:pPr>
              <w:rPr>
                <w:rFonts w:ascii="Arial" w:eastAsia="Arial Unicode MS" w:hAnsi="Arial"/>
              </w:rPr>
            </w:pPr>
          </w:p>
        </w:tc>
        <w:tc>
          <w:tcPr>
            <w:tcW w:w="1200" w:type="dxa"/>
            <w:shd w:val="clear" w:color="auto" w:fill="auto"/>
            <w:tcPrChange w:id="2511" w:author="Jarno Nieminen" w:date="2014-06-11T12:40:00Z">
              <w:tcPr>
                <w:tcW w:w="1200" w:type="dxa"/>
                <w:gridSpan w:val="2"/>
                <w:shd w:val="clear" w:color="auto" w:fill="auto"/>
              </w:tcPr>
            </w:tcPrChange>
          </w:tcPr>
          <w:p w14:paraId="55BD4F14" w14:textId="77777777" w:rsidR="006A2F41" w:rsidRPr="00D82A73" w:rsidRDefault="006A2F41" w:rsidP="0026766E">
            <w:pPr>
              <w:rPr>
                <w:rFonts w:ascii="Arial" w:eastAsia="Arial Unicode MS" w:hAnsi="Arial"/>
              </w:rPr>
            </w:pPr>
          </w:p>
        </w:tc>
        <w:tc>
          <w:tcPr>
            <w:tcW w:w="1080" w:type="dxa"/>
            <w:shd w:val="clear" w:color="auto" w:fill="auto"/>
            <w:tcPrChange w:id="2512" w:author="Jarno Nieminen" w:date="2014-06-11T12:40:00Z">
              <w:tcPr>
                <w:tcW w:w="1080" w:type="dxa"/>
                <w:gridSpan w:val="2"/>
                <w:shd w:val="clear" w:color="auto" w:fill="auto"/>
              </w:tcPr>
            </w:tcPrChange>
          </w:tcPr>
          <w:p w14:paraId="5A8FA1AF" w14:textId="77777777" w:rsidR="006A2F41" w:rsidRPr="00D82A73" w:rsidRDefault="006A2F41" w:rsidP="0026766E">
            <w:pPr>
              <w:rPr>
                <w:rFonts w:ascii="Arial" w:eastAsia="Arial Unicode MS" w:hAnsi="Arial"/>
              </w:rPr>
            </w:pPr>
          </w:p>
        </w:tc>
        <w:tc>
          <w:tcPr>
            <w:tcW w:w="1160" w:type="dxa"/>
            <w:shd w:val="clear" w:color="auto" w:fill="auto"/>
            <w:tcPrChange w:id="2513" w:author="Jarno Nieminen" w:date="2014-06-11T12:40:00Z">
              <w:tcPr>
                <w:tcW w:w="1160" w:type="dxa"/>
                <w:gridSpan w:val="2"/>
                <w:shd w:val="clear" w:color="auto" w:fill="auto"/>
              </w:tcPr>
            </w:tcPrChange>
          </w:tcPr>
          <w:p w14:paraId="533A943C" w14:textId="77777777" w:rsidR="006A2F41" w:rsidRPr="00D82A73" w:rsidRDefault="006A2F41" w:rsidP="0026766E">
            <w:pPr>
              <w:rPr>
                <w:rFonts w:ascii="Arial" w:eastAsia="Arial Unicode MS" w:hAnsi="Arial"/>
              </w:rPr>
            </w:pPr>
          </w:p>
        </w:tc>
      </w:tr>
      <w:tr w:rsidR="006A2F41" w:rsidRPr="00D82A73" w14:paraId="03A5B35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1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15" w:author="Jarno Nieminen" w:date="2014-06-11T12:40:00Z">
            <w:trPr>
              <w:gridAfter w:val="0"/>
              <w:trHeight w:val="217"/>
            </w:trPr>
          </w:trPrChange>
        </w:trPr>
        <w:tc>
          <w:tcPr>
            <w:tcW w:w="2545" w:type="dxa"/>
            <w:gridSpan w:val="2"/>
            <w:tcPrChange w:id="2516" w:author="Jarno Nieminen" w:date="2014-06-11T12:40:00Z">
              <w:tcPr>
                <w:tcW w:w="2545" w:type="dxa"/>
                <w:gridSpan w:val="3"/>
              </w:tcPr>
            </w:tcPrChange>
          </w:tcPr>
          <w:p w14:paraId="348B4A86" w14:textId="77777777" w:rsidR="006A2F41" w:rsidRPr="00D82A73" w:rsidRDefault="006A2F41" w:rsidP="0026766E">
            <w:pPr>
              <w:rPr>
                <w:rFonts w:eastAsia="Arial Unicode MS"/>
              </w:rPr>
            </w:pPr>
            <w:r w:rsidRPr="00D82A73">
              <w:rPr>
                <w:rFonts w:eastAsia="Arial Unicode MS"/>
              </w:rPr>
              <w:t>Beskrivning</w:t>
            </w:r>
          </w:p>
          <w:p w14:paraId="5EB6D803" w14:textId="77777777" w:rsidR="006A2F41" w:rsidRPr="00D82A73" w:rsidRDefault="006A2F41" w:rsidP="0026766E">
            <w:pPr>
              <w:rPr>
                <w:rFonts w:eastAsia="Arial Unicode MS"/>
              </w:rPr>
            </w:pPr>
            <w:r w:rsidRPr="00D82A73">
              <w:rPr>
                <w:rFonts w:eastAsia="Arial Unicode MS"/>
              </w:rPr>
              <w:t>(Description)</w:t>
            </w:r>
          </w:p>
        </w:tc>
        <w:tc>
          <w:tcPr>
            <w:tcW w:w="3410" w:type="dxa"/>
            <w:tcPrChange w:id="2517" w:author="Jarno Nieminen" w:date="2014-06-11T12:40:00Z">
              <w:tcPr>
                <w:tcW w:w="3410" w:type="dxa"/>
                <w:gridSpan w:val="2"/>
              </w:tcPr>
            </w:tcPrChange>
          </w:tcPr>
          <w:p w14:paraId="2789C30F" w14:textId="77777777" w:rsidR="006A2F41" w:rsidRPr="00D82A73" w:rsidRDefault="006A2F41" w:rsidP="0026766E">
            <w:pPr>
              <w:rPr>
                <w:rFonts w:eastAsia="Arial Unicode MS"/>
              </w:rPr>
            </w:pPr>
            <w:r w:rsidRPr="00D82A73">
              <w:rPr>
                <w:rFonts w:eastAsia="Arial Unicode MS"/>
              </w:rPr>
              <w:t>Beskrivande text.</w:t>
            </w:r>
          </w:p>
          <w:p w14:paraId="6B0CD35D" w14:textId="77777777" w:rsidR="006A2F41" w:rsidRPr="00D82A73" w:rsidRDefault="006A2F41" w:rsidP="0026766E">
            <w:pPr>
              <w:rPr>
                <w:rFonts w:eastAsia="Arial Unicode MS"/>
              </w:rPr>
            </w:pPr>
            <w:r w:rsidRPr="00D82A73">
              <w:rPr>
                <w:rFonts w:eastAsia="Arial Unicode MS"/>
              </w:rPr>
              <w:t>Stöder kodverk ”DocBook” Se tidbokningskontraktet!!</w:t>
            </w:r>
          </w:p>
          <w:p w14:paraId="66158A79"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518" w:author="Jarno Nieminen" w:date="2014-06-11T12:40:00Z">
              <w:tcPr>
                <w:tcW w:w="1140" w:type="dxa"/>
                <w:gridSpan w:val="2"/>
              </w:tcPr>
            </w:tcPrChange>
          </w:tcPr>
          <w:p w14:paraId="636E2F2D" w14:textId="77777777" w:rsidR="006A2F41" w:rsidRPr="00D82A73" w:rsidRDefault="006A2F41" w:rsidP="0026766E">
            <w:pPr>
              <w:rPr>
                <w:rFonts w:eastAsia="Arial Unicode MS"/>
              </w:rPr>
            </w:pPr>
            <w:r w:rsidRPr="00D82A73">
              <w:rPr>
                <w:rFonts w:eastAsia="Arial Unicode MS"/>
              </w:rPr>
              <w:t>TXT</w:t>
            </w:r>
          </w:p>
        </w:tc>
        <w:tc>
          <w:tcPr>
            <w:tcW w:w="717" w:type="dxa"/>
            <w:tcPrChange w:id="2519" w:author="Jarno Nieminen" w:date="2014-06-11T12:40:00Z">
              <w:tcPr>
                <w:tcW w:w="717" w:type="dxa"/>
                <w:gridSpan w:val="2"/>
              </w:tcPr>
            </w:tcPrChange>
          </w:tcPr>
          <w:p w14:paraId="1514CEC8" w14:textId="77777777" w:rsidR="006A2F41" w:rsidRPr="00D82A73" w:rsidRDefault="006A2F41" w:rsidP="0026766E">
            <w:pPr>
              <w:rPr>
                <w:rFonts w:eastAsia="Arial Unicode MS"/>
              </w:rPr>
            </w:pPr>
            <w:r w:rsidRPr="00D82A73">
              <w:rPr>
                <w:rFonts w:eastAsia="Arial Unicode MS"/>
              </w:rPr>
              <w:t>0..1</w:t>
            </w:r>
          </w:p>
        </w:tc>
        <w:tc>
          <w:tcPr>
            <w:tcW w:w="1803" w:type="dxa"/>
            <w:tcPrChange w:id="2520" w:author="Jarno Nieminen" w:date="2014-06-11T12:40:00Z">
              <w:tcPr>
                <w:tcW w:w="1803" w:type="dxa"/>
                <w:gridSpan w:val="2"/>
              </w:tcPr>
            </w:tcPrChange>
          </w:tcPr>
          <w:p w14:paraId="5A4D84AE"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521" w:author="Jarno Nieminen" w:date="2014-06-11T12:40:00Z">
              <w:tcPr>
                <w:tcW w:w="1920" w:type="dxa"/>
                <w:gridSpan w:val="2"/>
              </w:tcPr>
            </w:tcPrChange>
          </w:tcPr>
          <w:p w14:paraId="6AE7DFA0" w14:textId="77777777" w:rsidR="006A2F41" w:rsidRPr="00D82A73" w:rsidRDefault="006A2F41" w:rsidP="0026766E">
            <w:pPr>
              <w:rPr>
                <w:rFonts w:ascii="Arial" w:eastAsia="Arial Unicode MS" w:hAnsi="Arial"/>
              </w:rPr>
            </w:pPr>
          </w:p>
        </w:tc>
        <w:tc>
          <w:tcPr>
            <w:tcW w:w="1200" w:type="dxa"/>
            <w:shd w:val="clear" w:color="auto" w:fill="auto"/>
            <w:tcPrChange w:id="2522" w:author="Jarno Nieminen" w:date="2014-06-11T12:40:00Z">
              <w:tcPr>
                <w:tcW w:w="1200" w:type="dxa"/>
                <w:gridSpan w:val="2"/>
                <w:shd w:val="clear" w:color="auto" w:fill="auto"/>
              </w:tcPr>
            </w:tcPrChange>
          </w:tcPr>
          <w:p w14:paraId="5C7AE3DA" w14:textId="77777777" w:rsidR="006A2F41" w:rsidRPr="00D82A73" w:rsidRDefault="006A2F41" w:rsidP="0026766E">
            <w:pPr>
              <w:rPr>
                <w:rFonts w:ascii="Arial" w:eastAsia="Arial Unicode MS" w:hAnsi="Arial"/>
              </w:rPr>
            </w:pPr>
          </w:p>
        </w:tc>
        <w:tc>
          <w:tcPr>
            <w:tcW w:w="1080" w:type="dxa"/>
            <w:shd w:val="clear" w:color="auto" w:fill="auto"/>
            <w:tcPrChange w:id="2523" w:author="Jarno Nieminen" w:date="2014-06-11T12:40:00Z">
              <w:tcPr>
                <w:tcW w:w="1080" w:type="dxa"/>
                <w:gridSpan w:val="2"/>
                <w:shd w:val="clear" w:color="auto" w:fill="auto"/>
              </w:tcPr>
            </w:tcPrChange>
          </w:tcPr>
          <w:p w14:paraId="7183FD3B" w14:textId="77777777" w:rsidR="006A2F41" w:rsidRPr="00D82A73" w:rsidRDefault="006A2F41" w:rsidP="0026766E">
            <w:pPr>
              <w:rPr>
                <w:rFonts w:ascii="Arial" w:eastAsia="Arial Unicode MS" w:hAnsi="Arial"/>
              </w:rPr>
            </w:pPr>
          </w:p>
        </w:tc>
        <w:tc>
          <w:tcPr>
            <w:tcW w:w="1160" w:type="dxa"/>
            <w:shd w:val="clear" w:color="auto" w:fill="auto"/>
            <w:tcPrChange w:id="2524" w:author="Jarno Nieminen" w:date="2014-06-11T12:40:00Z">
              <w:tcPr>
                <w:tcW w:w="1160" w:type="dxa"/>
                <w:gridSpan w:val="2"/>
                <w:shd w:val="clear" w:color="auto" w:fill="auto"/>
              </w:tcPr>
            </w:tcPrChange>
          </w:tcPr>
          <w:p w14:paraId="6F96B4DF" w14:textId="77777777" w:rsidR="006A2F41" w:rsidRPr="00D82A73" w:rsidRDefault="006A2F41" w:rsidP="0026766E">
            <w:pPr>
              <w:rPr>
                <w:rFonts w:ascii="Arial" w:eastAsia="Arial Unicode MS" w:hAnsi="Arial"/>
              </w:rPr>
            </w:pPr>
          </w:p>
        </w:tc>
      </w:tr>
      <w:tr w:rsidR="006A2F41" w:rsidRPr="00D82A73" w14:paraId="463CF39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2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26" w:author="Jarno Nieminen" w:date="2014-06-11T12:40:00Z">
            <w:trPr>
              <w:gridAfter w:val="0"/>
              <w:trHeight w:val="217"/>
            </w:trPr>
          </w:trPrChange>
        </w:trPr>
        <w:tc>
          <w:tcPr>
            <w:tcW w:w="2545" w:type="dxa"/>
            <w:gridSpan w:val="2"/>
            <w:tcPrChange w:id="2527" w:author="Jarno Nieminen" w:date="2014-06-11T12:40:00Z">
              <w:tcPr>
                <w:tcW w:w="2545" w:type="dxa"/>
                <w:gridSpan w:val="3"/>
              </w:tcPr>
            </w:tcPrChange>
          </w:tcPr>
          <w:p w14:paraId="06DDF2D7"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2528" w:author="Jarno Nieminen" w:date="2014-06-11T12:40:00Z">
              <w:tcPr>
                <w:tcW w:w="3410" w:type="dxa"/>
                <w:gridSpan w:val="2"/>
              </w:tcPr>
            </w:tcPrChange>
          </w:tcPr>
          <w:p w14:paraId="0BB9DA9B"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2529" w:author="Jarno Nieminen" w:date="2014-06-11T12:40:00Z">
              <w:tcPr>
                <w:tcW w:w="1140" w:type="dxa"/>
                <w:gridSpan w:val="2"/>
              </w:tcPr>
            </w:tcPrChange>
          </w:tcPr>
          <w:p w14:paraId="74041E22" w14:textId="77777777" w:rsidR="006A2F41" w:rsidRPr="00D82A73" w:rsidRDefault="006A2F41" w:rsidP="0026766E">
            <w:pPr>
              <w:rPr>
                <w:rFonts w:eastAsia="Arial Unicode MS"/>
              </w:rPr>
            </w:pPr>
            <w:r w:rsidRPr="00D82A73">
              <w:rPr>
                <w:rFonts w:eastAsia="Arial Unicode MS"/>
              </w:rPr>
              <w:t>TXT</w:t>
            </w:r>
          </w:p>
        </w:tc>
        <w:tc>
          <w:tcPr>
            <w:tcW w:w="717" w:type="dxa"/>
            <w:tcPrChange w:id="2530" w:author="Jarno Nieminen" w:date="2014-06-11T12:40:00Z">
              <w:tcPr>
                <w:tcW w:w="717" w:type="dxa"/>
                <w:gridSpan w:val="2"/>
              </w:tcPr>
            </w:tcPrChange>
          </w:tcPr>
          <w:p w14:paraId="5D04F689" w14:textId="77777777" w:rsidR="006A2F41" w:rsidRPr="00D82A73" w:rsidRDefault="006A2F41" w:rsidP="0026766E">
            <w:pPr>
              <w:rPr>
                <w:rFonts w:eastAsia="Arial Unicode MS"/>
              </w:rPr>
            </w:pPr>
            <w:r w:rsidRPr="00D82A73">
              <w:rPr>
                <w:rFonts w:eastAsia="Arial Unicode MS"/>
              </w:rPr>
              <w:t>0..1</w:t>
            </w:r>
          </w:p>
        </w:tc>
        <w:tc>
          <w:tcPr>
            <w:tcW w:w="1803" w:type="dxa"/>
            <w:tcPrChange w:id="2531" w:author="Jarno Nieminen" w:date="2014-06-11T12:40:00Z">
              <w:tcPr>
                <w:tcW w:w="1803" w:type="dxa"/>
                <w:gridSpan w:val="2"/>
              </w:tcPr>
            </w:tcPrChange>
          </w:tcPr>
          <w:p w14:paraId="2272CD19" w14:textId="77777777" w:rsidR="006A2F41" w:rsidRPr="00D82A73" w:rsidRDefault="006A2F41" w:rsidP="0026766E">
            <w:pPr>
              <w:rPr>
                <w:rFonts w:eastAsia="Arial Unicode MS"/>
              </w:rPr>
            </w:pPr>
          </w:p>
        </w:tc>
        <w:tc>
          <w:tcPr>
            <w:tcW w:w="1920" w:type="dxa"/>
            <w:tcPrChange w:id="2532" w:author="Jarno Nieminen" w:date="2014-06-11T12:40:00Z">
              <w:tcPr>
                <w:tcW w:w="1920" w:type="dxa"/>
                <w:gridSpan w:val="2"/>
              </w:tcPr>
            </w:tcPrChange>
          </w:tcPr>
          <w:p w14:paraId="2932FE11" w14:textId="77777777" w:rsidR="006A2F41" w:rsidRPr="00D82A73" w:rsidRDefault="006A2F41" w:rsidP="0026766E">
            <w:pPr>
              <w:rPr>
                <w:rFonts w:ascii="Arial" w:eastAsia="Arial Unicode MS" w:hAnsi="Arial"/>
              </w:rPr>
            </w:pPr>
          </w:p>
        </w:tc>
        <w:tc>
          <w:tcPr>
            <w:tcW w:w="1200" w:type="dxa"/>
            <w:shd w:val="clear" w:color="auto" w:fill="auto"/>
            <w:tcPrChange w:id="2533" w:author="Jarno Nieminen" w:date="2014-06-11T12:40:00Z">
              <w:tcPr>
                <w:tcW w:w="1200" w:type="dxa"/>
                <w:gridSpan w:val="2"/>
                <w:shd w:val="clear" w:color="auto" w:fill="auto"/>
              </w:tcPr>
            </w:tcPrChange>
          </w:tcPr>
          <w:p w14:paraId="24499EAE" w14:textId="77777777" w:rsidR="006A2F41" w:rsidRPr="00D82A73" w:rsidRDefault="006A2F41" w:rsidP="0026766E">
            <w:pPr>
              <w:rPr>
                <w:rFonts w:ascii="Arial" w:eastAsia="Arial Unicode MS" w:hAnsi="Arial"/>
              </w:rPr>
            </w:pPr>
          </w:p>
        </w:tc>
        <w:tc>
          <w:tcPr>
            <w:tcW w:w="1080" w:type="dxa"/>
            <w:shd w:val="clear" w:color="auto" w:fill="auto"/>
            <w:tcPrChange w:id="2534" w:author="Jarno Nieminen" w:date="2014-06-11T12:40:00Z">
              <w:tcPr>
                <w:tcW w:w="1080" w:type="dxa"/>
                <w:gridSpan w:val="2"/>
                <w:shd w:val="clear" w:color="auto" w:fill="auto"/>
              </w:tcPr>
            </w:tcPrChange>
          </w:tcPr>
          <w:p w14:paraId="37593E25" w14:textId="77777777" w:rsidR="006A2F41" w:rsidRPr="00D82A73" w:rsidRDefault="006A2F41" w:rsidP="0026766E">
            <w:pPr>
              <w:rPr>
                <w:rFonts w:ascii="Arial" w:eastAsia="Arial Unicode MS" w:hAnsi="Arial"/>
              </w:rPr>
            </w:pPr>
          </w:p>
        </w:tc>
        <w:tc>
          <w:tcPr>
            <w:tcW w:w="1160" w:type="dxa"/>
            <w:shd w:val="clear" w:color="auto" w:fill="auto"/>
            <w:tcPrChange w:id="2535" w:author="Jarno Nieminen" w:date="2014-06-11T12:40:00Z">
              <w:tcPr>
                <w:tcW w:w="1160" w:type="dxa"/>
                <w:gridSpan w:val="2"/>
                <w:shd w:val="clear" w:color="auto" w:fill="auto"/>
              </w:tcPr>
            </w:tcPrChange>
          </w:tcPr>
          <w:p w14:paraId="75B1EF79" w14:textId="77777777" w:rsidR="006A2F41" w:rsidRPr="00D82A73" w:rsidRDefault="006A2F41" w:rsidP="0026766E">
            <w:pPr>
              <w:rPr>
                <w:rFonts w:ascii="Arial" w:eastAsia="Arial Unicode MS" w:hAnsi="Arial"/>
              </w:rPr>
            </w:pPr>
          </w:p>
        </w:tc>
      </w:tr>
      <w:tr w:rsidR="006A2F41" w:rsidRPr="00D82A73" w14:paraId="59E583C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3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37" w:author="Jarno Nieminen" w:date="2014-06-11T12:40:00Z">
            <w:trPr>
              <w:gridAfter w:val="0"/>
              <w:trHeight w:val="217"/>
            </w:trPr>
          </w:trPrChange>
        </w:trPr>
        <w:tc>
          <w:tcPr>
            <w:tcW w:w="2545" w:type="dxa"/>
            <w:gridSpan w:val="2"/>
            <w:tcPrChange w:id="2538" w:author="Jarno Nieminen" w:date="2014-06-11T12:40:00Z">
              <w:tcPr>
                <w:tcW w:w="2545" w:type="dxa"/>
                <w:gridSpan w:val="3"/>
              </w:tcPr>
            </w:tcPrChange>
          </w:tcPr>
          <w:p w14:paraId="2B599A6F" w14:textId="77777777" w:rsidR="006A2F41" w:rsidRPr="00D82A73" w:rsidRDefault="006A2F41" w:rsidP="0026766E">
            <w:pPr>
              <w:rPr>
                <w:rFonts w:eastAsia="Arial Unicode MS"/>
              </w:rPr>
            </w:pPr>
            <w:r w:rsidRPr="00D82A73">
              <w:rPr>
                <w:rFonts w:eastAsia="Arial Unicode MS"/>
              </w:rPr>
              <w:lastRenderedPageBreak/>
              <w:t>(LastPage)</w:t>
            </w:r>
          </w:p>
        </w:tc>
        <w:tc>
          <w:tcPr>
            <w:tcW w:w="3410" w:type="dxa"/>
            <w:tcPrChange w:id="2539" w:author="Jarno Nieminen" w:date="2014-06-11T12:40:00Z">
              <w:tcPr>
                <w:tcW w:w="3410" w:type="dxa"/>
                <w:gridSpan w:val="2"/>
              </w:tcPr>
            </w:tcPrChange>
          </w:tcPr>
          <w:p w14:paraId="27865F1B" w14:textId="77777777" w:rsidR="006A2F41" w:rsidRPr="00D82A73" w:rsidRDefault="006A2F41" w:rsidP="0026766E">
            <w:pPr>
              <w:rPr>
                <w:rFonts w:eastAsia="Arial Unicode MS"/>
              </w:rPr>
            </w:pPr>
            <w:r w:rsidRPr="00D82A73">
              <w:rPr>
                <w:rFonts w:eastAsia="Arial Unicode MS"/>
              </w:rPr>
              <w:t>Indikerar om ytterligare sidor. Detta ger indikation för konsumerande system att presentera en knapp för att ”Avsluta och skicka” formuläret.</w:t>
            </w:r>
          </w:p>
        </w:tc>
        <w:tc>
          <w:tcPr>
            <w:tcW w:w="1140" w:type="dxa"/>
            <w:tcPrChange w:id="2540" w:author="Jarno Nieminen" w:date="2014-06-11T12:40:00Z">
              <w:tcPr>
                <w:tcW w:w="1140" w:type="dxa"/>
                <w:gridSpan w:val="2"/>
              </w:tcPr>
            </w:tcPrChange>
          </w:tcPr>
          <w:p w14:paraId="68FB4CEC" w14:textId="77777777" w:rsidR="006A2F41" w:rsidRPr="00D82A73" w:rsidRDefault="006A2F41" w:rsidP="0026766E">
            <w:pPr>
              <w:rPr>
                <w:rFonts w:eastAsia="Arial Unicode MS"/>
              </w:rPr>
            </w:pPr>
            <w:r w:rsidRPr="00D82A73">
              <w:rPr>
                <w:rFonts w:eastAsia="Arial Unicode MS"/>
              </w:rPr>
              <w:t>S/F</w:t>
            </w:r>
          </w:p>
        </w:tc>
        <w:tc>
          <w:tcPr>
            <w:tcW w:w="717" w:type="dxa"/>
            <w:tcPrChange w:id="2541" w:author="Jarno Nieminen" w:date="2014-06-11T12:40:00Z">
              <w:tcPr>
                <w:tcW w:w="717" w:type="dxa"/>
                <w:gridSpan w:val="2"/>
              </w:tcPr>
            </w:tcPrChange>
          </w:tcPr>
          <w:p w14:paraId="0BC2E9D5" w14:textId="77777777" w:rsidR="006A2F41" w:rsidRPr="00D82A73" w:rsidRDefault="006A2F41" w:rsidP="0026766E">
            <w:pPr>
              <w:rPr>
                <w:rFonts w:eastAsia="Arial Unicode MS"/>
              </w:rPr>
            </w:pPr>
            <w:r w:rsidRPr="00D82A73">
              <w:rPr>
                <w:rFonts w:eastAsia="Arial Unicode MS"/>
              </w:rPr>
              <w:t>1</w:t>
            </w:r>
          </w:p>
        </w:tc>
        <w:tc>
          <w:tcPr>
            <w:tcW w:w="1803" w:type="dxa"/>
            <w:tcPrChange w:id="2542" w:author="Jarno Nieminen" w:date="2014-06-11T12:40:00Z">
              <w:tcPr>
                <w:tcW w:w="1803" w:type="dxa"/>
                <w:gridSpan w:val="2"/>
              </w:tcPr>
            </w:tcPrChange>
          </w:tcPr>
          <w:p w14:paraId="4F9139AA" w14:textId="77777777" w:rsidR="006A2F41" w:rsidRPr="00D82A73" w:rsidRDefault="006A2F41" w:rsidP="0026766E">
            <w:pPr>
              <w:rPr>
                <w:rFonts w:eastAsia="Arial Unicode MS"/>
              </w:rPr>
            </w:pPr>
            <w:r w:rsidRPr="00D82A73">
              <w:rPr>
                <w:rFonts w:eastAsia="Arial Unicode MS"/>
              </w:rPr>
              <w:t>S = Indikerar att detta är det sista sidan.</w:t>
            </w:r>
          </w:p>
          <w:p w14:paraId="115E0BD2" w14:textId="77777777" w:rsidR="006A2F41" w:rsidRPr="00D82A73" w:rsidRDefault="006A2F41" w:rsidP="0026766E">
            <w:pPr>
              <w:rPr>
                <w:rFonts w:eastAsia="Arial Unicode MS"/>
              </w:rPr>
            </w:pPr>
            <w:r w:rsidRPr="00D82A73">
              <w:rPr>
                <w:rFonts w:eastAsia="Arial Unicode MS"/>
              </w:rPr>
              <w:t>F= Indikerar att ytterligare sidor.</w:t>
            </w:r>
          </w:p>
        </w:tc>
        <w:tc>
          <w:tcPr>
            <w:tcW w:w="1920" w:type="dxa"/>
            <w:tcPrChange w:id="2543" w:author="Jarno Nieminen" w:date="2014-06-11T12:40:00Z">
              <w:tcPr>
                <w:tcW w:w="1920" w:type="dxa"/>
                <w:gridSpan w:val="2"/>
              </w:tcPr>
            </w:tcPrChange>
          </w:tcPr>
          <w:p w14:paraId="5FF841B1" w14:textId="77777777" w:rsidR="006A2F41" w:rsidRPr="00D82A73" w:rsidRDefault="006A2F41" w:rsidP="0026766E">
            <w:pPr>
              <w:rPr>
                <w:rFonts w:ascii="Arial" w:eastAsia="Arial Unicode MS" w:hAnsi="Arial"/>
              </w:rPr>
            </w:pPr>
          </w:p>
        </w:tc>
        <w:tc>
          <w:tcPr>
            <w:tcW w:w="1200" w:type="dxa"/>
            <w:shd w:val="clear" w:color="auto" w:fill="auto"/>
            <w:tcPrChange w:id="2544" w:author="Jarno Nieminen" w:date="2014-06-11T12:40:00Z">
              <w:tcPr>
                <w:tcW w:w="1200" w:type="dxa"/>
                <w:gridSpan w:val="2"/>
                <w:shd w:val="clear" w:color="auto" w:fill="auto"/>
              </w:tcPr>
            </w:tcPrChange>
          </w:tcPr>
          <w:p w14:paraId="51FD0B4D" w14:textId="77777777" w:rsidR="006A2F41" w:rsidRPr="00D82A73" w:rsidRDefault="006A2F41" w:rsidP="0026766E">
            <w:pPr>
              <w:rPr>
                <w:rFonts w:ascii="Arial" w:eastAsia="Arial Unicode MS" w:hAnsi="Arial"/>
              </w:rPr>
            </w:pPr>
          </w:p>
        </w:tc>
        <w:tc>
          <w:tcPr>
            <w:tcW w:w="1080" w:type="dxa"/>
            <w:shd w:val="clear" w:color="auto" w:fill="auto"/>
            <w:tcPrChange w:id="2545" w:author="Jarno Nieminen" w:date="2014-06-11T12:40:00Z">
              <w:tcPr>
                <w:tcW w:w="1080" w:type="dxa"/>
                <w:gridSpan w:val="2"/>
                <w:shd w:val="clear" w:color="auto" w:fill="auto"/>
              </w:tcPr>
            </w:tcPrChange>
          </w:tcPr>
          <w:p w14:paraId="73A7674E" w14:textId="77777777" w:rsidR="006A2F41" w:rsidRPr="00D82A73" w:rsidRDefault="006A2F41" w:rsidP="0026766E">
            <w:pPr>
              <w:rPr>
                <w:rFonts w:ascii="Arial" w:eastAsia="Arial Unicode MS" w:hAnsi="Arial"/>
              </w:rPr>
            </w:pPr>
          </w:p>
        </w:tc>
        <w:tc>
          <w:tcPr>
            <w:tcW w:w="1160" w:type="dxa"/>
            <w:shd w:val="clear" w:color="auto" w:fill="auto"/>
            <w:tcPrChange w:id="2546" w:author="Jarno Nieminen" w:date="2014-06-11T12:40:00Z">
              <w:tcPr>
                <w:tcW w:w="1160" w:type="dxa"/>
                <w:gridSpan w:val="2"/>
                <w:shd w:val="clear" w:color="auto" w:fill="auto"/>
              </w:tcPr>
            </w:tcPrChange>
          </w:tcPr>
          <w:p w14:paraId="78330F79" w14:textId="77777777" w:rsidR="006A2F41" w:rsidRPr="00D82A73" w:rsidRDefault="006A2F41" w:rsidP="0026766E">
            <w:pPr>
              <w:rPr>
                <w:rFonts w:ascii="Arial" w:eastAsia="Arial Unicode MS" w:hAnsi="Arial"/>
              </w:rPr>
            </w:pPr>
          </w:p>
        </w:tc>
      </w:tr>
      <w:tr w:rsidR="006A2F41" w:rsidRPr="00D82A73" w14:paraId="01B8C79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4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48" w:author="Jarno Nieminen" w:date="2014-06-11T12:40:00Z">
            <w:trPr>
              <w:gridAfter w:val="0"/>
              <w:trHeight w:val="217"/>
            </w:trPr>
          </w:trPrChange>
        </w:trPr>
        <w:tc>
          <w:tcPr>
            <w:tcW w:w="2545" w:type="dxa"/>
            <w:gridSpan w:val="2"/>
            <w:tcPrChange w:id="2549" w:author="Jarno Nieminen" w:date="2014-06-11T12:40:00Z">
              <w:tcPr>
                <w:tcW w:w="2545" w:type="dxa"/>
                <w:gridSpan w:val="3"/>
              </w:tcPr>
            </w:tcPrChange>
          </w:tcPr>
          <w:p w14:paraId="54FD35A5" w14:textId="77777777" w:rsidR="006A2F41" w:rsidRPr="00D82A73" w:rsidRDefault="006A2F41" w:rsidP="0026766E">
            <w:pPr>
              <w:rPr>
                <w:rFonts w:eastAsia="Arial Unicode MS"/>
              </w:rPr>
            </w:pPr>
            <w:r w:rsidRPr="00D82A73">
              <w:rPr>
                <w:rFonts w:eastAsia="Arial Unicode MS"/>
              </w:rPr>
              <w:t>Frågor/id</w:t>
            </w:r>
          </w:p>
          <w:p w14:paraId="10FFD84E" w14:textId="77777777" w:rsidR="006A2F41" w:rsidRPr="00D82A73" w:rsidRDefault="006A2F41" w:rsidP="0026766E">
            <w:pPr>
              <w:rPr>
                <w:rFonts w:eastAsia="Arial Unicode MS"/>
              </w:rPr>
            </w:pPr>
            <w:r w:rsidRPr="00D82A73">
              <w:rPr>
                <w:rFonts w:eastAsia="Arial Unicode MS"/>
              </w:rPr>
              <w:t>(QuestionBlock)</w:t>
            </w:r>
          </w:p>
        </w:tc>
        <w:tc>
          <w:tcPr>
            <w:tcW w:w="3410" w:type="dxa"/>
            <w:tcPrChange w:id="2550" w:author="Jarno Nieminen" w:date="2014-06-11T12:40:00Z">
              <w:tcPr>
                <w:tcW w:w="3410" w:type="dxa"/>
                <w:gridSpan w:val="2"/>
              </w:tcPr>
            </w:tcPrChange>
          </w:tcPr>
          <w:p w14:paraId="4219E840" w14:textId="77777777" w:rsidR="006A2F41" w:rsidRPr="00D82A73" w:rsidRDefault="006A2F41" w:rsidP="0026766E">
            <w:pPr>
              <w:rPr>
                <w:rFonts w:eastAsia="Arial Unicode MS"/>
              </w:rPr>
            </w:pPr>
            <w:r w:rsidRPr="00D82A73">
              <w:rPr>
                <w:rFonts w:eastAsia="Arial Unicode MS"/>
              </w:rPr>
              <w:t>Koppling till klass för Block.</w:t>
            </w:r>
          </w:p>
        </w:tc>
        <w:tc>
          <w:tcPr>
            <w:tcW w:w="1140" w:type="dxa"/>
            <w:tcPrChange w:id="2551" w:author="Jarno Nieminen" w:date="2014-06-11T12:40:00Z">
              <w:tcPr>
                <w:tcW w:w="1140" w:type="dxa"/>
                <w:gridSpan w:val="2"/>
              </w:tcPr>
            </w:tcPrChange>
          </w:tcPr>
          <w:p w14:paraId="76EFB6C3" w14:textId="77777777" w:rsidR="006A2F41" w:rsidRPr="00D82A73" w:rsidRDefault="006A2F41" w:rsidP="0026766E">
            <w:pPr>
              <w:rPr>
                <w:rFonts w:eastAsia="Arial Unicode MS"/>
              </w:rPr>
            </w:pPr>
            <w:r w:rsidRPr="00D82A73">
              <w:rPr>
                <w:rFonts w:eastAsia="Arial Unicode MS"/>
              </w:rPr>
              <w:t>II</w:t>
            </w:r>
          </w:p>
        </w:tc>
        <w:tc>
          <w:tcPr>
            <w:tcW w:w="717" w:type="dxa"/>
            <w:tcPrChange w:id="2552" w:author="Jarno Nieminen" w:date="2014-06-11T12:40:00Z">
              <w:tcPr>
                <w:tcW w:w="717" w:type="dxa"/>
                <w:gridSpan w:val="2"/>
              </w:tcPr>
            </w:tcPrChange>
          </w:tcPr>
          <w:p w14:paraId="65435D09" w14:textId="77777777" w:rsidR="006A2F41" w:rsidRPr="00D82A73" w:rsidRDefault="006A2F41" w:rsidP="0026766E">
            <w:pPr>
              <w:rPr>
                <w:rFonts w:eastAsia="Arial Unicode MS"/>
              </w:rPr>
            </w:pPr>
            <w:r w:rsidRPr="00D82A73">
              <w:rPr>
                <w:rFonts w:eastAsia="Arial Unicode MS"/>
              </w:rPr>
              <w:t>1..*</w:t>
            </w:r>
          </w:p>
        </w:tc>
        <w:tc>
          <w:tcPr>
            <w:tcW w:w="1803" w:type="dxa"/>
            <w:tcPrChange w:id="2553" w:author="Jarno Nieminen" w:date="2014-06-11T12:40:00Z">
              <w:tcPr>
                <w:tcW w:w="1803" w:type="dxa"/>
                <w:gridSpan w:val="2"/>
              </w:tcPr>
            </w:tcPrChange>
          </w:tcPr>
          <w:p w14:paraId="64550865"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554" w:author="Jarno Nieminen" w:date="2014-06-11T12:40:00Z">
              <w:tcPr>
                <w:tcW w:w="1920" w:type="dxa"/>
                <w:gridSpan w:val="2"/>
              </w:tcPr>
            </w:tcPrChange>
          </w:tcPr>
          <w:p w14:paraId="2D2FFAA3" w14:textId="77777777" w:rsidR="006A2F41" w:rsidRPr="00D82A73" w:rsidRDefault="006A2F41" w:rsidP="0026766E">
            <w:pPr>
              <w:rPr>
                <w:rFonts w:ascii="Arial" w:eastAsia="Arial Unicode MS" w:hAnsi="Arial"/>
              </w:rPr>
            </w:pPr>
          </w:p>
        </w:tc>
        <w:tc>
          <w:tcPr>
            <w:tcW w:w="1200" w:type="dxa"/>
            <w:shd w:val="clear" w:color="auto" w:fill="auto"/>
            <w:tcPrChange w:id="2555" w:author="Jarno Nieminen" w:date="2014-06-11T12:40:00Z">
              <w:tcPr>
                <w:tcW w:w="1200" w:type="dxa"/>
                <w:gridSpan w:val="2"/>
                <w:shd w:val="clear" w:color="auto" w:fill="auto"/>
              </w:tcPr>
            </w:tcPrChange>
          </w:tcPr>
          <w:p w14:paraId="24AF00EE" w14:textId="77777777" w:rsidR="006A2F41" w:rsidRPr="00D82A73" w:rsidRDefault="006A2F41" w:rsidP="0026766E">
            <w:pPr>
              <w:rPr>
                <w:rFonts w:ascii="Arial" w:eastAsia="Arial Unicode MS" w:hAnsi="Arial"/>
              </w:rPr>
            </w:pPr>
          </w:p>
        </w:tc>
        <w:tc>
          <w:tcPr>
            <w:tcW w:w="1080" w:type="dxa"/>
            <w:shd w:val="clear" w:color="auto" w:fill="auto"/>
            <w:tcPrChange w:id="2556" w:author="Jarno Nieminen" w:date="2014-06-11T12:40:00Z">
              <w:tcPr>
                <w:tcW w:w="1080" w:type="dxa"/>
                <w:gridSpan w:val="2"/>
                <w:shd w:val="clear" w:color="auto" w:fill="auto"/>
              </w:tcPr>
            </w:tcPrChange>
          </w:tcPr>
          <w:p w14:paraId="68C36966" w14:textId="77777777" w:rsidR="006A2F41" w:rsidRPr="00D82A73" w:rsidRDefault="006A2F41" w:rsidP="0026766E">
            <w:pPr>
              <w:rPr>
                <w:rFonts w:ascii="Arial" w:eastAsia="Arial Unicode MS" w:hAnsi="Arial"/>
              </w:rPr>
            </w:pPr>
          </w:p>
        </w:tc>
        <w:tc>
          <w:tcPr>
            <w:tcW w:w="1160" w:type="dxa"/>
            <w:shd w:val="clear" w:color="auto" w:fill="auto"/>
            <w:tcPrChange w:id="2557" w:author="Jarno Nieminen" w:date="2014-06-11T12:40:00Z">
              <w:tcPr>
                <w:tcW w:w="1160" w:type="dxa"/>
                <w:gridSpan w:val="2"/>
                <w:shd w:val="clear" w:color="auto" w:fill="auto"/>
              </w:tcPr>
            </w:tcPrChange>
          </w:tcPr>
          <w:p w14:paraId="2BAF5E13" w14:textId="77777777" w:rsidR="006A2F41" w:rsidRPr="00D82A73" w:rsidRDefault="006A2F41" w:rsidP="0026766E">
            <w:pPr>
              <w:rPr>
                <w:rFonts w:ascii="Arial" w:eastAsia="Arial Unicode MS" w:hAnsi="Arial"/>
              </w:rPr>
            </w:pPr>
          </w:p>
        </w:tc>
      </w:tr>
      <w:tr w:rsidR="006A2F41" w:rsidRPr="00D82A73" w14:paraId="7307CC3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59" w:author="Jarno Nieminen" w:date="2014-06-11T12:40:00Z">
            <w:trPr>
              <w:gridAfter w:val="0"/>
              <w:trHeight w:val="217"/>
            </w:trPr>
          </w:trPrChange>
        </w:trPr>
        <w:tc>
          <w:tcPr>
            <w:tcW w:w="2545" w:type="dxa"/>
            <w:gridSpan w:val="2"/>
            <w:tcPrChange w:id="2560" w:author="Jarno Nieminen" w:date="2014-06-11T12:40:00Z">
              <w:tcPr>
                <w:tcW w:w="2545" w:type="dxa"/>
                <w:gridSpan w:val="3"/>
              </w:tcPr>
            </w:tcPrChange>
          </w:tcPr>
          <w:p w14:paraId="28CD8050" w14:textId="77777777" w:rsidR="006A2F41" w:rsidRPr="00D82A73" w:rsidRDefault="006A2F41" w:rsidP="0026766E">
            <w:pPr>
              <w:rPr>
                <w:rFonts w:eastAsia="Arial Unicode MS"/>
              </w:rPr>
            </w:pPr>
          </w:p>
        </w:tc>
        <w:tc>
          <w:tcPr>
            <w:tcW w:w="3410" w:type="dxa"/>
            <w:tcPrChange w:id="2561" w:author="Jarno Nieminen" w:date="2014-06-11T12:40:00Z">
              <w:tcPr>
                <w:tcW w:w="3410" w:type="dxa"/>
                <w:gridSpan w:val="2"/>
              </w:tcPr>
            </w:tcPrChange>
          </w:tcPr>
          <w:p w14:paraId="6EC04717" w14:textId="77777777" w:rsidR="006A2F41" w:rsidRPr="00D82A73" w:rsidRDefault="006A2F41" w:rsidP="0026766E">
            <w:pPr>
              <w:rPr>
                <w:rFonts w:eastAsia="Arial Unicode MS"/>
              </w:rPr>
            </w:pPr>
          </w:p>
        </w:tc>
        <w:tc>
          <w:tcPr>
            <w:tcW w:w="1140" w:type="dxa"/>
            <w:tcPrChange w:id="2562" w:author="Jarno Nieminen" w:date="2014-06-11T12:40:00Z">
              <w:tcPr>
                <w:tcW w:w="1140" w:type="dxa"/>
                <w:gridSpan w:val="2"/>
              </w:tcPr>
            </w:tcPrChange>
          </w:tcPr>
          <w:p w14:paraId="61743FE1" w14:textId="77777777" w:rsidR="006A2F41" w:rsidRPr="00D82A73" w:rsidRDefault="006A2F41" w:rsidP="0026766E">
            <w:pPr>
              <w:rPr>
                <w:rFonts w:eastAsia="Arial Unicode MS"/>
              </w:rPr>
            </w:pPr>
          </w:p>
        </w:tc>
        <w:tc>
          <w:tcPr>
            <w:tcW w:w="717" w:type="dxa"/>
            <w:tcPrChange w:id="2563" w:author="Jarno Nieminen" w:date="2014-06-11T12:40:00Z">
              <w:tcPr>
                <w:tcW w:w="717" w:type="dxa"/>
                <w:gridSpan w:val="2"/>
              </w:tcPr>
            </w:tcPrChange>
          </w:tcPr>
          <w:p w14:paraId="43C384C3" w14:textId="77777777" w:rsidR="006A2F41" w:rsidRPr="00D82A73" w:rsidRDefault="006A2F41" w:rsidP="0026766E">
            <w:pPr>
              <w:rPr>
                <w:rFonts w:eastAsia="Arial Unicode MS"/>
              </w:rPr>
            </w:pPr>
          </w:p>
        </w:tc>
        <w:tc>
          <w:tcPr>
            <w:tcW w:w="1803" w:type="dxa"/>
            <w:tcPrChange w:id="2564" w:author="Jarno Nieminen" w:date="2014-06-11T12:40:00Z">
              <w:tcPr>
                <w:tcW w:w="1803" w:type="dxa"/>
                <w:gridSpan w:val="2"/>
              </w:tcPr>
            </w:tcPrChange>
          </w:tcPr>
          <w:p w14:paraId="3EC90781" w14:textId="77777777" w:rsidR="006A2F41" w:rsidRPr="00D82A73" w:rsidRDefault="006A2F41" w:rsidP="0026766E">
            <w:pPr>
              <w:rPr>
                <w:rFonts w:eastAsia="Arial Unicode MS"/>
              </w:rPr>
            </w:pPr>
          </w:p>
        </w:tc>
        <w:tc>
          <w:tcPr>
            <w:tcW w:w="1920" w:type="dxa"/>
            <w:tcPrChange w:id="2565" w:author="Jarno Nieminen" w:date="2014-06-11T12:40:00Z">
              <w:tcPr>
                <w:tcW w:w="1920" w:type="dxa"/>
                <w:gridSpan w:val="2"/>
              </w:tcPr>
            </w:tcPrChange>
          </w:tcPr>
          <w:p w14:paraId="4131B176" w14:textId="77777777" w:rsidR="006A2F41" w:rsidRPr="00D82A73" w:rsidRDefault="006A2F41" w:rsidP="0026766E">
            <w:pPr>
              <w:rPr>
                <w:rFonts w:ascii="Arial" w:eastAsia="Arial Unicode MS" w:hAnsi="Arial"/>
              </w:rPr>
            </w:pPr>
          </w:p>
        </w:tc>
        <w:tc>
          <w:tcPr>
            <w:tcW w:w="1200" w:type="dxa"/>
            <w:shd w:val="clear" w:color="auto" w:fill="auto"/>
            <w:tcPrChange w:id="2566" w:author="Jarno Nieminen" w:date="2014-06-11T12:40:00Z">
              <w:tcPr>
                <w:tcW w:w="1200" w:type="dxa"/>
                <w:gridSpan w:val="2"/>
                <w:shd w:val="clear" w:color="auto" w:fill="auto"/>
              </w:tcPr>
            </w:tcPrChange>
          </w:tcPr>
          <w:p w14:paraId="2A71CE4A" w14:textId="77777777" w:rsidR="006A2F41" w:rsidRPr="00D82A73" w:rsidRDefault="006A2F41" w:rsidP="0026766E">
            <w:pPr>
              <w:rPr>
                <w:rFonts w:ascii="Arial" w:eastAsia="Arial Unicode MS" w:hAnsi="Arial"/>
              </w:rPr>
            </w:pPr>
          </w:p>
        </w:tc>
        <w:tc>
          <w:tcPr>
            <w:tcW w:w="1080" w:type="dxa"/>
            <w:shd w:val="clear" w:color="auto" w:fill="auto"/>
            <w:tcPrChange w:id="2567" w:author="Jarno Nieminen" w:date="2014-06-11T12:40:00Z">
              <w:tcPr>
                <w:tcW w:w="1080" w:type="dxa"/>
                <w:gridSpan w:val="2"/>
                <w:shd w:val="clear" w:color="auto" w:fill="auto"/>
              </w:tcPr>
            </w:tcPrChange>
          </w:tcPr>
          <w:p w14:paraId="6B03BF3A" w14:textId="77777777" w:rsidR="006A2F41" w:rsidRPr="00D82A73" w:rsidRDefault="006A2F41" w:rsidP="0026766E">
            <w:pPr>
              <w:rPr>
                <w:rFonts w:ascii="Arial" w:eastAsia="Arial Unicode MS" w:hAnsi="Arial"/>
              </w:rPr>
            </w:pPr>
          </w:p>
        </w:tc>
        <w:tc>
          <w:tcPr>
            <w:tcW w:w="1160" w:type="dxa"/>
            <w:shd w:val="clear" w:color="auto" w:fill="auto"/>
            <w:tcPrChange w:id="2568" w:author="Jarno Nieminen" w:date="2014-06-11T12:40:00Z">
              <w:tcPr>
                <w:tcW w:w="1160" w:type="dxa"/>
                <w:gridSpan w:val="2"/>
                <w:shd w:val="clear" w:color="auto" w:fill="auto"/>
              </w:tcPr>
            </w:tcPrChange>
          </w:tcPr>
          <w:p w14:paraId="09CC05D1" w14:textId="77777777" w:rsidR="006A2F41" w:rsidRPr="00D82A73" w:rsidRDefault="006A2F41" w:rsidP="0026766E">
            <w:pPr>
              <w:rPr>
                <w:rFonts w:ascii="Arial" w:eastAsia="Arial Unicode MS" w:hAnsi="Arial"/>
              </w:rPr>
            </w:pPr>
          </w:p>
        </w:tc>
      </w:tr>
      <w:tr w:rsidR="006A2F41" w:rsidRPr="00D82A73" w14:paraId="7F3507C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6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570" w:author="Jarno Nieminen" w:date="2014-06-11T12:40:00Z">
            <w:trPr>
              <w:gridBefore w:val="1"/>
              <w:gridAfter w:val="0"/>
              <w:wBefore w:w="15" w:type="dxa"/>
              <w:trHeight w:val="217"/>
            </w:trPr>
          </w:trPrChange>
        </w:trPr>
        <w:tc>
          <w:tcPr>
            <w:tcW w:w="7080" w:type="dxa"/>
            <w:gridSpan w:val="3"/>
            <w:shd w:val="pct25" w:color="auto" w:fill="auto"/>
            <w:tcPrChange w:id="2571" w:author="Jarno Nieminen" w:date="2014-06-11T12:40:00Z">
              <w:tcPr>
                <w:tcW w:w="7080" w:type="dxa"/>
                <w:gridSpan w:val="6"/>
                <w:shd w:val="pct25" w:color="auto" w:fill="auto"/>
              </w:tcPr>
            </w:tcPrChange>
          </w:tcPr>
          <w:p w14:paraId="0D3210AE" w14:textId="77777777" w:rsidR="006A2F41" w:rsidRPr="00D82A73" w:rsidRDefault="006A2F41" w:rsidP="0026766E">
            <w:pPr>
              <w:rPr>
                <w:b/>
              </w:rPr>
            </w:pPr>
            <w:r w:rsidRPr="00D82A73">
              <w:rPr>
                <w:b/>
              </w:rPr>
              <w:t>Associationer</w:t>
            </w:r>
          </w:p>
        </w:tc>
        <w:tc>
          <w:tcPr>
            <w:tcW w:w="7880" w:type="dxa"/>
            <w:gridSpan w:val="6"/>
            <w:shd w:val="pct25" w:color="auto" w:fill="auto"/>
            <w:tcPrChange w:id="2572" w:author="Jarno Nieminen" w:date="2014-06-11T12:40:00Z">
              <w:tcPr>
                <w:tcW w:w="7880" w:type="dxa"/>
                <w:gridSpan w:val="12"/>
                <w:shd w:val="pct25" w:color="auto" w:fill="auto"/>
              </w:tcPr>
            </w:tcPrChange>
          </w:tcPr>
          <w:p w14:paraId="54B6ADC3" w14:textId="77777777" w:rsidR="006A2F41" w:rsidRPr="00D82A73" w:rsidRDefault="006A2F41" w:rsidP="0026766E">
            <w:pPr>
              <w:rPr>
                <w:rFonts w:eastAsia="Arial Unicode MS"/>
                <w:b/>
              </w:rPr>
            </w:pPr>
            <w:r w:rsidRPr="00D82A73">
              <w:rPr>
                <w:b/>
              </w:rPr>
              <w:t>Beslutsregel</w:t>
            </w:r>
          </w:p>
        </w:tc>
      </w:tr>
      <w:tr w:rsidR="006A2F41" w:rsidRPr="00D82A73" w14:paraId="678C21E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7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574" w:author="Jarno Nieminen" w:date="2014-06-11T12:40:00Z">
            <w:trPr>
              <w:gridBefore w:val="1"/>
              <w:gridAfter w:val="0"/>
              <w:wBefore w:w="15" w:type="dxa"/>
              <w:trHeight w:val="217"/>
            </w:trPr>
          </w:trPrChange>
        </w:trPr>
        <w:tc>
          <w:tcPr>
            <w:tcW w:w="7080" w:type="dxa"/>
            <w:gridSpan w:val="3"/>
            <w:tcPrChange w:id="2575" w:author="Jarno Nieminen" w:date="2014-06-11T12:40:00Z">
              <w:tcPr>
                <w:tcW w:w="7080" w:type="dxa"/>
                <w:gridSpan w:val="6"/>
              </w:tcPr>
            </w:tcPrChange>
          </w:tcPr>
          <w:p w14:paraId="30783363"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formulärsida(Page) är har noll till flera Block (QuestionBlock)</w:t>
            </w:r>
          </w:p>
        </w:tc>
        <w:tc>
          <w:tcPr>
            <w:tcW w:w="7880" w:type="dxa"/>
            <w:gridSpan w:val="6"/>
            <w:tcPrChange w:id="2576" w:author="Jarno Nieminen" w:date="2014-06-11T12:40:00Z">
              <w:tcPr>
                <w:tcW w:w="7880" w:type="dxa"/>
                <w:gridSpan w:val="12"/>
              </w:tcPr>
            </w:tcPrChange>
          </w:tcPr>
          <w:p w14:paraId="0E582B91" w14:textId="77777777" w:rsidR="006A2F41" w:rsidRPr="00D82A73" w:rsidRDefault="006A2F41" w:rsidP="0026766E">
            <w:pPr>
              <w:rPr>
                <w:rFonts w:ascii="Arial" w:eastAsia="Arial Unicode MS" w:hAnsi="Arial"/>
                <w:color w:val="000000"/>
              </w:rPr>
            </w:pPr>
          </w:p>
        </w:tc>
      </w:tr>
    </w:tbl>
    <w:p w14:paraId="05FD9F05" w14:textId="77777777" w:rsidR="006A2F41" w:rsidRPr="00D82A73" w:rsidRDefault="006A2F41" w:rsidP="006A2F41">
      <w:pPr>
        <w:pStyle w:val="Heading3"/>
      </w:pPr>
      <w:bookmarkStart w:id="2577" w:name="_Toc220986032"/>
      <w:bookmarkStart w:id="2578" w:name="_Toc386458088"/>
      <w:bookmarkStart w:id="2579" w:name="_Toc390253650"/>
      <w:r w:rsidRPr="00D82A73">
        <w:t>Klass Frågegrupperingsmall (TemplateQuestionBlock)</w:t>
      </w:r>
      <w:bookmarkEnd w:id="2577"/>
      <w:bookmarkEnd w:id="2578"/>
      <w:bookmarkEnd w:id="2579"/>
    </w:p>
    <w:p w14:paraId="6DCA3F35" w14:textId="77777777" w:rsidR="006A2F41" w:rsidRPr="00D82A73" w:rsidRDefault="006A2F41" w:rsidP="006A2F41">
      <w:pPr>
        <w:pStyle w:val="BodyText"/>
      </w:pPr>
      <w:r w:rsidRPr="00D82A73">
        <w:t>Objektet utgör mall för en frågegruppering (QuestionBlock)</w:t>
      </w:r>
    </w:p>
    <w:p w14:paraId="02E7BD88"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580">
          <w:tblGrid>
            <w:gridCol w:w="15"/>
            <w:gridCol w:w="88"/>
            <w:gridCol w:w="2442"/>
            <w:gridCol w:w="103"/>
            <w:gridCol w:w="3307"/>
            <w:gridCol w:w="103"/>
            <w:gridCol w:w="1037"/>
            <w:gridCol w:w="103"/>
            <w:gridCol w:w="614"/>
            <w:gridCol w:w="103"/>
            <w:gridCol w:w="1700"/>
            <w:gridCol w:w="103"/>
            <w:gridCol w:w="1817"/>
            <w:gridCol w:w="103"/>
            <w:gridCol w:w="1097"/>
            <w:gridCol w:w="103"/>
            <w:gridCol w:w="977"/>
            <w:gridCol w:w="103"/>
            <w:gridCol w:w="1057"/>
            <w:gridCol w:w="103"/>
          </w:tblGrid>
        </w:tblGridChange>
      </w:tblGrid>
      <w:tr w:rsidR="006A2F41" w:rsidRPr="00D82A73" w14:paraId="636E5512" w14:textId="77777777" w:rsidTr="0026766E">
        <w:trPr>
          <w:cantSplit/>
          <w:trHeight w:val="376"/>
        </w:trPr>
        <w:tc>
          <w:tcPr>
            <w:tcW w:w="2545" w:type="dxa"/>
            <w:gridSpan w:val="2"/>
            <w:vMerge w:val="restart"/>
            <w:shd w:val="pct25" w:color="auto" w:fill="auto"/>
          </w:tcPr>
          <w:p w14:paraId="0F5EC5D4"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41D80B11" w14:textId="77777777" w:rsidR="006A2F41" w:rsidRPr="00D82A73" w:rsidRDefault="006A2F41" w:rsidP="0026766E">
            <w:r w:rsidRPr="00D82A73">
              <w:t>Beskrivning</w:t>
            </w:r>
          </w:p>
        </w:tc>
        <w:tc>
          <w:tcPr>
            <w:tcW w:w="1140" w:type="dxa"/>
            <w:vMerge w:val="restart"/>
            <w:shd w:val="pct25" w:color="auto" w:fill="auto"/>
          </w:tcPr>
          <w:p w14:paraId="182D6CBC"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1B12ECE" w14:textId="77777777" w:rsidR="006A2F41" w:rsidRPr="00D82A73" w:rsidRDefault="006A2F41" w:rsidP="0026766E">
            <w:r w:rsidRPr="00D82A73">
              <w:t>Mult</w:t>
            </w:r>
          </w:p>
        </w:tc>
        <w:tc>
          <w:tcPr>
            <w:tcW w:w="1803" w:type="dxa"/>
            <w:vMerge w:val="restart"/>
            <w:shd w:val="pct25" w:color="auto" w:fill="auto"/>
          </w:tcPr>
          <w:p w14:paraId="255D6BC1" w14:textId="10C488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581" w:author="Jarno Nieminen" w:date="2014-06-11T12:40:00Z">
              <w:r w:rsidR="0047354F" w:rsidRPr="00D82A73">
                <w:t>.</w:t>
              </w:r>
            </w:ins>
            <w:r w:rsidRPr="00D82A73">
              <w:t xml:space="preserve"> begränsningar</w:t>
            </w:r>
          </w:p>
        </w:tc>
        <w:tc>
          <w:tcPr>
            <w:tcW w:w="1920" w:type="dxa"/>
            <w:vMerge w:val="restart"/>
            <w:shd w:val="pct25" w:color="auto" w:fill="auto"/>
          </w:tcPr>
          <w:p w14:paraId="0BFB9991"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4E3F09F8" w14:textId="1113D03B" w:rsidR="006A2F41" w:rsidRPr="00D82A73" w:rsidRDefault="0047354F" w:rsidP="0026766E">
            <w:pPr>
              <w:rPr>
                <w:rFonts w:eastAsia="Arial Unicode MS"/>
              </w:rPr>
            </w:pPr>
            <w:r>
              <w:rPr>
                <w:rFonts w:eastAsia="Arial Unicode MS"/>
              </w:rPr>
              <w:t xml:space="preserve">Fylls i </w:t>
            </w:r>
            <w:del w:id="2582"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4CCCB510" w14:textId="77777777" w:rsidTr="0026766E">
        <w:trPr>
          <w:cantSplit/>
          <w:trHeight w:val="375"/>
        </w:trPr>
        <w:tc>
          <w:tcPr>
            <w:tcW w:w="2545" w:type="dxa"/>
            <w:gridSpan w:val="2"/>
            <w:vMerge/>
            <w:shd w:val="pct25" w:color="auto" w:fill="auto"/>
          </w:tcPr>
          <w:p w14:paraId="1AC2758C" w14:textId="77777777" w:rsidR="006A2F41" w:rsidRPr="00D82A73" w:rsidRDefault="006A2F41" w:rsidP="0026766E"/>
        </w:tc>
        <w:tc>
          <w:tcPr>
            <w:tcW w:w="3410" w:type="dxa"/>
            <w:vMerge/>
            <w:shd w:val="pct25" w:color="auto" w:fill="auto"/>
          </w:tcPr>
          <w:p w14:paraId="312445D1" w14:textId="77777777" w:rsidR="006A2F41" w:rsidRPr="00D82A73" w:rsidRDefault="006A2F41" w:rsidP="0026766E"/>
        </w:tc>
        <w:tc>
          <w:tcPr>
            <w:tcW w:w="1140" w:type="dxa"/>
            <w:vMerge/>
            <w:shd w:val="pct25" w:color="auto" w:fill="auto"/>
          </w:tcPr>
          <w:p w14:paraId="5797211D" w14:textId="77777777" w:rsidR="006A2F41" w:rsidRPr="00D82A73" w:rsidRDefault="006A2F41" w:rsidP="0026766E"/>
        </w:tc>
        <w:tc>
          <w:tcPr>
            <w:tcW w:w="717" w:type="dxa"/>
            <w:vMerge/>
            <w:shd w:val="pct25" w:color="auto" w:fill="auto"/>
          </w:tcPr>
          <w:p w14:paraId="5BDE4C98" w14:textId="77777777" w:rsidR="006A2F41" w:rsidRPr="00D82A73" w:rsidRDefault="006A2F41" w:rsidP="0026766E"/>
        </w:tc>
        <w:tc>
          <w:tcPr>
            <w:tcW w:w="1803" w:type="dxa"/>
            <w:vMerge/>
            <w:shd w:val="pct25" w:color="auto" w:fill="auto"/>
          </w:tcPr>
          <w:p w14:paraId="7A2D551B" w14:textId="77777777" w:rsidR="006A2F41" w:rsidRPr="00D82A73" w:rsidRDefault="006A2F41" w:rsidP="0026766E"/>
        </w:tc>
        <w:tc>
          <w:tcPr>
            <w:tcW w:w="1920" w:type="dxa"/>
            <w:vMerge/>
            <w:shd w:val="pct25" w:color="auto" w:fill="auto"/>
          </w:tcPr>
          <w:p w14:paraId="3826F09C" w14:textId="77777777" w:rsidR="006A2F41" w:rsidRPr="00D82A73" w:rsidRDefault="006A2F41" w:rsidP="0026766E"/>
        </w:tc>
        <w:tc>
          <w:tcPr>
            <w:tcW w:w="1200" w:type="dxa"/>
            <w:tcBorders>
              <w:bottom w:val="single" w:sz="4" w:space="0" w:color="auto"/>
            </w:tcBorders>
            <w:shd w:val="pct25" w:color="auto" w:fill="auto"/>
          </w:tcPr>
          <w:p w14:paraId="48E957A1"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AD395DA"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6228A848" w14:textId="77777777" w:rsidR="006A2F41" w:rsidRPr="00D82A73" w:rsidRDefault="006A2F41" w:rsidP="0026766E">
            <w:pPr>
              <w:rPr>
                <w:rFonts w:eastAsia="Arial Unicode MS"/>
              </w:rPr>
            </w:pPr>
          </w:p>
        </w:tc>
      </w:tr>
      <w:tr w:rsidR="006A2F41" w:rsidRPr="00D82A73" w14:paraId="67BD97D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8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84" w:author="Jarno Nieminen" w:date="2014-06-11T12:40:00Z">
            <w:trPr>
              <w:gridAfter w:val="0"/>
              <w:trHeight w:val="217"/>
            </w:trPr>
          </w:trPrChange>
        </w:trPr>
        <w:tc>
          <w:tcPr>
            <w:tcW w:w="2545" w:type="dxa"/>
            <w:gridSpan w:val="2"/>
            <w:tcPrChange w:id="2585" w:author="Jarno Nieminen" w:date="2014-06-11T12:40:00Z">
              <w:tcPr>
                <w:tcW w:w="2545" w:type="dxa"/>
                <w:gridSpan w:val="3"/>
              </w:tcPr>
            </w:tcPrChange>
          </w:tcPr>
          <w:p w14:paraId="644AF7A9" w14:textId="77777777" w:rsidR="006A2F41" w:rsidRPr="00D82A73" w:rsidRDefault="006A2F41" w:rsidP="0026766E">
            <w:pPr>
              <w:rPr>
                <w:rFonts w:eastAsia="Arial Unicode MS"/>
              </w:rPr>
            </w:pPr>
            <w:r w:rsidRPr="00D82A73">
              <w:rPr>
                <w:rFonts w:eastAsia="Arial Unicode MS"/>
              </w:rPr>
              <w:t>(BlockNumber)</w:t>
            </w:r>
          </w:p>
        </w:tc>
        <w:tc>
          <w:tcPr>
            <w:tcW w:w="3410" w:type="dxa"/>
            <w:tcPrChange w:id="2586" w:author="Jarno Nieminen" w:date="2014-06-11T12:40:00Z">
              <w:tcPr>
                <w:tcW w:w="3410" w:type="dxa"/>
                <w:gridSpan w:val="2"/>
              </w:tcPr>
            </w:tcPrChange>
          </w:tcPr>
          <w:p w14:paraId="2B0BE7DC" w14:textId="77777777" w:rsidR="006A2F41" w:rsidRPr="00D82A73" w:rsidRDefault="006A2F41" w:rsidP="0026766E">
            <w:pPr>
              <w:rPr>
                <w:rFonts w:eastAsia="Arial Unicode MS"/>
              </w:rPr>
            </w:pPr>
            <w:r w:rsidRPr="00D82A73">
              <w:rPr>
                <w:rFonts w:eastAsia="Arial Unicode MS"/>
              </w:rPr>
              <w:t>Grupperingsbegrepp  av frågor. Frågans nummer i nummerserie. Används för att indikera hur långt användaren har kommit i formuläret.</w:t>
            </w:r>
          </w:p>
          <w:p w14:paraId="02CAB81F"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Change w:id="2587" w:author="Jarno Nieminen" w:date="2014-06-11T12:40:00Z">
              <w:tcPr>
                <w:tcW w:w="1140" w:type="dxa"/>
                <w:gridSpan w:val="2"/>
              </w:tcPr>
            </w:tcPrChange>
          </w:tcPr>
          <w:p w14:paraId="36061E88" w14:textId="77777777" w:rsidR="006A2F41" w:rsidRPr="00D82A73" w:rsidRDefault="006A2F41" w:rsidP="0026766E">
            <w:pPr>
              <w:rPr>
                <w:rFonts w:eastAsia="Arial Unicode MS"/>
              </w:rPr>
            </w:pPr>
            <w:r w:rsidRPr="00D82A73">
              <w:rPr>
                <w:rFonts w:eastAsia="Arial Unicode MS"/>
              </w:rPr>
              <w:t>VÄ</w:t>
            </w:r>
          </w:p>
        </w:tc>
        <w:tc>
          <w:tcPr>
            <w:tcW w:w="717" w:type="dxa"/>
            <w:tcPrChange w:id="2588" w:author="Jarno Nieminen" w:date="2014-06-11T12:40:00Z">
              <w:tcPr>
                <w:tcW w:w="717" w:type="dxa"/>
                <w:gridSpan w:val="2"/>
              </w:tcPr>
            </w:tcPrChange>
          </w:tcPr>
          <w:p w14:paraId="23CE13C3" w14:textId="77777777" w:rsidR="006A2F41" w:rsidRPr="00D82A73" w:rsidRDefault="006A2F41" w:rsidP="0026766E">
            <w:pPr>
              <w:rPr>
                <w:rFonts w:eastAsia="Arial Unicode MS"/>
              </w:rPr>
            </w:pPr>
            <w:r w:rsidRPr="00D82A73">
              <w:rPr>
                <w:rFonts w:eastAsia="Arial Unicode MS"/>
              </w:rPr>
              <w:t>1</w:t>
            </w:r>
          </w:p>
        </w:tc>
        <w:tc>
          <w:tcPr>
            <w:tcW w:w="1803" w:type="dxa"/>
            <w:tcPrChange w:id="2589" w:author="Jarno Nieminen" w:date="2014-06-11T12:40:00Z">
              <w:tcPr>
                <w:tcW w:w="1803" w:type="dxa"/>
                <w:gridSpan w:val="2"/>
              </w:tcPr>
            </w:tcPrChange>
          </w:tcPr>
          <w:p w14:paraId="33D8EDD7" w14:textId="77777777" w:rsidR="006A2F41" w:rsidRPr="00D82A73" w:rsidRDefault="006A2F41" w:rsidP="0026766E">
            <w:pPr>
              <w:rPr>
                <w:rFonts w:eastAsia="Arial Unicode MS"/>
              </w:rPr>
            </w:pPr>
          </w:p>
        </w:tc>
        <w:tc>
          <w:tcPr>
            <w:tcW w:w="1920" w:type="dxa"/>
            <w:tcPrChange w:id="2590" w:author="Jarno Nieminen" w:date="2014-06-11T12:40:00Z">
              <w:tcPr>
                <w:tcW w:w="1920" w:type="dxa"/>
                <w:gridSpan w:val="2"/>
              </w:tcPr>
            </w:tcPrChange>
          </w:tcPr>
          <w:p w14:paraId="24292E51" w14:textId="77777777" w:rsidR="006A2F41" w:rsidRPr="00D82A73" w:rsidRDefault="006A2F41" w:rsidP="0026766E">
            <w:pPr>
              <w:rPr>
                <w:rFonts w:ascii="Arial" w:eastAsia="Arial Unicode MS" w:hAnsi="Arial"/>
              </w:rPr>
            </w:pPr>
          </w:p>
        </w:tc>
        <w:tc>
          <w:tcPr>
            <w:tcW w:w="1200" w:type="dxa"/>
            <w:shd w:val="clear" w:color="auto" w:fill="auto"/>
            <w:tcPrChange w:id="2591" w:author="Jarno Nieminen" w:date="2014-06-11T12:40:00Z">
              <w:tcPr>
                <w:tcW w:w="1200" w:type="dxa"/>
                <w:gridSpan w:val="2"/>
                <w:shd w:val="clear" w:color="auto" w:fill="auto"/>
              </w:tcPr>
            </w:tcPrChange>
          </w:tcPr>
          <w:p w14:paraId="5AE2B1C4" w14:textId="77777777" w:rsidR="006A2F41" w:rsidRPr="00D82A73" w:rsidRDefault="006A2F41" w:rsidP="0026766E">
            <w:pPr>
              <w:rPr>
                <w:rFonts w:ascii="Arial" w:eastAsia="Arial Unicode MS" w:hAnsi="Arial"/>
              </w:rPr>
            </w:pPr>
          </w:p>
        </w:tc>
        <w:tc>
          <w:tcPr>
            <w:tcW w:w="1080" w:type="dxa"/>
            <w:shd w:val="clear" w:color="auto" w:fill="auto"/>
            <w:tcPrChange w:id="2592" w:author="Jarno Nieminen" w:date="2014-06-11T12:40:00Z">
              <w:tcPr>
                <w:tcW w:w="1080" w:type="dxa"/>
                <w:gridSpan w:val="2"/>
                <w:shd w:val="clear" w:color="auto" w:fill="auto"/>
              </w:tcPr>
            </w:tcPrChange>
          </w:tcPr>
          <w:p w14:paraId="45CA8BF6" w14:textId="77777777" w:rsidR="006A2F41" w:rsidRPr="00D82A73" w:rsidRDefault="006A2F41" w:rsidP="0026766E">
            <w:pPr>
              <w:rPr>
                <w:rFonts w:ascii="Arial" w:eastAsia="Arial Unicode MS" w:hAnsi="Arial"/>
              </w:rPr>
            </w:pPr>
          </w:p>
        </w:tc>
        <w:tc>
          <w:tcPr>
            <w:tcW w:w="1160" w:type="dxa"/>
            <w:shd w:val="clear" w:color="auto" w:fill="auto"/>
            <w:tcPrChange w:id="2593" w:author="Jarno Nieminen" w:date="2014-06-11T12:40:00Z">
              <w:tcPr>
                <w:tcW w:w="1160" w:type="dxa"/>
                <w:gridSpan w:val="2"/>
                <w:shd w:val="clear" w:color="auto" w:fill="auto"/>
              </w:tcPr>
            </w:tcPrChange>
          </w:tcPr>
          <w:p w14:paraId="06683B74" w14:textId="77777777" w:rsidR="006A2F41" w:rsidRPr="00D82A73" w:rsidRDefault="006A2F41" w:rsidP="0026766E">
            <w:pPr>
              <w:rPr>
                <w:rFonts w:ascii="Arial" w:eastAsia="Arial Unicode MS" w:hAnsi="Arial"/>
              </w:rPr>
            </w:pPr>
          </w:p>
        </w:tc>
      </w:tr>
      <w:tr w:rsidR="006A2F41" w:rsidRPr="00D82A73" w14:paraId="3BBF03B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9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95" w:author="Jarno Nieminen" w:date="2014-06-11T12:40:00Z">
            <w:trPr>
              <w:gridAfter w:val="0"/>
              <w:trHeight w:val="217"/>
            </w:trPr>
          </w:trPrChange>
        </w:trPr>
        <w:tc>
          <w:tcPr>
            <w:tcW w:w="2545" w:type="dxa"/>
            <w:gridSpan w:val="2"/>
            <w:tcPrChange w:id="2596" w:author="Jarno Nieminen" w:date="2014-06-11T12:40:00Z">
              <w:tcPr>
                <w:tcW w:w="2545" w:type="dxa"/>
                <w:gridSpan w:val="3"/>
              </w:tcPr>
            </w:tcPrChange>
          </w:tcPr>
          <w:p w14:paraId="6F7831D5" w14:textId="77777777" w:rsidR="006A2F41" w:rsidRPr="00D82A73" w:rsidRDefault="006A2F41" w:rsidP="0026766E">
            <w:pPr>
              <w:rPr>
                <w:rFonts w:eastAsia="Arial Unicode MS"/>
              </w:rPr>
            </w:pPr>
            <w:r w:rsidRPr="00D82A73">
              <w:rPr>
                <w:rFonts w:eastAsia="Arial Unicode MS"/>
              </w:rPr>
              <w:lastRenderedPageBreak/>
              <w:t>Rubrik</w:t>
            </w:r>
          </w:p>
          <w:p w14:paraId="711CA0D4" w14:textId="77777777" w:rsidR="006A2F41" w:rsidRPr="00D82A73" w:rsidRDefault="006A2F41" w:rsidP="0026766E">
            <w:pPr>
              <w:rPr>
                <w:rFonts w:eastAsia="Arial Unicode MS"/>
              </w:rPr>
            </w:pPr>
            <w:r w:rsidRPr="00D82A73">
              <w:rPr>
                <w:rFonts w:eastAsia="Arial Unicode MS"/>
              </w:rPr>
              <w:t>(Subject)</w:t>
            </w:r>
          </w:p>
        </w:tc>
        <w:tc>
          <w:tcPr>
            <w:tcW w:w="3410" w:type="dxa"/>
            <w:tcPrChange w:id="2597" w:author="Jarno Nieminen" w:date="2014-06-11T12:40:00Z">
              <w:tcPr>
                <w:tcW w:w="3410" w:type="dxa"/>
                <w:gridSpan w:val="2"/>
              </w:tcPr>
            </w:tcPrChange>
          </w:tcPr>
          <w:p w14:paraId="7252C6F2" w14:textId="77777777" w:rsidR="006A2F41" w:rsidRPr="00D82A73" w:rsidRDefault="006A2F41" w:rsidP="0026766E">
            <w:pPr>
              <w:rPr>
                <w:rFonts w:eastAsia="Arial Unicode MS"/>
              </w:rPr>
            </w:pPr>
            <w:r w:rsidRPr="00D82A73">
              <w:rPr>
                <w:rFonts w:eastAsia="Arial Unicode MS"/>
              </w:rPr>
              <w:t>Blockets rubrik.</w:t>
            </w:r>
          </w:p>
          <w:p w14:paraId="6CA71B56" w14:textId="77777777" w:rsidR="006A2F41" w:rsidRPr="00D82A73" w:rsidRDefault="006A2F41" w:rsidP="0026766E">
            <w:pPr>
              <w:rPr>
                <w:rFonts w:eastAsia="Arial Unicode MS"/>
              </w:rPr>
            </w:pPr>
            <w:r w:rsidRPr="00D82A73">
              <w:rPr>
                <w:rFonts w:eastAsia="Arial Unicode MS"/>
              </w:rPr>
              <w:t>T.ex Medicin.</w:t>
            </w:r>
          </w:p>
        </w:tc>
        <w:tc>
          <w:tcPr>
            <w:tcW w:w="1140" w:type="dxa"/>
            <w:tcPrChange w:id="2598" w:author="Jarno Nieminen" w:date="2014-06-11T12:40:00Z">
              <w:tcPr>
                <w:tcW w:w="1140" w:type="dxa"/>
                <w:gridSpan w:val="2"/>
              </w:tcPr>
            </w:tcPrChange>
          </w:tcPr>
          <w:p w14:paraId="61D0A1F5" w14:textId="77777777" w:rsidR="006A2F41" w:rsidRPr="00D82A73" w:rsidRDefault="006A2F41" w:rsidP="0026766E">
            <w:pPr>
              <w:rPr>
                <w:rFonts w:eastAsia="Arial Unicode MS"/>
              </w:rPr>
            </w:pPr>
            <w:r w:rsidRPr="00D82A73">
              <w:rPr>
                <w:rFonts w:eastAsia="Arial Unicode MS"/>
              </w:rPr>
              <w:t>TXT</w:t>
            </w:r>
          </w:p>
        </w:tc>
        <w:tc>
          <w:tcPr>
            <w:tcW w:w="717" w:type="dxa"/>
            <w:tcPrChange w:id="2599" w:author="Jarno Nieminen" w:date="2014-06-11T12:40:00Z">
              <w:tcPr>
                <w:tcW w:w="717" w:type="dxa"/>
                <w:gridSpan w:val="2"/>
              </w:tcPr>
            </w:tcPrChange>
          </w:tcPr>
          <w:p w14:paraId="1BE22D9D" w14:textId="77777777" w:rsidR="006A2F41" w:rsidRPr="00D82A73" w:rsidRDefault="006A2F41" w:rsidP="0026766E">
            <w:pPr>
              <w:rPr>
                <w:rFonts w:eastAsia="Arial Unicode MS"/>
              </w:rPr>
            </w:pPr>
            <w:r w:rsidRPr="00D82A73">
              <w:rPr>
                <w:rFonts w:eastAsia="Arial Unicode MS"/>
              </w:rPr>
              <w:t>0..1</w:t>
            </w:r>
          </w:p>
        </w:tc>
        <w:tc>
          <w:tcPr>
            <w:tcW w:w="1803" w:type="dxa"/>
            <w:tcPrChange w:id="2600" w:author="Jarno Nieminen" w:date="2014-06-11T12:40:00Z">
              <w:tcPr>
                <w:tcW w:w="1803" w:type="dxa"/>
                <w:gridSpan w:val="2"/>
              </w:tcPr>
            </w:tcPrChange>
          </w:tcPr>
          <w:p w14:paraId="4EFCB24E" w14:textId="77777777" w:rsidR="006A2F41" w:rsidRPr="00D82A73" w:rsidRDefault="006A2F41" w:rsidP="0026766E">
            <w:pPr>
              <w:rPr>
                <w:rFonts w:eastAsia="Arial Unicode MS"/>
              </w:rPr>
            </w:pPr>
          </w:p>
        </w:tc>
        <w:tc>
          <w:tcPr>
            <w:tcW w:w="1920" w:type="dxa"/>
            <w:tcPrChange w:id="2601" w:author="Jarno Nieminen" w:date="2014-06-11T12:40:00Z">
              <w:tcPr>
                <w:tcW w:w="1920" w:type="dxa"/>
                <w:gridSpan w:val="2"/>
              </w:tcPr>
            </w:tcPrChange>
          </w:tcPr>
          <w:p w14:paraId="4F51451C" w14:textId="77777777" w:rsidR="006A2F41" w:rsidRPr="00D82A73" w:rsidRDefault="006A2F41" w:rsidP="0026766E">
            <w:pPr>
              <w:rPr>
                <w:rFonts w:ascii="Arial" w:eastAsia="Arial Unicode MS" w:hAnsi="Arial"/>
              </w:rPr>
            </w:pPr>
          </w:p>
        </w:tc>
        <w:tc>
          <w:tcPr>
            <w:tcW w:w="1200" w:type="dxa"/>
            <w:shd w:val="clear" w:color="auto" w:fill="auto"/>
            <w:tcPrChange w:id="2602" w:author="Jarno Nieminen" w:date="2014-06-11T12:40:00Z">
              <w:tcPr>
                <w:tcW w:w="1200" w:type="dxa"/>
                <w:gridSpan w:val="2"/>
                <w:shd w:val="clear" w:color="auto" w:fill="auto"/>
              </w:tcPr>
            </w:tcPrChange>
          </w:tcPr>
          <w:p w14:paraId="7BD516CA" w14:textId="77777777" w:rsidR="006A2F41" w:rsidRPr="00D82A73" w:rsidRDefault="006A2F41" w:rsidP="0026766E">
            <w:pPr>
              <w:rPr>
                <w:rFonts w:ascii="Arial" w:eastAsia="Arial Unicode MS" w:hAnsi="Arial"/>
              </w:rPr>
            </w:pPr>
          </w:p>
        </w:tc>
        <w:tc>
          <w:tcPr>
            <w:tcW w:w="1080" w:type="dxa"/>
            <w:shd w:val="clear" w:color="auto" w:fill="auto"/>
            <w:tcPrChange w:id="2603" w:author="Jarno Nieminen" w:date="2014-06-11T12:40:00Z">
              <w:tcPr>
                <w:tcW w:w="1080" w:type="dxa"/>
                <w:gridSpan w:val="2"/>
                <w:shd w:val="clear" w:color="auto" w:fill="auto"/>
              </w:tcPr>
            </w:tcPrChange>
          </w:tcPr>
          <w:p w14:paraId="38D8387F" w14:textId="77777777" w:rsidR="006A2F41" w:rsidRPr="00D82A73" w:rsidRDefault="006A2F41" w:rsidP="0026766E">
            <w:pPr>
              <w:rPr>
                <w:rFonts w:ascii="Arial" w:eastAsia="Arial Unicode MS" w:hAnsi="Arial"/>
              </w:rPr>
            </w:pPr>
          </w:p>
        </w:tc>
        <w:tc>
          <w:tcPr>
            <w:tcW w:w="1160" w:type="dxa"/>
            <w:shd w:val="clear" w:color="auto" w:fill="auto"/>
            <w:tcPrChange w:id="2604" w:author="Jarno Nieminen" w:date="2014-06-11T12:40:00Z">
              <w:tcPr>
                <w:tcW w:w="1160" w:type="dxa"/>
                <w:gridSpan w:val="2"/>
                <w:shd w:val="clear" w:color="auto" w:fill="auto"/>
              </w:tcPr>
            </w:tcPrChange>
          </w:tcPr>
          <w:p w14:paraId="59FC3661" w14:textId="77777777" w:rsidR="006A2F41" w:rsidRPr="00D82A73" w:rsidRDefault="006A2F41" w:rsidP="0026766E">
            <w:pPr>
              <w:rPr>
                <w:rFonts w:ascii="Arial" w:eastAsia="Arial Unicode MS" w:hAnsi="Arial"/>
              </w:rPr>
            </w:pPr>
          </w:p>
        </w:tc>
      </w:tr>
      <w:tr w:rsidR="006A2F41" w:rsidRPr="00D82A73" w14:paraId="3AA0CF9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0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06" w:author="Jarno Nieminen" w:date="2014-06-11T12:40:00Z">
            <w:trPr>
              <w:gridAfter w:val="0"/>
              <w:trHeight w:val="217"/>
            </w:trPr>
          </w:trPrChange>
        </w:trPr>
        <w:tc>
          <w:tcPr>
            <w:tcW w:w="2545" w:type="dxa"/>
            <w:gridSpan w:val="2"/>
            <w:tcPrChange w:id="2607" w:author="Jarno Nieminen" w:date="2014-06-11T12:40:00Z">
              <w:tcPr>
                <w:tcW w:w="2545" w:type="dxa"/>
                <w:gridSpan w:val="3"/>
              </w:tcPr>
            </w:tcPrChange>
          </w:tcPr>
          <w:p w14:paraId="29FDC96A" w14:textId="77777777" w:rsidR="006A2F41" w:rsidRPr="00D82A73" w:rsidRDefault="006A2F41" w:rsidP="0026766E">
            <w:pPr>
              <w:rPr>
                <w:rFonts w:eastAsia="Arial Unicode MS"/>
              </w:rPr>
            </w:pPr>
            <w:r w:rsidRPr="00D82A73">
              <w:rPr>
                <w:rFonts w:eastAsia="Arial Unicode MS"/>
              </w:rPr>
              <w:t>Beskrivning</w:t>
            </w:r>
          </w:p>
          <w:p w14:paraId="0824A3C1" w14:textId="77777777" w:rsidR="006A2F41" w:rsidRPr="00D82A73" w:rsidRDefault="006A2F41" w:rsidP="0026766E">
            <w:pPr>
              <w:rPr>
                <w:rFonts w:eastAsia="Arial Unicode MS"/>
              </w:rPr>
            </w:pPr>
            <w:r w:rsidRPr="00D82A73">
              <w:rPr>
                <w:rFonts w:eastAsia="Arial Unicode MS"/>
              </w:rPr>
              <w:t>(Description)</w:t>
            </w:r>
          </w:p>
        </w:tc>
        <w:tc>
          <w:tcPr>
            <w:tcW w:w="3410" w:type="dxa"/>
            <w:tcPrChange w:id="2608" w:author="Jarno Nieminen" w:date="2014-06-11T12:40:00Z">
              <w:tcPr>
                <w:tcW w:w="3410" w:type="dxa"/>
                <w:gridSpan w:val="2"/>
              </w:tcPr>
            </w:tcPrChange>
          </w:tcPr>
          <w:p w14:paraId="00AAD817" w14:textId="77777777" w:rsidR="006A2F41" w:rsidRPr="00D82A73" w:rsidRDefault="006A2F41" w:rsidP="0026766E">
            <w:pPr>
              <w:rPr>
                <w:rFonts w:eastAsia="Arial Unicode MS"/>
              </w:rPr>
            </w:pPr>
            <w:r w:rsidRPr="00D82A73">
              <w:rPr>
                <w:rFonts w:eastAsia="Arial Unicode MS"/>
              </w:rPr>
              <w:t>Beskrivande text.</w:t>
            </w:r>
          </w:p>
          <w:p w14:paraId="3530ADF1" w14:textId="77777777" w:rsidR="006A2F41" w:rsidRPr="00D82A73" w:rsidRDefault="006A2F41" w:rsidP="0026766E">
            <w:pPr>
              <w:rPr>
                <w:rFonts w:eastAsia="Arial Unicode MS"/>
              </w:rPr>
            </w:pPr>
            <w:r w:rsidRPr="00D82A73">
              <w:rPr>
                <w:rFonts w:eastAsia="Arial Unicode MS"/>
              </w:rPr>
              <w:t>Stöder kodverk ”DocBook” Se tidbokningskontraktet!!</w:t>
            </w:r>
          </w:p>
          <w:p w14:paraId="278DCA40"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609" w:author="Jarno Nieminen" w:date="2014-06-11T12:40:00Z">
              <w:tcPr>
                <w:tcW w:w="1140" w:type="dxa"/>
                <w:gridSpan w:val="2"/>
              </w:tcPr>
            </w:tcPrChange>
          </w:tcPr>
          <w:p w14:paraId="0594B41C" w14:textId="77777777" w:rsidR="006A2F41" w:rsidRPr="00D82A73" w:rsidRDefault="006A2F41" w:rsidP="0026766E">
            <w:pPr>
              <w:rPr>
                <w:rFonts w:eastAsia="Arial Unicode MS"/>
              </w:rPr>
            </w:pPr>
            <w:r w:rsidRPr="00D82A73">
              <w:rPr>
                <w:rFonts w:eastAsia="Arial Unicode MS"/>
              </w:rPr>
              <w:t>TXT</w:t>
            </w:r>
          </w:p>
        </w:tc>
        <w:tc>
          <w:tcPr>
            <w:tcW w:w="717" w:type="dxa"/>
            <w:tcPrChange w:id="2610" w:author="Jarno Nieminen" w:date="2014-06-11T12:40:00Z">
              <w:tcPr>
                <w:tcW w:w="717" w:type="dxa"/>
                <w:gridSpan w:val="2"/>
              </w:tcPr>
            </w:tcPrChange>
          </w:tcPr>
          <w:p w14:paraId="34CE5081" w14:textId="77777777" w:rsidR="006A2F41" w:rsidRPr="00D82A73" w:rsidRDefault="006A2F41" w:rsidP="0026766E">
            <w:pPr>
              <w:rPr>
                <w:rFonts w:eastAsia="Arial Unicode MS"/>
              </w:rPr>
            </w:pPr>
            <w:r w:rsidRPr="00D82A73">
              <w:rPr>
                <w:rFonts w:eastAsia="Arial Unicode MS"/>
              </w:rPr>
              <w:t>0..1</w:t>
            </w:r>
          </w:p>
        </w:tc>
        <w:tc>
          <w:tcPr>
            <w:tcW w:w="1803" w:type="dxa"/>
            <w:tcPrChange w:id="2611" w:author="Jarno Nieminen" w:date="2014-06-11T12:40:00Z">
              <w:tcPr>
                <w:tcW w:w="1803" w:type="dxa"/>
                <w:gridSpan w:val="2"/>
              </w:tcPr>
            </w:tcPrChange>
          </w:tcPr>
          <w:p w14:paraId="69F33B24"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612" w:author="Jarno Nieminen" w:date="2014-06-11T12:40:00Z">
              <w:tcPr>
                <w:tcW w:w="1920" w:type="dxa"/>
                <w:gridSpan w:val="2"/>
              </w:tcPr>
            </w:tcPrChange>
          </w:tcPr>
          <w:p w14:paraId="3330C735" w14:textId="77777777" w:rsidR="006A2F41" w:rsidRPr="00D82A73" w:rsidRDefault="006A2F41" w:rsidP="0026766E">
            <w:pPr>
              <w:rPr>
                <w:rFonts w:ascii="Arial" w:eastAsia="Arial Unicode MS" w:hAnsi="Arial"/>
              </w:rPr>
            </w:pPr>
          </w:p>
        </w:tc>
        <w:tc>
          <w:tcPr>
            <w:tcW w:w="1200" w:type="dxa"/>
            <w:shd w:val="clear" w:color="auto" w:fill="auto"/>
            <w:tcPrChange w:id="2613" w:author="Jarno Nieminen" w:date="2014-06-11T12:40:00Z">
              <w:tcPr>
                <w:tcW w:w="1200" w:type="dxa"/>
                <w:gridSpan w:val="2"/>
                <w:shd w:val="clear" w:color="auto" w:fill="auto"/>
              </w:tcPr>
            </w:tcPrChange>
          </w:tcPr>
          <w:p w14:paraId="7157066E" w14:textId="77777777" w:rsidR="006A2F41" w:rsidRPr="00D82A73" w:rsidRDefault="006A2F41" w:rsidP="0026766E">
            <w:pPr>
              <w:rPr>
                <w:rFonts w:ascii="Arial" w:eastAsia="Arial Unicode MS" w:hAnsi="Arial"/>
              </w:rPr>
            </w:pPr>
          </w:p>
        </w:tc>
        <w:tc>
          <w:tcPr>
            <w:tcW w:w="1080" w:type="dxa"/>
            <w:shd w:val="clear" w:color="auto" w:fill="auto"/>
            <w:tcPrChange w:id="2614" w:author="Jarno Nieminen" w:date="2014-06-11T12:40:00Z">
              <w:tcPr>
                <w:tcW w:w="1080" w:type="dxa"/>
                <w:gridSpan w:val="2"/>
                <w:shd w:val="clear" w:color="auto" w:fill="auto"/>
              </w:tcPr>
            </w:tcPrChange>
          </w:tcPr>
          <w:p w14:paraId="329EA36C" w14:textId="77777777" w:rsidR="006A2F41" w:rsidRPr="00D82A73" w:rsidRDefault="006A2F41" w:rsidP="0026766E">
            <w:pPr>
              <w:rPr>
                <w:rFonts w:ascii="Arial" w:eastAsia="Arial Unicode MS" w:hAnsi="Arial"/>
              </w:rPr>
            </w:pPr>
          </w:p>
        </w:tc>
        <w:tc>
          <w:tcPr>
            <w:tcW w:w="1160" w:type="dxa"/>
            <w:shd w:val="clear" w:color="auto" w:fill="auto"/>
            <w:tcPrChange w:id="2615" w:author="Jarno Nieminen" w:date="2014-06-11T12:40:00Z">
              <w:tcPr>
                <w:tcW w:w="1160" w:type="dxa"/>
                <w:gridSpan w:val="2"/>
                <w:shd w:val="clear" w:color="auto" w:fill="auto"/>
              </w:tcPr>
            </w:tcPrChange>
          </w:tcPr>
          <w:p w14:paraId="0AF02AA6" w14:textId="77777777" w:rsidR="006A2F41" w:rsidRPr="00D82A73" w:rsidRDefault="006A2F41" w:rsidP="0026766E">
            <w:pPr>
              <w:rPr>
                <w:rFonts w:ascii="Arial" w:eastAsia="Arial Unicode MS" w:hAnsi="Arial"/>
              </w:rPr>
            </w:pPr>
          </w:p>
        </w:tc>
      </w:tr>
      <w:tr w:rsidR="006A2F41" w:rsidRPr="00D82A73" w14:paraId="44A1F65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1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17" w:author="Jarno Nieminen" w:date="2014-06-11T12:40:00Z">
            <w:trPr>
              <w:gridAfter w:val="0"/>
              <w:trHeight w:val="217"/>
            </w:trPr>
          </w:trPrChange>
        </w:trPr>
        <w:tc>
          <w:tcPr>
            <w:tcW w:w="2545" w:type="dxa"/>
            <w:gridSpan w:val="2"/>
            <w:tcPrChange w:id="2618" w:author="Jarno Nieminen" w:date="2014-06-11T12:40:00Z">
              <w:tcPr>
                <w:tcW w:w="2545" w:type="dxa"/>
                <w:gridSpan w:val="3"/>
              </w:tcPr>
            </w:tcPrChange>
          </w:tcPr>
          <w:p w14:paraId="46479610"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2619" w:author="Jarno Nieminen" w:date="2014-06-11T12:40:00Z">
              <w:tcPr>
                <w:tcW w:w="3410" w:type="dxa"/>
                <w:gridSpan w:val="2"/>
              </w:tcPr>
            </w:tcPrChange>
          </w:tcPr>
          <w:p w14:paraId="4354B9FB"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2620" w:author="Jarno Nieminen" w:date="2014-06-11T12:40:00Z">
              <w:tcPr>
                <w:tcW w:w="1140" w:type="dxa"/>
                <w:gridSpan w:val="2"/>
              </w:tcPr>
            </w:tcPrChange>
          </w:tcPr>
          <w:p w14:paraId="246FA7AE" w14:textId="77777777" w:rsidR="006A2F41" w:rsidRPr="00D82A73" w:rsidRDefault="006A2F41" w:rsidP="0026766E">
            <w:pPr>
              <w:rPr>
                <w:rFonts w:eastAsia="Arial Unicode MS"/>
              </w:rPr>
            </w:pPr>
            <w:r w:rsidRPr="00D82A73">
              <w:rPr>
                <w:rFonts w:eastAsia="Arial Unicode MS"/>
              </w:rPr>
              <w:t>TXT</w:t>
            </w:r>
          </w:p>
        </w:tc>
        <w:tc>
          <w:tcPr>
            <w:tcW w:w="717" w:type="dxa"/>
            <w:tcPrChange w:id="2621" w:author="Jarno Nieminen" w:date="2014-06-11T12:40:00Z">
              <w:tcPr>
                <w:tcW w:w="717" w:type="dxa"/>
                <w:gridSpan w:val="2"/>
              </w:tcPr>
            </w:tcPrChange>
          </w:tcPr>
          <w:p w14:paraId="6A807B5A" w14:textId="77777777" w:rsidR="006A2F41" w:rsidRPr="00D82A73" w:rsidRDefault="006A2F41" w:rsidP="0026766E">
            <w:pPr>
              <w:rPr>
                <w:rFonts w:eastAsia="Arial Unicode MS"/>
              </w:rPr>
            </w:pPr>
            <w:r w:rsidRPr="00D82A73">
              <w:rPr>
                <w:rFonts w:eastAsia="Arial Unicode MS"/>
              </w:rPr>
              <w:t>0..1</w:t>
            </w:r>
          </w:p>
        </w:tc>
        <w:tc>
          <w:tcPr>
            <w:tcW w:w="1803" w:type="dxa"/>
            <w:tcPrChange w:id="2622" w:author="Jarno Nieminen" w:date="2014-06-11T12:40:00Z">
              <w:tcPr>
                <w:tcW w:w="1803" w:type="dxa"/>
                <w:gridSpan w:val="2"/>
              </w:tcPr>
            </w:tcPrChange>
          </w:tcPr>
          <w:p w14:paraId="5E090DED" w14:textId="77777777" w:rsidR="006A2F41" w:rsidRPr="00D82A73" w:rsidRDefault="006A2F41" w:rsidP="0026766E">
            <w:pPr>
              <w:rPr>
                <w:rFonts w:eastAsia="Arial Unicode MS"/>
              </w:rPr>
            </w:pPr>
            <w:r w:rsidRPr="00D82A73">
              <w:rPr>
                <w:rFonts w:eastAsia="Arial Unicode MS"/>
              </w:rPr>
              <w:t>(InformationURL)</w:t>
            </w:r>
          </w:p>
        </w:tc>
        <w:tc>
          <w:tcPr>
            <w:tcW w:w="1920" w:type="dxa"/>
            <w:tcPrChange w:id="2623" w:author="Jarno Nieminen" w:date="2014-06-11T12:40:00Z">
              <w:tcPr>
                <w:tcW w:w="1920" w:type="dxa"/>
                <w:gridSpan w:val="2"/>
              </w:tcPr>
            </w:tcPrChange>
          </w:tcPr>
          <w:p w14:paraId="1C681BF6" w14:textId="77777777" w:rsidR="006A2F41" w:rsidRPr="00D82A73" w:rsidRDefault="006A2F41" w:rsidP="0026766E">
            <w:pPr>
              <w:rPr>
                <w:rFonts w:ascii="Arial" w:eastAsia="Arial Unicode MS" w:hAnsi="Arial"/>
              </w:rPr>
            </w:pPr>
          </w:p>
        </w:tc>
        <w:tc>
          <w:tcPr>
            <w:tcW w:w="1200" w:type="dxa"/>
            <w:shd w:val="clear" w:color="auto" w:fill="auto"/>
            <w:tcPrChange w:id="2624" w:author="Jarno Nieminen" w:date="2014-06-11T12:40:00Z">
              <w:tcPr>
                <w:tcW w:w="1200" w:type="dxa"/>
                <w:gridSpan w:val="2"/>
                <w:shd w:val="clear" w:color="auto" w:fill="auto"/>
              </w:tcPr>
            </w:tcPrChange>
          </w:tcPr>
          <w:p w14:paraId="61055E31" w14:textId="77777777" w:rsidR="006A2F41" w:rsidRPr="00D82A73" w:rsidRDefault="006A2F41" w:rsidP="0026766E">
            <w:pPr>
              <w:rPr>
                <w:rFonts w:ascii="Arial" w:eastAsia="Arial Unicode MS" w:hAnsi="Arial"/>
              </w:rPr>
            </w:pPr>
          </w:p>
        </w:tc>
        <w:tc>
          <w:tcPr>
            <w:tcW w:w="1080" w:type="dxa"/>
            <w:shd w:val="clear" w:color="auto" w:fill="auto"/>
            <w:tcPrChange w:id="2625" w:author="Jarno Nieminen" w:date="2014-06-11T12:40:00Z">
              <w:tcPr>
                <w:tcW w:w="1080" w:type="dxa"/>
                <w:gridSpan w:val="2"/>
                <w:shd w:val="clear" w:color="auto" w:fill="auto"/>
              </w:tcPr>
            </w:tcPrChange>
          </w:tcPr>
          <w:p w14:paraId="25FB75FD" w14:textId="77777777" w:rsidR="006A2F41" w:rsidRPr="00D82A73" w:rsidRDefault="006A2F41" w:rsidP="0026766E">
            <w:pPr>
              <w:rPr>
                <w:rFonts w:ascii="Arial" w:eastAsia="Arial Unicode MS" w:hAnsi="Arial"/>
              </w:rPr>
            </w:pPr>
          </w:p>
        </w:tc>
        <w:tc>
          <w:tcPr>
            <w:tcW w:w="1160" w:type="dxa"/>
            <w:shd w:val="clear" w:color="auto" w:fill="auto"/>
            <w:tcPrChange w:id="2626" w:author="Jarno Nieminen" w:date="2014-06-11T12:40:00Z">
              <w:tcPr>
                <w:tcW w:w="1160" w:type="dxa"/>
                <w:gridSpan w:val="2"/>
                <w:shd w:val="clear" w:color="auto" w:fill="auto"/>
              </w:tcPr>
            </w:tcPrChange>
          </w:tcPr>
          <w:p w14:paraId="3AEA2BE0" w14:textId="77777777" w:rsidR="006A2F41" w:rsidRPr="00D82A73" w:rsidRDefault="006A2F41" w:rsidP="0026766E">
            <w:pPr>
              <w:rPr>
                <w:rFonts w:ascii="Arial" w:eastAsia="Arial Unicode MS" w:hAnsi="Arial"/>
              </w:rPr>
            </w:pPr>
          </w:p>
        </w:tc>
      </w:tr>
      <w:tr w:rsidR="006A2F41" w:rsidRPr="00D82A73" w14:paraId="33E7853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2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28" w:author="Jarno Nieminen" w:date="2014-06-11T12:40:00Z">
            <w:trPr>
              <w:gridAfter w:val="0"/>
              <w:trHeight w:val="217"/>
            </w:trPr>
          </w:trPrChange>
        </w:trPr>
        <w:tc>
          <w:tcPr>
            <w:tcW w:w="2545" w:type="dxa"/>
            <w:gridSpan w:val="2"/>
            <w:tcPrChange w:id="2629" w:author="Jarno Nieminen" w:date="2014-06-11T12:40:00Z">
              <w:tcPr>
                <w:tcW w:w="2545" w:type="dxa"/>
                <w:gridSpan w:val="3"/>
              </w:tcPr>
            </w:tcPrChange>
          </w:tcPr>
          <w:p w14:paraId="1474F3ED" w14:textId="77777777" w:rsidR="006A2F41" w:rsidRPr="00D82A73" w:rsidRDefault="006A2F41" w:rsidP="0026766E">
            <w:pPr>
              <w:rPr>
                <w:rFonts w:eastAsia="Arial Unicode MS"/>
              </w:rPr>
            </w:pPr>
            <w:r w:rsidRPr="00D82A73">
              <w:rPr>
                <w:rFonts w:eastAsia="Arial Unicode MS"/>
              </w:rPr>
              <w:t>(NumberOfQuestions)</w:t>
            </w:r>
          </w:p>
        </w:tc>
        <w:tc>
          <w:tcPr>
            <w:tcW w:w="3410" w:type="dxa"/>
            <w:tcPrChange w:id="2630" w:author="Jarno Nieminen" w:date="2014-06-11T12:40:00Z">
              <w:tcPr>
                <w:tcW w:w="3410" w:type="dxa"/>
                <w:gridSpan w:val="2"/>
              </w:tcPr>
            </w:tcPrChange>
          </w:tcPr>
          <w:p w14:paraId="65BE9008" w14:textId="77777777" w:rsidR="006A2F41" w:rsidRPr="00D82A73" w:rsidRDefault="006A2F41" w:rsidP="0026766E">
            <w:pPr>
              <w:rPr>
                <w:rFonts w:eastAsia="Arial Unicode MS"/>
              </w:rPr>
            </w:pPr>
            <w:r w:rsidRPr="00D82A73">
              <w:rPr>
                <w:rFonts w:eastAsia="Arial Unicode MS"/>
              </w:rPr>
              <w:t>Antal frågor tillhörande blocket.</w:t>
            </w:r>
          </w:p>
          <w:p w14:paraId="5AA860F1" w14:textId="77777777" w:rsidR="006A2F41" w:rsidRPr="00D82A73" w:rsidRDefault="006A2F41" w:rsidP="0026766E">
            <w:pPr>
              <w:rPr>
                <w:rFonts w:eastAsia="Arial Unicode MS"/>
              </w:rPr>
            </w:pPr>
            <w:r w:rsidRPr="00D82A73">
              <w:rPr>
                <w:rFonts w:eastAsia="Arial Unicode MS"/>
              </w:rPr>
              <w:t>T.ex. 10</w:t>
            </w:r>
          </w:p>
        </w:tc>
        <w:tc>
          <w:tcPr>
            <w:tcW w:w="1140" w:type="dxa"/>
            <w:tcPrChange w:id="2631" w:author="Jarno Nieminen" w:date="2014-06-11T12:40:00Z">
              <w:tcPr>
                <w:tcW w:w="1140" w:type="dxa"/>
                <w:gridSpan w:val="2"/>
              </w:tcPr>
            </w:tcPrChange>
          </w:tcPr>
          <w:p w14:paraId="089BD5D2" w14:textId="77777777" w:rsidR="006A2F41" w:rsidRPr="00D82A73" w:rsidRDefault="006A2F41" w:rsidP="0026766E">
            <w:pPr>
              <w:rPr>
                <w:rFonts w:eastAsia="Arial Unicode MS"/>
              </w:rPr>
            </w:pPr>
            <w:r w:rsidRPr="00D82A73">
              <w:rPr>
                <w:rFonts w:eastAsia="Arial Unicode MS"/>
              </w:rPr>
              <w:t>VÄ</w:t>
            </w:r>
          </w:p>
        </w:tc>
        <w:tc>
          <w:tcPr>
            <w:tcW w:w="717" w:type="dxa"/>
            <w:tcPrChange w:id="2632" w:author="Jarno Nieminen" w:date="2014-06-11T12:40:00Z">
              <w:tcPr>
                <w:tcW w:w="717" w:type="dxa"/>
                <w:gridSpan w:val="2"/>
              </w:tcPr>
            </w:tcPrChange>
          </w:tcPr>
          <w:p w14:paraId="5D668BB7" w14:textId="77777777" w:rsidR="006A2F41" w:rsidRPr="00D82A73" w:rsidRDefault="006A2F41" w:rsidP="0026766E">
            <w:pPr>
              <w:rPr>
                <w:rFonts w:eastAsia="Arial Unicode MS"/>
              </w:rPr>
            </w:pPr>
            <w:r w:rsidRPr="00D82A73">
              <w:rPr>
                <w:rFonts w:eastAsia="Arial Unicode MS"/>
              </w:rPr>
              <w:t>1</w:t>
            </w:r>
          </w:p>
        </w:tc>
        <w:tc>
          <w:tcPr>
            <w:tcW w:w="1803" w:type="dxa"/>
            <w:tcPrChange w:id="2633" w:author="Jarno Nieminen" w:date="2014-06-11T12:40:00Z">
              <w:tcPr>
                <w:tcW w:w="1803" w:type="dxa"/>
                <w:gridSpan w:val="2"/>
              </w:tcPr>
            </w:tcPrChange>
          </w:tcPr>
          <w:p w14:paraId="420ACEB0" w14:textId="77777777" w:rsidR="006A2F41" w:rsidRPr="00D82A73" w:rsidRDefault="006A2F41" w:rsidP="0026766E">
            <w:pPr>
              <w:rPr>
                <w:rFonts w:eastAsia="Arial Unicode MS"/>
              </w:rPr>
            </w:pPr>
          </w:p>
        </w:tc>
        <w:tc>
          <w:tcPr>
            <w:tcW w:w="1920" w:type="dxa"/>
            <w:tcPrChange w:id="2634" w:author="Jarno Nieminen" w:date="2014-06-11T12:40:00Z">
              <w:tcPr>
                <w:tcW w:w="1920" w:type="dxa"/>
                <w:gridSpan w:val="2"/>
              </w:tcPr>
            </w:tcPrChange>
          </w:tcPr>
          <w:p w14:paraId="33A7FC4C" w14:textId="77777777" w:rsidR="006A2F41" w:rsidRPr="00D82A73" w:rsidRDefault="006A2F41" w:rsidP="0026766E">
            <w:pPr>
              <w:rPr>
                <w:rFonts w:ascii="Arial" w:eastAsia="Arial Unicode MS" w:hAnsi="Arial"/>
              </w:rPr>
            </w:pPr>
          </w:p>
        </w:tc>
        <w:tc>
          <w:tcPr>
            <w:tcW w:w="1200" w:type="dxa"/>
            <w:shd w:val="clear" w:color="auto" w:fill="auto"/>
            <w:tcPrChange w:id="2635" w:author="Jarno Nieminen" w:date="2014-06-11T12:40:00Z">
              <w:tcPr>
                <w:tcW w:w="1200" w:type="dxa"/>
                <w:gridSpan w:val="2"/>
                <w:shd w:val="clear" w:color="auto" w:fill="auto"/>
              </w:tcPr>
            </w:tcPrChange>
          </w:tcPr>
          <w:p w14:paraId="4E86B897" w14:textId="77777777" w:rsidR="006A2F41" w:rsidRPr="00D82A73" w:rsidRDefault="006A2F41" w:rsidP="0026766E">
            <w:pPr>
              <w:rPr>
                <w:rFonts w:ascii="Arial" w:eastAsia="Arial Unicode MS" w:hAnsi="Arial"/>
              </w:rPr>
            </w:pPr>
          </w:p>
        </w:tc>
        <w:tc>
          <w:tcPr>
            <w:tcW w:w="1080" w:type="dxa"/>
            <w:shd w:val="clear" w:color="auto" w:fill="auto"/>
            <w:tcPrChange w:id="2636" w:author="Jarno Nieminen" w:date="2014-06-11T12:40:00Z">
              <w:tcPr>
                <w:tcW w:w="1080" w:type="dxa"/>
                <w:gridSpan w:val="2"/>
                <w:shd w:val="clear" w:color="auto" w:fill="auto"/>
              </w:tcPr>
            </w:tcPrChange>
          </w:tcPr>
          <w:p w14:paraId="21644F8D" w14:textId="77777777" w:rsidR="006A2F41" w:rsidRPr="00D82A73" w:rsidRDefault="006A2F41" w:rsidP="0026766E">
            <w:pPr>
              <w:rPr>
                <w:rFonts w:ascii="Arial" w:eastAsia="Arial Unicode MS" w:hAnsi="Arial"/>
              </w:rPr>
            </w:pPr>
          </w:p>
        </w:tc>
        <w:tc>
          <w:tcPr>
            <w:tcW w:w="1160" w:type="dxa"/>
            <w:shd w:val="clear" w:color="auto" w:fill="auto"/>
            <w:tcPrChange w:id="2637" w:author="Jarno Nieminen" w:date="2014-06-11T12:40:00Z">
              <w:tcPr>
                <w:tcW w:w="1160" w:type="dxa"/>
                <w:gridSpan w:val="2"/>
                <w:shd w:val="clear" w:color="auto" w:fill="auto"/>
              </w:tcPr>
            </w:tcPrChange>
          </w:tcPr>
          <w:p w14:paraId="204C8DC5" w14:textId="77777777" w:rsidR="006A2F41" w:rsidRPr="00D82A73" w:rsidRDefault="006A2F41" w:rsidP="0026766E">
            <w:pPr>
              <w:rPr>
                <w:rFonts w:ascii="Arial" w:eastAsia="Arial Unicode MS" w:hAnsi="Arial"/>
              </w:rPr>
            </w:pPr>
          </w:p>
        </w:tc>
      </w:tr>
      <w:tr w:rsidR="006A2F41" w:rsidRPr="00D82A73" w14:paraId="6718C6D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3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39" w:author="Jarno Nieminen" w:date="2014-06-11T12:40:00Z">
            <w:trPr>
              <w:gridAfter w:val="0"/>
              <w:trHeight w:val="217"/>
            </w:trPr>
          </w:trPrChange>
        </w:trPr>
        <w:tc>
          <w:tcPr>
            <w:tcW w:w="2545" w:type="dxa"/>
            <w:gridSpan w:val="2"/>
            <w:tcPrChange w:id="2640" w:author="Jarno Nieminen" w:date="2014-06-11T12:40:00Z">
              <w:tcPr>
                <w:tcW w:w="2545" w:type="dxa"/>
                <w:gridSpan w:val="3"/>
              </w:tcPr>
            </w:tcPrChange>
          </w:tcPr>
          <w:p w14:paraId="53EEC08F" w14:textId="77777777" w:rsidR="006A2F41" w:rsidRPr="00D82A73" w:rsidRDefault="006A2F41" w:rsidP="0026766E">
            <w:pPr>
              <w:rPr>
                <w:rFonts w:eastAsia="Arial Unicode MS"/>
              </w:rPr>
            </w:pPr>
            <w:r w:rsidRPr="00D82A73">
              <w:rPr>
                <w:rFonts w:eastAsia="Arial Unicode MS"/>
              </w:rPr>
              <w:t>gridConfig/id</w:t>
            </w:r>
          </w:p>
        </w:tc>
        <w:tc>
          <w:tcPr>
            <w:tcW w:w="3410" w:type="dxa"/>
            <w:tcPrChange w:id="2641" w:author="Jarno Nieminen" w:date="2014-06-11T12:40:00Z">
              <w:tcPr>
                <w:tcW w:w="3410" w:type="dxa"/>
                <w:gridSpan w:val="2"/>
              </w:tcPr>
            </w:tcPrChange>
          </w:tcPr>
          <w:p w14:paraId="095E1A86" w14:textId="77777777" w:rsidR="006A2F41" w:rsidRPr="00D82A73" w:rsidRDefault="006A2F41" w:rsidP="0026766E">
            <w:pPr>
              <w:rPr>
                <w:rFonts w:eastAsia="Arial Unicode MS"/>
              </w:rPr>
            </w:pPr>
            <w:r w:rsidRPr="00D82A73">
              <w:rPr>
                <w:rFonts w:eastAsia="Arial Unicode MS"/>
              </w:rPr>
              <w:t>Koppling till klass för gridkonfigurering.</w:t>
            </w:r>
          </w:p>
        </w:tc>
        <w:tc>
          <w:tcPr>
            <w:tcW w:w="1140" w:type="dxa"/>
            <w:tcPrChange w:id="2642" w:author="Jarno Nieminen" w:date="2014-06-11T12:40:00Z">
              <w:tcPr>
                <w:tcW w:w="1140" w:type="dxa"/>
                <w:gridSpan w:val="2"/>
              </w:tcPr>
            </w:tcPrChange>
          </w:tcPr>
          <w:p w14:paraId="7A2C41B8" w14:textId="77777777" w:rsidR="006A2F41" w:rsidRPr="00D82A73" w:rsidRDefault="006A2F41" w:rsidP="0026766E">
            <w:pPr>
              <w:rPr>
                <w:rFonts w:eastAsia="Arial Unicode MS"/>
              </w:rPr>
            </w:pPr>
            <w:r w:rsidRPr="00D82A73">
              <w:rPr>
                <w:rFonts w:eastAsia="Arial Unicode MS"/>
              </w:rPr>
              <w:t>II</w:t>
            </w:r>
          </w:p>
        </w:tc>
        <w:tc>
          <w:tcPr>
            <w:tcW w:w="717" w:type="dxa"/>
            <w:tcPrChange w:id="2643" w:author="Jarno Nieminen" w:date="2014-06-11T12:40:00Z">
              <w:tcPr>
                <w:tcW w:w="717" w:type="dxa"/>
                <w:gridSpan w:val="2"/>
              </w:tcPr>
            </w:tcPrChange>
          </w:tcPr>
          <w:p w14:paraId="0EE23525" w14:textId="77777777" w:rsidR="006A2F41" w:rsidRPr="00D82A73" w:rsidRDefault="006A2F41" w:rsidP="0026766E">
            <w:pPr>
              <w:rPr>
                <w:rFonts w:eastAsia="Arial Unicode MS"/>
              </w:rPr>
            </w:pPr>
            <w:r w:rsidRPr="00D82A73">
              <w:rPr>
                <w:rFonts w:eastAsia="Arial Unicode MS"/>
              </w:rPr>
              <w:t>0..1</w:t>
            </w:r>
          </w:p>
        </w:tc>
        <w:tc>
          <w:tcPr>
            <w:tcW w:w="1803" w:type="dxa"/>
            <w:tcPrChange w:id="2644" w:author="Jarno Nieminen" w:date="2014-06-11T12:40:00Z">
              <w:tcPr>
                <w:tcW w:w="1803" w:type="dxa"/>
                <w:gridSpan w:val="2"/>
              </w:tcPr>
            </w:tcPrChange>
          </w:tcPr>
          <w:p w14:paraId="171D8551" w14:textId="77777777" w:rsidR="006A2F41" w:rsidRPr="00D82A73" w:rsidRDefault="006A2F41" w:rsidP="0026766E">
            <w:pPr>
              <w:rPr>
                <w:rFonts w:eastAsia="Arial Unicode MS"/>
              </w:rPr>
            </w:pPr>
          </w:p>
        </w:tc>
        <w:tc>
          <w:tcPr>
            <w:tcW w:w="1920" w:type="dxa"/>
            <w:tcPrChange w:id="2645" w:author="Jarno Nieminen" w:date="2014-06-11T12:40:00Z">
              <w:tcPr>
                <w:tcW w:w="1920" w:type="dxa"/>
                <w:gridSpan w:val="2"/>
              </w:tcPr>
            </w:tcPrChange>
          </w:tcPr>
          <w:p w14:paraId="629022BB" w14:textId="77777777" w:rsidR="006A2F41" w:rsidRPr="00D82A73" w:rsidRDefault="006A2F41" w:rsidP="0026766E">
            <w:pPr>
              <w:rPr>
                <w:rFonts w:ascii="Arial" w:eastAsia="Arial Unicode MS" w:hAnsi="Arial"/>
              </w:rPr>
            </w:pPr>
          </w:p>
        </w:tc>
        <w:tc>
          <w:tcPr>
            <w:tcW w:w="1200" w:type="dxa"/>
            <w:shd w:val="clear" w:color="auto" w:fill="auto"/>
            <w:tcPrChange w:id="2646" w:author="Jarno Nieminen" w:date="2014-06-11T12:40:00Z">
              <w:tcPr>
                <w:tcW w:w="1200" w:type="dxa"/>
                <w:gridSpan w:val="2"/>
                <w:shd w:val="clear" w:color="auto" w:fill="auto"/>
              </w:tcPr>
            </w:tcPrChange>
          </w:tcPr>
          <w:p w14:paraId="4E914383" w14:textId="77777777" w:rsidR="006A2F41" w:rsidRPr="00D82A73" w:rsidRDefault="006A2F41" w:rsidP="0026766E">
            <w:pPr>
              <w:rPr>
                <w:rFonts w:ascii="Arial" w:eastAsia="Arial Unicode MS" w:hAnsi="Arial"/>
              </w:rPr>
            </w:pPr>
          </w:p>
        </w:tc>
        <w:tc>
          <w:tcPr>
            <w:tcW w:w="1080" w:type="dxa"/>
            <w:shd w:val="clear" w:color="auto" w:fill="auto"/>
            <w:tcPrChange w:id="2647" w:author="Jarno Nieminen" w:date="2014-06-11T12:40:00Z">
              <w:tcPr>
                <w:tcW w:w="1080" w:type="dxa"/>
                <w:gridSpan w:val="2"/>
                <w:shd w:val="clear" w:color="auto" w:fill="auto"/>
              </w:tcPr>
            </w:tcPrChange>
          </w:tcPr>
          <w:p w14:paraId="35D7E1CA" w14:textId="77777777" w:rsidR="006A2F41" w:rsidRPr="00D82A73" w:rsidRDefault="006A2F41" w:rsidP="0026766E">
            <w:pPr>
              <w:rPr>
                <w:rFonts w:ascii="Arial" w:eastAsia="Arial Unicode MS" w:hAnsi="Arial"/>
              </w:rPr>
            </w:pPr>
          </w:p>
        </w:tc>
        <w:tc>
          <w:tcPr>
            <w:tcW w:w="1160" w:type="dxa"/>
            <w:shd w:val="clear" w:color="auto" w:fill="auto"/>
            <w:tcPrChange w:id="2648" w:author="Jarno Nieminen" w:date="2014-06-11T12:40:00Z">
              <w:tcPr>
                <w:tcW w:w="1160" w:type="dxa"/>
                <w:gridSpan w:val="2"/>
                <w:shd w:val="clear" w:color="auto" w:fill="auto"/>
              </w:tcPr>
            </w:tcPrChange>
          </w:tcPr>
          <w:p w14:paraId="35FDDD1F" w14:textId="77777777" w:rsidR="006A2F41" w:rsidRPr="00D82A73" w:rsidRDefault="006A2F41" w:rsidP="0026766E">
            <w:pPr>
              <w:rPr>
                <w:rFonts w:ascii="Arial" w:eastAsia="Arial Unicode MS" w:hAnsi="Arial"/>
              </w:rPr>
            </w:pPr>
          </w:p>
        </w:tc>
      </w:tr>
      <w:tr w:rsidR="006A2F41" w:rsidRPr="00D82A73" w14:paraId="03C566B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4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50" w:author="Jarno Nieminen" w:date="2014-06-11T12:40:00Z">
            <w:trPr>
              <w:gridAfter w:val="0"/>
              <w:trHeight w:val="217"/>
            </w:trPr>
          </w:trPrChange>
        </w:trPr>
        <w:tc>
          <w:tcPr>
            <w:tcW w:w="2545" w:type="dxa"/>
            <w:gridSpan w:val="2"/>
            <w:tcPrChange w:id="2651" w:author="Jarno Nieminen" w:date="2014-06-11T12:40:00Z">
              <w:tcPr>
                <w:tcW w:w="2545" w:type="dxa"/>
                <w:gridSpan w:val="3"/>
              </w:tcPr>
            </w:tcPrChange>
          </w:tcPr>
          <w:p w14:paraId="3C908151" w14:textId="77777777" w:rsidR="006A2F41" w:rsidRPr="00D82A73" w:rsidRDefault="006A2F41" w:rsidP="0026766E">
            <w:pPr>
              <w:rPr>
                <w:rFonts w:eastAsia="Arial Unicode MS"/>
              </w:rPr>
            </w:pPr>
            <w:r w:rsidRPr="00D82A73">
              <w:rPr>
                <w:rFonts w:eastAsia="Arial Unicode MS"/>
              </w:rPr>
              <w:t>Frågor/id</w:t>
            </w:r>
          </w:p>
          <w:p w14:paraId="0EBDD326" w14:textId="77777777" w:rsidR="006A2F41" w:rsidRPr="00D82A73" w:rsidRDefault="006A2F41" w:rsidP="0026766E">
            <w:pPr>
              <w:rPr>
                <w:rFonts w:eastAsia="Arial Unicode MS"/>
              </w:rPr>
            </w:pPr>
            <w:r w:rsidRPr="00D82A73">
              <w:rPr>
                <w:rFonts w:eastAsia="Arial Unicode MS"/>
              </w:rPr>
              <w:t>(QuestionId)</w:t>
            </w:r>
          </w:p>
        </w:tc>
        <w:tc>
          <w:tcPr>
            <w:tcW w:w="3410" w:type="dxa"/>
            <w:tcPrChange w:id="2652" w:author="Jarno Nieminen" w:date="2014-06-11T12:40:00Z">
              <w:tcPr>
                <w:tcW w:w="3410" w:type="dxa"/>
                <w:gridSpan w:val="2"/>
              </w:tcPr>
            </w:tcPrChange>
          </w:tcPr>
          <w:p w14:paraId="235A20AA" w14:textId="77777777" w:rsidR="006A2F41" w:rsidRPr="00D82A73" w:rsidRDefault="006A2F41" w:rsidP="0026766E">
            <w:pPr>
              <w:rPr>
                <w:rFonts w:eastAsia="Arial Unicode MS"/>
              </w:rPr>
            </w:pPr>
            <w:r w:rsidRPr="00D82A73">
              <w:rPr>
                <w:rFonts w:eastAsia="Arial Unicode MS"/>
              </w:rPr>
              <w:t>Koppling till klass för frågor.</w:t>
            </w:r>
          </w:p>
        </w:tc>
        <w:tc>
          <w:tcPr>
            <w:tcW w:w="1140" w:type="dxa"/>
            <w:tcPrChange w:id="2653" w:author="Jarno Nieminen" w:date="2014-06-11T12:40:00Z">
              <w:tcPr>
                <w:tcW w:w="1140" w:type="dxa"/>
                <w:gridSpan w:val="2"/>
              </w:tcPr>
            </w:tcPrChange>
          </w:tcPr>
          <w:p w14:paraId="53A3D4A7" w14:textId="77777777" w:rsidR="006A2F41" w:rsidRPr="00D82A73" w:rsidRDefault="006A2F41" w:rsidP="0026766E">
            <w:pPr>
              <w:rPr>
                <w:rFonts w:eastAsia="Arial Unicode MS"/>
              </w:rPr>
            </w:pPr>
            <w:r w:rsidRPr="00D82A73">
              <w:rPr>
                <w:rFonts w:eastAsia="Arial Unicode MS"/>
              </w:rPr>
              <w:t>II</w:t>
            </w:r>
          </w:p>
        </w:tc>
        <w:tc>
          <w:tcPr>
            <w:tcW w:w="717" w:type="dxa"/>
            <w:tcPrChange w:id="2654" w:author="Jarno Nieminen" w:date="2014-06-11T12:40:00Z">
              <w:tcPr>
                <w:tcW w:w="717" w:type="dxa"/>
                <w:gridSpan w:val="2"/>
              </w:tcPr>
            </w:tcPrChange>
          </w:tcPr>
          <w:p w14:paraId="4F21DBAA" w14:textId="77777777" w:rsidR="006A2F41" w:rsidRPr="00D82A73" w:rsidRDefault="006A2F41" w:rsidP="0026766E">
            <w:pPr>
              <w:rPr>
                <w:rFonts w:eastAsia="Arial Unicode MS"/>
              </w:rPr>
            </w:pPr>
            <w:r w:rsidRPr="00D82A73">
              <w:rPr>
                <w:rFonts w:eastAsia="Arial Unicode MS"/>
              </w:rPr>
              <w:t>1..*</w:t>
            </w:r>
          </w:p>
        </w:tc>
        <w:tc>
          <w:tcPr>
            <w:tcW w:w="1803" w:type="dxa"/>
            <w:tcPrChange w:id="2655" w:author="Jarno Nieminen" w:date="2014-06-11T12:40:00Z">
              <w:tcPr>
                <w:tcW w:w="1803" w:type="dxa"/>
                <w:gridSpan w:val="2"/>
              </w:tcPr>
            </w:tcPrChange>
          </w:tcPr>
          <w:p w14:paraId="60F4F028"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656" w:author="Jarno Nieminen" w:date="2014-06-11T12:40:00Z">
              <w:tcPr>
                <w:tcW w:w="1920" w:type="dxa"/>
                <w:gridSpan w:val="2"/>
              </w:tcPr>
            </w:tcPrChange>
          </w:tcPr>
          <w:p w14:paraId="2FAE21D9" w14:textId="77777777" w:rsidR="006A2F41" w:rsidRPr="00D82A73" w:rsidRDefault="006A2F41" w:rsidP="0026766E">
            <w:pPr>
              <w:rPr>
                <w:rFonts w:ascii="Arial" w:eastAsia="Arial Unicode MS" w:hAnsi="Arial"/>
              </w:rPr>
            </w:pPr>
          </w:p>
        </w:tc>
        <w:tc>
          <w:tcPr>
            <w:tcW w:w="1200" w:type="dxa"/>
            <w:shd w:val="clear" w:color="auto" w:fill="auto"/>
            <w:tcPrChange w:id="2657" w:author="Jarno Nieminen" w:date="2014-06-11T12:40:00Z">
              <w:tcPr>
                <w:tcW w:w="1200" w:type="dxa"/>
                <w:gridSpan w:val="2"/>
                <w:shd w:val="clear" w:color="auto" w:fill="auto"/>
              </w:tcPr>
            </w:tcPrChange>
          </w:tcPr>
          <w:p w14:paraId="46554A36" w14:textId="77777777" w:rsidR="006A2F41" w:rsidRPr="00D82A73" w:rsidRDefault="006A2F41" w:rsidP="0026766E">
            <w:pPr>
              <w:rPr>
                <w:rFonts w:ascii="Arial" w:eastAsia="Arial Unicode MS" w:hAnsi="Arial"/>
              </w:rPr>
            </w:pPr>
          </w:p>
        </w:tc>
        <w:tc>
          <w:tcPr>
            <w:tcW w:w="1080" w:type="dxa"/>
            <w:shd w:val="clear" w:color="auto" w:fill="auto"/>
            <w:tcPrChange w:id="2658" w:author="Jarno Nieminen" w:date="2014-06-11T12:40:00Z">
              <w:tcPr>
                <w:tcW w:w="1080" w:type="dxa"/>
                <w:gridSpan w:val="2"/>
                <w:shd w:val="clear" w:color="auto" w:fill="auto"/>
              </w:tcPr>
            </w:tcPrChange>
          </w:tcPr>
          <w:p w14:paraId="510CE54A" w14:textId="77777777" w:rsidR="006A2F41" w:rsidRPr="00D82A73" w:rsidRDefault="006A2F41" w:rsidP="0026766E">
            <w:pPr>
              <w:rPr>
                <w:rFonts w:ascii="Arial" w:eastAsia="Arial Unicode MS" w:hAnsi="Arial"/>
              </w:rPr>
            </w:pPr>
          </w:p>
        </w:tc>
        <w:tc>
          <w:tcPr>
            <w:tcW w:w="1160" w:type="dxa"/>
            <w:shd w:val="clear" w:color="auto" w:fill="auto"/>
            <w:tcPrChange w:id="2659" w:author="Jarno Nieminen" w:date="2014-06-11T12:40:00Z">
              <w:tcPr>
                <w:tcW w:w="1160" w:type="dxa"/>
                <w:gridSpan w:val="2"/>
                <w:shd w:val="clear" w:color="auto" w:fill="auto"/>
              </w:tcPr>
            </w:tcPrChange>
          </w:tcPr>
          <w:p w14:paraId="76C52265" w14:textId="77777777" w:rsidR="006A2F41" w:rsidRPr="00D82A73" w:rsidRDefault="006A2F41" w:rsidP="0026766E">
            <w:pPr>
              <w:rPr>
                <w:rFonts w:ascii="Arial" w:eastAsia="Arial Unicode MS" w:hAnsi="Arial"/>
              </w:rPr>
            </w:pPr>
          </w:p>
        </w:tc>
      </w:tr>
      <w:tr w:rsidR="006A2F41" w:rsidRPr="00D82A73" w14:paraId="09A5C66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6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61" w:author="Jarno Nieminen" w:date="2014-06-11T12:40:00Z">
            <w:trPr>
              <w:gridAfter w:val="0"/>
              <w:trHeight w:val="217"/>
            </w:trPr>
          </w:trPrChange>
        </w:trPr>
        <w:tc>
          <w:tcPr>
            <w:tcW w:w="2545" w:type="dxa"/>
            <w:gridSpan w:val="2"/>
            <w:tcPrChange w:id="2662" w:author="Jarno Nieminen" w:date="2014-06-11T12:40:00Z">
              <w:tcPr>
                <w:tcW w:w="2545" w:type="dxa"/>
                <w:gridSpan w:val="3"/>
              </w:tcPr>
            </w:tcPrChange>
          </w:tcPr>
          <w:p w14:paraId="47025538" w14:textId="77777777" w:rsidR="006A2F41" w:rsidRPr="00D82A73" w:rsidRDefault="006A2F41" w:rsidP="0026766E">
            <w:pPr>
              <w:rPr>
                <w:rFonts w:eastAsia="Arial Unicode MS"/>
              </w:rPr>
            </w:pPr>
          </w:p>
        </w:tc>
        <w:tc>
          <w:tcPr>
            <w:tcW w:w="3410" w:type="dxa"/>
            <w:tcPrChange w:id="2663" w:author="Jarno Nieminen" w:date="2014-06-11T12:40:00Z">
              <w:tcPr>
                <w:tcW w:w="3410" w:type="dxa"/>
                <w:gridSpan w:val="2"/>
              </w:tcPr>
            </w:tcPrChange>
          </w:tcPr>
          <w:p w14:paraId="3F8C1DE9" w14:textId="77777777" w:rsidR="006A2F41" w:rsidRPr="00D82A73" w:rsidRDefault="006A2F41" w:rsidP="0026766E">
            <w:pPr>
              <w:rPr>
                <w:rFonts w:eastAsia="Arial Unicode MS"/>
              </w:rPr>
            </w:pPr>
          </w:p>
        </w:tc>
        <w:tc>
          <w:tcPr>
            <w:tcW w:w="1140" w:type="dxa"/>
            <w:tcPrChange w:id="2664" w:author="Jarno Nieminen" w:date="2014-06-11T12:40:00Z">
              <w:tcPr>
                <w:tcW w:w="1140" w:type="dxa"/>
                <w:gridSpan w:val="2"/>
              </w:tcPr>
            </w:tcPrChange>
          </w:tcPr>
          <w:p w14:paraId="7D6441F1" w14:textId="77777777" w:rsidR="006A2F41" w:rsidRPr="00D82A73" w:rsidRDefault="006A2F41" w:rsidP="0026766E">
            <w:pPr>
              <w:rPr>
                <w:rFonts w:eastAsia="Arial Unicode MS"/>
              </w:rPr>
            </w:pPr>
          </w:p>
        </w:tc>
        <w:tc>
          <w:tcPr>
            <w:tcW w:w="717" w:type="dxa"/>
            <w:tcPrChange w:id="2665" w:author="Jarno Nieminen" w:date="2014-06-11T12:40:00Z">
              <w:tcPr>
                <w:tcW w:w="717" w:type="dxa"/>
                <w:gridSpan w:val="2"/>
              </w:tcPr>
            </w:tcPrChange>
          </w:tcPr>
          <w:p w14:paraId="0A42B3A3" w14:textId="77777777" w:rsidR="006A2F41" w:rsidRPr="00D82A73" w:rsidRDefault="006A2F41" w:rsidP="0026766E">
            <w:pPr>
              <w:rPr>
                <w:rFonts w:eastAsia="Arial Unicode MS"/>
              </w:rPr>
            </w:pPr>
          </w:p>
        </w:tc>
        <w:tc>
          <w:tcPr>
            <w:tcW w:w="1803" w:type="dxa"/>
            <w:tcPrChange w:id="2666" w:author="Jarno Nieminen" w:date="2014-06-11T12:40:00Z">
              <w:tcPr>
                <w:tcW w:w="1803" w:type="dxa"/>
                <w:gridSpan w:val="2"/>
              </w:tcPr>
            </w:tcPrChange>
          </w:tcPr>
          <w:p w14:paraId="3BF23C12" w14:textId="77777777" w:rsidR="006A2F41" w:rsidRPr="00D82A73" w:rsidRDefault="006A2F41" w:rsidP="0026766E">
            <w:pPr>
              <w:rPr>
                <w:rFonts w:eastAsia="Arial Unicode MS"/>
              </w:rPr>
            </w:pPr>
          </w:p>
        </w:tc>
        <w:tc>
          <w:tcPr>
            <w:tcW w:w="1920" w:type="dxa"/>
            <w:tcPrChange w:id="2667" w:author="Jarno Nieminen" w:date="2014-06-11T12:40:00Z">
              <w:tcPr>
                <w:tcW w:w="1920" w:type="dxa"/>
                <w:gridSpan w:val="2"/>
              </w:tcPr>
            </w:tcPrChange>
          </w:tcPr>
          <w:p w14:paraId="56F75FCB" w14:textId="77777777" w:rsidR="006A2F41" w:rsidRPr="00D82A73" w:rsidRDefault="006A2F41" w:rsidP="0026766E">
            <w:pPr>
              <w:rPr>
                <w:rFonts w:ascii="Arial" w:eastAsia="Arial Unicode MS" w:hAnsi="Arial"/>
              </w:rPr>
            </w:pPr>
          </w:p>
        </w:tc>
        <w:tc>
          <w:tcPr>
            <w:tcW w:w="1200" w:type="dxa"/>
            <w:shd w:val="clear" w:color="auto" w:fill="auto"/>
            <w:tcPrChange w:id="2668" w:author="Jarno Nieminen" w:date="2014-06-11T12:40:00Z">
              <w:tcPr>
                <w:tcW w:w="1200" w:type="dxa"/>
                <w:gridSpan w:val="2"/>
                <w:shd w:val="clear" w:color="auto" w:fill="auto"/>
              </w:tcPr>
            </w:tcPrChange>
          </w:tcPr>
          <w:p w14:paraId="6B22E61B" w14:textId="77777777" w:rsidR="006A2F41" w:rsidRPr="00D82A73" w:rsidRDefault="006A2F41" w:rsidP="0026766E">
            <w:pPr>
              <w:rPr>
                <w:rFonts w:ascii="Arial" w:eastAsia="Arial Unicode MS" w:hAnsi="Arial"/>
              </w:rPr>
            </w:pPr>
          </w:p>
        </w:tc>
        <w:tc>
          <w:tcPr>
            <w:tcW w:w="1080" w:type="dxa"/>
            <w:shd w:val="clear" w:color="auto" w:fill="auto"/>
            <w:tcPrChange w:id="2669" w:author="Jarno Nieminen" w:date="2014-06-11T12:40:00Z">
              <w:tcPr>
                <w:tcW w:w="1080" w:type="dxa"/>
                <w:gridSpan w:val="2"/>
                <w:shd w:val="clear" w:color="auto" w:fill="auto"/>
              </w:tcPr>
            </w:tcPrChange>
          </w:tcPr>
          <w:p w14:paraId="34E28136" w14:textId="77777777" w:rsidR="006A2F41" w:rsidRPr="00D82A73" w:rsidRDefault="006A2F41" w:rsidP="0026766E">
            <w:pPr>
              <w:rPr>
                <w:rFonts w:ascii="Arial" w:eastAsia="Arial Unicode MS" w:hAnsi="Arial"/>
              </w:rPr>
            </w:pPr>
          </w:p>
        </w:tc>
        <w:tc>
          <w:tcPr>
            <w:tcW w:w="1160" w:type="dxa"/>
            <w:shd w:val="clear" w:color="auto" w:fill="auto"/>
            <w:tcPrChange w:id="2670" w:author="Jarno Nieminen" w:date="2014-06-11T12:40:00Z">
              <w:tcPr>
                <w:tcW w:w="1160" w:type="dxa"/>
                <w:gridSpan w:val="2"/>
                <w:shd w:val="clear" w:color="auto" w:fill="auto"/>
              </w:tcPr>
            </w:tcPrChange>
          </w:tcPr>
          <w:p w14:paraId="7083C191" w14:textId="77777777" w:rsidR="006A2F41" w:rsidRPr="00D82A73" w:rsidRDefault="006A2F41" w:rsidP="0026766E">
            <w:pPr>
              <w:rPr>
                <w:rFonts w:ascii="Arial" w:eastAsia="Arial Unicode MS" w:hAnsi="Arial"/>
              </w:rPr>
            </w:pPr>
          </w:p>
        </w:tc>
      </w:tr>
      <w:tr w:rsidR="006A2F41" w:rsidRPr="00D82A73" w14:paraId="6D9D0F8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672" w:author="Jarno Nieminen" w:date="2014-06-11T12:40:00Z">
            <w:trPr>
              <w:gridBefore w:val="1"/>
              <w:gridAfter w:val="0"/>
              <w:wBefore w:w="15" w:type="dxa"/>
              <w:trHeight w:val="217"/>
            </w:trPr>
          </w:trPrChange>
        </w:trPr>
        <w:tc>
          <w:tcPr>
            <w:tcW w:w="7080" w:type="dxa"/>
            <w:gridSpan w:val="3"/>
            <w:shd w:val="pct25" w:color="auto" w:fill="auto"/>
            <w:tcPrChange w:id="2673" w:author="Jarno Nieminen" w:date="2014-06-11T12:40:00Z">
              <w:tcPr>
                <w:tcW w:w="7080" w:type="dxa"/>
                <w:gridSpan w:val="6"/>
                <w:shd w:val="pct25" w:color="auto" w:fill="auto"/>
              </w:tcPr>
            </w:tcPrChange>
          </w:tcPr>
          <w:p w14:paraId="37B9E2B2" w14:textId="77777777" w:rsidR="006A2F41" w:rsidRPr="00D82A73" w:rsidRDefault="006A2F41" w:rsidP="0026766E">
            <w:pPr>
              <w:rPr>
                <w:b/>
              </w:rPr>
            </w:pPr>
            <w:r w:rsidRPr="00D82A73">
              <w:rPr>
                <w:b/>
              </w:rPr>
              <w:t>Associationer</w:t>
            </w:r>
          </w:p>
        </w:tc>
        <w:tc>
          <w:tcPr>
            <w:tcW w:w="7880" w:type="dxa"/>
            <w:gridSpan w:val="6"/>
            <w:shd w:val="pct25" w:color="auto" w:fill="auto"/>
            <w:tcPrChange w:id="2674" w:author="Jarno Nieminen" w:date="2014-06-11T12:40:00Z">
              <w:tcPr>
                <w:tcW w:w="7880" w:type="dxa"/>
                <w:gridSpan w:val="12"/>
                <w:shd w:val="pct25" w:color="auto" w:fill="auto"/>
              </w:tcPr>
            </w:tcPrChange>
          </w:tcPr>
          <w:p w14:paraId="713A88C0" w14:textId="77777777" w:rsidR="006A2F41" w:rsidRPr="00D82A73" w:rsidRDefault="006A2F41" w:rsidP="0026766E">
            <w:pPr>
              <w:rPr>
                <w:rFonts w:eastAsia="Arial Unicode MS"/>
                <w:b/>
              </w:rPr>
            </w:pPr>
            <w:r w:rsidRPr="00D82A73">
              <w:rPr>
                <w:b/>
              </w:rPr>
              <w:t>Beslutsregel</w:t>
            </w:r>
          </w:p>
        </w:tc>
      </w:tr>
      <w:tr w:rsidR="006A2F41" w:rsidRPr="00D82A73" w14:paraId="4983D8C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7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676" w:author="Jarno Nieminen" w:date="2014-06-11T12:40:00Z">
            <w:trPr>
              <w:gridBefore w:val="1"/>
              <w:gridAfter w:val="0"/>
              <w:wBefore w:w="15" w:type="dxa"/>
              <w:trHeight w:val="217"/>
            </w:trPr>
          </w:trPrChange>
        </w:trPr>
        <w:tc>
          <w:tcPr>
            <w:tcW w:w="7080" w:type="dxa"/>
            <w:gridSpan w:val="3"/>
            <w:tcPrChange w:id="2677" w:author="Jarno Nieminen" w:date="2014-06-11T12:40:00Z">
              <w:tcPr>
                <w:tcW w:w="7080" w:type="dxa"/>
                <w:gridSpan w:val="6"/>
              </w:tcPr>
            </w:tcPrChange>
          </w:tcPr>
          <w:p w14:paraId="3D69AFE5"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Change w:id="2678" w:author="Jarno Nieminen" w:date="2014-06-11T12:40:00Z">
              <w:tcPr>
                <w:tcW w:w="7880" w:type="dxa"/>
                <w:gridSpan w:val="12"/>
              </w:tcPr>
            </w:tcPrChange>
          </w:tcPr>
          <w:p w14:paraId="1A8DB5CA" w14:textId="77777777" w:rsidR="006A2F41" w:rsidRPr="00D82A73" w:rsidRDefault="006A2F41" w:rsidP="0026766E">
            <w:pPr>
              <w:rPr>
                <w:rFonts w:ascii="Arial" w:eastAsia="Arial Unicode MS" w:hAnsi="Arial"/>
                <w:color w:val="000000"/>
              </w:rPr>
            </w:pPr>
          </w:p>
        </w:tc>
      </w:tr>
      <w:tr w:rsidR="006A2F41" w:rsidRPr="00D82A73" w14:paraId="016520A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7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680" w:author="Jarno Nieminen" w:date="2014-06-11T12:40:00Z">
            <w:trPr>
              <w:gridBefore w:val="1"/>
              <w:gridAfter w:val="0"/>
              <w:wBefore w:w="15" w:type="dxa"/>
              <w:trHeight w:val="217"/>
            </w:trPr>
          </w:trPrChange>
        </w:trPr>
        <w:tc>
          <w:tcPr>
            <w:tcW w:w="7080" w:type="dxa"/>
            <w:gridSpan w:val="3"/>
            <w:tcPrChange w:id="2681" w:author="Jarno Nieminen" w:date="2014-06-11T12:40:00Z">
              <w:tcPr>
                <w:tcW w:w="7080" w:type="dxa"/>
                <w:gridSpan w:val="6"/>
              </w:tcPr>
            </w:tcPrChange>
          </w:tcPr>
          <w:p w14:paraId="6221292E"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Change w:id="2682" w:author="Jarno Nieminen" w:date="2014-06-11T12:40:00Z">
              <w:tcPr>
                <w:tcW w:w="7880" w:type="dxa"/>
                <w:gridSpan w:val="12"/>
              </w:tcPr>
            </w:tcPrChange>
          </w:tcPr>
          <w:p w14:paraId="2D35BB74" w14:textId="77777777" w:rsidR="006A2F41" w:rsidRPr="00D82A73" w:rsidRDefault="006A2F41" w:rsidP="0026766E">
            <w:pPr>
              <w:rPr>
                <w:rFonts w:ascii="Arial" w:eastAsia="Arial Unicode MS" w:hAnsi="Arial"/>
                <w:color w:val="000000"/>
              </w:rPr>
            </w:pPr>
          </w:p>
        </w:tc>
      </w:tr>
    </w:tbl>
    <w:p w14:paraId="1FA202B4" w14:textId="77777777" w:rsidR="006A2F41" w:rsidRPr="00D82A73" w:rsidRDefault="006A2F41" w:rsidP="006A2F41"/>
    <w:p w14:paraId="254E860A" w14:textId="77777777" w:rsidR="006A2F41" w:rsidRPr="00D82A73" w:rsidRDefault="006A2F41" w:rsidP="006A2F41">
      <w:pPr>
        <w:pStyle w:val="BodyText"/>
      </w:pPr>
    </w:p>
    <w:p w14:paraId="5078FA06" w14:textId="77777777" w:rsidR="006A2F41" w:rsidRPr="00D82A73" w:rsidRDefault="006A2F41" w:rsidP="006A2F41">
      <w:pPr>
        <w:pStyle w:val="Heading3"/>
      </w:pPr>
      <w:bookmarkStart w:id="2683" w:name="_Toc220986033"/>
      <w:bookmarkStart w:id="2684" w:name="_Toc386458089"/>
      <w:bookmarkStart w:id="2685" w:name="_Toc390253651"/>
      <w:r w:rsidRPr="00D82A73">
        <w:lastRenderedPageBreak/>
        <w:t>Klass Frågegruppering (QuestionBlock)</w:t>
      </w:r>
      <w:bookmarkEnd w:id="2425"/>
      <w:bookmarkEnd w:id="2683"/>
      <w:bookmarkEnd w:id="2684"/>
      <w:bookmarkEnd w:id="2685"/>
    </w:p>
    <w:p w14:paraId="4C1C85D8" w14:textId="77777777" w:rsidR="006A2F41" w:rsidRPr="00D82A73" w:rsidRDefault="006A2F41" w:rsidP="006A2F41">
      <w:r w:rsidRPr="00D82A73">
        <w:t xml:space="preserve">Objektet innehåller ett block fråga och dess svarsalternativ. </w:t>
      </w:r>
      <w:r w:rsidRPr="00D82A73">
        <w:rPr>
          <w:i/>
        </w:rPr>
        <w:t xml:space="preserve"> </w:t>
      </w:r>
      <w:r w:rsidRPr="00D82A73">
        <w:t xml:space="preserve">Ett block representerar en grupp av frågor. Grupperingen kan styras av vägskäl i fråge hierarkin alternativt lämplig gruppering på grund av mängden frågor. </w:t>
      </w:r>
    </w:p>
    <w:p w14:paraId="7D47808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686">
          <w:tblGrid>
            <w:gridCol w:w="15"/>
            <w:gridCol w:w="88"/>
            <w:gridCol w:w="2442"/>
            <w:gridCol w:w="103"/>
            <w:gridCol w:w="3307"/>
            <w:gridCol w:w="103"/>
            <w:gridCol w:w="1037"/>
            <w:gridCol w:w="103"/>
            <w:gridCol w:w="614"/>
            <w:gridCol w:w="103"/>
            <w:gridCol w:w="1700"/>
            <w:gridCol w:w="103"/>
            <w:gridCol w:w="1817"/>
            <w:gridCol w:w="103"/>
            <w:gridCol w:w="1097"/>
            <w:gridCol w:w="103"/>
            <w:gridCol w:w="977"/>
            <w:gridCol w:w="103"/>
            <w:gridCol w:w="1057"/>
            <w:gridCol w:w="103"/>
          </w:tblGrid>
        </w:tblGridChange>
      </w:tblGrid>
      <w:tr w:rsidR="006A2F41" w:rsidRPr="00D82A73" w14:paraId="39F980EB" w14:textId="77777777" w:rsidTr="0026766E">
        <w:trPr>
          <w:cantSplit/>
          <w:trHeight w:val="376"/>
        </w:trPr>
        <w:tc>
          <w:tcPr>
            <w:tcW w:w="2545" w:type="dxa"/>
            <w:gridSpan w:val="2"/>
            <w:vMerge w:val="restart"/>
            <w:shd w:val="pct25" w:color="auto" w:fill="auto"/>
          </w:tcPr>
          <w:p w14:paraId="3B1B1C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A2149C5" w14:textId="77777777" w:rsidR="006A2F41" w:rsidRPr="00D82A73" w:rsidRDefault="006A2F41" w:rsidP="0026766E">
            <w:r w:rsidRPr="00D82A73">
              <w:t>Beskrivning</w:t>
            </w:r>
          </w:p>
        </w:tc>
        <w:tc>
          <w:tcPr>
            <w:tcW w:w="1140" w:type="dxa"/>
            <w:vMerge w:val="restart"/>
            <w:shd w:val="pct25" w:color="auto" w:fill="auto"/>
          </w:tcPr>
          <w:p w14:paraId="0A17DA4B"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501E2CE9" w14:textId="77777777" w:rsidR="006A2F41" w:rsidRPr="00D82A73" w:rsidRDefault="006A2F41" w:rsidP="0026766E">
            <w:r w:rsidRPr="00D82A73">
              <w:t>Mult</w:t>
            </w:r>
          </w:p>
        </w:tc>
        <w:tc>
          <w:tcPr>
            <w:tcW w:w="1803" w:type="dxa"/>
            <w:vMerge w:val="restart"/>
            <w:shd w:val="pct25" w:color="auto" w:fill="auto"/>
          </w:tcPr>
          <w:p w14:paraId="30ADD34B" w14:textId="0367097D"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687" w:author="Jarno Nieminen" w:date="2014-06-11T12:40:00Z">
              <w:r w:rsidR="0047354F" w:rsidRPr="00D82A73">
                <w:t>.</w:t>
              </w:r>
            </w:ins>
            <w:r w:rsidRPr="00D82A73">
              <w:t xml:space="preserve"> begränsningar</w:t>
            </w:r>
          </w:p>
        </w:tc>
        <w:tc>
          <w:tcPr>
            <w:tcW w:w="1920" w:type="dxa"/>
            <w:vMerge w:val="restart"/>
            <w:shd w:val="pct25" w:color="auto" w:fill="auto"/>
          </w:tcPr>
          <w:p w14:paraId="178FA643"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CEA0CC9" w14:textId="4028228D" w:rsidR="006A2F41" w:rsidRPr="00D82A73" w:rsidRDefault="0047354F" w:rsidP="0026766E">
            <w:pPr>
              <w:rPr>
                <w:rFonts w:eastAsia="Arial Unicode MS"/>
              </w:rPr>
            </w:pPr>
            <w:r>
              <w:rPr>
                <w:rFonts w:eastAsia="Arial Unicode MS"/>
              </w:rPr>
              <w:t xml:space="preserve">Fylls i </w:t>
            </w:r>
            <w:del w:id="2688"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2A78C991" w14:textId="77777777" w:rsidTr="0026766E">
        <w:trPr>
          <w:cantSplit/>
          <w:trHeight w:val="375"/>
        </w:trPr>
        <w:tc>
          <w:tcPr>
            <w:tcW w:w="2545" w:type="dxa"/>
            <w:gridSpan w:val="2"/>
            <w:vMerge/>
            <w:shd w:val="pct25" w:color="auto" w:fill="auto"/>
          </w:tcPr>
          <w:p w14:paraId="33D381A0" w14:textId="77777777" w:rsidR="006A2F41" w:rsidRPr="00D82A73" w:rsidRDefault="006A2F41" w:rsidP="0026766E"/>
        </w:tc>
        <w:tc>
          <w:tcPr>
            <w:tcW w:w="3410" w:type="dxa"/>
            <w:vMerge/>
            <w:shd w:val="pct25" w:color="auto" w:fill="auto"/>
          </w:tcPr>
          <w:p w14:paraId="5420B130" w14:textId="77777777" w:rsidR="006A2F41" w:rsidRPr="00D82A73" w:rsidRDefault="006A2F41" w:rsidP="0026766E"/>
        </w:tc>
        <w:tc>
          <w:tcPr>
            <w:tcW w:w="1140" w:type="dxa"/>
            <w:vMerge/>
            <w:shd w:val="pct25" w:color="auto" w:fill="auto"/>
          </w:tcPr>
          <w:p w14:paraId="053A6505" w14:textId="77777777" w:rsidR="006A2F41" w:rsidRPr="00D82A73" w:rsidRDefault="006A2F41" w:rsidP="0026766E"/>
        </w:tc>
        <w:tc>
          <w:tcPr>
            <w:tcW w:w="717" w:type="dxa"/>
            <w:vMerge/>
            <w:shd w:val="pct25" w:color="auto" w:fill="auto"/>
          </w:tcPr>
          <w:p w14:paraId="2C42177B" w14:textId="77777777" w:rsidR="006A2F41" w:rsidRPr="00D82A73" w:rsidRDefault="006A2F41" w:rsidP="0026766E"/>
        </w:tc>
        <w:tc>
          <w:tcPr>
            <w:tcW w:w="1803" w:type="dxa"/>
            <w:vMerge/>
            <w:shd w:val="pct25" w:color="auto" w:fill="auto"/>
          </w:tcPr>
          <w:p w14:paraId="7E8B9907" w14:textId="77777777" w:rsidR="006A2F41" w:rsidRPr="00D82A73" w:rsidRDefault="006A2F41" w:rsidP="0026766E"/>
        </w:tc>
        <w:tc>
          <w:tcPr>
            <w:tcW w:w="1920" w:type="dxa"/>
            <w:vMerge/>
            <w:shd w:val="pct25" w:color="auto" w:fill="auto"/>
          </w:tcPr>
          <w:p w14:paraId="4C7AAF75" w14:textId="77777777" w:rsidR="006A2F41" w:rsidRPr="00D82A73" w:rsidRDefault="006A2F41" w:rsidP="0026766E"/>
        </w:tc>
        <w:tc>
          <w:tcPr>
            <w:tcW w:w="1200" w:type="dxa"/>
            <w:tcBorders>
              <w:bottom w:val="single" w:sz="4" w:space="0" w:color="auto"/>
            </w:tcBorders>
            <w:shd w:val="pct25" w:color="auto" w:fill="auto"/>
          </w:tcPr>
          <w:p w14:paraId="19A9F68B"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28640093"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1F76C538" w14:textId="77777777" w:rsidR="006A2F41" w:rsidRPr="00D82A73" w:rsidRDefault="006A2F41" w:rsidP="0026766E">
            <w:pPr>
              <w:rPr>
                <w:rFonts w:eastAsia="Arial Unicode MS"/>
              </w:rPr>
            </w:pPr>
          </w:p>
        </w:tc>
      </w:tr>
      <w:tr w:rsidR="006A2F41" w:rsidRPr="00D82A73" w14:paraId="51DC8AF2" w14:textId="77777777" w:rsidTr="0026766E">
        <w:trPr>
          <w:trHeight w:val="217"/>
        </w:trPr>
        <w:tc>
          <w:tcPr>
            <w:tcW w:w="2545" w:type="dxa"/>
            <w:gridSpan w:val="2"/>
          </w:tcPr>
          <w:p w14:paraId="76D97971" w14:textId="77777777" w:rsidR="006A2F41" w:rsidRPr="00D82A73" w:rsidRDefault="006A2F41" w:rsidP="0026766E">
            <w:pPr>
              <w:rPr>
                <w:rFonts w:eastAsia="Arial Unicode MS"/>
              </w:rPr>
            </w:pPr>
            <w:r w:rsidRPr="00D82A73">
              <w:rPr>
                <w:rFonts w:eastAsia="Arial Unicode MS"/>
              </w:rPr>
              <w:t>(BlockNumber)</w:t>
            </w:r>
          </w:p>
        </w:tc>
        <w:tc>
          <w:tcPr>
            <w:tcW w:w="3410" w:type="dxa"/>
          </w:tcPr>
          <w:p w14:paraId="1014E5FB" w14:textId="5EC26120" w:rsidR="006A2F41" w:rsidRPr="00D82A73" w:rsidRDefault="0047354F" w:rsidP="0026766E">
            <w:pPr>
              <w:rPr>
                <w:rFonts w:eastAsia="Arial Unicode MS"/>
              </w:rPr>
            </w:pPr>
            <w:r>
              <w:rPr>
                <w:rFonts w:eastAsia="Arial Unicode MS"/>
              </w:rPr>
              <w:t>Grupperingsbegrepp</w:t>
            </w:r>
            <w:r w:rsidR="006A2F41" w:rsidRPr="00D82A73">
              <w:rPr>
                <w:rFonts w:eastAsia="Arial Unicode MS"/>
              </w:rPr>
              <w:t xml:space="preserve"> </w:t>
            </w:r>
            <w:del w:id="2689" w:author="Jarno Nieminen" w:date="2014-06-11T12:40:00Z">
              <w:r w:rsidR="00F963D1" w:rsidRPr="00D82A73">
                <w:rPr>
                  <w:rFonts w:eastAsia="Arial Unicode MS"/>
                </w:rPr>
                <w:delText xml:space="preserve"> </w:delText>
              </w:r>
            </w:del>
            <w:r w:rsidR="006A2F41" w:rsidRPr="00D82A73">
              <w:rPr>
                <w:rFonts w:eastAsia="Arial Unicode MS"/>
              </w:rPr>
              <w:t>av frågor. Frågans nummer i nummerserie. Används för att indikera hur långt användaren har kommit i formuläret.</w:t>
            </w:r>
          </w:p>
          <w:p w14:paraId="0CC78077" w14:textId="77777777" w:rsidR="006A2F41" w:rsidRPr="00D82A73" w:rsidRDefault="006A2F41" w:rsidP="0026766E">
            <w:pPr>
              <w:rPr>
                <w:rFonts w:eastAsia="Arial Unicode MS"/>
              </w:rPr>
            </w:pPr>
            <w:r w:rsidRPr="00D82A73">
              <w:rPr>
                <w:rFonts w:eastAsia="Arial Unicode MS"/>
              </w:rPr>
              <w:t>T.ex Fråga nummer 1 (av 10).</w:t>
            </w:r>
          </w:p>
        </w:tc>
        <w:tc>
          <w:tcPr>
            <w:tcW w:w="1140" w:type="dxa"/>
          </w:tcPr>
          <w:p w14:paraId="5C980422" w14:textId="77777777" w:rsidR="006A2F41" w:rsidRPr="00D82A73" w:rsidRDefault="006A2F41" w:rsidP="0026766E">
            <w:pPr>
              <w:rPr>
                <w:rFonts w:eastAsia="Arial Unicode MS"/>
              </w:rPr>
            </w:pPr>
            <w:r w:rsidRPr="00D82A73">
              <w:rPr>
                <w:rFonts w:eastAsia="Arial Unicode MS"/>
              </w:rPr>
              <w:t>VÄ</w:t>
            </w:r>
          </w:p>
        </w:tc>
        <w:tc>
          <w:tcPr>
            <w:tcW w:w="717" w:type="dxa"/>
          </w:tcPr>
          <w:p w14:paraId="4EE38150" w14:textId="77777777" w:rsidR="006A2F41" w:rsidRPr="00D82A73" w:rsidRDefault="006A2F41" w:rsidP="0026766E">
            <w:pPr>
              <w:rPr>
                <w:rFonts w:eastAsia="Arial Unicode MS"/>
              </w:rPr>
            </w:pPr>
            <w:r w:rsidRPr="00D82A73">
              <w:rPr>
                <w:rFonts w:eastAsia="Arial Unicode MS"/>
              </w:rPr>
              <w:t>1</w:t>
            </w:r>
          </w:p>
        </w:tc>
        <w:tc>
          <w:tcPr>
            <w:tcW w:w="1803" w:type="dxa"/>
          </w:tcPr>
          <w:p w14:paraId="08E4C8A9" w14:textId="77777777" w:rsidR="006A2F41" w:rsidRPr="00D82A73" w:rsidRDefault="006A2F41" w:rsidP="0026766E">
            <w:pPr>
              <w:rPr>
                <w:rFonts w:eastAsia="Arial Unicode MS"/>
              </w:rPr>
            </w:pPr>
          </w:p>
        </w:tc>
        <w:tc>
          <w:tcPr>
            <w:tcW w:w="1920" w:type="dxa"/>
          </w:tcPr>
          <w:p w14:paraId="4BF2B2C4" w14:textId="77777777" w:rsidR="006A2F41" w:rsidRPr="00D82A73" w:rsidRDefault="006A2F41" w:rsidP="0026766E">
            <w:pPr>
              <w:rPr>
                <w:rFonts w:ascii="Arial" w:eastAsia="Arial Unicode MS" w:hAnsi="Arial"/>
              </w:rPr>
            </w:pPr>
          </w:p>
        </w:tc>
        <w:tc>
          <w:tcPr>
            <w:tcW w:w="1200" w:type="dxa"/>
            <w:shd w:val="clear" w:color="auto" w:fill="auto"/>
          </w:tcPr>
          <w:p w14:paraId="38C0EBF6" w14:textId="77777777" w:rsidR="006A2F41" w:rsidRPr="00D82A73" w:rsidRDefault="006A2F41" w:rsidP="0026766E">
            <w:pPr>
              <w:rPr>
                <w:rFonts w:ascii="Arial" w:eastAsia="Arial Unicode MS" w:hAnsi="Arial"/>
              </w:rPr>
            </w:pPr>
          </w:p>
        </w:tc>
        <w:tc>
          <w:tcPr>
            <w:tcW w:w="1080" w:type="dxa"/>
            <w:shd w:val="clear" w:color="auto" w:fill="auto"/>
          </w:tcPr>
          <w:p w14:paraId="5C28FF47" w14:textId="77777777" w:rsidR="006A2F41" w:rsidRPr="00D82A73" w:rsidRDefault="006A2F41" w:rsidP="0026766E">
            <w:pPr>
              <w:rPr>
                <w:rFonts w:ascii="Arial" w:eastAsia="Arial Unicode MS" w:hAnsi="Arial"/>
              </w:rPr>
            </w:pPr>
          </w:p>
        </w:tc>
        <w:tc>
          <w:tcPr>
            <w:tcW w:w="1160" w:type="dxa"/>
            <w:shd w:val="clear" w:color="auto" w:fill="auto"/>
          </w:tcPr>
          <w:p w14:paraId="2BD62880" w14:textId="77777777" w:rsidR="006A2F41" w:rsidRPr="00D82A73" w:rsidRDefault="006A2F41" w:rsidP="0026766E">
            <w:pPr>
              <w:rPr>
                <w:rFonts w:ascii="Arial" w:eastAsia="Arial Unicode MS" w:hAnsi="Arial"/>
              </w:rPr>
            </w:pPr>
          </w:p>
        </w:tc>
      </w:tr>
      <w:tr w:rsidR="006A2F41" w:rsidRPr="00D82A73" w14:paraId="583CFBE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9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91" w:author="Jarno Nieminen" w:date="2014-06-11T12:40:00Z">
            <w:trPr>
              <w:gridAfter w:val="0"/>
              <w:trHeight w:val="217"/>
            </w:trPr>
          </w:trPrChange>
        </w:trPr>
        <w:tc>
          <w:tcPr>
            <w:tcW w:w="2545" w:type="dxa"/>
            <w:gridSpan w:val="2"/>
            <w:tcPrChange w:id="2692" w:author="Jarno Nieminen" w:date="2014-06-11T12:40:00Z">
              <w:tcPr>
                <w:tcW w:w="2545" w:type="dxa"/>
                <w:gridSpan w:val="3"/>
              </w:tcPr>
            </w:tcPrChange>
          </w:tcPr>
          <w:p w14:paraId="14CB3497" w14:textId="77777777" w:rsidR="006A2F41" w:rsidRPr="00D82A73" w:rsidRDefault="006A2F41" w:rsidP="0026766E">
            <w:pPr>
              <w:rPr>
                <w:rFonts w:eastAsia="Arial Unicode MS"/>
              </w:rPr>
            </w:pPr>
            <w:r w:rsidRPr="00D82A73">
              <w:rPr>
                <w:rFonts w:eastAsia="Arial Unicode MS"/>
              </w:rPr>
              <w:t>Rubrik</w:t>
            </w:r>
          </w:p>
          <w:p w14:paraId="52AD540E" w14:textId="77777777" w:rsidR="006A2F41" w:rsidRPr="00D82A73" w:rsidRDefault="006A2F41" w:rsidP="0026766E">
            <w:pPr>
              <w:rPr>
                <w:rFonts w:eastAsia="Arial Unicode MS"/>
              </w:rPr>
            </w:pPr>
            <w:r w:rsidRPr="00D82A73">
              <w:rPr>
                <w:rFonts w:eastAsia="Arial Unicode MS"/>
              </w:rPr>
              <w:t>(Subject)</w:t>
            </w:r>
          </w:p>
        </w:tc>
        <w:tc>
          <w:tcPr>
            <w:tcW w:w="3410" w:type="dxa"/>
            <w:tcPrChange w:id="2693" w:author="Jarno Nieminen" w:date="2014-06-11T12:40:00Z">
              <w:tcPr>
                <w:tcW w:w="3410" w:type="dxa"/>
                <w:gridSpan w:val="2"/>
              </w:tcPr>
            </w:tcPrChange>
          </w:tcPr>
          <w:p w14:paraId="5E7E76B3" w14:textId="77777777" w:rsidR="006A2F41" w:rsidRPr="00D82A73" w:rsidRDefault="006A2F41" w:rsidP="0026766E">
            <w:pPr>
              <w:rPr>
                <w:rFonts w:eastAsia="Arial Unicode MS"/>
              </w:rPr>
            </w:pPr>
            <w:r w:rsidRPr="00D82A73">
              <w:rPr>
                <w:rFonts w:eastAsia="Arial Unicode MS"/>
              </w:rPr>
              <w:t>Blockets rubrik.</w:t>
            </w:r>
          </w:p>
          <w:p w14:paraId="349C9429" w14:textId="77777777" w:rsidR="006A2F41" w:rsidRPr="00D82A73" w:rsidRDefault="006A2F41" w:rsidP="0026766E">
            <w:pPr>
              <w:rPr>
                <w:rFonts w:eastAsia="Arial Unicode MS"/>
              </w:rPr>
            </w:pPr>
            <w:r w:rsidRPr="00D82A73">
              <w:rPr>
                <w:rFonts w:eastAsia="Arial Unicode MS"/>
              </w:rPr>
              <w:t>T.ex Medicin.</w:t>
            </w:r>
          </w:p>
        </w:tc>
        <w:tc>
          <w:tcPr>
            <w:tcW w:w="1140" w:type="dxa"/>
            <w:tcPrChange w:id="2694" w:author="Jarno Nieminen" w:date="2014-06-11T12:40:00Z">
              <w:tcPr>
                <w:tcW w:w="1140" w:type="dxa"/>
                <w:gridSpan w:val="2"/>
              </w:tcPr>
            </w:tcPrChange>
          </w:tcPr>
          <w:p w14:paraId="75ECA848" w14:textId="77777777" w:rsidR="006A2F41" w:rsidRPr="00D82A73" w:rsidRDefault="006A2F41" w:rsidP="0026766E">
            <w:pPr>
              <w:rPr>
                <w:rFonts w:eastAsia="Arial Unicode MS"/>
              </w:rPr>
            </w:pPr>
            <w:r w:rsidRPr="00D82A73">
              <w:rPr>
                <w:rFonts w:eastAsia="Arial Unicode MS"/>
              </w:rPr>
              <w:t>TXT</w:t>
            </w:r>
          </w:p>
        </w:tc>
        <w:tc>
          <w:tcPr>
            <w:tcW w:w="717" w:type="dxa"/>
            <w:tcPrChange w:id="2695" w:author="Jarno Nieminen" w:date="2014-06-11T12:40:00Z">
              <w:tcPr>
                <w:tcW w:w="717" w:type="dxa"/>
                <w:gridSpan w:val="2"/>
              </w:tcPr>
            </w:tcPrChange>
          </w:tcPr>
          <w:p w14:paraId="1300C5A0" w14:textId="77777777" w:rsidR="006A2F41" w:rsidRPr="00D82A73" w:rsidRDefault="006A2F41" w:rsidP="0026766E">
            <w:pPr>
              <w:rPr>
                <w:rFonts w:eastAsia="Arial Unicode MS"/>
              </w:rPr>
            </w:pPr>
            <w:r w:rsidRPr="00D82A73">
              <w:rPr>
                <w:rFonts w:eastAsia="Arial Unicode MS"/>
              </w:rPr>
              <w:t>0..1</w:t>
            </w:r>
          </w:p>
        </w:tc>
        <w:tc>
          <w:tcPr>
            <w:tcW w:w="1803" w:type="dxa"/>
            <w:tcPrChange w:id="2696" w:author="Jarno Nieminen" w:date="2014-06-11T12:40:00Z">
              <w:tcPr>
                <w:tcW w:w="1803" w:type="dxa"/>
                <w:gridSpan w:val="2"/>
              </w:tcPr>
            </w:tcPrChange>
          </w:tcPr>
          <w:p w14:paraId="1FAA3B28" w14:textId="77777777" w:rsidR="006A2F41" w:rsidRPr="00D82A73" w:rsidRDefault="006A2F41" w:rsidP="0026766E">
            <w:pPr>
              <w:rPr>
                <w:rFonts w:eastAsia="Arial Unicode MS"/>
              </w:rPr>
            </w:pPr>
          </w:p>
        </w:tc>
        <w:tc>
          <w:tcPr>
            <w:tcW w:w="1920" w:type="dxa"/>
            <w:tcPrChange w:id="2697" w:author="Jarno Nieminen" w:date="2014-06-11T12:40:00Z">
              <w:tcPr>
                <w:tcW w:w="1920" w:type="dxa"/>
                <w:gridSpan w:val="2"/>
              </w:tcPr>
            </w:tcPrChange>
          </w:tcPr>
          <w:p w14:paraId="60AC3191" w14:textId="77777777" w:rsidR="006A2F41" w:rsidRPr="00D82A73" w:rsidRDefault="006A2F41" w:rsidP="0026766E">
            <w:pPr>
              <w:rPr>
                <w:rFonts w:ascii="Arial" w:eastAsia="Arial Unicode MS" w:hAnsi="Arial"/>
              </w:rPr>
            </w:pPr>
          </w:p>
        </w:tc>
        <w:tc>
          <w:tcPr>
            <w:tcW w:w="1200" w:type="dxa"/>
            <w:shd w:val="clear" w:color="auto" w:fill="auto"/>
            <w:tcPrChange w:id="2698" w:author="Jarno Nieminen" w:date="2014-06-11T12:40:00Z">
              <w:tcPr>
                <w:tcW w:w="1200" w:type="dxa"/>
                <w:gridSpan w:val="2"/>
                <w:shd w:val="clear" w:color="auto" w:fill="auto"/>
              </w:tcPr>
            </w:tcPrChange>
          </w:tcPr>
          <w:p w14:paraId="48F65ED1" w14:textId="77777777" w:rsidR="006A2F41" w:rsidRPr="00D82A73" w:rsidRDefault="006A2F41" w:rsidP="0026766E">
            <w:pPr>
              <w:rPr>
                <w:rFonts w:ascii="Arial" w:eastAsia="Arial Unicode MS" w:hAnsi="Arial"/>
              </w:rPr>
            </w:pPr>
          </w:p>
        </w:tc>
        <w:tc>
          <w:tcPr>
            <w:tcW w:w="1080" w:type="dxa"/>
            <w:shd w:val="clear" w:color="auto" w:fill="auto"/>
            <w:tcPrChange w:id="2699" w:author="Jarno Nieminen" w:date="2014-06-11T12:40:00Z">
              <w:tcPr>
                <w:tcW w:w="1080" w:type="dxa"/>
                <w:gridSpan w:val="2"/>
                <w:shd w:val="clear" w:color="auto" w:fill="auto"/>
              </w:tcPr>
            </w:tcPrChange>
          </w:tcPr>
          <w:p w14:paraId="2EA05B48" w14:textId="77777777" w:rsidR="006A2F41" w:rsidRPr="00D82A73" w:rsidRDefault="006A2F41" w:rsidP="0026766E">
            <w:pPr>
              <w:rPr>
                <w:rFonts w:ascii="Arial" w:eastAsia="Arial Unicode MS" w:hAnsi="Arial"/>
              </w:rPr>
            </w:pPr>
          </w:p>
        </w:tc>
        <w:tc>
          <w:tcPr>
            <w:tcW w:w="1160" w:type="dxa"/>
            <w:shd w:val="clear" w:color="auto" w:fill="auto"/>
            <w:tcPrChange w:id="2700" w:author="Jarno Nieminen" w:date="2014-06-11T12:40:00Z">
              <w:tcPr>
                <w:tcW w:w="1160" w:type="dxa"/>
                <w:gridSpan w:val="2"/>
                <w:shd w:val="clear" w:color="auto" w:fill="auto"/>
              </w:tcPr>
            </w:tcPrChange>
          </w:tcPr>
          <w:p w14:paraId="58DAAD73" w14:textId="77777777" w:rsidR="006A2F41" w:rsidRPr="00D82A73" w:rsidRDefault="006A2F41" w:rsidP="0026766E">
            <w:pPr>
              <w:rPr>
                <w:rFonts w:ascii="Arial" w:eastAsia="Arial Unicode MS" w:hAnsi="Arial"/>
              </w:rPr>
            </w:pPr>
          </w:p>
        </w:tc>
      </w:tr>
      <w:tr w:rsidR="006A2F41" w:rsidRPr="00D82A73" w14:paraId="186D4E1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0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02" w:author="Jarno Nieminen" w:date="2014-06-11T12:40:00Z">
            <w:trPr>
              <w:gridAfter w:val="0"/>
              <w:trHeight w:val="217"/>
            </w:trPr>
          </w:trPrChange>
        </w:trPr>
        <w:tc>
          <w:tcPr>
            <w:tcW w:w="2545" w:type="dxa"/>
            <w:gridSpan w:val="2"/>
            <w:tcPrChange w:id="2703" w:author="Jarno Nieminen" w:date="2014-06-11T12:40:00Z">
              <w:tcPr>
                <w:tcW w:w="2545" w:type="dxa"/>
                <w:gridSpan w:val="3"/>
              </w:tcPr>
            </w:tcPrChange>
          </w:tcPr>
          <w:p w14:paraId="3697BE2E" w14:textId="77777777" w:rsidR="006A2F41" w:rsidRPr="00D82A73" w:rsidRDefault="006A2F41" w:rsidP="0026766E">
            <w:pPr>
              <w:rPr>
                <w:rFonts w:eastAsia="Arial Unicode MS"/>
              </w:rPr>
            </w:pPr>
            <w:r w:rsidRPr="00D82A73">
              <w:rPr>
                <w:rFonts w:eastAsia="Arial Unicode MS"/>
              </w:rPr>
              <w:t>Beskrivning</w:t>
            </w:r>
          </w:p>
          <w:p w14:paraId="7667C393" w14:textId="77777777" w:rsidR="006A2F41" w:rsidRPr="00D82A73" w:rsidRDefault="006A2F41" w:rsidP="0026766E">
            <w:pPr>
              <w:rPr>
                <w:rFonts w:eastAsia="Arial Unicode MS"/>
              </w:rPr>
            </w:pPr>
            <w:r w:rsidRPr="00D82A73">
              <w:rPr>
                <w:rFonts w:eastAsia="Arial Unicode MS"/>
              </w:rPr>
              <w:t>(Description)</w:t>
            </w:r>
          </w:p>
        </w:tc>
        <w:tc>
          <w:tcPr>
            <w:tcW w:w="3410" w:type="dxa"/>
            <w:tcPrChange w:id="2704" w:author="Jarno Nieminen" w:date="2014-06-11T12:40:00Z">
              <w:tcPr>
                <w:tcW w:w="3410" w:type="dxa"/>
                <w:gridSpan w:val="2"/>
              </w:tcPr>
            </w:tcPrChange>
          </w:tcPr>
          <w:p w14:paraId="05C6C894" w14:textId="77777777" w:rsidR="006A2F41" w:rsidRPr="00D82A73" w:rsidRDefault="006A2F41" w:rsidP="0026766E">
            <w:pPr>
              <w:rPr>
                <w:rFonts w:eastAsia="Arial Unicode MS"/>
              </w:rPr>
            </w:pPr>
            <w:r w:rsidRPr="00D82A73">
              <w:rPr>
                <w:rFonts w:eastAsia="Arial Unicode MS"/>
              </w:rPr>
              <w:t>Beskrivande text.</w:t>
            </w:r>
          </w:p>
          <w:p w14:paraId="36099814" w14:textId="77777777" w:rsidR="006A2F41" w:rsidRPr="00D82A73" w:rsidRDefault="006A2F41" w:rsidP="0026766E">
            <w:pPr>
              <w:rPr>
                <w:rFonts w:eastAsia="Arial Unicode MS"/>
              </w:rPr>
            </w:pPr>
            <w:r w:rsidRPr="00D82A73">
              <w:rPr>
                <w:rFonts w:eastAsia="Arial Unicode MS"/>
              </w:rPr>
              <w:t>Stöder kodverk ”DocBook” Se tidbokningskontraktet!!</w:t>
            </w:r>
          </w:p>
          <w:p w14:paraId="291C0797" w14:textId="77777777" w:rsidR="006A2F41" w:rsidRPr="00D82A73" w:rsidRDefault="006A2F41" w:rsidP="0026766E">
            <w:pPr>
              <w:rPr>
                <w:rFonts w:eastAsia="Arial Unicode MS"/>
              </w:rPr>
            </w:pPr>
            <w:r w:rsidRPr="00D82A73">
              <w:rPr>
                <w:rFonts w:eastAsia="Arial Unicode MS"/>
              </w:rPr>
              <w:t>T.ex här skall du lämna information kring din medicinering.</w:t>
            </w:r>
          </w:p>
        </w:tc>
        <w:tc>
          <w:tcPr>
            <w:tcW w:w="1140" w:type="dxa"/>
            <w:tcPrChange w:id="2705" w:author="Jarno Nieminen" w:date="2014-06-11T12:40:00Z">
              <w:tcPr>
                <w:tcW w:w="1140" w:type="dxa"/>
                <w:gridSpan w:val="2"/>
              </w:tcPr>
            </w:tcPrChange>
          </w:tcPr>
          <w:p w14:paraId="335BFAE8" w14:textId="77777777" w:rsidR="006A2F41" w:rsidRPr="00D82A73" w:rsidRDefault="006A2F41" w:rsidP="0026766E">
            <w:pPr>
              <w:rPr>
                <w:rFonts w:eastAsia="Arial Unicode MS"/>
              </w:rPr>
            </w:pPr>
            <w:r w:rsidRPr="00D82A73">
              <w:rPr>
                <w:rFonts w:eastAsia="Arial Unicode MS"/>
              </w:rPr>
              <w:t>TXT</w:t>
            </w:r>
          </w:p>
        </w:tc>
        <w:tc>
          <w:tcPr>
            <w:tcW w:w="717" w:type="dxa"/>
            <w:tcPrChange w:id="2706" w:author="Jarno Nieminen" w:date="2014-06-11T12:40:00Z">
              <w:tcPr>
                <w:tcW w:w="717" w:type="dxa"/>
                <w:gridSpan w:val="2"/>
              </w:tcPr>
            </w:tcPrChange>
          </w:tcPr>
          <w:p w14:paraId="6AB561F5" w14:textId="77777777" w:rsidR="006A2F41" w:rsidRPr="00D82A73" w:rsidRDefault="006A2F41" w:rsidP="0026766E">
            <w:pPr>
              <w:rPr>
                <w:rFonts w:eastAsia="Arial Unicode MS"/>
              </w:rPr>
            </w:pPr>
            <w:r w:rsidRPr="00D82A73">
              <w:rPr>
                <w:rFonts w:eastAsia="Arial Unicode MS"/>
              </w:rPr>
              <w:t>0..1</w:t>
            </w:r>
          </w:p>
        </w:tc>
        <w:tc>
          <w:tcPr>
            <w:tcW w:w="1803" w:type="dxa"/>
            <w:tcPrChange w:id="2707" w:author="Jarno Nieminen" w:date="2014-06-11T12:40:00Z">
              <w:tcPr>
                <w:tcW w:w="1803" w:type="dxa"/>
                <w:gridSpan w:val="2"/>
              </w:tcPr>
            </w:tcPrChange>
          </w:tcPr>
          <w:p w14:paraId="4B7BDF60" w14:textId="77777777" w:rsidR="006A2F41" w:rsidRPr="00D82A73" w:rsidRDefault="006A2F41" w:rsidP="0026766E">
            <w:pPr>
              <w:rPr>
                <w:rFonts w:eastAsia="Arial Unicode MS"/>
              </w:rPr>
            </w:pPr>
            <w:r w:rsidRPr="00D82A73">
              <w:rPr>
                <w:rFonts w:eastAsia="Arial Unicode MS"/>
              </w:rPr>
              <w:t>Text kan kodas enligt DocBook.</w:t>
            </w:r>
          </w:p>
        </w:tc>
        <w:tc>
          <w:tcPr>
            <w:tcW w:w="1920" w:type="dxa"/>
            <w:tcPrChange w:id="2708" w:author="Jarno Nieminen" w:date="2014-06-11T12:40:00Z">
              <w:tcPr>
                <w:tcW w:w="1920" w:type="dxa"/>
                <w:gridSpan w:val="2"/>
              </w:tcPr>
            </w:tcPrChange>
          </w:tcPr>
          <w:p w14:paraId="6A354AE0" w14:textId="77777777" w:rsidR="006A2F41" w:rsidRPr="00D82A73" w:rsidRDefault="006A2F41" w:rsidP="0026766E">
            <w:pPr>
              <w:rPr>
                <w:rFonts w:ascii="Arial" w:eastAsia="Arial Unicode MS" w:hAnsi="Arial"/>
              </w:rPr>
            </w:pPr>
          </w:p>
        </w:tc>
        <w:tc>
          <w:tcPr>
            <w:tcW w:w="1200" w:type="dxa"/>
            <w:shd w:val="clear" w:color="auto" w:fill="auto"/>
            <w:tcPrChange w:id="2709" w:author="Jarno Nieminen" w:date="2014-06-11T12:40:00Z">
              <w:tcPr>
                <w:tcW w:w="1200" w:type="dxa"/>
                <w:gridSpan w:val="2"/>
                <w:shd w:val="clear" w:color="auto" w:fill="auto"/>
              </w:tcPr>
            </w:tcPrChange>
          </w:tcPr>
          <w:p w14:paraId="19866DE3" w14:textId="77777777" w:rsidR="006A2F41" w:rsidRPr="00D82A73" w:rsidRDefault="006A2F41" w:rsidP="0026766E">
            <w:pPr>
              <w:rPr>
                <w:rFonts w:ascii="Arial" w:eastAsia="Arial Unicode MS" w:hAnsi="Arial"/>
              </w:rPr>
            </w:pPr>
          </w:p>
        </w:tc>
        <w:tc>
          <w:tcPr>
            <w:tcW w:w="1080" w:type="dxa"/>
            <w:shd w:val="clear" w:color="auto" w:fill="auto"/>
            <w:tcPrChange w:id="2710" w:author="Jarno Nieminen" w:date="2014-06-11T12:40:00Z">
              <w:tcPr>
                <w:tcW w:w="1080" w:type="dxa"/>
                <w:gridSpan w:val="2"/>
                <w:shd w:val="clear" w:color="auto" w:fill="auto"/>
              </w:tcPr>
            </w:tcPrChange>
          </w:tcPr>
          <w:p w14:paraId="55325044" w14:textId="77777777" w:rsidR="006A2F41" w:rsidRPr="00D82A73" w:rsidRDefault="006A2F41" w:rsidP="0026766E">
            <w:pPr>
              <w:rPr>
                <w:rFonts w:ascii="Arial" w:eastAsia="Arial Unicode MS" w:hAnsi="Arial"/>
              </w:rPr>
            </w:pPr>
          </w:p>
        </w:tc>
        <w:tc>
          <w:tcPr>
            <w:tcW w:w="1160" w:type="dxa"/>
            <w:shd w:val="clear" w:color="auto" w:fill="auto"/>
            <w:tcPrChange w:id="2711" w:author="Jarno Nieminen" w:date="2014-06-11T12:40:00Z">
              <w:tcPr>
                <w:tcW w:w="1160" w:type="dxa"/>
                <w:gridSpan w:val="2"/>
                <w:shd w:val="clear" w:color="auto" w:fill="auto"/>
              </w:tcPr>
            </w:tcPrChange>
          </w:tcPr>
          <w:p w14:paraId="063E2064" w14:textId="77777777" w:rsidR="006A2F41" w:rsidRPr="00D82A73" w:rsidRDefault="006A2F41" w:rsidP="0026766E">
            <w:pPr>
              <w:rPr>
                <w:rFonts w:ascii="Arial" w:eastAsia="Arial Unicode MS" w:hAnsi="Arial"/>
              </w:rPr>
            </w:pPr>
          </w:p>
        </w:tc>
      </w:tr>
      <w:tr w:rsidR="006A2F41" w:rsidRPr="00D82A73" w14:paraId="3132FB1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1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13" w:author="Jarno Nieminen" w:date="2014-06-11T12:40:00Z">
            <w:trPr>
              <w:gridAfter w:val="0"/>
              <w:trHeight w:val="217"/>
            </w:trPr>
          </w:trPrChange>
        </w:trPr>
        <w:tc>
          <w:tcPr>
            <w:tcW w:w="2545" w:type="dxa"/>
            <w:gridSpan w:val="2"/>
            <w:tcPrChange w:id="2714" w:author="Jarno Nieminen" w:date="2014-06-11T12:40:00Z">
              <w:tcPr>
                <w:tcW w:w="2545" w:type="dxa"/>
                <w:gridSpan w:val="3"/>
              </w:tcPr>
            </w:tcPrChange>
          </w:tcPr>
          <w:p w14:paraId="3459467C"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2715" w:author="Jarno Nieminen" w:date="2014-06-11T12:40:00Z">
              <w:tcPr>
                <w:tcW w:w="3410" w:type="dxa"/>
                <w:gridSpan w:val="2"/>
              </w:tcPr>
            </w:tcPrChange>
          </w:tcPr>
          <w:p w14:paraId="5FF1C821"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2716" w:author="Jarno Nieminen" w:date="2014-06-11T12:40:00Z">
              <w:tcPr>
                <w:tcW w:w="1140" w:type="dxa"/>
                <w:gridSpan w:val="2"/>
              </w:tcPr>
            </w:tcPrChange>
          </w:tcPr>
          <w:p w14:paraId="599785F5" w14:textId="77777777" w:rsidR="006A2F41" w:rsidRPr="00D82A73" w:rsidRDefault="006A2F41" w:rsidP="0026766E">
            <w:pPr>
              <w:rPr>
                <w:rFonts w:eastAsia="Arial Unicode MS"/>
              </w:rPr>
            </w:pPr>
            <w:r w:rsidRPr="00D82A73">
              <w:rPr>
                <w:rFonts w:eastAsia="Arial Unicode MS"/>
              </w:rPr>
              <w:t>TXT</w:t>
            </w:r>
          </w:p>
        </w:tc>
        <w:tc>
          <w:tcPr>
            <w:tcW w:w="717" w:type="dxa"/>
            <w:tcPrChange w:id="2717" w:author="Jarno Nieminen" w:date="2014-06-11T12:40:00Z">
              <w:tcPr>
                <w:tcW w:w="717" w:type="dxa"/>
                <w:gridSpan w:val="2"/>
              </w:tcPr>
            </w:tcPrChange>
          </w:tcPr>
          <w:p w14:paraId="24FAFE65" w14:textId="77777777" w:rsidR="006A2F41" w:rsidRPr="00D82A73" w:rsidRDefault="006A2F41" w:rsidP="0026766E">
            <w:pPr>
              <w:rPr>
                <w:rFonts w:eastAsia="Arial Unicode MS"/>
              </w:rPr>
            </w:pPr>
            <w:r w:rsidRPr="00D82A73">
              <w:rPr>
                <w:rFonts w:eastAsia="Arial Unicode MS"/>
              </w:rPr>
              <w:t>0..1</w:t>
            </w:r>
          </w:p>
        </w:tc>
        <w:tc>
          <w:tcPr>
            <w:tcW w:w="1803" w:type="dxa"/>
            <w:tcPrChange w:id="2718" w:author="Jarno Nieminen" w:date="2014-06-11T12:40:00Z">
              <w:tcPr>
                <w:tcW w:w="1803" w:type="dxa"/>
                <w:gridSpan w:val="2"/>
              </w:tcPr>
            </w:tcPrChange>
          </w:tcPr>
          <w:p w14:paraId="4BFE1BDE" w14:textId="77777777" w:rsidR="006A2F41" w:rsidRPr="00D82A73" w:rsidRDefault="006A2F41" w:rsidP="0026766E">
            <w:pPr>
              <w:rPr>
                <w:rFonts w:eastAsia="Arial Unicode MS"/>
              </w:rPr>
            </w:pPr>
            <w:r w:rsidRPr="00D82A73">
              <w:rPr>
                <w:rFonts w:eastAsia="Arial Unicode MS"/>
              </w:rPr>
              <w:t>(InformationURL)</w:t>
            </w:r>
          </w:p>
        </w:tc>
        <w:tc>
          <w:tcPr>
            <w:tcW w:w="1920" w:type="dxa"/>
            <w:tcPrChange w:id="2719" w:author="Jarno Nieminen" w:date="2014-06-11T12:40:00Z">
              <w:tcPr>
                <w:tcW w:w="1920" w:type="dxa"/>
                <w:gridSpan w:val="2"/>
              </w:tcPr>
            </w:tcPrChange>
          </w:tcPr>
          <w:p w14:paraId="6E7FEFCF" w14:textId="77777777" w:rsidR="006A2F41" w:rsidRPr="00D82A73" w:rsidRDefault="006A2F41" w:rsidP="0026766E">
            <w:pPr>
              <w:rPr>
                <w:rFonts w:ascii="Arial" w:eastAsia="Arial Unicode MS" w:hAnsi="Arial"/>
              </w:rPr>
            </w:pPr>
          </w:p>
        </w:tc>
        <w:tc>
          <w:tcPr>
            <w:tcW w:w="1200" w:type="dxa"/>
            <w:shd w:val="clear" w:color="auto" w:fill="auto"/>
            <w:tcPrChange w:id="2720" w:author="Jarno Nieminen" w:date="2014-06-11T12:40:00Z">
              <w:tcPr>
                <w:tcW w:w="1200" w:type="dxa"/>
                <w:gridSpan w:val="2"/>
                <w:shd w:val="clear" w:color="auto" w:fill="auto"/>
              </w:tcPr>
            </w:tcPrChange>
          </w:tcPr>
          <w:p w14:paraId="3D1FC213" w14:textId="77777777" w:rsidR="006A2F41" w:rsidRPr="00D82A73" w:rsidRDefault="006A2F41" w:rsidP="0026766E">
            <w:pPr>
              <w:rPr>
                <w:rFonts w:ascii="Arial" w:eastAsia="Arial Unicode MS" w:hAnsi="Arial"/>
              </w:rPr>
            </w:pPr>
          </w:p>
        </w:tc>
        <w:tc>
          <w:tcPr>
            <w:tcW w:w="1080" w:type="dxa"/>
            <w:shd w:val="clear" w:color="auto" w:fill="auto"/>
            <w:tcPrChange w:id="2721" w:author="Jarno Nieminen" w:date="2014-06-11T12:40:00Z">
              <w:tcPr>
                <w:tcW w:w="1080" w:type="dxa"/>
                <w:gridSpan w:val="2"/>
                <w:shd w:val="clear" w:color="auto" w:fill="auto"/>
              </w:tcPr>
            </w:tcPrChange>
          </w:tcPr>
          <w:p w14:paraId="06651FB5" w14:textId="77777777" w:rsidR="006A2F41" w:rsidRPr="00D82A73" w:rsidRDefault="006A2F41" w:rsidP="0026766E">
            <w:pPr>
              <w:rPr>
                <w:rFonts w:ascii="Arial" w:eastAsia="Arial Unicode MS" w:hAnsi="Arial"/>
              </w:rPr>
            </w:pPr>
          </w:p>
        </w:tc>
        <w:tc>
          <w:tcPr>
            <w:tcW w:w="1160" w:type="dxa"/>
            <w:shd w:val="clear" w:color="auto" w:fill="auto"/>
            <w:tcPrChange w:id="2722" w:author="Jarno Nieminen" w:date="2014-06-11T12:40:00Z">
              <w:tcPr>
                <w:tcW w:w="1160" w:type="dxa"/>
                <w:gridSpan w:val="2"/>
                <w:shd w:val="clear" w:color="auto" w:fill="auto"/>
              </w:tcPr>
            </w:tcPrChange>
          </w:tcPr>
          <w:p w14:paraId="707E1D32" w14:textId="77777777" w:rsidR="006A2F41" w:rsidRPr="00D82A73" w:rsidRDefault="006A2F41" w:rsidP="0026766E">
            <w:pPr>
              <w:rPr>
                <w:rFonts w:ascii="Arial" w:eastAsia="Arial Unicode MS" w:hAnsi="Arial"/>
              </w:rPr>
            </w:pPr>
          </w:p>
        </w:tc>
      </w:tr>
      <w:tr w:rsidR="006A2F41" w:rsidRPr="00D82A73" w14:paraId="6471853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2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24" w:author="Jarno Nieminen" w:date="2014-06-11T12:40:00Z">
            <w:trPr>
              <w:gridAfter w:val="0"/>
              <w:trHeight w:val="217"/>
            </w:trPr>
          </w:trPrChange>
        </w:trPr>
        <w:tc>
          <w:tcPr>
            <w:tcW w:w="2545" w:type="dxa"/>
            <w:gridSpan w:val="2"/>
            <w:tcPrChange w:id="2725" w:author="Jarno Nieminen" w:date="2014-06-11T12:40:00Z">
              <w:tcPr>
                <w:tcW w:w="2545" w:type="dxa"/>
                <w:gridSpan w:val="3"/>
              </w:tcPr>
            </w:tcPrChange>
          </w:tcPr>
          <w:p w14:paraId="0BD7081C" w14:textId="77777777" w:rsidR="006A2F41" w:rsidRPr="00D82A73" w:rsidRDefault="006A2F41" w:rsidP="0026766E">
            <w:pPr>
              <w:rPr>
                <w:rFonts w:eastAsia="Arial Unicode MS"/>
              </w:rPr>
            </w:pPr>
            <w:r w:rsidRPr="00D82A73">
              <w:rPr>
                <w:rFonts w:eastAsia="Arial Unicode MS"/>
              </w:rPr>
              <w:t>(NumberOfQuestions)</w:t>
            </w:r>
          </w:p>
        </w:tc>
        <w:tc>
          <w:tcPr>
            <w:tcW w:w="3410" w:type="dxa"/>
            <w:tcPrChange w:id="2726" w:author="Jarno Nieminen" w:date="2014-06-11T12:40:00Z">
              <w:tcPr>
                <w:tcW w:w="3410" w:type="dxa"/>
                <w:gridSpan w:val="2"/>
              </w:tcPr>
            </w:tcPrChange>
          </w:tcPr>
          <w:p w14:paraId="535EC57B" w14:textId="77777777" w:rsidR="006A2F41" w:rsidRPr="00D82A73" w:rsidRDefault="006A2F41" w:rsidP="0026766E">
            <w:pPr>
              <w:rPr>
                <w:rFonts w:eastAsia="Arial Unicode MS"/>
              </w:rPr>
            </w:pPr>
            <w:r w:rsidRPr="00D82A73">
              <w:rPr>
                <w:rFonts w:eastAsia="Arial Unicode MS"/>
              </w:rPr>
              <w:t>Antal frågor tillhörande blocket.</w:t>
            </w:r>
          </w:p>
          <w:p w14:paraId="75CAD912" w14:textId="77777777" w:rsidR="006A2F41" w:rsidRPr="00D82A73" w:rsidRDefault="006A2F41" w:rsidP="0026766E">
            <w:pPr>
              <w:rPr>
                <w:rFonts w:eastAsia="Arial Unicode MS"/>
              </w:rPr>
            </w:pPr>
            <w:r w:rsidRPr="00D82A73">
              <w:rPr>
                <w:rFonts w:eastAsia="Arial Unicode MS"/>
              </w:rPr>
              <w:lastRenderedPageBreak/>
              <w:t>T.ex. 10</w:t>
            </w:r>
          </w:p>
        </w:tc>
        <w:tc>
          <w:tcPr>
            <w:tcW w:w="1140" w:type="dxa"/>
            <w:tcPrChange w:id="2727" w:author="Jarno Nieminen" w:date="2014-06-11T12:40:00Z">
              <w:tcPr>
                <w:tcW w:w="1140" w:type="dxa"/>
                <w:gridSpan w:val="2"/>
              </w:tcPr>
            </w:tcPrChange>
          </w:tcPr>
          <w:p w14:paraId="01F67C22" w14:textId="77777777" w:rsidR="006A2F41" w:rsidRPr="00D82A73" w:rsidRDefault="006A2F41" w:rsidP="0026766E">
            <w:pPr>
              <w:rPr>
                <w:rFonts w:eastAsia="Arial Unicode MS"/>
              </w:rPr>
            </w:pPr>
            <w:r w:rsidRPr="00D82A73">
              <w:rPr>
                <w:rFonts w:eastAsia="Arial Unicode MS"/>
              </w:rPr>
              <w:lastRenderedPageBreak/>
              <w:t>VÄ</w:t>
            </w:r>
          </w:p>
        </w:tc>
        <w:tc>
          <w:tcPr>
            <w:tcW w:w="717" w:type="dxa"/>
            <w:tcPrChange w:id="2728" w:author="Jarno Nieminen" w:date="2014-06-11T12:40:00Z">
              <w:tcPr>
                <w:tcW w:w="717" w:type="dxa"/>
                <w:gridSpan w:val="2"/>
              </w:tcPr>
            </w:tcPrChange>
          </w:tcPr>
          <w:p w14:paraId="6804C9BD" w14:textId="77777777" w:rsidR="006A2F41" w:rsidRPr="00D82A73" w:rsidRDefault="006A2F41" w:rsidP="0026766E">
            <w:pPr>
              <w:rPr>
                <w:rFonts w:eastAsia="Arial Unicode MS"/>
              </w:rPr>
            </w:pPr>
            <w:r w:rsidRPr="00D82A73">
              <w:rPr>
                <w:rFonts w:eastAsia="Arial Unicode MS"/>
              </w:rPr>
              <w:t>1</w:t>
            </w:r>
          </w:p>
        </w:tc>
        <w:tc>
          <w:tcPr>
            <w:tcW w:w="1803" w:type="dxa"/>
            <w:tcPrChange w:id="2729" w:author="Jarno Nieminen" w:date="2014-06-11T12:40:00Z">
              <w:tcPr>
                <w:tcW w:w="1803" w:type="dxa"/>
                <w:gridSpan w:val="2"/>
              </w:tcPr>
            </w:tcPrChange>
          </w:tcPr>
          <w:p w14:paraId="1ABC4A01" w14:textId="77777777" w:rsidR="006A2F41" w:rsidRPr="00D82A73" w:rsidRDefault="006A2F41" w:rsidP="0026766E">
            <w:pPr>
              <w:rPr>
                <w:rFonts w:eastAsia="Arial Unicode MS"/>
              </w:rPr>
            </w:pPr>
          </w:p>
        </w:tc>
        <w:tc>
          <w:tcPr>
            <w:tcW w:w="1920" w:type="dxa"/>
            <w:tcPrChange w:id="2730" w:author="Jarno Nieminen" w:date="2014-06-11T12:40:00Z">
              <w:tcPr>
                <w:tcW w:w="1920" w:type="dxa"/>
                <w:gridSpan w:val="2"/>
              </w:tcPr>
            </w:tcPrChange>
          </w:tcPr>
          <w:p w14:paraId="446FD9E3" w14:textId="77777777" w:rsidR="006A2F41" w:rsidRPr="00D82A73" w:rsidRDefault="006A2F41" w:rsidP="0026766E">
            <w:pPr>
              <w:rPr>
                <w:rFonts w:ascii="Arial" w:eastAsia="Arial Unicode MS" w:hAnsi="Arial"/>
              </w:rPr>
            </w:pPr>
          </w:p>
        </w:tc>
        <w:tc>
          <w:tcPr>
            <w:tcW w:w="1200" w:type="dxa"/>
            <w:shd w:val="clear" w:color="auto" w:fill="auto"/>
            <w:tcPrChange w:id="2731" w:author="Jarno Nieminen" w:date="2014-06-11T12:40:00Z">
              <w:tcPr>
                <w:tcW w:w="1200" w:type="dxa"/>
                <w:gridSpan w:val="2"/>
                <w:shd w:val="clear" w:color="auto" w:fill="auto"/>
              </w:tcPr>
            </w:tcPrChange>
          </w:tcPr>
          <w:p w14:paraId="1206A4EC" w14:textId="77777777" w:rsidR="006A2F41" w:rsidRPr="00D82A73" w:rsidRDefault="006A2F41" w:rsidP="0026766E">
            <w:pPr>
              <w:rPr>
                <w:rFonts w:ascii="Arial" w:eastAsia="Arial Unicode MS" w:hAnsi="Arial"/>
              </w:rPr>
            </w:pPr>
          </w:p>
        </w:tc>
        <w:tc>
          <w:tcPr>
            <w:tcW w:w="1080" w:type="dxa"/>
            <w:shd w:val="clear" w:color="auto" w:fill="auto"/>
            <w:tcPrChange w:id="2732" w:author="Jarno Nieminen" w:date="2014-06-11T12:40:00Z">
              <w:tcPr>
                <w:tcW w:w="1080" w:type="dxa"/>
                <w:gridSpan w:val="2"/>
                <w:shd w:val="clear" w:color="auto" w:fill="auto"/>
              </w:tcPr>
            </w:tcPrChange>
          </w:tcPr>
          <w:p w14:paraId="23F1A1D7" w14:textId="77777777" w:rsidR="006A2F41" w:rsidRPr="00D82A73" w:rsidRDefault="006A2F41" w:rsidP="0026766E">
            <w:pPr>
              <w:rPr>
                <w:rFonts w:ascii="Arial" w:eastAsia="Arial Unicode MS" w:hAnsi="Arial"/>
              </w:rPr>
            </w:pPr>
          </w:p>
        </w:tc>
        <w:tc>
          <w:tcPr>
            <w:tcW w:w="1160" w:type="dxa"/>
            <w:shd w:val="clear" w:color="auto" w:fill="auto"/>
            <w:tcPrChange w:id="2733" w:author="Jarno Nieminen" w:date="2014-06-11T12:40:00Z">
              <w:tcPr>
                <w:tcW w:w="1160" w:type="dxa"/>
                <w:gridSpan w:val="2"/>
                <w:shd w:val="clear" w:color="auto" w:fill="auto"/>
              </w:tcPr>
            </w:tcPrChange>
          </w:tcPr>
          <w:p w14:paraId="07DA801D" w14:textId="77777777" w:rsidR="006A2F41" w:rsidRPr="00D82A73" w:rsidRDefault="006A2F41" w:rsidP="0026766E">
            <w:pPr>
              <w:rPr>
                <w:rFonts w:ascii="Arial" w:eastAsia="Arial Unicode MS" w:hAnsi="Arial"/>
              </w:rPr>
            </w:pPr>
          </w:p>
        </w:tc>
      </w:tr>
      <w:tr w:rsidR="006A2F41" w:rsidRPr="00D82A73" w14:paraId="44C9071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3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35" w:author="Jarno Nieminen" w:date="2014-06-11T12:40:00Z">
            <w:trPr>
              <w:gridAfter w:val="0"/>
              <w:trHeight w:val="217"/>
            </w:trPr>
          </w:trPrChange>
        </w:trPr>
        <w:tc>
          <w:tcPr>
            <w:tcW w:w="2545" w:type="dxa"/>
            <w:gridSpan w:val="2"/>
            <w:tcPrChange w:id="2736" w:author="Jarno Nieminen" w:date="2014-06-11T12:40:00Z">
              <w:tcPr>
                <w:tcW w:w="2545" w:type="dxa"/>
                <w:gridSpan w:val="3"/>
              </w:tcPr>
            </w:tcPrChange>
          </w:tcPr>
          <w:p w14:paraId="720F8C87" w14:textId="77777777" w:rsidR="006A2F41" w:rsidRPr="00D82A73" w:rsidRDefault="006A2F41" w:rsidP="0026766E">
            <w:pPr>
              <w:rPr>
                <w:rFonts w:eastAsia="Arial Unicode MS"/>
              </w:rPr>
            </w:pPr>
            <w:r w:rsidRPr="00D82A73">
              <w:rPr>
                <w:rFonts w:eastAsia="Arial Unicode MS"/>
              </w:rPr>
              <w:lastRenderedPageBreak/>
              <w:t>gridConfig/id</w:t>
            </w:r>
          </w:p>
        </w:tc>
        <w:tc>
          <w:tcPr>
            <w:tcW w:w="3410" w:type="dxa"/>
            <w:tcPrChange w:id="2737" w:author="Jarno Nieminen" w:date="2014-06-11T12:40:00Z">
              <w:tcPr>
                <w:tcW w:w="3410" w:type="dxa"/>
                <w:gridSpan w:val="2"/>
              </w:tcPr>
            </w:tcPrChange>
          </w:tcPr>
          <w:p w14:paraId="598F0E2D" w14:textId="77777777" w:rsidR="006A2F41" w:rsidRPr="00D82A73" w:rsidRDefault="006A2F41" w:rsidP="0026766E">
            <w:pPr>
              <w:rPr>
                <w:rFonts w:eastAsia="Arial Unicode MS"/>
              </w:rPr>
            </w:pPr>
            <w:r w:rsidRPr="00D82A73">
              <w:rPr>
                <w:rFonts w:eastAsia="Arial Unicode MS"/>
              </w:rPr>
              <w:t>Koppling till klass för gridkonfigurering.</w:t>
            </w:r>
          </w:p>
        </w:tc>
        <w:tc>
          <w:tcPr>
            <w:tcW w:w="1140" w:type="dxa"/>
            <w:tcPrChange w:id="2738" w:author="Jarno Nieminen" w:date="2014-06-11T12:40:00Z">
              <w:tcPr>
                <w:tcW w:w="1140" w:type="dxa"/>
                <w:gridSpan w:val="2"/>
              </w:tcPr>
            </w:tcPrChange>
          </w:tcPr>
          <w:p w14:paraId="601FCD5B" w14:textId="77777777" w:rsidR="006A2F41" w:rsidRPr="00D82A73" w:rsidRDefault="006A2F41" w:rsidP="0026766E">
            <w:pPr>
              <w:rPr>
                <w:rFonts w:eastAsia="Arial Unicode MS"/>
              </w:rPr>
            </w:pPr>
            <w:r w:rsidRPr="00D82A73">
              <w:rPr>
                <w:rFonts w:eastAsia="Arial Unicode MS"/>
              </w:rPr>
              <w:t>II</w:t>
            </w:r>
          </w:p>
        </w:tc>
        <w:tc>
          <w:tcPr>
            <w:tcW w:w="717" w:type="dxa"/>
            <w:tcPrChange w:id="2739" w:author="Jarno Nieminen" w:date="2014-06-11T12:40:00Z">
              <w:tcPr>
                <w:tcW w:w="717" w:type="dxa"/>
                <w:gridSpan w:val="2"/>
              </w:tcPr>
            </w:tcPrChange>
          </w:tcPr>
          <w:p w14:paraId="3F16034F" w14:textId="77777777" w:rsidR="006A2F41" w:rsidRPr="00D82A73" w:rsidRDefault="006A2F41" w:rsidP="0026766E">
            <w:pPr>
              <w:rPr>
                <w:rFonts w:eastAsia="Arial Unicode MS"/>
              </w:rPr>
            </w:pPr>
            <w:r w:rsidRPr="00D82A73">
              <w:rPr>
                <w:rFonts w:eastAsia="Arial Unicode MS"/>
              </w:rPr>
              <w:t>0..1</w:t>
            </w:r>
          </w:p>
        </w:tc>
        <w:tc>
          <w:tcPr>
            <w:tcW w:w="1803" w:type="dxa"/>
            <w:tcPrChange w:id="2740" w:author="Jarno Nieminen" w:date="2014-06-11T12:40:00Z">
              <w:tcPr>
                <w:tcW w:w="1803" w:type="dxa"/>
                <w:gridSpan w:val="2"/>
              </w:tcPr>
            </w:tcPrChange>
          </w:tcPr>
          <w:p w14:paraId="4A89D314" w14:textId="77777777" w:rsidR="006A2F41" w:rsidRPr="00D82A73" w:rsidRDefault="006A2F41" w:rsidP="0026766E">
            <w:pPr>
              <w:rPr>
                <w:rFonts w:eastAsia="Arial Unicode MS"/>
              </w:rPr>
            </w:pPr>
          </w:p>
        </w:tc>
        <w:tc>
          <w:tcPr>
            <w:tcW w:w="1920" w:type="dxa"/>
            <w:tcPrChange w:id="2741" w:author="Jarno Nieminen" w:date="2014-06-11T12:40:00Z">
              <w:tcPr>
                <w:tcW w:w="1920" w:type="dxa"/>
                <w:gridSpan w:val="2"/>
              </w:tcPr>
            </w:tcPrChange>
          </w:tcPr>
          <w:p w14:paraId="247376E4" w14:textId="77777777" w:rsidR="006A2F41" w:rsidRPr="00D82A73" w:rsidRDefault="006A2F41" w:rsidP="0026766E">
            <w:pPr>
              <w:rPr>
                <w:rFonts w:ascii="Arial" w:eastAsia="Arial Unicode MS" w:hAnsi="Arial"/>
              </w:rPr>
            </w:pPr>
          </w:p>
        </w:tc>
        <w:tc>
          <w:tcPr>
            <w:tcW w:w="1200" w:type="dxa"/>
            <w:shd w:val="clear" w:color="auto" w:fill="auto"/>
            <w:tcPrChange w:id="2742" w:author="Jarno Nieminen" w:date="2014-06-11T12:40:00Z">
              <w:tcPr>
                <w:tcW w:w="1200" w:type="dxa"/>
                <w:gridSpan w:val="2"/>
                <w:shd w:val="clear" w:color="auto" w:fill="auto"/>
              </w:tcPr>
            </w:tcPrChange>
          </w:tcPr>
          <w:p w14:paraId="7CA4CD62" w14:textId="77777777" w:rsidR="006A2F41" w:rsidRPr="00D82A73" w:rsidRDefault="006A2F41" w:rsidP="0026766E">
            <w:pPr>
              <w:rPr>
                <w:rFonts w:ascii="Arial" w:eastAsia="Arial Unicode MS" w:hAnsi="Arial"/>
              </w:rPr>
            </w:pPr>
          </w:p>
        </w:tc>
        <w:tc>
          <w:tcPr>
            <w:tcW w:w="1080" w:type="dxa"/>
            <w:shd w:val="clear" w:color="auto" w:fill="auto"/>
            <w:tcPrChange w:id="2743" w:author="Jarno Nieminen" w:date="2014-06-11T12:40:00Z">
              <w:tcPr>
                <w:tcW w:w="1080" w:type="dxa"/>
                <w:gridSpan w:val="2"/>
                <w:shd w:val="clear" w:color="auto" w:fill="auto"/>
              </w:tcPr>
            </w:tcPrChange>
          </w:tcPr>
          <w:p w14:paraId="59683085" w14:textId="77777777" w:rsidR="006A2F41" w:rsidRPr="00D82A73" w:rsidRDefault="006A2F41" w:rsidP="0026766E">
            <w:pPr>
              <w:rPr>
                <w:rFonts w:ascii="Arial" w:eastAsia="Arial Unicode MS" w:hAnsi="Arial"/>
              </w:rPr>
            </w:pPr>
          </w:p>
        </w:tc>
        <w:tc>
          <w:tcPr>
            <w:tcW w:w="1160" w:type="dxa"/>
            <w:shd w:val="clear" w:color="auto" w:fill="auto"/>
            <w:tcPrChange w:id="2744" w:author="Jarno Nieminen" w:date="2014-06-11T12:40:00Z">
              <w:tcPr>
                <w:tcW w:w="1160" w:type="dxa"/>
                <w:gridSpan w:val="2"/>
                <w:shd w:val="clear" w:color="auto" w:fill="auto"/>
              </w:tcPr>
            </w:tcPrChange>
          </w:tcPr>
          <w:p w14:paraId="0D1A4B57" w14:textId="77777777" w:rsidR="006A2F41" w:rsidRPr="00D82A73" w:rsidRDefault="006A2F41" w:rsidP="0026766E">
            <w:pPr>
              <w:rPr>
                <w:rFonts w:ascii="Arial" w:eastAsia="Arial Unicode MS" w:hAnsi="Arial"/>
              </w:rPr>
            </w:pPr>
          </w:p>
        </w:tc>
      </w:tr>
      <w:tr w:rsidR="006A2F41" w:rsidRPr="00D82A73" w14:paraId="0BB635E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4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46" w:author="Jarno Nieminen" w:date="2014-06-11T12:40:00Z">
            <w:trPr>
              <w:gridAfter w:val="0"/>
              <w:trHeight w:val="217"/>
            </w:trPr>
          </w:trPrChange>
        </w:trPr>
        <w:tc>
          <w:tcPr>
            <w:tcW w:w="2545" w:type="dxa"/>
            <w:gridSpan w:val="2"/>
            <w:tcPrChange w:id="2747" w:author="Jarno Nieminen" w:date="2014-06-11T12:40:00Z">
              <w:tcPr>
                <w:tcW w:w="2545" w:type="dxa"/>
                <w:gridSpan w:val="3"/>
              </w:tcPr>
            </w:tcPrChange>
          </w:tcPr>
          <w:p w14:paraId="6F22104A" w14:textId="77777777" w:rsidR="006A2F41" w:rsidRPr="00D82A73" w:rsidRDefault="006A2F41" w:rsidP="0026766E">
            <w:pPr>
              <w:rPr>
                <w:rFonts w:eastAsia="Arial Unicode MS"/>
              </w:rPr>
            </w:pPr>
            <w:r w:rsidRPr="00D82A73">
              <w:rPr>
                <w:rFonts w:eastAsia="Arial Unicode MS"/>
              </w:rPr>
              <w:t>Frågor/id</w:t>
            </w:r>
          </w:p>
          <w:p w14:paraId="08D7C84B" w14:textId="77777777" w:rsidR="006A2F41" w:rsidRPr="00D82A73" w:rsidRDefault="006A2F41" w:rsidP="0026766E">
            <w:pPr>
              <w:rPr>
                <w:rFonts w:eastAsia="Arial Unicode MS"/>
              </w:rPr>
            </w:pPr>
            <w:r w:rsidRPr="00D82A73">
              <w:rPr>
                <w:rFonts w:eastAsia="Arial Unicode MS"/>
              </w:rPr>
              <w:t>(QuestionId)</w:t>
            </w:r>
          </w:p>
        </w:tc>
        <w:tc>
          <w:tcPr>
            <w:tcW w:w="3410" w:type="dxa"/>
            <w:tcPrChange w:id="2748" w:author="Jarno Nieminen" w:date="2014-06-11T12:40:00Z">
              <w:tcPr>
                <w:tcW w:w="3410" w:type="dxa"/>
                <w:gridSpan w:val="2"/>
              </w:tcPr>
            </w:tcPrChange>
          </w:tcPr>
          <w:p w14:paraId="592B9DD1" w14:textId="77777777" w:rsidR="006A2F41" w:rsidRPr="00D82A73" w:rsidRDefault="006A2F41" w:rsidP="0026766E">
            <w:pPr>
              <w:rPr>
                <w:rFonts w:eastAsia="Arial Unicode MS"/>
              </w:rPr>
            </w:pPr>
            <w:r w:rsidRPr="00D82A73">
              <w:rPr>
                <w:rFonts w:eastAsia="Arial Unicode MS"/>
              </w:rPr>
              <w:t>Koppling till klass för frågor.</w:t>
            </w:r>
          </w:p>
        </w:tc>
        <w:tc>
          <w:tcPr>
            <w:tcW w:w="1140" w:type="dxa"/>
            <w:tcPrChange w:id="2749" w:author="Jarno Nieminen" w:date="2014-06-11T12:40:00Z">
              <w:tcPr>
                <w:tcW w:w="1140" w:type="dxa"/>
                <w:gridSpan w:val="2"/>
              </w:tcPr>
            </w:tcPrChange>
          </w:tcPr>
          <w:p w14:paraId="79523A15" w14:textId="77777777" w:rsidR="006A2F41" w:rsidRPr="00D82A73" w:rsidRDefault="006A2F41" w:rsidP="0026766E">
            <w:pPr>
              <w:rPr>
                <w:rFonts w:eastAsia="Arial Unicode MS"/>
              </w:rPr>
            </w:pPr>
            <w:r w:rsidRPr="00D82A73">
              <w:rPr>
                <w:rFonts w:eastAsia="Arial Unicode MS"/>
              </w:rPr>
              <w:t>II</w:t>
            </w:r>
          </w:p>
        </w:tc>
        <w:tc>
          <w:tcPr>
            <w:tcW w:w="717" w:type="dxa"/>
            <w:tcPrChange w:id="2750" w:author="Jarno Nieminen" w:date="2014-06-11T12:40:00Z">
              <w:tcPr>
                <w:tcW w:w="717" w:type="dxa"/>
                <w:gridSpan w:val="2"/>
              </w:tcPr>
            </w:tcPrChange>
          </w:tcPr>
          <w:p w14:paraId="628B2BB1" w14:textId="77777777" w:rsidR="006A2F41" w:rsidRPr="00D82A73" w:rsidRDefault="006A2F41" w:rsidP="0026766E">
            <w:pPr>
              <w:rPr>
                <w:rFonts w:eastAsia="Arial Unicode MS"/>
              </w:rPr>
            </w:pPr>
            <w:r w:rsidRPr="00D82A73">
              <w:rPr>
                <w:rFonts w:eastAsia="Arial Unicode MS"/>
              </w:rPr>
              <w:t>1..*</w:t>
            </w:r>
          </w:p>
        </w:tc>
        <w:tc>
          <w:tcPr>
            <w:tcW w:w="1803" w:type="dxa"/>
            <w:tcPrChange w:id="2751" w:author="Jarno Nieminen" w:date="2014-06-11T12:40:00Z">
              <w:tcPr>
                <w:tcW w:w="1803" w:type="dxa"/>
                <w:gridSpan w:val="2"/>
              </w:tcPr>
            </w:tcPrChange>
          </w:tcPr>
          <w:p w14:paraId="10180D14" w14:textId="77777777" w:rsidR="006A2F41" w:rsidRPr="00D82A73" w:rsidRDefault="006A2F41" w:rsidP="0026766E">
            <w:pPr>
              <w:rPr>
                <w:rFonts w:eastAsia="Arial Unicode MS"/>
              </w:rPr>
            </w:pPr>
            <w:r w:rsidRPr="00D82A73">
              <w:rPr>
                <w:rFonts w:eastAsia="Arial Unicode MS"/>
              </w:rPr>
              <w:t>Länk till array av objekt</w:t>
            </w:r>
          </w:p>
        </w:tc>
        <w:tc>
          <w:tcPr>
            <w:tcW w:w="1920" w:type="dxa"/>
            <w:tcPrChange w:id="2752" w:author="Jarno Nieminen" w:date="2014-06-11T12:40:00Z">
              <w:tcPr>
                <w:tcW w:w="1920" w:type="dxa"/>
                <w:gridSpan w:val="2"/>
              </w:tcPr>
            </w:tcPrChange>
          </w:tcPr>
          <w:p w14:paraId="05BA81B3" w14:textId="77777777" w:rsidR="006A2F41" w:rsidRPr="00D82A73" w:rsidRDefault="006A2F41" w:rsidP="0026766E">
            <w:pPr>
              <w:rPr>
                <w:rFonts w:ascii="Arial" w:eastAsia="Arial Unicode MS" w:hAnsi="Arial"/>
              </w:rPr>
            </w:pPr>
          </w:p>
        </w:tc>
        <w:tc>
          <w:tcPr>
            <w:tcW w:w="1200" w:type="dxa"/>
            <w:shd w:val="clear" w:color="auto" w:fill="auto"/>
            <w:tcPrChange w:id="2753" w:author="Jarno Nieminen" w:date="2014-06-11T12:40:00Z">
              <w:tcPr>
                <w:tcW w:w="1200" w:type="dxa"/>
                <w:gridSpan w:val="2"/>
                <w:shd w:val="clear" w:color="auto" w:fill="auto"/>
              </w:tcPr>
            </w:tcPrChange>
          </w:tcPr>
          <w:p w14:paraId="5F0E63CD" w14:textId="77777777" w:rsidR="006A2F41" w:rsidRPr="00D82A73" w:rsidRDefault="006A2F41" w:rsidP="0026766E">
            <w:pPr>
              <w:rPr>
                <w:rFonts w:ascii="Arial" w:eastAsia="Arial Unicode MS" w:hAnsi="Arial"/>
              </w:rPr>
            </w:pPr>
          </w:p>
        </w:tc>
        <w:tc>
          <w:tcPr>
            <w:tcW w:w="1080" w:type="dxa"/>
            <w:shd w:val="clear" w:color="auto" w:fill="auto"/>
            <w:tcPrChange w:id="2754" w:author="Jarno Nieminen" w:date="2014-06-11T12:40:00Z">
              <w:tcPr>
                <w:tcW w:w="1080" w:type="dxa"/>
                <w:gridSpan w:val="2"/>
                <w:shd w:val="clear" w:color="auto" w:fill="auto"/>
              </w:tcPr>
            </w:tcPrChange>
          </w:tcPr>
          <w:p w14:paraId="46179D05" w14:textId="77777777" w:rsidR="006A2F41" w:rsidRPr="00D82A73" w:rsidRDefault="006A2F41" w:rsidP="0026766E">
            <w:pPr>
              <w:rPr>
                <w:rFonts w:ascii="Arial" w:eastAsia="Arial Unicode MS" w:hAnsi="Arial"/>
              </w:rPr>
            </w:pPr>
          </w:p>
        </w:tc>
        <w:tc>
          <w:tcPr>
            <w:tcW w:w="1160" w:type="dxa"/>
            <w:shd w:val="clear" w:color="auto" w:fill="auto"/>
            <w:tcPrChange w:id="2755" w:author="Jarno Nieminen" w:date="2014-06-11T12:40:00Z">
              <w:tcPr>
                <w:tcW w:w="1160" w:type="dxa"/>
                <w:gridSpan w:val="2"/>
                <w:shd w:val="clear" w:color="auto" w:fill="auto"/>
              </w:tcPr>
            </w:tcPrChange>
          </w:tcPr>
          <w:p w14:paraId="12EF91BA" w14:textId="77777777" w:rsidR="006A2F41" w:rsidRPr="00D82A73" w:rsidRDefault="006A2F41" w:rsidP="0026766E">
            <w:pPr>
              <w:rPr>
                <w:rFonts w:ascii="Arial" w:eastAsia="Arial Unicode MS" w:hAnsi="Arial"/>
              </w:rPr>
            </w:pPr>
          </w:p>
        </w:tc>
      </w:tr>
      <w:tr w:rsidR="006A2F41" w:rsidRPr="00D82A73" w14:paraId="16A1D41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5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57" w:author="Jarno Nieminen" w:date="2014-06-11T12:40:00Z">
            <w:trPr>
              <w:gridAfter w:val="0"/>
              <w:trHeight w:val="217"/>
            </w:trPr>
          </w:trPrChange>
        </w:trPr>
        <w:tc>
          <w:tcPr>
            <w:tcW w:w="2545" w:type="dxa"/>
            <w:gridSpan w:val="2"/>
            <w:tcPrChange w:id="2758" w:author="Jarno Nieminen" w:date="2014-06-11T12:40:00Z">
              <w:tcPr>
                <w:tcW w:w="2545" w:type="dxa"/>
                <w:gridSpan w:val="3"/>
              </w:tcPr>
            </w:tcPrChange>
          </w:tcPr>
          <w:p w14:paraId="683FCF7D" w14:textId="77777777" w:rsidR="006A2F41" w:rsidRPr="00D82A73" w:rsidRDefault="006A2F41" w:rsidP="0026766E">
            <w:pPr>
              <w:rPr>
                <w:rFonts w:eastAsia="Arial Unicode MS"/>
              </w:rPr>
            </w:pPr>
          </w:p>
        </w:tc>
        <w:tc>
          <w:tcPr>
            <w:tcW w:w="3410" w:type="dxa"/>
            <w:tcPrChange w:id="2759" w:author="Jarno Nieminen" w:date="2014-06-11T12:40:00Z">
              <w:tcPr>
                <w:tcW w:w="3410" w:type="dxa"/>
                <w:gridSpan w:val="2"/>
              </w:tcPr>
            </w:tcPrChange>
          </w:tcPr>
          <w:p w14:paraId="7307DB0E" w14:textId="77777777" w:rsidR="006A2F41" w:rsidRPr="00D82A73" w:rsidRDefault="006A2F41" w:rsidP="0026766E">
            <w:pPr>
              <w:rPr>
                <w:rFonts w:eastAsia="Arial Unicode MS"/>
              </w:rPr>
            </w:pPr>
          </w:p>
        </w:tc>
        <w:tc>
          <w:tcPr>
            <w:tcW w:w="1140" w:type="dxa"/>
            <w:tcPrChange w:id="2760" w:author="Jarno Nieminen" w:date="2014-06-11T12:40:00Z">
              <w:tcPr>
                <w:tcW w:w="1140" w:type="dxa"/>
                <w:gridSpan w:val="2"/>
              </w:tcPr>
            </w:tcPrChange>
          </w:tcPr>
          <w:p w14:paraId="0F6B9077" w14:textId="77777777" w:rsidR="006A2F41" w:rsidRPr="00D82A73" w:rsidRDefault="006A2F41" w:rsidP="0026766E">
            <w:pPr>
              <w:rPr>
                <w:rFonts w:eastAsia="Arial Unicode MS"/>
              </w:rPr>
            </w:pPr>
          </w:p>
        </w:tc>
        <w:tc>
          <w:tcPr>
            <w:tcW w:w="717" w:type="dxa"/>
            <w:tcPrChange w:id="2761" w:author="Jarno Nieminen" w:date="2014-06-11T12:40:00Z">
              <w:tcPr>
                <w:tcW w:w="717" w:type="dxa"/>
                <w:gridSpan w:val="2"/>
              </w:tcPr>
            </w:tcPrChange>
          </w:tcPr>
          <w:p w14:paraId="2C91D9C2" w14:textId="77777777" w:rsidR="006A2F41" w:rsidRPr="00D82A73" w:rsidRDefault="006A2F41" w:rsidP="0026766E">
            <w:pPr>
              <w:rPr>
                <w:rFonts w:eastAsia="Arial Unicode MS"/>
              </w:rPr>
            </w:pPr>
          </w:p>
        </w:tc>
        <w:tc>
          <w:tcPr>
            <w:tcW w:w="1803" w:type="dxa"/>
            <w:tcPrChange w:id="2762" w:author="Jarno Nieminen" w:date="2014-06-11T12:40:00Z">
              <w:tcPr>
                <w:tcW w:w="1803" w:type="dxa"/>
                <w:gridSpan w:val="2"/>
              </w:tcPr>
            </w:tcPrChange>
          </w:tcPr>
          <w:p w14:paraId="725BA79D" w14:textId="77777777" w:rsidR="006A2F41" w:rsidRPr="00D82A73" w:rsidRDefault="006A2F41" w:rsidP="0026766E">
            <w:pPr>
              <w:rPr>
                <w:rFonts w:eastAsia="Arial Unicode MS"/>
              </w:rPr>
            </w:pPr>
          </w:p>
        </w:tc>
        <w:tc>
          <w:tcPr>
            <w:tcW w:w="1920" w:type="dxa"/>
            <w:tcPrChange w:id="2763" w:author="Jarno Nieminen" w:date="2014-06-11T12:40:00Z">
              <w:tcPr>
                <w:tcW w:w="1920" w:type="dxa"/>
                <w:gridSpan w:val="2"/>
              </w:tcPr>
            </w:tcPrChange>
          </w:tcPr>
          <w:p w14:paraId="413A1E75" w14:textId="77777777" w:rsidR="006A2F41" w:rsidRPr="00D82A73" w:rsidRDefault="006A2F41" w:rsidP="0026766E">
            <w:pPr>
              <w:rPr>
                <w:rFonts w:ascii="Arial" w:eastAsia="Arial Unicode MS" w:hAnsi="Arial"/>
              </w:rPr>
            </w:pPr>
          </w:p>
        </w:tc>
        <w:tc>
          <w:tcPr>
            <w:tcW w:w="1200" w:type="dxa"/>
            <w:shd w:val="clear" w:color="auto" w:fill="auto"/>
            <w:tcPrChange w:id="2764" w:author="Jarno Nieminen" w:date="2014-06-11T12:40:00Z">
              <w:tcPr>
                <w:tcW w:w="1200" w:type="dxa"/>
                <w:gridSpan w:val="2"/>
                <w:shd w:val="clear" w:color="auto" w:fill="auto"/>
              </w:tcPr>
            </w:tcPrChange>
          </w:tcPr>
          <w:p w14:paraId="6DAF420C" w14:textId="77777777" w:rsidR="006A2F41" w:rsidRPr="00D82A73" w:rsidRDefault="006A2F41" w:rsidP="0026766E">
            <w:pPr>
              <w:rPr>
                <w:rFonts w:ascii="Arial" w:eastAsia="Arial Unicode MS" w:hAnsi="Arial"/>
              </w:rPr>
            </w:pPr>
          </w:p>
        </w:tc>
        <w:tc>
          <w:tcPr>
            <w:tcW w:w="1080" w:type="dxa"/>
            <w:shd w:val="clear" w:color="auto" w:fill="auto"/>
            <w:tcPrChange w:id="2765" w:author="Jarno Nieminen" w:date="2014-06-11T12:40:00Z">
              <w:tcPr>
                <w:tcW w:w="1080" w:type="dxa"/>
                <w:gridSpan w:val="2"/>
                <w:shd w:val="clear" w:color="auto" w:fill="auto"/>
              </w:tcPr>
            </w:tcPrChange>
          </w:tcPr>
          <w:p w14:paraId="7785B480" w14:textId="77777777" w:rsidR="006A2F41" w:rsidRPr="00D82A73" w:rsidRDefault="006A2F41" w:rsidP="0026766E">
            <w:pPr>
              <w:rPr>
                <w:rFonts w:ascii="Arial" w:eastAsia="Arial Unicode MS" w:hAnsi="Arial"/>
              </w:rPr>
            </w:pPr>
          </w:p>
        </w:tc>
        <w:tc>
          <w:tcPr>
            <w:tcW w:w="1160" w:type="dxa"/>
            <w:shd w:val="clear" w:color="auto" w:fill="auto"/>
            <w:tcPrChange w:id="2766" w:author="Jarno Nieminen" w:date="2014-06-11T12:40:00Z">
              <w:tcPr>
                <w:tcW w:w="1160" w:type="dxa"/>
                <w:gridSpan w:val="2"/>
                <w:shd w:val="clear" w:color="auto" w:fill="auto"/>
              </w:tcPr>
            </w:tcPrChange>
          </w:tcPr>
          <w:p w14:paraId="5F6A934D" w14:textId="77777777" w:rsidR="006A2F41" w:rsidRPr="00D82A73" w:rsidRDefault="006A2F41" w:rsidP="0026766E">
            <w:pPr>
              <w:rPr>
                <w:rFonts w:ascii="Arial" w:eastAsia="Arial Unicode MS" w:hAnsi="Arial"/>
              </w:rPr>
            </w:pPr>
          </w:p>
        </w:tc>
      </w:tr>
      <w:tr w:rsidR="006A2F41" w:rsidRPr="00D82A73" w14:paraId="302F8AC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6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768" w:author="Jarno Nieminen" w:date="2014-06-11T12:40:00Z">
            <w:trPr>
              <w:gridBefore w:val="1"/>
              <w:gridAfter w:val="0"/>
              <w:wBefore w:w="15" w:type="dxa"/>
              <w:trHeight w:val="217"/>
            </w:trPr>
          </w:trPrChange>
        </w:trPr>
        <w:tc>
          <w:tcPr>
            <w:tcW w:w="7080" w:type="dxa"/>
            <w:gridSpan w:val="3"/>
            <w:shd w:val="pct25" w:color="auto" w:fill="auto"/>
            <w:tcPrChange w:id="2769" w:author="Jarno Nieminen" w:date="2014-06-11T12:40:00Z">
              <w:tcPr>
                <w:tcW w:w="7080" w:type="dxa"/>
                <w:gridSpan w:val="6"/>
                <w:shd w:val="pct25" w:color="auto" w:fill="auto"/>
              </w:tcPr>
            </w:tcPrChange>
          </w:tcPr>
          <w:p w14:paraId="5952CF32" w14:textId="77777777" w:rsidR="006A2F41" w:rsidRPr="00D82A73" w:rsidRDefault="006A2F41" w:rsidP="0026766E">
            <w:pPr>
              <w:rPr>
                <w:b/>
              </w:rPr>
            </w:pPr>
            <w:r w:rsidRPr="00D82A73">
              <w:rPr>
                <w:b/>
              </w:rPr>
              <w:t>Associationer</w:t>
            </w:r>
          </w:p>
        </w:tc>
        <w:tc>
          <w:tcPr>
            <w:tcW w:w="7880" w:type="dxa"/>
            <w:gridSpan w:val="6"/>
            <w:shd w:val="pct25" w:color="auto" w:fill="auto"/>
            <w:tcPrChange w:id="2770" w:author="Jarno Nieminen" w:date="2014-06-11T12:40:00Z">
              <w:tcPr>
                <w:tcW w:w="7880" w:type="dxa"/>
                <w:gridSpan w:val="12"/>
                <w:shd w:val="pct25" w:color="auto" w:fill="auto"/>
              </w:tcPr>
            </w:tcPrChange>
          </w:tcPr>
          <w:p w14:paraId="58E3A4A1" w14:textId="77777777" w:rsidR="006A2F41" w:rsidRPr="00D82A73" w:rsidRDefault="006A2F41" w:rsidP="0026766E">
            <w:pPr>
              <w:rPr>
                <w:rFonts w:eastAsia="Arial Unicode MS"/>
                <w:b/>
              </w:rPr>
            </w:pPr>
            <w:r w:rsidRPr="00D82A73">
              <w:rPr>
                <w:b/>
              </w:rPr>
              <w:t>Beslutsregel</w:t>
            </w:r>
          </w:p>
        </w:tc>
      </w:tr>
      <w:tr w:rsidR="006A2F41" w:rsidRPr="00D82A73" w14:paraId="1285E9B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772" w:author="Jarno Nieminen" w:date="2014-06-11T12:40:00Z">
            <w:trPr>
              <w:gridBefore w:val="1"/>
              <w:gridAfter w:val="0"/>
              <w:wBefore w:w="15" w:type="dxa"/>
              <w:trHeight w:val="217"/>
            </w:trPr>
          </w:trPrChange>
        </w:trPr>
        <w:tc>
          <w:tcPr>
            <w:tcW w:w="7080" w:type="dxa"/>
            <w:gridSpan w:val="3"/>
            <w:tcPrChange w:id="2773" w:author="Jarno Nieminen" w:date="2014-06-11T12:40:00Z">
              <w:tcPr>
                <w:tcW w:w="7080" w:type="dxa"/>
                <w:gridSpan w:val="6"/>
              </w:tcPr>
            </w:tcPrChange>
          </w:tcPr>
          <w:p w14:paraId="2AECE444"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Change w:id="2774" w:author="Jarno Nieminen" w:date="2014-06-11T12:40:00Z">
              <w:tcPr>
                <w:tcW w:w="7880" w:type="dxa"/>
                <w:gridSpan w:val="12"/>
              </w:tcPr>
            </w:tcPrChange>
          </w:tcPr>
          <w:p w14:paraId="5CFDDFF7" w14:textId="77777777" w:rsidR="006A2F41" w:rsidRPr="00D82A73" w:rsidRDefault="006A2F41" w:rsidP="0026766E">
            <w:pPr>
              <w:rPr>
                <w:rFonts w:ascii="Arial" w:eastAsia="Arial Unicode MS" w:hAnsi="Arial"/>
                <w:color w:val="000000"/>
              </w:rPr>
            </w:pPr>
          </w:p>
        </w:tc>
      </w:tr>
      <w:tr w:rsidR="006A2F41" w:rsidRPr="00D82A73" w14:paraId="4CF0E73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7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2776" w:author="Jarno Nieminen" w:date="2014-06-11T12:40:00Z">
            <w:trPr>
              <w:gridBefore w:val="1"/>
              <w:gridAfter w:val="0"/>
              <w:wBefore w:w="15" w:type="dxa"/>
              <w:trHeight w:val="217"/>
            </w:trPr>
          </w:trPrChange>
        </w:trPr>
        <w:tc>
          <w:tcPr>
            <w:tcW w:w="7080" w:type="dxa"/>
            <w:gridSpan w:val="3"/>
            <w:tcPrChange w:id="2777" w:author="Jarno Nieminen" w:date="2014-06-11T12:40:00Z">
              <w:tcPr>
                <w:tcW w:w="7080" w:type="dxa"/>
                <w:gridSpan w:val="6"/>
              </w:tcPr>
            </w:tcPrChange>
          </w:tcPr>
          <w:p w14:paraId="3663C2EF"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Change w:id="2778" w:author="Jarno Nieminen" w:date="2014-06-11T12:40:00Z">
              <w:tcPr>
                <w:tcW w:w="7880" w:type="dxa"/>
                <w:gridSpan w:val="12"/>
              </w:tcPr>
            </w:tcPrChange>
          </w:tcPr>
          <w:p w14:paraId="2C3A202B" w14:textId="77777777" w:rsidR="006A2F41" w:rsidRPr="00D82A73" w:rsidRDefault="006A2F41" w:rsidP="0026766E">
            <w:pPr>
              <w:rPr>
                <w:rFonts w:ascii="Arial" w:eastAsia="Arial Unicode MS" w:hAnsi="Arial"/>
                <w:color w:val="000000"/>
              </w:rPr>
            </w:pPr>
          </w:p>
        </w:tc>
      </w:tr>
    </w:tbl>
    <w:p w14:paraId="50E206E9" w14:textId="77777777" w:rsidR="006A2F41" w:rsidRPr="00D82A73" w:rsidRDefault="006A2F41" w:rsidP="006A2F41"/>
    <w:p w14:paraId="0A2FF6C2" w14:textId="77777777" w:rsidR="006A2F41" w:rsidRPr="00D82A73" w:rsidRDefault="006A2F41" w:rsidP="006A2F41"/>
    <w:p w14:paraId="6D1A2958" w14:textId="77777777" w:rsidR="006A2F41" w:rsidRPr="00D82A73" w:rsidRDefault="006A2F41" w:rsidP="006A2F41"/>
    <w:p w14:paraId="1FB11001" w14:textId="77777777" w:rsidR="006A2F41" w:rsidRPr="00D82A73" w:rsidRDefault="006A2F41" w:rsidP="006A2F41"/>
    <w:p w14:paraId="66BFB3BA"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779" w:name="_Toc193243784"/>
    </w:p>
    <w:p w14:paraId="635EDDB4" w14:textId="77777777" w:rsidR="006A2F41" w:rsidRPr="00D82A73" w:rsidRDefault="006A2F41" w:rsidP="006A2F41">
      <w:pPr>
        <w:pStyle w:val="Heading3"/>
      </w:pPr>
      <w:bookmarkStart w:id="2780" w:name="_Toc220986034"/>
      <w:bookmarkStart w:id="2781" w:name="_Toc386458090"/>
      <w:bookmarkStart w:id="2782" w:name="_Toc390253652"/>
      <w:r w:rsidRPr="00D82A73">
        <w:lastRenderedPageBreak/>
        <w:t>Klass Formulärfråga mall (TemplateQuestion)</w:t>
      </w:r>
      <w:bookmarkEnd w:id="2780"/>
      <w:bookmarkEnd w:id="2781"/>
      <w:bookmarkEnd w:id="2782"/>
    </w:p>
    <w:p w14:paraId="496C3B40" w14:textId="77777777" w:rsidR="006A2F41" w:rsidRPr="00D82A73" w:rsidRDefault="006A2F41" w:rsidP="006A2F41">
      <w:pPr>
        <w:pStyle w:val="BodyText"/>
      </w:pPr>
      <w:r w:rsidRPr="00D82A73">
        <w:t>Objektet utgör mall för en fråga (Question)</w:t>
      </w:r>
    </w:p>
    <w:p w14:paraId="597284EE" w14:textId="77777777" w:rsidR="006A2F41" w:rsidRPr="00D82A73" w:rsidRDefault="006A2F41" w:rsidP="006A2F41"/>
    <w:p w14:paraId="6214E3A9" w14:textId="77777777" w:rsidR="00F963D1" w:rsidRPr="00D82A73" w:rsidRDefault="00F963D1" w:rsidP="00F963D1">
      <w:pPr>
        <w:rPr>
          <w:del w:id="2783" w:author="Jarno Nieminen" w:date="2014-06-11T12:40:00Z"/>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2784">
          <w:tblGrid>
            <w:gridCol w:w="15"/>
            <w:gridCol w:w="88"/>
            <w:gridCol w:w="2442"/>
            <w:gridCol w:w="103"/>
            <w:gridCol w:w="3307"/>
            <w:gridCol w:w="103"/>
            <w:gridCol w:w="1037"/>
            <w:gridCol w:w="103"/>
            <w:gridCol w:w="614"/>
            <w:gridCol w:w="103"/>
            <w:gridCol w:w="1700"/>
            <w:gridCol w:w="103"/>
            <w:gridCol w:w="1817"/>
            <w:gridCol w:w="103"/>
            <w:gridCol w:w="1097"/>
            <w:gridCol w:w="103"/>
            <w:gridCol w:w="977"/>
            <w:gridCol w:w="103"/>
            <w:gridCol w:w="1057"/>
            <w:gridCol w:w="103"/>
          </w:tblGrid>
        </w:tblGridChange>
      </w:tblGrid>
      <w:tr w:rsidR="006A2F41" w:rsidRPr="00D82A73" w14:paraId="712520C7" w14:textId="77777777" w:rsidTr="0026766E">
        <w:trPr>
          <w:cantSplit/>
          <w:trHeight w:val="376"/>
        </w:trPr>
        <w:tc>
          <w:tcPr>
            <w:tcW w:w="2545" w:type="dxa"/>
            <w:gridSpan w:val="2"/>
            <w:vMerge w:val="restart"/>
            <w:shd w:val="pct25" w:color="auto" w:fill="auto"/>
          </w:tcPr>
          <w:p w14:paraId="196294B3"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5EF62A1" w14:textId="77777777" w:rsidR="006A2F41" w:rsidRPr="00D82A73" w:rsidRDefault="006A2F41" w:rsidP="0026766E">
            <w:r w:rsidRPr="00D82A73">
              <w:t>Beskrivning</w:t>
            </w:r>
          </w:p>
        </w:tc>
        <w:tc>
          <w:tcPr>
            <w:tcW w:w="1140" w:type="dxa"/>
            <w:vMerge w:val="restart"/>
            <w:shd w:val="pct25" w:color="auto" w:fill="auto"/>
          </w:tcPr>
          <w:p w14:paraId="7BA79EE4"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688779F3" w14:textId="77777777" w:rsidR="006A2F41" w:rsidRPr="00D82A73" w:rsidRDefault="006A2F41" w:rsidP="0026766E">
            <w:r w:rsidRPr="00D82A73">
              <w:t>Mult</w:t>
            </w:r>
          </w:p>
        </w:tc>
        <w:tc>
          <w:tcPr>
            <w:tcW w:w="1803" w:type="dxa"/>
            <w:vMerge w:val="restart"/>
            <w:shd w:val="pct25" w:color="auto" w:fill="auto"/>
          </w:tcPr>
          <w:p w14:paraId="305E597D" w14:textId="3E801F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2785" w:author="Jarno Nieminen" w:date="2014-06-11T12:40:00Z">
              <w:r w:rsidR="0047354F" w:rsidRPr="00D82A73">
                <w:t>.</w:t>
              </w:r>
            </w:ins>
            <w:r w:rsidRPr="00D82A73">
              <w:t xml:space="preserve"> begränsningar</w:t>
            </w:r>
          </w:p>
        </w:tc>
        <w:tc>
          <w:tcPr>
            <w:tcW w:w="1920" w:type="dxa"/>
            <w:vMerge w:val="restart"/>
            <w:shd w:val="pct25" w:color="auto" w:fill="auto"/>
          </w:tcPr>
          <w:p w14:paraId="2E9BCDB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A2F3C32" w14:textId="566EBED5"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2786"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A2F41" w:rsidRPr="00D82A73" w14:paraId="19D6C54C" w14:textId="77777777" w:rsidTr="0026766E">
        <w:trPr>
          <w:cantSplit/>
          <w:trHeight w:val="375"/>
          <w:ins w:id="2787" w:author="Jarno Nieminen" w:date="2014-06-11T12:40:00Z"/>
        </w:trPr>
        <w:tc>
          <w:tcPr>
            <w:tcW w:w="2545" w:type="dxa"/>
            <w:gridSpan w:val="2"/>
            <w:vMerge/>
            <w:shd w:val="pct25" w:color="auto" w:fill="auto"/>
          </w:tcPr>
          <w:p w14:paraId="38677199" w14:textId="77777777" w:rsidR="006A2F41" w:rsidRPr="00D82A73" w:rsidRDefault="006A2F41" w:rsidP="0026766E">
            <w:pPr>
              <w:rPr>
                <w:ins w:id="2788" w:author="Jarno Nieminen" w:date="2014-06-11T12:40:00Z"/>
              </w:rPr>
            </w:pPr>
          </w:p>
        </w:tc>
        <w:tc>
          <w:tcPr>
            <w:tcW w:w="3410" w:type="dxa"/>
            <w:vMerge/>
            <w:shd w:val="pct25" w:color="auto" w:fill="auto"/>
          </w:tcPr>
          <w:p w14:paraId="737DC56F" w14:textId="77777777" w:rsidR="006A2F41" w:rsidRPr="00D82A73" w:rsidRDefault="006A2F41" w:rsidP="0026766E">
            <w:pPr>
              <w:rPr>
                <w:ins w:id="2789" w:author="Jarno Nieminen" w:date="2014-06-11T12:40:00Z"/>
              </w:rPr>
            </w:pPr>
          </w:p>
        </w:tc>
        <w:tc>
          <w:tcPr>
            <w:tcW w:w="1140" w:type="dxa"/>
            <w:vMerge/>
            <w:shd w:val="pct25" w:color="auto" w:fill="auto"/>
          </w:tcPr>
          <w:p w14:paraId="3B0C1EC6" w14:textId="77777777" w:rsidR="006A2F41" w:rsidRPr="00D82A73" w:rsidRDefault="006A2F41" w:rsidP="0026766E">
            <w:pPr>
              <w:rPr>
                <w:ins w:id="2790" w:author="Jarno Nieminen" w:date="2014-06-11T12:40:00Z"/>
              </w:rPr>
            </w:pPr>
          </w:p>
        </w:tc>
        <w:tc>
          <w:tcPr>
            <w:tcW w:w="717" w:type="dxa"/>
            <w:vMerge/>
            <w:shd w:val="pct25" w:color="auto" w:fill="auto"/>
          </w:tcPr>
          <w:p w14:paraId="5B0557B0" w14:textId="77777777" w:rsidR="006A2F41" w:rsidRPr="00D82A73" w:rsidRDefault="006A2F41" w:rsidP="0026766E">
            <w:pPr>
              <w:rPr>
                <w:ins w:id="2791" w:author="Jarno Nieminen" w:date="2014-06-11T12:40:00Z"/>
              </w:rPr>
            </w:pPr>
          </w:p>
        </w:tc>
        <w:tc>
          <w:tcPr>
            <w:tcW w:w="1803" w:type="dxa"/>
            <w:vMerge/>
            <w:shd w:val="pct25" w:color="auto" w:fill="auto"/>
          </w:tcPr>
          <w:p w14:paraId="7701D8E5" w14:textId="77777777" w:rsidR="006A2F41" w:rsidRPr="00D82A73" w:rsidRDefault="006A2F41" w:rsidP="0026766E">
            <w:pPr>
              <w:rPr>
                <w:ins w:id="2792" w:author="Jarno Nieminen" w:date="2014-06-11T12:40:00Z"/>
              </w:rPr>
            </w:pPr>
          </w:p>
        </w:tc>
        <w:tc>
          <w:tcPr>
            <w:tcW w:w="1920" w:type="dxa"/>
            <w:vMerge/>
            <w:shd w:val="pct25" w:color="auto" w:fill="auto"/>
          </w:tcPr>
          <w:p w14:paraId="1CEAC0DB" w14:textId="77777777" w:rsidR="006A2F41" w:rsidRPr="00D82A73" w:rsidRDefault="006A2F41" w:rsidP="0026766E">
            <w:pPr>
              <w:rPr>
                <w:ins w:id="2793" w:author="Jarno Nieminen" w:date="2014-06-11T12:40:00Z"/>
              </w:rPr>
            </w:pPr>
          </w:p>
        </w:tc>
        <w:tc>
          <w:tcPr>
            <w:tcW w:w="1200" w:type="dxa"/>
            <w:tcBorders>
              <w:bottom w:val="single" w:sz="4" w:space="0" w:color="auto"/>
            </w:tcBorders>
            <w:shd w:val="pct25" w:color="auto" w:fill="auto"/>
          </w:tcPr>
          <w:p w14:paraId="74F5482E" w14:textId="77777777" w:rsidR="006A2F41" w:rsidRPr="00D82A73" w:rsidRDefault="006A2F41" w:rsidP="0026766E">
            <w:pPr>
              <w:rPr>
                <w:ins w:id="2794" w:author="Jarno Nieminen" w:date="2014-06-11T12:40:00Z"/>
                <w:rFonts w:eastAsia="Arial Unicode MS"/>
              </w:rPr>
            </w:pPr>
            <w:ins w:id="2795" w:author="Jarno Nieminen" w:date="2014-06-11T12:40:00Z">
              <w:r w:rsidRPr="00D82A73">
                <w:rPr>
                  <w:rFonts w:eastAsia="Arial Unicode MS"/>
                </w:rPr>
                <w:t>Attribut i V-TIM</w:t>
              </w:r>
            </w:ins>
          </w:p>
        </w:tc>
        <w:tc>
          <w:tcPr>
            <w:tcW w:w="1080" w:type="dxa"/>
            <w:tcBorders>
              <w:bottom w:val="single" w:sz="4" w:space="0" w:color="auto"/>
            </w:tcBorders>
            <w:shd w:val="pct25" w:color="auto" w:fill="auto"/>
          </w:tcPr>
          <w:p w14:paraId="00DEF684" w14:textId="77777777" w:rsidR="006A2F41" w:rsidRPr="00D82A73" w:rsidRDefault="006A2F41" w:rsidP="0026766E">
            <w:pPr>
              <w:rPr>
                <w:ins w:id="2796" w:author="Jarno Nieminen" w:date="2014-06-11T12:40:00Z"/>
                <w:rFonts w:eastAsia="Arial Unicode MS"/>
              </w:rPr>
            </w:pPr>
          </w:p>
        </w:tc>
        <w:tc>
          <w:tcPr>
            <w:tcW w:w="1160" w:type="dxa"/>
            <w:tcBorders>
              <w:bottom w:val="single" w:sz="4" w:space="0" w:color="auto"/>
            </w:tcBorders>
            <w:shd w:val="pct25" w:color="auto" w:fill="auto"/>
          </w:tcPr>
          <w:p w14:paraId="04A3C55A" w14:textId="77777777" w:rsidR="006A2F41" w:rsidRPr="00D82A73" w:rsidRDefault="006A2F41" w:rsidP="0026766E">
            <w:pPr>
              <w:rPr>
                <w:ins w:id="2797" w:author="Jarno Nieminen" w:date="2014-06-11T12:40:00Z"/>
                <w:rFonts w:eastAsia="Arial Unicode MS"/>
              </w:rPr>
            </w:pPr>
          </w:p>
        </w:tc>
      </w:tr>
      <w:tr w:rsidR="006A2F41" w:rsidRPr="00D82A73" w14:paraId="482154CB" w14:textId="77777777" w:rsidTr="0026766E">
        <w:trPr>
          <w:trHeight w:val="217"/>
          <w:ins w:id="2798" w:author="Jarno Nieminen" w:date="2014-06-11T12:40:00Z"/>
        </w:trPr>
        <w:tc>
          <w:tcPr>
            <w:tcW w:w="2545" w:type="dxa"/>
            <w:gridSpan w:val="2"/>
          </w:tcPr>
          <w:p w14:paraId="5F5BAB0A" w14:textId="77777777" w:rsidR="006A2F41" w:rsidRPr="00D82A73" w:rsidRDefault="006A2F41" w:rsidP="0026766E">
            <w:pPr>
              <w:rPr>
                <w:ins w:id="2799" w:author="Jarno Nieminen" w:date="2014-06-11T12:40:00Z"/>
                <w:rFonts w:eastAsia="Arial Unicode MS"/>
              </w:rPr>
            </w:pPr>
            <w:ins w:id="2800" w:author="Jarno Nieminen" w:date="2014-06-11T12:40:00Z">
              <w:r w:rsidRPr="00D82A73">
                <w:rPr>
                  <w:rFonts w:eastAsia="Arial Unicode MS"/>
                </w:rPr>
                <w:t>(InformationURL)</w:t>
              </w:r>
            </w:ins>
          </w:p>
        </w:tc>
        <w:tc>
          <w:tcPr>
            <w:tcW w:w="3410" w:type="dxa"/>
          </w:tcPr>
          <w:p w14:paraId="5ABD8291" w14:textId="77777777" w:rsidR="006A2F41" w:rsidRPr="00D82A73" w:rsidRDefault="006A2F41" w:rsidP="0026766E">
            <w:pPr>
              <w:rPr>
                <w:ins w:id="2801" w:author="Jarno Nieminen" w:date="2014-06-11T12:40:00Z"/>
                <w:rFonts w:eastAsia="Arial Unicode MS"/>
              </w:rPr>
            </w:pPr>
            <w:ins w:id="2802" w:author="Jarno Nieminen" w:date="2014-06-11T12:40:00Z">
              <w:r w:rsidRPr="00D82A73">
                <w:rPr>
                  <w:rFonts w:eastAsia="Arial Unicode MS"/>
                </w:rPr>
                <w:t>URL till hjälpsida/mer information.</w:t>
              </w:r>
            </w:ins>
          </w:p>
        </w:tc>
        <w:tc>
          <w:tcPr>
            <w:tcW w:w="1140" w:type="dxa"/>
          </w:tcPr>
          <w:p w14:paraId="3346E239" w14:textId="77777777" w:rsidR="006A2F41" w:rsidRPr="00D82A73" w:rsidRDefault="006A2F41" w:rsidP="0026766E">
            <w:pPr>
              <w:rPr>
                <w:ins w:id="2803" w:author="Jarno Nieminen" w:date="2014-06-11T12:40:00Z"/>
                <w:rFonts w:eastAsia="Arial Unicode MS"/>
              </w:rPr>
            </w:pPr>
            <w:ins w:id="2804" w:author="Jarno Nieminen" w:date="2014-06-11T12:40:00Z">
              <w:r w:rsidRPr="00D82A73">
                <w:rPr>
                  <w:rFonts w:eastAsia="Arial Unicode MS"/>
                </w:rPr>
                <w:t>TXT</w:t>
              </w:r>
            </w:ins>
          </w:p>
        </w:tc>
        <w:tc>
          <w:tcPr>
            <w:tcW w:w="717" w:type="dxa"/>
          </w:tcPr>
          <w:p w14:paraId="41616D9D" w14:textId="77777777" w:rsidR="006A2F41" w:rsidRPr="00D82A73" w:rsidRDefault="006A2F41" w:rsidP="0026766E">
            <w:pPr>
              <w:rPr>
                <w:ins w:id="2805" w:author="Jarno Nieminen" w:date="2014-06-11T12:40:00Z"/>
                <w:rFonts w:eastAsia="Arial Unicode MS"/>
              </w:rPr>
            </w:pPr>
            <w:ins w:id="2806" w:author="Jarno Nieminen" w:date="2014-06-11T12:40:00Z">
              <w:r w:rsidRPr="00D82A73">
                <w:rPr>
                  <w:rFonts w:eastAsia="Arial Unicode MS"/>
                </w:rPr>
                <w:t>0..1</w:t>
              </w:r>
            </w:ins>
          </w:p>
        </w:tc>
        <w:tc>
          <w:tcPr>
            <w:tcW w:w="1803" w:type="dxa"/>
          </w:tcPr>
          <w:p w14:paraId="51B6EFC2" w14:textId="77777777" w:rsidR="006A2F41" w:rsidRPr="00D82A73" w:rsidRDefault="006A2F41" w:rsidP="0026766E">
            <w:pPr>
              <w:rPr>
                <w:ins w:id="2807" w:author="Jarno Nieminen" w:date="2014-06-11T12:40:00Z"/>
                <w:rFonts w:eastAsia="Arial Unicode MS"/>
              </w:rPr>
            </w:pPr>
          </w:p>
        </w:tc>
        <w:tc>
          <w:tcPr>
            <w:tcW w:w="1920" w:type="dxa"/>
          </w:tcPr>
          <w:p w14:paraId="7218C981" w14:textId="77777777" w:rsidR="006A2F41" w:rsidRPr="00D82A73" w:rsidRDefault="006A2F41" w:rsidP="0026766E">
            <w:pPr>
              <w:rPr>
                <w:ins w:id="2808" w:author="Jarno Nieminen" w:date="2014-06-11T12:40:00Z"/>
                <w:rFonts w:ascii="Arial" w:eastAsia="Arial Unicode MS" w:hAnsi="Arial"/>
              </w:rPr>
            </w:pPr>
          </w:p>
        </w:tc>
        <w:tc>
          <w:tcPr>
            <w:tcW w:w="1200" w:type="dxa"/>
            <w:shd w:val="clear" w:color="auto" w:fill="auto"/>
          </w:tcPr>
          <w:p w14:paraId="3BF74683" w14:textId="77777777" w:rsidR="006A2F41" w:rsidRPr="00D82A73" w:rsidRDefault="006A2F41" w:rsidP="0026766E">
            <w:pPr>
              <w:rPr>
                <w:ins w:id="2809" w:author="Jarno Nieminen" w:date="2014-06-11T12:40:00Z"/>
                <w:rFonts w:ascii="Arial" w:eastAsia="Arial Unicode MS" w:hAnsi="Arial"/>
              </w:rPr>
            </w:pPr>
          </w:p>
        </w:tc>
        <w:tc>
          <w:tcPr>
            <w:tcW w:w="1080" w:type="dxa"/>
            <w:shd w:val="clear" w:color="auto" w:fill="auto"/>
          </w:tcPr>
          <w:p w14:paraId="1858D1C1" w14:textId="77777777" w:rsidR="006A2F41" w:rsidRPr="00D82A73" w:rsidRDefault="006A2F41" w:rsidP="0026766E">
            <w:pPr>
              <w:rPr>
                <w:ins w:id="2810" w:author="Jarno Nieminen" w:date="2014-06-11T12:40:00Z"/>
                <w:rFonts w:ascii="Arial" w:eastAsia="Arial Unicode MS" w:hAnsi="Arial"/>
              </w:rPr>
            </w:pPr>
          </w:p>
        </w:tc>
        <w:tc>
          <w:tcPr>
            <w:tcW w:w="1160" w:type="dxa"/>
            <w:shd w:val="clear" w:color="auto" w:fill="auto"/>
          </w:tcPr>
          <w:p w14:paraId="22739B80" w14:textId="77777777" w:rsidR="006A2F41" w:rsidRPr="00D82A73" w:rsidRDefault="006A2F41" w:rsidP="0026766E">
            <w:pPr>
              <w:rPr>
                <w:ins w:id="2811" w:author="Jarno Nieminen" w:date="2014-06-11T12:40:00Z"/>
                <w:rFonts w:ascii="Arial" w:eastAsia="Arial Unicode MS" w:hAnsi="Arial"/>
              </w:rPr>
            </w:pPr>
          </w:p>
        </w:tc>
      </w:tr>
      <w:tr w:rsidR="006A2F41" w:rsidRPr="00D82A73" w14:paraId="5A77EB4A" w14:textId="77777777" w:rsidTr="0026766E">
        <w:trPr>
          <w:trHeight w:val="217"/>
          <w:ins w:id="2812" w:author="Jarno Nieminen" w:date="2014-06-11T12:40:00Z"/>
        </w:trPr>
        <w:tc>
          <w:tcPr>
            <w:tcW w:w="2545" w:type="dxa"/>
            <w:gridSpan w:val="2"/>
          </w:tcPr>
          <w:p w14:paraId="41BEBAAD" w14:textId="77777777" w:rsidR="006A2F41" w:rsidRPr="00D82A73" w:rsidRDefault="006A2F41" w:rsidP="0026766E">
            <w:pPr>
              <w:rPr>
                <w:ins w:id="2813" w:author="Jarno Nieminen" w:date="2014-06-11T12:40:00Z"/>
                <w:rFonts w:eastAsia="Arial Unicode MS"/>
              </w:rPr>
            </w:pPr>
            <w:ins w:id="2814" w:author="Jarno Nieminen" w:date="2014-06-11T12:40:00Z">
              <w:r w:rsidRPr="00D82A73">
                <w:rPr>
                  <w:rFonts w:eastAsia="Arial Unicode MS"/>
                </w:rPr>
                <w:t>(Subject)</w:t>
              </w:r>
            </w:ins>
          </w:p>
        </w:tc>
        <w:tc>
          <w:tcPr>
            <w:tcW w:w="3410" w:type="dxa"/>
          </w:tcPr>
          <w:p w14:paraId="4D0C4AE6" w14:textId="77777777" w:rsidR="006A2F41" w:rsidRPr="00D82A73" w:rsidRDefault="006A2F41" w:rsidP="0026766E">
            <w:pPr>
              <w:rPr>
                <w:ins w:id="2815" w:author="Jarno Nieminen" w:date="2014-06-11T12:40:00Z"/>
                <w:rFonts w:eastAsia="Arial Unicode MS"/>
              </w:rPr>
            </w:pPr>
            <w:ins w:id="2816" w:author="Jarno Nieminen" w:date="2014-06-11T12:40:00Z">
              <w:r w:rsidRPr="00D82A73">
                <w:rPr>
                  <w:rFonts w:eastAsia="Arial Unicode MS"/>
                </w:rPr>
                <w:t>Frågans rubrik.</w:t>
              </w:r>
            </w:ins>
          </w:p>
          <w:p w14:paraId="6BA24167" w14:textId="77777777" w:rsidR="006A2F41" w:rsidRPr="00D82A73" w:rsidRDefault="006A2F41" w:rsidP="0026766E">
            <w:pPr>
              <w:rPr>
                <w:ins w:id="2817" w:author="Jarno Nieminen" w:date="2014-06-11T12:40:00Z"/>
                <w:rFonts w:eastAsia="Arial Unicode MS"/>
              </w:rPr>
            </w:pPr>
            <w:ins w:id="2818" w:author="Jarno Nieminen" w:date="2014-06-11T12:40:00Z">
              <w:r w:rsidRPr="00D82A73">
                <w:rPr>
                  <w:rFonts w:eastAsia="Arial Unicode MS"/>
                </w:rPr>
                <w:t>T.ex Ange din blodgrupp.</w:t>
              </w:r>
            </w:ins>
          </w:p>
        </w:tc>
        <w:tc>
          <w:tcPr>
            <w:tcW w:w="1140" w:type="dxa"/>
          </w:tcPr>
          <w:p w14:paraId="4AB4032E" w14:textId="77777777" w:rsidR="006A2F41" w:rsidRPr="00D82A73" w:rsidRDefault="006A2F41" w:rsidP="0026766E">
            <w:pPr>
              <w:rPr>
                <w:ins w:id="2819" w:author="Jarno Nieminen" w:date="2014-06-11T12:40:00Z"/>
                <w:rFonts w:eastAsia="Arial Unicode MS"/>
              </w:rPr>
            </w:pPr>
            <w:ins w:id="2820" w:author="Jarno Nieminen" w:date="2014-06-11T12:40:00Z">
              <w:r w:rsidRPr="00D82A73">
                <w:rPr>
                  <w:rFonts w:eastAsia="Arial Unicode MS"/>
                </w:rPr>
                <w:t>TXT</w:t>
              </w:r>
            </w:ins>
          </w:p>
        </w:tc>
        <w:tc>
          <w:tcPr>
            <w:tcW w:w="717" w:type="dxa"/>
          </w:tcPr>
          <w:p w14:paraId="76EAD1CD" w14:textId="77777777" w:rsidR="006A2F41" w:rsidRPr="00D82A73" w:rsidRDefault="006A2F41" w:rsidP="0026766E">
            <w:pPr>
              <w:rPr>
                <w:ins w:id="2821" w:author="Jarno Nieminen" w:date="2014-06-11T12:40:00Z"/>
                <w:rFonts w:eastAsia="Arial Unicode MS"/>
              </w:rPr>
            </w:pPr>
            <w:ins w:id="2822" w:author="Jarno Nieminen" w:date="2014-06-11T12:40:00Z">
              <w:r w:rsidRPr="00D82A73">
                <w:rPr>
                  <w:rFonts w:eastAsia="Arial Unicode MS"/>
                </w:rPr>
                <w:t>1</w:t>
              </w:r>
            </w:ins>
          </w:p>
        </w:tc>
        <w:tc>
          <w:tcPr>
            <w:tcW w:w="1803" w:type="dxa"/>
          </w:tcPr>
          <w:p w14:paraId="297F9A5D" w14:textId="77777777" w:rsidR="006A2F41" w:rsidRPr="00D82A73" w:rsidRDefault="006A2F41" w:rsidP="0026766E">
            <w:pPr>
              <w:rPr>
                <w:ins w:id="2823" w:author="Jarno Nieminen" w:date="2014-06-11T12:40:00Z"/>
                <w:rFonts w:eastAsia="Arial Unicode MS"/>
              </w:rPr>
            </w:pPr>
          </w:p>
        </w:tc>
        <w:tc>
          <w:tcPr>
            <w:tcW w:w="1920" w:type="dxa"/>
          </w:tcPr>
          <w:p w14:paraId="1F51A30D" w14:textId="77777777" w:rsidR="006A2F41" w:rsidRPr="00D82A73" w:rsidRDefault="006A2F41" w:rsidP="0026766E">
            <w:pPr>
              <w:rPr>
                <w:ins w:id="2824" w:author="Jarno Nieminen" w:date="2014-06-11T12:40:00Z"/>
                <w:rFonts w:ascii="Arial" w:eastAsia="Arial Unicode MS" w:hAnsi="Arial"/>
              </w:rPr>
            </w:pPr>
          </w:p>
        </w:tc>
        <w:tc>
          <w:tcPr>
            <w:tcW w:w="1200" w:type="dxa"/>
            <w:shd w:val="clear" w:color="auto" w:fill="auto"/>
          </w:tcPr>
          <w:p w14:paraId="19E8E538" w14:textId="77777777" w:rsidR="006A2F41" w:rsidRPr="00D82A73" w:rsidRDefault="006A2F41" w:rsidP="0026766E">
            <w:pPr>
              <w:rPr>
                <w:ins w:id="2825" w:author="Jarno Nieminen" w:date="2014-06-11T12:40:00Z"/>
                <w:rFonts w:ascii="Arial" w:eastAsia="Arial Unicode MS" w:hAnsi="Arial"/>
              </w:rPr>
            </w:pPr>
          </w:p>
        </w:tc>
        <w:tc>
          <w:tcPr>
            <w:tcW w:w="1080" w:type="dxa"/>
            <w:shd w:val="clear" w:color="auto" w:fill="auto"/>
          </w:tcPr>
          <w:p w14:paraId="16AE515D" w14:textId="77777777" w:rsidR="006A2F41" w:rsidRPr="00D82A73" w:rsidRDefault="006A2F41" w:rsidP="0026766E">
            <w:pPr>
              <w:rPr>
                <w:ins w:id="2826" w:author="Jarno Nieminen" w:date="2014-06-11T12:40:00Z"/>
                <w:rFonts w:ascii="Arial" w:eastAsia="Arial Unicode MS" w:hAnsi="Arial"/>
              </w:rPr>
            </w:pPr>
          </w:p>
        </w:tc>
        <w:tc>
          <w:tcPr>
            <w:tcW w:w="1160" w:type="dxa"/>
            <w:shd w:val="clear" w:color="auto" w:fill="auto"/>
          </w:tcPr>
          <w:p w14:paraId="38742338" w14:textId="77777777" w:rsidR="006A2F41" w:rsidRPr="00D82A73" w:rsidRDefault="006A2F41" w:rsidP="0026766E">
            <w:pPr>
              <w:rPr>
                <w:ins w:id="2827" w:author="Jarno Nieminen" w:date="2014-06-11T12:40:00Z"/>
                <w:rFonts w:ascii="Arial" w:eastAsia="Arial Unicode MS" w:hAnsi="Arial"/>
              </w:rPr>
            </w:pPr>
          </w:p>
        </w:tc>
      </w:tr>
      <w:tr w:rsidR="006A2F41" w:rsidRPr="00D82A73" w14:paraId="648D3F72" w14:textId="77777777" w:rsidTr="0026766E">
        <w:trPr>
          <w:trHeight w:val="217"/>
          <w:ins w:id="2828" w:author="Jarno Nieminen" w:date="2014-06-11T12:40:00Z"/>
        </w:trPr>
        <w:tc>
          <w:tcPr>
            <w:tcW w:w="2545" w:type="dxa"/>
            <w:gridSpan w:val="2"/>
          </w:tcPr>
          <w:p w14:paraId="458A6ED1" w14:textId="77777777" w:rsidR="006A2F41" w:rsidRPr="00D82A73" w:rsidRDefault="006A2F41" w:rsidP="0026766E">
            <w:pPr>
              <w:rPr>
                <w:ins w:id="2829" w:author="Jarno Nieminen" w:date="2014-06-11T12:40:00Z"/>
                <w:rFonts w:eastAsia="Arial Unicode MS"/>
              </w:rPr>
            </w:pPr>
            <w:ins w:id="2830" w:author="Jarno Nieminen" w:date="2014-06-11T12:40:00Z">
              <w:r w:rsidRPr="00D82A73">
                <w:rPr>
                  <w:rFonts w:eastAsia="Arial Unicode MS"/>
                </w:rPr>
                <w:t>(Description)</w:t>
              </w:r>
            </w:ins>
          </w:p>
        </w:tc>
        <w:tc>
          <w:tcPr>
            <w:tcW w:w="3410" w:type="dxa"/>
          </w:tcPr>
          <w:p w14:paraId="6ACA2835" w14:textId="77777777" w:rsidR="006A2F41" w:rsidRPr="00D82A73" w:rsidRDefault="006A2F41" w:rsidP="0026766E">
            <w:pPr>
              <w:rPr>
                <w:ins w:id="2831" w:author="Jarno Nieminen" w:date="2014-06-11T12:40:00Z"/>
                <w:rFonts w:eastAsia="Arial Unicode MS"/>
              </w:rPr>
            </w:pPr>
            <w:ins w:id="2832" w:author="Jarno Nieminen" w:date="2014-06-11T12:40:00Z">
              <w:r w:rsidRPr="00D82A73">
                <w:rPr>
                  <w:rFonts w:eastAsia="Arial Unicode MS"/>
                </w:rPr>
                <w:t>Frågans beskrivande text eller instruktion till användaren/patient.</w:t>
              </w:r>
            </w:ins>
          </w:p>
          <w:p w14:paraId="687562C0" w14:textId="77777777" w:rsidR="006A2F41" w:rsidRPr="00D82A73" w:rsidRDefault="006A2F41" w:rsidP="0026766E">
            <w:pPr>
              <w:rPr>
                <w:ins w:id="2833" w:author="Jarno Nieminen" w:date="2014-06-11T12:40:00Z"/>
                <w:rFonts w:eastAsia="Arial Unicode MS"/>
              </w:rPr>
            </w:pPr>
            <w:ins w:id="2834" w:author="Jarno Nieminen" w:date="2014-06-11T12:40:00Z">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ins>
          </w:p>
        </w:tc>
        <w:tc>
          <w:tcPr>
            <w:tcW w:w="1140" w:type="dxa"/>
          </w:tcPr>
          <w:p w14:paraId="7A5A565C" w14:textId="77777777" w:rsidR="006A2F41" w:rsidRPr="00D82A73" w:rsidRDefault="006A2F41" w:rsidP="0026766E">
            <w:pPr>
              <w:rPr>
                <w:ins w:id="2835" w:author="Jarno Nieminen" w:date="2014-06-11T12:40:00Z"/>
                <w:rFonts w:eastAsia="Arial Unicode MS"/>
              </w:rPr>
            </w:pPr>
            <w:ins w:id="2836" w:author="Jarno Nieminen" w:date="2014-06-11T12:40:00Z">
              <w:r w:rsidRPr="00D82A73">
                <w:rPr>
                  <w:rFonts w:eastAsia="Arial Unicode MS"/>
                </w:rPr>
                <w:t>TXT</w:t>
              </w:r>
            </w:ins>
          </w:p>
        </w:tc>
        <w:tc>
          <w:tcPr>
            <w:tcW w:w="717" w:type="dxa"/>
          </w:tcPr>
          <w:p w14:paraId="76AFF5DD" w14:textId="77777777" w:rsidR="006A2F41" w:rsidRPr="00D82A73" w:rsidRDefault="006A2F41" w:rsidP="0026766E">
            <w:pPr>
              <w:rPr>
                <w:ins w:id="2837" w:author="Jarno Nieminen" w:date="2014-06-11T12:40:00Z"/>
                <w:rFonts w:eastAsia="Arial Unicode MS"/>
              </w:rPr>
            </w:pPr>
            <w:ins w:id="2838" w:author="Jarno Nieminen" w:date="2014-06-11T12:40:00Z">
              <w:r w:rsidRPr="00D82A73">
                <w:rPr>
                  <w:rFonts w:eastAsia="Arial Unicode MS"/>
                </w:rPr>
                <w:t>1..0</w:t>
              </w:r>
            </w:ins>
          </w:p>
        </w:tc>
        <w:tc>
          <w:tcPr>
            <w:tcW w:w="1803" w:type="dxa"/>
          </w:tcPr>
          <w:p w14:paraId="57781599" w14:textId="77777777" w:rsidR="006A2F41" w:rsidRPr="00D82A73" w:rsidRDefault="006A2F41" w:rsidP="0026766E">
            <w:pPr>
              <w:rPr>
                <w:ins w:id="2839" w:author="Jarno Nieminen" w:date="2014-06-11T12:40:00Z"/>
                <w:rFonts w:eastAsia="Arial Unicode MS"/>
              </w:rPr>
            </w:pPr>
          </w:p>
        </w:tc>
        <w:tc>
          <w:tcPr>
            <w:tcW w:w="1920" w:type="dxa"/>
          </w:tcPr>
          <w:p w14:paraId="34E1613B" w14:textId="77777777" w:rsidR="006A2F41" w:rsidRPr="00D82A73" w:rsidRDefault="006A2F41" w:rsidP="0026766E">
            <w:pPr>
              <w:rPr>
                <w:ins w:id="2840" w:author="Jarno Nieminen" w:date="2014-06-11T12:40:00Z"/>
                <w:rFonts w:ascii="Arial" w:eastAsia="Arial Unicode MS" w:hAnsi="Arial"/>
              </w:rPr>
            </w:pPr>
          </w:p>
        </w:tc>
        <w:tc>
          <w:tcPr>
            <w:tcW w:w="1200" w:type="dxa"/>
            <w:shd w:val="clear" w:color="auto" w:fill="auto"/>
          </w:tcPr>
          <w:p w14:paraId="455BD552" w14:textId="77777777" w:rsidR="006A2F41" w:rsidRPr="00D82A73" w:rsidRDefault="006A2F41" w:rsidP="0026766E">
            <w:pPr>
              <w:rPr>
                <w:ins w:id="2841" w:author="Jarno Nieminen" w:date="2014-06-11T12:40:00Z"/>
                <w:rFonts w:ascii="Arial" w:eastAsia="Arial Unicode MS" w:hAnsi="Arial"/>
              </w:rPr>
            </w:pPr>
          </w:p>
        </w:tc>
        <w:tc>
          <w:tcPr>
            <w:tcW w:w="1080" w:type="dxa"/>
            <w:shd w:val="clear" w:color="auto" w:fill="auto"/>
          </w:tcPr>
          <w:p w14:paraId="6F13902A" w14:textId="77777777" w:rsidR="006A2F41" w:rsidRPr="00D82A73" w:rsidRDefault="006A2F41" w:rsidP="0026766E">
            <w:pPr>
              <w:rPr>
                <w:ins w:id="2842" w:author="Jarno Nieminen" w:date="2014-06-11T12:40:00Z"/>
                <w:rFonts w:ascii="Arial" w:eastAsia="Arial Unicode MS" w:hAnsi="Arial"/>
              </w:rPr>
            </w:pPr>
          </w:p>
        </w:tc>
        <w:tc>
          <w:tcPr>
            <w:tcW w:w="1160" w:type="dxa"/>
            <w:shd w:val="clear" w:color="auto" w:fill="auto"/>
          </w:tcPr>
          <w:p w14:paraId="5C8E923E" w14:textId="77777777" w:rsidR="006A2F41" w:rsidRPr="00D82A73" w:rsidRDefault="006A2F41" w:rsidP="0026766E">
            <w:pPr>
              <w:rPr>
                <w:ins w:id="2843" w:author="Jarno Nieminen" w:date="2014-06-11T12:40:00Z"/>
                <w:rFonts w:ascii="Arial" w:eastAsia="Arial Unicode MS" w:hAnsi="Arial"/>
              </w:rPr>
            </w:pPr>
          </w:p>
        </w:tc>
      </w:tr>
      <w:tr w:rsidR="006A2F41" w:rsidRPr="00D82A73" w14:paraId="0980DB63" w14:textId="77777777" w:rsidTr="0026766E">
        <w:trPr>
          <w:trHeight w:val="217"/>
          <w:ins w:id="2844" w:author="Jarno Nieminen" w:date="2014-06-11T12:40:00Z"/>
        </w:trPr>
        <w:tc>
          <w:tcPr>
            <w:tcW w:w="2545" w:type="dxa"/>
            <w:gridSpan w:val="2"/>
          </w:tcPr>
          <w:p w14:paraId="19C7D9F9" w14:textId="77777777" w:rsidR="006A2F41" w:rsidRPr="00D82A73" w:rsidRDefault="006A2F41" w:rsidP="0026766E">
            <w:pPr>
              <w:rPr>
                <w:ins w:id="2845" w:author="Jarno Nieminen" w:date="2014-06-11T12:40:00Z"/>
                <w:rFonts w:eastAsia="Arial Unicode MS"/>
              </w:rPr>
            </w:pPr>
            <w:ins w:id="2846" w:author="Jarno Nieminen" w:date="2014-06-11T12:40:00Z">
              <w:r w:rsidRPr="00D82A73">
                <w:rPr>
                  <w:rFonts w:eastAsia="Arial Unicode MS"/>
                </w:rPr>
                <w:t>(FormId)</w:t>
              </w:r>
            </w:ins>
          </w:p>
        </w:tc>
        <w:tc>
          <w:tcPr>
            <w:tcW w:w="3410" w:type="dxa"/>
          </w:tcPr>
          <w:p w14:paraId="2301EBF7" w14:textId="77777777" w:rsidR="006A2F41" w:rsidRPr="00D82A73" w:rsidRDefault="006A2F41" w:rsidP="0026766E">
            <w:pPr>
              <w:rPr>
                <w:ins w:id="2847" w:author="Jarno Nieminen" w:date="2014-06-11T12:40:00Z"/>
                <w:rFonts w:eastAsia="Arial Unicode MS"/>
              </w:rPr>
            </w:pPr>
            <w:ins w:id="2848" w:author="Jarno Nieminen" w:date="2014-06-11T12:40:00Z">
              <w:r w:rsidRPr="00D82A73">
                <w:rPr>
                  <w:rFonts w:eastAsia="Arial Unicode MS"/>
                </w:rPr>
                <w:t>Frågans unika id. (Producentens unika id)</w:t>
              </w:r>
            </w:ins>
          </w:p>
        </w:tc>
        <w:tc>
          <w:tcPr>
            <w:tcW w:w="1140" w:type="dxa"/>
          </w:tcPr>
          <w:p w14:paraId="1BC639A6" w14:textId="77777777" w:rsidR="006A2F41" w:rsidRPr="00D82A73" w:rsidRDefault="006A2F41" w:rsidP="0026766E">
            <w:pPr>
              <w:rPr>
                <w:ins w:id="2849" w:author="Jarno Nieminen" w:date="2014-06-11T12:40:00Z"/>
                <w:rFonts w:eastAsia="Arial Unicode MS"/>
              </w:rPr>
            </w:pPr>
            <w:ins w:id="2850" w:author="Jarno Nieminen" w:date="2014-06-11T12:40:00Z">
              <w:r w:rsidRPr="00D82A73">
                <w:rPr>
                  <w:rFonts w:eastAsia="Arial Unicode MS"/>
                </w:rPr>
                <w:t>TXT</w:t>
              </w:r>
            </w:ins>
          </w:p>
        </w:tc>
        <w:tc>
          <w:tcPr>
            <w:tcW w:w="717" w:type="dxa"/>
          </w:tcPr>
          <w:p w14:paraId="1E9E63C2" w14:textId="77777777" w:rsidR="006A2F41" w:rsidRPr="00D82A73" w:rsidRDefault="006A2F41" w:rsidP="0026766E">
            <w:pPr>
              <w:rPr>
                <w:ins w:id="2851" w:author="Jarno Nieminen" w:date="2014-06-11T12:40:00Z"/>
                <w:rFonts w:eastAsia="Arial Unicode MS"/>
              </w:rPr>
            </w:pPr>
            <w:ins w:id="2852" w:author="Jarno Nieminen" w:date="2014-06-11T12:40:00Z">
              <w:r w:rsidRPr="00D82A73">
                <w:rPr>
                  <w:rFonts w:eastAsia="Arial Unicode MS"/>
                </w:rPr>
                <w:t>1</w:t>
              </w:r>
            </w:ins>
          </w:p>
        </w:tc>
        <w:tc>
          <w:tcPr>
            <w:tcW w:w="1803" w:type="dxa"/>
          </w:tcPr>
          <w:p w14:paraId="3D65C3C5" w14:textId="77777777" w:rsidR="006A2F41" w:rsidRPr="00D82A73" w:rsidRDefault="006A2F41" w:rsidP="0026766E">
            <w:pPr>
              <w:rPr>
                <w:ins w:id="2853" w:author="Jarno Nieminen" w:date="2014-06-11T12:40:00Z"/>
                <w:rFonts w:eastAsia="Arial Unicode MS"/>
              </w:rPr>
            </w:pPr>
          </w:p>
        </w:tc>
        <w:tc>
          <w:tcPr>
            <w:tcW w:w="1920" w:type="dxa"/>
          </w:tcPr>
          <w:p w14:paraId="0414428C" w14:textId="77777777" w:rsidR="006A2F41" w:rsidRPr="00D82A73" w:rsidRDefault="006A2F41" w:rsidP="0026766E">
            <w:pPr>
              <w:rPr>
                <w:ins w:id="2854" w:author="Jarno Nieminen" w:date="2014-06-11T12:40:00Z"/>
                <w:rFonts w:ascii="Arial" w:eastAsia="Arial Unicode MS" w:hAnsi="Arial"/>
              </w:rPr>
            </w:pPr>
          </w:p>
        </w:tc>
        <w:tc>
          <w:tcPr>
            <w:tcW w:w="1200" w:type="dxa"/>
            <w:shd w:val="clear" w:color="auto" w:fill="auto"/>
          </w:tcPr>
          <w:p w14:paraId="1849B081" w14:textId="77777777" w:rsidR="006A2F41" w:rsidRPr="00D82A73" w:rsidRDefault="006A2F41" w:rsidP="0026766E">
            <w:pPr>
              <w:rPr>
                <w:ins w:id="2855" w:author="Jarno Nieminen" w:date="2014-06-11T12:40:00Z"/>
                <w:rFonts w:ascii="Arial" w:eastAsia="Arial Unicode MS" w:hAnsi="Arial"/>
              </w:rPr>
            </w:pPr>
          </w:p>
        </w:tc>
        <w:tc>
          <w:tcPr>
            <w:tcW w:w="1080" w:type="dxa"/>
            <w:shd w:val="clear" w:color="auto" w:fill="auto"/>
          </w:tcPr>
          <w:p w14:paraId="5E050ED1" w14:textId="77777777" w:rsidR="006A2F41" w:rsidRPr="00D82A73" w:rsidRDefault="006A2F41" w:rsidP="0026766E">
            <w:pPr>
              <w:rPr>
                <w:ins w:id="2856" w:author="Jarno Nieminen" w:date="2014-06-11T12:40:00Z"/>
                <w:rFonts w:ascii="Arial" w:eastAsia="Arial Unicode MS" w:hAnsi="Arial"/>
              </w:rPr>
            </w:pPr>
          </w:p>
        </w:tc>
        <w:tc>
          <w:tcPr>
            <w:tcW w:w="1160" w:type="dxa"/>
            <w:shd w:val="clear" w:color="auto" w:fill="auto"/>
          </w:tcPr>
          <w:p w14:paraId="03164C7C" w14:textId="77777777" w:rsidR="006A2F41" w:rsidRPr="00D82A73" w:rsidRDefault="006A2F41" w:rsidP="0026766E">
            <w:pPr>
              <w:rPr>
                <w:ins w:id="2857" w:author="Jarno Nieminen" w:date="2014-06-11T12:40:00Z"/>
                <w:rFonts w:ascii="Arial" w:eastAsia="Arial Unicode MS" w:hAnsi="Arial"/>
              </w:rPr>
            </w:pPr>
          </w:p>
        </w:tc>
      </w:tr>
      <w:tr w:rsidR="006A2F41" w:rsidRPr="00D82A73" w14:paraId="147BE4DE" w14:textId="77777777" w:rsidTr="0026766E">
        <w:trPr>
          <w:trHeight w:val="217"/>
          <w:ins w:id="2858" w:author="Jarno Nieminen" w:date="2014-06-11T12:40:00Z"/>
        </w:trPr>
        <w:tc>
          <w:tcPr>
            <w:tcW w:w="2545" w:type="dxa"/>
            <w:gridSpan w:val="2"/>
          </w:tcPr>
          <w:p w14:paraId="2F6D0A22" w14:textId="77777777" w:rsidR="006A2F41" w:rsidRPr="00D82A73" w:rsidRDefault="006A2F41" w:rsidP="0026766E">
            <w:pPr>
              <w:rPr>
                <w:ins w:id="2859" w:author="Jarno Nieminen" w:date="2014-06-11T12:40:00Z"/>
                <w:rFonts w:eastAsia="Arial Unicode MS"/>
              </w:rPr>
            </w:pPr>
            <w:ins w:id="2860" w:author="Jarno Nieminen" w:date="2014-06-11T12:40:00Z">
              <w:r w:rsidRPr="00D82A73">
                <w:rPr>
                  <w:rFonts w:eastAsia="Arial Unicode MS"/>
                </w:rPr>
                <w:t>(input)</w:t>
              </w:r>
            </w:ins>
          </w:p>
        </w:tc>
        <w:tc>
          <w:tcPr>
            <w:tcW w:w="3410" w:type="dxa"/>
          </w:tcPr>
          <w:p w14:paraId="052A886C" w14:textId="77777777" w:rsidR="006A2F41" w:rsidRPr="00D82A73" w:rsidRDefault="006A2F41" w:rsidP="0026766E">
            <w:pPr>
              <w:rPr>
                <w:ins w:id="2861" w:author="Jarno Nieminen" w:date="2014-06-11T12:40:00Z"/>
                <w:rFonts w:eastAsia="Arial Unicode MS"/>
              </w:rPr>
            </w:pPr>
            <w:ins w:id="2862" w:author="Jarno Nieminen" w:date="2014-06-11T12:40:00Z">
              <w:r w:rsidRPr="00D82A73">
                <w:rPr>
                  <w:rFonts w:eastAsia="Arial Unicode MS"/>
                </w:rPr>
                <w:t xml:space="preserve">Beskriver frågans inmatningstyp. </w:t>
              </w:r>
            </w:ins>
          </w:p>
          <w:p w14:paraId="4BC045CD" w14:textId="77777777" w:rsidR="006A2F41" w:rsidRPr="00D82A73" w:rsidRDefault="006A2F41" w:rsidP="0026766E">
            <w:pPr>
              <w:rPr>
                <w:ins w:id="2863" w:author="Jarno Nieminen" w:date="2014-06-11T12:40:00Z"/>
                <w:rFonts w:eastAsia="Arial Unicode MS"/>
              </w:rPr>
            </w:pPr>
            <w:ins w:id="2864" w:author="Jarno Nieminen" w:date="2014-06-11T12:40:00Z">
              <w:r w:rsidRPr="00D82A73">
                <w:rPr>
                  <w:rFonts w:eastAsia="Arial Unicode MS"/>
                </w:rPr>
                <w:t>T.ex. radio(enkelvärde), checkbox(multivärde) eller fritext.</w:t>
              </w:r>
            </w:ins>
          </w:p>
        </w:tc>
        <w:tc>
          <w:tcPr>
            <w:tcW w:w="1140" w:type="dxa"/>
          </w:tcPr>
          <w:p w14:paraId="2A42B243" w14:textId="77777777" w:rsidR="006A2F41" w:rsidRPr="00D82A73" w:rsidRDefault="006A2F41" w:rsidP="0026766E">
            <w:pPr>
              <w:rPr>
                <w:ins w:id="2865" w:author="Jarno Nieminen" w:date="2014-06-11T12:40:00Z"/>
                <w:rFonts w:eastAsia="Arial Unicode MS"/>
              </w:rPr>
            </w:pPr>
            <w:ins w:id="2866" w:author="Jarno Nieminen" w:date="2014-06-11T12:40:00Z">
              <w:r w:rsidRPr="00D82A73">
                <w:rPr>
                  <w:rFonts w:eastAsia="Arial Unicode MS"/>
                </w:rPr>
                <w:t>KTOV</w:t>
              </w:r>
            </w:ins>
          </w:p>
        </w:tc>
        <w:tc>
          <w:tcPr>
            <w:tcW w:w="717" w:type="dxa"/>
          </w:tcPr>
          <w:p w14:paraId="5BBD7BF8" w14:textId="77777777" w:rsidR="006A2F41" w:rsidRPr="00D82A73" w:rsidRDefault="006A2F41" w:rsidP="0026766E">
            <w:pPr>
              <w:rPr>
                <w:ins w:id="2867" w:author="Jarno Nieminen" w:date="2014-06-11T12:40:00Z"/>
                <w:rFonts w:eastAsia="Arial Unicode MS"/>
              </w:rPr>
            </w:pPr>
            <w:ins w:id="2868" w:author="Jarno Nieminen" w:date="2014-06-11T12:40:00Z">
              <w:r w:rsidRPr="00D82A73">
                <w:rPr>
                  <w:rFonts w:eastAsia="Arial Unicode MS"/>
                </w:rPr>
                <w:t>1</w:t>
              </w:r>
            </w:ins>
          </w:p>
        </w:tc>
        <w:tc>
          <w:tcPr>
            <w:tcW w:w="1803" w:type="dxa"/>
          </w:tcPr>
          <w:p w14:paraId="0F49CBD0" w14:textId="77777777" w:rsidR="006A2F41" w:rsidRPr="00D82A73" w:rsidRDefault="006A2F41" w:rsidP="0026766E">
            <w:pPr>
              <w:rPr>
                <w:ins w:id="2869" w:author="Jarno Nieminen" w:date="2014-06-11T12:40:00Z"/>
                <w:rFonts w:eastAsia="Arial Unicode MS"/>
              </w:rPr>
            </w:pPr>
            <w:ins w:id="2870" w:author="Jarno Nieminen" w:date="2014-06-11T12:40:00Z">
              <w:r w:rsidRPr="00D82A73">
                <w:rPr>
                  <w:rFonts w:eastAsia="Arial Unicode MS"/>
                </w:rPr>
                <w:t>KV Inmatningstyp</w:t>
              </w:r>
            </w:ins>
          </w:p>
          <w:p w14:paraId="1D1CA190" w14:textId="77777777" w:rsidR="006A2F41" w:rsidRPr="00D82A73" w:rsidRDefault="006A2F41" w:rsidP="0026766E">
            <w:pPr>
              <w:rPr>
                <w:ins w:id="2871" w:author="Jarno Nieminen" w:date="2014-06-11T12:40:00Z"/>
              </w:rPr>
            </w:pPr>
          </w:p>
        </w:tc>
        <w:tc>
          <w:tcPr>
            <w:tcW w:w="1920" w:type="dxa"/>
          </w:tcPr>
          <w:p w14:paraId="6E6ED139" w14:textId="77777777" w:rsidR="006A2F41" w:rsidRPr="00D82A73" w:rsidRDefault="006A2F41" w:rsidP="0026766E">
            <w:pPr>
              <w:rPr>
                <w:ins w:id="2872" w:author="Jarno Nieminen" w:date="2014-06-11T12:40:00Z"/>
                <w:rFonts w:ascii="Arial" w:eastAsia="Arial Unicode MS" w:hAnsi="Arial"/>
              </w:rPr>
            </w:pPr>
          </w:p>
        </w:tc>
        <w:tc>
          <w:tcPr>
            <w:tcW w:w="1200" w:type="dxa"/>
            <w:shd w:val="clear" w:color="auto" w:fill="auto"/>
          </w:tcPr>
          <w:p w14:paraId="2C5D7597" w14:textId="77777777" w:rsidR="006A2F41" w:rsidRPr="00D82A73" w:rsidRDefault="006A2F41" w:rsidP="0026766E">
            <w:pPr>
              <w:rPr>
                <w:ins w:id="2873" w:author="Jarno Nieminen" w:date="2014-06-11T12:40:00Z"/>
                <w:rFonts w:ascii="Arial" w:eastAsia="Arial Unicode MS" w:hAnsi="Arial"/>
              </w:rPr>
            </w:pPr>
          </w:p>
        </w:tc>
        <w:tc>
          <w:tcPr>
            <w:tcW w:w="1080" w:type="dxa"/>
            <w:shd w:val="clear" w:color="auto" w:fill="auto"/>
          </w:tcPr>
          <w:p w14:paraId="1874DB54" w14:textId="77777777" w:rsidR="006A2F41" w:rsidRPr="00D82A73" w:rsidRDefault="006A2F41" w:rsidP="0026766E">
            <w:pPr>
              <w:rPr>
                <w:ins w:id="2874" w:author="Jarno Nieminen" w:date="2014-06-11T12:40:00Z"/>
                <w:rFonts w:ascii="Arial" w:eastAsia="Arial Unicode MS" w:hAnsi="Arial"/>
              </w:rPr>
            </w:pPr>
          </w:p>
        </w:tc>
        <w:tc>
          <w:tcPr>
            <w:tcW w:w="1160" w:type="dxa"/>
            <w:shd w:val="clear" w:color="auto" w:fill="auto"/>
          </w:tcPr>
          <w:p w14:paraId="560EE534" w14:textId="77777777" w:rsidR="006A2F41" w:rsidRPr="00D82A73" w:rsidRDefault="006A2F41" w:rsidP="0026766E">
            <w:pPr>
              <w:rPr>
                <w:ins w:id="2875" w:author="Jarno Nieminen" w:date="2014-06-11T12:40:00Z"/>
                <w:rFonts w:ascii="Arial" w:eastAsia="Arial Unicode MS" w:hAnsi="Arial"/>
              </w:rPr>
            </w:pPr>
          </w:p>
        </w:tc>
      </w:tr>
      <w:tr w:rsidR="006A2F41" w:rsidRPr="00D82A73" w14:paraId="79EF6BCA" w14:textId="77777777" w:rsidTr="0026766E">
        <w:trPr>
          <w:trHeight w:val="217"/>
          <w:ins w:id="2876" w:author="Jarno Nieminen" w:date="2014-06-11T12:40:00Z"/>
        </w:trPr>
        <w:tc>
          <w:tcPr>
            <w:tcW w:w="2545" w:type="dxa"/>
            <w:gridSpan w:val="2"/>
          </w:tcPr>
          <w:p w14:paraId="7007DE7B" w14:textId="77777777" w:rsidR="006A2F41" w:rsidRPr="00D82A73" w:rsidRDefault="006A2F41" w:rsidP="0026766E">
            <w:pPr>
              <w:rPr>
                <w:ins w:id="2877" w:author="Jarno Nieminen" w:date="2014-06-11T12:40:00Z"/>
                <w:rFonts w:eastAsia="Arial Unicode MS"/>
              </w:rPr>
            </w:pPr>
            <w:ins w:id="2878" w:author="Jarno Nieminen" w:date="2014-06-11T12:40:00Z">
              <w:r w:rsidRPr="00D82A73">
                <w:rPr>
                  <w:rFonts w:eastAsia="Arial Unicode MS"/>
                </w:rPr>
                <w:t>(Mandatory)</w:t>
              </w:r>
            </w:ins>
          </w:p>
        </w:tc>
        <w:tc>
          <w:tcPr>
            <w:tcW w:w="3410" w:type="dxa"/>
          </w:tcPr>
          <w:p w14:paraId="78EEF99C" w14:textId="77777777" w:rsidR="006A2F41" w:rsidRPr="00D82A73" w:rsidRDefault="006A2F41" w:rsidP="0026766E">
            <w:pPr>
              <w:rPr>
                <w:ins w:id="2879" w:author="Jarno Nieminen" w:date="2014-06-11T12:40:00Z"/>
                <w:rFonts w:eastAsia="Arial Unicode MS"/>
              </w:rPr>
            </w:pPr>
            <w:ins w:id="2880" w:author="Jarno Nieminen" w:date="2014-06-11T12:40:00Z">
              <w:r w:rsidRPr="00D82A73">
                <w:rPr>
                  <w:rFonts w:eastAsia="Arial Unicode MS"/>
                </w:rPr>
                <w:t>Indikerar om frågan är obligatorisk.</w:t>
              </w:r>
            </w:ins>
          </w:p>
        </w:tc>
        <w:tc>
          <w:tcPr>
            <w:tcW w:w="1140" w:type="dxa"/>
          </w:tcPr>
          <w:p w14:paraId="02EAC94A" w14:textId="77777777" w:rsidR="006A2F41" w:rsidRPr="00D82A73" w:rsidRDefault="006A2F41" w:rsidP="0026766E">
            <w:pPr>
              <w:rPr>
                <w:ins w:id="2881" w:author="Jarno Nieminen" w:date="2014-06-11T12:40:00Z"/>
                <w:rFonts w:eastAsia="Arial Unicode MS"/>
              </w:rPr>
            </w:pPr>
            <w:ins w:id="2882" w:author="Jarno Nieminen" w:date="2014-06-11T12:40:00Z">
              <w:r w:rsidRPr="00D82A73">
                <w:rPr>
                  <w:rFonts w:eastAsia="Arial Unicode MS"/>
                </w:rPr>
                <w:t>S/F</w:t>
              </w:r>
            </w:ins>
          </w:p>
        </w:tc>
        <w:tc>
          <w:tcPr>
            <w:tcW w:w="717" w:type="dxa"/>
          </w:tcPr>
          <w:p w14:paraId="0438D9DA" w14:textId="77777777" w:rsidR="006A2F41" w:rsidRPr="00D82A73" w:rsidRDefault="006A2F41" w:rsidP="0026766E">
            <w:pPr>
              <w:rPr>
                <w:ins w:id="2883" w:author="Jarno Nieminen" w:date="2014-06-11T12:40:00Z"/>
                <w:rFonts w:eastAsia="Arial Unicode MS"/>
              </w:rPr>
            </w:pPr>
            <w:ins w:id="2884" w:author="Jarno Nieminen" w:date="2014-06-11T12:40:00Z">
              <w:r w:rsidRPr="00D82A73">
                <w:rPr>
                  <w:rFonts w:eastAsia="Arial Unicode MS"/>
                </w:rPr>
                <w:t>1</w:t>
              </w:r>
            </w:ins>
          </w:p>
        </w:tc>
        <w:tc>
          <w:tcPr>
            <w:tcW w:w="1803" w:type="dxa"/>
          </w:tcPr>
          <w:p w14:paraId="140A3BFE" w14:textId="77777777" w:rsidR="006A2F41" w:rsidRPr="00D82A73" w:rsidRDefault="006A2F41" w:rsidP="0026766E">
            <w:pPr>
              <w:rPr>
                <w:ins w:id="2885" w:author="Jarno Nieminen" w:date="2014-06-11T12:40:00Z"/>
              </w:rPr>
            </w:pPr>
            <w:ins w:id="2886" w:author="Jarno Nieminen" w:date="2014-06-11T12:40:00Z">
              <w:r w:rsidRPr="00D82A73">
                <w:t>True = obligatorisk fråga</w:t>
              </w:r>
            </w:ins>
          </w:p>
          <w:p w14:paraId="67AC47CB" w14:textId="77777777" w:rsidR="006A2F41" w:rsidRPr="00D82A73" w:rsidRDefault="006A2F41" w:rsidP="0026766E">
            <w:pPr>
              <w:rPr>
                <w:ins w:id="2887" w:author="Jarno Nieminen" w:date="2014-06-11T12:40:00Z"/>
                <w:rFonts w:eastAsia="Arial Unicode MS"/>
              </w:rPr>
            </w:pPr>
            <w:ins w:id="2888" w:author="Jarno Nieminen" w:date="2014-06-11T12:40:00Z">
              <w:r w:rsidRPr="00D82A73">
                <w:rPr>
                  <w:szCs w:val="20"/>
                </w:rPr>
                <w:lastRenderedPageBreak/>
                <w:t>False = Frivillig fråga</w:t>
              </w:r>
            </w:ins>
          </w:p>
        </w:tc>
        <w:tc>
          <w:tcPr>
            <w:tcW w:w="1920" w:type="dxa"/>
          </w:tcPr>
          <w:p w14:paraId="574B211B" w14:textId="77777777" w:rsidR="006A2F41" w:rsidRPr="00D82A73" w:rsidRDefault="006A2F41" w:rsidP="0026766E">
            <w:pPr>
              <w:rPr>
                <w:ins w:id="2889" w:author="Jarno Nieminen" w:date="2014-06-11T12:40:00Z"/>
                <w:rFonts w:ascii="Arial" w:eastAsia="Arial Unicode MS" w:hAnsi="Arial"/>
              </w:rPr>
            </w:pPr>
          </w:p>
        </w:tc>
        <w:tc>
          <w:tcPr>
            <w:tcW w:w="1200" w:type="dxa"/>
            <w:shd w:val="clear" w:color="auto" w:fill="auto"/>
          </w:tcPr>
          <w:p w14:paraId="7841EF9B" w14:textId="77777777" w:rsidR="006A2F41" w:rsidRPr="00D82A73" w:rsidRDefault="006A2F41" w:rsidP="0026766E">
            <w:pPr>
              <w:rPr>
                <w:ins w:id="2890" w:author="Jarno Nieminen" w:date="2014-06-11T12:40:00Z"/>
                <w:rFonts w:ascii="Arial" w:eastAsia="Arial Unicode MS" w:hAnsi="Arial"/>
              </w:rPr>
            </w:pPr>
          </w:p>
        </w:tc>
        <w:tc>
          <w:tcPr>
            <w:tcW w:w="1080" w:type="dxa"/>
            <w:shd w:val="clear" w:color="auto" w:fill="auto"/>
          </w:tcPr>
          <w:p w14:paraId="1492159B" w14:textId="77777777" w:rsidR="006A2F41" w:rsidRPr="00D82A73" w:rsidRDefault="006A2F41" w:rsidP="0026766E">
            <w:pPr>
              <w:rPr>
                <w:ins w:id="2891" w:author="Jarno Nieminen" w:date="2014-06-11T12:40:00Z"/>
                <w:rFonts w:ascii="Arial" w:eastAsia="Arial Unicode MS" w:hAnsi="Arial"/>
              </w:rPr>
            </w:pPr>
          </w:p>
        </w:tc>
        <w:tc>
          <w:tcPr>
            <w:tcW w:w="1160" w:type="dxa"/>
            <w:shd w:val="clear" w:color="auto" w:fill="auto"/>
          </w:tcPr>
          <w:p w14:paraId="43539E5F" w14:textId="77777777" w:rsidR="006A2F41" w:rsidRPr="00D82A73" w:rsidRDefault="006A2F41" w:rsidP="0026766E">
            <w:pPr>
              <w:rPr>
                <w:ins w:id="2892" w:author="Jarno Nieminen" w:date="2014-06-11T12:40:00Z"/>
                <w:rFonts w:ascii="Arial" w:eastAsia="Arial Unicode MS" w:hAnsi="Arial"/>
              </w:rPr>
            </w:pPr>
          </w:p>
        </w:tc>
      </w:tr>
      <w:tr w:rsidR="006A2F41" w:rsidRPr="00D82A73" w14:paraId="5E54C840" w14:textId="77777777" w:rsidTr="0026766E">
        <w:trPr>
          <w:trHeight w:val="217"/>
          <w:ins w:id="2893" w:author="Jarno Nieminen" w:date="2014-06-11T12:40:00Z"/>
        </w:trPr>
        <w:tc>
          <w:tcPr>
            <w:tcW w:w="2545" w:type="dxa"/>
            <w:gridSpan w:val="2"/>
          </w:tcPr>
          <w:p w14:paraId="710716F2" w14:textId="77777777" w:rsidR="006A2F41" w:rsidRPr="00D82A73" w:rsidRDefault="006A2F41" w:rsidP="0026766E">
            <w:pPr>
              <w:rPr>
                <w:ins w:id="2894" w:author="Jarno Nieminen" w:date="2014-06-11T12:40:00Z"/>
                <w:rFonts w:eastAsia="Arial Unicode MS"/>
              </w:rPr>
            </w:pPr>
            <w:ins w:id="2895" w:author="Jarno Nieminen" w:date="2014-06-11T12:40:00Z">
              <w:r w:rsidRPr="00D82A73">
                <w:rPr>
                  <w:rFonts w:eastAsia="Arial Unicode MS"/>
                </w:rPr>
                <w:lastRenderedPageBreak/>
                <w:t>(MaxNumberOf</w:t>
              </w:r>
              <w:r w:rsidRPr="00D82A73">
                <w:t>Choices</w:t>
              </w:r>
              <w:r w:rsidRPr="00D82A73">
                <w:rPr>
                  <w:rFonts w:eastAsia="Arial Unicode MS"/>
                </w:rPr>
                <w:t>)</w:t>
              </w:r>
            </w:ins>
          </w:p>
        </w:tc>
        <w:tc>
          <w:tcPr>
            <w:tcW w:w="3410" w:type="dxa"/>
          </w:tcPr>
          <w:p w14:paraId="380837C7" w14:textId="77777777" w:rsidR="006A2F41" w:rsidRPr="00D82A73" w:rsidRDefault="006A2F41" w:rsidP="0026766E">
            <w:pPr>
              <w:rPr>
                <w:ins w:id="2896" w:author="Jarno Nieminen" w:date="2014-06-11T12:40:00Z"/>
                <w:rFonts w:eastAsia="Arial Unicode MS"/>
              </w:rPr>
            </w:pPr>
            <w:ins w:id="2897" w:author="Jarno Nieminen" w:date="2014-06-11T12:40:00Z">
              <w:r w:rsidRPr="00D82A73">
                <w:rPr>
                  <w:rFonts w:eastAsia="Arial Unicode MS"/>
                </w:rPr>
                <w:t>Indikerar max antal värden som användaren får välja vid  checkbox/multivärde.</w:t>
              </w:r>
            </w:ins>
          </w:p>
        </w:tc>
        <w:tc>
          <w:tcPr>
            <w:tcW w:w="1140" w:type="dxa"/>
          </w:tcPr>
          <w:p w14:paraId="2E509C7E" w14:textId="77777777" w:rsidR="006A2F41" w:rsidRPr="00D82A73" w:rsidRDefault="006A2F41" w:rsidP="0026766E">
            <w:pPr>
              <w:rPr>
                <w:ins w:id="2898" w:author="Jarno Nieminen" w:date="2014-06-11T12:40:00Z"/>
                <w:rFonts w:eastAsia="Arial Unicode MS"/>
              </w:rPr>
            </w:pPr>
            <w:ins w:id="2899" w:author="Jarno Nieminen" w:date="2014-06-11T12:40:00Z">
              <w:r w:rsidRPr="00D82A73">
                <w:rPr>
                  <w:rFonts w:eastAsia="Arial Unicode MS"/>
                </w:rPr>
                <w:t>VÄ</w:t>
              </w:r>
            </w:ins>
          </w:p>
        </w:tc>
        <w:tc>
          <w:tcPr>
            <w:tcW w:w="717" w:type="dxa"/>
          </w:tcPr>
          <w:p w14:paraId="65906763" w14:textId="77777777" w:rsidR="006A2F41" w:rsidRPr="00D82A73" w:rsidRDefault="006A2F41" w:rsidP="0026766E">
            <w:pPr>
              <w:rPr>
                <w:ins w:id="2900" w:author="Jarno Nieminen" w:date="2014-06-11T12:40:00Z"/>
                <w:rFonts w:eastAsia="Arial Unicode MS"/>
              </w:rPr>
            </w:pPr>
            <w:ins w:id="2901" w:author="Jarno Nieminen" w:date="2014-06-11T12:40:00Z">
              <w:r w:rsidRPr="00D82A73">
                <w:rPr>
                  <w:rFonts w:eastAsia="Arial Unicode MS"/>
                </w:rPr>
                <w:t>0..1</w:t>
              </w:r>
            </w:ins>
          </w:p>
        </w:tc>
        <w:tc>
          <w:tcPr>
            <w:tcW w:w="1803" w:type="dxa"/>
          </w:tcPr>
          <w:p w14:paraId="6FDB2418" w14:textId="77777777" w:rsidR="006A2F41" w:rsidRPr="00D82A73" w:rsidRDefault="006A2F41" w:rsidP="0026766E">
            <w:pPr>
              <w:rPr>
                <w:ins w:id="2902" w:author="Jarno Nieminen" w:date="2014-06-11T12:40:00Z"/>
                <w:rFonts w:eastAsia="Arial Unicode MS"/>
              </w:rPr>
            </w:pPr>
          </w:p>
        </w:tc>
        <w:tc>
          <w:tcPr>
            <w:tcW w:w="1920" w:type="dxa"/>
          </w:tcPr>
          <w:p w14:paraId="45049279" w14:textId="77777777" w:rsidR="006A2F41" w:rsidRPr="00D82A73" w:rsidRDefault="006A2F41" w:rsidP="0026766E">
            <w:pPr>
              <w:rPr>
                <w:ins w:id="2903" w:author="Jarno Nieminen" w:date="2014-06-11T12:40:00Z"/>
                <w:rFonts w:ascii="Arial" w:eastAsia="Arial Unicode MS" w:hAnsi="Arial"/>
              </w:rPr>
            </w:pPr>
            <w:ins w:id="2904" w:author="Jarno Nieminen" w:date="2014-06-11T12:40:00Z">
              <w:r w:rsidRPr="00D82A73">
                <w:rPr>
                  <w:rFonts w:ascii="Arial" w:eastAsia="Arial Unicode MS" w:hAnsi="Arial"/>
                </w:rPr>
                <w:t>Information till användaren.</w:t>
              </w:r>
            </w:ins>
          </w:p>
          <w:p w14:paraId="5B73F935" w14:textId="77777777" w:rsidR="006A2F41" w:rsidRPr="00D82A73" w:rsidRDefault="006A2F41" w:rsidP="0026766E">
            <w:pPr>
              <w:rPr>
                <w:ins w:id="2905" w:author="Jarno Nieminen" w:date="2014-06-11T12:40:00Z"/>
                <w:rFonts w:ascii="Arial" w:eastAsia="Arial Unicode MS" w:hAnsi="Arial"/>
              </w:rPr>
            </w:pPr>
            <w:ins w:id="2906" w:author="Jarno Nieminen" w:date="2014-06-11T12:40:00Z">
              <w:r w:rsidRPr="00D82A73">
                <w:rPr>
                  <w:rFonts w:ascii="Arial" w:eastAsia="Arial Unicode MS" w:hAnsi="Arial"/>
                </w:rPr>
                <w:t>Kan användas för att validera inmatning av konsument.</w:t>
              </w:r>
            </w:ins>
          </w:p>
        </w:tc>
        <w:tc>
          <w:tcPr>
            <w:tcW w:w="1200" w:type="dxa"/>
            <w:shd w:val="clear" w:color="auto" w:fill="auto"/>
          </w:tcPr>
          <w:p w14:paraId="0B2C4A83" w14:textId="77777777" w:rsidR="006A2F41" w:rsidRPr="00D82A73" w:rsidRDefault="006A2F41" w:rsidP="0026766E">
            <w:pPr>
              <w:rPr>
                <w:ins w:id="2907" w:author="Jarno Nieminen" w:date="2014-06-11T12:40:00Z"/>
                <w:rFonts w:ascii="Arial" w:eastAsia="Arial Unicode MS" w:hAnsi="Arial"/>
              </w:rPr>
            </w:pPr>
          </w:p>
        </w:tc>
        <w:tc>
          <w:tcPr>
            <w:tcW w:w="1080" w:type="dxa"/>
            <w:shd w:val="clear" w:color="auto" w:fill="auto"/>
          </w:tcPr>
          <w:p w14:paraId="3D33386A" w14:textId="77777777" w:rsidR="006A2F41" w:rsidRPr="00D82A73" w:rsidRDefault="006A2F41" w:rsidP="0026766E">
            <w:pPr>
              <w:rPr>
                <w:ins w:id="2908" w:author="Jarno Nieminen" w:date="2014-06-11T12:40:00Z"/>
                <w:rFonts w:ascii="Arial" w:eastAsia="Arial Unicode MS" w:hAnsi="Arial"/>
              </w:rPr>
            </w:pPr>
          </w:p>
        </w:tc>
        <w:tc>
          <w:tcPr>
            <w:tcW w:w="1160" w:type="dxa"/>
            <w:shd w:val="clear" w:color="auto" w:fill="auto"/>
          </w:tcPr>
          <w:p w14:paraId="71081684" w14:textId="77777777" w:rsidR="006A2F41" w:rsidRPr="00D82A73" w:rsidRDefault="006A2F41" w:rsidP="0026766E">
            <w:pPr>
              <w:rPr>
                <w:ins w:id="2909" w:author="Jarno Nieminen" w:date="2014-06-11T12:40:00Z"/>
                <w:rFonts w:ascii="Arial" w:eastAsia="Arial Unicode MS" w:hAnsi="Arial"/>
              </w:rPr>
            </w:pPr>
          </w:p>
        </w:tc>
      </w:tr>
      <w:tr w:rsidR="006A2F41" w:rsidRPr="00D82A73" w14:paraId="3493CC66" w14:textId="77777777" w:rsidTr="0026766E">
        <w:trPr>
          <w:trHeight w:val="217"/>
          <w:ins w:id="2910" w:author="Jarno Nieminen" w:date="2014-06-11T12:40:00Z"/>
        </w:trPr>
        <w:tc>
          <w:tcPr>
            <w:tcW w:w="2545" w:type="dxa"/>
            <w:gridSpan w:val="2"/>
          </w:tcPr>
          <w:p w14:paraId="75933AA7" w14:textId="77777777" w:rsidR="006A2F41" w:rsidRPr="00D82A73" w:rsidRDefault="006A2F41" w:rsidP="0026766E">
            <w:pPr>
              <w:rPr>
                <w:ins w:id="2911" w:author="Jarno Nieminen" w:date="2014-06-11T12:40:00Z"/>
                <w:rFonts w:eastAsia="Arial Unicode MS"/>
              </w:rPr>
            </w:pPr>
            <w:ins w:id="2912" w:author="Jarno Nieminen" w:date="2014-06-11T12:40:00Z">
              <w:r w:rsidRPr="00D82A73">
                <w:rPr>
                  <w:rFonts w:eastAsia="Arial Unicode MS"/>
                </w:rPr>
                <w:t>(MinNumberOf</w:t>
              </w:r>
              <w:r w:rsidRPr="00D82A73">
                <w:t>Choices</w:t>
              </w:r>
              <w:r w:rsidRPr="00D82A73">
                <w:rPr>
                  <w:rFonts w:eastAsia="Arial Unicode MS"/>
                </w:rPr>
                <w:t>)</w:t>
              </w:r>
            </w:ins>
          </w:p>
        </w:tc>
        <w:tc>
          <w:tcPr>
            <w:tcW w:w="3410" w:type="dxa"/>
          </w:tcPr>
          <w:p w14:paraId="2C3E1F17" w14:textId="77777777" w:rsidR="006A2F41" w:rsidRPr="00D82A73" w:rsidRDefault="006A2F41" w:rsidP="0026766E">
            <w:pPr>
              <w:rPr>
                <w:ins w:id="2913" w:author="Jarno Nieminen" w:date="2014-06-11T12:40:00Z"/>
                <w:rFonts w:eastAsia="Arial Unicode MS"/>
              </w:rPr>
            </w:pPr>
            <w:ins w:id="2914" w:author="Jarno Nieminen" w:date="2014-06-11T12:40:00Z">
              <w:r w:rsidRPr="00D82A73">
                <w:rPr>
                  <w:rFonts w:eastAsia="Arial Unicode MS"/>
                </w:rPr>
                <w:t>Indikerar min. antal värden som användaren får välja vid  checkbox/multivärde.</w:t>
              </w:r>
            </w:ins>
          </w:p>
        </w:tc>
        <w:tc>
          <w:tcPr>
            <w:tcW w:w="1140" w:type="dxa"/>
          </w:tcPr>
          <w:p w14:paraId="663B8A19" w14:textId="77777777" w:rsidR="006A2F41" w:rsidRPr="00D82A73" w:rsidRDefault="006A2F41" w:rsidP="0026766E">
            <w:pPr>
              <w:rPr>
                <w:ins w:id="2915" w:author="Jarno Nieminen" w:date="2014-06-11T12:40:00Z"/>
                <w:rFonts w:eastAsia="Arial Unicode MS"/>
              </w:rPr>
            </w:pPr>
            <w:ins w:id="2916" w:author="Jarno Nieminen" w:date="2014-06-11T12:40:00Z">
              <w:r w:rsidRPr="00D82A73">
                <w:rPr>
                  <w:rFonts w:eastAsia="Arial Unicode MS"/>
                </w:rPr>
                <w:t>VÄ</w:t>
              </w:r>
            </w:ins>
          </w:p>
        </w:tc>
        <w:tc>
          <w:tcPr>
            <w:tcW w:w="717" w:type="dxa"/>
          </w:tcPr>
          <w:p w14:paraId="152DCBA2" w14:textId="77777777" w:rsidR="006A2F41" w:rsidRPr="00D82A73" w:rsidRDefault="006A2F41" w:rsidP="0026766E">
            <w:pPr>
              <w:rPr>
                <w:ins w:id="2917" w:author="Jarno Nieminen" w:date="2014-06-11T12:40:00Z"/>
                <w:rFonts w:eastAsia="Arial Unicode MS"/>
              </w:rPr>
            </w:pPr>
            <w:ins w:id="2918" w:author="Jarno Nieminen" w:date="2014-06-11T12:40:00Z">
              <w:r w:rsidRPr="00D82A73">
                <w:rPr>
                  <w:rFonts w:eastAsia="Arial Unicode MS"/>
                </w:rPr>
                <w:t>0..1</w:t>
              </w:r>
            </w:ins>
          </w:p>
        </w:tc>
        <w:tc>
          <w:tcPr>
            <w:tcW w:w="1803" w:type="dxa"/>
          </w:tcPr>
          <w:p w14:paraId="18E9C492" w14:textId="77777777" w:rsidR="006A2F41" w:rsidRPr="00D82A73" w:rsidRDefault="006A2F41" w:rsidP="0026766E">
            <w:pPr>
              <w:rPr>
                <w:ins w:id="2919" w:author="Jarno Nieminen" w:date="2014-06-11T12:40:00Z"/>
                <w:rFonts w:eastAsia="Arial Unicode MS"/>
              </w:rPr>
            </w:pPr>
          </w:p>
        </w:tc>
        <w:tc>
          <w:tcPr>
            <w:tcW w:w="1920" w:type="dxa"/>
          </w:tcPr>
          <w:p w14:paraId="5B26C9CA" w14:textId="77777777" w:rsidR="006A2F41" w:rsidRPr="00D82A73" w:rsidRDefault="006A2F41" w:rsidP="0026766E">
            <w:pPr>
              <w:rPr>
                <w:ins w:id="2920" w:author="Jarno Nieminen" w:date="2014-06-11T12:40:00Z"/>
                <w:rFonts w:ascii="Arial" w:eastAsia="Arial Unicode MS" w:hAnsi="Arial"/>
              </w:rPr>
            </w:pPr>
            <w:ins w:id="2921" w:author="Jarno Nieminen" w:date="2014-06-11T12:40:00Z">
              <w:r w:rsidRPr="00D82A73">
                <w:rPr>
                  <w:rFonts w:ascii="Arial" w:eastAsia="Arial Unicode MS" w:hAnsi="Arial"/>
                </w:rPr>
                <w:t>Information till användaren.</w:t>
              </w:r>
            </w:ins>
          </w:p>
          <w:p w14:paraId="7A181F6C" w14:textId="77777777" w:rsidR="006A2F41" w:rsidRPr="00D82A73" w:rsidRDefault="006A2F41" w:rsidP="0026766E">
            <w:pPr>
              <w:rPr>
                <w:ins w:id="2922" w:author="Jarno Nieminen" w:date="2014-06-11T12:40:00Z"/>
                <w:rFonts w:ascii="Arial" w:eastAsia="Arial Unicode MS" w:hAnsi="Arial"/>
              </w:rPr>
            </w:pPr>
            <w:ins w:id="2923" w:author="Jarno Nieminen" w:date="2014-06-11T12:40:00Z">
              <w:r w:rsidRPr="00D82A73">
                <w:rPr>
                  <w:rFonts w:ascii="Arial" w:eastAsia="Arial Unicode MS" w:hAnsi="Arial"/>
                </w:rPr>
                <w:t>Kan användas för att validera inmatning av konsument.</w:t>
              </w:r>
            </w:ins>
          </w:p>
        </w:tc>
        <w:tc>
          <w:tcPr>
            <w:tcW w:w="1200" w:type="dxa"/>
            <w:shd w:val="clear" w:color="auto" w:fill="auto"/>
          </w:tcPr>
          <w:p w14:paraId="0A7A78A9" w14:textId="77777777" w:rsidR="006A2F41" w:rsidRPr="00D82A73" w:rsidRDefault="006A2F41" w:rsidP="0026766E">
            <w:pPr>
              <w:rPr>
                <w:ins w:id="2924" w:author="Jarno Nieminen" w:date="2014-06-11T12:40:00Z"/>
                <w:rFonts w:ascii="Arial" w:eastAsia="Arial Unicode MS" w:hAnsi="Arial"/>
              </w:rPr>
            </w:pPr>
          </w:p>
        </w:tc>
        <w:tc>
          <w:tcPr>
            <w:tcW w:w="1080" w:type="dxa"/>
            <w:shd w:val="clear" w:color="auto" w:fill="auto"/>
          </w:tcPr>
          <w:p w14:paraId="177399C7" w14:textId="77777777" w:rsidR="006A2F41" w:rsidRPr="00D82A73" w:rsidRDefault="006A2F41" w:rsidP="0026766E">
            <w:pPr>
              <w:rPr>
                <w:ins w:id="2925" w:author="Jarno Nieminen" w:date="2014-06-11T12:40:00Z"/>
                <w:rFonts w:ascii="Arial" w:eastAsia="Arial Unicode MS" w:hAnsi="Arial"/>
              </w:rPr>
            </w:pPr>
          </w:p>
        </w:tc>
        <w:tc>
          <w:tcPr>
            <w:tcW w:w="1160" w:type="dxa"/>
            <w:shd w:val="clear" w:color="auto" w:fill="auto"/>
          </w:tcPr>
          <w:p w14:paraId="48DF2B7A" w14:textId="77777777" w:rsidR="006A2F41" w:rsidRPr="00D82A73" w:rsidRDefault="006A2F41" w:rsidP="0026766E">
            <w:pPr>
              <w:rPr>
                <w:ins w:id="2926" w:author="Jarno Nieminen" w:date="2014-06-11T12:40:00Z"/>
                <w:rFonts w:ascii="Arial" w:eastAsia="Arial Unicode MS" w:hAnsi="Arial"/>
              </w:rPr>
            </w:pPr>
          </w:p>
        </w:tc>
      </w:tr>
      <w:tr w:rsidR="006A2F41" w:rsidRPr="00D82A73" w14:paraId="6906FF45" w14:textId="77777777" w:rsidTr="0026766E">
        <w:trPr>
          <w:trHeight w:val="217"/>
          <w:ins w:id="2927" w:author="Jarno Nieminen" w:date="2014-06-11T12:40:00Z"/>
        </w:trPr>
        <w:tc>
          <w:tcPr>
            <w:tcW w:w="2545" w:type="dxa"/>
            <w:gridSpan w:val="2"/>
          </w:tcPr>
          <w:p w14:paraId="2515402B" w14:textId="77777777" w:rsidR="006A2F41" w:rsidRPr="00D82A73" w:rsidRDefault="006A2F41" w:rsidP="0026766E">
            <w:pPr>
              <w:rPr>
                <w:ins w:id="2928" w:author="Jarno Nieminen" w:date="2014-06-11T12:40:00Z"/>
                <w:rFonts w:eastAsia="Arial Unicode MS"/>
              </w:rPr>
            </w:pPr>
            <w:ins w:id="2929" w:author="Jarno Nieminen" w:date="2014-06-11T12:40:00Z">
              <w:r w:rsidRPr="00D82A73">
                <w:rPr>
                  <w:rFonts w:eastAsia="Arial Unicode MS"/>
                </w:rPr>
                <w:t>(InputUnit)</w:t>
              </w:r>
            </w:ins>
          </w:p>
        </w:tc>
        <w:tc>
          <w:tcPr>
            <w:tcW w:w="3410" w:type="dxa"/>
          </w:tcPr>
          <w:p w14:paraId="3B4B86AA" w14:textId="77777777" w:rsidR="006A2F41" w:rsidRPr="00D82A73" w:rsidRDefault="006A2F41" w:rsidP="0026766E">
            <w:pPr>
              <w:rPr>
                <w:ins w:id="2930" w:author="Jarno Nieminen" w:date="2014-06-11T12:40:00Z"/>
                <w:rFonts w:eastAsia="Arial Unicode MS"/>
              </w:rPr>
            </w:pPr>
            <w:ins w:id="2931" w:author="Jarno Nieminen" w:date="2014-06-11T12:40:00Z">
              <w:r w:rsidRPr="00D82A73">
                <w:rPr>
                  <w:rFonts w:eastAsia="Arial Unicode MS"/>
                </w:rPr>
                <w:t>Typ av enhet.</w:t>
              </w:r>
            </w:ins>
          </w:p>
          <w:p w14:paraId="5B7A07D1" w14:textId="77777777" w:rsidR="006A2F41" w:rsidRPr="00D82A73" w:rsidRDefault="006A2F41" w:rsidP="0026766E">
            <w:pPr>
              <w:rPr>
                <w:ins w:id="2932" w:author="Jarno Nieminen" w:date="2014-06-11T12:40:00Z"/>
                <w:rFonts w:eastAsia="Arial Unicode MS"/>
              </w:rPr>
            </w:pPr>
            <w:ins w:id="2933" w:author="Jarno Nieminen" w:date="2014-06-11T12:40:00Z">
              <w:r w:rsidRPr="00D82A73">
                <w:rPr>
                  <w:rFonts w:eastAsia="Arial Unicode MS"/>
                </w:rPr>
                <w:t>T.ex. kg, m</w:t>
              </w:r>
            </w:ins>
          </w:p>
        </w:tc>
        <w:tc>
          <w:tcPr>
            <w:tcW w:w="1140" w:type="dxa"/>
          </w:tcPr>
          <w:p w14:paraId="738AB184" w14:textId="77777777" w:rsidR="006A2F41" w:rsidRPr="00D82A73" w:rsidRDefault="006A2F41" w:rsidP="0026766E">
            <w:pPr>
              <w:rPr>
                <w:ins w:id="2934" w:author="Jarno Nieminen" w:date="2014-06-11T12:40:00Z"/>
                <w:rFonts w:eastAsia="Arial Unicode MS"/>
              </w:rPr>
            </w:pPr>
            <w:ins w:id="2935" w:author="Jarno Nieminen" w:date="2014-06-11T12:40:00Z">
              <w:r w:rsidRPr="00D82A73">
                <w:rPr>
                  <w:rFonts w:eastAsia="Arial Unicode MS"/>
                </w:rPr>
                <w:t>KTOV</w:t>
              </w:r>
            </w:ins>
          </w:p>
        </w:tc>
        <w:tc>
          <w:tcPr>
            <w:tcW w:w="717" w:type="dxa"/>
          </w:tcPr>
          <w:p w14:paraId="2AC917EE" w14:textId="77777777" w:rsidR="006A2F41" w:rsidRPr="00D82A73" w:rsidRDefault="006A2F41" w:rsidP="0026766E">
            <w:pPr>
              <w:rPr>
                <w:ins w:id="2936" w:author="Jarno Nieminen" w:date="2014-06-11T12:40:00Z"/>
                <w:rFonts w:eastAsia="Arial Unicode MS"/>
              </w:rPr>
            </w:pPr>
            <w:ins w:id="2937" w:author="Jarno Nieminen" w:date="2014-06-11T12:40:00Z">
              <w:r w:rsidRPr="00D82A73">
                <w:rPr>
                  <w:rFonts w:eastAsia="Arial Unicode MS"/>
                </w:rPr>
                <w:t>0..1</w:t>
              </w:r>
            </w:ins>
          </w:p>
        </w:tc>
        <w:tc>
          <w:tcPr>
            <w:tcW w:w="1803" w:type="dxa"/>
          </w:tcPr>
          <w:p w14:paraId="7FA7CC6A" w14:textId="77777777" w:rsidR="006A2F41" w:rsidRPr="00D82A73" w:rsidRDefault="006A2F41" w:rsidP="0026766E">
            <w:pPr>
              <w:rPr>
                <w:ins w:id="2938" w:author="Jarno Nieminen" w:date="2014-06-11T12:40:00Z"/>
                <w:rFonts w:eastAsia="Arial Unicode MS"/>
              </w:rPr>
            </w:pPr>
            <w:ins w:id="2939" w:author="Jarno Nieminen" w:date="2014-06-11T12:40:00Z">
              <w:r w:rsidRPr="00D82A73">
                <w:t>KV enhet</w:t>
              </w:r>
            </w:ins>
          </w:p>
        </w:tc>
        <w:tc>
          <w:tcPr>
            <w:tcW w:w="1920" w:type="dxa"/>
          </w:tcPr>
          <w:p w14:paraId="6359FF3C" w14:textId="77777777" w:rsidR="006A2F41" w:rsidRPr="00D82A73" w:rsidRDefault="006A2F41" w:rsidP="0026766E">
            <w:pPr>
              <w:rPr>
                <w:ins w:id="2940" w:author="Jarno Nieminen" w:date="2014-06-11T12:40:00Z"/>
                <w:rFonts w:ascii="Arial" w:eastAsia="Arial Unicode MS" w:hAnsi="Arial"/>
              </w:rPr>
            </w:pPr>
          </w:p>
        </w:tc>
        <w:tc>
          <w:tcPr>
            <w:tcW w:w="1200" w:type="dxa"/>
            <w:shd w:val="clear" w:color="auto" w:fill="auto"/>
          </w:tcPr>
          <w:p w14:paraId="0EA17D09" w14:textId="77777777" w:rsidR="006A2F41" w:rsidRPr="00D82A73" w:rsidRDefault="006A2F41" w:rsidP="0026766E">
            <w:pPr>
              <w:rPr>
                <w:ins w:id="2941" w:author="Jarno Nieminen" w:date="2014-06-11T12:40:00Z"/>
                <w:rFonts w:ascii="Arial" w:eastAsia="Arial Unicode MS" w:hAnsi="Arial"/>
              </w:rPr>
            </w:pPr>
          </w:p>
        </w:tc>
        <w:tc>
          <w:tcPr>
            <w:tcW w:w="1080" w:type="dxa"/>
            <w:shd w:val="clear" w:color="auto" w:fill="auto"/>
          </w:tcPr>
          <w:p w14:paraId="64468CBF" w14:textId="77777777" w:rsidR="006A2F41" w:rsidRPr="00D82A73" w:rsidRDefault="006A2F41" w:rsidP="0026766E">
            <w:pPr>
              <w:rPr>
                <w:ins w:id="2942" w:author="Jarno Nieminen" w:date="2014-06-11T12:40:00Z"/>
                <w:rFonts w:ascii="Arial" w:eastAsia="Arial Unicode MS" w:hAnsi="Arial"/>
              </w:rPr>
            </w:pPr>
          </w:p>
        </w:tc>
        <w:tc>
          <w:tcPr>
            <w:tcW w:w="1160" w:type="dxa"/>
            <w:shd w:val="clear" w:color="auto" w:fill="auto"/>
          </w:tcPr>
          <w:p w14:paraId="01926A5C" w14:textId="77777777" w:rsidR="006A2F41" w:rsidRPr="00D82A73" w:rsidRDefault="006A2F41" w:rsidP="0026766E">
            <w:pPr>
              <w:rPr>
                <w:ins w:id="2943" w:author="Jarno Nieminen" w:date="2014-06-11T12:40:00Z"/>
                <w:rFonts w:ascii="Arial" w:eastAsia="Arial Unicode MS" w:hAnsi="Arial"/>
              </w:rPr>
            </w:pPr>
          </w:p>
        </w:tc>
      </w:tr>
      <w:tr w:rsidR="006A2F41" w:rsidRPr="00D82A73" w14:paraId="611767EA" w14:textId="77777777" w:rsidTr="0026766E">
        <w:trPr>
          <w:trHeight w:val="217"/>
          <w:ins w:id="2944" w:author="Jarno Nieminen" w:date="2014-06-11T12:40:00Z"/>
        </w:trPr>
        <w:tc>
          <w:tcPr>
            <w:tcW w:w="2545" w:type="dxa"/>
            <w:gridSpan w:val="2"/>
          </w:tcPr>
          <w:p w14:paraId="4C7BEE95" w14:textId="77777777" w:rsidR="006A2F41" w:rsidRPr="00D82A73" w:rsidRDefault="006A2F41" w:rsidP="0026766E">
            <w:pPr>
              <w:rPr>
                <w:ins w:id="2945" w:author="Jarno Nieminen" w:date="2014-06-11T12:40:00Z"/>
                <w:rFonts w:eastAsia="Arial Unicode MS"/>
              </w:rPr>
            </w:pPr>
            <w:ins w:id="2946" w:author="Jarno Nieminen" w:date="2014-06-11T12:40:00Z">
              <w:r w:rsidRPr="00D82A73">
                <w:rPr>
                  <w:rFonts w:eastAsia="Arial Unicode MS"/>
                </w:rPr>
                <w:t>(AnswerMax)</w:t>
              </w:r>
            </w:ins>
          </w:p>
        </w:tc>
        <w:tc>
          <w:tcPr>
            <w:tcW w:w="3410" w:type="dxa"/>
          </w:tcPr>
          <w:p w14:paraId="497C9A60" w14:textId="77777777" w:rsidR="006A2F41" w:rsidRPr="00D82A73" w:rsidRDefault="006A2F41" w:rsidP="0026766E">
            <w:pPr>
              <w:rPr>
                <w:ins w:id="2947" w:author="Jarno Nieminen" w:date="2014-06-11T12:40:00Z"/>
                <w:rFonts w:eastAsia="Arial Unicode MS"/>
              </w:rPr>
            </w:pPr>
            <w:ins w:id="2948" w:author="Jarno Nieminen" w:date="2014-06-11T12:40:00Z">
              <w:r w:rsidRPr="00D82A73">
                <w:rPr>
                  <w:rFonts w:eastAsia="Arial Unicode MS"/>
                </w:rPr>
                <w:t>Specificerar maxvärde för inmatning. (Gäller typ: number, date)</w:t>
              </w:r>
            </w:ins>
          </w:p>
          <w:p w14:paraId="4C3B4352" w14:textId="77777777" w:rsidR="006A2F41" w:rsidRPr="00D82A73" w:rsidRDefault="006A2F41" w:rsidP="0026766E">
            <w:pPr>
              <w:rPr>
                <w:ins w:id="2949" w:author="Jarno Nieminen" w:date="2014-06-11T12:40:00Z"/>
                <w:rFonts w:eastAsia="Arial Unicode MS"/>
              </w:rPr>
            </w:pPr>
            <w:ins w:id="2950" w:author="Jarno Nieminen" w:date="2014-06-11T12:40:00Z">
              <w:r w:rsidRPr="00D82A73">
                <w:rPr>
                  <w:rFonts w:eastAsia="Arial Unicode MS"/>
                </w:rPr>
                <w:t>T.ex: Ett värde får inte överskrida 10. Blodtryck, rimlighetsparameter.</w:t>
              </w:r>
            </w:ins>
          </w:p>
        </w:tc>
        <w:tc>
          <w:tcPr>
            <w:tcW w:w="1140" w:type="dxa"/>
          </w:tcPr>
          <w:p w14:paraId="18927097" w14:textId="77777777" w:rsidR="006A2F41" w:rsidRPr="00D82A73" w:rsidRDefault="006A2F41" w:rsidP="0026766E">
            <w:pPr>
              <w:rPr>
                <w:ins w:id="2951" w:author="Jarno Nieminen" w:date="2014-06-11T12:40:00Z"/>
                <w:rFonts w:eastAsia="Arial Unicode MS"/>
              </w:rPr>
            </w:pPr>
            <w:ins w:id="2952" w:author="Jarno Nieminen" w:date="2014-06-11T12:40:00Z">
              <w:r w:rsidRPr="00D82A73">
                <w:rPr>
                  <w:rFonts w:eastAsia="Arial Unicode MS"/>
                </w:rPr>
                <w:t>VÅ</w:t>
              </w:r>
            </w:ins>
          </w:p>
        </w:tc>
        <w:tc>
          <w:tcPr>
            <w:tcW w:w="717" w:type="dxa"/>
          </w:tcPr>
          <w:p w14:paraId="44F6157D" w14:textId="77777777" w:rsidR="006A2F41" w:rsidRPr="00D82A73" w:rsidRDefault="006A2F41" w:rsidP="0026766E">
            <w:pPr>
              <w:rPr>
                <w:ins w:id="2953" w:author="Jarno Nieminen" w:date="2014-06-11T12:40:00Z"/>
                <w:rFonts w:eastAsia="Arial Unicode MS"/>
              </w:rPr>
            </w:pPr>
            <w:ins w:id="2954" w:author="Jarno Nieminen" w:date="2014-06-11T12:40:00Z">
              <w:r w:rsidRPr="00D82A73">
                <w:rPr>
                  <w:rFonts w:eastAsia="Arial Unicode MS"/>
                </w:rPr>
                <w:t>0..1</w:t>
              </w:r>
            </w:ins>
          </w:p>
        </w:tc>
        <w:tc>
          <w:tcPr>
            <w:tcW w:w="1803" w:type="dxa"/>
          </w:tcPr>
          <w:p w14:paraId="2FA344F0" w14:textId="77777777" w:rsidR="006A2F41" w:rsidRPr="00D82A73" w:rsidRDefault="006A2F41" w:rsidP="0026766E">
            <w:pPr>
              <w:rPr>
                <w:ins w:id="2955" w:author="Jarno Nieminen" w:date="2014-06-11T12:40:00Z"/>
                <w:rFonts w:eastAsia="Arial Unicode MS"/>
              </w:rPr>
            </w:pPr>
          </w:p>
        </w:tc>
        <w:tc>
          <w:tcPr>
            <w:tcW w:w="1920" w:type="dxa"/>
          </w:tcPr>
          <w:p w14:paraId="25986D93" w14:textId="77777777" w:rsidR="006A2F41" w:rsidRPr="00D82A73" w:rsidRDefault="006A2F41" w:rsidP="0026766E">
            <w:pPr>
              <w:rPr>
                <w:ins w:id="2956" w:author="Jarno Nieminen" w:date="2014-06-11T12:40:00Z"/>
                <w:rFonts w:ascii="Arial" w:eastAsia="Arial Unicode MS" w:hAnsi="Arial"/>
              </w:rPr>
            </w:pPr>
            <w:ins w:id="2957" w:author="Jarno Nieminen" w:date="2014-06-11T12:40:00Z">
              <w:r w:rsidRPr="00D82A73">
                <w:rPr>
                  <w:rFonts w:ascii="Arial" w:eastAsia="Arial Unicode MS" w:hAnsi="Arial"/>
                </w:rPr>
                <w:t>Kan valideras av konsumerandesystem.</w:t>
              </w:r>
            </w:ins>
          </w:p>
        </w:tc>
        <w:tc>
          <w:tcPr>
            <w:tcW w:w="1200" w:type="dxa"/>
            <w:shd w:val="clear" w:color="auto" w:fill="auto"/>
          </w:tcPr>
          <w:p w14:paraId="63B077B1" w14:textId="77777777" w:rsidR="006A2F41" w:rsidRPr="00D82A73" w:rsidRDefault="006A2F41" w:rsidP="0026766E">
            <w:pPr>
              <w:rPr>
                <w:ins w:id="2958" w:author="Jarno Nieminen" w:date="2014-06-11T12:40:00Z"/>
                <w:rFonts w:ascii="Arial" w:eastAsia="Arial Unicode MS" w:hAnsi="Arial"/>
              </w:rPr>
            </w:pPr>
          </w:p>
        </w:tc>
        <w:tc>
          <w:tcPr>
            <w:tcW w:w="1080" w:type="dxa"/>
            <w:shd w:val="clear" w:color="auto" w:fill="auto"/>
          </w:tcPr>
          <w:p w14:paraId="03ECB299" w14:textId="77777777" w:rsidR="006A2F41" w:rsidRPr="00D82A73" w:rsidRDefault="006A2F41" w:rsidP="0026766E">
            <w:pPr>
              <w:rPr>
                <w:ins w:id="2959" w:author="Jarno Nieminen" w:date="2014-06-11T12:40:00Z"/>
                <w:rFonts w:ascii="Arial" w:eastAsia="Arial Unicode MS" w:hAnsi="Arial"/>
              </w:rPr>
            </w:pPr>
          </w:p>
        </w:tc>
        <w:tc>
          <w:tcPr>
            <w:tcW w:w="1160" w:type="dxa"/>
            <w:shd w:val="clear" w:color="auto" w:fill="auto"/>
          </w:tcPr>
          <w:p w14:paraId="2A8C3D46" w14:textId="77777777" w:rsidR="006A2F41" w:rsidRPr="00D82A73" w:rsidRDefault="006A2F41" w:rsidP="0026766E">
            <w:pPr>
              <w:rPr>
                <w:ins w:id="2960" w:author="Jarno Nieminen" w:date="2014-06-11T12:40:00Z"/>
                <w:rFonts w:ascii="Arial" w:eastAsia="Arial Unicode MS" w:hAnsi="Arial"/>
              </w:rPr>
            </w:pPr>
          </w:p>
        </w:tc>
      </w:tr>
      <w:tr w:rsidR="006A2F41" w:rsidRPr="00D82A73" w14:paraId="384B192E" w14:textId="77777777" w:rsidTr="0026766E">
        <w:trPr>
          <w:trHeight w:val="217"/>
          <w:ins w:id="2961" w:author="Jarno Nieminen" w:date="2014-06-11T12:40:00Z"/>
        </w:trPr>
        <w:tc>
          <w:tcPr>
            <w:tcW w:w="2545" w:type="dxa"/>
            <w:gridSpan w:val="2"/>
          </w:tcPr>
          <w:p w14:paraId="59FA72C5" w14:textId="77777777" w:rsidR="006A2F41" w:rsidRPr="00D82A73" w:rsidRDefault="006A2F41" w:rsidP="0026766E">
            <w:pPr>
              <w:rPr>
                <w:ins w:id="2962" w:author="Jarno Nieminen" w:date="2014-06-11T12:40:00Z"/>
                <w:rFonts w:eastAsia="Arial Unicode MS"/>
              </w:rPr>
            </w:pPr>
            <w:ins w:id="2963" w:author="Jarno Nieminen" w:date="2014-06-11T12:40:00Z">
              <w:r w:rsidRPr="00D82A73">
                <w:rPr>
                  <w:rFonts w:eastAsia="Arial Unicode MS"/>
                </w:rPr>
                <w:t>(AnswerMin)</w:t>
              </w:r>
            </w:ins>
          </w:p>
        </w:tc>
        <w:tc>
          <w:tcPr>
            <w:tcW w:w="3410" w:type="dxa"/>
          </w:tcPr>
          <w:p w14:paraId="7811C595" w14:textId="77777777" w:rsidR="006A2F41" w:rsidRPr="00D82A73" w:rsidRDefault="006A2F41" w:rsidP="0026766E">
            <w:pPr>
              <w:rPr>
                <w:ins w:id="2964" w:author="Jarno Nieminen" w:date="2014-06-11T12:40:00Z"/>
                <w:rFonts w:eastAsia="Arial Unicode MS"/>
              </w:rPr>
            </w:pPr>
            <w:ins w:id="2965" w:author="Jarno Nieminen" w:date="2014-06-11T12:40:00Z">
              <w:r w:rsidRPr="00D82A73">
                <w:rPr>
                  <w:rFonts w:eastAsia="Arial Unicode MS"/>
                </w:rPr>
                <w:t xml:space="preserve">Specificerar minvärde för inmatning. </w:t>
              </w:r>
            </w:ins>
          </w:p>
          <w:p w14:paraId="5CD5D30C" w14:textId="77777777" w:rsidR="006A2F41" w:rsidRPr="00D82A73" w:rsidRDefault="006A2F41" w:rsidP="0026766E">
            <w:pPr>
              <w:rPr>
                <w:ins w:id="2966" w:author="Jarno Nieminen" w:date="2014-06-11T12:40:00Z"/>
                <w:rFonts w:eastAsia="Arial Unicode MS"/>
              </w:rPr>
            </w:pPr>
            <w:ins w:id="2967" w:author="Jarno Nieminen" w:date="2014-06-11T12:40:00Z">
              <w:r w:rsidRPr="00D82A73">
                <w:rPr>
                  <w:rFonts w:eastAsia="Arial Unicode MS"/>
                </w:rPr>
                <w:t>(Gäller typ: number, date)</w:t>
              </w:r>
            </w:ins>
          </w:p>
          <w:p w14:paraId="120E5F2F" w14:textId="77777777" w:rsidR="006A2F41" w:rsidRPr="00D82A73" w:rsidRDefault="006A2F41" w:rsidP="0026766E">
            <w:pPr>
              <w:rPr>
                <w:ins w:id="2968" w:author="Jarno Nieminen" w:date="2014-06-11T12:40:00Z"/>
                <w:rFonts w:eastAsia="Arial Unicode MS"/>
              </w:rPr>
            </w:pPr>
          </w:p>
        </w:tc>
        <w:tc>
          <w:tcPr>
            <w:tcW w:w="1140" w:type="dxa"/>
          </w:tcPr>
          <w:p w14:paraId="4C665029" w14:textId="77777777" w:rsidR="006A2F41" w:rsidRPr="00D82A73" w:rsidRDefault="006A2F41" w:rsidP="0026766E">
            <w:pPr>
              <w:rPr>
                <w:ins w:id="2969" w:author="Jarno Nieminen" w:date="2014-06-11T12:40:00Z"/>
                <w:rFonts w:eastAsia="Arial Unicode MS"/>
              </w:rPr>
            </w:pPr>
            <w:ins w:id="2970" w:author="Jarno Nieminen" w:date="2014-06-11T12:40:00Z">
              <w:r w:rsidRPr="00D82A73">
                <w:rPr>
                  <w:rFonts w:eastAsia="Arial Unicode MS"/>
                </w:rPr>
                <w:t>VÅ</w:t>
              </w:r>
            </w:ins>
          </w:p>
        </w:tc>
        <w:tc>
          <w:tcPr>
            <w:tcW w:w="717" w:type="dxa"/>
          </w:tcPr>
          <w:p w14:paraId="0C1E16AE" w14:textId="77777777" w:rsidR="006A2F41" w:rsidRPr="00D82A73" w:rsidRDefault="006A2F41" w:rsidP="0026766E">
            <w:pPr>
              <w:rPr>
                <w:ins w:id="2971" w:author="Jarno Nieminen" w:date="2014-06-11T12:40:00Z"/>
                <w:rFonts w:eastAsia="Arial Unicode MS"/>
              </w:rPr>
            </w:pPr>
            <w:ins w:id="2972" w:author="Jarno Nieminen" w:date="2014-06-11T12:40:00Z">
              <w:r w:rsidRPr="00D82A73">
                <w:rPr>
                  <w:rFonts w:eastAsia="Arial Unicode MS"/>
                </w:rPr>
                <w:t>0..1</w:t>
              </w:r>
            </w:ins>
          </w:p>
        </w:tc>
        <w:tc>
          <w:tcPr>
            <w:tcW w:w="1803" w:type="dxa"/>
          </w:tcPr>
          <w:p w14:paraId="7958C642" w14:textId="77777777" w:rsidR="006A2F41" w:rsidRPr="00D82A73" w:rsidRDefault="006A2F41" w:rsidP="0026766E">
            <w:pPr>
              <w:rPr>
                <w:ins w:id="2973" w:author="Jarno Nieminen" w:date="2014-06-11T12:40:00Z"/>
                <w:rFonts w:eastAsia="Arial Unicode MS"/>
              </w:rPr>
            </w:pPr>
          </w:p>
        </w:tc>
        <w:tc>
          <w:tcPr>
            <w:tcW w:w="1920" w:type="dxa"/>
          </w:tcPr>
          <w:p w14:paraId="5DBAC2E4" w14:textId="77777777" w:rsidR="006A2F41" w:rsidRPr="00D82A73" w:rsidRDefault="006A2F41" w:rsidP="0026766E">
            <w:pPr>
              <w:rPr>
                <w:ins w:id="2974" w:author="Jarno Nieminen" w:date="2014-06-11T12:40:00Z"/>
                <w:rFonts w:ascii="Arial" w:eastAsia="Arial Unicode MS" w:hAnsi="Arial"/>
              </w:rPr>
            </w:pPr>
            <w:ins w:id="2975" w:author="Jarno Nieminen" w:date="2014-06-11T12:40:00Z">
              <w:r w:rsidRPr="00D82A73">
                <w:rPr>
                  <w:rFonts w:ascii="Arial" w:eastAsia="Arial Unicode MS" w:hAnsi="Arial"/>
                </w:rPr>
                <w:t>Kan valideras av konsumerandesystem.</w:t>
              </w:r>
            </w:ins>
          </w:p>
        </w:tc>
        <w:tc>
          <w:tcPr>
            <w:tcW w:w="1200" w:type="dxa"/>
            <w:shd w:val="clear" w:color="auto" w:fill="auto"/>
          </w:tcPr>
          <w:p w14:paraId="60D39AD7" w14:textId="77777777" w:rsidR="006A2F41" w:rsidRPr="00D82A73" w:rsidRDefault="006A2F41" w:rsidP="0026766E">
            <w:pPr>
              <w:rPr>
                <w:ins w:id="2976" w:author="Jarno Nieminen" w:date="2014-06-11T12:40:00Z"/>
                <w:rFonts w:ascii="Arial" w:eastAsia="Arial Unicode MS" w:hAnsi="Arial"/>
              </w:rPr>
            </w:pPr>
          </w:p>
        </w:tc>
        <w:tc>
          <w:tcPr>
            <w:tcW w:w="1080" w:type="dxa"/>
            <w:shd w:val="clear" w:color="auto" w:fill="auto"/>
          </w:tcPr>
          <w:p w14:paraId="30E8072B" w14:textId="77777777" w:rsidR="006A2F41" w:rsidRPr="00D82A73" w:rsidRDefault="006A2F41" w:rsidP="0026766E">
            <w:pPr>
              <w:rPr>
                <w:ins w:id="2977" w:author="Jarno Nieminen" w:date="2014-06-11T12:40:00Z"/>
                <w:rFonts w:ascii="Arial" w:eastAsia="Arial Unicode MS" w:hAnsi="Arial"/>
              </w:rPr>
            </w:pPr>
          </w:p>
        </w:tc>
        <w:tc>
          <w:tcPr>
            <w:tcW w:w="1160" w:type="dxa"/>
            <w:shd w:val="clear" w:color="auto" w:fill="auto"/>
          </w:tcPr>
          <w:p w14:paraId="5067C706" w14:textId="77777777" w:rsidR="006A2F41" w:rsidRPr="00D82A73" w:rsidRDefault="006A2F41" w:rsidP="0026766E">
            <w:pPr>
              <w:rPr>
                <w:ins w:id="2978" w:author="Jarno Nieminen" w:date="2014-06-11T12:40:00Z"/>
                <w:rFonts w:ascii="Arial" w:eastAsia="Arial Unicode MS" w:hAnsi="Arial"/>
              </w:rPr>
            </w:pPr>
          </w:p>
        </w:tc>
      </w:tr>
      <w:tr w:rsidR="006A2F41" w:rsidRPr="00D82A73" w14:paraId="45811CC4" w14:textId="77777777" w:rsidTr="0026766E">
        <w:trPr>
          <w:trHeight w:val="217"/>
          <w:ins w:id="2979" w:author="Jarno Nieminen" w:date="2014-06-11T12:40:00Z"/>
        </w:trPr>
        <w:tc>
          <w:tcPr>
            <w:tcW w:w="2545" w:type="dxa"/>
            <w:gridSpan w:val="2"/>
          </w:tcPr>
          <w:p w14:paraId="3411D80C" w14:textId="77777777" w:rsidR="006A2F41" w:rsidRPr="00D82A73" w:rsidRDefault="006A2F41" w:rsidP="0026766E">
            <w:pPr>
              <w:rPr>
                <w:ins w:id="2980" w:author="Jarno Nieminen" w:date="2014-06-11T12:40:00Z"/>
                <w:rFonts w:eastAsia="Arial Unicode MS"/>
              </w:rPr>
            </w:pPr>
            <w:ins w:id="2981" w:author="Jarno Nieminen" w:date="2014-06-11T12:40:00Z">
              <w:r w:rsidRPr="00D82A73">
                <w:rPr>
                  <w:rFonts w:eastAsia="Arial Unicode MS"/>
                </w:rPr>
                <w:lastRenderedPageBreak/>
                <w:t>(AnswerMaxLenght)</w:t>
              </w:r>
            </w:ins>
          </w:p>
        </w:tc>
        <w:tc>
          <w:tcPr>
            <w:tcW w:w="3410" w:type="dxa"/>
          </w:tcPr>
          <w:p w14:paraId="2B9A1223" w14:textId="77777777" w:rsidR="006A2F41" w:rsidRPr="00D82A73" w:rsidRDefault="006A2F41" w:rsidP="0026766E">
            <w:pPr>
              <w:rPr>
                <w:ins w:id="2982" w:author="Jarno Nieminen" w:date="2014-06-11T12:40:00Z"/>
                <w:rFonts w:eastAsia="Arial Unicode MS"/>
              </w:rPr>
            </w:pPr>
            <w:ins w:id="2983" w:author="Jarno Nieminen" w:date="2014-06-11T12:40:00Z">
              <w:r w:rsidRPr="00D82A73">
                <w:rPr>
                  <w:rFonts w:eastAsia="Arial Unicode MS"/>
                </w:rPr>
                <w:t>Specificerar maxvärdelängd för inmatning.</w:t>
              </w:r>
            </w:ins>
          </w:p>
          <w:p w14:paraId="50B69105" w14:textId="77777777" w:rsidR="006A2F41" w:rsidRPr="00D82A73" w:rsidRDefault="006A2F41" w:rsidP="0026766E">
            <w:pPr>
              <w:rPr>
                <w:ins w:id="2984" w:author="Jarno Nieminen" w:date="2014-06-11T12:40:00Z"/>
                <w:rFonts w:eastAsia="Arial Unicode MS"/>
              </w:rPr>
            </w:pPr>
            <w:ins w:id="2985" w:author="Jarno Nieminen" w:date="2014-06-11T12:40:00Z">
              <w:r w:rsidRPr="00D82A73">
                <w:rPr>
                  <w:rFonts w:eastAsia="Arial Unicode MS"/>
                </w:rPr>
                <w:t>(Gäller typ: number)</w:t>
              </w:r>
            </w:ins>
          </w:p>
          <w:p w14:paraId="06E65186" w14:textId="77777777" w:rsidR="006A2F41" w:rsidRPr="00D82A73" w:rsidRDefault="006A2F41" w:rsidP="0026766E">
            <w:pPr>
              <w:rPr>
                <w:ins w:id="2986" w:author="Jarno Nieminen" w:date="2014-06-11T12:40:00Z"/>
                <w:rFonts w:eastAsia="Arial Unicode MS"/>
              </w:rPr>
            </w:pPr>
            <w:ins w:id="2987" w:author="Jarno Nieminen" w:date="2014-06-11T12:40:00Z">
              <w:r w:rsidRPr="00D82A73">
                <w:rPr>
                  <w:rFonts w:eastAsia="Arial Unicode MS"/>
                </w:rPr>
                <w:t>T.ex: En inmatning (text) får inte vara större än 100 tecken.</w:t>
              </w:r>
            </w:ins>
          </w:p>
        </w:tc>
        <w:tc>
          <w:tcPr>
            <w:tcW w:w="1140" w:type="dxa"/>
          </w:tcPr>
          <w:p w14:paraId="4CD239F3" w14:textId="77777777" w:rsidR="006A2F41" w:rsidRPr="00D82A73" w:rsidRDefault="006A2F41" w:rsidP="0026766E">
            <w:pPr>
              <w:rPr>
                <w:ins w:id="2988" w:author="Jarno Nieminen" w:date="2014-06-11T12:40:00Z"/>
                <w:rFonts w:eastAsia="Arial Unicode MS"/>
              </w:rPr>
            </w:pPr>
            <w:ins w:id="2989" w:author="Jarno Nieminen" w:date="2014-06-11T12:40:00Z">
              <w:r w:rsidRPr="00D82A73">
                <w:rPr>
                  <w:rFonts w:eastAsia="Arial Unicode MS"/>
                </w:rPr>
                <w:t>VÅ</w:t>
              </w:r>
            </w:ins>
          </w:p>
        </w:tc>
        <w:tc>
          <w:tcPr>
            <w:tcW w:w="717" w:type="dxa"/>
          </w:tcPr>
          <w:p w14:paraId="380608ED" w14:textId="77777777" w:rsidR="006A2F41" w:rsidRPr="00D82A73" w:rsidRDefault="006A2F41" w:rsidP="0026766E">
            <w:pPr>
              <w:rPr>
                <w:ins w:id="2990" w:author="Jarno Nieminen" w:date="2014-06-11T12:40:00Z"/>
                <w:rFonts w:eastAsia="Arial Unicode MS"/>
              </w:rPr>
            </w:pPr>
            <w:ins w:id="2991" w:author="Jarno Nieminen" w:date="2014-06-11T12:40:00Z">
              <w:r w:rsidRPr="00D82A73">
                <w:rPr>
                  <w:rFonts w:eastAsia="Arial Unicode MS"/>
                </w:rPr>
                <w:t>0..1</w:t>
              </w:r>
            </w:ins>
          </w:p>
        </w:tc>
        <w:tc>
          <w:tcPr>
            <w:tcW w:w="1803" w:type="dxa"/>
          </w:tcPr>
          <w:p w14:paraId="5A914A48" w14:textId="77777777" w:rsidR="006A2F41" w:rsidRPr="00D82A73" w:rsidRDefault="006A2F41" w:rsidP="0026766E">
            <w:pPr>
              <w:rPr>
                <w:ins w:id="2992" w:author="Jarno Nieminen" w:date="2014-06-11T12:40:00Z"/>
                <w:rFonts w:eastAsia="Arial Unicode MS"/>
              </w:rPr>
            </w:pPr>
          </w:p>
        </w:tc>
        <w:tc>
          <w:tcPr>
            <w:tcW w:w="1920" w:type="dxa"/>
          </w:tcPr>
          <w:p w14:paraId="12DB925D" w14:textId="77777777" w:rsidR="006A2F41" w:rsidRPr="00D82A73" w:rsidRDefault="006A2F41" w:rsidP="0026766E">
            <w:pPr>
              <w:rPr>
                <w:ins w:id="2993" w:author="Jarno Nieminen" w:date="2014-06-11T12:40:00Z"/>
                <w:rFonts w:ascii="Arial" w:eastAsia="Arial Unicode MS" w:hAnsi="Arial"/>
              </w:rPr>
            </w:pPr>
            <w:ins w:id="2994" w:author="Jarno Nieminen" w:date="2014-06-11T12:40:00Z">
              <w:r w:rsidRPr="00D82A73">
                <w:rPr>
                  <w:rFonts w:ascii="Arial" w:eastAsia="Arial Unicode MS" w:hAnsi="Arial"/>
                </w:rPr>
                <w:t>Kan valideras av konsumerandesystem.</w:t>
              </w:r>
            </w:ins>
          </w:p>
        </w:tc>
        <w:tc>
          <w:tcPr>
            <w:tcW w:w="1200" w:type="dxa"/>
            <w:shd w:val="clear" w:color="auto" w:fill="auto"/>
          </w:tcPr>
          <w:p w14:paraId="0C8AA3F9" w14:textId="77777777" w:rsidR="006A2F41" w:rsidRPr="00D82A73" w:rsidRDefault="006A2F41" w:rsidP="0026766E">
            <w:pPr>
              <w:rPr>
                <w:ins w:id="2995" w:author="Jarno Nieminen" w:date="2014-06-11T12:40:00Z"/>
                <w:rFonts w:ascii="Arial" w:eastAsia="Arial Unicode MS" w:hAnsi="Arial"/>
              </w:rPr>
            </w:pPr>
          </w:p>
        </w:tc>
        <w:tc>
          <w:tcPr>
            <w:tcW w:w="1080" w:type="dxa"/>
            <w:shd w:val="clear" w:color="auto" w:fill="auto"/>
          </w:tcPr>
          <w:p w14:paraId="3DC1450C" w14:textId="77777777" w:rsidR="006A2F41" w:rsidRPr="00D82A73" w:rsidRDefault="006A2F41" w:rsidP="0026766E">
            <w:pPr>
              <w:rPr>
                <w:ins w:id="2996" w:author="Jarno Nieminen" w:date="2014-06-11T12:40:00Z"/>
                <w:rFonts w:ascii="Arial" w:eastAsia="Arial Unicode MS" w:hAnsi="Arial"/>
              </w:rPr>
            </w:pPr>
          </w:p>
        </w:tc>
        <w:tc>
          <w:tcPr>
            <w:tcW w:w="1160" w:type="dxa"/>
            <w:shd w:val="clear" w:color="auto" w:fill="auto"/>
          </w:tcPr>
          <w:p w14:paraId="3A82C30A" w14:textId="77777777" w:rsidR="006A2F41" w:rsidRPr="00D82A73" w:rsidRDefault="006A2F41" w:rsidP="0026766E">
            <w:pPr>
              <w:rPr>
                <w:ins w:id="2997" w:author="Jarno Nieminen" w:date="2014-06-11T12:40:00Z"/>
                <w:rFonts w:ascii="Arial" w:eastAsia="Arial Unicode MS" w:hAnsi="Arial"/>
              </w:rPr>
            </w:pPr>
          </w:p>
        </w:tc>
      </w:tr>
      <w:tr w:rsidR="006A2F41" w:rsidRPr="00D82A73" w14:paraId="7788197A" w14:textId="77777777" w:rsidTr="0026766E">
        <w:trPr>
          <w:trHeight w:val="217"/>
          <w:ins w:id="2998" w:author="Jarno Nieminen" w:date="2014-06-11T12:40:00Z"/>
        </w:trPr>
        <w:tc>
          <w:tcPr>
            <w:tcW w:w="2545" w:type="dxa"/>
            <w:gridSpan w:val="2"/>
          </w:tcPr>
          <w:p w14:paraId="053965A5" w14:textId="77777777" w:rsidR="006A2F41" w:rsidRPr="00D82A73" w:rsidRDefault="006A2F41" w:rsidP="0026766E">
            <w:pPr>
              <w:rPr>
                <w:ins w:id="2999" w:author="Jarno Nieminen" w:date="2014-06-11T12:40:00Z"/>
                <w:rFonts w:eastAsia="Arial Unicode MS"/>
              </w:rPr>
            </w:pPr>
            <w:ins w:id="3000" w:author="Jarno Nieminen" w:date="2014-06-11T12:40:00Z">
              <w:r w:rsidRPr="00D82A73">
                <w:rPr>
                  <w:rFonts w:eastAsia="Arial Unicode MS"/>
                </w:rPr>
                <w:t>(AnswerPattern)</w:t>
              </w:r>
            </w:ins>
          </w:p>
        </w:tc>
        <w:tc>
          <w:tcPr>
            <w:tcW w:w="3410" w:type="dxa"/>
          </w:tcPr>
          <w:p w14:paraId="05FD27A3" w14:textId="77777777" w:rsidR="006A2F41" w:rsidRPr="00D82A73" w:rsidRDefault="006A2F41" w:rsidP="0026766E">
            <w:pPr>
              <w:rPr>
                <w:ins w:id="3001" w:author="Jarno Nieminen" w:date="2014-06-11T12:40:00Z"/>
                <w:rFonts w:eastAsia="Arial Unicode MS"/>
              </w:rPr>
            </w:pPr>
            <w:ins w:id="3002" w:author="Jarno Nieminen" w:date="2014-06-11T12:40:00Z">
              <w:r w:rsidRPr="00D82A73">
                <w:rPr>
                  <w:rFonts w:eastAsia="Arial Unicode MS"/>
                </w:rPr>
                <w:t xml:space="preserve">Inmatningsvalidering </w:t>
              </w:r>
            </w:ins>
          </w:p>
          <w:p w14:paraId="5BE650A2" w14:textId="77777777" w:rsidR="006A2F41" w:rsidRPr="00D82A73" w:rsidRDefault="006A2F41" w:rsidP="0026766E">
            <w:pPr>
              <w:rPr>
                <w:ins w:id="3003" w:author="Jarno Nieminen" w:date="2014-06-11T12:40:00Z"/>
                <w:rFonts w:eastAsia="Arial Unicode MS"/>
              </w:rPr>
            </w:pPr>
            <w:ins w:id="3004" w:author="Jarno Nieminen" w:date="2014-06-11T12:40:00Z">
              <w:r w:rsidRPr="00D82A73">
                <w:rPr>
                  <w:rFonts w:eastAsia="Arial Unicode MS"/>
                </w:rPr>
                <w:t>(Regular expresson).</w:t>
              </w:r>
            </w:ins>
          </w:p>
          <w:p w14:paraId="2DB04E70" w14:textId="77777777" w:rsidR="006A2F41" w:rsidRPr="00D82A73" w:rsidRDefault="006A2F41" w:rsidP="0026766E">
            <w:pPr>
              <w:rPr>
                <w:ins w:id="3005" w:author="Jarno Nieminen" w:date="2014-06-11T12:40:00Z"/>
                <w:rFonts w:eastAsia="Arial Unicode MS"/>
              </w:rPr>
            </w:pPr>
            <w:ins w:id="3006" w:author="Jarno Nieminen" w:date="2014-06-11T12:40:00Z">
              <w:r w:rsidRPr="00D82A73">
                <w:rPr>
                  <w:rFonts w:eastAsia="Arial Unicode MS"/>
                </w:rPr>
                <w:t>T.ex: pattern="[A-z]{3}" tillåter endast 3 teckan A-z.</w:t>
              </w:r>
            </w:ins>
          </w:p>
        </w:tc>
        <w:tc>
          <w:tcPr>
            <w:tcW w:w="1140" w:type="dxa"/>
          </w:tcPr>
          <w:p w14:paraId="5FBDF4A1" w14:textId="77777777" w:rsidR="006A2F41" w:rsidRPr="00D82A73" w:rsidRDefault="006A2F41" w:rsidP="0026766E">
            <w:pPr>
              <w:rPr>
                <w:ins w:id="3007" w:author="Jarno Nieminen" w:date="2014-06-11T12:40:00Z"/>
                <w:rFonts w:eastAsia="Arial Unicode MS"/>
              </w:rPr>
            </w:pPr>
            <w:ins w:id="3008" w:author="Jarno Nieminen" w:date="2014-06-11T12:40:00Z">
              <w:r w:rsidRPr="00D82A73">
                <w:rPr>
                  <w:rFonts w:eastAsia="Arial Unicode MS"/>
                </w:rPr>
                <w:t>TXT</w:t>
              </w:r>
            </w:ins>
          </w:p>
        </w:tc>
        <w:tc>
          <w:tcPr>
            <w:tcW w:w="717" w:type="dxa"/>
          </w:tcPr>
          <w:p w14:paraId="155EAB71" w14:textId="77777777" w:rsidR="006A2F41" w:rsidRPr="00D82A73" w:rsidRDefault="006A2F41" w:rsidP="0026766E">
            <w:pPr>
              <w:rPr>
                <w:ins w:id="3009" w:author="Jarno Nieminen" w:date="2014-06-11T12:40:00Z"/>
                <w:rFonts w:eastAsia="Arial Unicode MS"/>
              </w:rPr>
            </w:pPr>
            <w:ins w:id="3010" w:author="Jarno Nieminen" w:date="2014-06-11T12:40:00Z">
              <w:r w:rsidRPr="00D82A73">
                <w:rPr>
                  <w:rFonts w:eastAsia="Arial Unicode MS"/>
                </w:rPr>
                <w:t>0..1</w:t>
              </w:r>
            </w:ins>
          </w:p>
        </w:tc>
        <w:tc>
          <w:tcPr>
            <w:tcW w:w="1803" w:type="dxa"/>
          </w:tcPr>
          <w:p w14:paraId="6BE3D78E" w14:textId="77777777" w:rsidR="006A2F41" w:rsidRPr="00D82A73" w:rsidRDefault="006A2F41" w:rsidP="0026766E">
            <w:pPr>
              <w:rPr>
                <w:ins w:id="3011" w:author="Jarno Nieminen" w:date="2014-06-11T12:40:00Z"/>
                <w:rFonts w:eastAsia="Arial Unicode MS"/>
              </w:rPr>
            </w:pPr>
          </w:p>
        </w:tc>
        <w:tc>
          <w:tcPr>
            <w:tcW w:w="1920" w:type="dxa"/>
          </w:tcPr>
          <w:p w14:paraId="1ED143B2" w14:textId="77777777" w:rsidR="006A2F41" w:rsidRPr="00D82A73" w:rsidRDefault="006A2F41" w:rsidP="0026766E">
            <w:pPr>
              <w:rPr>
                <w:ins w:id="3012" w:author="Jarno Nieminen" w:date="2014-06-11T12:40:00Z"/>
                <w:rFonts w:ascii="Arial" w:eastAsia="Arial Unicode MS" w:hAnsi="Arial"/>
              </w:rPr>
            </w:pPr>
            <w:ins w:id="3013" w:author="Jarno Nieminen" w:date="2014-06-11T12:40:00Z">
              <w:r w:rsidRPr="00D82A73">
                <w:rPr>
                  <w:rFonts w:ascii="Arial" w:eastAsia="Arial Unicode MS" w:hAnsi="Arial"/>
                </w:rPr>
                <w:t>Kan valideras av konsumerandesystem.</w:t>
              </w:r>
            </w:ins>
          </w:p>
        </w:tc>
        <w:tc>
          <w:tcPr>
            <w:tcW w:w="1200" w:type="dxa"/>
            <w:shd w:val="clear" w:color="auto" w:fill="auto"/>
          </w:tcPr>
          <w:p w14:paraId="5D1EC6B9" w14:textId="77777777" w:rsidR="006A2F41" w:rsidRPr="00D82A73" w:rsidRDefault="006A2F41" w:rsidP="0026766E">
            <w:pPr>
              <w:rPr>
                <w:ins w:id="3014" w:author="Jarno Nieminen" w:date="2014-06-11T12:40:00Z"/>
                <w:rFonts w:ascii="Arial" w:eastAsia="Arial Unicode MS" w:hAnsi="Arial"/>
              </w:rPr>
            </w:pPr>
          </w:p>
        </w:tc>
        <w:tc>
          <w:tcPr>
            <w:tcW w:w="1080" w:type="dxa"/>
            <w:shd w:val="clear" w:color="auto" w:fill="auto"/>
          </w:tcPr>
          <w:p w14:paraId="00BA96DB" w14:textId="77777777" w:rsidR="006A2F41" w:rsidRPr="00D82A73" w:rsidRDefault="006A2F41" w:rsidP="0026766E">
            <w:pPr>
              <w:rPr>
                <w:ins w:id="3015" w:author="Jarno Nieminen" w:date="2014-06-11T12:40:00Z"/>
                <w:rFonts w:ascii="Arial" w:eastAsia="Arial Unicode MS" w:hAnsi="Arial"/>
              </w:rPr>
            </w:pPr>
          </w:p>
        </w:tc>
        <w:tc>
          <w:tcPr>
            <w:tcW w:w="1160" w:type="dxa"/>
            <w:shd w:val="clear" w:color="auto" w:fill="auto"/>
          </w:tcPr>
          <w:p w14:paraId="1139F567" w14:textId="77777777" w:rsidR="006A2F41" w:rsidRPr="00D82A73" w:rsidRDefault="006A2F41" w:rsidP="0026766E">
            <w:pPr>
              <w:rPr>
                <w:ins w:id="3016" w:author="Jarno Nieminen" w:date="2014-06-11T12:40:00Z"/>
                <w:rFonts w:ascii="Arial" w:eastAsia="Arial Unicode MS" w:hAnsi="Arial"/>
              </w:rPr>
            </w:pPr>
          </w:p>
        </w:tc>
      </w:tr>
      <w:tr w:rsidR="006A2F41" w:rsidRPr="00D82A73" w14:paraId="12FD475A" w14:textId="77777777" w:rsidTr="0026766E">
        <w:trPr>
          <w:trHeight w:val="217"/>
          <w:ins w:id="3017" w:author="Jarno Nieminen" w:date="2014-06-11T12:40:00Z"/>
        </w:trPr>
        <w:tc>
          <w:tcPr>
            <w:tcW w:w="2545" w:type="dxa"/>
            <w:gridSpan w:val="2"/>
          </w:tcPr>
          <w:p w14:paraId="3B465757" w14:textId="77777777" w:rsidR="006A2F41" w:rsidRPr="00D82A73" w:rsidRDefault="006A2F41" w:rsidP="0026766E">
            <w:pPr>
              <w:rPr>
                <w:ins w:id="3018" w:author="Jarno Nieminen" w:date="2014-06-11T12:40:00Z"/>
                <w:rFonts w:eastAsia="Arial Unicode MS"/>
              </w:rPr>
            </w:pPr>
            <w:ins w:id="3019" w:author="Jarno Nieminen" w:date="2014-06-11T12:40:00Z">
              <w:r w:rsidRPr="00D82A73">
                <w:rPr>
                  <w:rFonts w:eastAsia="Arial Unicode MS"/>
                </w:rPr>
                <w:t>(AnswerStep)</w:t>
              </w:r>
            </w:ins>
          </w:p>
        </w:tc>
        <w:tc>
          <w:tcPr>
            <w:tcW w:w="3410" w:type="dxa"/>
          </w:tcPr>
          <w:p w14:paraId="14918A23" w14:textId="77777777" w:rsidR="006A2F41" w:rsidRPr="00D82A73" w:rsidRDefault="006A2F41" w:rsidP="0026766E">
            <w:pPr>
              <w:rPr>
                <w:ins w:id="3020" w:author="Jarno Nieminen" w:date="2014-06-11T12:40:00Z"/>
                <w:rFonts w:eastAsia="Arial Unicode MS"/>
              </w:rPr>
            </w:pPr>
            <w:ins w:id="3021" w:author="Jarno Nieminen" w:date="2014-06-11T12:40:00Z">
              <w:r w:rsidRPr="00D82A73">
                <w:rPr>
                  <w:rFonts w:eastAsia="Arial Unicode MS"/>
                </w:rPr>
                <w:t xml:space="preserve">Specificerar giltiga intervall för inmatning. </w:t>
              </w:r>
            </w:ins>
          </w:p>
          <w:p w14:paraId="2E6D18EA" w14:textId="77777777" w:rsidR="006A2F41" w:rsidRPr="00060509" w:rsidRDefault="006A2F41" w:rsidP="0026766E">
            <w:pPr>
              <w:rPr>
                <w:ins w:id="3022" w:author="Jarno Nieminen" w:date="2014-06-11T12:40:00Z"/>
                <w:rFonts w:eastAsia="Arial Unicode MS"/>
                <w:lang w:val="en-US"/>
              </w:rPr>
            </w:pPr>
            <w:ins w:id="3023" w:author="Jarno Nieminen" w:date="2014-06-11T12:40:00Z">
              <w:r w:rsidRPr="00060509">
                <w:rPr>
                  <w:rFonts w:eastAsia="Arial Unicode MS"/>
                  <w:lang w:val="en-US"/>
                </w:rPr>
                <w:t>(Gäller typ: number, range, date, datetime, datetime-local, month, time och week)</w:t>
              </w:r>
            </w:ins>
          </w:p>
          <w:p w14:paraId="2A618554" w14:textId="77777777" w:rsidR="006A2F41" w:rsidRPr="00D82A73" w:rsidRDefault="006A2F41" w:rsidP="0026766E">
            <w:pPr>
              <w:rPr>
                <w:ins w:id="3024" w:author="Jarno Nieminen" w:date="2014-06-11T12:40:00Z"/>
                <w:rFonts w:eastAsia="Arial Unicode MS"/>
              </w:rPr>
            </w:pPr>
            <w:ins w:id="3025" w:author="Jarno Nieminen" w:date="2014-06-11T12:40:00Z">
              <w:r w:rsidRPr="00D82A73">
                <w:rPr>
                  <w:rFonts w:eastAsia="Arial Unicode MS"/>
                </w:rPr>
                <w:t xml:space="preserve">T.ex: Skalningsfaktor för en ”slide” kontroll. Ange värde för temperatur </w:t>
              </w:r>
              <w:r w:rsidRPr="00D82A73">
                <w:rPr>
                  <w:rFonts w:eastAsia="Arial Unicode MS"/>
                </w:rPr>
                <w:br/>
                <w:t>35-40.</w:t>
              </w:r>
            </w:ins>
          </w:p>
        </w:tc>
        <w:tc>
          <w:tcPr>
            <w:tcW w:w="1140" w:type="dxa"/>
          </w:tcPr>
          <w:p w14:paraId="7A44A374" w14:textId="77777777" w:rsidR="006A2F41" w:rsidRPr="00D82A73" w:rsidRDefault="006A2F41" w:rsidP="0026766E">
            <w:pPr>
              <w:rPr>
                <w:ins w:id="3026" w:author="Jarno Nieminen" w:date="2014-06-11T12:40:00Z"/>
                <w:rFonts w:eastAsia="Arial Unicode MS"/>
              </w:rPr>
            </w:pPr>
            <w:ins w:id="3027" w:author="Jarno Nieminen" w:date="2014-06-11T12:40:00Z">
              <w:r w:rsidRPr="00D82A73">
                <w:rPr>
                  <w:rFonts w:eastAsia="Arial Unicode MS"/>
                </w:rPr>
                <w:t>VÄ</w:t>
              </w:r>
            </w:ins>
          </w:p>
        </w:tc>
        <w:tc>
          <w:tcPr>
            <w:tcW w:w="717" w:type="dxa"/>
          </w:tcPr>
          <w:p w14:paraId="363FA555" w14:textId="77777777" w:rsidR="006A2F41" w:rsidRPr="00D82A73" w:rsidRDefault="006A2F41" w:rsidP="0026766E">
            <w:pPr>
              <w:rPr>
                <w:ins w:id="3028" w:author="Jarno Nieminen" w:date="2014-06-11T12:40:00Z"/>
                <w:rFonts w:eastAsia="Arial Unicode MS"/>
              </w:rPr>
            </w:pPr>
            <w:ins w:id="3029" w:author="Jarno Nieminen" w:date="2014-06-11T12:40:00Z">
              <w:r w:rsidRPr="00D82A73">
                <w:rPr>
                  <w:rFonts w:eastAsia="Arial Unicode MS"/>
                </w:rPr>
                <w:t>0..1</w:t>
              </w:r>
            </w:ins>
          </w:p>
        </w:tc>
        <w:tc>
          <w:tcPr>
            <w:tcW w:w="1803" w:type="dxa"/>
          </w:tcPr>
          <w:p w14:paraId="42B68206" w14:textId="77777777" w:rsidR="006A2F41" w:rsidRPr="00D82A73" w:rsidRDefault="006A2F41" w:rsidP="0026766E">
            <w:pPr>
              <w:rPr>
                <w:ins w:id="3030" w:author="Jarno Nieminen" w:date="2014-06-11T12:40:00Z"/>
                <w:rFonts w:eastAsia="Arial Unicode MS"/>
              </w:rPr>
            </w:pPr>
          </w:p>
        </w:tc>
        <w:tc>
          <w:tcPr>
            <w:tcW w:w="1920" w:type="dxa"/>
          </w:tcPr>
          <w:p w14:paraId="6EA6F958" w14:textId="77777777" w:rsidR="006A2F41" w:rsidRPr="00D82A73" w:rsidRDefault="006A2F41" w:rsidP="0026766E">
            <w:pPr>
              <w:rPr>
                <w:ins w:id="3031" w:author="Jarno Nieminen" w:date="2014-06-11T12:40:00Z"/>
                <w:rFonts w:ascii="Arial" w:eastAsia="Arial Unicode MS" w:hAnsi="Arial"/>
              </w:rPr>
            </w:pPr>
          </w:p>
        </w:tc>
        <w:tc>
          <w:tcPr>
            <w:tcW w:w="1200" w:type="dxa"/>
            <w:shd w:val="clear" w:color="auto" w:fill="auto"/>
          </w:tcPr>
          <w:p w14:paraId="16B884A8" w14:textId="77777777" w:rsidR="006A2F41" w:rsidRPr="00D82A73" w:rsidRDefault="006A2F41" w:rsidP="0026766E">
            <w:pPr>
              <w:rPr>
                <w:ins w:id="3032" w:author="Jarno Nieminen" w:date="2014-06-11T12:40:00Z"/>
                <w:rFonts w:ascii="Arial" w:eastAsia="Arial Unicode MS" w:hAnsi="Arial"/>
              </w:rPr>
            </w:pPr>
          </w:p>
        </w:tc>
        <w:tc>
          <w:tcPr>
            <w:tcW w:w="1080" w:type="dxa"/>
            <w:shd w:val="clear" w:color="auto" w:fill="auto"/>
          </w:tcPr>
          <w:p w14:paraId="3FC5D2DC" w14:textId="77777777" w:rsidR="006A2F41" w:rsidRPr="00D82A73" w:rsidRDefault="006A2F41" w:rsidP="0026766E">
            <w:pPr>
              <w:rPr>
                <w:ins w:id="3033" w:author="Jarno Nieminen" w:date="2014-06-11T12:40:00Z"/>
                <w:rFonts w:ascii="Arial" w:eastAsia="Arial Unicode MS" w:hAnsi="Arial"/>
              </w:rPr>
            </w:pPr>
          </w:p>
        </w:tc>
        <w:tc>
          <w:tcPr>
            <w:tcW w:w="1160" w:type="dxa"/>
            <w:shd w:val="clear" w:color="auto" w:fill="auto"/>
          </w:tcPr>
          <w:p w14:paraId="233713BF" w14:textId="77777777" w:rsidR="006A2F41" w:rsidRPr="00D82A73" w:rsidRDefault="006A2F41" w:rsidP="0026766E">
            <w:pPr>
              <w:rPr>
                <w:ins w:id="3034" w:author="Jarno Nieminen" w:date="2014-06-11T12:40:00Z"/>
                <w:rFonts w:ascii="Arial" w:eastAsia="Arial Unicode MS" w:hAnsi="Arial"/>
              </w:rPr>
            </w:pPr>
          </w:p>
        </w:tc>
      </w:tr>
      <w:tr w:rsidR="006A2F41" w:rsidRPr="00D82A73" w14:paraId="4049F9B9" w14:textId="77777777" w:rsidTr="0026766E">
        <w:trPr>
          <w:trHeight w:val="217"/>
          <w:ins w:id="3035" w:author="Jarno Nieminen" w:date="2014-06-11T12:40:00Z"/>
        </w:trPr>
        <w:tc>
          <w:tcPr>
            <w:tcW w:w="2545" w:type="dxa"/>
            <w:gridSpan w:val="2"/>
          </w:tcPr>
          <w:p w14:paraId="19A70DAE" w14:textId="77777777" w:rsidR="006A2F41" w:rsidRPr="00D82A73" w:rsidRDefault="006A2F41" w:rsidP="0026766E">
            <w:pPr>
              <w:rPr>
                <w:ins w:id="3036" w:author="Jarno Nieminen" w:date="2014-06-11T12:40:00Z"/>
                <w:rFonts w:eastAsia="Arial Unicode MS"/>
              </w:rPr>
            </w:pPr>
            <w:ins w:id="3037" w:author="Jarno Nieminen" w:date="2014-06-11T12:40:00Z">
              <w:r w:rsidRPr="00D82A73">
                <w:rPr>
                  <w:rFonts w:eastAsia="Arial Unicode MS"/>
                </w:rPr>
                <w:t>(questionAlign)</w:t>
              </w:r>
            </w:ins>
          </w:p>
        </w:tc>
        <w:tc>
          <w:tcPr>
            <w:tcW w:w="3410" w:type="dxa"/>
          </w:tcPr>
          <w:p w14:paraId="38C498B7" w14:textId="77777777" w:rsidR="006A2F41" w:rsidRPr="00D82A73" w:rsidRDefault="006A2F41" w:rsidP="0026766E">
            <w:pPr>
              <w:rPr>
                <w:ins w:id="3038" w:author="Jarno Nieminen" w:date="2014-06-11T12:40:00Z"/>
                <w:rFonts w:eastAsia="Arial Unicode MS"/>
              </w:rPr>
            </w:pPr>
            <w:ins w:id="3039" w:author="Jarno Nieminen" w:date="2014-06-11T12:40:00Z">
              <w:r w:rsidRPr="00D82A73">
                <w:rPr>
                  <w:rFonts w:eastAsia="Arial Unicode MS"/>
                </w:rPr>
                <w:t>Presentationsrekommendation för fråga och svarsalternativ.</w:t>
              </w:r>
            </w:ins>
          </w:p>
          <w:p w14:paraId="6923696A" w14:textId="77777777" w:rsidR="006A2F41" w:rsidRPr="00D82A73" w:rsidRDefault="006A2F41" w:rsidP="004F0033">
            <w:pPr>
              <w:pStyle w:val="ListParagraph"/>
              <w:numPr>
                <w:ilvl w:val="0"/>
                <w:numId w:val="27"/>
              </w:numPr>
              <w:rPr>
                <w:ins w:id="3040" w:author="Jarno Nieminen" w:date="2014-06-11T12:40:00Z"/>
                <w:rFonts w:eastAsia="Arial Unicode MS"/>
              </w:rPr>
            </w:pPr>
            <w:ins w:id="3041" w:author="Jarno Nieminen" w:date="2014-06-11T12:40:00Z">
              <w:r w:rsidRPr="00D82A73">
                <w:rPr>
                  <w:rFonts w:eastAsia="Arial Unicode MS"/>
                </w:rPr>
                <w:t>left</w:t>
              </w:r>
            </w:ins>
          </w:p>
          <w:p w14:paraId="0E8FE58C" w14:textId="77777777" w:rsidR="006A2F41" w:rsidRPr="00D82A73" w:rsidRDefault="006A2F41" w:rsidP="004F0033">
            <w:pPr>
              <w:pStyle w:val="ListParagraph"/>
              <w:numPr>
                <w:ilvl w:val="0"/>
                <w:numId w:val="27"/>
              </w:numPr>
              <w:rPr>
                <w:ins w:id="3042" w:author="Jarno Nieminen" w:date="2014-06-11T12:40:00Z"/>
                <w:rFonts w:eastAsia="Arial Unicode MS"/>
              </w:rPr>
            </w:pPr>
            <w:ins w:id="3043" w:author="Jarno Nieminen" w:date="2014-06-11T12:40:00Z">
              <w:r w:rsidRPr="00D82A73">
                <w:rPr>
                  <w:rFonts w:eastAsia="Arial Unicode MS"/>
                </w:rPr>
                <w:t>right</w:t>
              </w:r>
            </w:ins>
          </w:p>
          <w:p w14:paraId="4165DDC3" w14:textId="77777777" w:rsidR="006A2F41" w:rsidRPr="00D82A73" w:rsidRDefault="006A2F41" w:rsidP="004F0033">
            <w:pPr>
              <w:pStyle w:val="ListParagraph"/>
              <w:numPr>
                <w:ilvl w:val="0"/>
                <w:numId w:val="27"/>
              </w:numPr>
              <w:rPr>
                <w:ins w:id="3044" w:author="Jarno Nieminen" w:date="2014-06-11T12:40:00Z"/>
                <w:rFonts w:eastAsia="Arial Unicode MS"/>
              </w:rPr>
            </w:pPr>
            <w:ins w:id="3045" w:author="Jarno Nieminen" w:date="2014-06-11T12:40:00Z">
              <w:r w:rsidRPr="00D82A73">
                <w:rPr>
                  <w:rFonts w:eastAsia="Arial Unicode MS"/>
                </w:rPr>
                <w:t>Center</w:t>
              </w:r>
            </w:ins>
          </w:p>
          <w:p w14:paraId="7BF95AA0" w14:textId="77777777" w:rsidR="006A2F41" w:rsidRPr="00D82A73" w:rsidRDefault="006A2F41" w:rsidP="004F0033">
            <w:pPr>
              <w:pStyle w:val="ListParagraph"/>
              <w:numPr>
                <w:ilvl w:val="0"/>
                <w:numId w:val="27"/>
              </w:numPr>
              <w:rPr>
                <w:ins w:id="3046" w:author="Jarno Nieminen" w:date="2014-06-11T12:40:00Z"/>
                <w:rFonts w:eastAsia="Arial Unicode MS"/>
              </w:rPr>
            </w:pPr>
            <w:ins w:id="3047" w:author="Jarno Nieminen" w:date="2014-06-11T12:40:00Z">
              <w:r w:rsidRPr="00D82A73">
                <w:rPr>
                  <w:rFonts w:eastAsia="Arial Unicode MS"/>
                </w:rPr>
                <w:lastRenderedPageBreak/>
                <w:t>vertical: Fråga och svarsalternativ presenteras i vertikalt. T.ex. inmatning placeras under rubrik.</w:t>
              </w:r>
            </w:ins>
          </w:p>
          <w:p w14:paraId="2816B5B2" w14:textId="77777777" w:rsidR="006A2F41" w:rsidRPr="00D82A73" w:rsidRDefault="006A2F41" w:rsidP="004F0033">
            <w:pPr>
              <w:pStyle w:val="ListParagraph"/>
              <w:numPr>
                <w:ilvl w:val="0"/>
                <w:numId w:val="27"/>
              </w:numPr>
              <w:rPr>
                <w:ins w:id="3048" w:author="Jarno Nieminen" w:date="2014-06-11T12:40:00Z"/>
                <w:rFonts w:eastAsia="Arial Unicode MS"/>
              </w:rPr>
            </w:pPr>
            <w:ins w:id="3049" w:author="Jarno Nieminen" w:date="2014-06-11T12:40:00Z">
              <w:r w:rsidRPr="00D82A73">
                <w:rPr>
                  <w:rFonts w:eastAsia="Arial Unicode MS"/>
                </w:rPr>
                <w:t>horizontal: Fråga och svarsalternativ presenteras i horisontalt. T.ex. inmatning placeras bredvid varandra.</w:t>
              </w:r>
            </w:ins>
          </w:p>
        </w:tc>
        <w:tc>
          <w:tcPr>
            <w:tcW w:w="1140" w:type="dxa"/>
          </w:tcPr>
          <w:p w14:paraId="0A453406" w14:textId="77777777" w:rsidR="006A2F41" w:rsidRPr="00D82A73" w:rsidRDefault="006A2F41" w:rsidP="0026766E">
            <w:pPr>
              <w:rPr>
                <w:ins w:id="3050" w:author="Jarno Nieminen" w:date="2014-06-11T12:40:00Z"/>
                <w:rFonts w:eastAsia="Arial Unicode MS"/>
              </w:rPr>
            </w:pPr>
            <w:ins w:id="3051" w:author="Jarno Nieminen" w:date="2014-06-11T12:40:00Z">
              <w:r w:rsidRPr="00D82A73">
                <w:rPr>
                  <w:rFonts w:eastAsia="Arial Unicode MS"/>
                </w:rPr>
                <w:lastRenderedPageBreak/>
                <w:t>TXT</w:t>
              </w:r>
            </w:ins>
          </w:p>
        </w:tc>
        <w:tc>
          <w:tcPr>
            <w:tcW w:w="717" w:type="dxa"/>
          </w:tcPr>
          <w:p w14:paraId="1BE9932A" w14:textId="77777777" w:rsidR="006A2F41" w:rsidRPr="00D82A73" w:rsidRDefault="006A2F41" w:rsidP="0026766E">
            <w:pPr>
              <w:rPr>
                <w:ins w:id="3052" w:author="Jarno Nieminen" w:date="2014-06-11T12:40:00Z"/>
                <w:rFonts w:eastAsia="Arial Unicode MS"/>
              </w:rPr>
            </w:pPr>
            <w:ins w:id="3053" w:author="Jarno Nieminen" w:date="2014-06-11T12:40:00Z">
              <w:r w:rsidRPr="00D82A73">
                <w:rPr>
                  <w:rFonts w:eastAsia="Arial Unicode MS"/>
                </w:rPr>
                <w:t>0..1</w:t>
              </w:r>
            </w:ins>
          </w:p>
        </w:tc>
        <w:tc>
          <w:tcPr>
            <w:tcW w:w="1803" w:type="dxa"/>
          </w:tcPr>
          <w:p w14:paraId="6ABF6296" w14:textId="77777777" w:rsidR="006A2F41" w:rsidRPr="00D82A73" w:rsidRDefault="006A2F41" w:rsidP="0026766E">
            <w:pPr>
              <w:rPr>
                <w:ins w:id="3054" w:author="Jarno Nieminen" w:date="2014-06-11T12:40:00Z"/>
                <w:rFonts w:eastAsia="Arial Unicode MS"/>
              </w:rPr>
            </w:pPr>
          </w:p>
        </w:tc>
        <w:tc>
          <w:tcPr>
            <w:tcW w:w="1920" w:type="dxa"/>
          </w:tcPr>
          <w:p w14:paraId="4B35F466" w14:textId="77777777" w:rsidR="006A2F41" w:rsidRPr="00D82A73" w:rsidRDefault="006A2F41" w:rsidP="0026766E">
            <w:pPr>
              <w:rPr>
                <w:ins w:id="3055" w:author="Jarno Nieminen" w:date="2014-06-11T12:40:00Z"/>
                <w:rFonts w:ascii="Arial" w:eastAsia="Arial Unicode MS" w:hAnsi="Arial"/>
              </w:rPr>
            </w:pPr>
          </w:p>
        </w:tc>
        <w:tc>
          <w:tcPr>
            <w:tcW w:w="1200" w:type="dxa"/>
            <w:shd w:val="clear" w:color="auto" w:fill="auto"/>
          </w:tcPr>
          <w:p w14:paraId="6FEDDA13" w14:textId="77777777" w:rsidR="006A2F41" w:rsidRPr="00D82A73" w:rsidRDefault="006A2F41" w:rsidP="0026766E">
            <w:pPr>
              <w:rPr>
                <w:ins w:id="3056" w:author="Jarno Nieminen" w:date="2014-06-11T12:40:00Z"/>
                <w:rFonts w:ascii="Arial" w:eastAsia="Arial Unicode MS" w:hAnsi="Arial"/>
              </w:rPr>
            </w:pPr>
          </w:p>
        </w:tc>
        <w:tc>
          <w:tcPr>
            <w:tcW w:w="1080" w:type="dxa"/>
            <w:shd w:val="clear" w:color="auto" w:fill="auto"/>
          </w:tcPr>
          <w:p w14:paraId="12D3EFC2" w14:textId="77777777" w:rsidR="006A2F41" w:rsidRPr="00D82A73" w:rsidRDefault="006A2F41" w:rsidP="0026766E">
            <w:pPr>
              <w:rPr>
                <w:ins w:id="3057" w:author="Jarno Nieminen" w:date="2014-06-11T12:40:00Z"/>
                <w:rFonts w:ascii="Arial" w:eastAsia="Arial Unicode MS" w:hAnsi="Arial"/>
              </w:rPr>
            </w:pPr>
          </w:p>
        </w:tc>
        <w:tc>
          <w:tcPr>
            <w:tcW w:w="1160" w:type="dxa"/>
            <w:shd w:val="clear" w:color="auto" w:fill="auto"/>
          </w:tcPr>
          <w:p w14:paraId="67A1ABD5" w14:textId="77777777" w:rsidR="006A2F41" w:rsidRPr="00D82A73" w:rsidRDefault="006A2F41" w:rsidP="0026766E">
            <w:pPr>
              <w:rPr>
                <w:ins w:id="3058" w:author="Jarno Nieminen" w:date="2014-06-11T12:40:00Z"/>
                <w:rFonts w:ascii="Arial" w:eastAsia="Arial Unicode MS" w:hAnsi="Arial"/>
              </w:rPr>
            </w:pPr>
          </w:p>
        </w:tc>
      </w:tr>
      <w:tr w:rsidR="006A2F41" w:rsidRPr="00D82A73" w14:paraId="432B6180" w14:textId="77777777" w:rsidTr="0026766E">
        <w:trPr>
          <w:trHeight w:val="217"/>
          <w:ins w:id="3059" w:author="Jarno Nieminen" w:date="2014-06-11T12:40:00Z"/>
        </w:trPr>
        <w:tc>
          <w:tcPr>
            <w:tcW w:w="2545" w:type="dxa"/>
            <w:gridSpan w:val="2"/>
          </w:tcPr>
          <w:p w14:paraId="70FE04E5" w14:textId="77777777" w:rsidR="006A2F41" w:rsidRPr="00D82A73" w:rsidRDefault="006A2F41" w:rsidP="0026766E">
            <w:pPr>
              <w:rPr>
                <w:ins w:id="3060" w:author="Jarno Nieminen" w:date="2014-06-11T12:40:00Z"/>
                <w:rFonts w:eastAsia="Arial Unicode MS"/>
              </w:rPr>
            </w:pPr>
            <w:ins w:id="3061" w:author="Jarno Nieminen" w:date="2014-06-11T12:40:00Z">
              <w:r w:rsidRPr="00D82A73">
                <w:rPr>
                  <w:rFonts w:eastAsia="Arial Unicode MS"/>
                </w:rPr>
                <w:lastRenderedPageBreak/>
                <w:t xml:space="preserve">Code/id </w:t>
              </w:r>
            </w:ins>
          </w:p>
          <w:p w14:paraId="5C0ECB76" w14:textId="77777777" w:rsidR="006A2F41" w:rsidRPr="00D82A73" w:rsidRDefault="006A2F41" w:rsidP="0026766E">
            <w:pPr>
              <w:rPr>
                <w:ins w:id="3062" w:author="Jarno Nieminen" w:date="2014-06-11T12:40:00Z"/>
                <w:rFonts w:eastAsia="Arial Unicode MS"/>
              </w:rPr>
            </w:pPr>
            <w:ins w:id="3063" w:author="Jarno Nieminen" w:date="2014-06-11T12:40:00Z">
              <w:r w:rsidRPr="00D82A73">
                <w:rPr>
                  <w:rFonts w:eastAsia="Arial Unicode MS"/>
                </w:rPr>
                <w:t>(codeType)</w:t>
              </w:r>
            </w:ins>
          </w:p>
        </w:tc>
        <w:tc>
          <w:tcPr>
            <w:tcW w:w="3410" w:type="dxa"/>
          </w:tcPr>
          <w:p w14:paraId="3EA05AE3" w14:textId="3650C513" w:rsidR="006A2F41" w:rsidRPr="00D82A73" w:rsidRDefault="006A2F41" w:rsidP="0026766E">
            <w:pPr>
              <w:rPr>
                <w:ins w:id="3064" w:author="Jarno Nieminen" w:date="2014-06-11T12:40:00Z"/>
                <w:rFonts w:eastAsia="Arial Unicode MS"/>
              </w:rPr>
            </w:pPr>
            <w:ins w:id="3065" w:author="Jarno Nieminen" w:date="2014-06-11T12:40:00Z">
              <w:r w:rsidRPr="00D82A73">
                <w:rPr>
                  <w:rFonts w:eastAsia="Arial Unicode MS"/>
                </w:rPr>
                <w:t>Koppling till klass för kodverk. Används för att beskriv</w:t>
              </w:r>
              <w:r w:rsidR="0047354F">
                <w:rPr>
                  <w:rFonts w:eastAsia="Arial Unicode MS"/>
                </w:rPr>
                <w:t>a kod/kodverk för en fråga. T.e</w:t>
              </w:r>
              <w:r w:rsidRPr="00D82A73">
                <w:rPr>
                  <w:rFonts w:eastAsia="Arial Unicode MS"/>
                </w:rPr>
                <w:t>x</w:t>
              </w:r>
              <w:r w:rsidR="0047354F">
                <w:rPr>
                  <w:rFonts w:eastAsia="Arial Unicode MS"/>
                </w:rPr>
                <w:t>.</w:t>
              </w:r>
              <w:r w:rsidRPr="00D82A73">
                <w:rPr>
                  <w:rFonts w:eastAsia="Arial Unicode MS"/>
                </w:rPr>
                <w:t xml:space="preserve"> SNOMED-CT kod.</w:t>
              </w:r>
            </w:ins>
          </w:p>
        </w:tc>
        <w:tc>
          <w:tcPr>
            <w:tcW w:w="1140" w:type="dxa"/>
          </w:tcPr>
          <w:p w14:paraId="28CB9B52" w14:textId="77777777" w:rsidR="006A2F41" w:rsidRPr="00D82A73" w:rsidRDefault="006A2F41" w:rsidP="0026766E">
            <w:pPr>
              <w:rPr>
                <w:ins w:id="3066" w:author="Jarno Nieminen" w:date="2014-06-11T12:40:00Z"/>
                <w:rFonts w:eastAsia="Arial Unicode MS"/>
              </w:rPr>
            </w:pPr>
            <w:ins w:id="3067" w:author="Jarno Nieminen" w:date="2014-06-11T12:40:00Z">
              <w:r w:rsidRPr="00D82A73">
                <w:rPr>
                  <w:rFonts w:eastAsia="Arial Unicode MS"/>
                </w:rPr>
                <w:t>II</w:t>
              </w:r>
            </w:ins>
          </w:p>
        </w:tc>
        <w:tc>
          <w:tcPr>
            <w:tcW w:w="717" w:type="dxa"/>
          </w:tcPr>
          <w:p w14:paraId="26125F00" w14:textId="77777777" w:rsidR="006A2F41" w:rsidRPr="00D82A73" w:rsidRDefault="006A2F41" w:rsidP="0026766E">
            <w:pPr>
              <w:rPr>
                <w:ins w:id="3068" w:author="Jarno Nieminen" w:date="2014-06-11T12:40:00Z"/>
                <w:rFonts w:eastAsia="Arial Unicode MS"/>
              </w:rPr>
            </w:pPr>
            <w:ins w:id="3069" w:author="Jarno Nieminen" w:date="2014-06-11T12:40:00Z">
              <w:r w:rsidRPr="00D82A73">
                <w:rPr>
                  <w:rFonts w:eastAsia="Arial Unicode MS"/>
                </w:rPr>
                <w:t>0..1</w:t>
              </w:r>
            </w:ins>
          </w:p>
        </w:tc>
        <w:tc>
          <w:tcPr>
            <w:tcW w:w="1803" w:type="dxa"/>
          </w:tcPr>
          <w:p w14:paraId="29D33E0C" w14:textId="77777777" w:rsidR="006A2F41" w:rsidRPr="00D82A73" w:rsidRDefault="006A2F41" w:rsidP="0026766E">
            <w:pPr>
              <w:rPr>
                <w:ins w:id="3070" w:author="Jarno Nieminen" w:date="2014-06-11T12:40:00Z"/>
                <w:rFonts w:eastAsia="Arial Unicode MS"/>
              </w:rPr>
            </w:pPr>
            <w:ins w:id="3071" w:author="Jarno Nieminen" w:date="2014-06-11T12:40:00Z">
              <w:r w:rsidRPr="00D82A73">
                <w:rPr>
                  <w:rFonts w:eastAsia="Arial Unicode MS"/>
                </w:rPr>
                <w:t>Länk till objekt</w:t>
              </w:r>
            </w:ins>
          </w:p>
        </w:tc>
        <w:tc>
          <w:tcPr>
            <w:tcW w:w="1920" w:type="dxa"/>
          </w:tcPr>
          <w:p w14:paraId="28000AEF" w14:textId="77777777" w:rsidR="006A2F41" w:rsidRPr="00D82A73" w:rsidRDefault="006A2F41" w:rsidP="0026766E">
            <w:pPr>
              <w:rPr>
                <w:ins w:id="3072" w:author="Jarno Nieminen" w:date="2014-06-11T12:40:00Z"/>
                <w:rFonts w:ascii="Arial" w:eastAsia="Arial Unicode MS" w:hAnsi="Arial"/>
              </w:rPr>
            </w:pPr>
          </w:p>
        </w:tc>
        <w:tc>
          <w:tcPr>
            <w:tcW w:w="1200" w:type="dxa"/>
            <w:shd w:val="clear" w:color="auto" w:fill="auto"/>
          </w:tcPr>
          <w:p w14:paraId="24B02B9F" w14:textId="77777777" w:rsidR="006A2F41" w:rsidRPr="00D82A73" w:rsidRDefault="006A2F41" w:rsidP="0026766E">
            <w:pPr>
              <w:rPr>
                <w:ins w:id="3073" w:author="Jarno Nieminen" w:date="2014-06-11T12:40:00Z"/>
                <w:rFonts w:ascii="Arial" w:eastAsia="Arial Unicode MS" w:hAnsi="Arial"/>
              </w:rPr>
            </w:pPr>
          </w:p>
        </w:tc>
        <w:tc>
          <w:tcPr>
            <w:tcW w:w="1080" w:type="dxa"/>
            <w:shd w:val="clear" w:color="auto" w:fill="auto"/>
          </w:tcPr>
          <w:p w14:paraId="15864077" w14:textId="77777777" w:rsidR="006A2F41" w:rsidRPr="00D82A73" w:rsidRDefault="006A2F41" w:rsidP="0026766E">
            <w:pPr>
              <w:rPr>
                <w:ins w:id="3074" w:author="Jarno Nieminen" w:date="2014-06-11T12:40:00Z"/>
                <w:rFonts w:ascii="Arial" w:eastAsia="Arial Unicode MS" w:hAnsi="Arial"/>
              </w:rPr>
            </w:pPr>
          </w:p>
        </w:tc>
        <w:tc>
          <w:tcPr>
            <w:tcW w:w="1160" w:type="dxa"/>
            <w:shd w:val="clear" w:color="auto" w:fill="auto"/>
          </w:tcPr>
          <w:p w14:paraId="5A63D691" w14:textId="77777777" w:rsidR="006A2F41" w:rsidRPr="00D82A73" w:rsidRDefault="006A2F41" w:rsidP="0026766E">
            <w:pPr>
              <w:rPr>
                <w:ins w:id="3075" w:author="Jarno Nieminen" w:date="2014-06-11T12:40:00Z"/>
                <w:rFonts w:ascii="Arial" w:eastAsia="Arial Unicode MS" w:hAnsi="Arial"/>
              </w:rPr>
            </w:pPr>
          </w:p>
        </w:tc>
      </w:tr>
      <w:tr w:rsidR="006A2F41" w:rsidRPr="00D82A73" w14:paraId="6135686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7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77" w:author="Jarno Nieminen" w:date="2014-06-11T12:40:00Z">
            <w:trPr>
              <w:gridAfter w:val="0"/>
              <w:trHeight w:val="217"/>
            </w:trPr>
          </w:trPrChange>
        </w:trPr>
        <w:tc>
          <w:tcPr>
            <w:tcW w:w="2545" w:type="dxa"/>
            <w:gridSpan w:val="2"/>
            <w:tcPrChange w:id="3078" w:author="Jarno Nieminen" w:date="2014-06-11T12:40:00Z">
              <w:tcPr>
                <w:tcW w:w="2545" w:type="dxa"/>
                <w:gridSpan w:val="3"/>
              </w:tcPr>
            </w:tcPrChange>
          </w:tcPr>
          <w:p w14:paraId="724849C2" w14:textId="77777777" w:rsidR="006A2F41" w:rsidRPr="00D82A73" w:rsidRDefault="006A2F41" w:rsidP="0026766E">
            <w:pPr>
              <w:rPr>
                <w:rFonts w:eastAsia="Arial Unicode MS"/>
              </w:rPr>
            </w:pPr>
            <w:moveToRangeStart w:id="3079" w:author="Jarno Nieminen" w:date="2014-06-11T12:40:00Z" w:name="move390253755"/>
            <w:moveTo w:id="3080" w:author="Jarno Nieminen" w:date="2014-06-11T12:40:00Z">
              <w:r w:rsidRPr="00D82A73">
                <w:rPr>
                  <w:rFonts w:eastAsia="Arial Unicode MS"/>
                </w:rPr>
                <w:t>Svarsalternativ/id</w:t>
              </w:r>
            </w:moveTo>
          </w:p>
          <w:p w14:paraId="5A4284A5" w14:textId="77777777" w:rsidR="006A2F41" w:rsidRPr="00D82A73" w:rsidRDefault="006A2F41" w:rsidP="0026766E">
            <w:pPr>
              <w:rPr>
                <w:rFonts w:eastAsia="Arial Unicode MS"/>
              </w:rPr>
            </w:pPr>
            <w:moveTo w:id="3081" w:author="Jarno Nieminen" w:date="2014-06-11T12:40:00Z">
              <w:r w:rsidRPr="00D82A73">
                <w:rPr>
                  <w:rFonts w:eastAsia="Arial Unicode MS"/>
                </w:rPr>
                <w:t>(AnswerAlternative)</w:t>
              </w:r>
            </w:moveTo>
          </w:p>
        </w:tc>
        <w:tc>
          <w:tcPr>
            <w:tcW w:w="3410" w:type="dxa"/>
            <w:tcPrChange w:id="3082" w:author="Jarno Nieminen" w:date="2014-06-11T12:40:00Z">
              <w:tcPr>
                <w:tcW w:w="3410" w:type="dxa"/>
                <w:gridSpan w:val="2"/>
              </w:tcPr>
            </w:tcPrChange>
          </w:tcPr>
          <w:p w14:paraId="44E7A0CE" w14:textId="77777777" w:rsidR="006A2F41" w:rsidRPr="00D82A73" w:rsidRDefault="006A2F41" w:rsidP="0026766E">
            <w:pPr>
              <w:rPr>
                <w:rFonts w:eastAsia="Arial Unicode MS"/>
              </w:rPr>
            </w:pPr>
            <w:moveTo w:id="3083" w:author="Jarno Nieminen" w:date="2014-06-11T12:40:00Z">
              <w:r w:rsidRPr="00D82A73">
                <w:rPr>
                  <w:rFonts w:eastAsia="Arial Unicode MS"/>
                </w:rPr>
                <w:t>Koppling till klass för svarsalternativ.</w:t>
              </w:r>
            </w:moveTo>
          </w:p>
        </w:tc>
        <w:tc>
          <w:tcPr>
            <w:tcW w:w="1140" w:type="dxa"/>
            <w:tcPrChange w:id="3084" w:author="Jarno Nieminen" w:date="2014-06-11T12:40:00Z">
              <w:tcPr>
                <w:tcW w:w="1140" w:type="dxa"/>
                <w:gridSpan w:val="2"/>
              </w:tcPr>
            </w:tcPrChange>
          </w:tcPr>
          <w:p w14:paraId="0510EA23" w14:textId="77777777" w:rsidR="006A2F41" w:rsidRPr="00D82A73" w:rsidRDefault="006A2F41" w:rsidP="0026766E">
            <w:pPr>
              <w:rPr>
                <w:rFonts w:eastAsia="Arial Unicode MS"/>
              </w:rPr>
            </w:pPr>
            <w:moveTo w:id="3085" w:author="Jarno Nieminen" w:date="2014-06-11T12:40:00Z">
              <w:r w:rsidRPr="00D82A73">
                <w:rPr>
                  <w:rFonts w:eastAsia="Arial Unicode MS"/>
                </w:rPr>
                <w:t>II</w:t>
              </w:r>
            </w:moveTo>
          </w:p>
        </w:tc>
        <w:tc>
          <w:tcPr>
            <w:tcW w:w="717" w:type="dxa"/>
            <w:tcPrChange w:id="3086" w:author="Jarno Nieminen" w:date="2014-06-11T12:40:00Z">
              <w:tcPr>
                <w:tcW w:w="717" w:type="dxa"/>
                <w:gridSpan w:val="2"/>
              </w:tcPr>
            </w:tcPrChange>
          </w:tcPr>
          <w:p w14:paraId="74F2F862" w14:textId="77777777" w:rsidR="006A2F41" w:rsidRPr="00D82A73" w:rsidRDefault="006A2F41" w:rsidP="0026766E">
            <w:pPr>
              <w:rPr>
                <w:rFonts w:eastAsia="Arial Unicode MS"/>
              </w:rPr>
            </w:pPr>
            <w:moveTo w:id="3087" w:author="Jarno Nieminen" w:date="2014-06-11T12:40:00Z">
              <w:r w:rsidRPr="00D82A73">
                <w:rPr>
                  <w:rFonts w:eastAsia="Arial Unicode MS"/>
                </w:rPr>
                <w:t>0..*</w:t>
              </w:r>
            </w:moveTo>
          </w:p>
        </w:tc>
        <w:tc>
          <w:tcPr>
            <w:tcW w:w="1803" w:type="dxa"/>
            <w:tcPrChange w:id="3088" w:author="Jarno Nieminen" w:date="2014-06-11T12:40:00Z">
              <w:tcPr>
                <w:tcW w:w="1803" w:type="dxa"/>
                <w:gridSpan w:val="2"/>
              </w:tcPr>
            </w:tcPrChange>
          </w:tcPr>
          <w:p w14:paraId="282FC63B" w14:textId="77777777" w:rsidR="006A2F41" w:rsidRPr="00D82A73" w:rsidRDefault="006A2F41" w:rsidP="0026766E">
            <w:pPr>
              <w:rPr>
                <w:rFonts w:eastAsia="Arial Unicode MS"/>
              </w:rPr>
            </w:pPr>
            <w:moveTo w:id="3089" w:author="Jarno Nieminen" w:date="2014-06-11T12:40:00Z">
              <w:r w:rsidRPr="00D82A73">
                <w:rPr>
                  <w:rFonts w:eastAsia="Arial Unicode MS"/>
                </w:rPr>
                <w:t>Länk till objekt</w:t>
              </w:r>
            </w:moveTo>
          </w:p>
        </w:tc>
        <w:tc>
          <w:tcPr>
            <w:tcW w:w="1920" w:type="dxa"/>
            <w:tcPrChange w:id="3090" w:author="Jarno Nieminen" w:date="2014-06-11T12:40:00Z">
              <w:tcPr>
                <w:tcW w:w="1920" w:type="dxa"/>
                <w:gridSpan w:val="2"/>
              </w:tcPr>
            </w:tcPrChange>
          </w:tcPr>
          <w:p w14:paraId="4BD49E60" w14:textId="77777777" w:rsidR="006A2F41" w:rsidRPr="00D82A73" w:rsidRDefault="006A2F41" w:rsidP="0026766E">
            <w:pPr>
              <w:rPr>
                <w:rFonts w:ascii="Arial" w:eastAsia="Arial Unicode MS" w:hAnsi="Arial"/>
              </w:rPr>
            </w:pPr>
          </w:p>
        </w:tc>
        <w:tc>
          <w:tcPr>
            <w:tcW w:w="1200" w:type="dxa"/>
            <w:shd w:val="clear" w:color="auto" w:fill="auto"/>
            <w:tcPrChange w:id="3091" w:author="Jarno Nieminen" w:date="2014-06-11T12:40:00Z">
              <w:tcPr>
                <w:tcW w:w="1200" w:type="dxa"/>
                <w:gridSpan w:val="2"/>
                <w:shd w:val="clear" w:color="auto" w:fill="auto"/>
              </w:tcPr>
            </w:tcPrChange>
          </w:tcPr>
          <w:p w14:paraId="36CC93A8" w14:textId="77777777" w:rsidR="006A2F41" w:rsidRPr="00D82A73" w:rsidRDefault="006A2F41" w:rsidP="0026766E">
            <w:pPr>
              <w:rPr>
                <w:rFonts w:ascii="Arial" w:eastAsia="Arial Unicode MS" w:hAnsi="Arial"/>
              </w:rPr>
            </w:pPr>
          </w:p>
        </w:tc>
        <w:tc>
          <w:tcPr>
            <w:tcW w:w="1080" w:type="dxa"/>
            <w:shd w:val="clear" w:color="auto" w:fill="auto"/>
            <w:tcPrChange w:id="3092" w:author="Jarno Nieminen" w:date="2014-06-11T12:40:00Z">
              <w:tcPr>
                <w:tcW w:w="1080" w:type="dxa"/>
                <w:gridSpan w:val="2"/>
                <w:shd w:val="clear" w:color="auto" w:fill="auto"/>
              </w:tcPr>
            </w:tcPrChange>
          </w:tcPr>
          <w:p w14:paraId="61495225" w14:textId="77777777" w:rsidR="006A2F41" w:rsidRPr="00D82A73" w:rsidRDefault="006A2F41" w:rsidP="0026766E">
            <w:pPr>
              <w:rPr>
                <w:rFonts w:ascii="Arial" w:eastAsia="Arial Unicode MS" w:hAnsi="Arial"/>
              </w:rPr>
            </w:pPr>
          </w:p>
        </w:tc>
        <w:tc>
          <w:tcPr>
            <w:tcW w:w="1160" w:type="dxa"/>
            <w:shd w:val="clear" w:color="auto" w:fill="auto"/>
            <w:tcPrChange w:id="3093" w:author="Jarno Nieminen" w:date="2014-06-11T12:40:00Z">
              <w:tcPr>
                <w:tcW w:w="1160" w:type="dxa"/>
                <w:gridSpan w:val="2"/>
                <w:shd w:val="clear" w:color="auto" w:fill="auto"/>
              </w:tcPr>
            </w:tcPrChange>
          </w:tcPr>
          <w:p w14:paraId="54E14588" w14:textId="77777777" w:rsidR="006A2F41" w:rsidRPr="00D82A73" w:rsidRDefault="006A2F41" w:rsidP="0026766E">
            <w:pPr>
              <w:rPr>
                <w:rFonts w:ascii="Arial" w:eastAsia="Arial Unicode MS" w:hAnsi="Arial"/>
              </w:rPr>
            </w:pPr>
          </w:p>
        </w:tc>
      </w:tr>
      <w:tr w:rsidR="006A2F41" w:rsidRPr="00D82A73" w14:paraId="34B2182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9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95" w:author="Jarno Nieminen" w:date="2014-06-11T12:40:00Z">
            <w:trPr>
              <w:gridAfter w:val="0"/>
              <w:trHeight w:val="217"/>
            </w:trPr>
          </w:trPrChange>
        </w:trPr>
        <w:tc>
          <w:tcPr>
            <w:tcW w:w="2545" w:type="dxa"/>
            <w:gridSpan w:val="2"/>
            <w:tcPrChange w:id="3096" w:author="Jarno Nieminen" w:date="2014-06-11T12:40:00Z">
              <w:tcPr>
                <w:tcW w:w="2545" w:type="dxa"/>
                <w:gridSpan w:val="3"/>
              </w:tcPr>
            </w:tcPrChange>
          </w:tcPr>
          <w:p w14:paraId="58F3ADEE" w14:textId="77777777" w:rsidR="006A2F41" w:rsidRPr="00D82A73" w:rsidRDefault="006A2F41" w:rsidP="0026766E">
            <w:pPr>
              <w:rPr>
                <w:rFonts w:eastAsia="Arial Unicode MS"/>
              </w:rPr>
            </w:pPr>
            <w:moveTo w:id="3097" w:author="Jarno Nieminen" w:date="2014-06-11T12:40:00Z">
              <w:r w:rsidRPr="00D82A73">
                <w:rPr>
                  <w:rFonts w:eastAsia="Arial Unicode MS"/>
                </w:rPr>
                <w:t>Media/id</w:t>
              </w:r>
            </w:moveTo>
          </w:p>
        </w:tc>
        <w:tc>
          <w:tcPr>
            <w:tcW w:w="3410" w:type="dxa"/>
            <w:tcPrChange w:id="3098" w:author="Jarno Nieminen" w:date="2014-06-11T12:40:00Z">
              <w:tcPr>
                <w:tcW w:w="3410" w:type="dxa"/>
                <w:gridSpan w:val="2"/>
              </w:tcPr>
            </w:tcPrChange>
          </w:tcPr>
          <w:p w14:paraId="1764743B" w14:textId="77777777" w:rsidR="006A2F41" w:rsidRPr="00D82A73" w:rsidRDefault="006A2F41" w:rsidP="0026766E">
            <w:pPr>
              <w:rPr>
                <w:rFonts w:eastAsia="Arial Unicode MS"/>
              </w:rPr>
            </w:pPr>
            <w:moveTo w:id="3099" w:author="Jarno Nieminen" w:date="2014-06-11T12:40:00Z">
              <w:r w:rsidRPr="00D82A73">
                <w:rPr>
                  <w:rFonts w:eastAsia="Arial Unicode MS"/>
                </w:rPr>
                <w:t>Koppling till klass för media.</w:t>
              </w:r>
            </w:moveTo>
          </w:p>
        </w:tc>
        <w:tc>
          <w:tcPr>
            <w:tcW w:w="1140" w:type="dxa"/>
            <w:tcPrChange w:id="3100" w:author="Jarno Nieminen" w:date="2014-06-11T12:40:00Z">
              <w:tcPr>
                <w:tcW w:w="1140" w:type="dxa"/>
                <w:gridSpan w:val="2"/>
              </w:tcPr>
            </w:tcPrChange>
          </w:tcPr>
          <w:p w14:paraId="03CBBD13" w14:textId="77777777" w:rsidR="006A2F41" w:rsidRPr="00D82A73" w:rsidRDefault="006A2F41" w:rsidP="0026766E">
            <w:pPr>
              <w:rPr>
                <w:rFonts w:eastAsia="Arial Unicode MS"/>
              </w:rPr>
            </w:pPr>
            <w:moveTo w:id="3101" w:author="Jarno Nieminen" w:date="2014-06-11T12:40:00Z">
              <w:r w:rsidRPr="00D82A73">
                <w:rPr>
                  <w:rFonts w:eastAsia="Arial Unicode MS"/>
                </w:rPr>
                <w:t>II</w:t>
              </w:r>
            </w:moveTo>
          </w:p>
        </w:tc>
        <w:tc>
          <w:tcPr>
            <w:tcW w:w="717" w:type="dxa"/>
            <w:tcPrChange w:id="3102" w:author="Jarno Nieminen" w:date="2014-06-11T12:40:00Z">
              <w:tcPr>
                <w:tcW w:w="717" w:type="dxa"/>
                <w:gridSpan w:val="2"/>
              </w:tcPr>
            </w:tcPrChange>
          </w:tcPr>
          <w:p w14:paraId="3A2139E0" w14:textId="77777777" w:rsidR="006A2F41" w:rsidRPr="00D82A73" w:rsidRDefault="006A2F41" w:rsidP="0026766E">
            <w:pPr>
              <w:rPr>
                <w:rFonts w:eastAsia="Arial Unicode MS"/>
              </w:rPr>
            </w:pPr>
            <w:moveTo w:id="3103" w:author="Jarno Nieminen" w:date="2014-06-11T12:40:00Z">
              <w:r w:rsidRPr="00D82A73">
                <w:rPr>
                  <w:rFonts w:eastAsia="Arial Unicode MS"/>
                </w:rPr>
                <w:t>0..1</w:t>
              </w:r>
            </w:moveTo>
          </w:p>
        </w:tc>
        <w:tc>
          <w:tcPr>
            <w:tcW w:w="1803" w:type="dxa"/>
            <w:tcPrChange w:id="3104" w:author="Jarno Nieminen" w:date="2014-06-11T12:40:00Z">
              <w:tcPr>
                <w:tcW w:w="1803" w:type="dxa"/>
                <w:gridSpan w:val="2"/>
              </w:tcPr>
            </w:tcPrChange>
          </w:tcPr>
          <w:p w14:paraId="27B61427" w14:textId="77777777" w:rsidR="006A2F41" w:rsidRPr="00D82A73" w:rsidRDefault="006A2F41" w:rsidP="0026766E">
            <w:pPr>
              <w:rPr>
                <w:rFonts w:eastAsia="Arial Unicode MS"/>
              </w:rPr>
            </w:pPr>
            <w:moveTo w:id="3105" w:author="Jarno Nieminen" w:date="2014-06-11T12:40:00Z">
              <w:r w:rsidRPr="00D82A73">
                <w:rPr>
                  <w:rFonts w:eastAsia="Arial Unicode MS"/>
                </w:rPr>
                <w:t>Länk till objekt</w:t>
              </w:r>
            </w:moveTo>
          </w:p>
        </w:tc>
        <w:tc>
          <w:tcPr>
            <w:tcW w:w="1920" w:type="dxa"/>
            <w:tcPrChange w:id="3106" w:author="Jarno Nieminen" w:date="2014-06-11T12:40:00Z">
              <w:tcPr>
                <w:tcW w:w="1920" w:type="dxa"/>
                <w:gridSpan w:val="2"/>
              </w:tcPr>
            </w:tcPrChange>
          </w:tcPr>
          <w:p w14:paraId="0F2FE47A" w14:textId="77777777" w:rsidR="006A2F41" w:rsidRPr="00D82A73" w:rsidRDefault="006A2F41" w:rsidP="0026766E">
            <w:pPr>
              <w:rPr>
                <w:rFonts w:ascii="Arial" w:eastAsia="Arial Unicode MS" w:hAnsi="Arial"/>
              </w:rPr>
            </w:pPr>
          </w:p>
        </w:tc>
        <w:tc>
          <w:tcPr>
            <w:tcW w:w="1200" w:type="dxa"/>
            <w:shd w:val="clear" w:color="auto" w:fill="auto"/>
            <w:tcPrChange w:id="3107" w:author="Jarno Nieminen" w:date="2014-06-11T12:40:00Z">
              <w:tcPr>
                <w:tcW w:w="1200" w:type="dxa"/>
                <w:gridSpan w:val="2"/>
                <w:shd w:val="clear" w:color="auto" w:fill="auto"/>
              </w:tcPr>
            </w:tcPrChange>
          </w:tcPr>
          <w:p w14:paraId="3B5CDAA9" w14:textId="77777777" w:rsidR="006A2F41" w:rsidRPr="00D82A73" w:rsidRDefault="006A2F41" w:rsidP="0026766E">
            <w:pPr>
              <w:rPr>
                <w:rFonts w:ascii="Arial" w:eastAsia="Arial Unicode MS" w:hAnsi="Arial"/>
              </w:rPr>
            </w:pPr>
          </w:p>
        </w:tc>
        <w:tc>
          <w:tcPr>
            <w:tcW w:w="1080" w:type="dxa"/>
            <w:shd w:val="clear" w:color="auto" w:fill="auto"/>
            <w:tcPrChange w:id="3108" w:author="Jarno Nieminen" w:date="2014-06-11T12:40:00Z">
              <w:tcPr>
                <w:tcW w:w="1080" w:type="dxa"/>
                <w:gridSpan w:val="2"/>
                <w:shd w:val="clear" w:color="auto" w:fill="auto"/>
              </w:tcPr>
            </w:tcPrChange>
          </w:tcPr>
          <w:p w14:paraId="743D6407" w14:textId="77777777" w:rsidR="006A2F41" w:rsidRPr="00D82A73" w:rsidRDefault="006A2F41" w:rsidP="0026766E">
            <w:pPr>
              <w:rPr>
                <w:rFonts w:ascii="Arial" w:eastAsia="Arial Unicode MS" w:hAnsi="Arial"/>
              </w:rPr>
            </w:pPr>
          </w:p>
        </w:tc>
        <w:tc>
          <w:tcPr>
            <w:tcW w:w="1160" w:type="dxa"/>
            <w:shd w:val="clear" w:color="auto" w:fill="auto"/>
            <w:tcPrChange w:id="3109" w:author="Jarno Nieminen" w:date="2014-06-11T12:40:00Z">
              <w:tcPr>
                <w:tcW w:w="1160" w:type="dxa"/>
                <w:gridSpan w:val="2"/>
                <w:shd w:val="clear" w:color="auto" w:fill="auto"/>
              </w:tcPr>
            </w:tcPrChange>
          </w:tcPr>
          <w:p w14:paraId="72334A30" w14:textId="77777777" w:rsidR="006A2F41" w:rsidRPr="00D82A73" w:rsidRDefault="006A2F41" w:rsidP="0026766E">
            <w:pPr>
              <w:rPr>
                <w:rFonts w:ascii="Arial" w:eastAsia="Arial Unicode MS" w:hAnsi="Arial"/>
              </w:rPr>
            </w:pPr>
          </w:p>
        </w:tc>
      </w:tr>
      <w:tr w:rsidR="006A2F41" w:rsidRPr="00D82A73" w14:paraId="301ADC3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11" w:author="Jarno Nieminen" w:date="2014-06-11T12:40:00Z">
            <w:trPr>
              <w:gridAfter w:val="0"/>
              <w:trHeight w:val="217"/>
            </w:trPr>
          </w:trPrChange>
        </w:trPr>
        <w:tc>
          <w:tcPr>
            <w:tcW w:w="2545" w:type="dxa"/>
            <w:gridSpan w:val="2"/>
            <w:tcPrChange w:id="3112" w:author="Jarno Nieminen" w:date="2014-06-11T12:40:00Z">
              <w:tcPr>
                <w:tcW w:w="2545" w:type="dxa"/>
                <w:gridSpan w:val="3"/>
              </w:tcPr>
            </w:tcPrChange>
          </w:tcPr>
          <w:p w14:paraId="2F54C491" w14:textId="77777777" w:rsidR="006A2F41" w:rsidRPr="00D82A73" w:rsidRDefault="006A2F41" w:rsidP="0026766E">
            <w:pPr>
              <w:rPr>
                <w:rFonts w:eastAsia="Arial Unicode MS"/>
              </w:rPr>
            </w:pPr>
            <w:moveTo w:id="3113" w:author="Jarno Nieminen" w:date="2014-06-11T12:40:00Z">
              <w:r w:rsidRPr="00D82A73">
                <w:rPr>
                  <w:rFonts w:eastAsia="Arial Unicode MS"/>
                </w:rPr>
                <w:t>ValidationEvent/id</w:t>
              </w:r>
            </w:moveTo>
          </w:p>
        </w:tc>
        <w:tc>
          <w:tcPr>
            <w:tcW w:w="3410" w:type="dxa"/>
            <w:tcPrChange w:id="3114" w:author="Jarno Nieminen" w:date="2014-06-11T12:40:00Z">
              <w:tcPr>
                <w:tcW w:w="3410" w:type="dxa"/>
                <w:gridSpan w:val="2"/>
              </w:tcPr>
            </w:tcPrChange>
          </w:tcPr>
          <w:p w14:paraId="6205BDF3" w14:textId="77777777" w:rsidR="006A2F41" w:rsidRPr="00D82A73" w:rsidRDefault="006A2F41" w:rsidP="0026766E">
            <w:pPr>
              <w:rPr>
                <w:rFonts w:eastAsia="Arial Unicode MS"/>
              </w:rPr>
            </w:pPr>
            <w:moveTo w:id="3115" w:author="Jarno Nieminen" w:date="2014-06-11T12:40:00Z">
              <w:r w:rsidRPr="00D82A73">
                <w:rPr>
                  <w:rFonts w:eastAsia="Arial Unicode MS"/>
                </w:rPr>
                <w:t>Koppling till klass för validerings events.</w:t>
              </w:r>
            </w:moveTo>
          </w:p>
        </w:tc>
        <w:tc>
          <w:tcPr>
            <w:tcW w:w="1140" w:type="dxa"/>
            <w:tcPrChange w:id="3116" w:author="Jarno Nieminen" w:date="2014-06-11T12:40:00Z">
              <w:tcPr>
                <w:tcW w:w="1140" w:type="dxa"/>
                <w:gridSpan w:val="2"/>
              </w:tcPr>
            </w:tcPrChange>
          </w:tcPr>
          <w:p w14:paraId="1154F3DD" w14:textId="77777777" w:rsidR="006A2F41" w:rsidRPr="00D82A73" w:rsidRDefault="006A2F41" w:rsidP="0026766E">
            <w:pPr>
              <w:rPr>
                <w:rFonts w:eastAsia="Arial Unicode MS"/>
              </w:rPr>
            </w:pPr>
            <w:moveTo w:id="3117" w:author="Jarno Nieminen" w:date="2014-06-11T12:40:00Z">
              <w:r w:rsidRPr="00D82A73">
                <w:rPr>
                  <w:rFonts w:eastAsia="Arial Unicode MS"/>
                </w:rPr>
                <w:t>II</w:t>
              </w:r>
            </w:moveTo>
          </w:p>
        </w:tc>
        <w:tc>
          <w:tcPr>
            <w:tcW w:w="717" w:type="dxa"/>
            <w:tcPrChange w:id="3118" w:author="Jarno Nieminen" w:date="2014-06-11T12:40:00Z">
              <w:tcPr>
                <w:tcW w:w="717" w:type="dxa"/>
                <w:gridSpan w:val="2"/>
              </w:tcPr>
            </w:tcPrChange>
          </w:tcPr>
          <w:p w14:paraId="031C1DEF" w14:textId="77777777" w:rsidR="006A2F41" w:rsidRPr="00D82A73" w:rsidRDefault="006A2F41" w:rsidP="0026766E">
            <w:pPr>
              <w:rPr>
                <w:rFonts w:eastAsia="Arial Unicode MS"/>
              </w:rPr>
            </w:pPr>
            <w:moveTo w:id="3119" w:author="Jarno Nieminen" w:date="2014-06-11T12:40:00Z">
              <w:r w:rsidRPr="00D82A73">
                <w:rPr>
                  <w:rFonts w:eastAsia="Arial Unicode MS"/>
                </w:rPr>
                <w:t>0..*</w:t>
              </w:r>
            </w:moveTo>
          </w:p>
        </w:tc>
        <w:tc>
          <w:tcPr>
            <w:tcW w:w="1803" w:type="dxa"/>
            <w:tcPrChange w:id="3120" w:author="Jarno Nieminen" w:date="2014-06-11T12:40:00Z">
              <w:tcPr>
                <w:tcW w:w="1803" w:type="dxa"/>
                <w:gridSpan w:val="2"/>
              </w:tcPr>
            </w:tcPrChange>
          </w:tcPr>
          <w:p w14:paraId="68B51996" w14:textId="77777777" w:rsidR="006A2F41" w:rsidRPr="00D82A73" w:rsidRDefault="006A2F41" w:rsidP="0026766E">
            <w:pPr>
              <w:rPr>
                <w:rFonts w:eastAsia="Arial Unicode MS"/>
              </w:rPr>
            </w:pPr>
            <w:moveTo w:id="3121" w:author="Jarno Nieminen" w:date="2014-06-11T12:40:00Z">
              <w:r w:rsidRPr="00D82A73">
                <w:rPr>
                  <w:rFonts w:eastAsia="Arial Unicode MS"/>
                </w:rPr>
                <w:t>Länk till objekt</w:t>
              </w:r>
            </w:moveTo>
          </w:p>
        </w:tc>
        <w:tc>
          <w:tcPr>
            <w:tcW w:w="1920" w:type="dxa"/>
            <w:tcPrChange w:id="3122" w:author="Jarno Nieminen" w:date="2014-06-11T12:40:00Z">
              <w:tcPr>
                <w:tcW w:w="1920" w:type="dxa"/>
                <w:gridSpan w:val="2"/>
              </w:tcPr>
            </w:tcPrChange>
          </w:tcPr>
          <w:p w14:paraId="06A37F71" w14:textId="77777777" w:rsidR="006A2F41" w:rsidRPr="00D82A73" w:rsidRDefault="006A2F41" w:rsidP="0026766E">
            <w:pPr>
              <w:rPr>
                <w:rFonts w:ascii="Arial" w:eastAsia="Arial Unicode MS" w:hAnsi="Arial"/>
              </w:rPr>
            </w:pPr>
          </w:p>
        </w:tc>
        <w:tc>
          <w:tcPr>
            <w:tcW w:w="1200" w:type="dxa"/>
            <w:shd w:val="clear" w:color="auto" w:fill="auto"/>
            <w:tcPrChange w:id="3123" w:author="Jarno Nieminen" w:date="2014-06-11T12:40:00Z">
              <w:tcPr>
                <w:tcW w:w="1200" w:type="dxa"/>
                <w:gridSpan w:val="2"/>
                <w:shd w:val="clear" w:color="auto" w:fill="auto"/>
              </w:tcPr>
            </w:tcPrChange>
          </w:tcPr>
          <w:p w14:paraId="495CC467" w14:textId="77777777" w:rsidR="006A2F41" w:rsidRPr="00D82A73" w:rsidRDefault="006A2F41" w:rsidP="0026766E">
            <w:pPr>
              <w:rPr>
                <w:rFonts w:ascii="Arial" w:eastAsia="Arial Unicode MS" w:hAnsi="Arial"/>
              </w:rPr>
            </w:pPr>
          </w:p>
        </w:tc>
        <w:tc>
          <w:tcPr>
            <w:tcW w:w="1080" w:type="dxa"/>
            <w:shd w:val="clear" w:color="auto" w:fill="auto"/>
            <w:tcPrChange w:id="3124" w:author="Jarno Nieminen" w:date="2014-06-11T12:40:00Z">
              <w:tcPr>
                <w:tcW w:w="1080" w:type="dxa"/>
                <w:gridSpan w:val="2"/>
                <w:shd w:val="clear" w:color="auto" w:fill="auto"/>
              </w:tcPr>
            </w:tcPrChange>
          </w:tcPr>
          <w:p w14:paraId="06E77FA9" w14:textId="77777777" w:rsidR="006A2F41" w:rsidRPr="00D82A73" w:rsidRDefault="006A2F41" w:rsidP="0026766E">
            <w:pPr>
              <w:rPr>
                <w:rFonts w:ascii="Arial" w:eastAsia="Arial Unicode MS" w:hAnsi="Arial"/>
              </w:rPr>
            </w:pPr>
          </w:p>
        </w:tc>
        <w:tc>
          <w:tcPr>
            <w:tcW w:w="1160" w:type="dxa"/>
            <w:shd w:val="clear" w:color="auto" w:fill="auto"/>
            <w:tcPrChange w:id="3125" w:author="Jarno Nieminen" w:date="2014-06-11T12:40:00Z">
              <w:tcPr>
                <w:tcW w:w="1160" w:type="dxa"/>
                <w:gridSpan w:val="2"/>
                <w:shd w:val="clear" w:color="auto" w:fill="auto"/>
              </w:tcPr>
            </w:tcPrChange>
          </w:tcPr>
          <w:p w14:paraId="7A191A82" w14:textId="77777777" w:rsidR="006A2F41" w:rsidRPr="00D82A73" w:rsidRDefault="006A2F41" w:rsidP="0026766E">
            <w:pPr>
              <w:rPr>
                <w:rFonts w:ascii="Arial" w:eastAsia="Arial Unicode MS" w:hAnsi="Arial"/>
              </w:rPr>
            </w:pPr>
          </w:p>
        </w:tc>
      </w:tr>
      <w:tr w:rsidR="006A2F41" w:rsidRPr="00D82A73" w14:paraId="264E5D5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2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27" w:author="Jarno Nieminen" w:date="2014-06-11T12:40:00Z">
            <w:trPr>
              <w:gridAfter w:val="0"/>
              <w:trHeight w:val="217"/>
            </w:trPr>
          </w:trPrChange>
        </w:trPr>
        <w:tc>
          <w:tcPr>
            <w:tcW w:w="2545" w:type="dxa"/>
            <w:gridSpan w:val="2"/>
            <w:tcPrChange w:id="3128" w:author="Jarno Nieminen" w:date="2014-06-11T12:40:00Z">
              <w:tcPr>
                <w:tcW w:w="2545" w:type="dxa"/>
                <w:gridSpan w:val="3"/>
              </w:tcPr>
            </w:tcPrChange>
          </w:tcPr>
          <w:p w14:paraId="117E4475" w14:textId="77777777" w:rsidR="006A2F41" w:rsidRPr="00D82A73" w:rsidRDefault="006A2F41" w:rsidP="0026766E">
            <w:pPr>
              <w:rPr>
                <w:rFonts w:eastAsia="Arial Unicode MS"/>
              </w:rPr>
            </w:pPr>
            <w:moveTo w:id="3129" w:author="Jarno Nieminen" w:date="2014-06-11T12:40:00Z">
              <w:r w:rsidRPr="00D82A73">
                <w:rPr>
                  <w:rFonts w:eastAsia="Arial Unicode MS"/>
                </w:rPr>
                <w:t>GridValue/id</w:t>
              </w:r>
            </w:moveTo>
          </w:p>
        </w:tc>
        <w:tc>
          <w:tcPr>
            <w:tcW w:w="3410" w:type="dxa"/>
            <w:tcPrChange w:id="3130" w:author="Jarno Nieminen" w:date="2014-06-11T12:40:00Z">
              <w:tcPr>
                <w:tcW w:w="3410" w:type="dxa"/>
                <w:gridSpan w:val="2"/>
              </w:tcPr>
            </w:tcPrChange>
          </w:tcPr>
          <w:p w14:paraId="3414EB43" w14:textId="77777777" w:rsidR="006A2F41" w:rsidRPr="00D82A73" w:rsidRDefault="006A2F41" w:rsidP="0026766E">
            <w:pPr>
              <w:rPr>
                <w:rFonts w:eastAsia="Arial Unicode MS"/>
              </w:rPr>
            </w:pPr>
            <w:moveTo w:id="3131" w:author="Jarno Nieminen" w:date="2014-06-11T12:40:00Z">
              <w:r w:rsidRPr="00D82A73">
                <w:rPr>
                  <w:rFonts w:eastAsia="Arial Unicode MS"/>
                </w:rPr>
                <w:t>Koppling till klass för ”grid” värden.</w:t>
              </w:r>
            </w:moveTo>
          </w:p>
        </w:tc>
        <w:tc>
          <w:tcPr>
            <w:tcW w:w="1140" w:type="dxa"/>
            <w:tcPrChange w:id="3132" w:author="Jarno Nieminen" w:date="2014-06-11T12:40:00Z">
              <w:tcPr>
                <w:tcW w:w="1140" w:type="dxa"/>
                <w:gridSpan w:val="2"/>
              </w:tcPr>
            </w:tcPrChange>
          </w:tcPr>
          <w:p w14:paraId="21922A01" w14:textId="77777777" w:rsidR="006A2F41" w:rsidRPr="00D82A73" w:rsidRDefault="006A2F41" w:rsidP="0026766E">
            <w:pPr>
              <w:rPr>
                <w:rFonts w:eastAsia="Arial Unicode MS"/>
              </w:rPr>
            </w:pPr>
            <w:moveTo w:id="3133" w:author="Jarno Nieminen" w:date="2014-06-11T12:40:00Z">
              <w:r w:rsidRPr="00D82A73">
                <w:rPr>
                  <w:rFonts w:eastAsia="Arial Unicode MS"/>
                </w:rPr>
                <w:t>II</w:t>
              </w:r>
            </w:moveTo>
          </w:p>
        </w:tc>
        <w:tc>
          <w:tcPr>
            <w:tcW w:w="717" w:type="dxa"/>
            <w:tcPrChange w:id="3134" w:author="Jarno Nieminen" w:date="2014-06-11T12:40:00Z">
              <w:tcPr>
                <w:tcW w:w="717" w:type="dxa"/>
                <w:gridSpan w:val="2"/>
              </w:tcPr>
            </w:tcPrChange>
          </w:tcPr>
          <w:p w14:paraId="7F6238D5" w14:textId="77777777" w:rsidR="006A2F41" w:rsidRPr="00D82A73" w:rsidRDefault="006A2F41" w:rsidP="0026766E">
            <w:pPr>
              <w:rPr>
                <w:rFonts w:eastAsia="Arial Unicode MS"/>
              </w:rPr>
            </w:pPr>
            <w:moveTo w:id="3135" w:author="Jarno Nieminen" w:date="2014-06-11T12:40:00Z">
              <w:r w:rsidRPr="00D82A73">
                <w:rPr>
                  <w:rFonts w:eastAsia="Arial Unicode MS"/>
                </w:rPr>
                <w:t>0..1</w:t>
              </w:r>
            </w:moveTo>
          </w:p>
        </w:tc>
        <w:tc>
          <w:tcPr>
            <w:tcW w:w="1803" w:type="dxa"/>
            <w:tcPrChange w:id="3136" w:author="Jarno Nieminen" w:date="2014-06-11T12:40:00Z">
              <w:tcPr>
                <w:tcW w:w="1803" w:type="dxa"/>
                <w:gridSpan w:val="2"/>
              </w:tcPr>
            </w:tcPrChange>
          </w:tcPr>
          <w:p w14:paraId="762B46BA" w14:textId="77777777" w:rsidR="006A2F41" w:rsidRPr="00D82A73" w:rsidRDefault="006A2F41" w:rsidP="0026766E">
            <w:pPr>
              <w:rPr>
                <w:rFonts w:eastAsia="Arial Unicode MS"/>
              </w:rPr>
            </w:pPr>
            <w:moveTo w:id="3137" w:author="Jarno Nieminen" w:date="2014-06-11T12:40:00Z">
              <w:r w:rsidRPr="00D82A73">
                <w:rPr>
                  <w:rFonts w:eastAsia="Arial Unicode MS"/>
                </w:rPr>
                <w:t>Länk till objekt.</w:t>
              </w:r>
            </w:moveTo>
          </w:p>
        </w:tc>
        <w:tc>
          <w:tcPr>
            <w:tcW w:w="1920" w:type="dxa"/>
            <w:tcPrChange w:id="3138" w:author="Jarno Nieminen" w:date="2014-06-11T12:40:00Z">
              <w:tcPr>
                <w:tcW w:w="1920" w:type="dxa"/>
                <w:gridSpan w:val="2"/>
              </w:tcPr>
            </w:tcPrChange>
          </w:tcPr>
          <w:p w14:paraId="75453771" w14:textId="77777777" w:rsidR="006A2F41" w:rsidRPr="00D82A73" w:rsidRDefault="006A2F41" w:rsidP="0026766E">
            <w:pPr>
              <w:rPr>
                <w:rFonts w:ascii="Arial" w:eastAsia="Arial Unicode MS" w:hAnsi="Arial"/>
              </w:rPr>
            </w:pPr>
          </w:p>
        </w:tc>
        <w:tc>
          <w:tcPr>
            <w:tcW w:w="1200" w:type="dxa"/>
            <w:shd w:val="clear" w:color="auto" w:fill="auto"/>
            <w:tcPrChange w:id="3139" w:author="Jarno Nieminen" w:date="2014-06-11T12:40:00Z">
              <w:tcPr>
                <w:tcW w:w="1200" w:type="dxa"/>
                <w:gridSpan w:val="2"/>
                <w:shd w:val="clear" w:color="auto" w:fill="auto"/>
              </w:tcPr>
            </w:tcPrChange>
          </w:tcPr>
          <w:p w14:paraId="7B6CDD36" w14:textId="77777777" w:rsidR="006A2F41" w:rsidRPr="00D82A73" w:rsidRDefault="006A2F41" w:rsidP="0026766E">
            <w:pPr>
              <w:rPr>
                <w:rFonts w:ascii="Arial" w:eastAsia="Arial Unicode MS" w:hAnsi="Arial"/>
              </w:rPr>
            </w:pPr>
          </w:p>
        </w:tc>
        <w:tc>
          <w:tcPr>
            <w:tcW w:w="1080" w:type="dxa"/>
            <w:shd w:val="clear" w:color="auto" w:fill="auto"/>
            <w:tcPrChange w:id="3140" w:author="Jarno Nieminen" w:date="2014-06-11T12:40:00Z">
              <w:tcPr>
                <w:tcW w:w="1080" w:type="dxa"/>
                <w:gridSpan w:val="2"/>
                <w:shd w:val="clear" w:color="auto" w:fill="auto"/>
              </w:tcPr>
            </w:tcPrChange>
          </w:tcPr>
          <w:p w14:paraId="1A6F67DE" w14:textId="77777777" w:rsidR="006A2F41" w:rsidRPr="00D82A73" w:rsidRDefault="006A2F41" w:rsidP="0026766E">
            <w:pPr>
              <w:rPr>
                <w:rFonts w:ascii="Arial" w:eastAsia="Arial Unicode MS" w:hAnsi="Arial"/>
              </w:rPr>
            </w:pPr>
          </w:p>
        </w:tc>
        <w:tc>
          <w:tcPr>
            <w:tcW w:w="1160" w:type="dxa"/>
            <w:shd w:val="clear" w:color="auto" w:fill="auto"/>
            <w:tcPrChange w:id="3141" w:author="Jarno Nieminen" w:date="2014-06-11T12:40:00Z">
              <w:tcPr>
                <w:tcW w:w="1160" w:type="dxa"/>
                <w:gridSpan w:val="2"/>
                <w:shd w:val="clear" w:color="auto" w:fill="auto"/>
              </w:tcPr>
            </w:tcPrChange>
          </w:tcPr>
          <w:p w14:paraId="3EF05DE1" w14:textId="77777777" w:rsidR="006A2F41" w:rsidRPr="00D82A73" w:rsidRDefault="006A2F41" w:rsidP="0026766E">
            <w:pPr>
              <w:rPr>
                <w:rFonts w:ascii="Arial" w:eastAsia="Arial Unicode MS" w:hAnsi="Arial"/>
              </w:rPr>
            </w:pPr>
          </w:p>
        </w:tc>
      </w:tr>
      <w:tr w:rsidR="006A2F41" w:rsidRPr="00D82A73" w14:paraId="37A56B2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4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43" w:author="Jarno Nieminen" w:date="2014-06-11T12:40:00Z">
            <w:trPr>
              <w:gridAfter w:val="0"/>
              <w:trHeight w:val="217"/>
            </w:trPr>
          </w:trPrChange>
        </w:trPr>
        <w:tc>
          <w:tcPr>
            <w:tcW w:w="2545" w:type="dxa"/>
            <w:gridSpan w:val="2"/>
            <w:tcPrChange w:id="3144" w:author="Jarno Nieminen" w:date="2014-06-11T12:40:00Z">
              <w:tcPr>
                <w:tcW w:w="2545" w:type="dxa"/>
                <w:gridSpan w:val="3"/>
              </w:tcPr>
            </w:tcPrChange>
          </w:tcPr>
          <w:p w14:paraId="27600CA7" w14:textId="77777777" w:rsidR="006A2F41" w:rsidRPr="00D82A73" w:rsidRDefault="006A2F41" w:rsidP="0026766E">
            <w:pPr>
              <w:rPr>
                <w:rFonts w:eastAsia="Arial Unicode MS"/>
              </w:rPr>
            </w:pPr>
            <w:moveTo w:id="3145" w:author="Jarno Nieminen" w:date="2014-06-11T12:40:00Z">
              <w:r w:rsidRPr="00D82A73">
                <w:rPr>
                  <w:rFonts w:eastAsia="Arial Unicode MS"/>
                </w:rPr>
                <w:t>QuestionSuperior/id</w:t>
              </w:r>
            </w:moveTo>
          </w:p>
        </w:tc>
        <w:tc>
          <w:tcPr>
            <w:tcW w:w="3410" w:type="dxa"/>
            <w:tcPrChange w:id="3146" w:author="Jarno Nieminen" w:date="2014-06-11T12:40:00Z">
              <w:tcPr>
                <w:tcW w:w="3410" w:type="dxa"/>
                <w:gridSpan w:val="2"/>
              </w:tcPr>
            </w:tcPrChange>
          </w:tcPr>
          <w:p w14:paraId="2AD23D08" w14:textId="77777777" w:rsidR="006A2F41" w:rsidRPr="00D82A73" w:rsidRDefault="006A2F41" w:rsidP="0026766E">
            <w:pPr>
              <w:rPr>
                <w:rFonts w:eastAsia="Arial Unicode MS"/>
              </w:rPr>
            </w:pPr>
            <w:moveTo w:id="3147" w:author="Jarno Nieminen" w:date="2014-06-11T12:40:00Z">
              <w:r w:rsidRPr="00D82A73">
                <w:rPr>
                  <w:rFonts w:eastAsia="Arial Unicode MS"/>
                </w:rPr>
                <w:t>Koppling till klass för kopplade frågor.</w:t>
              </w:r>
            </w:moveTo>
          </w:p>
        </w:tc>
        <w:tc>
          <w:tcPr>
            <w:tcW w:w="1140" w:type="dxa"/>
            <w:tcPrChange w:id="3148" w:author="Jarno Nieminen" w:date="2014-06-11T12:40:00Z">
              <w:tcPr>
                <w:tcW w:w="1140" w:type="dxa"/>
                <w:gridSpan w:val="2"/>
              </w:tcPr>
            </w:tcPrChange>
          </w:tcPr>
          <w:p w14:paraId="5E7C37FE" w14:textId="77777777" w:rsidR="006A2F41" w:rsidRPr="00D82A73" w:rsidRDefault="006A2F41" w:rsidP="0026766E">
            <w:pPr>
              <w:rPr>
                <w:rFonts w:eastAsia="Arial Unicode MS"/>
              </w:rPr>
            </w:pPr>
            <w:moveTo w:id="3149" w:author="Jarno Nieminen" w:date="2014-06-11T12:40:00Z">
              <w:r w:rsidRPr="00D82A73">
                <w:rPr>
                  <w:rFonts w:eastAsia="Arial Unicode MS"/>
                </w:rPr>
                <w:t>II</w:t>
              </w:r>
            </w:moveTo>
          </w:p>
        </w:tc>
        <w:tc>
          <w:tcPr>
            <w:tcW w:w="717" w:type="dxa"/>
            <w:tcPrChange w:id="3150" w:author="Jarno Nieminen" w:date="2014-06-11T12:40:00Z">
              <w:tcPr>
                <w:tcW w:w="717" w:type="dxa"/>
                <w:gridSpan w:val="2"/>
              </w:tcPr>
            </w:tcPrChange>
          </w:tcPr>
          <w:p w14:paraId="5E7CEE2D" w14:textId="77777777" w:rsidR="006A2F41" w:rsidRPr="00D82A73" w:rsidRDefault="006A2F41" w:rsidP="0026766E">
            <w:pPr>
              <w:rPr>
                <w:rFonts w:eastAsia="Arial Unicode MS"/>
              </w:rPr>
            </w:pPr>
            <w:moveTo w:id="3151" w:author="Jarno Nieminen" w:date="2014-06-11T12:40:00Z">
              <w:r w:rsidRPr="00D82A73">
                <w:rPr>
                  <w:rFonts w:eastAsia="Arial Unicode MS"/>
                </w:rPr>
                <w:t>0..1</w:t>
              </w:r>
            </w:moveTo>
          </w:p>
        </w:tc>
        <w:tc>
          <w:tcPr>
            <w:tcW w:w="1803" w:type="dxa"/>
            <w:tcPrChange w:id="3152" w:author="Jarno Nieminen" w:date="2014-06-11T12:40:00Z">
              <w:tcPr>
                <w:tcW w:w="1803" w:type="dxa"/>
                <w:gridSpan w:val="2"/>
              </w:tcPr>
            </w:tcPrChange>
          </w:tcPr>
          <w:p w14:paraId="79CA2B8E" w14:textId="77777777" w:rsidR="006A2F41" w:rsidRPr="00D82A73" w:rsidRDefault="006A2F41" w:rsidP="0026766E">
            <w:pPr>
              <w:rPr>
                <w:rFonts w:eastAsia="Arial Unicode MS"/>
              </w:rPr>
            </w:pPr>
            <w:moveTo w:id="3153" w:author="Jarno Nieminen" w:date="2014-06-11T12:40:00Z">
              <w:r w:rsidRPr="00D82A73">
                <w:rPr>
                  <w:rFonts w:eastAsia="Arial Unicode MS"/>
                </w:rPr>
                <w:t>Länk till objekt.</w:t>
              </w:r>
            </w:moveTo>
          </w:p>
        </w:tc>
        <w:tc>
          <w:tcPr>
            <w:tcW w:w="1920" w:type="dxa"/>
            <w:tcPrChange w:id="3154" w:author="Jarno Nieminen" w:date="2014-06-11T12:40:00Z">
              <w:tcPr>
                <w:tcW w:w="1920" w:type="dxa"/>
                <w:gridSpan w:val="2"/>
              </w:tcPr>
            </w:tcPrChange>
          </w:tcPr>
          <w:p w14:paraId="5BF5E66A" w14:textId="77777777" w:rsidR="006A2F41" w:rsidRPr="00D82A73" w:rsidRDefault="006A2F41" w:rsidP="0026766E">
            <w:pPr>
              <w:rPr>
                <w:rFonts w:ascii="Arial" w:eastAsia="Arial Unicode MS" w:hAnsi="Arial"/>
              </w:rPr>
            </w:pPr>
          </w:p>
        </w:tc>
        <w:tc>
          <w:tcPr>
            <w:tcW w:w="1200" w:type="dxa"/>
            <w:shd w:val="clear" w:color="auto" w:fill="auto"/>
            <w:tcPrChange w:id="3155" w:author="Jarno Nieminen" w:date="2014-06-11T12:40:00Z">
              <w:tcPr>
                <w:tcW w:w="1200" w:type="dxa"/>
                <w:gridSpan w:val="2"/>
                <w:shd w:val="clear" w:color="auto" w:fill="auto"/>
              </w:tcPr>
            </w:tcPrChange>
          </w:tcPr>
          <w:p w14:paraId="039545DB" w14:textId="77777777" w:rsidR="006A2F41" w:rsidRPr="00D82A73" w:rsidRDefault="006A2F41" w:rsidP="0026766E">
            <w:pPr>
              <w:rPr>
                <w:rFonts w:ascii="Arial" w:eastAsia="Arial Unicode MS" w:hAnsi="Arial"/>
              </w:rPr>
            </w:pPr>
          </w:p>
        </w:tc>
        <w:tc>
          <w:tcPr>
            <w:tcW w:w="1080" w:type="dxa"/>
            <w:shd w:val="clear" w:color="auto" w:fill="auto"/>
            <w:tcPrChange w:id="3156" w:author="Jarno Nieminen" w:date="2014-06-11T12:40:00Z">
              <w:tcPr>
                <w:tcW w:w="1080" w:type="dxa"/>
                <w:gridSpan w:val="2"/>
                <w:shd w:val="clear" w:color="auto" w:fill="auto"/>
              </w:tcPr>
            </w:tcPrChange>
          </w:tcPr>
          <w:p w14:paraId="10A591C4" w14:textId="77777777" w:rsidR="006A2F41" w:rsidRPr="00D82A73" w:rsidRDefault="006A2F41" w:rsidP="0026766E">
            <w:pPr>
              <w:rPr>
                <w:rFonts w:ascii="Arial" w:eastAsia="Arial Unicode MS" w:hAnsi="Arial"/>
              </w:rPr>
            </w:pPr>
          </w:p>
        </w:tc>
        <w:tc>
          <w:tcPr>
            <w:tcW w:w="1160" w:type="dxa"/>
            <w:shd w:val="clear" w:color="auto" w:fill="auto"/>
            <w:tcPrChange w:id="3157" w:author="Jarno Nieminen" w:date="2014-06-11T12:40:00Z">
              <w:tcPr>
                <w:tcW w:w="1160" w:type="dxa"/>
                <w:gridSpan w:val="2"/>
                <w:shd w:val="clear" w:color="auto" w:fill="auto"/>
              </w:tcPr>
            </w:tcPrChange>
          </w:tcPr>
          <w:p w14:paraId="3AD5D050" w14:textId="77777777" w:rsidR="006A2F41" w:rsidRPr="00D82A73" w:rsidRDefault="006A2F41" w:rsidP="0026766E">
            <w:pPr>
              <w:rPr>
                <w:rFonts w:ascii="Arial" w:eastAsia="Arial Unicode MS" w:hAnsi="Arial"/>
              </w:rPr>
            </w:pPr>
          </w:p>
        </w:tc>
      </w:tr>
      <w:tr w:rsidR="006A2F41" w:rsidRPr="00D82A73" w14:paraId="052F91A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5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59" w:author="Jarno Nieminen" w:date="2014-06-11T12:40:00Z">
            <w:trPr>
              <w:gridBefore w:val="1"/>
              <w:gridAfter w:val="0"/>
              <w:wBefore w:w="15" w:type="dxa"/>
              <w:trHeight w:val="217"/>
            </w:trPr>
          </w:trPrChange>
        </w:trPr>
        <w:tc>
          <w:tcPr>
            <w:tcW w:w="7080" w:type="dxa"/>
            <w:gridSpan w:val="3"/>
            <w:shd w:val="pct25" w:color="auto" w:fill="auto"/>
            <w:tcPrChange w:id="3160" w:author="Jarno Nieminen" w:date="2014-06-11T12:40:00Z">
              <w:tcPr>
                <w:tcW w:w="7080" w:type="dxa"/>
                <w:gridSpan w:val="6"/>
                <w:shd w:val="pct25" w:color="auto" w:fill="auto"/>
              </w:tcPr>
            </w:tcPrChange>
          </w:tcPr>
          <w:p w14:paraId="600D5637" w14:textId="77777777" w:rsidR="006A2F41" w:rsidRPr="00D82A73" w:rsidRDefault="006A2F41" w:rsidP="0026766E">
            <w:moveTo w:id="3161" w:author="Jarno Nieminen" w:date="2014-06-11T12:40:00Z">
              <w:r w:rsidRPr="00D82A73">
                <w:t>Associationer</w:t>
              </w:r>
            </w:moveTo>
          </w:p>
        </w:tc>
        <w:tc>
          <w:tcPr>
            <w:tcW w:w="7880" w:type="dxa"/>
            <w:gridSpan w:val="6"/>
            <w:shd w:val="pct25" w:color="auto" w:fill="auto"/>
            <w:tcPrChange w:id="3162" w:author="Jarno Nieminen" w:date="2014-06-11T12:40:00Z">
              <w:tcPr>
                <w:tcW w:w="7880" w:type="dxa"/>
                <w:gridSpan w:val="12"/>
                <w:shd w:val="pct25" w:color="auto" w:fill="auto"/>
              </w:tcPr>
            </w:tcPrChange>
          </w:tcPr>
          <w:p w14:paraId="7AB17702" w14:textId="77777777" w:rsidR="006A2F41" w:rsidRPr="00D82A73" w:rsidRDefault="006A2F41" w:rsidP="0026766E">
            <w:pPr>
              <w:rPr>
                <w:rFonts w:eastAsia="Arial Unicode MS"/>
              </w:rPr>
            </w:pPr>
            <w:moveTo w:id="3163" w:author="Jarno Nieminen" w:date="2014-06-11T12:40:00Z">
              <w:r w:rsidRPr="00D82A73">
                <w:t>Beslutsregel</w:t>
              </w:r>
            </w:moveTo>
          </w:p>
        </w:tc>
      </w:tr>
      <w:tr w:rsidR="006A2F41" w:rsidRPr="00D82A73" w14:paraId="5E7DF77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6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65" w:author="Jarno Nieminen" w:date="2014-06-11T12:40:00Z">
            <w:trPr>
              <w:gridBefore w:val="1"/>
              <w:gridAfter w:val="0"/>
              <w:wBefore w:w="15" w:type="dxa"/>
              <w:trHeight w:val="217"/>
            </w:trPr>
          </w:trPrChange>
        </w:trPr>
        <w:tc>
          <w:tcPr>
            <w:tcW w:w="7080" w:type="dxa"/>
            <w:gridSpan w:val="3"/>
            <w:tcPrChange w:id="3166" w:author="Jarno Nieminen" w:date="2014-06-11T12:40:00Z">
              <w:tcPr>
                <w:tcW w:w="7080" w:type="dxa"/>
                <w:gridSpan w:val="6"/>
              </w:tcPr>
            </w:tcPrChange>
          </w:tcPr>
          <w:p w14:paraId="0CF43666" w14:textId="77777777" w:rsidR="006A2F41" w:rsidRPr="00D82A73" w:rsidRDefault="006A2F41" w:rsidP="0026766E">
            <w:pPr>
              <w:rPr>
                <w:rFonts w:ascii="Arial" w:eastAsia="Arial Unicode MS" w:hAnsi="Arial"/>
                <w:color w:val="000000"/>
              </w:rPr>
            </w:pPr>
            <w:moveTo w:id="3167" w:author="Jarno Nieminen" w:date="2014-06-11T12:40:00Z">
              <w:r w:rsidRPr="00D82A73">
                <w:rPr>
                  <w:rFonts w:ascii="Arial" w:eastAsia="Arial Unicode MS" w:hAnsi="Arial"/>
                  <w:color w:val="000000"/>
                </w:rPr>
                <w:t>En formulärfråga(Question) är har noll till flera svarsalternativ (AnswerAlternative)</w:t>
              </w:r>
            </w:moveTo>
          </w:p>
        </w:tc>
        <w:tc>
          <w:tcPr>
            <w:tcW w:w="7880" w:type="dxa"/>
            <w:gridSpan w:val="6"/>
            <w:tcPrChange w:id="3168" w:author="Jarno Nieminen" w:date="2014-06-11T12:40:00Z">
              <w:tcPr>
                <w:tcW w:w="7880" w:type="dxa"/>
                <w:gridSpan w:val="12"/>
              </w:tcPr>
            </w:tcPrChange>
          </w:tcPr>
          <w:p w14:paraId="0FD7A267" w14:textId="77777777" w:rsidR="006A2F41" w:rsidRPr="00D82A73" w:rsidRDefault="006A2F41" w:rsidP="0026766E">
            <w:pPr>
              <w:rPr>
                <w:rFonts w:ascii="Arial" w:eastAsia="Arial Unicode MS" w:hAnsi="Arial"/>
                <w:color w:val="000000"/>
              </w:rPr>
            </w:pPr>
          </w:p>
        </w:tc>
      </w:tr>
      <w:tr w:rsidR="006A2F41" w:rsidRPr="00D82A73" w14:paraId="5B7E857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6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70" w:author="Jarno Nieminen" w:date="2014-06-11T12:40:00Z">
            <w:trPr>
              <w:gridBefore w:val="1"/>
              <w:gridAfter w:val="0"/>
              <w:wBefore w:w="15" w:type="dxa"/>
              <w:trHeight w:val="217"/>
            </w:trPr>
          </w:trPrChange>
        </w:trPr>
        <w:tc>
          <w:tcPr>
            <w:tcW w:w="7080" w:type="dxa"/>
            <w:gridSpan w:val="3"/>
            <w:tcPrChange w:id="3171" w:author="Jarno Nieminen" w:date="2014-06-11T12:40:00Z">
              <w:tcPr>
                <w:tcW w:w="7080" w:type="dxa"/>
                <w:gridSpan w:val="6"/>
              </w:tcPr>
            </w:tcPrChange>
          </w:tcPr>
          <w:p w14:paraId="218CB82D" w14:textId="77777777" w:rsidR="006A2F41" w:rsidRPr="00D82A73" w:rsidRDefault="006A2F41" w:rsidP="0026766E">
            <w:pPr>
              <w:rPr>
                <w:rFonts w:ascii="Arial" w:eastAsia="Arial Unicode MS" w:hAnsi="Arial"/>
                <w:color w:val="000000"/>
              </w:rPr>
            </w:pPr>
            <w:moveTo w:id="3172" w:author="Jarno Nieminen" w:date="2014-06-11T12:40:00Z">
              <w:r w:rsidRPr="00D82A73">
                <w:rPr>
                  <w:rFonts w:ascii="Arial" w:eastAsia="Arial Unicode MS" w:hAnsi="Arial"/>
                  <w:color w:val="000000"/>
                </w:rPr>
                <w:lastRenderedPageBreak/>
                <w:t>En formulärfråga (Question) har noll till flera svar (Answer)</w:t>
              </w:r>
            </w:moveTo>
          </w:p>
        </w:tc>
        <w:tc>
          <w:tcPr>
            <w:tcW w:w="7880" w:type="dxa"/>
            <w:gridSpan w:val="6"/>
            <w:tcPrChange w:id="3173" w:author="Jarno Nieminen" w:date="2014-06-11T12:40:00Z">
              <w:tcPr>
                <w:tcW w:w="7880" w:type="dxa"/>
                <w:gridSpan w:val="12"/>
              </w:tcPr>
            </w:tcPrChange>
          </w:tcPr>
          <w:p w14:paraId="2E82658C" w14:textId="77777777" w:rsidR="006A2F41" w:rsidRPr="00D82A73" w:rsidRDefault="006A2F41" w:rsidP="0026766E">
            <w:pPr>
              <w:rPr>
                <w:rFonts w:ascii="Arial" w:eastAsia="Arial Unicode MS" w:hAnsi="Arial"/>
                <w:color w:val="000000"/>
              </w:rPr>
            </w:pPr>
          </w:p>
        </w:tc>
      </w:tr>
      <w:tr w:rsidR="006A2F41" w:rsidRPr="00D82A73" w14:paraId="04BDBF7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7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75" w:author="Jarno Nieminen" w:date="2014-06-11T12:40:00Z">
            <w:trPr>
              <w:gridBefore w:val="1"/>
              <w:gridAfter w:val="0"/>
              <w:wBefore w:w="15" w:type="dxa"/>
              <w:trHeight w:val="217"/>
            </w:trPr>
          </w:trPrChange>
        </w:trPr>
        <w:tc>
          <w:tcPr>
            <w:tcW w:w="7080" w:type="dxa"/>
            <w:gridSpan w:val="3"/>
            <w:tcPrChange w:id="3176" w:author="Jarno Nieminen" w:date="2014-06-11T12:40:00Z">
              <w:tcPr>
                <w:tcW w:w="7080" w:type="dxa"/>
                <w:gridSpan w:val="6"/>
              </w:tcPr>
            </w:tcPrChange>
          </w:tcPr>
          <w:p w14:paraId="1FD35617" w14:textId="77777777" w:rsidR="006A2F41" w:rsidRPr="00D82A73" w:rsidRDefault="006A2F41" w:rsidP="0026766E">
            <w:pPr>
              <w:rPr>
                <w:rFonts w:ascii="Arial" w:eastAsia="Arial Unicode MS" w:hAnsi="Arial"/>
                <w:color w:val="000000"/>
              </w:rPr>
            </w:pPr>
            <w:moveTo w:id="3177" w:author="Jarno Nieminen" w:date="2014-06-11T12:40:00Z">
              <w:r w:rsidRPr="00D82A73">
                <w:rPr>
                  <w:rFonts w:ascii="Arial" w:eastAsia="Arial Unicode MS" w:hAnsi="Arial"/>
                  <w:color w:val="000000"/>
                </w:rPr>
                <w:t>En Formulärfråga (Question) har noll till ett kodverk (code)</w:t>
              </w:r>
            </w:moveTo>
          </w:p>
        </w:tc>
        <w:tc>
          <w:tcPr>
            <w:tcW w:w="7880" w:type="dxa"/>
            <w:gridSpan w:val="6"/>
            <w:tcPrChange w:id="3178" w:author="Jarno Nieminen" w:date="2014-06-11T12:40:00Z">
              <w:tcPr>
                <w:tcW w:w="7880" w:type="dxa"/>
                <w:gridSpan w:val="12"/>
              </w:tcPr>
            </w:tcPrChange>
          </w:tcPr>
          <w:p w14:paraId="099A6FC0" w14:textId="77777777" w:rsidR="006A2F41" w:rsidRPr="00D82A73" w:rsidRDefault="006A2F41" w:rsidP="0026766E">
            <w:pPr>
              <w:rPr>
                <w:rFonts w:ascii="Arial" w:eastAsia="Arial Unicode MS" w:hAnsi="Arial"/>
                <w:color w:val="000000"/>
              </w:rPr>
            </w:pPr>
          </w:p>
        </w:tc>
      </w:tr>
      <w:tr w:rsidR="006A2F41" w:rsidRPr="00D82A73" w14:paraId="1090465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7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80" w:author="Jarno Nieminen" w:date="2014-06-11T12:40:00Z">
            <w:trPr>
              <w:gridBefore w:val="1"/>
              <w:gridAfter w:val="0"/>
              <w:wBefore w:w="15" w:type="dxa"/>
              <w:trHeight w:val="217"/>
            </w:trPr>
          </w:trPrChange>
        </w:trPr>
        <w:tc>
          <w:tcPr>
            <w:tcW w:w="7080" w:type="dxa"/>
            <w:gridSpan w:val="3"/>
            <w:tcPrChange w:id="3181" w:author="Jarno Nieminen" w:date="2014-06-11T12:40:00Z">
              <w:tcPr>
                <w:tcW w:w="7080" w:type="dxa"/>
                <w:gridSpan w:val="6"/>
              </w:tcPr>
            </w:tcPrChange>
          </w:tcPr>
          <w:p w14:paraId="7E67F4B9" w14:textId="77777777" w:rsidR="006A2F41" w:rsidRPr="00D82A73" w:rsidRDefault="006A2F41" w:rsidP="0026766E">
            <w:pPr>
              <w:rPr>
                <w:rFonts w:ascii="Arial" w:eastAsia="Arial Unicode MS" w:hAnsi="Arial"/>
                <w:color w:val="000000"/>
              </w:rPr>
            </w:pPr>
            <w:moveTo w:id="3182" w:author="Jarno Nieminen" w:date="2014-06-11T12:40:00Z">
              <w:r w:rsidRPr="00D82A73">
                <w:rPr>
                  <w:rFonts w:ascii="Arial" w:eastAsia="Arial Unicode MS" w:hAnsi="Arial"/>
                  <w:color w:val="000000"/>
                </w:rPr>
                <w:t>En Formulärfråga (Question) har noll till ett gridvalue</w:t>
              </w:r>
            </w:moveTo>
          </w:p>
        </w:tc>
        <w:tc>
          <w:tcPr>
            <w:tcW w:w="7880" w:type="dxa"/>
            <w:gridSpan w:val="6"/>
            <w:tcPrChange w:id="3183" w:author="Jarno Nieminen" w:date="2014-06-11T12:40:00Z">
              <w:tcPr>
                <w:tcW w:w="7880" w:type="dxa"/>
                <w:gridSpan w:val="12"/>
              </w:tcPr>
            </w:tcPrChange>
          </w:tcPr>
          <w:p w14:paraId="752466FF" w14:textId="77777777" w:rsidR="006A2F41" w:rsidRPr="00D82A73" w:rsidRDefault="006A2F41" w:rsidP="0026766E">
            <w:pPr>
              <w:rPr>
                <w:rFonts w:ascii="Arial" w:eastAsia="Arial Unicode MS" w:hAnsi="Arial"/>
                <w:color w:val="000000"/>
              </w:rPr>
            </w:pPr>
          </w:p>
        </w:tc>
      </w:tr>
      <w:tr w:rsidR="006A2F41" w:rsidRPr="00D82A73" w14:paraId="603839B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85" w:author="Jarno Nieminen" w:date="2014-06-11T12:40:00Z">
            <w:trPr>
              <w:gridBefore w:val="1"/>
              <w:gridAfter w:val="0"/>
              <w:wBefore w:w="15" w:type="dxa"/>
              <w:trHeight w:val="217"/>
            </w:trPr>
          </w:trPrChange>
        </w:trPr>
        <w:tc>
          <w:tcPr>
            <w:tcW w:w="7080" w:type="dxa"/>
            <w:gridSpan w:val="3"/>
            <w:tcPrChange w:id="3186" w:author="Jarno Nieminen" w:date="2014-06-11T12:40:00Z">
              <w:tcPr>
                <w:tcW w:w="7080" w:type="dxa"/>
                <w:gridSpan w:val="6"/>
              </w:tcPr>
            </w:tcPrChange>
          </w:tcPr>
          <w:p w14:paraId="09E73B45" w14:textId="77777777" w:rsidR="006A2F41" w:rsidRPr="00D82A73" w:rsidRDefault="006A2F41" w:rsidP="0026766E">
            <w:pPr>
              <w:rPr>
                <w:rFonts w:ascii="Arial" w:eastAsia="Arial Unicode MS" w:hAnsi="Arial"/>
                <w:color w:val="000000"/>
              </w:rPr>
            </w:pPr>
            <w:moveTo w:id="3187" w:author="Jarno Nieminen" w:date="2014-06-11T12:40:00Z">
              <w:r w:rsidRPr="00D82A73">
                <w:rPr>
                  <w:rFonts w:ascii="Arial" w:eastAsia="Arial Unicode MS" w:hAnsi="Arial"/>
                  <w:color w:val="000000"/>
                </w:rPr>
                <w:t>En Formulärfråga (Question) har noll till ett questionsuperior</w:t>
              </w:r>
            </w:moveTo>
          </w:p>
        </w:tc>
        <w:tc>
          <w:tcPr>
            <w:tcW w:w="7880" w:type="dxa"/>
            <w:gridSpan w:val="6"/>
            <w:tcPrChange w:id="3188" w:author="Jarno Nieminen" w:date="2014-06-11T12:40:00Z">
              <w:tcPr>
                <w:tcW w:w="7880" w:type="dxa"/>
                <w:gridSpan w:val="12"/>
              </w:tcPr>
            </w:tcPrChange>
          </w:tcPr>
          <w:p w14:paraId="06D97A5F" w14:textId="77777777" w:rsidR="006A2F41" w:rsidRPr="00D82A73" w:rsidRDefault="006A2F41" w:rsidP="0026766E">
            <w:pPr>
              <w:rPr>
                <w:rFonts w:ascii="Arial" w:eastAsia="Arial Unicode MS" w:hAnsi="Arial"/>
                <w:color w:val="000000"/>
              </w:rPr>
            </w:pPr>
          </w:p>
        </w:tc>
      </w:tr>
      <w:tr w:rsidR="006A2F41" w:rsidRPr="00D82A73" w14:paraId="7F90B73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190" w:author="Jarno Nieminen" w:date="2014-06-11T12:40:00Z">
            <w:trPr>
              <w:gridBefore w:val="1"/>
              <w:gridAfter w:val="0"/>
              <w:wBefore w:w="15" w:type="dxa"/>
              <w:trHeight w:val="217"/>
            </w:trPr>
          </w:trPrChange>
        </w:trPr>
        <w:tc>
          <w:tcPr>
            <w:tcW w:w="7080" w:type="dxa"/>
            <w:gridSpan w:val="3"/>
            <w:tcPrChange w:id="3191" w:author="Jarno Nieminen" w:date="2014-06-11T12:40:00Z">
              <w:tcPr>
                <w:tcW w:w="7080" w:type="dxa"/>
                <w:gridSpan w:val="6"/>
              </w:tcPr>
            </w:tcPrChange>
          </w:tcPr>
          <w:p w14:paraId="680C26CE" w14:textId="77777777" w:rsidR="006A2F41" w:rsidRPr="00D82A73" w:rsidRDefault="006A2F41" w:rsidP="0026766E">
            <w:pPr>
              <w:rPr>
                <w:rFonts w:ascii="Arial" w:eastAsia="Arial Unicode MS" w:hAnsi="Arial"/>
                <w:color w:val="000000"/>
              </w:rPr>
            </w:pPr>
          </w:p>
        </w:tc>
        <w:tc>
          <w:tcPr>
            <w:tcW w:w="7880" w:type="dxa"/>
            <w:gridSpan w:val="6"/>
            <w:tcPrChange w:id="3192" w:author="Jarno Nieminen" w:date="2014-06-11T12:40:00Z">
              <w:tcPr>
                <w:tcW w:w="7880" w:type="dxa"/>
                <w:gridSpan w:val="12"/>
              </w:tcPr>
            </w:tcPrChange>
          </w:tcPr>
          <w:p w14:paraId="3539A58C" w14:textId="77777777" w:rsidR="006A2F41" w:rsidRPr="00D82A73" w:rsidRDefault="006A2F41" w:rsidP="0026766E">
            <w:pPr>
              <w:rPr>
                <w:rFonts w:ascii="Arial" w:eastAsia="Arial Unicode MS" w:hAnsi="Arial"/>
                <w:color w:val="000000"/>
              </w:rPr>
            </w:pPr>
          </w:p>
        </w:tc>
      </w:tr>
    </w:tbl>
    <w:p w14:paraId="6DD26EA8" w14:textId="77777777" w:rsidR="006A2F41" w:rsidRPr="00D82A73" w:rsidRDefault="006A2F41" w:rsidP="006A2F41">
      <w:pPr>
        <w:pStyle w:val="BodyText"/>
      </w:pPr>
    </w:p>
    <w:p w14:paraId="3CEC1898" w14:textId="77777777" w:rsidR="006A2F41" w:rsidRPr="00D82A73" w:rsidRDefault="006A2F41" w:rsidP="006A2F41">
      <w:pPr>
        <w:pStyle w:val="Heading3"/>
      </w:pPr>
      <w:bookmarkStart w:id="3193" w:name="_Toc220986035"/>
      <w:bookmarkStart w:id="3194" w:name="_Toc386458091"/>
      <w:bookmarkStart w:id="3195" w:name="_Toc390253653"/>
      <w:moveTo w:id="3196" w:author="Jarno Nieminen" w:date="2014-06-11T12:40:00Z">
        <w:r w:rsidRPr="00D82A73">
          <w:t>Klass Formulärfråga (Question)</w:t>
        </w:r>
      </w:moveTo>
      <w:bookmarkEnd w:id="2779"/>
      <w:bookmarkEnd w:id="3193"/>
      <w:bookmarkEnd w:id="3194"/>
      <w:bookmarkEnd w:id="3195"/>
    </w:p>
    <w:p w14:paraId="487858E8" w14:textId="77777777" w:rsidR="006A2F41" w:rsidRPr="00D82A73" w:rsidRDefault="006A2F41" w:rsidP="006A2F41">
      <w:moveTo w:id="3197" w:author="Jarno Nieminen" w:date="2014-06-11T12:40:00Z">
        <w:r w:rsidRPr="00D82A73">
          <w:t xml:space="preserve">Objektet innehåller en fråga samt metadata. </w:t>
        </w:r>
        <w:r w:rsidRPr="00D82A73">
          <w:rPr>
            <w:i/>
          </w:rPr>
          <w:t xml:space="preserve"> </w:t>
        </w:r>
      </w:moveTo>
    </w:p>
    <w:p w14:paraId="4BF7A661" w14:textId="77777777" w:rsidR="006A2F41" w:rsidRPr="00D82A73" w:rsidRDefault="006A2F41" w:rsidP="006A2F41">
      <w:moveTo w:id="3198" w:author="Jarno Nieminen" w:date="2014-06-11T12:40:00Z">
        <w:r w:rsidRPr="00D82A73">
          <w:t>Exempel:</w:t>
        </w:r>
      </w:moveTo>
    </w:p>
    <w:p w14:paraId="76B6B8DE" w14:textId="77777777" w:rsidR="006A2F41" w:rsidRPr="00D82A73" w:rsidRDefault="006A2F41" w:rsidP="006A2F41">
      <w:moveTo w:id="3199" w:author="Jarno Nieminen" w:date="2014-06-11T12:40:00Z">
        <w:r w:rsidRPr="00D82A73">
          <w:t xml:space="preserve">”Vilken är din favoritfärg?” </w:t>
        </w:r>
      </w:moveTo>
    </w:p>
    <w:p w14:paraId="5ADF107C"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Change w:id="3200">
          <w:tblGrid>
            <w:gridCol w:w="15"/>
            <w:gridCol w:w="88"/>
            <w:gridCol w:w="2442"/>
            <w:gridCol w:w="103"/>
            <w:gridCol w:w="3307"/>
            <w:gridCol w:w="103"/>
            <w:gridCol w:w="1037"/>
            <w:gridCol w:w="103"/>
            <w:gridCol w:w="614"/>
            <w:gridCol w:w="103"/>
            <w:gridCol w:w="1700"/>
            <w:gridCol w:w="103"/>
            <w:gridCol w:w="1817"/>
            <w:gridCol w:w="103"/>
            <w:gridCol w:w="1097"/>
            <w:gridCol w:w="103"/>
            <w:gridCol w:w="977"/>
            <w:gridCol w:w="103"/>
            <w:gridCol w:w="1057"/>
            <w:gridCol w:w="103"/>
          </w:tblGrid>
        </w:tblGridChange>
      </w:tblGrid>
      <w:tr w:rsidR="006A2F41" w:rsidRPr="00D82A73" w14:paraId="24BD16BB" w14:textId="77777777" w:rsidTr="0026766E">
        <w:trPr>
          <w:cantSplit/>
          <w:trHeight w:val="376"/>
          <w:ins w:id="3201" w:author="Jarno Nieminen" w:date="2014-06-11T12:40:00Z"/>
        </w:trPr>
        <w:tc>
          <w:tcPr>
            <w:tcW w:w="2545" w:type="dxa"/>
            <w:gridSpan w:val="2"/>
            <w:vMerge w:val="restart"/>
            <w:shd w:val="pct25" w:color="auto" w:fill="auto"/>
          </w:tcPr>
          <w:moveToRangeEnd w:id="3079"/>
          <w:p w14:paraId="3A885E5B" w14:textId="77777777" w:rsidR="006A2F41" w:rsidRPr="00D82A73" w:rsidRDefault="006A2F41" w:rsidP="0026766E">
            <w:pPr>
              <w:rPr>
                <w:ins w:id="3202" w:author="Jarno Nieminen" w:date="2014-06-11T12:40:00Z"/>
                <w:rFonts w:eastAsia="Arial Unicode MS"/>
              </w:rPr>
            </w:pPr>
            <w:ins w:id="3203" w:author="Jarno Nieminen" w:date="2014-06-11T12:40:00Z">
              <w:r w:rsidRPr="00D82A73">
                <w:t>Att</w:t>
              </w:r>
              <w:r w:rsidRPr="00D82A73">
                <w:rPr>
                  <w:bdr w:val="single" w:sz="4" w:space="0" w:color="C0C0C0"/>
                </w:rPr>
                <w:t>ribut</w:t>
              </w:r>
            </w:ins>
          </w:p>
        </w:tc>
        <w:tc>
          <w:tcPr>
            <w:tcW w:w="3410" w:type="dxa"/>
            <w:vMerge w:val="restart"/>
            <w:shd w:val="pct25" w:color="auto" w:fill="auto"/>
          </w:tcPr>
          <w:p w14:paraId="1C98A5D3" w14:textId="77777777" w:rsidR="006A2F41" w:rsidRPr="00D82A73" w:rsidRDefault="006A2F41" w:rsidP="0026766E">
            <w:pPr>
              <w:rPr>
                <w:ins w:id="3204" w:author="Jarno Nieminen" w:date="2014-06-11T12:40:00Z"/>
              </w:rPr>
            </w:pPr>
            <w:ins w:id="3205" w:author="Jarno Nieminen" w:date="2014-06-11T12:40:00Z">
              <w:r w:rsidRPr="00D82A73">
                <w:t>Beskrivning</w:t>
              </w:r>
            </w:ins>
          </w:p>
        </w:tc>
        <w:tc>
          <w:tcPr>
            <w:tcW w:w="1140" w:type="dxa"/>
            <w:vMerge w:val="restart"/>
            <w:shd w:val="pct25" w:color="auto" w:fill="auto"/>
          </w:tcPr>
          <w:p w14:paraId="271E3E2F" w14:textId="77777777" w:rsidR="006A2F41" w:rsidRPr="00D82A73" w:rsidRDefault="006A2F41" w:rsidP="0026766E">
            <w:pPr>
              <w:rPr>
                <w:ins w:id="3206" w:author="Jarno Nieminen" w:date="2014-06-11T12:40:00Z"/>
                <w:rFonts w:eastAsia="Arial Unicode MS"/>
              </w:rPr>
            </w:pPr>
            <w:ins w:id="3207" w:author="Jarno Nieminen" w:date="2014-06-11T12:40:00Z">
              <w:r w:rsidRPr="00D82A73">
                <w:t>Format</w:t>
              </w:r>
            </w:ins>
          </w:p>
        </w:tc>
        <w:tc>
          <w:tcPr>
            <w:tcW w:w="717" w:type="dxa"/>
            <w:vMerge w:val="restart"/>
            <w:shd w:val="pct25" w:color="auto" w:fill="auto"/>
          </w:tcPr>
          <w:p w14:paraId="4E446332" w14:textId="77777777" w:rsidR="006A2F41" w:rsidRPr="00D82A73" w:rsidRDefault="006A2F41" w:rsidP="0026766E">
            <w:pPr>
              <w:rPr>
                <w:ins w:id="3208" w:author="Jarno Nieminen" w:date="2014-06-11T12:40:00Z"/>
              </w:rPr>
            </w:pPr>
            <w:ins w:id="3209" w:author="Jarno Nieminen" w:date="2014-06-11T12:40:00Z">
              <w:r w:rsidRPr="00D82A73">
                <w:t>Mult</w:t>
              </w:r>
            </w:ins>
          </w:p>
        </w:tc>
        <w:tc>
          <w:tcPr>
            <w:tcW w:w="1803" w:type="dxa"/>
            <w:vMerge w:val="restart"/>
            <w:shd w:val="pct25" w:color="auto" w:fill="auto"/>
          </w:tcPr>
          <w:p w14:paraId="309E5200" w14:textId="62339F04" w:rsidR="006A2F41" w:rsidRPr="00D82A73" w:rsidRDefault="006A2F41" w:rsidP="0026766E">
            <w:pPr>
              <w:rPr>
                <w:ins w:id="3210" w:author="Jarno Nieminen" w:date="2014-06-11T12:40:00Z"/>
                <w:rFonts w:eastAsia="Arial Unicode MS"/>
              </w:rPr>
            </w:pPr>
            <w:ins w:id="3211" w:author="Jarno Nieminen" w:date="2014-06-11T12:40:00Z">
              <w:r w:rsidRPr="00D82A73">
                <w:t xml:space="preserve">Kodverk/värdemängd </w:t>
              </w:r>
              <w:r w:rsidRPr="00D82A73">
                <w:br/>
                <w:t xml:space="preserve">/ </w:t>
              </w:r>
              <w:r w:rsidR="0047354F" w:rsidRPr="00D82A73">
                <w:t>ev.</w:t>
              </w:r>
              <w:r w:rsidRPr="00D82A73">
                <w:t xml:space="preserve"> begränsningar</w:t>
              </w:r>
            </w:ins>
          </w:p>
        </w:tc>
        <w:tc>
          <w:tcPr>
            <w:tcW w:w="1920" w:type="dxa"/>
            <w:vMerge w:val="restart"/>
            <w:shd w:val="pct25" w:color="auto" w:fill="auto"/>
          </w:tcPr>
          <w:p w14:paraId="44BCA5DD" w14:textId="77777777" w:rsidR="006A2F41" w:rsidRPr="00D82A73" w:rsidRDefault="006A2F41" w:rsidP="0026766E">
            <w:pPr>
              <w:rPr>
                <w:ins w:id="3212" w:author="Jarno Nieminen" w:date="2014-06-11T12:40:00Z"/>
                <w:rFonts w:eastAsia="Arial Unicode MS"/>
              </w:rPr>
            </w:pPr>
            <w:ins w:id="3213" w:author="Jarno Nieminen" w:date="2014-06-11T12:40:00Z">
              <w:r w:rsidRPr="00D82A73">
                <w:t>Beslutsregler och kommentar</w:t>
              </w:r>
            </w:ins>
          </w:p>
        </w:tc>
        <w:tc>
          <w:tcPr>
            <w:tcW w:w="3440" w:type="dxa"/>
            <w:gridSpan w:val="3"/>
            <w:shd w:val="pct25" w:color="auto" w:fill="auto"/>
          </w:tcPr>
          <w:p w14:paraId="1433DD4A" w14:textId="47873AF1" w:rsidR="006A2F41" w:rsidRPr="00D82A73" w:rsidRDefault="0047354F" w:rsidP="0026766E">
            <w:pPr>
              <w:rPr>
                <w:ins w:id="3214" w:author="Jarno Nieminen" w:date="2014-06-11T12:40:00Z"/>
                <w:rFonts w:eastAsia="Arial Unicode MS"/>
              </w:rPr>
            </w:pPr>
            <w:ins w:id="3215" w:author="Jarno Nieminen" w:date="2014-06-11T12:40:00Z">
              <w:r>
                <w:rPr>
                  <w:rFonts w:eastAsia="Arial Unicode MS"/>
                </w:rPr>
                <w:t>Fylls i</w:t>
              </w:r>
              <w:r w:rsidR="006A2F41" w:rsidRPr="00D82A73">
                <w:rPr>
                  <w:rFonts w:eastAsia="Arial Unicode MS"/>
                </w:rPr>
                <w:t xml:space="preserve"> samråd med TIS</w:t>
              </w:r>
            </w:ins>
          </w:p>
        </w:tc>
      </w:tr>
      <w:tr w:rsidR="00601C65" w:rsidRPr="00D82A73" w14:paraId="14CFD541" w14:textId="77777777" w:rsidTr="0026766E">
        <w:trPr>
          <w:cantSplit/>
          <w:trHeight w:val="375"/>
        </w:trPr>
        <w:tc>
          <w:tcPr>
            <w:tcW w:w="2545" w:type="dxa"/>
            <w:gridSpan w:val="2"/>
            <w:vMerge/>
            <w:shd w:val="pct25" w:color="auto" w:fill="auto"/>
          </w:tcPr>
          <w:p w14:paraId="051DDC47" w14:textId="77777777" w:rsidR="006A2F41" w:rsidRPr="00D82A73" w:rsidRDefault="006A2F41" w:rsidP="0026766E"/>
        </w:tc>
        <w:tc>
          <w:tcPr>
            <w:tcW w:w="3410" w:type="dxa"/>
            <w:vMerge/>
            <w:shd w:val="pct25" w:color="auto" w:fill="auto"/>
          </w:tcPr>
          <w:p w14:paraId="65984930" w14:textId="77777777" w:rsidR="006A2F41" w:rsidRPr="00D82A73" w:rsidRDefault="006A2F41" w:rsidP="0026766E"/>
        </w:tc>
        <w:tc>
          <w:tcPr>
            <w:tcW w:w="1140" w:type="dxa"/>
            <w:vMerge/>
            <w:shd w:val="pct25" w:color="auto" w:fill="auto"/>
          </w:tcPr>
          <w:p w14:paraId="1E3C9586" w14:textId="77777777" w:rsidR="006A2F41" w:rsidRPr="00D82A73" w:rsidRDefault="006A2F41" w:rsidP="0026766E"/>
        </w:tc>
        <w:tc>
          <w:tcPr>
            <w:tcW w:w="717" w:type="dxa"/>
            <w:vMerge/>
            <w:shd w:val="pct25" w:color="auto" w:fill="auto"/>
          </w:tcPr>
          <w:p w14:paraId="1540FC6A" w14:textId="77777777" w:rsidR="006A2F41" w:rsidRPr="00D82A73" w:rsidRDefault="006A2F41" w:rsidP="0026766E"/>
        </w:tc>
        <w:tc>
          <w:tcPr>
            <w:tcW w:w="1803" w:type="dxa"/>
            <w:vMerge/>
            <w:shd w:val="pct25" w:color="auto" w:fill="auto"/>
          </w:tcPr>
          <w:p w14:paraId="792033F7" w14:textId="77777777" w:rsidR="006A2F41" w:rsidRPr="00D82A73" w:rsidRDefault="006A2F41" w:rsidP="0026766E"/>
        </w:tc>
        <w:tc>
          <w:tcPr>
            <w:tcW w:w="1920" w:type="dxa"/>
            <w:vMerge/>
            <w:shd w:val="pct25" w:color="auto" w:fill="auto"/>
          </w:tcPr>
          <w:p w14:paraId="6376732E" w14:textId="77777777" w:rsidR="006A2F41" w:rsidRPr="00D82A73" w:rsidRDefault="006A2F41" w:rsidP="0026766E"/>
        </w:tc>
        <w:tc>
          <w:tcPr>
            <w:tcW w:w="1200" w:type="dxa"/>
            <w:tcBorders>
              <w:bottom w:val="single" w:sz="4" w:space="0" w:color="auto"/>
            </w:tcBorders>
            <w:shd w:val="pct25" w:color="auto" w:fill="auto"/>
          </w:tcPr>
          <w:p w14:paraId="522D8DA4"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89FB5EE"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62132DC5" w14:textId="77777777" w:rsidR="006A2F41" w:rsidRPr="00D82A73" w:rsidRDefault="006A2F41" w:rsidP="0026766E">
            <w:pPr>
              <w:rPr>
                <w:rFonts w:eastAsia="Arial Unicode MS"/>
              </w:rPr>
            </w:pPr>
          </w:p>
        </w:tc>
      </w:tr>
      <w:tr w:rsidR="006A2F41" w:rsidRPr="00D82A73" w14:paraId="56EE410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1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17" w:author="Jarno Nieminen" w:date="2014-06-11T12:40:00Z">
            <w:trPr>
              <w:gridAfter w:val="0"/>
              <w:trHeight w:val="217"/>
            </w:trPr>
          </w:trPrChange>
        </w:trPr>
        <w:tc>
          <w:tcPr>
            <w:tcW w:w="2545" w:type="dxa"/>
            <w:gridSpan w:val="2"/>
            <w:tcPrChange w:id="3218" w:author="Jarno Nieminen" w:date="2014-06-11T12:40:00Z">
              <w:tcPr>
                <w:tcW w:w="2545" w:type="dxa"/>
                <w:gridSpan w:val="3"/>
              </w:tcPr>
            </w:tcPrChange>
          </w:tcPr>
          <w:p w14:paraId="0434EDAB" w14:textId="77777777" w:rsidR="006A2F41" w:rsidRPr="00D82A73" w:rsidRDefault="006A2F41" w:rsidP="0026766E">
            <w:pPr>
              <w:rPr>
                <w:rFonts w:eastAsia="Arial Unicode MS"/>
              </w:rPr>
            </w:pPr>
            <w:r w:rsidRPr="00D82A73">
              <w:rPr>
                <w:rFonts w:eastAsia="Arial Unicode MS"/>
              </w:rPr>
              <w:t>(InformationURL)</w:t>
            </w:r>
          </w:p>
        </w:tc>
        <w:tc>
          <w:tcPr>
            <w:tcW w:w="3410" w:type="dxa"/>
            <w:tcPrChange w:id="3219" w:author="Jarno Nieminen" w:date="2014-06-11T12:40:00Z">
              <w:tcPr>
                <w:tcW w:w="3410" w:type="dxa"/>
                <w:gridSpan w:val="2"/>
              </w:tcPr>
            </w:tcPrChange>
          </w:tcPr>
          <w:p w14:paraId="7D8E5E6F" w14:textId="77777777" w:rsidR="006A2F41" w:rsidRPr="00D82A73" w:rsidRDefault="006A2F41" w:rsidP="0026766E">
            <w:pPr>
              <w:rPr>
                <w:rFonts w:eastAsia="Arial Unicode MS"/>
              </w:rPr>
            </w:pPr>
            <w:r w:rsidRPr="00D82A73">
              <w:rPr>
                <w:rFonts w:eastAsia="Arial Unicode MS"/>
              </w:rPr>
              <w:t>URL till hjälpsida/mer information.</w:t>
            </w:r>
          </w:p>
        </w:tc>
        <w:tc>
          <w:tcPr>
            <w:tcW w:w="1140" w:type="dxa"/>
            <w:tcPrChange w:id="3220" w:author="Jarno Nieminen" w:date="2014-06-11T12:40:00Z">
              <w:tcPr>
                <w:tcW w:w="1140" w:type="dxa"/>
                <w:gridSpan w:val="2"/>
              </w:tcPr>
            </w:tcPrChange>
          </w:tcPr>
          <w:p w14:paraId="59C9B3B2" w14:textId="77777777" w:rsidR="006A2F41" w:rsidRPr="00D82A73" w:rsidRDefault="006A2F41" w:rsidP="0026766E">
            <w:pPr>
              <w:rPr>
                <w:rFonts w:eastAsia="Arial Unicode MS"/>
              </w:rPr>
            </w:pPr>
            <w:r w:rsidRPr="00D82A73">
              <w:rPr>
                <w:rFonts w:eastAsia="Arial Unicode MS"/>
              </w:rPr>
              <w:t>TXT</w:t>
            </w:r>
          </w:p>
        </w:tc>
        <w:tc>
          <w:tcPr>
            <w:tcW w:w="717" w:type="dxa"/>
            <w:tcPrChange w:id="3221" w:author="Jarno Nieminen" w:date="2014-06-11T12:40:00Z">
              <w:tcPr>
                <w:tcW w:w="717" w:type="dxa"/>
                <w:gridSpan w:val="2"/>
              </w:tcPr>
            </w:tcPrChange>
          </w:tcPr>
          <w:p w14:paraId="29FF98BE" w14:textId="77777777" w:rsidR="006A2F41" w:rsidRPr="00D82A73" w:rsidRDefault="006A2F41" w:rsidP="0026766E">
            <w:pPr>
              <w:rPr>
                <w:rFonts w:eastAsia="Arial Unicode MS"/>
              </w:rPr>
            </w:pPr>
            <w:r w:rsidRPr="00D82A73">
              <w:rPr>
                <w:rFonts w:eastAsia="Arial Unicode MS"/>
              </w:rPr>
              <w:t>0..1</w:t>
            </w:r>
          </w:p>
        </w:tc>
        <w:tc>
          <w:tcPr>
            <w:tcW w:w="1803" w:type="dxa"/>
            <w:tcPrChange w:id="3222" w:author="Jarno Nieminen" w:date="2014-06-11T12:40:00Z">
              <w:tcPr>
                <w:tcW w:w="1803" w:type="dxa"/>
                <w:gridSpan w:val="2"/>
              </w:tcPr>
            </w:tcPrChange>
          </w:tcPr>
          <w:p w14:paraId="4D938C23" w14:textId="77777777" w:rsidR="006A2F41" w:rsidRPr="00D82A73" w:rsidRDefault="006A2F41" w:rsidP="0026766E">
            <w:pPr>
              <w:rPr>
                <w:rFonts w:eastAsia="Arial Unicode MS"/>
              </w:rPr>
            </w:pPr>
          </w:p>
        </w:tc>
        <w:tc>
          <w:tcPr>
            <w:tcW w:w="1920" w:type="dxa"/>
            <w:tcPrChange w:id="3223" w:author="Jarno Nieminen" w:date="2014-06-11T12:40:00Z">
              <w:tcPr>
                <w:tcW w:w="1920" w:type="dxa"/>
                <w:gridSpan w:val="2"/>
              </w:tcPr>
            </w:tcPrChange>
          </w:tcPr>
          <w:p w14:paraId="3073EFC2" w14:textId="77777777" w:rsidR="006A2F41" w:rsidRPr="00D82A73" w:rsidRDefault="006A2F41" w:rsidP="0026766E">
            <w:pPr>
              <w:rPr>
                <w:rFonts w:ascii="Arial" w:eastAsia="Arial Unicode MS" w:hAnsi="Arial"/>
              </w:rPr>
            </w:pPr>
          </w:p>
        </w:tc>
        <w:tc>
          <w:tcPr>
            <w:tcW w:w="1200" w:type="dxa"/>
            <w:shd w:val="clear" w:color="auto" w:fill="auto"/>
            <w:tcPrChange w:id="3224" w:author="Jarno Nieminen" w:date="2014-06-11T12:40:00Z">
              <w:tcPr>
                <w:tcW w:w="1200" w:type="dxa"/>
                <w:gridSpan w:val="2"/>
                <w:shd w:val="clear" w:color="auto" w:fill="auto"/>
              </w:tcPr>
            </w:tcPrChange>
          </w:tcPr>
          <w:p w14:paraId="6AC1C588" w14:textId="77777777" w:rsidR="006A2F41" w:rsidRPr="00D82A73" w:rsidRDefault="006A2F41" w:rsidP="0026766E">
            <w:pPr>
              <w:rPr>
                <w:rFonts w:ascii="Arial" w:eastAsia="Arial Unicode MS" w:hAnsi="Arial"/>
              </w:rPr>
            </w:pPr>
          </w:p>
        </w:tc>
        <w:tc>
          <w:tcPr>
            <w:tcW w:w="1080" w:type="dxa"/>
            <w:shd w:val="clear" w:color="auto" w:fill="auto"/>
            <w:tcPrChange w:id="3225" w:author="Jarno Nieminen" w:date="2014-06-11T12:40:00Z">
              <w:tcPr>
                <w:tcW w:w="1080" w:type="dxa"/>
                <w:gridSpan w:val="2"/>
                <w:shd w:val="clear" w:color="auto" w:fill="auto"/>
              </w:tcPr>
            </w:tcPrChange>
          </w:tcPr>
          <w:p w14:paraId="26C3ED5E" w14:textId="77777777" w:rsidR="006A2F41" w:rsidRPr="00D82A73" w:rsidRDefault="006A2F41" w:rsidP="0026766E">
            <w:pPr>
              <w:rPr>
                <w:rFonts w:ascii="Arial" w:eastAsia="Arial Unicode MS" w:hAnsi="Arial"/>
              </w:rPr>
            </w:pPr>
          </w:p>
        </w:tc>
        <w:tc>
          <w:tcPr>
            <w:tcW w:w="1160" w:type="dxa"/>
            <w:shd w:val="clear" w:color="auto" w:fill="auto"/>
            <w:tcPrChange w:id="3226" w:author="Jarno Nieminen" w:date="2014-06-11T12:40:00Z">
              <w:tcPr>
                <w:tcW w:w="1160" w:type="dxa"/>
                <w:gridSpan w:val="2"/>
                <w:shd w:val="clear" w:color="auto" w:fill="auto"/>
              </w:tcPr>
            </w:tcPrChange>
          </w:tcPr>
          <w:p w14:paraId="4575E566" w14:textId="77777777" w:rsidR="006A2F41" w:rsidRPr="00D82A73" w:rsidRDefault="006A2F41" w:rsidP="0026766E">
            <w:pPr>
              <w:rPr>
                <w:rFonts w:ascii="Arial" w:eastAsia="Arial Unicode MS" w:hAnsi="Arial"/>
              </w:rPr>
            </w:pPr>
          </w:p>
        </w:tc>
      </w:tr>
      <w:tr w:rsidR="006A2F41" w:rsidRPr="00D82A73" w14:paraId="0407968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2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28" w:author="Jarno Nieminen" w:date="2014-06-11T12:40:00Z">
            <w:trPr>
              <w:gridAfter w:val="0"/>
              <w:trHeight w:val="217"/>
            </w:trPr>
          </w:trPrChange>
        </w:trPr>
        <w:tc>
          <w:tcPr>
            <w:tcW w:w="2545" w:type="dxa"/>
            <w:gridSpan w:val="2"/>
            <w:tcPrChange w:id="3229" w:author="Jarno Nieminen" w:date="2014-06-11T12:40:00Z">
              <w:tcPr>
                <w:tcW w:w="2545" w:type="dxa"/>
                <w:gridSpan w:val="3"/>
              </w:tcPr>
            </w:tcPrChange>
          </w:tcPr>
          <w:p w14:paraId="0D40EA75" w14:textId="77777777" w:rsidR="006A2F41" w:rsidRPr="00D82A73" w:rsidRDefault="006A2F41" w:rsidP="0026766E">
            <w:pPr>
              <w:rPr>
                <w:rFonts w:eastAsia="Arial Unicode MS"/>
              </w:rPr>
            </w:pPr>
            <w:r w:rsidRPr="00D82A73">
              <w:rPr>
                <w:rFonts w:eastAsia="Arial Unicode MS"/>
              </w:rPr>
              <w:t>(Subject)</w:t>
            </w:r>
          </w:p>
        </w:tc>
        <w:tc>
          <w:tcPr>
            <w:tcW w:w="3410" w:type="dxa"/>
            <w:tcPrChange w:id="3230" w:author="Jarno Nieminen" w:date="2014-06-11T12:40:00Z">
              <w:tcPr>
                <w:tcW w:w="3410" w:type="dxa"/>
                <w:gridSpan w:val="2"/>
              </w:tcPr>
            </w:tcPrChange>
          </w:tcPr>
          <w:p w14:paraId="0E6F403B" w14:textId="77777777" w:rsidR="006A2F41" w:rsidRPr="00D82A73" w:rsidRDefault="006A2F41" w:rsidP="0026766E">
            <w:pPr>
              <w:rPr>
                <w:rFonts w:eastAsia="Arial Unicode MS"/>
              </w:rPr>
            </w:pPr>
            <w:r w:rsidRPr="00D82A73">
              <w:rPr>
                <w:rFonts w:eastAsia="Arial Unicode MS"/>
              </w:rPr>
              <w:t>Frågans rubrik.</w:t>
            </w:r>
          </w:p>
          <w:p w14:paraId="5CFFD3F9" w14:textId="77777777" w:rsidR="006A2F41" w:rsidRPr="00D82A73" w:rsidRDefault="006A2F41" w:rsidP="0026766E">
            <w:pPr>
              <w:rPr>
                <w:rFonts w:eastAsia="Arial Unicode MS"/>
              </w:rPr>
            </w:pPr>
            <w:r w:rsidRPr="00D82A73">
              <w:rPr>
                <w:rFonts w:eastAsia="Arial Unicode MS"/>
              </w:rPr>
              <w:t>T.ex Ange din blodgrupp.</w:t>
            </w:r>
          </w:p>
        </w:tc>
        <w:tc>
          <w:tcPr>
            <w:tcW w:w="1140" w:type="dxa"/>
            <w:tcPrChange w:id="3231" w:author="Jarno Nieminen" w:date="2014-06-11T12:40:00Z">
              <w:tcPr>
                <w:tcW w:w="1140" w:type="dxa"/>
                <w:gridSpan w:val="2"/>
              </w:tcPr>
            </w:tcPrChange>
          </w:tcPr>
          <w:p w14:paraId="5D73EEAB" w14:textId="77777777" w:rsidR="006A2F41" w:rsidRPr="00D82A73" w:rsidRDefault="006A2F41" w:rsidP="0026766E">
            <w:pPr>
              <w:rPr>
                <w:rFonts w:eastAsia="Arial Unicode MS"/>
              </w:rPr>
            </w:pPr>
            <w:r w:rsidRPr="00D82A73">
              <w:rPr>
                <w:rFonts w:eastAsia="Arial Unicode MS"/>
              </w:rPr>
              <w:t>TXT</w:t>
            </w:r>
          </w:p>
        </w:tc>
        <w:tc>
          <w:tcPr>
            <w:tcW w:w="717" w:type="dxa"/>
            <w:tcPrChange w:id="3232" w:author="Jarno Nieminen" w:date="2014-06-11T12:40:00Z">
              <w:tcPr>
                <w:tcW w:w="717" w:type="dxa"/>
                <w:gridSpan w:val="2"/>
              </w:tcPr>
            </w:tcPrChange>
          </w:tcPr>
          <w:p w14:paraId="4397EF96" w14:textId="77777777" w:rsidR="006A2F41" w:rsidRPr="00D82A73" w:rsidRDefault="006A2F41" w:rsidP="0026766E">
            <w:pPr>
              <w:rPr>
                <w:rFonts w:eastAsia="Arial Unicode MS"/>
              </w:rPr>
            </w:pPr>
            <w:r w:rsidRPr="00D82A73">
              <w:rPr>
                <w:rFonts w:eastAsia="Arial Unicode MS"/>
              </w:rPr>
              <w:t>1</w:t>
            </w:r>
          </w:p>
        </w:tc>
        <w:tc>
          <w:tcPr>
            <w:tcW w:w="1803" w:type="dxa"/>
            <w:tcPrChange w:id="3233" w:author="Jarno Nieminen" w:date="2014-06-11T12:40:00Z">
              <w:tcPr>
                <w:tcW w:w="1803" w:type="dxa"/>
                <w:gridSpan w:val="2"/>
              </w:tcPr>
            </w:tcPrChange>
          </w:tcPr>
          <w:p w14:paraId="36CF22B0" w14:textId="77777777" w:rsidR="006A2F41" w:rsidRPr="00D82A73" w:rsidRDefault="006A2F41" w:rsidP="0026766E">
            <w:pPr>
              <w:rPr>
                <w:rFonts w:eastAsia="Arial Unicode MS"/>
              </w:rPr>
            </w:pPr>
          </w:p>
        </w:tc>
        <w:tc>
          <w:tcPr>
            <w:tcW w:w="1920" w:type="dxa"/>
            <w:tcPrChange w:id="3234" w:author="Jarno Nieminen" w:date="2014-06-11T12:40:00Z">
              <w:tcPr>
                <w:tcW w:w="1920" w:type="dxa"/>
                <w:gridSpan w:val="2"/>
              </w:tcPr>
            </w:tcPrChange>
          </w:tcPr>
          <w:p w14:paraId="43728192" w14:textId="77777777" w:rsidR="006A2F41" w:rsidRPr="00D82A73" w:rsidRDefault="006A2F41" w:rsidP="0026766E">
            <w:pPr>
              <w:rPr>
                <w:rFonts w:ascii="Arial" w:eastAsia="Arial Unicode MS" w:hAnsi="Arial"/>
              </w:rPr>
            </w:pPr>
          </w:p>
        </w:tc>
        <w:tc>
          <w:tcPr>
            <w:tcW w:w="1200" w:type="dxa"/>
            <w:shd w:val="clear" w:color="auto" w:fill="auto"/>
            <w:tcPrChange w:id="3235" w:author="Jarno Nieminen" w:date="2014-06-11T12:40:00Z">
              <w:tcPr>
                <w:tcW w:w="1200" w:type="dxa"/>
                <w:gridSpan w:val="2"/>
                <w:shd w:val="clear" w:color="auto" w:fill="auto"/>
              </w:tcPr>
            </w:tcPrChange>
          </w:tcPr>
          <w:p w14:paraId="1AE18A65" w14:textId="77777777" w:rsidR="006A2F41" w:rsidRPr="00D82A73" w:rsidRDefault="006A2F41" w:rsidP="0026766E">
            <w:pPr>
              <w:rPr>
                <w:rFonts w:ascii="Arial" w:eastAsia="Arial Unicode MS" w:hAnsi="Arial"/>
              </w:rPr>
            </w:pPr>
          </w:p>
        </w:tc>
        <w:tc>
          <w:tcPr>
            <w:tcW w:w="1080" w:type="dxa"/>
            <w:shd w:val="clear" w:color="auto" w:fill="auto"/>
            <w:tcPrChange w:id="3236" w:author="Jarno Nieminen" w:date="2014-06-11T12:40:00Z">
              <w:tcPr>
                <w:tcW w:w="1080" w:type="dxa"/>
                <w:gridSpan w:val="2"/>
                <w:shd w:val="clear" w:color="auto" w:fill="auto"/>
              </w:tcPr>
            </w:tcPrChange>
          </w:tcPr>
          <w:p w14:paraId="5986FBB0" w14:textId="77777777" w:rsidR="006A2F41" w:rsidRPr="00D82A73" w:rsidRDefault="006A2F41" w:rsidP="0026766E">
            <w:pPr>
              <w:rPr>
                <w:rFonts w:ascii="Arial" w:eastAsia="Arial Unicode MS" w:hAnsi="Arial"/>
              </w:rPr>
            </w:pPr>
          </w:p>
        </w:tc>
        <w:tc>
          <w:tcPr>
            <w:tcW w:w="1160" w:type="dxa"/>
            <w:shd w:val="clear" w:color="auto" w:fill="auto"/>
            <w:tcPrChange w:id="3237" w:author="Jarno Nieminen" w:date="2014-06-11T12:40:00Z">
              <w:tcPr>
                <w:tcW w:w="1160" w:type="dxa"/>
                <w:gridSpan w:val="2"/>
                <w:shd w:val="clear" w:color="auto" w:fill="auto"/>
              </w:tcPr>
            </w:tcPrChange>
          </w:tcPr>
          <w:p w14:paraId="2A727537" w14:textId="77777777" w:rsidR="006A2F41" w:rsidRPr="00D82A73" w:rsidRDefault="006A2F41" w:rsidP="0026766E">
            <w:pPr>
              <w:rPr>
                <w:rFonts w:ascii="Arial" w:eastAsia="Arial Unicode MS" w:hAnsi="Arial"/>
              </w:rPr>
            </w:pPr>
          </w:p>
        </w:tc>
      </w:tr>
      <w:tr w:rsidR="006A2F41" w:rsidRPr="00D82A73" w14:paraId="5A90A6B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3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39" w:author="Jarno Nieminen" w:date="2014-06-11T12:40:00Z">
            <w:trPr>
              <w:gridAfter w:val="0"/>
              <w:trHeight w:val="217"/>
            </w:trPr>
          </w:trPrChange>
        </w:trPr>
        <w:tc>
          <w:tcPr>
            <w:tcW w:w="2545" w:type="dxa"/>
            <w:gridSpan w:val="2"/>
            <w:tcPrChange w:id="3240" w:author="Jarno Nieminen" w:date="2014-06-11T12:40:00Z">
              <w:tcPr>
                <w:tcW w:w="2545" w:type="dxa"/>
                <w:gridSpan w:val="3"/>
              </w:tcPr>
            </w:tcPrChange>
          </w:tcPr>
          <w:p w14:paraId="322565F9" w14:textId="77777777" w:rsidR="006A2F41" w:rsidRPr="00D82A73" w:rsidRDefault="006A2F41" w:rsidP="0026766E">
            <w:pPr>
              <w:rPr>
                <w:rFonts w:eastAsia="Arial Unicode MS"/>
              </w:rPr>
            </w:pPr>
            <w:r w:rsidRPr="00D82A73">
              <w:rPr>
                <w:rFonts w:eastAsia="Arial Unicode MS"/>
              </w:rPr>
              <w:t>(Description)</w:t>
            </w:r>
          </w:p>
        </w:tc>
        <w:tc>
          <w:tcPr>
            <w:tcW w:w="3410" w:type="dxa"/>
            <w:tcPrChange w:id="3241" w:author="Jarno Nieminen" w:date="2014-06-11T12:40:00Z">
              <w:tcPr>
                <w:tcW w:w="3410" w:type="dxa"/>
                <w:gridSpan w:val="2"/>
              </w:tcPr>
            </w:tcPrChange>
          </w:tcPr>
          <w:p w14:paraId="5FC5C125" w14:textId="77777777" w:rsidR="006A2F41" w:rsidRPr="00D82A73" w:rsidRDefault="006A2F41" w:rsidP="0026766E">
            <w:pPr>
              <w:rPr>
                <w:rFonts w:eastAsia="Arial Unicode MS"/>
              </w:rPr>
            </w:pPr>
            <w:r w:rsidRPr="00D82A73">
              <w:rPr>
                <w:rFonts w:eastAsia="Arial Unicode MS"/>
              </w:rPr>
              <w:t>Frågans beskrivande text eller instruktion till användaren/patient.</w:t>
            </w:r>
          </w:p>
          <w:p w14:paraId="408F916B" w14:textId="77777777" w:rsidR="006A2F41" w:rsidRPr="00D82A73" w:rsidRDefault="006A2F41" w:rsidP="0026766E">
            <w:pPr>
              <w:rPr>
                <w:rFonts w:eastAsia="Arial Unicode MS"/>
              </w:rPr>
            </w:pPr>
            <w:r w:rsidRPr="00D82A73">
              <w:rPr>
                <w:rFonts w:eastAsia="Arial Unicode MS"/>
              </w:rPr>
              <w:lastRenderedPageBreak/>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3242" w:author="Jarno Nieminen" w:date="2014-06-11T12:40:00Z">
              <w:tcPr>
                <w:tcW w:w="1140" w:type="dxa"/>
                <w:gridSpan w:val="2"/>
              </w:tcPr>
            </w:tcPrChange>
          </w:tcPr>
          <w:p w14:paraId="5ECA7BB4" w14:textId="77777777" w:rsidR="006A2F41" w:rsidRPr="00D82A73" w:rsidRDefault="006A2F41" w:rsidP="0026766E">
            <w:pPr>
              <w:rPr>
                <w:rFonts w:eastAsia="Arial Unicode MS"/>
              </w:rPr>
            </w:pPr>
            <w:r w:rsidRPr="00D82A73">
              <w:rPr>
                <w:rFonts w:eastAsia="Arial Unicode MS"/>
              </w:rPr>
              <w:lastRenderedPageBreak/>
              <w:t>TXT</w:t>
            </w:r>
          </w:p>
        </w:tc>
        <w:tc>
          <w:tcPr>
            <w:tcW w:w="717" w:type="dxa"/>
            <w:tcPrChange w:id="3243" w:author="Jarno Nieminen" w:date="2014-06-11T12:40:00Z">
              <w:tcPr>
                <w:tcW w:w="717" w:type="dxa"/>
                <w:gridSpan w:val="2"/>
              </w:tcPr>
            </w:tcPrChange>
          </w:tcPr>
          <w:p w14:paraId="18F88D52" w14:textId="77777777" w:rsidR="006A2F41" w:rsidRPr="00D82A73" w:rsidRDefault="006A2F41" w:rsidP="0026766E">
            <w:pPr>
              <w:rPr>
                <w:rFonts w:eastAsia="Arial Unicode MS"/>
              </w:rPr>
            </w:pPr>
            <w:r w:rsidRPr="00D82A73">
              <w:rPr>
                <w:rFonts w:eastAsia="Arial Unicode MS"/>
              </w:rPr>
              <w:t>1..0</w:t>
            </w:r>
          </w:p>
        </w:tc>
        <w:tc>
          <w:tcPr>
            <w:tcW w:w="1803" w:type="dxa"/>
            <w:tcPrChange w:id="3244" w:author="Jarno Nieminen" w:date="2014-06-11T12:40:00Z">
              <w:tcPr>
                <w:tcW w:w="1803" w:type="dxa"/>
                <w:gridSpan w:val="2"/>
              </w:tcPr>
            </w:tcPrChange>
          </w:tcPr>
          <w:p w14:paraId="12524FF8" w14:textId="77777777" w:rsidR="006A2F41" w:rsidRPr="00D82A73" w:rsidRDefault="006A2F41" w:rsidP="0026766E">
            <w:pPr>
              <w:rPr>
                <w:rFonts w:eastAsia="Arial Unicode MS"/>
              </w:rPr>
            </w:pPr>
          </w:p>
        </w:tc>
        <w:tc>
          <w:tcPr>
            <w:tcW w:w="1920" w:type="dxa"/>
            <w:tcPrChange w:id="3245" w:author="Jarno Nieminen" w:date="2014-06-11T12:40:00Z">
              <w:tcPr>
                <w:tcW w:w="1920" w:type="dxa"/>
                <w:gridSpan w:val="2"/>
              </w:tcPr>
            </w:tcPrChange>
          </w:tcPr>
          <w:p w14:paraId="7AD29403" w14:textId="77777777" w:rsidR="006A2F41" w:rsidRPr="00D82A73" w:rsidRDefault="006A2F41" w:rsidP="0026766E">
            <w:pPr>
              <w:rPr>
                <w:rFonts w:ascii="Arial" w:eastAsia="Arial Unicode MS" w:hAnsi="Arial"/>
              </w:rPr>
            </w:pPr>
          </w:p>
        </w:tc>
        <w:tc>
          <w:tcPr>
            <w:tcW w:w="1200" w:type="dxa"/>
            <w:shd w:val="clear" w:color="auto" w:fill="auto"/>
            <w:tcPrChange w:id="3246" w:author="Jarno Nieminen" w:date="2014-06-11T12:40:00Z">
              <w:tcPr>
                <w:tcW w:w="1200" w:type="dxa"/>
                <w:gridSpan w:val="2"/>
                <w:shd w:val="clear" w:color="auto" w:fill="auto"/>
              </w:tcPr>
            </w:tcPrChange>
          </w:tcPr>
          <w:p w14:paraId="7B853CC2" w14:textId="77777777" w:rsidR="006A2F41" w:rsidRPr="00D82A73" w:rsidRDefault="006A2F41" w:rsidP="0026766E">
            <w:pPr>
              <w:rPr>
                <w:rFonts w:ascii="Arial" w:eastAsia="Arial Unicode MS" w:hAnsi="Arial"/>
              </w:rPr>
            </w:pPr>
          </w:p>
        </w:tc>
        <w:tc>
          <w:tcPr>
            <w:tcW w:w="1080" w:type="dxa"/>
            <w:shd w:val="clear" w:color="auto" w:fill="auto"/>
            <w:tcPrChange w:id="3247" w:author="Jarno Nieminen" w:date="2014-06-11T12:40:00Z">
              <w:tcPr>
                <w:tcW w:w="1080" w:type="dxa"/>
                <w:gridSpan w:val="2"/>
                <w:shd w:val="clear" w:color="auto" w:fill="auto"/>
              </w:tcPr>
            </w:tcPrChange>
          </w:tcPr>
          <w:p w14:paraId="4178E07A" w14:textId="77777777" w:rsidR="006A2F41" w:rsidRPr="00D82A73" w:rsidRDefault="006A2F41" w:rsidP="0026766E">
            <w:pPr>
              <w:rPr>
                <w:rFonts w:ascii="Arial" w:eastAsia="Arial Unicode MS" w:hAnsi="Arial"/>
              </w:rPr>
            </w:pPr>
          </w:p>
        </w:tc>
        <w:tc>
          <w:tcPr>
            <w:tcW w:w="1160" w:type="dxa"/>
            <w:shd w:val="clear" w:color="auto" w:fill="auto"/>
            <w:tcPrChange w:id="3248" w:author="Jarno Nieminen" w:date="2014-06-11T12:40:00Z">
              <w:tcPr>
                <w:tcW w:w="1160" w:type="dxa"/>
                <w:gridSpan w:val="2"/>
                <w:shd w:val="clear" w:color="auto" w:fill="auto"/>
              </w:tcPr>
            </w:tcPrChange>
          </w:tcPr>
          <w:p w14:paraId="554887DA" w14:textId="77777777" w:rsidR="006A2F41" w:rsidRPr="00D82A73" w:rsidRDefault="006A2F41" w:rsidP="0026766E">
            <w:pPr>
              <w:rPr>
                <w:rFonts w:ascii="Arial" w:eastAsia="Arial Unicode MS" w:hAnsi="Arial"/>
              </w:rPr>
            </w:pPr>
          </w:p>
        </w:tc>
      </w:tr>
      <w:tr w:rsidR="006A2F41" w:rsidRPr="00D82A73" w14:paraId="1B6619C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4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50" w:author="Jarno Nieminen" w:date="2014-06-11T12:40:00Z">
            <w:trPr>
              <w:gridAfter w:val="0"/>
              <w:trHeight w:val="217"/>
            </w:trPr>
          </w:trPrChange>
        </w:trPr>
        <w:tc>
          <w:tcPr>
            <w:tcW w:w="2545" w:type="dxa"/>
            <w:gridSpan w:val="2"/>
            <w:tcPrChange w:id="3251" w:author="Jarno Nieminen" w:date="2014-06-11T12:40:00Z">
              <w:tcPr>
                <w:tcW w:w="2545" w:type="dxa"/>
                <w:gridSpan w:val="3"/>
              </w:tcPr>
            </w:tcPrChange>
          </w:tcPr>
          <w:p w14:paraId="7A5973C1" w14:textId="77777777" w:rsidR="006A2F41" w:rsidRPr="00D82A73" w:rsidRDefault="006A2F41" w:rsidP="0026766E">
            <w:pPr>
              <w:rPr>
                <w:rFonts w:eastAsia="Arial Unicode MS"/>
              </w:rPr>
            </w:pPr>
            <w:r w:rsidRPr="00D82A73">
              <w:rPr>
                <w:rFonts w:eastAsia="Arial Unicode MS"/>
              </w:rPr>
              <w:lastRenderedPageBreak/>
              <w:t>(FormId)</w:t>
            </w:r>
          </w:p>
        </w:tc>
        <w:tc>
          <w:tcPr>
            <w:tcW w:w="3410" w:type="dxa"/>
            <w:tcPrChange w:id="3252" w:author="Jarno Nieminen" w:date="2014-06-11T12:40:00Z">
              <w:tcPr>
                <w:tcW w:w="3410" w:type="dxa"/>
                <w:gridSpan w:val="2"/>
              </w:tcPr>
            </w:tcPrChange>
          </w:tcPr>
          <w:p w14:paraId="54BA9DCF" w14:textId="77777777" w:rsidR="006A2F41" w:rsidRPr="00D82A73" w:rsidRDefault="006A2F41" w:rsidP="0026766E">
            <w:pPr>
              <w:rPr>
                <w:rFonts w:eastAsia="Arial Unicode MS"/>
              </w:rPr>
            </w:pPr>
            <w:r w:rsidRPr="00D82A73">
              <w:rPr>
                <w:rFonts w:eastAsia="Arial Unicode MS"/>
              </w:rPr>
              <w:t>Frågans unika id. (Producentens unika id)</w:t>
            </w:r>
          </w:p>
        </w:tc>
        <w:tc>
          <w:tcPr>
            <w:tcW w:w="1140" w:type="dxa"/>
            <w:tcPrChange w:id="3253" w:author="Jarno Nieminen" w:date="2014-06-11T12:40:00Z">
              <w:tcPr>
                <w:tcW w:w="1140" w:type="dxa"/>
                <w:gridSpan w:val="2"/>
              </w:tcPr>
            </w:tcPrChange>
          </w:tcPr>
          <w:p w14:paraId="16450138" w14:textId="77777777" w:rsidR="006A2F41" w:rsidRPr="00D82A73" w:rsidRDefault="006A2F41" w:rsidP="0026766E">
            <w:pPr>
              <w:rPr>
                <w:rFonts w:eastAsia="Arial Unicode MS"/>
              </w:rPr>
            </w:pPr>
            <w:r w:rsidRPr="00D82A73">
              <w:rPr>
                <w:rFonts w:eastAsia="Arial Unicode MS"/>
              </w:rPr>
              <w:t>TXT</w:t>
            </w:r>
          </w:p>
        </w:tc>
        <w:tc>
          <w:tcPr>
            <w:tcW w:w="717" w:type="dxa"/>
            <w:tcPrChange w:id="3254" w:author="Jarno Nieminen" w:date="2014-06-11T12:40:00Z">
              <w:tcPr>
                <w:tcW w:w="717" w:type="dxa"/>
                <w:gridSpan w:val="2"/>
              </w:tcPr>
            </w:tcPrChange>
          </w:tcPr>
          <w:p w14:paraId="704C6DD9" w14:textId="77777777" w:rsidR="006A2F41" w:rsidRPr="00D82A73" w:rsidRDefault="006A2F41" w:rsidP="0026766E">
            <w:pPr>
              <w:rPr>
                <w:rFonts w:eastAsia="Arial Unicode MS"/>
              </w:rPr>
            </w:pPr>
            <w:r w:rsidRPr="00D82A73">
              <w:rPr>
                <w:rFonts w:eastAsia="Arial Unicode MS"/>
              </w:rPr>
              <w:t>1</w:t>
            </w:r>
          </w:p>
        </w:tc>
        <w:tc>
          <w:tcPr>
            <w:tcW w:w="1803" w:type="dxa"/>
            <w:tcPrChange w:id="3255" w:author="Jarno Nieminen" w:date="2014-06-11T12:40:00Z">
              <w:tcPr>
                <w:tcW w:w="1803" w:type="dxa"/>
                <w:gridSpan w:val="2"/>
              </w:tcPr>
            </w:tcPrChange>
          </w:tcPr>
          <w:p w14:paraId="3F1F19FD" w14:textId="77777777" w:rsidR="006A2F41" w:rsidRPr="00D82A73" w:rsidRDefault="006A2F41" w:rsidP="0026766E">
            <w:pPr>
              <w:rPr>
                <w:rFonts w:eastAsia="Arial Unicode MS"/>
              </w:rPr>
            </w:pPr>
          </w:p>
        </w:tc>
        <w:tc>
          <w:tcPr>
            <w:tcW w:w="1920" w:type="dxa"/>
            <w:tcPrChange w:id="3256" w:author="Jarno Nieminen" w:date="2014-06-11T12:40:00Z">
              <w:tcPr>
                <w:tcW w:w="1920" w:type="dxa"/>
                <w:gridSpan w:val="2"/>
              </w:tcPr>
            </w:tcPrChange>
          </w:tcPr>
          <w:p w14:paraId="2734D800" w14:textId="77777777" w:rsidR="006A2F41" w:rsidRPr="00D82A73" w:rsidRDefault="006A2F41" w:rsidP="0026766E">
            <w:pPr>
              <w:rPr>
                <w:rFonts w:ascii="Arial" w:eastAsia="Arial Unicode MS" w:hAnsi="Arial"/>
              </w:rPr>
            </w:pPr>
          </w:p>
        </w:tc>
        <w:tc>
          <w:tcPr>
            <w:tcW w:w="1200" w:type="dxa"/>
            <w:shd w:val="clear" w:color="auto" w:fill="auto"/>
            <w:tcPrChange w:id="3257" w:author="Jarno Nieminen" w:date="2014-06-11T12:40:00Z">
              <w:tcPr>
                <w:tcW w:w="1200" w:type="dxa"/>
                <w:gridSpan w:val="2"/>
                <w:shd w:val="clear" w:color="auto" w:fill="auto"/>
              </w:tcPr>
            </w:tcPrChange>
          </w:tcPr>
          <w:p w14:paraId="314F50B7" w14:textId="77777777" w:rsidR="006A2F41" w:rsidRPr="00D82A73" w:rsidRDefault="006A2F41" w:rsidP="0026766E">
            <w:pPr>
              <w:rPr>
                <w:rFonts w:ascii="Arial" w:eastAsia="Arial Unicode MS" w:hAnsi="Arial"/>
              </w:rPr>
            </w:pPr>
          </w:p>
        </w:tc>
        <w:tc>
          <w:tcPr>
            <w:tcW w:w="1080" w:type="dxa"/>
            <w:shd w:val="clear" w:color="auto" w:fill="auto"/>
            <w:tcPrChange w:id="3258" w:author="Jarno Nieminen" w:date="2014-06-11T12:40:00Z">
              <w:tcPr>
                <w:tcW w:w="1080" w:type="dxa"/>
                <w:gridSpan w:val="2"/>
                <w:shd w:val="clear" w:color="auto" w:fill="auto"/>
              </w:tcPr>
            </w:tcPrChange>
          </w:tcPr>
          <w:p w14:paraId="4AD858B8" w14:textId="77777777" w:rsidR="006A2F41" w:rsidRPr="00D82A73" w:rsidRDefault="006A2F41" w:rsidP="0026766E">
            <w:pPr>
              <w:rPr>
                <w:rFonts w:ascii="Arial" w:eastAsia="Arial Unicode MS" w:hAnsi="Arial"/>
              </w:rPr>
            </w:pPr>
          </w:p>
        </w:tc>
        <w:tc>
          <w:tcPr>
            <w:tcW w:w="1160" w:type="dxa"/>
            <w:shd w:val="clear" w:color="auto" w:fill="auto"/>
            <w:tcPrChange w:id="3259" w:author="Jarno Nieminen" w:date="2014-06-11T12:40:00Z">
              <w:tcPr>
                <w:tcW w:w="1160" w:type="dxa"/>
                <w:gridSpan w:val="2"/>
                <w:shd w:val="clear" w:color="auto" w:fill="auto"/>
              </w:tcPr>
            </w:tcPrChange>
          </w:tcPr>
          <w:p w14:paraId="68D05552" w14:textId="77777777" w:rsidR="006A2F41" w:rsidRPr="00D82A73" w:rsidRDefault="006A2F41" w:rsidP="0026766E">
            <w:pPr>
              <w:rPr>
                <w:rFonts w:ascii="Arial" w:eastAsia="Arial Unicode MS" w:hAnsi="Arial"/>
              </w:rPr>
            </w:pPr>
          </w:p>
        </w:tc>
      </w:tr>
      <w:tr w:rsidR="006A2F41" w:rsidRPr="00D82A73" w14:paraId="1F3E10A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6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61" w:author="Jarno Nieminen" w:date="2014-06-11T12:40:00Z">
            <w:trPr>
              <w:gridAfter w:val="0"/>
              <w:trHeight w:val="217"/>
            </w:trPr>
          </w:trPrChange>
        </w:trPr>
        <w:tc>
          <w:tcPr>
            <w:tcW w:w="2545" w:type="dxa"/>
            <w:gridSpan w:val="2"/>
            <w:tcPrChange w:id="3262" w:author="Jarno Nieminen" w:date="2014-06-11T12:40:00Z">
              <w:tcPr>
                <w:tcW w:w="2545" w:type="dxa"/>
                <w:gridSpan w:val="3"/>
              </w:tcPr>
            </w:tcPrChange>
          </w:tcPr>
          <w:p w14:paraId="36F701B1" w14:textId="77777777" w:rsidR="006A2F41" w:rsidRPr="00D82A73" w:rsidRDefault="006A2F41" w:rsidP="0026766E">
            <w:pPr>
              <w:rPr>
                <w:rFonts w:eastAsia="Arial Unicode MS"/>
              </w:rPr>
            </w:pPr>
            <w:r w:rsidRPr="00D82A73">
              <w:rPr>
                <w:rFonts w:eastAsia="Arial Unicode MS"/>
              </w:rPr>
              <w:t>(input)</w:t>
            </w:r>
          </w:p>
        </w:tc>
        <w:tc>
          <w:tcPr>
            <w:tcW w:w="3410" w:type="dxa"/>
            <w:tcPrChange w:id="3263" w:author="Jarno Nieminen" w:date="2014-06-11T12:40:00Z">
              <w:tcPr>
                <w:tcW w:w="3410" w:type="dxa"/>
                <w:gridSpan w:val="2"/>
              </w:tcPr>
            </w:tcPrChange>
          </w:tcPr>
          <w:p w14:paraId="3D08B174" w14:textId="77777777" w:rsidR="006A2F41" w:rsidRPr="00D82A73" w:rsidRDefault="006A2F41" w:rsidP="0026766E">
            <w:pPr>
              <w:rPr>
                <w:rFonts w:eastAsia="Arial Unicode MS"/>
              </w:rPr>
            </w:pPr>
            <w:r w:rsidRPr="00D82A73">
              <w:rPr>
                <w:rFonts w:eastAsia="Arial Unicode MS"/>
              </w:rPr>
              <w:t xml:space="preserve">Beskriver frågans inmatningstyp. </w:t>
            </w:r>
          </w:p>
          <w:p w14:paraId="118C73EE" w14:textId="77777777" w:rsidR="006A2F41" w:rsidRPr="00D82A73" w:rsidRDefault="006A2F41" w:rsidP="0026766E">
            <w:pPr>
              <w:rPr>
                <w:rFonts w:eastAsia="Arial Unicode MS"/>
              </w:rPr>
            </w:pPr>
            <w:r w:rsidRPr="00D82A73">
              <w:rPr>
                <w:rFonts w:eastAsia="Arial Unicode MS"/>
              </w:rPr>
              <w:t>T.ex. radio(enkelvärde), checkbox(multivärde) eller fritext.</w:t>
            </w:r>
          </w:p>
        </w:tc>
        <w:tc>
          <w:tcPr>
            <w:tcW w:w="1140" w:type="dxa"/>
            <w:tcPrChange w:id="3264" w:author="Jarno Nieminen" w:date="2014-06-11T12:40:00Z">
              <w:tcPr>
                <w:tcW w:w="1140" w:type="dxa"/>
                <w:gridSpan w:val="2"/>
              </w:tcPr>
            </w:tcPrChange>
          </w:tcPr>
          <w:p w14:paraId="54481B32" w14:textId="77777777" w:rsidR="006A2F41" w:rsidRPr="00D82A73" w:rsidRDefault="006A2F41" w:rsidP="0026766E">
            <w:pPr>
              <w:rPr>
                <w:rFonts w:eastAsia="Arial Unicode MS"/>
              </w:rPr>
            </w:pPr>
            <w:r w:rsidRPr="00D82A73">
              <w:rPr>
                <w:rFonts w:eastAsia="Arial Unicode MS"/>
              </w:rPr>
              <w:t>KTOV</w:t>
            </w:r>
          </w:p>
        </w:tc>
        <w:tc>
          <w:tcPr>
            <w:tcW w:w="717" w:type="dxa"/>
            <w:tcPrChange w:id="3265" w:author="Jarno Nieminen" w:date="2014-06-11T12:40:00Z">
              <w:tcPr>
                <w:tcW w:w="717" w:type="dxa"/>
                <w:gridSpan w:val="2"/>
              </w:tcPr>
            </w:tcPrChange>
          </w:tcPr>
          <w:p w14:paraId="6D482DAB" w14:textId="77777777" w:rsidR="006A2F41" w:rsidRPr="00D82A73" w:rsidRDefault="006A2F41" w:rsidP="0026766E">
            <w:pPr>
              <w:rPr>
                <w:rFonts w:eastAsia="Arial Unicode MS"/>
              </w:rPr>
            </w:pPr>
            <w:r w:rsidRPr="00D82A73">
              <w:rPr>
                <w:rFonts w:eastAsia="Arial Unicode MS"/>
              </w:rPr>
              <w:t>1</w:t>
            </w:r>
          </w:p>
        </w:tc>
        <w:tc>
          <w:tcPr>
            <w:tcW w:w="1803" w:type="dxa"/>
            <w:tcPrChange w:id="3266" w:author="Jarno Nieminen" w:date="2014-06-11T12:40:00Z">
              <w:tcPr>
                <w:tcW w:w="1803" w:type="dxa"/>
                <w:gridSpan w:val="2"/>
              </w:tcPr>
            </w:tcPrChange>
          </w:tcPr>
          <w:p w14:paraId="050CF787" w14:textId="77777777" w:rsidR="006A2F41" w:rsidRPr="00D82A73" w:rsidRDefault="006A2F41" w:rsidP="0026766E">
            <w:pPr>
              <w:rPr>
                <w:rFonts w:eastAsia="Arial Unicode MS"/>
              </w:rPr>
            </w:pPr>
            <w:r w:rsidRPr="00D82A73">
              <w:rPr>
                <w:rFonts w:eastAsia="Arial Unicode MS"/>
              </w:rPr>
              <w:t>KV Inmatningstyp</w:t>
            </w:r>
          </w:p>
          <w:p w14:paraId="5D80BA00" w14:textId="77777777" w:rsidR="006A2F41" w:rsidRPr="00D82A73" w:rsidRDefault="006A2F41" w:rsidP="0026766E"/>
        </w:tc>
        <w:tc>
          <w:tcPr>
            <w:tcW w:w="1920" w:type="dxa"/>
            <w:tcPrChange w:id="3267" w:author="Jarno Nieminen" w:date="2014-06-11T12:40:00Z">
              <w:tcPr>
                <w:tcW w:w="1920" w:type="dxa"/>
                <w:gridSpan w:val="2"/>
              </w:tcPr>
            </w:tcPrChange>
          </w:tcPr>
          <w:p w14:paraId="2E6C888A" w14:textId="77777777" w:rsidR="006A2F41" w:rsidRPr="00D82A73" w:rsidRDefault="006A2F41" w:rsidP="0026766E">
            <w:pPr>
              <w:rPr>
                <w:rFonts w:ascii="Arial" w:eastAsia="Arial Unicode MS" w:hAnsi="Arial"/>
              </w:rPr>
            </w:pPr>
          </w:p>
        </w:tc>
        <w:tc>
          <w:tcPr>
            <w:tcW w:w="1200" w:type="dxa"/>
            <w:shd w:val="clear" w:color="auto" w:fill="auto"/>
            <w:tcPrChange w:id="3268" w:author="Jarno Nieminen" w:date="2014-06-11T12:40:00Z">
              <w:tcPr>
                <w:tcW w:w="1200" w:type="dxa"/>
                <w:gridSpan w:val="2"/>
                <w:shd w:val="clear" w:color="auto" w:fill="auto"/>
              </w:tcPr>
            </w:tcPrChange>
          </w:tcPr>
          <w:p w14:paraId="14BED740" w14:textId="77777777" w:rsidR="006A2F41" w:rsidRPr="00D82A73" w:rsidRDefault="006A2F41" w:rsidP="0026766E">
            <w:pPr>
              <w:rPr>
                <w:rFonts w:ascii="Arial" w:eastAsia="Arial Unicode MS" w:hAnsi="Arial"/>
              </w:rPr>
            </w:pPr>
          </w:p>
        </w:tc>
        <w:tc>
          <w:tcPr>
            <w:tcW w:w="1080" w:type="dxa"/>
            <w:shd w:val="clear" w:color="auto" w:fill="auto"/>
            <w:tcPrChange w:id="3269" w:author="Jarno Nieminen" w:date="2014-06-11T12:40:00Z">
              <w:tcPr>
                <w:tcW w:w="1080" w:type="dxa"/>
                <w:gridSpan w:val="2"/>
                <w:shd w:val="clear" w:color="auto" w:fill="auto"/>
              </w:tcPr>
            </w:tcPrChange>
          </w:tcPr>
          <w:p w14:paraId="78545FCE" w14:textId="77777777" w:rsidR="006A2F41" w:rsidRPr="00D82A73" w:rsidRDefault="006A2F41" w:rsidP="0026766E">
            <w:pPr>
              <w:rPr>
                <w:rFonts w:ascii="Arial" w:eastAsia="Arial Unicode MS" w:hAnsi="Arial"/>
              </w:rPr>
            </w:pPr>
          </w:p>
        </w:tc>
        <w:tc>
          <w:tcPr>
            <w:tcW w:w="1160" w:type="dxa"/>
            <w:shd w:val="clear" w:color="auto" w:fill="auto"/>
            <w:tcPrChange w:id="3270" w:author="Jarno Nieminen" w:date="2014-06-11T12:40:00Z">
              <w:tcPr>
                <w:tcW w:w="1160" w:type="dxa"/>
                <w:gridSpan w:val="2"/>
                <w:shd w:val="clear" w:color="auto" w:fill="auto"/>
              </w:tcPr>
            </w:tcPrChange>
          </w:tcPr>
          <w:p w14:paraId="57EC4C75" w14:textId="77777777" w:rsidR="006A2F41" w:rsidRPr="00D82A73" w:rsidRDefault="006A2F41" w:rsidP="0026766E">
            <w:pPr>
              <w:rPr>
                <w:rFonts w:ascii="Arial" w:eastAsia="Arial Unicode MS" w:hAnsi="Arial"/>
              </w:rPr>
            </w:pPr>
          </w:p>
        </w:tc>
      </w:tr>
      <w:tr w:rsidR="006A2F41" w:rsidRPr="00D82A73" w14:paraId="29CA1F7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72" w:author="Jarno Nieminen" w:date="2014-06-11T12:40:00Z">
            <w:trPr>
              <w:gridAfter w:val="0"/>
              <w:trHeight w:val="217"/>
            </w:trPr>
          </w:trPrChange>
        </w:trPr>
        <w:tc>
          <w:tcPr>
            <w:tcW w:w="2545" w:type="dxa"/>
            <w:gridSpan w:val="2"/>
            <w:tcPrChange w:id="3273" w:author="Jarno Nieminen" w:date="2014-06-11T12:40:00Z">
              <w:tcPr>
                <w:tcW w:w="2545" w:type="dxa"/>
                <w:gridSpan w:val="3"/>
              </w:tcPr>
            </w:tcPrChange>
          </w:tcPr>
          <w:p w14:paraId="2B10A816" w14:textId="77777777" w:rsidR="006A2F41" w:rsidRPr="00D82A73" w:rsidRDefault="006A2F41" w:rsidP="0026766E">
            <w:pPr>
              <w:rPr>
                <w:rFonts w:eastAsia="Arial Unicode MS"/>
              </w:rPr>
            </w:pPr>
            <w:r w:rsidRPr="00D82A73">
              <w:rPr>
                <w:rFonts w:eastAsia="Arial Unicode MS"/>
              </w:rPr>
              <w:t>(Mandatory)</w:t>
            </w:r>
          </w:p>
        </w:tc>
        <w:tc>
          <w:tcPr>
            <w:tcW w:w="3410" w:type="dxa"/>
            <w:tcPrChange w:id="3274" w:author="Jarno Nieminen" w:date="2014-06-11T12:40:00Z">
              <w:tcPr>
                <w:tcW w:w="3410" w:type="dxa"/>
                <w:gridSpan w:val="2"/>
              </w:tcPr>
            </w:tcPrChange>
          </w:tcPr>
          <w:p w14:paraId="390D254A" w14:textId="77777777" w:rsidR="006A2F41" w:rsidRPr="00D82A73" w:rsidRDefault="006A2F41" w:rsidP="0026766E">
            <w:pPr>
              <w:rPr>
                <w:rFonts w:eastAsia="Arial Unicode MS"/>
              </w:rPr>
            </w:pPr>
            <w:r w:rsidRPr="00D82A73">
              <w:rPr>
                <w:rFonts w:eastAsia="Arial Unicode MS"/>
              </w:rPr>
              <w:t>Indikerar om frågan är obligatorisk.</w:t>
            </w:r>
          </w:p>
        </w:tc>
        <w:tc>
          <w:tcPr>
            <w:tcW w:w="1140" w:type="dxa"/>
            <w:tcPrChange w:id="3275" w:author="Jarno Nieminen" w:date="2014-06-11T12:40:00Z">
              <w:tcPr>
                <w:tcW w:w="1140" w:type="dxa"/>
                <w:gridSpan w:val="2"/>
              </w:tcPr>
            </w:tcPrChange>
          </w:tcPr>
          <w:p w14:paraId="485C64CB" w14:textId="77777777" w:rsidR="006A2F41" w:rsidRPr="00D82A73" w:rsidRDefault="006A2F41" w:rsidP="0026766E">
            <w:pPr>
              <w:rPr>
                <w:rFonts w:eastAsia="Arial Unicode MS"/>
              </w:rPr>
            </w:pPr>
            <w:r w:rsidRPr="00D82A73">
              <w:rPr>
                <w:rFonts w:eastAsia="Arial Unicode MS"/>
              </w:rPr>
              <w:t>S/F</w:t>
            </w:r>
          </w:p>
        </w:tc>
        <w:tc>
          <w:tcPr>
            <w:tcW w:w="717" w:type="dxa"/>
            <w:tcPrChange w:id="3276" w:author="Jarno Nieminen" w:date="2014-06-11T12:40:00Z">
              <w:tcPr>
                <w:tcW w:w="717" w:type="dxa"/>
                <w:gridSpan w:val="2"/>
              </w:tcPr>
            </w:tcPrChange>
          </w:tcPr>
          <w:p w14:paraId="1B93A294" w14:textId="77777777" w:rsidR="006A2F41" w:rsidRPr="00D82A73" w:rsidRDefault="006A2F41" w:rsidP="0026766E">
            <w:pPr>
              <w:rPr>
                <w:rFonts w:eastAsia="Arial Unicode MS"/>
              </w:rPr>
            </w:pPr>
            <w:r w:rsidRPr="00D82A73">
              <w:rPr>
                <w:rFonts w:eastAsia="Arial Unicode MS"/>
              </w:rPr>
              <w:t>1</w:t>
            </w:r>
          </w:p>
        </w:tc>
        <w:tc>
          <w:tcPr>
            <w:tcW w:w="1803" w:type="dxa"/>
            <w:tcPrChange w:id="3277" w:author="Jarno Nieminen" w:date="2014-06-11T12:40:00Z">
              <w:tcPr>
                <w:tcW w:w="1803" w:type="dxa"/>
                <w:gridSpan w:val="2"/>
              </w:tcPr>
            </w:tcPrChange>
          </w:tcPr>
          <w:p w14:paraId="09D0D1A6" w14:textId="77777777" w:rsidR="006A2F41" w:rsidRPr="00D82A73" w:rsidRDefault="006A2F41" w:rsidP="0026766E">
            <w:r w:rsidRPr="00D82A73">
              <w:t>True = obligatorisk fråga</w:t>
            </w:r>
          </w:p>
          <w:p w14:paraId="2B078487" w14:textId="77777777" w:rsidR="006A2F41" w:rsidRPr="00D82A73" w:rsidRDefault="006A2F41" w:rsidP="0026766E">
            <w:pPr>
              <w:rPr>
                <w:rFonts w:eastAsia="Arial Unicode MS"/>
              </w:rPr>
            </w:pPr>
            <w:r w:rsidRPr="00D82A73">
              <w:rPr>
                <w:szCs w:val="20"/>
              </w:rPr>
              <w:t>False = Frivillig fråga</w:t>
            </w:r>
          </w:p>
        </w:tc>
        <w:tc>
          <w:tcPr>
            <w:tcW w:w="1920" w:type="dxa"/>
            <w:tcPrChange w:id="3278" w:author="Jarno Nieminen" w:date="2014-06-11T12:40:00Z">
              <w:tcPr>
                <w:tcW w:w="1920" w:type="dxa"/>
                <w:gridSpan w:val="2"/>
              </w:tcPr>
            </w:tcPrChange>
          </w:tcPr>
          <w:p w14:paraId="5A7403DC" w14:textId="77777777" w:rsidR="006A2F41" w:rsidRPr="00D82A73" w:rsidRDefault="006A2F41" w:rsidP="0026766E">
            <w:pPr>
              <w:rPr>
                <w:rFonts w:ascii="Arial" w:eastAsia="Arial Unicode MS" w:hAnsi="Arial"/>
              </w:rPr>
            </w:pPr>
          </w:p>
        </w:tc>
        <w:tc>
          <w:tcPr>
            <w:tcW w:w="1200" w:type="dxa"/>
            <w:shd w:val="clear" w:color="auto" w:fill="auto"/>
            <w:tcPrChange w:id="3279" w:author="Jarno Nieminen" w:date="2014-06-11T12:40:00Z">
              <w:tcPr>
                <w:tcW w:w="1200" w:type="dxa"/>
                <w:gridSpan w:val="2"/>
                <w:shd w:val="clear" w:color="auto" w:fill="auto"/>
              </w:tcPr>
            </w:tcPrChange>
          </w:tcPr>
          <w:p w14:paraId="2FC50071" w14:textId="77777777" w:rsidR="006A2F41" w:rsidRPr="00D82A73" w:rsidRDefault="006A2F41" w:rsidP="0026766E">
            <w:pPr>
              <w:rPr>
                <w:rFonts w:ascii="Arial" w:eastAsia="Arial Unicode MS" w:hAnsi="Arial"/>
              </w:rPr>
            </w:pPr>
          </w:p>
        </w:tc>
        <w:tc>
          <w:tcPr>
            <w:tcW w:w="1080" w:type="dxa"/>
            <w:shd w:val="clear" w:color="auto" w:fill="auto"/>
            <w:tcPrChange w:id="3280" w:author="Jarno Nieminen" w:date="2014-06-11T12:40:00Z">
              <w:tcPr>
                <w:tcW w:w="1080" w:type="dxa"/>
                <w:gridSpan w:val="2"/>
                <w:shd w:val="clear" w:color="auto" w:fill="auto"/>
              </w:tcPr>
            </w:tcPrChange>
          </w:tcPr>
          <w:p w14:paraId="33AEA9A5" w14:textId="77777777" w:rsidR="006A2F41" w:rsidRPr="00D82A73" w:rsidRDefault="006A2F41" w:rsidP="0026766E">
            <w:pPr>
              <w:rPr>
                <w:rFonts w:ascii="Arial" w:eastAsia="Arial Unicode MS" w:hAnsi="Arial"/>
              </w:rPr>
            </w:pPr>
          </w:p>
        </w:tc>
        <w:tc>
          <w:tcPr>
            <w:tcW w:w="1160" w:type="dxa"/>
            <w:shd w:val="clear" w:color="auto" w:fill="auto"/>
            <w:tcPrChange w:id="3281" w:author="Jarno Nieminen" w:date="2014-06-11T12:40:00Z">
              <w:tcPr>
                <w:tcW w:w="1160" w:type="dxa"/>
                <w:gridSpan w:val="2"/>
                <w:shd w:val="clear" w:color="auto" w:fill="auto"/>
              </w:tcPr>
            </w:tcPrChange>
          </w:tcPr>
          <w:p w14:paraId="4EAEFA6E" w14:textId="77777777" w:rsidR="006A2F41" w:rsidRPr="00D82A73" w:rsidRDefault="006A2F41" w:rsidP="0026766E">
            <w:pPr>
              <w:rPr>
                <w:rFonts w:ascii="Arial" w:eastAsia="Arial Unicode MS" w:hAnsi="Arial"/>
              </w:rPr>
            </w:pPr>
          </w:p>
        </w:tc>
      </w:tr>
      <w:tr w:rsidR="006A2F41" w:rsidRPr="00D82A73" w14:paraId="7EA1F8C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8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83" w:author="Jarno Nieminen" w:date="2014-06-11T12:40:00Z">
            <w:trPr>
              <w:gridAfter w:val="0"/>
              <w:trHeight w:val="217"/>
            </w:trPr>
          </w:trPrChange>
        </w:trPr>
        <w:tc>
          <w:tcPr>
            <w:tcW w:w="2545" w:type="dxa"/>
            <w:gridSpan w:val="2"/>
            <w:tcPrChange w:id="3284" w:author="Jarno Nieminen" w:date="2014-06-11T12:40:00Z">
              <w:tcPr>
                <w:tcW w:w="2545" w:type="dxa"/>
                <w:gridSpan w:val="3"/>
              </w:tcPr>
            </w:tcPrChange>
          </w:tcPr>
          <w:p w14:paraId="4A26A380" w14:textId="77777777" w:rsidR="006A2F41" w:rsidRPr="00D82A73" w:rsidRDefault="006A2F41" w:rsidP="0026766E">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3285" w:author="Jarno Nieminen" w:date="2014-06-11T12:40:00Z">
              <w:tcPr>
                <w:tcW w:w="3410" w:type="dxa"/>
                <w:gridSpan w:val="2"/>
              </w:tcPr>
            </w:tcPrChange>
          </w:tcPr>
          <w:p w14:paraId="475B3BF8" w14:textId="77777777" w:rsidR="006A2F41" w:rsidRPr="00D82A73" w:rsidRDefault="006A2F41" w:rsidP="0026766E">
            <w:pPr>
              <w:rPr>
                <w:rFonts w:eastAsia="Arial Unicode MS"/>
              </w:rPr>
            </w:pPr>
            <w:r w:rsidRPr="00D82A73">
              <w:rPr>
                <w:rFonts w:eastAsia="Arial Unicode MS"/>
              </w:rPr>
              <w:t>Indikerar max antal värden som användaren får välja vid  checkbox/multivärde.</w:t>
            </w:r>
          </w:p>
        </w:tc>
        <w:tc>
          <w:tcPr>
            <w:tcW w:w="1140" w:type="dxa"/>
            <w:tcPrChange w:id="3286" w:author="Jarno Nieminen" w:date="2014-06-11T12:40:00Z">
              <w:tcPr>
                <w:tcW w:w="1140" w:type="dxa"/>
                <w:gridSpan w:val="2"/>
              </w:tcPr>
            </w:tcPrChange>
          </w:tcPr>
          <w:p w14:paraId="1218641A" w14:textId="77777777" w:rsidR="006A2F41" w:rsidRPr="00D82A73" w:rsidRDefault="006A2F41" w:rsidP="0026766E">
            <w:pPr>
              <w:rPr>
                <w:rFonts w:eastAsia="Arial Unicode MS"/>
              </w:rPr>
            </w:pPr>
            <w:r w:rsidRPr="00D82A73">
              <w:rPr>
                <w:rFonts w:eastAsia="Arial Unicode MS"/>
              </w:rPr>
              <w:t>VÄ</w:t>
            </w:r>
          </w:p>
        </w:tc>
        <w:tc>
          <w:tcPr>
            <w:tcW w:w="717" w:type="dxa"/>
            <w:tcPrChange w:id="3287" w:author="Jarno Nieminen" w:date="2014-06-11T12:40:00Z">
              <w:tcPr>
                <w:tcW w:w="717" w:type="dxa"/>
                <w:gridSpan w:val="2"/>
              </w:tcPr>
            </w:tcPrChange>
          </w:tcPr>
          <w:p w14:paraId="4CC4E61A" w14:textId="77777777" w:rsidR="006A2F41" w:rsidRPr="00D82A73" w:rsidRDefault="006A2F41" w:rsidP="0026766E">
            <w:pPr>
              <w:rPr>
                <w:rFonts w:eastAsia="Arial Unicode MS"/>
              </w:rPr>
            </w:pPr>
            <w:r w:rsidRPr="00D82A73">
              <w:rPr>
                <w:rFonts w:eastAsia="Arial Unicode MS"/>
              </w:rPr>
              <w:t>0..1</w:t>
            </w:r>
          </w:p>
        </w:tc>
        <w:tc>
          <w:tcPr>
            <w:tcW w:w="1803" w:type="dxa"/>
            <w:tcPrChange w:id="3288" w:author="Jarno Nieminen" w:date="2014-06-11T12:40:00Z">
              <w:tcPr>
                <w:tcW w:w="1803" w:type="dxa"/>
                <w:gridSpan w:val="2"/>
              </w:tcPr>
            </w:tcPrChange>
          </w:tcPr>
          <w:p w14:paraId="38BC572D" w14:textId="77777777" w:rsidR="006A2F41" w:rsidRPr="00D82A73" w:rsidRDefault="006A2F41" w:rsidP="0026766E">
            <w:pPr>
              <w:rPr>
                <w:rFonts w:eastAsia="Arial Unicode MS"/>
              </w:rPr>
            </w:pPr>
          </w:p>
        </w:tc>
        <w:tc>
          <w:tcPr>
            <w:tcW w:w="1920" w:type="dxa"/>
            <w:tcPrChange w:id="3289" w:author="Jarno Nieminen" w:date="2014-06-11T12:40:00Z">
              <w:tcPr>
                <w:tcW w:w="1920" w:type="dxa"/>
                <w:gridSpan w:val="2"/>
              </w:tcPr>
            </w:tcPrChange>
          </w:tcPr>
          <w:p w14:paraId="2C692A1F" w14:textId="77777777" w:rsidR="006A2F41" w:rsidRPr="00D82A73" w:rsidRDefault="006A2F41" w:rsidP="0026766E">
            <w:pPr>
              <w:rPr>
                <w:rFonts w:ascii="Arial" w:eastAsia="Arial Unicode MS" w:hAnsi="Arial"/>
              </w:rPr>
            </w:pPr>
            <w:r w:rsidRPr="00D82A73">
              <w:rPr>
                <w:rFonts w:ascii="Arial" w:eastAsia="Arial Unicode MS" w:hAnsi="Arial"/>
              </w:rPr>
              <w:t>Information till användaren.</w:t>
            </w:r>
          </w:p>
          <w:p w14:paraId="5981B9C2" w14:textId="77777777" w:rsidR="006A2F41" w:rsidRPr="00D82A73" w:rsidRDefault="006A2F41" w:rsidP="0026766E">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290" w:author="Jarno Nieminen" w:date="2014-06-11T12:40:00Z">
              <w:tcPr>
                <w:tcW w:w="1200" w:type="dxa"/>
                <w:gridSpan w:val="2"/>
                <w:shd w:val="clear" w:color="auto" w:fill="auto"/>
              </w:tcPr>
            </w:tcPrChange>
          </w:tcPr>
          <w:p w14:paraId="60C020CA" w14:textId="77777777" w:rsidR="006A2F41" w:rsidRPr="00D82A73" w:rsidRDefault="006A2F41" w:rsidP="0026766E">
            <w:pPr>
              <w:rPr>
                <w:rFonts w:ascii="Arial" w:eastAsia="Arial Unicode MS" w:hAnsi="Arial"/>
              </w:rPr>
            </w:pPr>
          </w:p>
        </w:tc>
        <w:tc>
          <w:tcPr>
            <w:tcW w:w="1080" w:type="dxa"/>
            <w:shd w:val="clear" w:color="auto" w:fill="auto"/>
            <w:tcPrChange w:id="3291" w:author="Jarno Nieminen" w:date="2014-06-11T12:40:00Z">
              <w:tcPr>
                <w:tcW w:w="1080" w:type="dxa"/>
                <w:gridSpan w:val="2"/>
                <w:shd w:val="clear" w:color="auto" w:fill="auto"/>
              </w:tcPr>
            </w:tcPrChange>
          </w:tcPr>
          <w:p w14:paraId="45B6D301" w14:textId="77777777" w:rsidR="006A2F41" w:rsidRPr="00D82A73" w:rsidRDefault="006A2F41" w:rsidP="0026766E">
            <w:pPr>
              <w:rPr>
                <w:rFonts w:ascii="Arial" w:eastAsia="Arial Unicode MS" w:hAnsi="Arial"/>
              </w:rPr>
            </w:pPr>
          </w:p>
        </w:tc>
        <w:tc>
          <w:tcPr>
            <w:tcW w:w="1160" w:type="dxa"/>
            <w:shd w:val="clear" w:color="auto" w:fill="auto"/>
            <w:tcPrChange w:id="3292" w:author="Jarno Nieminen" w:date="2014-06-11T12:40:00Z">
              <w:tcPr>
                <w:tcW w:w="1160" w:type="dxa"/>
                <w:gridSpan w:val="2"/>
                <w:shd w:val="clear" w:color="auto" w:fill="auto"/>
              </w:tcPr>
            </w:tcPrChange>
          </w:tcPr>
          <w:p w14:paraId="11C99D3D" w14:textId="77777777" w:rsidR="006A2F41" w:rsidRPr="00D82A73" w:rsidRDefault="006A2F41" w:rsidP="0026766E">
            <w:pPr>
              <w:rPr>
                <w:rFonts w:ascii="Arial" w:eastAsia="Arial Unicode MS" w:hAnsi="Arial"/>
              </w:rPr>
            </w:pPr>
          </w:p>
        </w:tc>
      </w:tr>
      <w:tr w:rsidR="006A2F41" w:rsidRPr="00D82A73" w14:paraId="2B219C7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9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94" w:author="Jarno Nieminen" w:date="2014-06-11T12:40:00Z">
            <w:trPr>
              <w:gridAfter w:val="0"/>
              <w:trHeight w:val="217"/>
            </w:trPr>
          </w:trPrChange>
        </w:trPr>
        <w:tc>
          <w:tcPr>
            <w:tcW w:w="2545" w:type="dxa"/>
            <w:gridSpan w:val="2"/>
            <w:tcPrChange w:id="3295" w:author="Jarno Nieminen" w:date="2014-06-11T12:40:00Z">
              <w:tcPr>
                <w:tcW w:w="2545" w:type="dxa"/>
                <w:gridSpan w:val="3"/>
              </w:tcPr>
            </w:tcPrChange>
          </w:tcPr>
          <w:p w14:paraId="26D1353F" w14:textId="77777777" w:rsidR="006A2F41" w:rsidRPr="00D82A73" w:rsidRDefault="006A2F41" w:rsidP="0026766E">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3296" w:author="Jarno Nieminen" w:date="2014-06-11T12:40:00Z">
              <w:tcPr>
                <w:tcW w:w="3410" w:type="dxa"/>
                <w:gridSpan w:val="2"/>
              </w:tcPr>
            </w:tcPrChange>
          </w:tcPr>
          <w:p w14:paraId="42F474A6" w14:textId="77777777" w:rsidR="006A2F41" w:rsidRPr="00D82A73" w:rsidRDefault="006A2F41" w:rsidP="0026766E">
            <w:pPr>
              <w:rPr>
                <w:rFonts w:eastAsia="Arial Unicode MS"/>
              </w:rPr>
            </w:pPr>
            <w:r w:rsidRPr="00D82A73">
              <w:rPr>
                <w:rFonts w:eastAsia="Arial Unicode MS"/>
              </w:rPr>
              <w:t>Indikerar min. antal värden som användaren får välja vid  checkbox/multivärde.</w:t>
            </w:r>
          </w:p>
        </w:tc>
        <w:tc>
          <w:tcPr>
            <w:tcW w:w="1140" w:type="dxa"/>
            <w:tcPrChange w:id="3297" w:author="Jarno Nieminen" w:date="2014-06-11T12:40:00Z">
              <w:tcPr>
                <w:tcW w:w="1140" w:type="dxa"/>
                <w:gridSpan w:val="2"/>
              </w:tcPr>
            </w:tcPrChange>
          </w:tcPr>
          <w:p w14:paraId="372BD813" w14:textId="77777777" w:rsidR="006A2F41" w:rsidRPr="00D82A73" w:rsidRDefault="006A2F41" w:rsidP="0026766E">
            <w:pPr>
              <w:rPr>
                <w:rFonts w:eastAsia="Arial Unicode MS"/>
              </w:rPr>
            </w:pPr>
            <w:r w:rsidRPr="00D82A73">
              <w:rPr>
                <w:rFonts w:eastAsia="Arial Unicode MS"/>
              </w:rPr>
              <w:t>VÄ</w:t>
            </w:r>
          </w:p>
        </w:tc>
        <w:tc>
          <w:tcPr>
            <w:tcW w:w="717" w:type="dxa"/>
            <w:tcPrChange w:id="3298" w:author="Jarno Nieminen" w:date="2014-06-11T12:40:00Z">
              <w:tcPr>
                <w:tcW w:w="717" w:type="dxa"/>
                <w:gridSpan w:val="2"/>
              </w:tcPr>
            </w:tcPrChange>
          </w:tcPr>
          <w:p w14:paraId="280D2D97" w14:textId="77777777" w:rsidR="006A2F41" w:rsidRPr="00D82A73" w:rsidRDefault="006A2F41" w:rsidP="0026766E">
            <w:pPr>
              <w:rPr>
                <w:rFonts w:eastAsia="Arial Unicode MS"/>
              </w:rPr>
            </w:pPr>
            <w:r w:rsidRPr="00D82A73">
              <w:rPr>
                <w:rFonts w:eastAsia="Arial Unicode MS"/>
              </w:rPr>
              <w:t>0..1</w:t>
            </w:r>
          </w:p>
        </w:tc>
        <w:tc>
          <w:tcPr>
            <w:tcW w:w="1803" w:type="dxa"/>
            <w:tcPrChange w:id="3299" w:author="Jarno Nieminen" w:date="2014-06-11T12:40:00Z">
              <w:tcPr>
                <w:tcW w:w="1803" w:type="dxa"/>
                <w:gridSpan w:val="2"/>
              </w:tcPr>
            </w:tcPrChange>
          </w:tcPr>
          <w:p w14:paraId="1C9AC7C9" w14:textId="77777777" w:rsidR="006A2F41" w:rsidRPr="00D82A73" w:rsidRDefault="006A2F41" w:rsidP="0026766E">
            <w:pPr>
              <w:rPr>
                <w:rFonts w:eastAsia="Arial Unicode MS"/>
              </w:rPr>
            </w:pPr>
          </w:p>
        </w:tc>
        <w:tc>
          <w:tcPr>
            <w:tcW w:w="1920" w:type="dxa"/>
            <w:tcPrChange w:id="3300" w:author="Jarno Nieminen" w:date="2014-06-11T12:40:00Z">
              <w:tcPr>
                <w:tcW w:w="1920" w:type="dxa"/>
                <w:gridSpan w:val="2"/>
              </w:tcPr>
            </w:tcPrChange>
          </w:tcPr>
          <w:p w14:paraId="78EF19E5" w14:textId="77777777" w:rsidR="006A2F41" w:rsidRPr="00D82A73" w:rsidRDefault="006A2F41" w:rsidP="0026766E">
            <w:pPr>
              <w:rPr>
                <w:rFonts w:ascii="Arial" w:eastAsia="Arial Unicode MS" w:hAnsi="Arial"/>
              </w:rPr>
            </w:pPr>
            <w:r w:rsidRPr="00D82A73">
              <w:rPr>
                <w:rFonts w:ascii="Arial" w:eastAsia="Arial Unicode MS" w:hAnsi="Arial"/>
              </w:rPr>
              <w:t>Information till användaren.</w:t>
            </w:r>
          </w:p>
          <w:p w14:paraId="07C16905" w14:textId="77777777" w:rsidR="006A2F41" w:rsidRPr="00D82A73" w:rsidRDefault="006A2F41" w:rsidP="0026766E">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301" w:author="Jarno Nieminen" w:date="2014-06-11T12:40:00Z">
              <w:tcPr>
                <w:tcW w:w="1200" w:type="dxa"/>
                <w:gridSpan w:val="2"/>
                <w:shd w:val="clear" w:color="auto" w:fill="auto"/>
              </w:tcPr>
            </w:tcPrChange>
          </w:tcPr>
          <w:p w14:paraId="21E69DFD" w14:textId="77777777" w:rsidR="006A2F41" w:rsidRPr="00D82A73" w:rsidRDefault="006A2F41" w:rsidP="0026766E">
            <w:pPr>
              <w:rPr>
                <w:rFonts w:ascii="Arial" w:eastAsia="Arial Unicode MS" w:hAnsi="Arial"/>
              </w:rPr>
            </w:pPr>
          </w:p>
        </w:tc>
        <w:tc>
          <w:tcPr>
            <w:tcW w:w="1080" w:type="dxa"/>
            <w:shd w:val="clear" w:color="auto" w:fill="auto"/>
            <w:tcPrChange w:id="3302" w:author="Jarno Nieminen" w:date="2014-06-11T12:40:00Z">
              <w:tcPr>
                <w:tcW w:w="1080" w:type="dxa"/>
                <w:gridSpan w:val="2"/>
                <w:shd w:val="clear" w:color="auto" w:fill="auto"/>
              </w:tcPr>
            </w:tcPrChange>
          </w:tcPr>
          <w:p w14:paraId="2747BD17" w14:textId="77777777" w:rsidR="006A2F41" w:rsidRPr="00D82A73" w:rsidRDefault="006A2F41" w:rsidP="0026766E">
            <w:pPr>
              <w:rPr>
                <w:rFonts w:ascii="Arial" w:eastAsia="Arial Unicode MS" w:hAnsi="Arial"/>
              </w:rPr>
            </w:pPr>
          </w:p>
        </w:tc>
        <w:tc>
          <w:tcPr>
            <w:tcW w:w="1160" w:type="dxa"/>
            <w:shd w:val="clear" w:color="auto" w:fill="auto"/>
            <w:tcPrChange w:id="3303" w:author="Jarno Nieminen" w:date="2014-06-11T12:40:00Z">
              <w:tcPr>
                <w:tcW w:w="1160" w:type="dxa"/>
                <w:gridSpan w:val="2"/>
                <w:shd w:val="clear" w:color="auto" w:fill="auto"/>
              </w:tcPr>
            </w:tcPrChange>
          </w:tcPr>
          <w:p w14:paraId="062DEE74" w14:textId="77777777" w:rsidR="006A2F41" w:rsidRPr="00D82A73" w:rsidRDefault="006A2F41" w:rsidP="0026766E">
            <w:pPr>
              <w:rPr>
                <w:rFonts w:ascii="Arial" w:eastAsia="Arial Unicode MS" w:hAnsi="Arial"/>
              </w:rPr>
            </w:pPr>
          </w:p>
        </w:tc>
      </w:tr>
      <w:tr w:rsidR="006A2F41" w:rsidRPr="00D82A73" w14:paraId="4692737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0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05" w:author="Jarno Nieminen" w:date="2014-06-11T12:40:00Z">
            <w:trPr>
              <w:gridAfter w:val="0"/>
              <w:trHeight w:val="217"/>
            </w:trPr>
          </w:trPrChange>
        </w:trPr>
        <w:tc>
          <w:tcPr>
            <w:tcW w:w="2545" w:type="dxa"/>
            <w:gridSpan w:val="2"/>
            <w:tcPrChange w:id="3306" w:author="Jarno Nieminen" w:date="2014-06-11T12:40:00Z">
              <w:tcPr>
                <w:tcW w:w="2545" w:type="dxa"/>
                <w:gridSpan w:val="3"/>
              </w:tcPr>
            </w:tcPrChange>
          </w:tcPr>
          <w:p w14:paraId="437CC0F9" w14:textId="77777777" w:rsidR="006A2F41" w:rsidRPr="00D82A73" w:rsidRDefault="006A2F41" w:rsidP="0026766E">
            <w:pPr>
              <w:rPr>
                <w:rFonts w:eastAsia="Arial Unicode MS"/>
              </w:rPr>
            </w:pPr>
            <w:r w:rsidRPr="00D82A73">
              <w:rPr>
                <w:rFonts w:eastAsia="Arial Unicode MS"/>
              </w:rPr>
              <w:t>(InputUnit)</w:t>
            </w:r>
          </w:p>
        </w:tc>
        <w:tc>
          <w:tcPr>
            <w:tcW w:w="3410" w:type="dxa"/>
            <w:tcPrChange w:id="3307" w:author="Jarno Nieminen" w:date="2014-06-11T12:40:00Z">
              <w:tcPr>
                <w:tcW w:w="3410" w:type="dxa"/>
                <w:gridSpan w:val="2"/>
              </w:tcPr>
            </w:tcPrChange>
          </w:tcPr>
          <w:p w14:paraId="2403E354" w14:textId="77777777" w:rsidR="006A2F41" w:rsidRPr="00D82A73" w:rsidRDefault="006A2F41" w:rsidP="0026766E">
            <w:pPr>
              <w:rPr>
                <w:rFonts w:eastAsia="Arial Unicode MS"/>
              </w:rPr>
            </w:pPr>
            <w:r w:rsidRPr="00D82A73">
              <w:rPr>
                <w:rFonts w:eastAsia="Arial Unicode MS"/>
              </w:rPr>
              <w:t>Typ av enhet.</w:t>
            </w:r>
          </w:p>
          <w:p w14:paraId="4434E34F" w14:textId="77777777" w:rsidR="006A2F41" w:rsidRPr="00D82A73" w:rsidRDefault="006A2F41" w:rsidP="0026766E">
            <w:pPr>
              <w:rPr>
                <w:rFonts w:eastAsia="Arial Unicode MS"/>
              </w:rPr>
            </w:pPr>
            <w:r w:rsidRPr="00D82A73">
              <w:rPr>
                <w:rFonts w:eastAsia="Arial Unicode MS"/>
              </w:rPr>
              <w:lastRenderedPageBreak/>
              <w:t>T.ex. kg, m</w:t>
            </w:r>
          </w:p>
        </w:tc>
        <w:tc>
          <w:tcPr>
            <w:tcW w:w="1140" w:type="dxa"/>
            <w:tcPrChange w:id="3308" w:author="Jarno Nieminen" w:date="2014-06-11T12:40:00Z">
              <w:tcPr>
                <w:tcW w:w="1140" w:type="dxa"/>
                <w:gridSpan w:val="2"/>
              </w:tcPr>
            </w:tcPrChange>
          </w:tcPr>
          <w:p w14:paraId="3C0126B7" w14:textId="77777777" w:rsidR="006A2F41" w:rsidRPr="00D82A73" w:rsidRDefault="006A2F41" w:rsidP="0026766E">
            <w:pPr>
              <w:rPr>
                <w:rFonts w:eastAsia="Arial Unicode MS"/>
              </w:rPr>
            </w:pPr>
            <w:r w:rsidRPr="00D82A73">
              <w:rPr>
                <w:rFonts w:eastAsia="Arial Unicode MS"/>
              </w:rPr>
              <w:lastRenderedPageBreak/>
              <w:t>KTOV</w:t>
            </w:r>
          </w:p>
        </w:tc>
        <w:tc>
          <w:tcPr>
            <w:tcW w:w="717" w:type="dxa"/>
            <w:tcPrChange w:id="3309" w:author="Jarno Nieminen" w:date="2014-06-11T12:40:00Z">
              <w:tcPr>
                <w:tcW w:w="717" w:type="dxa"/>
                <w:gridSpan w:val="2"/>
              </w:tcPr>
            </w:tcPrChange>
          </w:tcPr>
          <w:p w14:paraId="13370C3B" w14:textId="77777777" w:rsidR="006A2F41" w:rsidRPr="00D82A73" w:rsidRDefault="006A2F41" w:rsidP="0026766E">
            <w:pPr>
              <w:rPr>
                <w:rFonts w:eastAsia="Arial Unicode MS"/>
              </w:rPr>
            </w:pPr>
            <w:r w:rsidRPr="00D82A73">
              <w:rPr>
                <w:rFonts w:eastAsia="Arial Unicode MS"/>
              </w:rPr>
              <w:t>0..1</w:t>
            </w:r>
          </w:p>
        </w:tc>
        <w:tc>
          <w:tcPr>
            <w:tcW w:w="1803" w:type="dxa"/>
            <w:tcPrChange w:id="3310" w:author="Jarno Nieminen" w:date="2014-06-11T12:40:00Z">
              <w:tcPr>
                <w:tcW w:w="1803" w:type="dxa"/>
                <w:gridSpan w:val="2"/>
              </w:tcPr>
            </w:tcPrChange>
          </w:tcPr>
          <w:p w14:paraId="41DCED6E" w14:textId="77777777" w:rsidR="006A2F41" w:rsidRPr="00D82A73" w:rsidRDefault="006A2F41" w:rsidP="0026766E">
            <w:pPr>
              <w:rPr>
                <w:rFonts w:eastAsia="Arial Unicode MS"/>
              </w:rPr>
            </w:pPr>
            <w:r w:rsidRPr="00D82A73">
              <w:t>KV enhet</w:t>
            </w:r>
          </w:p>
        </w:tc>
        <w:tc>
          <w:tcPr>
            <w:tcW w:w="1920" w:type="dxa"/>
            <w:tcPrChange w:id="3311" w:author="Jarno Nieminen" w:date="2014-06-11T12:40:00Z">
              <w:tcPr>
                <w:tcW w:w="1920" w:type="dxa"/>
                <w:gridSpan w:val="2"/>
              </w:tcPr>
            </w:tcPrChange>
          </w:tcPr>
          <w:p w14:paraId="538D5F10" w14:textId="77777777" w:rsidR="006A2F41" w:rsidRPr="00D82A73" w:rsidRDefault="006A2F41" w:rsidP="0026766E">
            <w:pPr>
              <w:rPr>
                <w:rFonts w:ascii="Arial" w:eastAsia="Arial Unicode MS" w:hAnsi="Arial"/>
              </w:rPr>
            </w:pPr>
          </w:p>
        </w:tc>
        <w:tc>
          <w:tcPr>
            <w:tcW w:w="1200" w:type="dxa"/>
            <w:shd w:val="clear" w:color="auto" w:fill="auto"/>
            <w:tcPrChange w:id="3312" w:author="Jarno Nieminen" w:date="2014-06-11T12:40:00Z">
              <w:tcPr>
                <w:tcW w:w="1200" w:type="dxa"/>
                <w:gridSpan w:val="2"/>
                <w:shd w:val="clear" w:color="auto" w:fill="auto"/>
              </w:tcPr>
            </w:tcPrChange>
          </w:tcPr>
          <w:p w14:paraId="7184DB4D" w14:textId="77777777" w:rsidR="006A2F41" w:rsidRPr="00D82A73" w:rsidRDefault="006A2F41" w:rsidP="0026766E">
            <w:pPr>
              <w:rPr>
                <w:rFonts w:ascii="Arial" w:eastAsia="Arial Unicode MS" w:hAnsi="Arial"/>
              </w:rPr>
            </w:pPr>
          </w:p>
        </w:tc>
        <w:tc>
          <w:tcPr>
            <w:tcW w:w="1080" w:type="dxa"/>
            <w:shd w:val="clear" w:color="auto" w:fill="auto"/>
            <w:tcPrChange w:id="3313" w:author="Jarno Nieminen" w:date="2014-06-11T12:40:00Z">
              <w:tcPr>
                <w:tcW w:w="1080" w:type="dxa"/>
                <w:gridSpan w:val="2"/>
                <w:shd w:val="clear" w:color="auto" w:fill="auto"/>
              </w:tcPr>
            </w:tcPrChange>
          </w:tcPr>
          <w:p w14:paraId="10DE07CB" w14:textId="77777777" w:rsidR="006A2F41" w:rsidRPr="00D82A73" w:rsidRDefault="006A2F41" w:rsidP="0026766E">
            <w:pPr>
              <w:rPr>
                <w:rFonts w:ascii="Arial" w:eastAsia="Arial Unicode MS" w:hAnsi="Arial"/>
              </w:rPr>
            </w:pPr>
          </w:p>
        </w:tc>
        <w:tc>
          <w:tcPr>
            <w:tcW w:w="1160" w:type="dxa"/>
            <w:shd w:val="clear" w:color="auto" w:fill="auto"/>
            <w:tcPrChange w:id="3314" w:author="Jarno Nieminen" w:date="2014-06-11T12:40:00Z">
              <w:tcPr>
                <w:tcW w:w="1160" w:type="dxa"/>
                <w:gridSpan w:val="2"/>
                <w:shd w:val="clear" w:color="auto" w:fill="auto"/>
              </w:tcPr>
            </w:tcPrChange>
          </w:tcPr>
          <w:p w14:paraId="30DDC319" w14:textId="77777777" w:rsidR="006A2F41" w:rsidRPr="00D82A73" w:rsidRDefault="006A2F41" w:rsidP="0026766E">
            <w:pPr>
              <w:rPr>
                <w:rFonts w:ascii="Arial" w:eastAsia="Arial Unicode MS" w:hAnsi="Arial"/>
              </w:rPr>
            </w:pPr>
          </w:p>
        </w:tc>
      </w:tr>
      <w:tr w:rsidR="006A2F41" w:rsidRPr="00D82A73" w14:paraId="1920B55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1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16" w:author="Jarno Nieminen" w:date="2014-06-11T12:40:00Z">
            <w:trPr>
              <w:gridAfter w:val="0"/>
              <w:trHeight w:val="217"/>
            </w:trPr>
          </w:trPrChange>
        </w:trPr>
        <w:tc>
          <w:tcPr>
            <w:tcW w:w="2545" w:type="dxa"/>
            <w:gridSpan w:val="2"/>
            <w:tcPrChange w:id="3317" w:author="Jarno Nieminen" w:date="2014-06-11T12:40:00Z">
              <w:tcPr>
                <w:tcW w:w="2545" w:type="dxa"/>
                <w:gridSpan w:val="3"/>
              </w:tcPr>
            </w:tcPrChange>
          </w:tcPr>
          <w:p w14:paraId="7B639C53" w14:textId="77777777" w:rsidR="006A2F41" w:rsidRPr="00D82A73" w:rsidRDefault="006A2F41" w:rsidP="0026766E">
            <w:pPr>
              <w:rPr>
                <w:rFonts w:eastAsia="Arial Unicode MS"/>
              </w:rPr>
            </w:pPr>
            <w:r w:rsidRPr="00D82A73">
              <w:rPr>
                <w:rFonts w:eastAsia="Arial Unicode MS"/>
              </w:rPr>
              <w:lastRenderedPageBreak/>
              <w:t>(AnswerMax)</w:t>
            </w:r>
          </w:p>
        </w:tc>
        <w:tc>
          <w:tcPr>
            <w:tcW w:w="3410" w:type="dxa"/>
            <w:tcPrChange w:id="3318" w:author="Jarno Nieminen" w:date="2014-06-11T12:40:00Z">
              <w:tcPr>
                <w:tcW w:w="3410" w:type="dxa"/>
                <w:gridSpan w:val="2"/>
              </w:tcPr>
            </w:tcPrChange>
          </w:tcPr>
          <w:p w14:paraId="37711A08" w14:textId="77777777" w:rsidR="006A2F41" w:rsidRPr="00D82A73" w:rsidRDefault="006A2F41" w:rsidP="0026766E">
            <w:pPr>
              <w:rPr>
                <w:rFonts w:eastAsia="Arial Unicode MS"/>
              </w:rPr>
            </w:pPr>
            <w:r w:rsidRPr="00D82A73">
              <w:rPr>
                <w:rFonts w:eastAsia="Arial Unicode MS"/>
              </w:rPr>
              <w:t>Specificerar maxvärde för inmatning. (Gäller typ: number, date)</w:t>
            </w:r>
          </w:p>
          <w:p w14:paraId="090084BE" w14:textId="77777777" w:rsidR="006A2F41" w:rsidRPr="00D82A73" w:rsidRDefault="006A2F41" w:rsidP="0026766E">
            <w:pPr>
              <w:rPr>
                <w:rFonts w:eastAsia="Arial Unicode MS"/>
              </w:rPr>
            </w:pPr>
            <w:r w:rsidRPr="00D82A73">
              <w:rPr>
                <w:rFonts w:eastAsia="Arial Unicode MS"/>
              </w:rPr>
              <w:t>T.ex: Ett värde får inte överskrida 10. Blodtryck, rimlighetsparameter.</w:t>
            </w:r>
          </w:p>
        </w:tc>
        <w:tc>
          <w:tcPr>
            <w:tcW w:w="1140" w:type="dxa"/>
            <w:tcPrChange w:id="3319" w:author="Jarno Nieminen" w:date="2014-06-11T12:40:00Z">
              <w:tcPr>
                <w:tcW w:w="1140" w:type="dxa"/>
                <w:gridSpan w:val="2"/>
              </w:tcPr>
            </w:tcPrChange>
          </w:tcPr>
          <w:p w14:paraId="73F12CB6" w14:textId="77777777" w:rsidR="006A2F41" w:rsidRPr="00D82A73" w:rsidRDefault="006A2F41" w:rsidP="0026766E">
            <w:pPr>
              <w:rPr>
                <w:rFonts w:eastAsia="Arial Unicode MS"/>
              </w:rPr>
            </w:pPr>
            <w:r w:rsidRPr="00D82A73">
              <w:rPr>
                <w:rFonts w:eastAsia="Arial Unicode MS"/>
              </w:rPr>
              <w:t>VÅ</w:t>
            </w:r>
          </w:p>
        </w:tc>
        <w:tc>
          <w:tcPr>
            <w:tcW w:w="717" w:type="dxa"/>
            <w:tcPrChange w:id="3320" w:author="Jarno Nieminen" w:date="2014-06-11T12:40:00Z">
              <w:tcPr>
                <w:tcW w:w="717" w:type="dxa"/>
                <w:gridSpan w:val="2"/>
              </w:tcPr>
            </w:tcPrChange>
          </w:tcPr>
          <w:p w14:paraId="064D2B18" w14:textId="77777777" w:rsidR="006A2F41" w:rsidRPr="00D82A73" w:rsidRDefault="006A2F41" w:rsidP="0026766E">
            <w:pPr>
              <w:rPr>
                <w:rFonts w:eastAsia="Arial Unicode MS"/>
              </w:rPr>
            </w:pPr>
            <w:r w:rsidRPr="00D82A73">
              <w:rPr>
                <w:rFonts w:eastAsia="Arial Unicode MS"/>
              </w:rPr>
              <w:t>0..1</w:t>
            </w:r>
          </w:p>
        </w:tc>
        <w:tc>
          <w:tcPr>
            <w:tcW w:w="1803" w:type="dxa"/>
            <w:tcPrChange w:id="3321" w:author="Jarno Nieminen" w:date="2014-06-11T12:40:00Z">
              <w:tcPr>
                <w:tcW w:w="1803" w:type="dxa"/>
                <w:gridSpan w:val="2"/>
              </w:tcPr>
            </w:tcPrChange>
          </w:tcPr>
          <w:p w14:paraId="597AFDA0" w14:textId="77777777" w:rsidR="006A2F41" w:rsidRPr="00D82A73" w:rsidRDefault="006A2F41" w:rsidP="0026766E">
            <w:pPr>
              <w:rPr>
                <w:rFonts w:eastAsia="Arial Unicode MS"/>
              </w:rPr>
            </w:pPr>
          </w:p>
        </w:tc>
        <w:tc>
          <w:tcPr>
            <w:tcW w:w="1920" w:type="dxa"/>
            <w:tcPrChange w:id="3322" w:author="Jarno Nieminen" w:date="2014-06-11T12:40:00Z">
              <w:tcPr>
                <w:tcW w:w="1920" w:type="dxa"/>
                <w:gridSpan w:val="2"/>
              </w:tcPr>
            </w:tcPrChange>
          </w:tcPr>
          <w:p w14:paraId="5E60CF05"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323" w:author="Jarno Nieminen" w:date="2014-06-11T12:40:00Z">
              <w:tcPr>
                <w:tcW w:w="1200" w:type="dxa"/>
                <w:gridSpan w:val="2"/>
                <w:shd w:val="clear" w:color="auto" w:fill="auto"/>
              </w:tcPr>
            </w:tcPrChange>
          </w:tcPr>
          <w:p w14:paraId="42F2E23C" w14:textId="77777777" w:rsidR="006A2F41" w:rsidRPr="00D82A73" w:rsidRDefault="006A2F41" w:rsidP="0026766E">
            <w:pPr>
              <w:rPr>
                <w:rFonts w:ascii="Arial" w:eastAsia="Arial Unicode MS" w:hAnsi="Arial"/>
              </w:rPr>
            </w:pPr>
          </w:p>
        </w:tc>
        <w:tc>
          <w:tcPr>
            <w:tcW w:w="1080" w:type="dxa"/>
            <w:shd w:val="clear" w:color="auto" w:fill="auto"/>
            <w:tcPrChange w:id="3324" w:author="Jarno Nieminen" w:date="2014-06-11T12:40:00Z">
              <w:tcPr>
                <w:tcW w:w="1080" w:type="dxa"/>
                <w:gridSpan w:val="2"/>
                <w:shd w:val="clear" w:color="auto" w:fill="auto"/>
              </w:tcPr>
            </w:tcPrChange>
          </w:tcPr>
          <w:p w14:paraId="7ADDF574" w14:textId="77777777" w:rsidR="006A2F41" w:rsidRPr="00D82A73" w:rsidRDefault="006A2F41" w:rsidP="0026766E">
            <w:pPr>
              <w:rPr>
                <w:rFonts w:ascii="Arial" w:eastAsia="Arial Unicode MS" w:hAnsi="Arial"/>
              </w:rPr>
            </w:pPr>
          </w:p>
        </w:tc>
        <w:tc>
          <w:tcPr>
            <w:tcW w:w="1160" w:type="dxa"/>
            <w:shd w:val="clear" w:color="auto" w:fill="auto"/>
            <w:tcPrChange w:id="3325" w:author="Jarno Nieminen" w:date="2014-06-11T12:40:00Z">
              <w:tcPr>
                <w:tcW w:w="1160" w:type="dxa"/>
                <w:gridSpan w:val="2"/>
                <w:shd w:val="clear" w:color="auto" w:fill="auto"/>
              </w:tcPr>
            </w:tcPrChange>
          </w:tcPr>
          <w:p w14:paraId="301E654B" w14:textId="77777777" w:rsidR="006A2F41" w:rsidRPr="00D82A73" w:rsidRDefault="006A2F41" w:rsidP="0026766E">
            <w:pPr>
              <w:rPr>
                <w:rFonts w:ascii="Arial" w:eastAsia="Arial Unicode MS" w:hAnsi="Arial"/>
              </w:rPr>
            </w:pPr>
          </w:p>
        </w:tc>
      </w:tr>
      <w:tr w:rsidR="006A2F41" w:rsidRPr="00D82A73" w14:paraId="5196434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2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27" w:author="Jarno Nieminen" w:date="2014-06-11T12:40:00Z">
            <w:trPr>
              <w:gridAfter w:val="0"/>
              <w:trHeight w:val="217"/>
            </w:trPr>
          </w:trPrChange>
        </w:trPr>
        <w:tc>
          <w:tcPr>
            <w:tcW w:w="2545" w:type="dxa"/>
            <w:gridSpan w:val="2"/>
            <w:tcPrChange w:id="3328" w:author="Jarno Nieminen" w:date="2014-06-11T12:40:00Z">
              <w:tcPr>
                <w:tcW w:w="2545" w:type="dxa"/>
                <w:gridSpan w:val="3"/>
              </w:tcPr>
            </w:tcPrChange>
          </w:tcPr>
          <w:p w14:paraId="16DA2600" w14:textId="77777777" w:rsidR="006A2F41" w:rsidRPr="00D82A73" w:rsidRDefault="006A2F41" w:rsidP="0026766E">
            <w:pPr>
              <w:rPr>
                <w:rFonts w:eastAsia="Arial Unicode MS"/>
              </w:rPr>
            </w:pPr>
            <w:r w:rsidRPr="00D82A73">
              <w:rPr>
                <w:rFonts w:eastAsia="Arial Unicode MS"/>
              </w:rPr>
              <w:t>(AnswerMin)</w:t>
            </w:r>
          </w:p>
        </w:tc>
        <w:tc>
          <w:tcPr>
            <w:tcW w:w="3410" w:type="dxa"/>
            <w:tcPrChange w:id="3329" w:author="Jarno Nieminen" w:date="2014-06-11T12:40:00Z">
              <w:tcPr>
                <w:tcW w:w="3410" w:type="dxa"/>
                <w:gridSpan w:val="2"/>
              </w:tcPr>
            </w:tcPrChange>
          </w:tcPr>
          <w:p w14:paraId="49F07B7B" w14:textId="77777777" w:rsidR="006A2F41" w:rsidRPr="00D82A73" w:rsidRDefault="006A2F41" w:rsidP="0026766E">
            <w:pPr>
              <w:rPr>
                <w:rFonts w:eastAsia="Arial Unicode MS"/>
              </w:rPr>
            </w:pPr>
            <w:r w:rsidRPr="00D82A73">
              <w:rPr>
                <w:rFonts w:eastAsia="Arial Unicode MS"/>
              </w:rPr>
              <w:t xml:space="preserve">Specificerar minvärde för inmatning. </w:t>
            </w:r>
          </w:p>
          <w:p w14:paraId="29BE0157" w14:textId="77777777" w:rsidR="006A2F41" w:rsidRPr="00D82A73" w:rsidRDefault="006A2F41" w:rsidP="0026766E">
            <w:pPr>
              <w:rPr>
                <w:rFonts w:eastAsia="Arial Unicode MS"/>
              </w:rPr>
            </w:pPr>
            <w:r w:rsidRPr="00D82A73">
              <w:rPr>
                <w:rFonts w:eastAsia="Arial Unicode MS"/>
              </w:rPr>
              <w:t>(Gäller typ: number, date)</w:t>
            </w:r>
          </w:p>
          <w:p w14:paraId="79463068" w14:textId="77777777" w:rsidR="006A2F41" w:rsidRPr="00D82A73" w:rsidRDefault="006A2F41" w:rsidP="0026766E">
            <w:pPr>
              <w:rPr>
                <w:rFonts w:eastAsia="Arial Unicode MS"/>
              </w:rPr>
            </w:pPr>
          </w:p>
        </w:tc>
        <w:tc>
          <w:tcPr>
            <w:tcW w:w="1140" w:type="dxa"/>
            <w:tcPrChange w:id="3330" w:author="Jarno Nieminen" w:date="2014-06-11T12:40:00Z">
              <w:tcPr>
                <w:tcW w:w="1140" w:type="dxa"/>
                <w:gridSpan w:val="2"/>
              </w:tcPr>
            </w:tcPrChange>
          </w:tcPr>
          <w:p w14:paraId="14BC02C4" w14:textId="77777777" w:rsidR="006A2F41" w:rsidRPr="00D82A73" w:rsidRDefault="006A2F41" w:rsidP="0026766E">
            <w:pPr>
              <w:rPr>
                <w:rFonts w:eastAsia="Arial Unicode MS"/>
              </w:rPr>
            </w:pPr>
            <w:r w:rsidRPr="00D82A73">
              <w:rPr>
                <w:rFonts w:eastAsia="Arial Unicode MS"/>
              </w:rPr>
              <w:t>VÅ</w:t>
            </w:r>
          </w:p>
        </w:tc>
        <w:tc>
          <w:tcPr>
            <w:tcW w:w="717" w:type="dxa"/>
            <w:tcPrChange w:id="3331" w:author="Jarno Nieminen" w:date="2014-06-11T12:40:00Z">
              <w:tcPr>
                <w:tcW w:w="717" w:type="dxa"/>
                <w:gridSpan w:val="2"/>
              </w:tcPr>
            </w:tcPrChange>
          </w:tcPr>
          <w:p w14:paraId="0BC2CBC9" w14:textId="77777777" w:rsidR="006A2F41" w:rsidRPr="00D82A73" w:rsidRDefault="006A2F41" w:rsidP="0026766E">
            <w:pPr>
              <w:rPr>
                <w:rFonts w:eastAsia="Arial Unicode MS"/>
              </w:rPr>
            </w:pPr>
            <w:r w:rsidRPr="00D82A73">
              <w:rPr>
                <w:rFonts w:eastAsia="Arial Unicode MS"/>
              </w:rPr>
              <w:t>0..1</w:t>
            </w:r>
          </w:p>
        </w:tc>
        <w:tc>
          <w:tcPr>
            <w:tcW w:w="1803" w:type="dxa"/>
            <w:tcPrChange w:id="3332" w:author="Jarno Nieminen" w:date="2014-06-11T12:40:00Z">
              <w:tcPr>
                <w:tcW w:w="1803" w:type="dxa"/>
                <w:gridSpan w:val="2"/>
              </w:tcPr>
            </w:tcPrChange>
          </w:tcPr>
          <w:p w14:paraId="4B10826F" w14:textId="77777777" w:rsidR="006A2F41" w:rsidRPr="00D82A73" w:rsidRDefault="006A2F41" w:rsidP="0026766E">
            <w:pPr>
              <w:rPr>
                <w:rFonts w:eastAsia="Arial Unicode MS"/>
              </w:rPr>
            </w:pPr>
          </w:p>
        </w:tc>
        <w:tc>
          <w:tcPr>
            <w:tcW w:w="1920" w:type="dxa"/>
            <w:tcPrChange w:id="3333" w:author="Jarno Nieminen" w:date="2014-06-11T12:40:00Z">
              <w:tcPr>
                <w:tcW w:w="1920" w:type="dxa"/>
                <w:gridSpan w:val="2"/>
              </w:tcPr>
            </w:tcPrChange>
          </w:tcPr>
          <w:p w14:paraId="5368C0CD"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334" w:author="Jarno Nieminen" w:date="2014-06-11T12:40:00Z">
              <w:tcPr>
                <w:tcW w:w="1200" w:type="dxa"/>
                <w:gridSpan w:val="2"/>
                <w:shd w:val="clear" w:color="auto" w:fill="auto"/>
              </w:tcPr>
            </w:tcPrChange>
          </w:tcPr>
          <w:p w14:paraId="74B96890" w14:textId="77777777" w:rsidR="006A2F41" w:rsidRPr="00D82A73" w:rsidRDefault="006A2F41" w:rsidP="0026766E">
            <w:pPr>
              <w:rPr>
                <w:rFonts w:ascii="Arial" w:eastAsia="Arial Unicode MS" w:hAnsi="Arial"/>
              </w:rPr>
            </w:pPr>
          </w:p>
        </w:tc>
        <w:tc>
          <w:tcPr>
            <w:tcW w:w="1080" w:type="dxa"/>
            <w:shd w:val="clear" w:color="auto" w:fill="auto"/>
            <w:tcPrChange w:id="3335" w:author="Jarno Nieminen" w:date="2014-06-11T12:40:00Z">
              <w:tcPr>
                <w:tcW w:w="1080" w:type="dxa"/>
                <w:gridSpan w:val="2"/>
                <w:shd w:val="clear" w:color="auto" w:fill="auto"/>
              </w:tcPr>
            </w:tcPrChange>
          </w:tcPr>
          <w:p w14:paraId="07ED5254" w14:textId="77777777" w:rsidR="006A2F41" w:rsidRPr="00D82A73" w:rsidRDefault="006A2F41" w:rsidP="0026766E">
            <w:pPr>
              <w:rPr>
                <w:rFonts w:ascii="Arial" w:eastAsia="Arial Unicode MS" w:hAnsi="Arial"/>
              </w:rPr>
            </w:pPr>
          </w:p>
        </w:tc>
        <w:tc>
          <w:tcPr>
            <w:tcW w:w="1160" w:type="dxa"/>
            <w:shd w:val="clear" w:color="auto" w:fill="auto"/>
            <w:tcPrChange w:id="3336" w:author="Jarno Nieminen" w:date="2014-06-11T12:40:00Z">
              <w:tcPr>
                <w:tcW w:w="1160" w:type="dxa"/>
                <w:gridSpan w:val="2"/>
                <w:shd w:val="clear" w:color="auto" w:fill="auto"/>
              </w:tcPr>
            </w:tcPrChange>
          </w:tcPr>
          <w:p w14:paraId="367C174A" w14:textId="77777777" w:rsidR="006A2F41" w:rsidRPr="00D82A73" w:rsidRDefault="006A2F41" w:rsidP="0026766E">
            <w:pPr>
              <w:rPr>
                <w:rFonts w:ascii="Arial" w:eastAsia="Arial Unicode MS" w:hAnsi="Arial"/>
              </w:rPr>
            </w:pPr>
          </w:p>
        </w:tc>
      </w:tr>
      <w:tr w:rsidR="006A2F41" w:rsidRPr="00D82A73" w14:paraId="6114D0C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38" w:author="Jarno Nieminen" w:date="2014-06-11T12:40:00Z">
            <w:trPr>
              <w:gridAfter w:val="0"/>
              <w:trHeight w:val="217"/>
            </w:trPr>
          </w:trPrChange>
        </w:trPr>
        <w:tc>
          <w:tcPr>
            <w:tcW w:w="2545" w:type="dxa"/>
            <w:gridSpan w:val="2"/>
            <w:tcPrChange w:id="3339" w:author="Jarno Nieminen" w:date="2014-06-11T12:40:00Z">
              <w:tcPr>
                <w:tcW w:w="2545" w:type="dxa"/>
                <w:gridSpan w:val="3"/>
              </w:tcPr>
            </w:tcPrChange>
          </w:tcPr>
          <w:p w14:paraId="0C9EF87F" w14:textId="77777777" w:rsidR="006A2F41" w:rsidRPr="00D82A73" w:rsidRDefault="006A2F41" w:rsidP="0026766E">
            <w:pPr>
              <w:rPr>
                <w:rFonts w:eastAsia="Arial Unicode MS"/>
              </w:rPr>
            </w:pPr>
            <w:r w:rsidRPr="00D82A73">
              <w:rPr>
                <w:rFonts w:eastAsia="Arial Unicode MS"/>
              </w:rPr>
              <w:t>(AnswerMaxLenght)</w:t>
            </w:r>
          </w:p>
        </w:tc>
        <w:tc>
          <w:tcPr>
            <w:tcW w:w="3410" w:type="dxa"/>
            <w:tcPrChange w:id="3340" w:author="Jarno Nieminen" w:date="2014-06-11T12:40:00Z">
              <w:tcPr>
                <w:tcW w:w="3410" w:type="dxa"/>
                <w:gridSpan w:val="2"/>
              </w:tcPr>
            </w:tcPrChange>
          </w:tcPr>
          <w:p w14:paraId="49AFD87C" w14:textId="77777777" w:rsidR="006A2F41" w:rsidRPr="00D82A73" w:rsidRDefault="006A2F41" w:rsidP="0026766E">
            <w:pPr>
              <w:rPr>
                <w:rFonts w:eastAsia="Arial Unicode MS"/>
              </w:rPr>
            </w:pPr>
            <w:r w:rsidRPr="00D82A73">
              <w:rPr>
                <w:rFonts w:eastAsia="Arial Unicode MS"/>
              </w:rPr>
              <w:t>Specificerar maxvärdelängd för inmatning.</w:t>
            </w:r>
          </w:p>
          <w:p w14:paraId="7A10D74C" w14:textId="77777777" w:rsidR="006A2F41" w:rsidRPr="00D82A73" w:rsidRDefault="006A2F41" w:rsidP="0026766E">
            <w:pPr>
              <w:rPr>
                <w:rFonts w:eastAsia="Arial Unicode MS"/>
              </w:rPr>
            </w:pPr>
            <w:r w:rsidRPr="00D82A73">
              <w:rPr>
                <w:rFonts w:eastAsia="Arial Unicode MS"/>
              </w:rPr>
              <w:t>(Gäller typ: number)</w:t>
            </w:r>
          </w:p>
          <w:p w14:paraId="73207F09" w14:textId="77777777" w:rsidR="006A2F41" w:rsidRPr="00D82A73" w:rsidRDefault="006A2F41" w:rsidP="0026766E">
            <w:pPr>
              <w:rPr>
                <w:rFonts w:eastAsia="Arial Unicode MS"/>
              </w:rPr>
            </w:pPr>
            <w:r w:rsidRPr="00D82A73">
              <w:rPr>
                <w:rFonts w:eastAsia="Arial Unicode MS"/>
              </w:rPr>
              <w:t>T.ex: En inmatning (text) får inte vara större än 100 tecken.</w:t>
            </w:r>
          </w:p>
        </w:tc>
        <w:tc>
          <w:tcPr>
            <w:tcW w:w="1140" w:type="dxa"/>
            <w:tcPrChange w:id="3341" w:author="Jarno Nieminen" w:date="2014-06-11T12:40:00Z">
              <w:tcPr>
                <w:tcW w:w="1140" w:type="dxa"/>
                <w:gridSpan w:val="2"/>
              </w:tcPr>
            </w:tcPrChange>
          </w:tcPr>
          <w:p w14:paraId="40B662FF" w14:textId="77777777" w:rsidR="006A2F41" w:rsidRPr="00D82A73" w:rsidRDefault="006A2F41" w:rsidP="0026766E">
            <w:pPr>
              <w:rPr>
                <w:rFonts w:eastAsia="Arial Unicode MS"/>
              </w:rPr>
            </w:pPr>
            <w:r w:rsidRPr="00D82A73">
              <w:rPr>
                <w:rFonts w:eastAsia="Arial Unicode MS"/>
              </w:rPr>
              <w:t>VÅ</w:t>
            </w:r>
          </w:p>
        </w:tc>
        <w:tc>
          <w:tcPr>
            <w:tcW w:w="717" w:type="dxa"/>
            <w:tcPrChange w:id="3342" w:author="Jarno Nieminen" w:date="2014-06-11T12:40:00Z">
              <w:tcPr>
                <w:tcW w:w="717" w:type="dxa"/>
                <w:gridSpan w:val="2"/>
              </w:tcPr>
            </w:tcPrChange>
          </w:tcPr>
          <w:p w14:paraId="3000ABAD" w14:textId="77777777" w:rsidR="006A2F41" w:rsidRPr="00D82A73" w:rsidRDefault="006A2F41" w:rsidP="0026766E">
            <w:pPr>
              <w:rPr>
                <w:rFonts w:eastAsia="Arial Unicode MS"/>
              </w:rPr>
            </w:pPr>
            <w:r w:rsidRPr="00D82A73">
              <w:rPr>
                <w:rFonts w:eastAsia="Arial Unicode MS"/>
              </w:rPr>
              <w:t>0..1</w:t>
            </w:r>
          </w:p>
        </w:tc>
        <w:tc>
          <w:tcPr>
            <w:tcW w:w="1803" w:type="dxa"/>
            <w:tcPrChange w:id="3343" w:author="Jarno Nieminen" w:date="2014-06-11T12:40:00Z">
              <w:tcPr>
                <w:tcW w:w="1803" w:type="dxa"/>
                <w:gridSpan w:val="2"/>
              </w:tcPr>
            </w:tcPrChange>
          </w:tcPr>
          <w:p w14:paraId="24C6D9ED" w14:textId="77777777" w:rsidR="006A2F41" w:rsidRPr="00D82A73" w:rsidRDefault="006A2F41" w:rsidP="0026766E">
            <w:pPr>
              <w:rPr>
                <w:rFonts w:eastAsia="Arial Unicode MS"/>
              </w:rPr>
            </w:pPr>
          </w:p>
        </w:tc>
        <w:tc>
          <w:tcPr>
            <w:tcW w:w="1920" w:type="dxa"/>
            <w:tcPrChange w:id="3344" w:author="Jarno Nieminen" w:date="2014-06-11T12:40:00Z">
              <w:tcPr>
                <w:tcW w:w="1920" w:type="dxa"/>
                <w:gridSpan w:val="2"/>
              </w:tcPr>
            </w:tcPrChange>
          </w:tcPr>
          <w:p w14:paraId="7BA316E9"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345" w:author="Jarno Nieminen" w:date="2014-06-11T12:40:00Z">
              <w:tcPr>
                <w:tcW w:w="1200" w:type="dxa"/>
                <w:gridSpan w:val="2"/>
                <w:shd w:val="clear" w:color="auto" w:fill="auto"/>
              </w:tcPr>
            </w:tcPrChange>
          </w:tcPr>
          <w:p w14:paraId="3AB2E33A" w14:textId="77777777" w:rsidR="006A2F41" w:rsidRPr="00D82A73" w:rsidRDefault="006A2F41" w:rsidP="0026766E">
            <w:pPr>
              <w:rPr>
                <w:rFonts w:ascii="Arial" w:eastAsia="Arial Unicode MS" w:hAnsi="Arial"/>
              </w:rPr>
            </w:pPr>
          </w:p>
        </w:tc>
        <w:tc>
          <w:tcPr>
            <w:tcW w:w="1080" w:type="dxa"/>
            <w:shd w:val="clear" w:color="auto" w:fill="auto"/>
            <w:tcPrChange w:id="3346" w:author="Jarno Nieminen" w:date="2014-06-11T12:40:00Z">
              <w:tcPr>
                <w:tcW w:w="1080" w:type="dxa"/>
                <w:gridSpan w:val="2"/>
                <w:shd w:val="clear" w:color="auto" w:fill="auto"/>
              </w:tcPr>
            </w:tcPrChange>
          </w:tcPr>
          <w:p w14:paraId="7BC40833" w14:textId="77777777" w:rsidR="006A2F41" w:rsidRPr="00D82A73" w:rsidRDefault="006A2F41" w:rsidP="0026766E">
            <w:pPr>
              <w:rPr>
                <w:rFonts w:ascii="Arial" w:eastAsia="Arial Unicode MS" w:hAnsi="Arial"/>
              </w:rPr>
            </w:pPr>
          </w:p>
        </w:tc>
        <w:tc>
          <w:tcPr>
            <w:tcW w:w="1160" w:type="dxa"/>
            <w:shd w:val="clear" w:color="auto" w:fill="auto"/>
            <w:tcPrChange w:id="3347" w:author="Jarno Nieminen" w:date="2014-06-11T12:40:00Z">
              <w:tcPr>
                <w:tcW w:w="1160" w:type="dxa"/>
                <w:gridSpan w:val="2"/>
                <w:shd w:val="clear" w:color="auto" w:fill="auto"/>
              </w:tcPr>
            </w:tcPrChange>
          </w:tcPr>
          <w:p w14:paraId="2A7B8E74" w14:textId="77777777" w:rsidR="006A2F41" w:rsidRPr="00D82A73" w:rsidRDefault="006A2F41" w:rsidP="0026766E">
            <w:pPr>
              <w:rPr>
                <w:rFonts w:ascii="Arial" w:eastAsia="Arial Unicode MS" w:hAnsi="Arial"/>
              </w:rPr>
            </w:pPr>
          </w:p>
        </w:tc>
      </w:tr>
      <w:tr w:rsidR="006A2F41" w:rsidRPr="00D82A73" w14:paraId="12F1903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4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49" w:author="Jarno Nieminen" w:date="2014-06-11T12:40:00Z">
            <w:trPr>
              <w:gridAfter w:val="0"/>
              <w:trHeight w:val="217"/>
            </w:trPr>
          </w:trPrChange>
        </w:trPr>
        <w:tc>
          <w:tcPr>
            <w:tcW w:w="2545" w:type="dxa"/>
            <w:gridSpan w:val="2"/>
            <w:tcPrChange w:id="3350" w:author="Jarno Nieminen" w:date="2014-06-11T12:40:00Z">
              <w:tcPr>
                <w:tcW w:w="2545" w:type="dxa"/>
                <w:gridSpan w:val="3"/>
              </w:tcPr>
            </w:tcPrChange>
          </w:tcPr>
          <w:p w14:paraId="769A5DEC" w14:textId="77777777" w:rsidR="006A2F41" w:rsidRPr="00D82A73" w:rsidRDefault="006A2F41" w:rsidP="0026766E">
            <w:pPr>
              <w:rPr>
                <w:rFonts w:eastAsia="Arial Unicode MS"/>
              </w:rPr>
            </w:pPr>
            <w:r w:rsidRPr="00D82A73">
              <w:rPr>
                <w:rFonts w:eastAsia="Arial Unicode MS"/>
              </w:rPr>
              <w:t>(AnswerPattern)</w:t>
            </w:r>
          </w:p>
        </w:tc>
        <w:tc>
          <w:tcPr>
            <w:tcW w:w="3410" w:type="dxa"/>
            <w:tcPrChange w:id="3351" w:author="Jarno Nieminen" w:date="2014-06-11T12:40:00Z">
              <w:tcPr>
                <w:tcW w:w="3410" w:type="dxa"/>
                <w:gridSpan w:val="2"/>
              </w:tcPr>
            </w:tcPrChange>
          </w:tcPr>
          <w:p w14:paraId="1B121BB3" w14:textId="77777777" w:rsidR="006A2F41" w:rsidRPr="00D82A73" w:rsidRDefault="006A2F41" w:rsidP="0026766E">
            <w:pPr>
              <w:rPr>
                <w:rFonts w:eastAsia="Arial Unicode MS"/>
              </w:rPr>
            </w:pPr>
            <w:r w:rsidRPr="00D82A73">
              <w:rPr>
                <w:rFonts w:eastAsia="Arial Unicode MS"/>
              </w:rPr>
              <w:t xml:space="preserve">Inmatningsvalidering </w:t>
            </w:r>
          </w:p>
          <w:p w14:paraId="20BD6A56" w14:textId="77777777" w:rsidR="006A2F41" w:rsidRPr="00D82A73" w:rsidRDefault="006A2F41" w:rsidP="0026766E">
            <w:pPr>
              <w:rPr>
                <w:rFonts w:eastAsia="Arial Unicode MS"/>
              </w:rPr>
            </w:pPr>
            <w:r w:rsidRPr="00D82A73">
              <w:rPr>
                <w:rFonts w:eastAsia="Arial Unicode MS"/>
              </w:rPr>
              <w:t>(Regular expresson).</w:t>
            </w:r>
          </w:p>
          <w:p w14:paraId="1DA52396" w14:textId="77777777" w:rsidR="006A2F41" w:rsidRPr="00D82A73" w:rsidRDefault="006A2F41" w:rsidP="0026766E">
            <w:pPr>
              <w:rPr>
                <w:rFonts w:eastAsia="Arial Unicode MS"/>
              </w:rPr>
            </w:pPr>
            <w:r w:rsidRPr="00D82A73">
              <w:rPr>
                <w:rFonts w:eastAsia="Arial Unicode MS"/>
              </w:rPr>
              <w:t>T.ex: pattern="[A-z]{3}" tillåter endast 3 teckan A-z.</w:t>
            </w:r>
          </w:p>
        </w:tc>
        <w:tc>
          <w:tcPr>
            <w:tcW w:w="1140" w:type="dxa"/>
            <w:tcPrChange w:id="3352" w:author="Jarno Nieminen" w:date="2014-06-11T12:40:00Z">
              <w:tcPr>
                <w:tcW w:w="1140" w:type="dxa"/>
                <w:gridSpan w:val="2"/>
              </w:tcPr>
            </w:tcPrChange>
          </w:tcPr>
          <w:p w14:paraId="6352E9C3" w14:textId="77777777" w:rsidR="006A2F41" w:rsidRPr="00D82A73" w:rsidRDefault="006A2F41" w:rsidP="0026766E">
            <w:pPr>
              <w:rPr>
                <w:rFonts w:eastAsia="Arial Unicode MS"/>
              </w:rPr>
            </w:pPr>
            <w:r w:rsidRPr="00D82A73">
              <w:rPr>
                <w:rFonts w:eastAsia="Arial Unicode MS"/>
              </w:rPr>
              <w:t>TXT</w:t>
            </w:r>
          </w:p>
        </w:tc>
        <w:tc>
          <w:tcPr>
            <w:tcW w:w="717" w:type="dxa"/>
            <w:tcPrChange w:id="3353" w:author="Jarno Nieminen" w:date="2014-06-11T12:40:00Z">
              <w:tcPr>
                <w:tcW w:w="717" w:type="dxa"/>
                <w:gridSpan w:val="2"/>
              </w:tcPr>
            </w:tcPrChange>
          </w:tcPr>
          <w:p w14:paraId="7EDEC77C" w14:textId="77777777" w:rsidR="006A2F41" w:rsidRPr="00D82A73" w:rsidRDefault="006A2F41" w:rsidP="0026766E">
            <w:pPr>
              <w:rPr>
                <w:rFonts w:eastAsia="Arial Unicode MS"/>
              </w:rPr>
            </w:pPr>
            <w:r w:rsidRPr="00D82A73">
              <w:rPr>
                <w:rFonts w:eastAsia="Arial Unicode MS"/>
              </w:rPr>
              <w:t>0..1</w:t>
            </w:r>
          </w:p>
        </w:tc>
        <w:tc>
          <w:tcPr>
            <w:tcW w:w="1803" w:type="dxa"/>
            <w:tcPrChange w:id="3354" w:author="Jarno Nieminen" w:date="2014-06-11T12:40:00Z">
              <w:tcPr>
                <w:tcW w:w="1803" w:type="dxa"/>
                <w:gridSpan w:val="2"/>
              </w:tcPr>
            </w:tcPrChange>
          </w:tcPr>
          <w:p w14:paraId="4397E498" w14:textId="77777777" w:rsidR="006A2F41" w:rsidRPr="00D82A73" w:rsidRDefault="006A2F41" w:rsidP="0026766E">
            <w:pPr>
              <w:rPr>
                <w:rFonts w:eastAsia="Arial Unicode MS"/>
              </w:rPr>
            </w:pPr>
          </w:p>
        </w:tc>
        <w:tc>
          <w:tcPr>
            <w:tcW w:w="1920" w:type="dxa"/>
            <w:tcPrChange w:id="3355" w:author="Jarno Nieminen" w:date="2014-06-11T12:40:00Z">
              <w:tcPr>
                <w:tcW w:w="1920" w:type="dxa"/>
                <w:gridSpan w:val="2"/>
              </w:tcPr>
            </w:tcPrChange>
          </w:tcPr>
          <w:p w14:paraId="3529817F" w14:textId="77777777" w:rsidR="006A2F41" w:rsidRPr="00D82A73" w:rsidRDefault="006A2F41" w:rsidP="0026766E">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356" w:author="Jarno Nieminen" w:date="2014-06-11T12:40:00Z">
              <w:tcPr>
                <w:tcW w:w="1200" w:type="dxa"/>
                <w:gridSpan w:val="2"/>
                <w:shd w:val="clear" w:color="auto" w:fill="auto"/>
              </w:tcPr>
            </w:tcPrChange>
          </w:tcPr>
          <w:p w14:paraId="1459BCA8" w14:textId="77777777" w:rsidR="006A2F41" w:rsidRPr="00D82A73" w:rsidRDefault="006A2F41" w:rsidP="0026766E">
            <w:pPr>
              <w:rPr>
                <w:rFonts w:ascii="Arial" w:eastAsia="Arial Unicode MS" w:hAnsi="Arial"/>
              </w:rPr>
            </w:pPr>
          </w:p>
        </w:tc>
        <w:tc>
          <w:tcPr>
            <w:tcW w:w="1080" w:type="dxa"/>
            <w:shd w:val="clear" w:color="auto" w:fill="auto"/>
            <w:tcPrChange w:id="3357" w:author="Jarno Nieminen" w:date="2014-06-11T12:40:00Z">
              <w:tcPr>
                <w:tcW w:w="1080" w:type="dxa"/>
                <w:gridSpan w:val="2"/>
                <w:shd w:val="clear" w:color="auto" w:fill="auto"/>
              </w:tcPr>
            </w:tcPrChange>
          </w:tcPr>
          <w:p w14:paraId="51A73280" w14:textId="77777777" w:rsidR="006A2F41" w:rsidRPr="00D82A73" w:rsidRDefault="006A2F41" w:rsidP="0026766E">
            <w:pPr>
              <w:rPr>
                <w:rFonts w:ascii="Arial" w:eastAsia="Arial Unicode MS" w:hAnsi="Arial"/>
              </w:rPr>
            </w:pPr>
          </w:p>
        </w:tc>
        <w:tc>
          <w:tcPr>
            <w:tcW w:w="1160" w:type="dxa"/>
            <w:shd w:val="clear" w:color="auto" w:fill="auto"/>
            <w:tcPrChange w:id="3358" w:author="Jarno Nieminen" w:date="2014-06-11T12:40:00Z">
              <w:tcPr>
                <w:tcW w:w="1160" w:type="dxa"/>
                <w:gridSpan w:val="2"/>
                <w:shd w:val="clear" w:color="auto" w:fill="auto"/>
              </w:tcPr>
            </w:tcPrChange>
          </w:tcPr>
          <w:p w14:paraId="16493E8E" w14:textId="77777777" w:rsidR="006A2F41" w:rsidRPr="00D82A73" w:rsidRDefault="006A2F41" w:rsidP="0026766E">
            <w:pPr>
              <w:rPr>
                <w:rFonts w:ascii="Arial" w:eastAsia="Arial Unicode MS" w:hAnsi="Arial"/>
              </w:rPr>
            </w:pPr>
          </w:p>
        </w:tc>
      </w:tr>
      <w:tr w:rsidR="006A2F41" w:rsidRPr="00D82A73" w14:paraId="76F2313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5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60" w:author="Jarno Nieminen" w:date="2014-06-11T12:40:00Z">
            <w:trPr>
              <w:gridAfter w:val="0"/>
              <w:trHeight w:val="217"/>
            </w:trPr>
          </w:trPrChange>
        </w:trPr>
        <w:tc>
          <w:tcPr>
            <w:tcW w:w="2545" w:type="dxa"/>
            <w:gridSpan w:val="2"/>
            <w:tcPrChange w:id="3361" w:author="Jarno Nieminen" w:date="2014-06-11T12:40:00Z">
              <w:tcPr>
                <w:tcW w:w="2545" w:type="dxa"/>
                <w:gridSpan w:val="3"/>
              </w:tcPr>
            </w:tcPrChange>
          </w:tcPr>
          <w:p w14:paraId="5835BA5C" w14:textId="77777777" w:rsidR="006A2F41" w:rsidRPr="00D82A73" w:rsidRDefault="006A2F41" w:rsidP="0026766E">
            <w:pPr>
              <w:rPr>
                <w:rFonts w:eastAsia="Arial Unicode MS"/>
              </w:rPr>
            </w:pPr>
            <w:r w:rsidRPr="00D82A73">
              <w:rPr>
                <w:rFonts w:eastAsia="Arial Unicode MS"/>
              </w:rPr>
              <w:t>(AnswerStep)</w:t>
            </w:r>
          </w:p>
        </w:tc>
        <w:tc>
          <w:tcPr>
            <w:tcW w:w="3410" w:type="dxa"/>
            <w:tcPrChange w:id="3362" w:author="Jarno Nieminen" w:date="2014-06-11T12:40:00Z">
              <w:tcPr>
                <w:tcW w:w="3410" w:type="dxa"/>
                <w:gridSpan w:val="2"/>
              </w:tcPr>
            </w:tcPrChange>
          </w:tcPr>
          <w:p w14:paraId="203B405A" w14:textId="77777777" w:rsidR="006A2F41" w:rsidRPr="00D82A73" w:rsidRDefault="006A2F41" w:rsidP="0026766E">
            <w:pPr>
              <w:rPr>
                <w:rFonts w:eastAsia="Arial Unicode MS"/>
              </w:rPr>
            </w:pPr>
            <w:r w:rsidRPr="00D82A73">
              <w:rPr>
                <w:rFonts w:eastAsia="Arial Unicode MS"/>
              </w:rPr>
              <w:t xml:space="preserve">Specificerar giltiga intervall för inmatning. </w:t>
            </w:r>
          </w:p>
          <w:p w14:paraId="1C2089E0" w14:textId="77777777" w:rsidR="006A2F41" w:rsidRPr="00060509" w:rsidRDefault="006A2F41" w:rsidP="0026766E">
            <w:pPr>
              <w:rPr>
                <w:rFonts w:eastAsia="Arial Unicode MS"/>
                <w:lang w:val="en-US"/>
              </w:rPr>
            </w:pPr>
            <w:r w:rsidRPr="00060509">
              <w:rPr>
                <w:rFonts w:eastAsia="Arial Unicode MS"/>
                <w:lang w:val="en-US"/>
              </w:rPr>
              <w:t>(Gäller typ: number, range, date, datetime, datetime-local, month, time och week)</w:t>
            </w:r>
          </w:p>
          <w:p w14:paraId="27560D4D" w14:textId="77777777" w:rsidR="006A2F41" w:rsidRPr="00D82A73" w:rsidRDefault="006A2F41" w:rsidP="0026766E">
            <w:pPr>
              <w:rPr>
                <w:rFonts w:eastAsia="Arial Unicode MS"/>
              </w:rPr>
            </w:pPr>
            <w:r w:rsidRPr="00D82A73">
              <w:rPr>
                <w:rFonts w:eastAsia="Arial Unicode MS"/>
              </w:rPr>
              <w:lastRenderedPageBreak/>
              <w:t xml:space="preserve">T.ex: Skalningsfaktor för en ”slide” kontroll. Ange värde för temperatur </w:t>
            </w:r>
            <w:r w:rsidRPr="00D82A73">
              <w:rPr>
                <w:rFonts w:eastAsia="Arial Unicode MS"/>
              </w:rPr>
              <w:br/>
              <w:t>35-40.</w:t>
            </w:r>
          </w:p>
        </w:tc>
        <w:tc>
          <w:tcPr>
            <w:tcW w:w="1140" w:type="dxa"/>
            <w:tcPrChange w:id="3363" w:author="Jarno Nieminen" w:date="2014-06-11T12:40:00Z">
              <w:tcPr>
                <w:tcW w:w="1140" w:type="dxa"/>
                <w:gridSpan w:val="2"/>
              </w:tcPr>
            </w:tcPrChange>
          </w:tcPr>
          <w:p w14:paraId="2B48FBEB" w14:textId="77777777" w:rsidR="006A2F41" w:rsidRPr="00D82A73" w:rsidRDefault="006A2F41" w:rsidP="0026766E">
            <w:pPr>
              <w:rPr>
                <w:rFonts w:eastAsia="Arial Unicode MS"/>
              </w:rPr>
            </w:pPr>
            <w:r w:rsidRPr="00D82A73">
              <w:rPr>
                <w:rFonts w:eastAsia="Arial Unicode MS"/>
              </w:rPr>
              <w:lastRenderedPageBreak/>
              <w:t>VÄ</w:t>
            </w:r>
          </w:p>
        </w:tc>
        <w:tc>
          <w:tcPr>
            <w:tcW w:w="717" w:type="dxa"/>
            <w:tcPrChange w:id="3364" w:author="Jarno Nieminen" w:date="2014-06-11T12:40:00Z">
              <w:tcPr>
                <w:tcW w:w="717" w:type="dxa"/>
                <w:gridSpan w:val="2"/>
              </w:tcPr>
            </w:tcPrChange>
          </w:tcPr>
          <w:p w14:paraId="29F54203" w14:textId="77777777" w:rsidR="006A2F41" w:rsidRPr="00D82A73" w:rsidRDefault="006A2F41" w:rsidP="0026766E">
            <w:pPr>
              <w:rPr>
                <w:rFonts w:eastAsia="Arial Unicode MS"/>
              </w:rPr>
            </w:pPr>
            <w:r w:rsidRPr="00D82A73">
              <w:rPr>
                <w:rFonts w:eastAsia="Arial Unicode MS"/>
              </w:rPr>
              <w:t>0..1</w:t>
            </w:r>
          </w:p>
        </w:tc>
        <w:tc>
          <w:tcPr>
            <w:tcW w:w="1803" w:type="dxa"/>
            <w:tcPrChange w:id="3365" w:author="Jarno Nieminen" w:date="2014-06-11T12:40:00Z">
              <w:tcPr>
                <w:tcW w:w="1803" w:type="dxa"/>
                <w:gridSpan w:val="2"/>
              </w:tcPr>
            </w:tcPrChange>
          </w:tcPr>
          <w:p w14:paraId="40F2262F" w14:textId="77777777" w:rsidR="006A2F41" w:rsidRPr="00D82A73" w:rsidRDefault="006A2F41" w:rsidP="0026766E">
            <w:pPr>
              <w:rPr>
                <w:rFonts w:eastAsia="Arial Unicode MS"/>
              </w:rPr>
            </w:pPr>
          </w:p>
        </w:tc>
        <w:tc>
          <w:tcPr>
            <w:tcW w:w="1920" w:type="dxa"/>
            <w:tcPrChange w:id="3366" w:author="Jarno Nieminen" w:date="2014-06-11T12:40:00Z">
              <w:tcPr>
                <w:tcW w:w="1920" w:type="dxa"/>
                <w:gridSpan w:val="2"/>
              </w:tcPr>
            </w:tcPrChange>
          </w:tcPr>
          <w:p w14:paraId="24AFC2A6" w14:textId="77777777" w:rsidR="006A2F41" w:rsidRPr="00D82A73" w:rsidRDefault="006A2F41" w:rsidP="0026766E">
            <w:pPr>
              <w:rPr>
                <w:rFonts w:ascii="Arial" w:eastAsia="Arial Unicode MS" w:hAnsi="Arial"/>
              </w:rPr>
            </w:pPr>
          </w:p>
        </w:tc>
        <w:tc>
          <w:tcPr>
            <w:tcW w:w="1200" w:type="dxa"/>
            <w:shd w:val="clear" w:color="auto" w:fill="auto"/>
            <w:tcPrChange w:id="3367" w:author="Jarno Nieminen" w:date="2014-06-11T12:40:00Z">
              <w:tcPr>
                <w:tcW w:w="1200" w:type="dxa"/>
                <w:gridSpan w:val="2"/>
                <w:shd w:val="clear" w:color="auto" w:fill="auto"/>
              </w:tcPr>
            </w:tcPrChange>
          </w:tcPr>
          <w:p w14:paraId="05CB3186" w14:textId="77777777" w:rsidR="006A2F41" w:rsidRPr="00D82A73" w:rsidRDefault="006A2F41" w:rsidP="0026766E">
            <w:pPr>
              <w:rPr>
                <w:rFonts w:ascii="Arial" w:eastAsia="Arial Unicode MS" w:hAnsi="Arial"/>
              </w:rPr>
            </w:pPr>
          </w:p>
        </w:tc>
        <w:tc>
          <w:tcPr>
            <w:tcW w:w="1080" w:type="dxa"/>
            <w:shd w:val="clear" w:color="auto" w:fill="auto"/>
            <w:tcPrChange w:id="3368" w:author="Jarno Nieminen" w:date="2014-06-11T12:40:00Z">
              <w:tcPr>
                <w:tcW w:w="1080" w:type="dxa"/>
                <w:gridSpan w:val="2"/>
                <w:shd w:val="clear" w:color="auto" w:fill="auto"/>
              </w:tcPr>
            </w:tcPrChange>
          </w:tcPr>
          <w:p w14:paraId="5F37A5A3" w14:textId="77777777" w:rsidR="006A2F41" w:rsidRPr="00D82A73" w:rsidRDefault="006A2F41" w:rsidP="0026766E">
            <w:pPr>
              <w:rPr>
                <w:rFonts w:ascii="Arial" w:eastAsia="Arial Unicode MS" w:hAnsi="Arial"/>
              </w:rPr>
            </w:pPr>
          </w:p>
        </w:tc>
        <w:tc>
          <w:tcPr>
            <w:tcW w:w="1160" w:type="dxa"/>
            <w:shd w:val="clear" w:color="auto" w:fill="auto"/>
            <w:tcPrChange w:id="3369" w:author="Jarno Nieminen" w:date="2014-06-11T12:40:00Z">
              <w:tcPr>
                <w:tcW w:w="1160" w:type="dxa"/>
                <w:gridSpan w:val="2"/>
                <w:shd w:val="clear" w:color="auto" w:fill="auto"/>
              </w:tcPr>
            </w:tcPrChange>
          </w:tcPr>
          <w:p w14:paraId="74DA54C0" w14:textId="77777777" w:rsidR="006A2F41" w:rsidRPr="00D82A73" w:rsidRDefault="006A2F41" w:rsidP="0026766E">
            <w:pPr>
              <w:rPr>
                <w:rFonts w:ascii="Arial" w:eastAsia="Arial Unicode MS" w:hAnsi="Arial"/>
              </w:rPr>
            </w:pPr>
          </w:p>
        </w:tc>
      </w:tr>
      <w:tr w:rsidR="006A2F41" w:rsidRPr="00D82A73" w14:paraId="1AA17AF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7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71" w:author="Jarno Nieminen" w:date="2014-06-11T12:40:00Z">
            <w:trPr>
              <w:gridAfter w:val="0"/>
              <w:trHeight w:val="217"/>
            </w:trPr>
          </w:trPrChange>
        </w:trPr>
        <w:tc>
          <w:tcPr>
            <w:tcW w:w="2545" w:type="dxa"/>
            <w:gridSpan w:val="2"/>
            <w:tcPrChange w:id="3372" w:author="Jarno Nieminen" w:date="2014-06-11T12:40:00Z">
              <w:tcPr>
                <w:tcW w:w="2545" w:type="dxa"/>
                <w:gridSpan w:val="3"/>
              </w:tcPr>
            </w:tcPrChange>
          </w:tcPr>
          <w:p w14:paraId="44575211" w14:textId="77777777" w:rsidR="006A2F41" w:rsidRPr="00D82A73" w:rsidRDefault="006A2F41" w:rsidP="0026766E">
            <w:pPr>
              <w:rPr>
                <w:rFonts w:eastAsia="Arial Unicode MS"/>
              </w:rPr>
            </w:pPr>
            <w:r w:rsidRPr="00D82A73">
              <w:rPr>
                <w:rFonts w:eastAsia="Arial Unicode MS"/>
              </w:rPr>
              <w:lastRenderedPageBreak/>
              <w:t>(questionAlign)</w:t>
            </w:r>
          </w:p>
        </w:tc>
        <w:tc>
          <w:tcPr>
            <w:tcW w:w="3410" w:type="dxa"/>
            <w:tcPrChange w:id="3373" w:author="Jarno Nieminen" w:date="2014-06-11T12:40:00Z">
              <w:tcPr>
                <w:tcW w:w="3410" w:type="dxa"/>
                <w:gridSpan w:val="2"/>
              </w:tcPr>
            </w:tcPrChange>
          </w:tcPr>
          <w:p w14:paraId="64F4217A" w14:textId="77777777" w:rsidR="006A2F41" w:rsidRPr="00D82A73" w:rsidRDefault="006A2F41" w:rsidP="0026766E">
            <w:pPr>
              <w:rPr>
                <w:rFonts w:eastAsia="Arial Unicode MS"/>
              </w:rPr>
            </w:pPr>
            <w:r w:rsidRPr="00D82A73">
              <w:rPr>
                <w:rFonts w:eastAsia="Arial Unicode MS"/>
              </w:rPr>
              <w:t>Presentationsrekommendation för fråga och svarsalternativ.</w:t>
            </w:r>
          </w:p>
          <w:p w14:paraId="04B53438" w14:textId="77777777" w:rsidR="006A2F41" w:rsidRPr="00D82A73" w:rsidRDefault="006A2F41" w:rsidP="004F0033">
            <w:pPr>
              <w:pStyle w:val="ListParagraph"/>
              <w:numPr>
                <w:ilvl w:val="0"/>
                <w:numId w:val="27"/>
              </w:numPr>
              <w:rPr>
                <w:rFonts w:eastAsia="Arial Unicode MS"/>
              </w:rPr>
            </w:pPr>
            <w:r w:rsidRPr="00D82A73">
              <w:rPr>
                <w:rFonts w:eastAsia="Arial Unicode MS"/>
              </w:rPr>
              <w:t>left</w:t>
            </w:r>
          </w:p>
          <w:p w14:paraId="36A0F53A" w14:textId="77777777" w:rsidR="006A2F41" w:rsidRPr="00D82A73" w:rsidRDefault="006A2F41" w:rsidP="004F0033">
            <w:pPr>
              <w:pStyle w:val="ListParagraph"/>
              <w:numPr>
                <w:ilvl w:val="0"/>
                <w:numId w:val="27"/>
              </w:numPr>
              <w:rPr>
                <w:rFonts w:eastAsia="Arial Unicode MS"/>
              </w:rPr>
            </w:pPr>
            <w:r w:rsidRPr="00D82A73">
              <w:rPr>
                <w:rFonts w:eastAsia="Arial Unicode MS"/>
              </w:rPr>
              <w:t>right</w:t>
            </w:r>
          </w:p>
          <w:p w14:paraId="57EC8457" w14:textId="77777777" w:rsidR="006A2F41" w:rsidRPr="00D82A73" w:rsidRDefault="006A2F41" w:rsidP="004F0033">
            <w:pPr>
              <w:pStyle w:val="ListParagraph"/>
              <w:numPr>
                <w:ilvl w:val="0"/>
                <w:numId w:val="27"/>
              </w:numPr>
              <w:rPr>
                <w:rFonts w:eastAsia="Arial Unicode MS"/>
              </w:rPr>
            </w:pPr>
            <w:r w:rsidRPr="00D82A73">
              <w:rPr>
                <w:rFonts w:eastAsia="Arial Unicode MS"/>
              </w:rPr>
              <w:t>Center</w:t>
            </w:r>
          </w:p>
          <w:p w14:paraId="279DE861" w14:textId="77777777" w:rsidR="006A2F41" w:rsidRPr="00D82A73" w:rsidRDefault="006A2F41" w:rsidP="004F0033">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6FE8A4DB" w14:textId="77777777" w:rsidR="006A2F41" w:rsidRPr="00D82A73" w:rsidRDefault="006A2F41" w:rsidP="004F0033">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3374" w:author="Jarno Nieminen" w:date="2014-06-11T12:40:00Z">
              <w:tcPr>
                <w:tcW w:w="1140" w:type="dxa"/>
                <w:gridSpan w:val="2"/>
              </w:tcPr>
            </w:tcPrChange>
          </w:tcPr>
          <w:p w14:paraId="4B095AAC" w14:textId="77777777" w:rsidR="006A2F41" w:rsidRPr="00D82A73" w:rsidRDefault="006A2F41" w:rsidP="0026766E">
            <w:pPr>
              <w:rPr>
                <w:rFonts w:eastAsia="Arial Unicode MS"/>
              </w:rPr>
            </w:pPr>
            <w:r w:rsidRPr="00D82A73">
              <w:rPr>
                <w:rFonts w:eastAsia="Arial Unicode MS"/>
              </w:rPr>
              <w:t>TXT</w:t>
            </w:r>
          </w:p>
        </w:tc>
        <w:tc>
          <w:tcPr>
            <w:tcW w:w="717" w:type="dxa"/>
            <w:tcPrChange w:id="3375" w:author="Jarno Nieminen" w:date="2014-06-11T12:40:00Z">
              <w:tcPr>
                <w:tcW w:w="717" w:type="dxa"/>
                <w:gridSpan w:val="2"/>
              </w:tcPr>
            </w:tcPrChange>
          </w:tcPr>
          <w:p w14:paraId="40E84EBA" w14:textId="77777777" w:rsidR="006A2F41" w:rsidRPr="00D82A73" w:rsidRDefault="006A2F41" w:rsidP="0026766E">
            <w:pPr>
              <w:rPr>
                <w:rFonts w:eastAsia="Arial Unicode MS"/>
              </w:rPr>
            </w:pPr>
            <w:r w:rsidRPr="00D82A73">
              <w:rPr>
                <w:rFonts w:eastAsia="Arial Unicode MS"/>
              </w:rPr>
              <w:t>0..1</w:t>
            </w:r>
          </w:p>
        </w:tc>
        <w:tc>
          <w:tcPr>
            <w:tcW w:w="1803" w:type="dxa"/>
            <w:tcPrChange w:id="3376" w:author="Jarno Nieminen" w:date="2014-06-11T12:40:00Z">
              <w:tcPr>
                <w:tcW w:w="1803" w:type="dxa"/>
                <w:gridSpan w:val="2"/>
              </w:tcPr>
            </w:tcPrChange>
          </w:tcPr>
          <w:p w14:paraId="2B211209" w14:textId="77777777" w:rsidR="006A2F41" w:rsidRPr="00D82A73" w:rsidRDefault="006A2F41" w:rsidP="0026766E">
            <w:pPr>
              <w:rPr>
                <w:rFonts w:eastAsia="Arial Unicode MS"/>
              </w:rPr>
            </w:pPr>
          </w:p>
        </w:tc>
        <w:tc>
          <w:tcPr>
            <w:tcW w:w="1920" w:type="dxa"/>
            <w:tcPrChange w:id="3377" w:author="Jarno Nieminen" w:date="2014-06-11T12:40:00Z">
              <w:tcPr>
                <w:tcW w:w="1920" w:type="dxa"/>
                <w:gridSpan w:val="2"/>
              </w:tcPr>
            </w:tcPrChange>
          </w:tcPr>
          <w:p w14:paraId="2EBD9C4B" w14:textId="77777777" w:rsidR="006A2F41" w:rsidRPr="00D82A73" w:rsidRDefault="006A2F41" w:rsidP="0026766E">
            <w:pPr>
              <w:rPr>
                <w:rFonts w:ascii="Arial" w:eastAsia="Arial Unicode MS" w:hAnsi="Arial"/>
              </w:rPr>
            </w:pPr>
          </w:p>
        </w:tc>
        <w:tc>
          <w:tcPr>
            <w:tcW w:w="1200" w:type="dxa"/>
            <w:shd w:val="clear" w:color="auto" w:fill="auto"/>
            <w:tcPrChange w:id="3378" w:author="Jarno Nieminen" w:date="2014-06-11T12:40:00Z">
              <w:tcPr>
                <w:tcW w:w="1200" w:type="dxa"/>
                <w:gridSpan w:val="2"/>
                <w:shd w:val="clear" w:color="auto" w:fill="auto"/>
              </w:tcPr>
            </w:tcPrChange>
          </w:tcPr>
          <w:p w14:paraId="3B21A57D" w14:textId="77777777" w:rsidR="006A2F41" w:rsidRPr="00D82A73" w:rsidRDefault="006A2F41" w:rsidP="0026766E">
            <w:pPr>
              <w:rPr>
                <w:rFonts w:ascii="Arial" w:eastAsia="Arial Unicode MS" w:hAnsi="Arial"/>
              </w:rPr>
            </w:pPr>
          </w:p>
        </w:tc>
        <w:tc>
          <w:tcPr>
            <w:tcW w:w="1080" w:type="dxa"/>
            <w:shd w:val="clear" w:color="auto" w:fill="auto"/>
            <w:tcPrChange w:id="3379" w:author="Jarno Nieminen" w:date="2014-06-11T12:40:00Z">
              <w:tcPr>
                <w:tcW w:w="1080" w:type="dxa"/>
                <w:gridSpan w:val="2"/>
                <w:shd w:val="clear" w:color="auto" w:fill="auto"/>
              </w:tcPr>
            </w:tcPrChange>
          </w:tcPr>
          <w:p w14:paraId="14D687C0" w14:textId="77777777" w:rsidR="006A2F41" w:rsidRPr="00D82A73" w:rsidRDefault="006A2F41" w:rsidP="0026766E">
            <w:pPr>
              <w:rPr>
                <w:rFonts w:ascii="Arial" w:eastAsia="Arial Unicode MS" w:hAnsi="Arial"/>
              </w:rPr>
            </w:pPr>
          </w:p>
        </w:tc>
        <w:tc>
          <w:tcPr>
            <w:tcW w:w="1160" w:type="dxa"/>
            <w:shd w:val="clear" w:color="auto" w:fill="auto"/>
            <w:tcPrChange w:id="3380" w:author="Jarno Nieminen" w:date="2014-06-11T12:40:00Z">
              <w:tcPr>
                <w:tcW w:w="1160" w:type="dxa"/>
                <w:gridSpan w:val="2"/>
                <w:shd w:val="clear" w:color="auto" w:fill="auto"/>
              </w:tcPr>
            </w:tcPrChange>
          </w:tcPr>
          <w:p w14:paraId="05229457" w14:textId="77777777" w:rsidR="006A2F41" w:rsidRPr="00D82A73" w:rsidRDefault="006A2F41" w:rsidP="0026766E">
            <w:pPr>
              <w:rPr>
                <w:rFonts w:ascii="Arial" w:eastAsia="Arial Unicode MS" w:hAnsi="Arial"/>
              </w:rPr>
            </w:pPr>
          </w:p>
        </w:tc>
      </w:tr>
      <w:tr w:rsidR="006A2F41" w:rsidRPr="00D82A73" w14:paraId="1633554E" w14:textId="77777777" w:rsidTr="0026766E">
        <w:trPr>
          <w:trHeight w:val="217"/>
        </w:trPr>
        <w:tc>
          <w:tcPr>
            <w:tcW w:w="2545" w:type="dxa"/>
            <w:gridSpan w:val="2"/>
          </w:tcPr>
          <w:p w14:paraId="3FF61EE8" w14:textId="77777777" w:rsidR="006A2F41" w:rsidRPr="00D82A73" w:rsidRDefault="006A2F41" w:rsidP="0026766E">
            <w:pPr>
              <w:rPr>
                <w:rFonts w:eastAsia="Arial Unicode MS"/>
              </w:rPr>
            </w:pPr>
            <w:r w:rsidRPr="00D82A73">
              <w:rPr>
                <w:rFonts w:eastAsia="Arial Unicode MS"/>
              </w:rPr>
              <w:t xml:space="preserve">Code/id </w:t>
            </w:r>
          </w:p>
          <w:p w14:paraId="600C7C53" w14:textId="77777777" w:rsidR="006A2F41" w:rsidRPr="00D82A73" w:rsidRDefault="006A2F41" w:rsidP="0026766E">
            <w:pPr>
              <w:rPr>
                <w:rFonts w:eastAsia="Arial Unicode MS"/>
              </w:rPr>
            </w:pPr>
            <w:r w:rsidRPr="00D82A73">
              <w:rPr>
                <w:rFonts w:eastAsia="Arial Unicode MS"/>
              </w:rPr>
              <w:t>(codeType)</w:t>
            </w:r>
          </w:p>
        </w:tc>
        <w:tc>
          <w:tcPr>
            <w:tcW w:w="3410" w:type="dxa"/>
          </w:tcPr>
          <w:p w14:paraId="5A0A7862" w14:textId="719BD58E" w:rsidR="006A2F41" w:rsidRPr="00D82A73" w:rsidRDefault="006A2F41" w:rsidP="0026766E">
            <w:pPr>
              <w:rPr>
                <w:rFonts w:eastAsia="Arial Unicode MS"/>
              </w:rPr>
            </w:pPr>
            <w:r w:rsidRPr="00D82A73">
              <w:rPr>
                <w:rFonts w:eastAsia="Arial Unicode MS"/>
              </w:rPr>
              <w:t xml:space="preserve">Koppling till klass för kodverk. Används för att beskriva kod/kodverk för en fråga. </w:t>
            </w:r>
            <w:r w:rsidR="0047354F">
              <w:rPr>
                <w:rFonts w:eastAsia="Arial Unicode MS"/>
              </w:rPr>
              <w:t>T.</w:t>
            </w:r>
            <w:del w:id="3381" w:author="Jarno Nieminen" w:date="2014-06-11T12:40:00Z">
              <w:r w:rsidR="00F963D1" w:rsidRPr="00D82A73">
                <w:rPr>
                  <w:rFonts w:eastAsia="Arial Unicode MS"/>
                </w:rPr>
                <w:delText>e.x</w:delText>
              </w:r>
            </w:del>
            <w:ins w:id="3382" w:author="Jarno Nieminen" w:date="2014-06-11T12:40:00Z">
              <w:r w:rsidR="0047354F">
                <w:rPr>
                  <w:rFonts w:eastAsia="Arial Unicode MS"/>
                </w:rPr>
                <w:t>ex.</w:t>
              </w:r>
            </w:ins>
            <w:r w:rsidR="0047354F">
              <w:rPr>
                <w:rFonts w:eastAsia="Arial Unicode MS"/>
              </w:rPr>
              <w:t xml:space="preserve"> </w:t>
            </w:r>
            <w:r w:rsidRPr="00D82A73">
              <w:rPr>
                <w:rFonts w:eastAsia="Arial Unicode MS"/>
              </w:rPr>
              <w:t>SNOMED-CT kod.</w:t>
            </w:r>
          </w:p>
        </w:tc>
        <w:tc>
          <w:tcPr>
            <w:tcW w:w="1140" w:type="dxa"/>
          </w:tcPr>
          <w:p w14:paraId="5EB92795" w14:textId="77777777" w:rsidR="006A2F41" w:rsidRPr="00D82A73" w:rsidRDefault="006A2F41" w:rsidP="0026766E">
            <w:pPr>
              <w:rPr>
                <w:rFonts w:eastAsia="Arial Unicode MS"/>
              </w:rPr>
            </w:pPr>
            <w:r w:rsidRPr="00D82A73">
              <w:rPr>
                <w:rFonts w:eastAsia="Arial Unicode MS"/>
              </w:rPr>
              <w:t>II</w:t>
            </w:r>
          </w:p>
        </w:tc>
        <w:tc>
          <w:tcPr>
            <w:tcW w:w="717" w:type="dxa"/>
          </w:tcPr>
          <w:p w14:paraId="0030731F" w14:textId="77777777" w:rsidR="006A2F41" w:rsidRPr="00D82A73" w:rsidRDefault="006A2F41" w:rsidP="0026766E">
            <w:pPr>
              <w:rPr>
                <w:rFonts w:eastAsia="Arial Unicode MS"/>
              </w:rPr>
            </w:pPr>
            <w:r w:rsidRPr="00D82A73">
              <w:rPr>
                <w:rFonts w:eastAsia="Arial Unicode MS"/>
              </w:rPr>
              <w:t>0..1</w:t>
            </w:r>
          </w:p>
        </w:tc>
        <w:tc>
          <w:tcPr>
            <w:tcW w:w="1803" w:type="dxa"/>
          </w:tcPr>
          <w:p w14:paraId="5DBD26A1" w14:textId="77777777" w:rsidR="006A2F41" w:rsidRPr="00D82A73" w:rsidRDefault="006A2F41" w:rsidP="0026766E">
            <w:pPr>
              <w:rPr>
                <w:rFonts w:eastAsia="Arial Unicode MS"/>
              </w:rPr>
            </w:pPr>
            <w:r w:rsidRPr="00D82A73">
              <w:rPr>
                <w:rFonts w:eastAsia="Arial Unicode MS"/>
              </w:rPr>
              <w:t>Länk till objekt</w:t>
            </w:r>
          </w:p>
        </w:tc>
        <w:tc>
          <w:tcPr>
            <w:tcW w:w="1920" w:type="dxa"/>
          </w:tcPr>
          <w:p w14:paraId="3C7FDB70" w14:textId="77777777" w:rsidR="006A2F41" w:rsidRPr="00D82A73" w:rsidRDefault="006A2F41" w:rsidP="0026766E">
            <w:pPr>
              <w:rPr>
                <w:rFonts w:ascii="Arial" w:eastAsia="Arial Unicode MS" w:hAnsi="Arial"/>
              </w:rPr>
            </w:pPr>
          </w:p>
        </w:tc>
        <w:tc>
          <w:tcPr>
            <w:tcW w:w="1200" w:type="dxa"/>
            <w:shd w:val="clear" w:color="auto" w:fill="auto"/>
          </w:tcPr>
          <w:p w14:paraId="10121D99" w14:textId="77777777" w:rsidR="006A2F41" w:rsidRPr="00D82A73" w:rsidRDefault="006A2F41" w:rsidP="0026766E">
            <w:pPr>
              <w:rPr>
                <w:rFonts w:ascii="Arial" w:eastAsia="Arial Unicode MS" w:hAnsi="Arial"/>
              </w:rPr>
            </w:pPr>
          </w:p>
        </w:tc>
        <w:tc>
          <w:tcPr>
            <w:tcW w:w="1080" w:type="dxa"/>
            <w:shd w:val="clear" w:color="auto" w:fill="auto"/>
          </w:tcPr>
          <w:p w14:paraId="22063C1E" w14:textId="77777777" w:rsidR="006A2F41" w:rsidRPr="00D82A73" w:rsidRDefault="006A2F41" w:rsidP="0026766E">
            <w:pPr>
              <w:rPr>
                <w:rFonts w:ascii="Arial" w:eastAsia="Arial Unicode MS" w:hAnsi="Arial"/>
              </w:rPr>
            </w:pPr>
          </w:p>
        </w:tc>
        <w:tc>
          <w:tcPr>
            <w:tcW w:w="1160" w:type="dxa"/>
            <w:shd w:val="clear" w:color="auto" w:fill="auto"/>
          </w:tcPr>
          <w:p w14:paraId="643D13F4" w14:textId="77777777" w:rsidR="006A2F41" w:rsidRPr="00D82A73" w:rsidRDefault="006A2F41" w:rsidP="0026766E">
            <w:pPr>
              <w:rPr>
                <w:rFonts w:ascii="Arial" w:eastAsia="Arial Unicode MS" w:hAnsi="Arial"/>
              </w:rPr>
            </w:pPr>
          </w:p>
        </w:tc>
      </w:tr>
      <w:tr w:rsidR="006A2F41" w:rsidRPr="00D82A73" w14:paraId="6E8D8FC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8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84" w:author="Jarno Nieminen" w:date="2014-06-11T12:40:00Z">
            <w:trPr>
              <w:gridAfter w:val="0"/>
              <w:trHeight w:val="217"/>
            </w:trPr>
          </w:trPrChange>
        </w:trPr>
        <w:tc>
          <w:tcPr>
            <w:tcW w:w="2545" w:type="dxa"/>
            <w:gridSpan w:val="2"/>
            <w:tcPrChange w:id="3385" w:author="Jarno Nieminen" w:date="2014-06-11T12:40:00Z">
              <w:tcPr>
                <w:tcW w:w="2545" w:type="dxa"/>
                <w:gridSpan w:val="3"/>
              </w:tcPr>
            </w:tcPrChange>
          </w:tcPr>
          <w:p w14:paraId="025CA32C" w14:textId="77777777" w:rsidR="006A2F41" w:rsidRPr="00D82A73" w:rsidRDefault="006A2F41" w:rsidP="0026766E">
            <w:pPr>
              <w:rPr>
                <w:rFonts w:eastAsia="Arial Unicode MS"/>
              </w:rPr>
            </w:pPr>
            <w:moveFromRangeStart w:id="3386" w:author="Jarno Nieminen" w:date="2014-06-11T12:40:00Z" w:name="move390253755"/>
            <w:moveFrom w:id="3387" w:author="Jarno Nieminen" w:date="2014-06-11T12:40:00Z">
              <w:r w:rsidRPr="00D82A73">
                <w:rPr>
                  <w:rFonts w:eastAsia="Arial Unicode MS"/>
                </w:rPr>
                <w:t>Svarsalternativ/id</w:t>
              </w:r>
            </w:moveFrom>
          </w:p>
          <w:p w14:paraId="36EC88C1" w14:textId="77777777" w:rsidR="006A2F41" w:rsidRPr="00D82A73" w:rsidRDefault="006A2F41" w:rsidP="0026766E">
            <w:pPr>
              <w:rPr>
                <w:rFonts w:eastAsia="Arial Unicode MS"/>
              </w:rPr>
            </w:pPr>
            <w:moveFrom w:id="3388" w:author="Jarno Nieminen" w:date="2014-06-11T12:40:00Z">
              <w:r w:rsidRPr="00D82A73">
                <w:rPr>
                  <w:rFonts w:eastAsia="Arial Unicode MS"/>
                </w:rPr>
                <w:t>(AnswerAlternative)</w:t>
              </w:r>
            </w:moveFrom>
          </w:p>
        </w:tc>
        <w:tc>
          <w:tcPr>
            <w:tcW w:w="3410" w:type="dxa"/>
            <w:tcPrChange w:id="3389" w:author="Jarno Nieminen" w:date="2014-06-11T12:40:00Z">
              <w:tcPr>
                <w:tcW w:w="3410" w:type="dxa"/>
                <w:gridSpan w:val="2"/>
              </w:tcPr>
            </w:tcPrChange>
          </w:tcPr>
          <w:p w14:paraId="2B472FAE" w14:textId="77777777" w:rsidR="006A2F41" w:rsidRPr="00D82A73" w:rsidRDefault="006A2F41" w:rsidP="0026766E">
            <w:pPr>
              <w:rPr>
                <w:rFonts w:eastAsia="Arial Unicode MS"/>
              </w:rPr>
            </w:pPr>
            <w:moveFrom w:id="3390" w:author="Jarno Nieminen" w:date="2014-06-11T12:40:00Z">
              <w:r w:rsidRPr="00D82A73">
                <w:rPr>
                  <w:rFonts w:eastAsia="Arial Unicode MS"/>
                </w:rPr>
                <w:t>Koppling till klass för svarsalternativ.</w:t>
              </w:r>
            </w:moveFrom>
          </w:p>
        </w:tc>
        <w:tc>
          <w:tcPr>
            <w:tcW w:w="1140" w:type="dxa"/>
            <w:tcPrChange w:id="3391" w:author="Jarno Nieminen" w:date="2014-06-11T12:40:00Z">
              <w:tcPr>
                <w:tcW w:w="1140" w:type="dxa"/>
                <w:gridSpan w:val="2"/>
              </w:tcPr>
            </w:tcPrChange>
          </w:tcPr>
          <w:p w14:paraId="64FCEF57" w14:textId="77777777" w:rsidR="006A2F41" w:rsidRPr="00D82A73" w:rsidRDefault="006A2F41" w:rsidP="0026766E">
            <w:pPr>
              <w:rPr>
                <w:rFonts w:eastAsia="Arial Unicode MS"/>
              </w:rPr>
            </w:pPr>
            <w:moveFrom w:id="3392" w:author="Jarno Nieminen" w:date="2014-06-11T12:40:00Z">
              <w:r w:rsidRPr="00D82A73">
                <w:rPr>
                  <w:rFonts w:eastAsia="Arial Unicode MS"/>
                </w:rPr>
                <w:t>II</w:t>
              </w:r>
            </w:moveFrom>
          </w:p>
        </w:tc>
        <w:tc>
          <w:tcPr>
            <w:tcW w:w="717" w:type="dxa"/>
            <w:tcPrChange w:id="3393" w:author="Jarno Nieminen" w:date="2014-06-11T12:40:00Z">
              <w:tcPr>
                <w:tcW w:w="717" w:type="dxa"/>
                <w:gridSpan w:val="2"/>
              </w:tcPr>
            </w:tcPrChange>
          </w:tcPr>
          <w:p w14:paraId="5676C13C" w14:textId="77777777" w:rsidR="006A2F41" w:rsidRPr="00D82A73" w:rsidRDefault="006A2F41" w:rsidP="0026766E">
            <w:pPr>
              <w:rPr>
                <w:rFonts w:eastAsia="Arial Unicode MS"/>
              </w:rPr>
            </w:pPr>
            <w:moveFrom w:id="3394" w:author="Jarno Nieminen" w:date="2014-06-11T12:40:00Z">
              <w:r w:rsidRPr="00D82A73">
                <w:rPr>
                  <w:rFonts w:eastAsia="Arial Unicode MS"/>
                </w:rPr>
                <w:t>0..*</w:t>
              </w:r>
            </w:moveFrom>
          </w:p>
        </w:tc>
        <w:tc>
          <w:tcPr>
            <w:tcW w:w="1803" w:type="dxa"/>
            <w:tcPrChange w:id="3395" w:author="Jarno Nieminen" w:date="2014-06-11T12:40:00Z">
              <w:tcPr>
                <w:tcW w:w="1803" w:type="dxa"/>
                <w:gridSpan w:val="2"/>
              </w:tcPr>
            </w:tcPrChange>
          </w:tcPr>
          <w:p w14:paraId="24DFF277" w14:textId="77777777" w:rsidR="006A2F41" w:rsidRPr="00D82A73" w:rsidRDefault="006A2F41" w:rsidP="0026766E">
            <w:pPr>
              <w:rPr>
                <w:rFonts w:eastAsia="Arial Unicode MS"/>
              </w:rPr>
            </w:pPr>
            <w:moveFrom w:id="3396" w:author="Jarno Nieminen" w:date="2014-06-11T12:40:00Z">
              <w:r w:rsidRPr="00D82A73">
                <w:rPr>
                  <w:rFonts w:eastAsia="Arial Unicode MS"/>
                </w:rPr>
                <w:t>Länk till objekt</w:t>
              </w:r>
            </w:moveFrom>
          </w:p>
        </w:tc>
        <w:tc>
          <w:tcPr>
            <w:tcW w:w="1920" w:type="dxa"/>
            <w:tcPrChange w:id="3397" w:author="Jarno Nieminen" w:date="2014-06-11T12:40:00Z">
              <w:tcPr>
                <w:tcW w:w="1920" w:type="dxa"/>
                <w:gridSpan w:val="2"/>
              </w:tcPr>
            </w:tcPrChange>
          </w:tcPr>
          <w:p w14:paraId="3E6586A3" w14:textId="77777777" w:rsidR="006A2F41" w:rsidRPr="00D82A73" w:rsidRDefault="006A2F41" w:rsidP="0026766E">
            <w:pPr>
              <w:rPr>
                <w:rFonts w:ascii="Arial" w:eastAsia="Arial Unicode MS" w:hAnsi="Arial"/>
              </w:rPr>
            </w:pPr>
          </w:p>
        </w:tc>
        <w:tc>
          <w:tcPr>
            <w:tcW w:w="1200" w:type="dxa"/>
            <w:shd w:val="clear" w:color="auto" w:fill="auto"/>
            <w:tcPrChange w:id="3398" w:author="Jarno Nieminen" w:date="2014-06-11T12:40:00Z">
              <w:tcPr>
                <w:tcW w:w="1200" w:type="dxa"/>
                <w:gridSpan w:val="2"/>
                <w:shd w:val="clear" w:color="auto" w:fill="auto"/>
              </w:tcPr>
            </w:tcPrChange>
          </w:tcPr>
          <w:p w14:paraId="57EAF906" w14:textId="77777777" w:rsidR="006A2F41" w:rsidRPr="00D82A73" w:rsidRDefault="006A2F41" w:rsidP="0026766E">
            <w:pPr>
              <w:rPr>
                <w:rFonts w:ascii="Arial" w:eastAsia="Arial Unicode MS" w:hAnsi="Arial"/>
              </w:rPr>
            </w:pPr>
          </w:p>
        </w:tc>
        <w:tc>
          <w:tcPr>
            <w:tcW w:w="1080" w:type="dxa"/>
            <w:shd w:val="clear" w:color="auto" w:fill="auto"/>
            <w:tcPrChange w:id="3399" w:author="Jarno Nieminen" w:date="2014-06-11T12:40:00Z">
              <w:tcPr>
                <w:tcW w:w="1080" w:type="dxa"/>
                <w:gridSpan w:val="2"/>
                <w:shd w:val="clear" w:color="auto" w:fill="auto"/>
              </w:tcPr>
            </w:tcPrChange>
          </w:tcPr>
          <w:p w14:paraId="6C6044E7" w14:textId="77777777" w:rsidR="006A2F41" w:rsidRPr="00D82A73" w:rsidRDefault="006A2F41" w:rsidP="0026766E">
            <w:pPr>
              <w:rPr>
                <w:rFonts w:ascii="Arial" w:eastAsia="Arial Unicode MS" w:hAnsi="Arial"/>
              </w:rPr>
            </w:pPr>
          </w:p>
        </w:tc>
        <w:tc>
          <w:tcPr>
            <w:tcW w:w="1160" w:type="dxa"/>
            <w:shd w:val="clear" w:color="auto" w:fill="auto"/>
            <w:tcPrChange w:id="3400" w:author="Jarno Nieminen" w:date="2014-06-11T12:40:00Z">
              <w:tcPr>
                <w:tcW w:w="1160" w:type="dxa"/>
                <w:gridSpan w:val="2"/>
                <w:shd w:val="clear" w:color="auto" w:fill="auto"/>
              </w:tcPr>
            </w:tcPrChange>
          </w:tcPr>
          <w:p w14:paraId="44403712" w14:textId="77777777" w:rsidR="006A2F41" w:rsidRPr="00D82A73" w:rsidRDefault="006A2F41" w:rsidP="0026766E">
            <w:pPr>
              <w:rPr>
                <w:rFonts w:ascii="Arial" w:eastAsia="Arial Unicode MS" w:hAnsi="Arial"/>
              </w:rPr>
            </w:pPr>
          </w:p>
        </w:tc>
      </w:tr>
      <w:tr w:rsidR="006A2F41" w:rsidRPr="00D82A73" w14:paraId="0D8C5B0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0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02" w:author="Jarno Nieminen" w:date="2014-06-11T12:40:00Z">
            <w:trPr>
              <w:gridAfter w:val="0"/>
              <w:trHeight w:val="217"/>
            </w:trPr>
          </w:trPrChange>
        </w:trPr>
        <w:tc>
          <w:tcPr>
            <w:tcW w:w="2545" w:type="dxa"/>
            <w:gridSpan w:val="2"/>
            <w:tcPrChange w:id="3403" w:author="Jarno Nieminen" w:date="2014-06-11T12:40:00Z">
              <w:tcPr>
                <w:tcW w:w="2545" w:type="dxa"/>
                <w:gridSpan w:val="3"/>
              </w:tcPr>
            </w:tcPrChange>
          </w:tcPr>
          <w:p w14:paraId="47D1576D" w14:textId="77777777" w:rsidR="006A2F41" w:rsidRPr="00D82A73" w:rsidRDefault="006A2F41" w:rsidP="0026766E">
            <w:pPr>
              <w:rPr>
                <w:rFonts w:eastAsia="Arial Unicode MS"/>
              </w:rPr>
            </w:pPr>
            <w:moveFrom w:id="3404" w:author="Jarno Nieminen" w:date="2014-06-11T12:40:00Z">
              <w:r w:rsidRPr="00D82A73">
                <w:rPr>
                  <w:rFonts w:eastAsia="Arial Unicode MS"/>
                </w:rPr>
                <w:t>Media/id</w:t>
              </w:r>
            </w:moveFrom>
          </w:p>
        </w:tc>
        <w:tc>
          <w:tcPr>
            <w:tcW w:w="3410" w:type="dxa"/>
            <w:tcPrChange w:id="3405" w:author="Jarno Nieminen" w:date="2014-06-11T12:40:00Z">
              <w:tcPr>
                <w:tcW w:w="3410" w:type="dxa"/>
                <w:gridSpan w:val="2"/>
              </w:tcPr>
            </w:tcPrChange>
          </w:tcPr>
          <w:p w14:paraId="4513C8F0" w14:textId="77777777" w:rsidR="006A2F41" w:rsidRPr="00D82A73" w:rsidRDefault="006A2F41" w:rsidP="0026766E">
            <w:pPr>
              <w:rPr>
                <w:rFonts w:eastAsia="Arial Unicode MS"/>
              </w:rPr>
            </w:pPr>
            <w:moveFrom w:id="3406" w:author="Jarno Nieminen" w:date="2014-06-11T12:40:00Z">
              <w:r w:rsidRPr="00D82A73">
                <w:rPr>
                  <w:rFonts w:eastAsia="Arial Unicode MS"/>
                </w:rPr>
                <w:t>Koppling till klass för media.</w:t>
              </w:r>
            </w:moveFrom>
          </w:p>
        </w:tc>
        <w:tc>
          <w:tcPr>
            <w:tcW w:w="1140" w:type="dxa"/>
            <w:tcPrChange w:id="3407" w:author="Jarno Nieminen" w:date="2014-06-11T12:40:00Z">
              <w:tcPr>
                <w:tcW w:w="1140" w:type="dxa"/>
                <w:gridSpan w:val="2"/>
              </w:tcPr>
            </w:tcPrChange>
          </w:tcPr>
          <w:p w14:paraId="23107EF3" w14:textId="77777777" w:rsidR="006A2F41" w:rsidRPr="00D82A73" w:rsidRDefault="006A2F41" w:rsidP="0026766E">
            <w:pPr>
              <w:rPr>
                <w:rFonts w:eastAsia="Arial Unicode MS"/>
              </w:rPr>
            </w:pPr>
            <w:moveFrom w:id="3408" w:author="Jarno Nieminen" w:date="2014-06-11T12:40:00Z">
              <w:r w:rsidRPr="00D82A73">
                <w:rPr>
                  <w:rFonts w:eastAsia="Arial Unicode MS"/>
                </w:rPr>
                <w:t>II</w:t>
              </w:r>
            </w:moveFrom>
          </w:p>
        </w:tc>
        <w:tc>
          <w:tcPr>
            <w:tcW w:w="717" w:type="dxa"/>
            <w:tcPrChange w:id="3409" w:author="Jarno Nieminen" w:date="2014-06-11T12:40:00Z">
              <w:tcPr>
                <w:tcW w:w="717" w:type="dxa"/>
                <w:gridSpan w:val="2"/>
              </w:tcPr>
            </w:tcPrChange>
          </w:tcPr>
          <w:p w14:paraId="4AE2E8FF" w14:textId="77777777" w:rsidR="006A2F41" w:rsidRPr="00D82A73" w:rsidRDefault="006A2F41" w:rsidP="0026766E">
            <w:pPr>
              <w:rPr>
                <w:rFonts w:eastAsia="Arial Unicode MS"/>
              </w:rPr>
            </w:pPr>
            <w:moveFrom w:id="3410" w:author="Jarno Nieminen" w:date="2014-06-11T12:40:00Z">
              <w:r w:rsidRPr="00D82A73">
                <w:rPr>
                  <w:rFonts w:eastAsia="Arial Unicode MS"/>
                </w:rPr>
                <w:t>0..1</w:t>
              </w:r>
            </w:moveFrom>
          </w:p>
        </w:tc>
        <w:tc>
          <w:tcPr>
            <w:tcW w:w="1803" w:type="dxa"/>
            <w:tcPrChange w:id="3411" w:author="Jarno Nieminen" w:date="2014-06-11T12:40:00Z">
              <w:tcPr>
                <w:tcW w:w="1803" w:type="dxa"/>
                <w:gridSpan w:val="2"/>
              </w:tcPr>
            </w:tcPrChange>
          </w:tcPr>
          <w:p w14:paraId="7E116BBB" w14:textId="77777777" w:rsidR="006A2F41" w:rsidRPr="00D82A73" w:rsidRDefault="006A2F41" w:rsidP="0026766E">
            <w:pPr>
              <w:rPr>
                <w:rFonts w:eastAsia="Arial Unicode MS"/>
              </w:rPr>
            </w:pPr>
            <w:moveFrom w:id="3412" w:author="Jarno Nieminen" w:date="2014-06-11T12:40:00Z">
              <w:r w:rsidRPr="00D82A73">
                <w:rPr>
                  <w:rFonts w:eastAsia="Arial Unicode MS"/>
                </w:rPr>
                <w:t>Länk till objekt</w:t>
              </w:r>
            </w:moveFrom>
          </w:p>
        </w:tc>
        <w:tc>
          <w:tcPr>
            <w:tcW w:w="1920" w:type="dxa"/>
            <w:tcPrChange w:id="3413" w:author="Jarno Nieminen" w:date="2014-06-11T12:40:00Z">
              <w:tcPr>
                <w:tcW w:w="1920" w:type="dxa"/>
                <w:gridSpan w:val="2"/>
              </w:tcPr>
            </w:tcPrChange>
          </w:tcPr>
          <w:p w14:paraId="7D5ED0C1" w14:textId="77777777" w:rsidR="006A2F41" w:rsidRPr="00D82A73" w:rsidRDefault="006A2F41" w:rsidP="0026766E">
            <w:pPr>
              <w:rPr>
                <w:rFonts w:ascii="Arial" w:eastAsia="Arial Unicode MS" w:hAnsi="Arial"/>
              </w:rPr>
            </w:pPr>
          </w:p>
        </w:tc>
        <w:tc>
          <w:tcPr>
            <w:tcW w:w="1200" w:type="dxa"/>
            <w:shd w:val="clear" w:color="auto" w:fill="auto"/>
            <w:tcPrChange w:id="3414" w:author="Jarno Nieminen" w:date="2014-06-11T12:40:00Z">
              <w:tcPr>
                <w:tcW w:w="1200" w:type="dxa"/>
                <w:gridSpan w:val="2"/>
                <w:shd w:val="clear" w:color="auto" w:fill="auto"/>
              </w:tcPr>
            </w:tcPrChange>
          </w:tcPr>
          <w:p w14:paraId="397B64A4" w14:textId="77777777" w:rsidR="006A2F41" w:rsidRPr="00D82A73" w:rsidRDefault="006A2F41" w:rsidP="0026766E">
            <w:pPr>
              <w:rPr>
                <w:rFonts w:ascii="Arial" w:eastAsia="Arial Unicode MS" w:hAnsi="Arial"/>
              </w:rPr>
            </w:pPr>
          </w:p>
        </w:tc>
        <w:tc>
          <w:tcPr>
            <w:tcW w:w="1080" w:type="dxa"/>
            <w:shd w:val="clear" w:color="auto" w:fill="auto"/>
            <w:tcPrChange w:id="3415" w:author="Jarno Nieminen" w:date="2014-06-11T12:40:00Z">
              <w:tcPr>
                <w:tcW w:w="1080" w:type="dxa"/>
                <w:gridSpan w:val="2"/>
                <w:shd w:val="clear" w:color="auto" w:fill="auto"/>
              </w:tcPr>
            </w:tcPrChange>
          </w:tcPr>
          <w:p w14:paraId="4DD0AA0A" w14:textId="77777777" w:rsidR="006A2F41" w:rsidRPr="00D82A73" w:rsidRDefault="006A2F41" w:rsidP="0026766E">
            <w:pPr>
              <w:rPr>
                <w:rFonts w:ascii="Arial" w:eastAsia="Arial Unicode MS" w:hAnsi="Arial"/>
              </w:rPr>
            </w:pPr>
          </w:p>
        </w:tc>
        <w:tc>
          <w:tcPr>
            <w:tcW w:w="1160" w:type="dxa"/>
            <w:shd w:val="clear" w:color="auto" w:fill="auto"/>
            <w:tcPrChange w:id="3416" w:author="Jarno Nieminen" w:date="2014-06-11T12:40:00Z">
              <w:tcPr>
                <w:tcW w:w="1160" w:type="dxa"/>
                <w:gridSpan w:val="2"/>
                <w:shd w:val="clear" w:color="auto" w:fill="auto"/>
              </w:tcPr>
            </w:tcPrChange>
          </w:tcPr>
          <w:p w14:paraId="59181FE4" w14:textId="77777777" w:rsidR="006A2F41" w:rsidRPr="00D82A73" w:rsidRDefault="006A2F41" w:rsidP="0026766E">
            <w:pPr>
              <w:rPr>
                <w:rFonts w:ascii="Arial" w:eastAsia="Arial Unicode MS" w:hAnsi="Arial"/>
              </w:rPr>
            </w:pPr>
          </w:p>
        </w:tc>
      </w:tr>
      <w:tr w:rsidR="006A2F41" w:rsidRPr="00D82A73" w14:paraId="55A534DE"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1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18" w:author="Jarno Nieminen" w:date="2014-06-11T12:40:00Z">
            <w:trPr>
              <w:gridAfter w:val="0"/>
              <w:trHeight w:val="217"/>
            </w:trPr>
          </w:trPrChange>
        </w:trPr>
        <w:tc>
          <w:tcPr>
            <w:tcW w:w="2545" w:type="dxa"/>
            <w:gridSpan w:val="2"/>
            <w:tcPrChange w:id="3419" w:author="Jarno Nieminen" w:date="2014-06-11T12:40:00Z">
              <w:tcPr>
                <w:tcW w:w="2545" w:type="dxa"/>
                <w:gridSpan w:val="3"/>
              </w:tcPr>
            </w:tcPrChange>
          </w:tcPr>
          <w:p w14:paraId="5C8BDB6D" w14:textId="77777777" w:rsidR="006A2F41" w:rsidRPr="00D82A73" w:rsidRDefault="006A2F41" w:rsidP="0026766E">
            <w:pPr>
              <w:rPr>
                <w:rFonts w:eastAsia="Arial Unicode MS"/>
              </w:rPr>
            </w:pPr>
            <w:moveFrom w:id="3420" w:author="Jarno Nieminen" w:date="2014-06-11T12:40:00Z">
              <w:r w:rsidRPr="00D82A73">
                <w:rPr>
                  <w:rFonts w:eastAsia="Arial Unicode MS"/>
                </w:rPr>
                <w:lastRenderedPageBreak/>
                <w:t>ValidationEvent/id</w:t>
              </w:r>
            </w:moveFrom>
          </w:p>
        </w:tc>
        <w:tc>
          <w:tcPr>
            <w:tcW w:w="3410" w:type="dxa"/>
            <w:tcPrChange w:id="3421" w:author="Jarno Nieminen" w:date="2014-06-11T12:40:00Z">
              <w:tcPr>
                <w:tcW w:w="3410" w:type="dxa"/>
                <w:gridSpan w:val="2"/>
              </w:tcPr>
            </w:tcPrChange>
          </w:tcPr>
          <w:p w14:paraId="7C6DC8EC" w14:textId="77777777" w:rsidR="006A2F41" w:rsidRPr="00D82A73" w:rsidRDefault="006A2F41" w:rsidP="0026766E">
            <w:pPr>
              <w:rPr>
                <w:rFonts w:eastAsia="Arial Unicode MS"/>
              </w:rPr>
            </w:pPr>
            <w:moveFrom w:id="3422" w:author="Jarno Nieminen" w:date="2014-06-11T12:40:00Z">
              <w:r w:rsidRPr="00D82A73">
                <w:rPr>
                  <w:rFonts w:eastAsia="Arial Unicode MS"/>
                </w:rPr>
                <w:t>Koppling till klass för validerings events.</w:t>
              </w:r>
            </w:moveFrom>
          </w:p>
        </w:tc>
        <w:tc>
          <w:tcPr>
            <w:tcW w:w="1140" w:type="dxa"/>
            <w:tcPrChange w:id="3423" w:author="Jarno Nieminen" w:date="2014-06-11T12:40:00Z">
              <w:tcPr>
                <w:tcW w:w="1140" w:type="dxa"/>
                <w:gridSpan w:val="2"/>
              </w:tcPr>
            </w:tcPrChange>
          </w:tcPr>
          <w:p w14:paraId="1AC20E42" w14:textId="77777777" w:rsidR="006A2F41" w:rsidRPr="00D82A73" w:rsidRDefault="006A2F41" w:rsidP="0026766E">
            <w:pPr>
              <w:rPr>
                <w:rFonts w:eastAsia="Arial Unicode MS"/>
              </w:rPr>
            </w:pPr>
            <w:moveFrom w:id="3424" w:author="Jarno Nieminen" w:date="2014-06-11T12:40:00Z">
              <w:r w:rsidRPr="00D82A73">
                <w:rPr>
                  <w:rFonts w:eastAsia="Arial Unicode MS"/>
                </w:rPr>
                <w:t>II</w:t>
              </w:r>
            </w:moveFrom>
          </w:p>
        </w:tc>
        <w:tc>
          <w:tcPr>
            <w:tcW w:w="717" w:type="dxa"/>
            <w:tcPrChange w:id="3425" w:author="Jarno Nieminen" w:date="2014-06-11T12:40:00Z">
              <w:tcPr>
                <w:tcW w:w="717" w:type="dxa"/>
                <w:gridSpan w:val="2"/>
              </w:tcPr>
            </w:tcPrChange>
          </w:tcPr>
          <w:p w14:paraId="21A9ABA8" w14:textId="77777777" w:rsidR="006A2F41" w:rsidRPr="00D82A73" w:rsidRDefault="006A2F41" w:rsidP="0026766E">
            <w:pPr>
              <w:rPr>
                <w:rFonts w:eastAsia="Arial Unicode MS"/>
              </w:rPr>
            </w:pPr>
            <w:moveFrom w:id="3426" w:author="Jarno Nieminen" w:date="2014-06-11T12:40:00Z">
              <w:r w:rsidRPr="00D82A73">
                <w:rPr>
                  <w:rFonts w:eastAsia="Arial Unicode MS"/>
                </w:rPr>
                <w:t>0..*</w:t>
              </w:r>
            </w:moveFrom>
          </w:p>
        </w:tc>
        <w:tc>
          <w:tcPr>
            <w:tcW w:w="1803" w:type="dxa"/>
            <w:tcPrChange w:id="3427" w:author="Jarno Nieminen" w:date="2014-06-11T12:40:00Z">
              <w:tcPr>
                <w:tcW w:w="1803" w:type="dxa"/>
                <w:gridSpan w:val="2"/>
              </w:tcPr>
            </w:tcPrChange>
          </w:tcPr>
          <w:p w14:paraId="052B0FEC" w14:textId="77777777" w:rsidR="006A2F41" w:rsidRPr="00D82A73" w:rsidRDefault="006A2F41" w:rsidP="0026766E">
            <w:pPr>
              <w:rPr>
                <w:rFonts w:eastAsia="Arial Unicode MS"/>
              </w:rPr>
            </w:pPr>
            <w:moveFrom w:id="3428" w:author="Jarno Nieminen" w:date="2014-06-11T12:40:00Z">
              <w:r w:rsidRPr="00D82A73">
                <w:rPr>
                  <w:rFonts w:eastAsia="Arial Unicode MS"/>
                </w:rPr>
                <w:t>Länk till objekt</w:t>
              </w:r>
            </w:moveFrom>
          </w:p>
        </w:tc>
        <w:tc>
          <w:tcPr>
            <w:tcW w:w="1920" w:type="dxa"/>
            <w:tcPrChange w:id="3429" w:author="Jarno Nieminen" w:date="2014-06-11T12:40:00Z">
              <w:tcPr>
                <w:tcW w:w="1920" w:type="dxa"/>
                <w:gridSpan w:val="2"/>
              </w:tcPr>
            </w:tcPrChange>
          </w:tcPr>
          <w:p w14:paraId="600E7393" w14:textId="77777777" w:rsidR="006A2F41" w:rsidRPr="00D82A73" w:rsidRDefault="006A2F41" w:rsidP="0026766E">
            <w:pPr>
              <w:rPr>
                <w:rFonts w:ascii="Arial" w:eastAsia="Arial Unicode MS" w:hAnsi="Arial"/>
              </w:rPr>
            </w:pPr>
          </w:p>
        </w:tc>
        <w:tc>
          <w:tcPr>
            <w:tcW w:w="1200" w:type="dxa"/>
            <w:shd w:val="clear" w:color="auto" w:fill="auto"/>
            <w:tcPrChange w:id="3430" w:author="Jarno Nieminen" w:date="2014-06-11T12:40:00Z">
              <w:tcPr>
                <w:tcW w:w="1200" w:type="dxa"/>
                <w:gridSpan w:val="2"/>
                <w:shd w:val="clear" w:color="auto" w:fill="auto"/>
              </w:tcPr>
            </w:tcPrChange>
          </w:tcPr>
          <w:p w14:paraId="2574BA00" w14:textId="77777777" w:rsidR="006A2F41" w:rsidRPr="00D82A73" w:rsidRDefault="006A2F41" w:rsidP="0026766E">
            <w:pPr>
              <w:rPr>
                <w:rFonts w:ascii="Arial" w:eastAsia="Arial Unicode MS" w:hAnsi="Arial"/>
              </w:rPr>
            </w:pPr>
          </w:p>
        </w:tc>
        <w:tc>
          <w:tcPr>
            <w:tcW w:w="1080" w:type="dxa"/>
            <w:shd w:val="clear" w:color="auto" w:fill="auto"/>
            <w:tcPrChange w:id="3431" w:author="Jarno Nieminen" w:date="2014-06-11T12:40:00Z">
              <w:tcPr>
                <w:tcW w:w="1080" w:type="dxa"/>
                <w:gridSpan w:val="2"/>
                <w:shd w:val="clear" w:color="auto" w:fill="auto"/>
              </w:tcPr>
            </w:tcPrChange>
          </w:tcPr>
          <w:p w14:paraId="0A10658C" w14:textId="77777777" w:rsidR="006A2F41" w:rsidRPr="00D82A73" w:rsidRDefault="006A2F41" w:rsidP="0026766E">
            <w:pPr>
              <w:rPr>
                <w:rFonts w:ascii="Arial" w:eastAsia="Arial Unicode MS" w:hAnsi="Arial"/>
              </w:rPr>
            </w:pPr>
          </w:p>
        </w:tc>
        <w:tc>
          <w:tcPr>
            <w:tcW w:w="1160" w:type="dxa"/>
            <w:shd w:val="clear" w:color="auto" w:fill="auto"/>
            <w:tcPrChange w:id="3432" w:author="Jarno Nieminen" w:date="2014-06-11T12:40:00Z">
              <w:tcPr>
                <w:tcW w:w="1160" w:type="dxa"/>
                <w:gridSpan w:val="2"/>
                <w:shd w:val="clear" w:color="auto" w:fill="auto"/>
              </w:tcPr>
            </w:tcPrChange>
          </w:tcPr>
          <w:p w14:paraId="321473A4" w14:textId="77777777" w:rsidR="006A2F41" w:rsidRPr="00D82A73" w:rsidRDefault="006A2F41" w:rsidP="0026766E">
            <w:pPr>
              <w:rPr>
                <w:rFonts w:ascii="Arial" w:eastAsia="Arial Unicode MS" w:hAnsi="Arial"/>
              </w:rPr>
            </w:pPr>
          </w:p>
        </w:tc>
      </w:tr>
      <w:tr w:rsidR="006A2F41" w:rsidRPr="00D82A73" w14:paraId="593581C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3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34" w:author="Jarno Nieminen" w:date="2014-06-11T12:40:00Z">
            <w:trPr>
              <w:gridAfter w:val="0"/>
              <w:trHeight w:val="217"/>
            </w:trPr>
          </w:trPrChange>
        </w:trPr>
        <w:tc>
          <w:tcPr>
            <w:tcW w:w="2545" w:type="dxa"/>
            <w:gridSpan w:val="2"/>
            <w:tcPrChange w:id="3435" w:author="Jarno Nieminen" w:date="2014-06-11T12:40:00Z">
              <w:tcPr>
                <w:tcW w:w="2545" w:type="dxa"/>
                <w:gridSpan w:val="3"/>
              </w:tcPr>
            </w:tcPrChange>
          </w:tcPr>
          <w:p w14:paraId="3DE9FDC4" w14:textId="77777777" w:rsidR="006A2F41" w:rsidRPr="00D82A73" w:rsidRDefault="006A2F41" w:rsidP="0026766E">
            <w:pPr>
              <w:rPr>
                <w:rFonts w:eastAsia="Arial Unicode MS"/>
              </w:rPr>
            </w:pPr>
            <w:moveFrom w:id="3436" w:author="Jarno Nieminen" w:date="2014-06-11T12:40:00Z">
              <w:r w:rsidRPr="00D82A73">
                <w:rPr>
                  <w:rFonts w:eastAsia="Arial Unicode MS"/>
                </w:rPr>
                <w:t>GridValue/id</w:t>
              </w:r>
            </w:moveFrom>
          </w:p>
        </w:tc>
        <w:tc>
          <w:tcPr>
            <w:tcW w:w="3410" w:type="dxa"/>
            <w:tcPrChange w:id="3437" w:author="Jarno Nieminen" w:date="2014-06-11T12:40:00Z">
              <w:tcPr>
                <w:tcW w:w="3410" w:type="dxa"/>
                <w:gridSpan w:val="2"/>
              </w:tcPr>
            </w:tcPrChange>
          </w:tcPr>
          <w:p w14:paraId="54B92F3B" w14:textId="77777777" w:rsidR="006A2F41" w:rsidRPr="00D82A73" w:rsidRDefault="006A2F41" w:rsidP="0026766E">
            <w:pPr>
              <w:rPr>
                <w:rFonts w:eastAsia="Arial Unicode MS"/>
              </w:rPr>
            </w:pPr>
            <w:moveFrom w:id="3438" w:author="Jarno Nieminen" w:date="2014-06-11T12:40:00Z">
              <w:r w:rsidRPr="00D82A73">
                <w:rPr>
                  <w:rFonts w:eastAsia="Arial Unicode MS"/>
                </w:rPr>
                <w:t>Koppling till klass för ”grid” värden.</w:t>
              </w:r>
            </w:moveFrom>
          </w:p>
        </w:tc>
        <w:tc>
          <w:tcPr>
            <w:tcW w:w="1140" w:type="dxa"/>
            <w:tcPrChange w:id="3439" w:author="Jarno Nieminen" w:date="2014-06-11T12:40:00Z">
              <w:tcPr>
                <w:tcW w:w="1140" w:type="dxa"/>
                <w:gridSpan w:val="2"/>
              </w:tcPr>
            </w:tcPrChange>
          </w:tcPr>
          <w:p w14:paraId="5F55BAE8" w14:textId="77777777" w:rsidR="006A2F41" w:rsidRPr="00D82A73" w:rsidRDefault="006A2F41" w:rsidP="0026766E">
            <w:pPr>
              <w:rPr>
                <w:rFonts w:eastAsia="Arial Unicode MS"/>
              </w:rPr>
            </w:pPr>
            <w:moveFrom w:id="3440" w:author="Jarno Nieminen" w:date="2014-06-11T12:40:00Z">
              <w:r w:rsidRPr="00D82A73">
                <w:rPr>
                  <w:rFonts w:eastAsia="Arial Unicode MS"/>
                </w:rPr>
                <w:t>II</w:t>
              </w:r>
            </w:moveFrom>
          </w:p>
        </w:tc>
        <w:tc>
          <w:tcPr>
            <w:tcW w:w="717" w:type="dxa"/>
            <w:tcPrChange w:id="3441" w:author="Jarno Nieminen" w:date="2014-06-11T12:40:00Z">
              <w:tcPr>
                <w:tcW w:w="717" w:type="dxa"/>
                <w:gridSpan w:val="2"/>
              </w:tcPr>
            </w:tcPrChange>
          </w:tcPr>
          <w:p w14:paraId="76F03344" w14:textId="77777777" w:rsidR="006A2F41" w:rsidRPr="00D82A73" w:rsidRDefault="006A2F41" w:rsidP="0026766E">
            <w:pPr>
              <w:rPr>
                <w:rFonts w:eastAsia="Arial Unicode MS"/>
              </w:rPr>
            </w:pPr>
            <w:moveFrom w:id="3442" w:author="Jarno Nieminen" w:date="2014-06-11T12:40:00Z">
              <w:r w:rsidRPr="00D82A73">
                <w:rPr>
                  <w:rFonts w:eastAsia="Arial Unicode MS"/>
                </w:rPr>
                <w:t>0..1</w:t>
              </w:r>
            </w:moveFrom>
          </w:p>
        </w:tc>
        <w:tc>
          <w:tcPr>
            <w:tcW w:w="1803" w:type="dxa"/>
            <w:tcPrChange w:id="3443" w:author="Jarno Nieminen" w:date="2014-06-11T12:40:00Z">
              <w:tcPr>
                <w:tcW w:w="1803" w:type="dxa"/>
                <w:gridSpan w:val="2"/>
              </w:tcPr>
            </w:tcPrChange>
          </w:tcPr>
          <w:p w14:paraId="77EBA180" w14:textId="77777777" w:rsidR="006A2F41" w:rsidRPr="00D82A73" w:rsidRDefault="006A2F41" w:rsidP="0026766E">
            <w:pPr>
              <w:rPr>
                <w:rFonts w:eastAsia="Arial Unicode MS"/>
              </w:rPr>
            </w:pPr>
            <w:moveFrom w:id="3444" w:author="Jarno Nieminen" w:date="2014-06-11T12:40:00Z">
              <w:r w:rsidRPr="00D82A73">
                <w:rPr>
                  <w:rFonts w:eastAsia="Arial Unicode MS"/>
                </w:rPr>
                <w:t>Länk till objekt.</w:t>
              </w:r>
            </w:moveFrom>
          </w:p>
        </w:tc>
        <w:tc>
          <w:tcPr>
            <w:tcW w:w="1920" w:type="dxa"/>
            <w:tcPrChange w:id="3445" w:author="Jarno Nieminen" w:date="2014-06-11T12:40:00Z">
              <w:tcPr>
                <w:tcW w:w="1920" w:type="dxa"/>
                <w:gridSpan w:val="2"/>
              </w:tcPr>
            </w:tcPrChange>
          </w:tcPr>
          <w:p w14:paraId="259F97A0" w14:textId="77777777" w:rsidR="006A2F41" w:rsidRPr="00D82A73" w:rsidRDefault="006A2F41" w:rsidP="0026766E">
            <w:pPr>
              <w:rPr>
                <w:rFonts w:ascii="Arial" w:eastAsia="Arial Unicode MS" w:hAnsi="Arial"/>
              </w:rPr>
            </w:pPr>
          </w:p>
        </w:tc>
        <w:tc>
          <w:tcPr>
            <w:tcW w:w="1200" w:type="dxa"/>
            <w:shd w:val="clear" w:color="auto" w:fill="auto"/>
            <w:tcPrChange w:id="3446" w:author="Jarno Nieminen" w:date="2014-06-11T12:40:00Z">
              <w:tcPr>
                <w:tcW w:w="1200" w:type="dxa"/>
                <w:gridSpan w:val="2"/>
                <w:shd w:val="clear" w:color="auto" w:fill="auto"/>
              </w:tcPr>
            </w:tcPrChange>
          </w:tcPr>
          <w:p w14:paraId="76888CCB" w14:textId="77777777" w:rsidR="006A2F41" w:rsidRPr="00D82A73" w:rsidRDefault="006A2F41" w:rsidP="0026766E">
            <w:pPr>
              <w:rPr>
                <w:rFonts w:ascii="Arial" w:eastAsia="Arial Unicode MS" w:hAnsi="Arial"/>
              </w:rPr>
            </w:pPr>
          </w:p>
        </w:tc>
        <w:tc>
          <w:tcPr>
            <w:tcW w:w="1080" w:type="dxa"/>
            <w:shd w:val="clear" w:color="auto" w:fill="auto"/>
            <w:tcPrChange w:id="3447" w:author="Jarno Nieminen" w:date="2014-06-11T12:40:00Z">
              <w:tcPr>
                <w:tcW w:w="1080" w:type="dxa"/>
                <w:gridSpan w:val="2"/>
                <w:shd w:val="clear" w:color="auto" w:fill="auto"/>
              </w:tcPr>
            </w:tcPrChange>
          </w:tcPr>
          <w:p w14:paraId="6F8E465F" w14:textId="77777777" w:rsidR="006A2F41" w:rsidRPr="00D82A73" w:rsidRDefault="006A2F41" w:rsidP="0026766E">
            <w:pPr>
              <w:rPr>
                <w:rFonts w:ascii="Arial" w:eastAsia="Arial Unicode MS" w:hAnsi="Arial"/>
              </w:rPr>
            </w:pPr>
          </w:p>
        </w:tc>
        <w:tc>
          <w:tcPr>
            <w:tcW w:w="1160" w:type="dxa"/>
            <w:shd w:val="clear" w:color="auto" w:fill="auto"/>
            <w:tcPrChange w:id="3448" w:author="Jarno Nieminen" w:date="2014-06-11T12:40:00Z">
              <w:tcPr>
                <w:tcW w:w="1160" w:type="dxa"/>
                <w:gridSpan w:val="2"/>
                <w:shd w:val="clear" w:color="auto" w:fill="auto"/>
              </w:tcPr>
            </w:tcPrChange>
          </w:tcPr>
          <w:p w14:paraId="402EA9D1" w14:textId="77777777" w:rsidR="006A2F41" w:rsidRPr="00D82A73" w:rsidRDefault="006A2F41" w:rsidP="0026766E">
            <w:pPr>
              <w:rPr>
                <w:rFonts w:ascii="Arial" w:eastAsia="Arial Unicode MS" w:hAnsi="Arial"/>
              </w:rPr>
            </w:pPr>
          </w:p>
        </w:tc>
      </w:tr>
      <w:tr w:rsidR="006A2F41" w:rsidRPr="00D82A73" w14:paraId="0757DAE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4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50" w:author="Jarno Nieminen" w:date="2014-06-11T12:40:00Z">
            <w:trPr>
              <w:gridAfter w:val="0"/>
              <w:trHeight w:val="217"/>
            </w:trPr>
          </w:trPrChange>
        </w:trPr>
        <w:tc>
          <w:tcPr>
            <w:tcW w:w="2545" w:type="dxa"/>
            <w:gridSpan w:val="2"/>
            <w:tcPrChange w:id="3451" w:author="Jarno Nieminen" w:date="2014-06-11T12:40:00Z">
              <w:tcPr>
                <w:tcW w:w="2545" w:type="dxa"/>
                <w:gridSpan w:val="3"/>
              </w:tcPr>
            </w:tcPrChange>
          </w:tcPr>
          <w:p w14:paraId="74C09ABD" w14:textId="77777777" w:rsidR="006A2F41" w:rsidRPr="00D82A73" w:rsidRDefault="006A2F41" w:rsidP="0026766E">
            <w:pPr>
              <w:rPr>
                <w:rFonts w:eastAsia="Arial Unicode MS"/>
              </w:rPr>
            </w:pPr>
            <w:moveFrom w:id="3452" w:author="Jarno Nieminen" w:date="2014-06-11T12:40:00Z">
              <w:r w:rsidRPr="00D82A73">
                <w:rPr>
                  <w:rFonts w:eastAsia="Arial Unicode MS"/>
                </w:rPr>
                <w:t>QuestionSuperior/id</w:t>
              </w:r>
            </w:moveFrom>
          </w:p>
        </w:tc>
        <w:tc>
          <w:tcPr>
            <w:tcW w:w="3410" w:type="dxa"/>
            <w:tcPrChange w:id="3453" w:author="Jarno Nieminen" w:date="2014-06-11T12:40:00Z">
              <w:tcPr>
                <w:tcW w:w="3410" w:type="dxa"/>
                <w:gridSpan w:val="2"/>
              </w:tcPr>
            </w:tcPrChange>
          </w:tcPr>
          <w:p w14:paraId="1BFD30A2" w14:textId="77777777" w:rsidR="006A2F41" w:rsidRPr="00D82A73" w:rsidRDefault="006A2F41" w:rsidP="0026766E">
            <w:pPr>
              <w:rPr>
                <w:rFonts w:eastAsia="Arial Unicode MS"/>
              </w:rPr>
            </w:pPr>
            <w:moveFrom w:id="3454" w:author="Jarno Nieminen" w:date="2014-06-11T12:40:00Z">
              <w:r w:rsidRPr="00D82A73">
                <w:rPr>
                  <w:rFonts w:eastAsia="Arial Unicode MS"/>
                </w:rPr>
                <w:t>Koppling till klass för kopplade frågor.</w:t>
              </w:r>
            </w:moveFrom>
          </w:p>
        </w:tc>
        <w:tc>
          <w:tcPr>
            <w:tcW w:w="1140" w:type="dxa"/>
            <w:tcPrChange w:id="3455" w:author="Jarno Nieminen" w:date="2014-06-11T12:40:00Z">
              <w:tcPr>
                <w:tcW w:w="1140" w:type="dxa"/>
                <w:gridSpan w:val="2"/>
              </w:tcPr>
            </w:tcPrChange>
          </w:tcPr>
          <w:p w14:paraId="5B3F86F3" w14:textId="77777777" w:rsidR="006A2F41" w:rsidRPr="00D82A73" w:rsidRDefault="006A2F41" w:rsidP="0026766E">
            <w:pPr>
              <w:rPr>
                <w:rFonts w:eastAsia="Arial Unicode MS"/>
              </w:rPr>
            </w:pPr>
            <w:moveFrom w:id="3456" w:author="Jarno Nieminen" w:date="2014-06-11T12:40:00Z">
              <w:r w:rsidRPr="00D82A73">
                <w:rPr>
                  <w:rFonts w:eastAsia="Arial Unicode MS"/>
                </w:rPr>
                <w:t>II</w:t>
              </w:r>
            </w:moveFrom>
          </w:p>
        </w:tc>
        <w:tc>
          <w:tcPr>
            <w:tcW w:w="717" w:type="dxa"/>
            <w:tcPrChange w:id="3457" w:author="Jarno Nieminen" w:date="2014-06-11T12:40:00Z">
              <w:tcPr>
                <w:tcW w:w="717" w:type="dxa"/>
                <w:gridSpan w:val="2"/>
              </w:tcPr>
            </w:tcPrChange>
          </w:tcPr>
          <w:p w14:paraId="2F28F8C9" w14:textId="77777777" w:rsidR="006A2F41" w:rsidRPr="00D82A73" w:rsidRDefault="006A2F41" w:rsidP="0026766E">
            <w:pPr>
              <w:rPr>
                <w:rFonts w:eastAsia="Arial Unicode MS"/>
              </w:rPr>
            </w:pPr>
            <w:moveFrom w:id="3458" w:author="Jarno Nieminen" w:date="2014-06-11T12:40:00Z">
              <w:r w:rsidRPr="00D82A73">
                <w:rPr>
                  <w:rFonts w:eastAsia="Arial Unicode MS"/>
                </w:rPr>
                <w:t>0..1</w:t>
              </w:r>
            </w:moveFrom>
          </w:p>
        </w:tc>
        <w:tc>
          <w:tcPr>
            <w:tcW w:w="1803" w:type="dxa"/>
            <w:tcPrChange w:id="3459" w:author="Jarno Nieminen" w:date="2014-06-11T12:40:00Z">
              <w:tcPr>
                <w:tcW w:w="1803" w:type="dxa"/>
                <w:gridSpan w:val="2"/>
              </w:tcPr>
            </w:tcPrChange>
          </w:tcPr>
          <w:p w14:paraId="51DD0F0F" w14:textId="77777777" w:rsidR="006A2F41" w:rsidRPr="00D82A73" w:rsidRDefault="006A2F41" w:rsidP="0026766E">
            <w:pPr>
              <w:rPr>
                <w:rFonts w:eastAsia="Arial Unicode MS"/>
              </w:rPr>
            </w:pPr>
            <w:moveFrom w:id="3460" w:author="Jarno Nieminen" w:date="2014-06-11T12:40:00Z">
              <w:r w:rsidRPr="00D82A73">
                <w:rPr>
                  <w:rFonts w:eastAsia="Arial Unicode MS"/>
                </w:rPr>
                <w:t>Länk till objekt.</w:t>
              </w:r>
            </w:moveFrom>
          </w:p>
        </w:tc>
        <w:tc>
          <w:tcPr>
            <w:tcW w:w="1920" w:type="dxa"/>
            <w:tcPrChange w:id="3461" w:author="Jarno Nieminen" w:date="2014-06-11T12:40:00Z">
              <w:tcPr>
                <w:tcW w:w="1920" w:type="dxa"/>
                <w:gridSpan w:val="2"/>
              </w:tcPr>
            </w:tcPrChange>
          </w:tcPr>
          <w:p w14:paraId="28979CB3" w14:textId="77777777" w:rsidR="006A2F41" w:rsidRPr="00D82A73" w:rsidRDefault="006A2F41" w:rsidP="0026766E">
            <w:pPr>
              <w:rPr>
                <w:rFonts w:ascii="Arial" w:eastAsia="Arial Unicode MS" w:hAnsi="Arial"/>
              </w:rPr>
            </w:pPr>
          </w:p>
        </w:tc>
        <w:tc>
          <w:tcPr>
            <w:tcW w:w="1200" w:type="dxa"/>
            <w:shd w:val="clear" w:color="auto" w:fill="auto"/>
            <w:tcPrChange w:id="3462" w:author="Jarno Nieminen" w:date="2014-06-11T12:40:00Z">
              <w:tcPr>
                <w:tcW w:w="1200" w:type="dxa"/>
                <w:gridSpan w:val="2"/>
                <w:shd w:val="clear" w:color="auto" w:fill="auto"/>
              </w:tcPr>
            </w:tcPrChange>
          </w:tcPr>
          <w:p w14:paraId="5B63483B" w14:textId="77777777" w:rsidR="006A2F41" w:rsidRPr="00D82A73" w:rsidRDefault="006A2F41" w:rsidP="0026766E">
            <w:pPr>
              <w:rPr>
                <w:rFonts w:ascii="Arial" w:eastAsia="Arial Unicode MS" w:hAnsi="Arial"/>
              </w:rPr>
            </w:pPr>
          </w:p>
        </w:tc>
        <w:tc>
          <w:tcPr>
            <w:tcW w:w="1080" w:type="dxa"/>
            <w:shd w:val="clear" w:color="auto" w:fill="auto"/>
            <w:tcPrChange w:id="3463" w:author="Jarno Nieminen" w:date="2014-06-11T12:40:00Z">
              <w:tcPr>
                <w:tcW w:w="1080" w:type="dxa"/>
                <w:gridSpan w:val="2"/>
                <w:shd w:val="clear" w:color="auto" w:fill="auto"/>
              </w:tcPr>
            </w:tcPrChange>
          </w:tcPr>
          <w:p w14:paraId="0AD6EB09" w14:textId="77777777" w:rsidR="006A2F41" w:rsidRPr="00D82A73" w:rsidRDefault="006A2F41" w:rsidP="0026766E">
            <w:pPr>
              <w:rPr>
                <w:rFonts w:ascii="Arial" w:eastAsia="Arial Unicode MS" w:hAnsi="Arial"/>
              </w:rPr>
            </w:pPr>
          </w:p>
        </w:tc>
        <w:tc>
          <w:tcPr>
            <w:tcW w:w="1160" w:type="dxa"/>
            <w:shd w:val="clear" w:color="auto" w:fill="auto"/>
            <w:tcPrChange w:id="3464" w:author="Jarno Nieminen" w:date="2014-06-11T12:40:00Z">
              <w:tcPr>
                <w:tcW w:w="1160" w:type="dxa"/>
                <w:gridSpan w:val="2"/>
                <w:shd w:val="clear" w:color="auto" w:fill="auto"/>
              </w:tcPr>
            </w:tcPrChange>
          </w:tcPr>
          <w:p w14:paraId="72036573" w14:textId="77777777" w:rsidR="006A2F41" w:rsidRPr="00D82A73" w:rsidRDefault="006A2F41" w:rsidP="0026766E">
            <w:pPr>
              <w:rPr>
                <w:rFonts w:ascii="Arial" w:eastAsia="Arial Unicode MS" w:hAnsi="Arial"/>
              </w:rPr>
            </w:pPr>
          </w:p>
        </w:tc>
      </w:tr>
      <w:tr w:rsidR="006A2F41" w:rsidRPr="00D82A73" w14:paraId="049F476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6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66" w:author="Jarno Nieminen" w:date="2014-06-11T12:40:00Z">
            <w:trPr>
              <w:gridBefore w:val="1"/>
              <w:gridAfter w:val="0"/>
              <w:wBefore w:w="15" w:type="dxa"/>
              <w:trHeight w:val="217"/>
            </w:trPr>
          </w:trPrChange>
        </w:trPr>
        <w:tc>
          <w:tcPr>
            <w:tcW w:w="7080" w:type="dxa"/>
            <w:gridSpan w:val="3"/>
            <w:shd w:val="pct25" w:color="auto" w:fill="auto"/>
            <w:tcPrChange w:id="3467" w:author="Jarno Nieminen" w:date="2014-06-11T12:40:00Z">
              <w:tcPr>
                <w:tcW w:w="7080" w:type="dxa"/>
                <w:gridSpan w:val="6"/>
                <w:shd w:val="pct25" w:color="auto" w:fill="auto"/>
              </w:tcPr>
            </w:tcPrChange>
          </w:tcPr>
          <w:p w14:paraId="50766A2C" w14:textId="77777777" w:rsidR="006A2F41" w:rsidRPr="00D82A73" w:rsidRDefault="006A2F41" w:rsidP="0026766E">
            <w:moveFrom w:id="3468" w:author="Jarno Nieminen" w:date="2014-06-11T12:40:00Z">
              <w:r w:rsidRPr="00D82A73">
                <w:t>Associationer</w:t>
              </w:r>
            </w:moveFrom>
          </w:p>
        </w:tc>
        <w:tc>
          <w:tcPr>
            <w:tcW w:w="7880" w:type="dxa"/>
            <w:gridSpan w:val="6"/>
            <w:shd w:val="pct25" w:color="auto" w:fill="auto"/>
            <w:tcPrChange w:id="3469" w:author="Jarno Nieminen" w:date="2014-06-11T12:40:00Z">
              <w:tcPr>
                <w:tcW w:w="7880" w:type="dxa"/>
                <w:gridSpan w:val="12"/>
                <w:shd w:val="pct25" w:color="auto" w:fill="auto"/>
              </w:tcPr>
            </w:tcPrChange>
          </w:tcPr>
          <w:p w14:paraId="69D3FD0A" w14:textId="77777777" w:rsidR="006A2F41" w:rsidRPr="00D82A73" w:rsidRDefault="006A2F41" w:rsidP="0026766E">
            <w:pPr>
              <w:rPr>
                <w:rFonts w:eastAsia="Arial Unicode MS"/>
              </w:rPr>
            </w:pPr>
            <w:moveFrom w:id="3470" w:author="Jarno Nieminen" w:date="2014-06-11T12:40:00Z">
              <w:r w:rsidRPr="00D82A73">
                <w:t>Beslutsregel</w:t>
              </w:r>
            </w:moveFrom>
          </w:p>
        </w:tc>
      </w:tr>
      <w:tr w:rsidR="006A2F41" w:rsidRPr="00D82A73" w14:paraId="289FBD6C"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72" w:author="Jarno Nieminen" w:date="2014-06-11T12:40:00Z">
            <w:trPr>
              <w:gridBefore w:val="1"/>
              <w:gridAfter w:val="0"/>
              <w:wBefore w:w="15" w:type="dxa"/>
              <w:trHeight w:val="217"/>
            </w:trPr>
          </w:trPrChange>
        </w:trPr>
        <w:tc>
          <w:tcPr>
            <w:tcW w:w="7080" w:type="dxa"/>
            <w:gridSpan w:val="3"/>
            <w:tcPrChange w:id="3473" w:author="Jarno Nieminen" w:date="2014-06-11T12:40:00Z">
              <w:tcPr>
                <w:tcW w:w="7080" w:type="dxa"/>
                <w:gridSpan w:val="6"/>
              </w:tcPr>
            </w:tcPrChange>
          </w:tcPr>
          <w:p w14:paraId="6D83A517" w14:textId="77777777" w:rsidR="006A2F41" w:rsidRPr="00D82A73" w:rsidRDefault="006A2F41" w:rsidP="0026766E">
            <w:pPr>
              <w:rPr>
                <w:rFonts w:ascii="Arial" w:eastAsia="Arial Unicode MS" w:hAnsi="Arial"/>
                <w:color w:val="000000"/>
              </w:rPr>
            </w:pPr>
            <w:moveFrom w:id="3474" w:author="Jarno Nieminen" w:date="2014-06-11T12:40:00Z">
              <w:r w:rsidRPr="00D82A73">
                <w:rPr>
                  <w:rFonts w:ascii="Arial" w:eastAsia="Arial Unicode MS" w:hAnsi="Arial"/>
                  <w:color w:val="000000"/>
                </w:rPr>
                <w:t>En formulärfråga(Question) är har noll till flera svarsalternativ (AnswerAlternative)</w:t>
              </w:r>
            </w:moveFrom>
          </w:p>
        </w:tc>
        <w:tc>
          <w:tcPr>
            <w:tcW w:w="7880" w:type="dxa"/>
            <w:gridSpan w:val="6"/>
            <w:tcPrChange w:id="3475" w:author="Jarno Nieminen" w:date="2014-06-11T12:40:00Z">
              <w:tcPr>
                <w:tcW w:w="7880" w:type="dxa"/>
                <w:gridSpan w:val="12"/>
              </w:tcPr>
            </w:tcPrChange>
          </w:tcPr>
          <w:p w14:paraId="6E615FA9" w14:textId="77777777" w:rsidR="006A2F41" w:rsidRPr="00D82A73" w:rsidRDefault="006A2F41" w:rsidP="0026766E">
            <w:pPr>
              <w:rPr>
                <w:rFonts w:ascii="Arial" w:eastAsia="Arial Unicode MS" w:hAnsi="Arial"/>
                <w:color w:val="000000"/>
              </w:rPr>
            </w:pPr>
          </w:p>
        </w:tc>
      </w:tr>
      <w:tr w:rsidR="006A2F41" w:rsidRPr="00D82A73" w14:paraId="272C1A5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7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77" w:author="Jarno Nieminen" w:date="2014-06-11T12:40:00Z">
            <w:trPr>
              <w:gridBefore w:val="1"/>
              <w:gridAfter w:val="0"/>
              <w:wBefore w:w="15" w:type="dxa"/>
              <w:trHeight w:val="217"/>
            </w:trPr>
          </w:trPrChange>
        </w:trPr>
        <w:tc>
          <w:tcPr>
            <w:tcW w:w="7080" w:type="dxa"/>
            <w:gridSpan w:val="3"/>
            <w:tcPrChange w:id="3478" w:author="Jarno Nieminen" w:date="2014-06-11T12:40:00Z">
              <w:tcPr>
                <w:tcW w:w="7080" w:type="dxa"/>
                <w:gridSpan w:val="6"/>
              </w:tcPr>
            </w:tcPrChange>
          </w:tcPr>
          <w:p w14:paraId="1332A8C9" w14:textId="77777777" w:rsidR="006A2F41" w:rsidRPr="00D82A73" w:rsidRDefault="006A2F41" w:rsidP="0026766E">
            <w:pPr>
              <w:rPr>
                <w:rFonts w:ascii="Arial" w:eastAsia="Arial Unicode MS" w:hAnsi="Arial"/>
                <w:color w:val="000000"/>
              </w:rPr>
            </w:pPr>
            <w:moveFrom w:id="3479" w:author="Jarno Nieminen" w:date="2014-06-11T12:40:00Z">
              <w:r w:rsidRPr="00D82A73">
                <w:rPr>
                  <w:rFonts w:ascii="Arial" w:eastAsia="Arial Unicode MS" w:hAnsi="Arial"/>
                  <w:color w:val="000000"/>
                </w:rPr>
                <w:t>En formulärfråga (Question) har noll till flera svar (Answer)</w:t>
              </w:r>
            </w:moveFrom>
          </w:p>
        </w:tc>
        <w:tc>
          <w:tcPr>
            <w:tcW w:w="7880" w:type="dxa"/>
            <w:gridSpan w:val="6"/>
            <w:tcPrChange w:id="3480" w:author="Jarno Nieminen" w:date="2014-06-11T12:40:00Z">
              <w:tcPr>
                <w:tcW w:w="7880" w:type="dxa"/>
                <w:gridSpan w:val="12"/>
              </w:tcPr>
            </w:tcPrChange>
          </w:tcPr>
          <w:p w14:paraId="1981E49D" w14:textId="77777777" w:rsidR="006A2F41" w:rsidRPr="00D82A73" w:rsidRDefault="006A2F41" w:rsidP="0026766E">
            <w:pPr>
              <w:rPr>
                <w:rFonts w:ascii="Arial" w:eastAsia="Arial Unicode MS" w:hAnsi="Arial"/>
                <w:color w:val="000000"/>
              </w:rPr>
            </w:pPr>
          </w:p>
        </w:tc>
      </w:tr>
      <w:tr w:rsidR="006A2F41" w:rsidRPr="00D82A73" w14:paraId="28725C3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8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82" w:author="Jarno Nieminen" w:date="2014-06-11T12:40:00Z">
            <w:trPr>
              <w:gridBefore w:val="1"/>
              <w:gridAfter w:val="0"/>
              <w:wBefore w:w="15" w:type="dxa"/>
              <w:trHeight w:val="217"/>
            </w:trPr>
          </w:trPrChange>
        </w:trPr>
        <w:tc>
          <w:tcPr>
            <w:tcW w:w="7080" w:type="dxa"/>
            <w:gridSpan w:val="3"/>
            <w:tcPrChange w:id="3483" w:author="Jarno Nieminen" w:date="2014-06-11T12:40:00Z">
              <w:tcPr>
                <w:tcW w:w="7080" w:type="dxa"/>
                <w:gridSpan w:val="6"/>
              </w:tcPr>
            </w:tcPrChange>
          </w:tcPr>
          <w:p w14:paraId="61FBB4D4" w14:textId="77777777" w:rsidR="006A2F41" w:rsidRPr="00D82A73" w:rsidRDefault="006A2F41" w:rsidP="0026766E">
            <w:pPr>
              <w:rPr>
                <w:rFonts w:ascii="Arial" w:eastAsia="Arial Unicode MS" w:hAnsi="Arial"/>
                <w:color w:val="000000"/>
              </w:rPr>
            </w:pPr>
            <w:moveFrom w:id="3484" w:author="Jarno Nieminen" w:date="2014-06-11T12:40:00Z">
              <w:r w:rsidRPr="00D82A73">
                <w:rPr>
                  <w:rFonts w:ascii="Arial" w:eastAsia="Arial Unicode MS" w:hAnsi="Arial"/>
                  <w:color w:val="000000"/>
                </w:rPr>
                <w:t>En Formulärfråga (Question) har noll till ett kodverk (code)</w:t>
              </w:r>
            </w:moveFrom>
          </w:p>
        </w:tc>
        <w:tc>
          <w:tcPr>
            <w:tcW w:w="7880" w:type="dxa"/>
            <w:gridSpan w:val="6"/>
            <w:tcPrChange w:id="3485" w:author="Jarno Nieminen" w:date="2014-06-11T12:40:00Z">
              <w:tcPr>
                <w:tcW w:w="7880" w:type="dxa"/>
                <w:gridSpan w:val="12"/>
              </w:tcPr>
            </w:tcPrChange>
          </w:tcPr>
          <w:p w14:paraId="10550375" w14:textId="77777777" w:rsidR="006A2F41" w:rsidRPr="00D82A73" w:rsidRDefault="006A2F41" w:rsidP="0026766E">
            <w:pPr>
              <w:rPr>
                <w:rFonts w:ascii="Arial" w:eastAsia="Arial Unicode MS" w:hAnsi="Arial"/>
                <w:color w:val="000000"/>
              </w:rPr>
            </w:pPr>
          </w:p>
        </w:tc>
      </w:tr>
      <w:tr w:rsidR="006A2F41" w:rsidRPr="00D82A73" w14:paraId="2FC87B7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8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87" w:author="Jarno Nieminen" w:date="2014-06-11T12:40:00Z">
            <w:trPr>
              <w:gridBefore w:val="1"/>
              <w:gridAfter w:val="0"/>
              <w:wBefore w:w="15" w:type="dxa"/>
              <w:trHeight w:val="217"/>
            </w:trPr>
          </w:trPrChange>
        </w:trPr>
        <w:tc>
          <w:tcPr>
            <w:tcW w:w="7080" w:type="dxa"/>
            <w:gridSpan w:val="3"/>
            <w:tcPrChange w:id="3488" w:author="Jarno Nieminen" w:date="2014-06-11T12:40:00Z">
              <w:tcPr>
                <w:tcW w:w="7080" w:type="dxa"/>
                <w:gridSpan w:val="6"/>
              </w:tcPr>
            </w:tcPrChange>
          </w:tcPr>
          <w:p w14:paraId="4647C8F3" w14:textId="77777777" w:rsidR="006A2F41" w:rsidRPr="00D82A73" w:rsidRDefault="006A2F41" w:rsidP="0026766E">
            <w:pPr>
              <w:rPr>
                <w:rFonts w:ascii="Arial" w:eastAsia="Arial Unicode MS" w:hAnsi="Arial"/>
                <w:color w:val="000000"/>
              </w:rPr>
            </w:pPr>
            <w:moveFrom w:id="3489" w:author="Jarno Nieminen" w:date="2014-06-11T12:40:00Z">
              <w:r w:rsidRPr="00D82A73">
                <w:rPr>
                  <w:rFonts w:ascii="Arial" w:eastAsia="Arial Unicode MS" w:hAnsi="Arial"/>
                  <w:color w:val="000000"/>
                </w:rPr>
                <w:t>En Formulärfråga (Question) har noll till ett gridvalue</w:t>
              </w:r>
            </w:moveFrom>
          </w:p>
        </w:tc>
        <w:tc>
          <w:tcPr>
            <w:tcW w:w="7880" w:type="dxa"/>
            <w:gridSpan w:val="6"/>
            <w:tcPrChange w:id="3490" w:author="Jarno Nieminen" w:date="2014-06-11T12:40:00Z">
              <w:tcPr>
                <w:tcW w:w="7880" w:type="dxa"/>
                <w:gridSpan w:val="12"/>
              </w:tcPr>
            </w:tcPrChange>
          </w:tcPr>
          <w:p w14:paraId="4AF4E380" w14:textId="77777777" w:rsidR="006A2F41" w:rsidRPr="00D82A73" w:rsidRDefault="006A2F41" w:rsidP="0026766E">
            <w:pPr>
              <w:rPr>
                <w:rFonts w:ascii="Arial" w:eastAsia="Arial Unicode MS" w:hAnsi="Arial"/>
                <w:color w:val="000000"/>
              </w:rPr>
            </w:pPr>
          </w:p>
        </w:tc>
      </w:tr>
      <w:tr w:rsidR="006A2F41" w:rsidRPr="00D82A73" w14:paraId="45C865C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9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92" w:author="Jarno Nieminen" w:date="2014-06-11T12:40:00Z">
            <w:trPr>
              <w:gridBefore w:val="1"/>
              <w:gridAfter w:val="0"/>
              <w:wBefore w:w="15" w:type="dxa"/>
              <w:trHeight w:val="217"/>
            </w:trPr>
          </w:trPrChange>
        </w:trPr>
        <w:tc>
          <w:tcPr>
            <w:tcW w:w="7080" w:type="dxa"/>
            <w:gridSpan w:val="3"/>
            <w:tcPrChange w:id="3493" w:author="Jarno Nieminen" w:date="2014-06-11T12:40:00Z">
              <w:tcPr>
                <w:tcW w:w="7080" w:type="dxa"/>
                <w:gridSpan w:val="6"/>
              </w:tcPr>
            </w:tcPrChange>
          </w:tcPr>
          <w:p w14:paraId="39348501" w14:textId="77777777" w:rsidR="006A2F41" w:rsidRPr="00D82A73" w:rsidRDefault="006A2F41" w:rsidP="0026766E">
            <w:pPr>
              <w:rPr>
                <w:rFonts w:ascii="Arial" w:eastAsia="Arial Unicode MS" w:hAnsi="Arial"/>
                <w:color w:val="000000"/>
              </w:rPr>
            </w:pPr>
            <w:moveFrom w:id="3494" w:author="Jarno Nieminen" w:date="2014-06-11T12:40:00Z">
              <w:r w:rsidRPr="00D82A73">
                <w:rPr>
                  <w:rFonts w:ascii="Arial" w:eastAsia="Arial Unicode MS" w:hAnsi="Arial"/>
                  <w:color w:val="000000"/>
                </w:rPr>
                <w:t>En Formulärfråga (Question) har noll till ett questionsuperior</w:t>
              </w:r>
            </w:moveFrom>
          </w:p>
        </w:tc>
        <w:tc>
          <w:tcPr>
            <w:tcW w:w="7880" w:type="dxa"/>
            <w:gridSpan w:val="6"/>
            <w:tcPrChange w:id="3495" w:author="Jarno Nieminen" w:date="2014-06-11T12:40:00Z">
              <w:tcPr>
                <w:tcW w:w="7880" w:type="dxa"/>
                <w:gridSpan w:val="12"/>
              </w:tcPr>
            </w:tcPrChange>
          </w:tcPr>
          <w:p w14:paraId="2EDF40DF" w14:textId="77777777" w:rsidR="006A2F41" w:rsidRPr="00D82A73" w:rsidRDefault="006A2F41" w:rsidP="0026766E">
            <w:pPr>
              <w:rPr>
                <w:rFonts w:ascii="Arial" w:eastAsia="Arial Unicode MS" w:hAnsi="Arial"/>
                <w:color w:val="000000"/>
              </w:rPr>
            </w:pPr>
          </w:p>
        </w:tc>
      </w:tr>
      <w:tr w:rsidR="006A2F41" w:rsidRPr="00D82A73" w14:paraId="39DA1FB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9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497" w:author="Jarno Nieminen" w:date="2014-06-11T12:40:00Z">
            <w:trPr>
              <w:gridBefore w:val="1"/>
              <w:gridAfter w:val="0"/>
              <w:wBefore w:w="15" w:type="dxa"/>
              <w:trHeight w:val="217"/>
            </w:trPr>
          </w:trPrChange>
        </w:trPr>
        <w:tc>
          <w:tcPr>
            <w:tcW w:w="7080" w:type="dxa"/>
            <w:gridSpan w:val="3"/>
            <w:tcPrChange w:id="3498" w:author="Jarno Nieminen" w:date="2014-06-11T12:40:00Z">
              <w:tcPr>
                <w:tcW w:w="7080" w:type="dxa"/>
                <w:gridSpan w:val="6"/>
              </w:tcPr>
            </w:tcPrChange>
          </w:tcPr>
          <w:p w14:paraId="33F4868A" w14:textId="77777777" w:rsidR="006A2F41" w:rsidRPr="00D82A73" w:rsidRDefault="006A2F41" w:rsidP="0026766E">
            <w:pPr>
              <w:rPr>
                <w:rFonts w:ascii="Arial" w:eastAsia="Arial Unicode MS" w:hAnsi="Arial"/>
                <w:color w:val="000000"/>
              </w:rPr>
            </w:pPr>
          </w:p>
        </w:tc>
        <w:tc>
          <w:tcPr>
            <w:tcW w:w="7880" w:type="dxa"/>
            <w:gridSpan w:val="6"/>
            <w:tcPrChange w:id="3499" w:author="Jarno Nieminen" w:date="2014-06-11T12:40:00Z">
              <w:tcPr>
                <w:tcW w:w="7880" w:type="dxa"/>
                <w:gridSpan w:val="12"/>
              </w:tcPr>
            </w:tcPrChange>
          </w:tcPr>
          <w:p w14:paraId="46DA256A" w14:textId="77777777" w:rsidR="006A2F41" w:rsidRPr="00D82A73" w:rsidRDefault="006A2F41" w:rsidP="0026766E">
            <w:pPr>
              <w:rPr>
                <w:rFonts w:ascii="Arial" w:eastAsia="Arial Unicode MS" w:hAnsi="Arial"/>
                <w:color w:val="000000"/>
              </w:rPr>
            </w:pPr>
          </w:p>
        </w:tc>
      </w:tr>
    </w:tbl>
    <w:p w14:paraId="7FFF588A" w14:textId="77777777" w:rsidR="006A2F41" w:rsidRPr="00D82A73" w:rsidRDefault="006A2F41" w:rsidP="006A2F41">
      <w:pPr>
        <w:pStyle w:val="BodyText"/>
      </w:pPr>
    </w:p>
    <w:p w14:paraId="01F494A8" w14:textId="77777777" w:rsidR="006A2F41" w:rsidRPr="00D82A73" w:rsidRDefault="006A2F41" w:rsidP="006A2F41">
      <w:pPr>
        <w:pStyle w:val="Heading3"/>
      </w:pPr>
      <w:moveFrom w:id="3500" w:author="Jarno Nieminen" w:date="2014-06-11T12:40:00Z">
        <w:r w:rsidRPr="00D82A73">
          <w:t>Klass Formulärfråga (Question)</w:t>
        </w:r>
      </w:moveFrom>
    </w:p>
    <w:p w14:paraId="1EF7A183" w14:textId="77777777" w:rsidR="006A2F41" w:rsidRPr="00D82A73" w:rsidRDefault="006A2F41" w:rsidP="006A2F41">
      <w:moveFrom w:id="3501" w:author="Jarno Nieminen" w:date="2014-06-11T12:40:00Z">
        <w:r w:rsidRPr="00D82A73">
          <w:t xml:space="preserve">Objektet innehåller en fråga samt metadata. </w:t>
        </w:r>
        <w:r w:rsidRPr="00D82A73">
          <w:rPr>
            <w:i/>
          </w:rPr>
          <w:t xml:space="preserve"> </w:t>
        </w:r>
      </w:moveFrom>
    </w:p>
    <w:p w14:paraId="1CFBE614" w14:textId="77777777" w:rsidR="006A2F41" w:rsidRPr="00D82A73" w:rsidRDefault="006A2F41" w:rsidP="006A2F41">
      <w:moveFrom w:id="3502" w:author="Jarno Nieminen" w:date="2014-06-11T12:40:00Z">
        <w:r w:rsidRPr="00D82A73">
          <w:t>Exempel:</w:t>
        </w:r>
      </w:moveFrom>
    </w:p>
    <w:p w14:paraId="06B63C53" w14:textId="77777777" w:rsidR="006A2F41" w:rsidRPr="00D82A73" w:rsidRDefault="006A2F41" w:rsidP="006A2F41">
      <w:moveFrom w:id="3503" w:author="Jarno Nieminen" w:date="2014-06-11T12:40:00Z">
        <w:r w:rsidRPr="00D82A73">
          <w:t xml:space="preserve">”Vilken är din favoritfärg?” </w:t>
        </w:r>
      </w:moveFrom>
    </w:p>
    <w:p w14:paraId="1834F254"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28"/>
        <w:gridCol w:w="3408"/>
        <w:gridCol w:w="1139"/>
        <w:gridCol w:w="717"/>
        <w:gridCol w:w="1802"/>
        <w:gridCol w:w="1919"/>
        <w:gridCol w:w="1199"/>
        <w:gridCol w:w="1079"/>
        <w:gridCol w:w="1159"/>
        <w:gridCol w:w="10"/>
        <w:tblGridChange w:id="3504">
          <w:tblGrid>
            <w:gridCol w:w="15"/>
            <w:gridCol w:w="88"/>
            <w:gridCol w:w="2442"/>
            <w:gridCol w:w="101"/>
            <w:gridCol w:w="3309"/>
            <w:gridCol w:w="99"/>
            <w:gridCol w:w="1041"/>
            <w:gridCol w:w="98"/>
            <w:gridCol w:w="619"/>
            <w:gridCol w:w="98"/>
            <w:gridCol w:w="1705"/>
            <w:gridCol w:w="97"/>
            <w:gridCol w:w="1823"/>
            <w:gridCol w:w="96"/>
            <w:gridCol w:w="1104"/>
            <w:gridCol w:w="95"/>
            <w:gridCol w:w="985"/>
            <w:gridCol w:w="94"/>
            <w:gridCol w:w="1066"/>
            <w:gridCol w:w="93"/>
          </w:tblGrid>
        </w:tblGridChange>
      </w:tblGrid>
      <w:tr w:rsidR="0005768E" w:rsidRPr="00D82A73" w14:paraId="691B752E" w14:textId="77777777" w:rsidTr="0005768E">
        <w:trPr>
          <w:gridAfter w:val="1"/>
          <w:wAfter w:w="10" w:type="dxa"/>
          <w:cantSplit/>
          <w:trHeight w:val="376"/>
          <w:del w:id="3505" w:author="Jarno Nieminen" w:date="2014-06-11T12:40:00Z"/>
        </w:trPr>
        <w:tc>
          <w:tcPr>
            <w:tcW w:w="2545" w:type="dxa"/>
            <w:gridSpan w:val="2"/>
            <w:vMerge w:val="restart"/>
            <w:shd w:val="pct25" w:color="auto" w:fill="auto"/>
          </w:tcPr>
          <w:moveFromRangeEnd w:id="3386"/>
          <w:p w14:paraId="42414081" w14:textId="77777777" w:rsidR="0005768E" w:rsidRPr="00D82A73" w:rsidRDefault="0005768E" w:rsidP="0005768E">
            <w:pPr>
              <w:rPr>
                <w:del w:id="3506" w:author="Jarno Nieminen" w:date="2014-06-11T12:40:00Z"/>
                <w:rFonts w:eastAsia="Arial Unicode MS"/>
              </w:rPr>
            </w:pPr>
            <w:del w:id="3507" w:author="Jarno Nieminen" w:date="2014-06-11T12:40:00Z">
              <w:r w:rsidRPr="00D82A73">
                <w:delText>Att</w:delText>
              </w:r>
              <w:r w:rsidRPr="00D82A73">
                <w:rPr>
                  <w:bdr w:val="single" w:sz="4" w:space="0" w:color="C0C0C0"/>
                </w:rPr>
                <w:delText>ribut</w:delText>
              </w:r>
            </w:del>
          </w:p>
        </w:tc>
        <w:tc>
          <w:tcPr>
            <w:tcW w:w="3410" w:type="dxa"/>
            <w:vMerge w:val="restart"/>
            <w:shd w:val="pct25" w:color="auto" w:fill="auto"/>
          </w:tcPr>
          <w:p w14:paraId="5C547359" w14:textId="77777777" w:rsidR="0005768E" w:rsidRPr="00D82A73" w:rsidRDefault="0005768E" w:rsidP="0005768E">
            <w:pPr>
              <w:rPr>
                <w:del w:id="3508" w:author="Jarno Nieminen" w:date="2014-06-11T12:40:00Z"/>
              </w:rPr>
            </w:pPr>
            <w:del w:id="3509" w:author="Jarno Nieminen" w:date="2014-06-11T12:40:00Z">
              <w:r w:rsidRPr="00D82A73">
                <w:delText>Beskrivning</w:delText>
              </w:r>
            </w:del>
          </w:p>
        </w:tc>
        <w:tc>
          <w:tcPr>
            <w:tcW w:w="1140" w:type="dxa"/>
            <w:vMerge w:val="restart"/>
            <w:shd w:val="pct25" w:color="auto" w:fill="auto"/>
          </w:tcPr>
          <w:p w14:paraId="2ED9F90C" w14:textId="77777777" w:rsidR="0005768E" w:rsidRPr="00D82A73" w:rsidRDefault="0005768E" w:rsidP="0005768E">
            <w:pPr>
              <w:rPr>
                <w:del w:id="3510" w:author="Jarno Nieminen" w:date="2014-06-11T12:40:00Z"/>
                <w:rFonts w:eastAsia="Arial Unicode MS"/>
              </w:rPr>
            </w:pPr>
            <w:del w:id="3511" w:author="Jarno Nieminen" w:date="2014-06-11T12:40:00Z">
              <w:r w:rsidRPr="00D82A73">
                <w:delText>Format</w:delText>
              </w:r>
            </w:del>
          </w:p>
        </w:tc>
        <w:tc>
          <w:tcPr>
            <w:tcW w:w="717" w:type="dxa"/>
            <w:vMerge w:val="restart"/>
            <w:shd w:val="pct25" w:color="auto" w:fill="auto"/>
          </w:tcPr>
          <w:p w14:paraId="7B34016B" w14:textId="77777777" w:rsidR="0005768E" w:rsidRPr="00D82A73" w:rsidRDefault="0005768E" w:rsidP="0005768E">
            <w:pPr>
              <w:rPr>
                <w:del w:id="3512" w:author="Jarno Nieminen" w:date="2014-06-11T12:40:00Z"/>
              </w:rPr>
            </w:pPr>
            <w:del w:id="3513" w:author="Jarno Nieminen" w:date="2014-06-11T12:40:00Z">
              <w:r w:rsidRPr="00D82A73">
                <w:delText>Mult</w:delText>
              </w:r>
            </w:del>
          </w:p>
        </w:tc>
        <w:tc>
          <w:tcPr>
            <w:tcW w:w="1803" w:type="dxa"/>
            <w:vMerge w:val="restart"/>
            <w:shd w:val="pct25" w:color="auto" w:fill="auto"/>
          </w:tcPr>
          <w:p w14:paraId="152771B1" w14:textId="77777777" w:rsidR="0005768E" w:rsidRPr="00D82A73" w:rsidRDefault="0005768E" w:rsidP="0005768E">
            <w:pPr>
              <w:rPr>
                <w:del w:id="3514" w:author="Jarno Nieminen" w:date="2014-06-11T12:40:00Z"/>
                <w:rFonts w:eastAsia="Arial Unicode MS"/>
              </w:rPr>
            </w:pPr>
            <w:del w:id="3515" w:author="Jarno Nieminen" w:date="2014-06-11T12:40:00Z">
              <w:r w:rsidRPr="00D82A73">
                <w:delText xml:space="preserve">Kodverk/värdemängd </w:delText>
              </w:r>
              <w:r w:rsidRPr="00D82A73">
                <w:br/>
                <w:delText>/ ev begränsningar</w:delText>
              </w:r>
            </w:del>
          </w:p>
        </w:tc>
        <w:tc>
          <w:tcPr>
            <w:tcW w:w="1920" w:type="dxa"/>
            <w:vMerge w:val="restart"/>
            <w:shd w:val="pct25" w:color="auto" w:fill="auto"/>
          </w:tcPr>
          <w:p w14:paraId="254144AE" w14:textId="77777777" w:rsidR="0005768E" w:rsidRPr="00D82A73" w:rsidRDefault="0005768E" w:rsidP="0005768E">
            <w:pPr>
              <w:rPr>
                <w:del w:id="3516" w:author="Jarno Nieminen" w:date="2014-06-11T12:40:00Z"/>
                <w:rFonts w:eastAsia="Arial Unicode MS"/>
              </w:rPr>
            </w:pPr>
            <w:del w:id="3517" w:author="Jarno Nieminen" w:date="2014-06-11T12:40:00Z">
              <w:r w:rsidRPr="00D82A73">
                <w:delText>Beslutsregler och kommentar</w:delText>
              </w:r>
            </w:del>
          </w:p>
        </w:tc>
        <w:tc>
          <w:tcPr>
            <w:tcW w:w="3440" w:type="dxa"/>
            <w:gridSpan w:val="3"/>
            <w:shd w:val="pct25" w:color="auto" w:fill="auto"/>
          </w:tcPr>
          <w:p w14:paraId="53F49596" w14:textId="77777777" w:rsidR="0005768E" w:rsidRPr="00D82A73" w:rsidRDefault="0005768E" w:rsidP="0005768E">
            <w:pPr>
              <w:rPr>
                <w:del w:id="3518" w:author="Jarno Nieminen" w:date="2014-06-11T12:40:00Z"/>
                <w:rFonts w:eastAsia="Arial Unicode MS"/>
              </w:rPr>
            </w:pPr>
            <w:del w:id="3519" w:author="Jarno Nieminen" w:date="2014-06-11T12:40:00Z">
              <w:r w:rsidRPr="00D82A73">
                <w:rPr>
                  <w:rFonts w:eastAsia="Arial Unicode MS"/>
                </w:rPr>
                <w:delText>Fylls i i samråd med TIS</w:delText>
              </w:r>
            </w:del>
          </w:p>
        </w:tc>
      </w:tr>
      <w:tr w:rsidR="0005768E" w:rsidRPr="00D82A73" w14:paraId="11632E48" w14:textId="77777777" w:rsidTr="0005768E">
        <w:trPr>
          <w:gridAfter w:val="1"/>
          <w:wAfter w:w="10" w:type="dxa"/>
          <w:cantSplit/>
          <w:trHeight w:val="375"/>
          <w:del w:id="3520" w:author="Jarno Nieminen" w:date="2014-06-11T12:40:00Z"/>
        </w:trPr>
        <w:tc>
          <w:tcPr>
            <w:tcW w:w="2545" w:type="dxa"/>
            <w:gridSpan w:val="2"/>
            <w:vMerge/>
            <w:shd w:val="pct25" w:color="auto" w:fill="auto"/>
          </w:tcPr>
          <w:p w14:paraId="5D6B4FCF" w14:textId="77777777" w:rsidR="0005768E" w:rsidRPr="00D82A73" w:rsidRDefault="0005768E" w:rsidP="0005768E">
            <w:pPr>
              <w:rPr>
                <w:del w:id="3521" w:author="Jarno Nieminen" w:date="2014-06-11T12:40:00Z"/>
              </w:rPr>
            </w:pPr>
          </w:p>
        </w:tc>
        <w:tc>
          <w:tcPr>
            <w:tcW w:w="3410" w:type="dxa"/>
            <w:vMerge/>
            <w:shd w:val="pct25" w:color="auto" w:fill="auto"/>
          </w:tcPr>
          <w:p w14:paraId="78E199D4" w14:textId="77777777" w:rsidR="0005768E" w:rsidRPr="00D82A73" w:rsidRDefault="0005768E" w:rsidP="0005768E">
            <w:pPr>
              <w:rPr>
                <w:del w:id="3522" w:author="Jarno Nieminen" w:date="2014-06-11T12:40:00Z"/>
              </w:rPr>
            </w:pPr>
          </w:p>
        </w:tc>
        <w:tc>
          <w:tcPr>
            <w:tcW w:w="1140" w:type="dxa"/>
            <w:vMerge/>
            <w:shd w:val="pct25" w:color="auto" w:fill="auto"/>
          </w:tcPr>
          <w:p w14:paraId="01D74DDC" w14:textId="77777777" w:rsidR="0005768E" w:rsidRPr="00D82A73" w:rsidRDefault="0005768E" w:rsidP="0005768E">
            <w:pPr>
              <w:rPr>
                <w:del w:id="3523" w:author="Jarno Nieminen" w:date="2014-06-11T12:40:00Z"/>
              </w:rPr>
            </w:pPr>
          </w:p>
        </w:tc>
        <w:tc>
          <w:tcPr>
            <w:tcW w:w="717" w:type="dxa"/>
            <w:vMerge/>
            <w:shd w:val="pct25" w:color="auto" w:fill="auto"/>
          </w:tcPr>
          <w:p w14:paraId="3BD29D81" w14:textId="77777777" w:rsidR="0005768E" w:rsidRPr="00D82A73" w:rsidRDefault="0005768E" w:rsidP="0005768E">
            <w:pPr>
              <w:rPr>
                <w:del w:id="3524" w:author="Jarno Nieminen" w:date="2014-06-11T12:40:00Z"/>
              </w:rPr>
            </w:pPr>
          </w:p>
        </w:tc>
        <w:tc>
          <w:tcPr>
            <w:tcW w:w="1803" w:type="dxa"/>
            <w:vMerge/>
            <w:shd w:val="pct25" w:color="auto" w:fill="auto"/>
          </w:tcPr>
          <w:p w14:paraId="19F13AA1" w14:textId="77777777" w:rsidR="0005768E" w:rsidRPr="00D82A73" w:rsidRDefault="0005768E" w:rsidP="0005768E">
            <w:pPr>
              <w:rPr>
                <w:del w:id="3525" w:author="Jarno Nieminen" w:date="2014-06-11T12:40:00Z"/>
              </w:rPr>
            </w:pPr>
          </w:p>
        </w:tc>
        <w:tc>
          <w:tcPr>
            <w:tcW w:w="1920" w:type="dxa"/>
            <w:vMerge/>
            <w:shd w:val="pct25" w:color="auto" w:fill="auto"/>
          </w:tcPr>
          <w:p w14:paraId="5662F805" w14:textId="77777777" w:rsidR="0005768E" w:rsidRPr="00D82A73" w:rsidRDefault="0005768E" w:rsidP="0005768E">
            <w:pPr>
              <w:rPr>
                <w:del w:id="3526" w:author="Jarno Nieminen" w:date="2014-06-11T12:40:00Z"/>
              </w:rPr>
            </w:pPr>
          </w:p>
        </w:tc>
        <w:tc>
          <w:tcPr>
            <w:tcW w:w="1200" w:type="dxa"/>
            <w:tcBorders>
              <w:bottom w:val="single" w:sz="4" w:space="0" w:color="auto"/>
            </w:tcBorders>
            <w:shd w:val="pct25" w:color="auto" w:fill="auto"/>
          </w:tcPr>
          <w:p w14:paraId="2DD1C73C" w14:textId="77777777" w:rsidR="0005768E" w:rsidRPr="00D82A73" w:rsidRDefault="0005768E" w:rsidP="0005768E">
            <w:pPr>
              <w:rPr>
                <w:del w:id="3527" w:author="Jarno Nieminen" w:date="2014-06-11T12:40:00Z"/>
                <w:rFonts w:eastAsia="Arial Unicode MS"/>
              </w:rPr>
            </w:pPr>
            <w:del w:id="3528" w:author="Jarno Nieminen" w:date="2014-06-11T12:40:00Z">
              <w:r w:rsidRPr="00D82A73">
                <w:rPr>
                  <w:rFonts w:eastAsia="Arial Unicode MS"/>
                </w:rPr>
                <w:delText>Attribut i V-TIM</w:delText>
              </w:r>
            </w:del>
          </w:p>
        </w:tc>
        <w:tc>
          <w:tcPr>
            <w:tcW w:w="1080" w:type="dxa"/>
            <w:tcBorders>
              <w:bottom w:val="single" w:sz="4" w:space="0" w:color="auto"/>
            </w:tcBorders>
            <w:shd w:val="pct25" w:color="auto" w:fill="auto"/>
          </w:tcPr>
          <w:p w14:paraId="63D52675" w14:textId="77777777" w:rsidR="0005768E" w:rsidRPr="00D82A73" w:rsidRDefault="0005768E" w:rsidP="0005768E">
            <w:pPr>
              <w:rPr>
                <w:del w:id="3529" w:author="Jarno Nieminen" w:date="2014-06-11T12:40:00Z"/>
                <w:rFonts w:eastAsia="Arial Unicode MS"/>
              </w:rPr>
            </w:pPr>
          </w:p>
        </w:tc>
        <w:tc>
          <w:tcPr>
            <w:tcW w:w="1160" w:type="dxa"/>
            <w:tcBorders>
              <w:bottom w:val="single" w:sz="4" w:space="0" w:color="auto"/>
            </w:tcBorders>
            <w:shd w:val="pct25" w:color="auto" w:fill="auto"/>
          </w:tcPr>
          <w:p w14:paraId="0331324C" w14:textId="77777777" w:rsidR="0005768E" w:rsidRPr="00D82A73" w:rsidRDefault="0005768E" w:rsidP="0005768E">
            <w:pPr>
              <w:rPr>
                <w:del w:id="3530" w:author="Jarno Nieminen" w:date="2014-06-11T12:40:00Z"/>
                <w:rFonts w:eastAsia="Arial Unicode MS"/>
              </w:rPr>
            </w:pPr>
          </w:p>
        </w:tc>
      </w:tr>
      <w:tr w:rsidR="0005768E" w:rsidRPr="00D82A73" w14:paraId="5C402E40" w14:textId="77777777" w:rsidTr="0005768E">
        <w:trPr>
          <w:gridAfter w:val="1"/>
          <w:wAfter w:w="10" w:type="dxa"/>
          <w:trHeight w:val="217"/>
          <w:del w:id="3531" w:author="Jarno Nieminen" w:date="2014-06-11T12:40:00Z"/>
        </w:trPr>
        <w:tc>
          <w:tcPr>
            <w:tcW w:w="2545" w:type="dxa"/>
            <w:gridSpan w:val="2"/>
          </w:tcPr>
          <w:p w14:paraId="24F33B21" w14:textId="77777777" w:rsidR="0005768E" w:rsidRPr="00D82A73" w:rsidRDefault="0005768E" w:rsidP="0005768E">
            <w:pPr>
              <w:rPr>
                <w:del w:id="3532" w:author="Jarno Nieminen" w:date="2014-06-11T12:40:00Z"/>
                <w:rFonts w:eastAsia="Arial Unicode MS"/>
              </w:rPr>
            </w:pPr>
            <w:del w:id="3533" w:author="Jarno Nieminen" w:date="2014-06-11T12:40:00Z">
              <w:r w:rsidRPr="00D82A73">
                <w:rPr>
                  <w:rFonts w:eastAsia="Arial Unicode MS"/>
                </w:rPr>
                <w:delText>(InformationURL)</w:delText>
              </w:r>
            </w:del>
          </w:p>
        </w:tc>
        <w:tc>
          <w:tcPr>
            <w:tcW w:w="3410" w:type="dxa"/>
          </w:tcPr>
          <w:p w14:paraId="22302999" w14:textId="77777777" w:rsidR="0005768E" w:rsidRPr="00D82A73" w:rsidRDefault="0005768E" w:rsidP="0005768E">
            <w:pPr>
              <w:rPr>
                <w:del w:id="3534" w:author="Jarno Nieminen" w:date="2014-06-11T12:40:00Z"/>
                <w:rFonts w:eastAsia="Arial Unicode MS"/>
              </w:rPr>
            </w:pPr>
            <w:del w:id="3535" w:author="Jarno Nieminen" w:date="2014-06-11T12:40:00Z">
              <w:r w:rsidRPr="00D82A73">
                <w:rPr>
                  <w:rFonts w:eastAsia="Arial Unicode MS"/>
                </w:rPr>
                <w:delText>URL till hjälpsida/mer information.</w:delText>
              </w:r>
            </w:del>
          </w:p>
        </w:tc>
        <w:tc>
          <w:tcPr>
            <w:tcW w:w="1140" w:type="dxa"/>
          </w:tcPr>
          <w:p w14:paraId="2CB8866F" w14:textId="77777777" w:rsidR="0005768E" w:rsidRPr="00D82A73" w:rsidRDefault="0005768E" w:rsidP="0005768E">
            <w:pPr>
              <w:rPr>
                <w:del w:id="3536" w:author="Jarno Nieminen" w:date="2014-06-11T12:40:00Z"/>
                <w:rFonts w:eastAsia="Arial Unicode MS"/>
              </w:rPr>
            </w:pPr>
            <w:del w:id="3537" w:author="Jarno Nieminen" w:date="2014-06-11T12:40:00Z">
              <w:r w:rsidRPr="00D82A73">
                <w:rPr>
                  <w:rFonts w:eastAsia="Arial Unicode MS"/>
                </w:rPr>
                <w:delText>TXT</w:delText>
              </w:r>
            </w:del>
          </w:p>
        </w:tc>
        <w:tc>
          <w:tcPr>
            <w:tcW w:w="717" w:type="dxa"/>
          </w:tcPr>
          <w:p w14:paraId="3E0A1E7A" w14:textId="77777777" w:rsidR="0005768E" w:rsidRPr="00D82A73" w:rsidRDefault="0005768E" w:rsidP="0005768E">
            <w:pPr>
              <w:rPr>
                <w:del w:id="3538" w:author="Jarno Nieminen" w:date="2014-06-11T12:40:00Z"/>
                <w:rFonts w:eastAsia="Arial Unicode MS"/>
              </w:rPr>
            </w:pPr>
            <w:del w:id="3539" w:author="Jarno Nieminen" w:date="2014-06-11T12:40:00Z">
              <w:r w:rsidRPr="00D82A73">
                <w:rPr>
                  <w:rFonts w:eastAsia="Arial Unicode MS"/>
                </w:rPr>
                <w:delText>0..1</w:delText>
              </w:r>
            </w:del>
          </w:p>
        </w:tc>
        <w:tc>
          <w:tcPr>
            <w:tcW w:w="1803" w:type="dxa"/>
          </w:tcPr>
          <w:p w14:paraId="253FF31B" w14:textId="77777777" w:rsidR="0005768E" w:rsidRPr="00D82A73" w:rsidRDefault="0005768E" w:rsidP="0005768E">
            <w:pPr>
              <w:rPr>
                <w:del w:id="3540" w:author="Jarno Nieminen" w:date="2014-06-11T12:40:00Z"/>
                <w:rFonts w:eastAsia="Arial Unicode MS"/>
              </w:rPr>
            </w:pPr>
          </w:p>
        </w:tc>
        <w:tc>
          <w:tcPr>
            <w:tcW w:w="1920" w:type="dxa"/>
          </w:tcPr>
          <w:p w14:paraId="215E22E9" w14:textId="77777777" w:rsidR="0005768E" w:rsidRPr="00D82A73" w:rsidRDefault="0005768E" w:rsidP="0005768E">
            <w:pPr>
              <w:rPr>
                <w:del w:id="3541" w:author="Jarno Nieminen" w:date="2014-06-11T12:40:00Z"/>
                <w:rFonts w:ascii="Arial" w:eastAsia="Arial Unicode MS" w:hAnsi="Arial"/>
              </w:rPr>
            </w:pPr>
          </w:p>
        </w:tc>
        <w:tc>
          <w:tcPr>
            <w:tcW w:w="1200" w:type="dxa"/>
            <w:shd w:val="clear" w:color="auto" w:fill="auto"/>
          </w:tcPr>
          <w:p w14:paraId="336DFECA" w14:textId="77777777" w:rsidR="0005768E" w:rsidRPr="00D82A73" w:rsidRDefault="0005768E" w:rsidP="0005768E">
            <w:pPr>
              <w:rPr>
                <w:del w:id="3542" w:author="Jarno Nieminen" w:date="2014-06-11T12:40:00Z"/>
                <w:rFonts w:ascii="Arial" w:eastAsia="Arial Unicode MS" w:hAnsi="Arial"/>
              </w:rPr>
            </w:pPr>
          </w:p>
        </w:tc>
        <w:tc>
          <w:tcPr>
            <w:tcW w:w="1080" w:type="dxa"/>
            <w:shd w:val="clear" w:color="auto" w:fill="auto"/>
          </w:tcPr>
          <w:p w14:paraId="1DD4636D" w14:textId="77777777" w:rsidR="0005768E" w:rsidRPr="00D82A73" w:rsidRDefault="0005768E" w:rsidP="0005768E">
            <w:pPr>
              <w:rPr>
                <w:del w:id="3543" w:author="Jarno Nieminen" w:date="2014-06-11T12:40:00Z"/>
                <w:rFonts w:ascii="Arial" w:eastAsia="Arial Unicode MS" w:hAnsi="Arial"/>
              </w:rPr>
            </w:pPr>
          </w:p>
        </w:tc>
        <w:tc>
          <w:tcPr>
            <w:tcW w:w="1160" w:type="dxa"/>
            <w:shd w:val="clear" w:color="auto" w:fill="auto"/>
          </w:tcPr>
          <w:p w14:paraId="77F7107B" w14:textId="77777777" w:rsidR="0005768E" w:rsidRPr="00D82A73" w:rsidRDefault="0005768E" w:rsidP="0005768E">
            <w:pPr>
              <w:rPr>
                <w:del w:id="3544" w:author="Jarno Nieminen" w:date="2014-06-11T12:40:00Z"/>
                <w:rFonts w:ascii="Arial" w:eastAsia="Arial Unicode MS" w:hAnsi="Arial"/>
              </w:rPr>
            </w:pPr>
          </w:p>
        </w:tc>
      </w:tr>
      <w:tr w:rsidR="0005768E" w:rsidRPr="00D82A73" w14:paraId="19BBFE8C" w14:textId="77777777" w:rsidTr="0005768E">
        <w:trPr>
          <w:gridAfter w:val="1"/>
          <w:wAfter w:w="10" w:type="dxa"/>
          <w:trHeight w:val="217"/>
          <w:del w:id="3545" w:author="Jarno Nieminen" w:date="2014-06-11T12:40:00Z"/>
        </w:trPr>
        <w:tc>
          <w:tcPr>
            <w:tcW w:w="2545" w:type="dxa"/>
            <w:gridSpan w:val="2"/>
          </w:tcPr>
          <w:p w14:paraId="253B38ED" w14:textId="77777777" w:rsidR="0005768E" w:rsidRPr="00D82A73" w:rsidRDefault="0005768E" w:rsidP="0005768E">
            <w:pPr>
              <w:rPr>
                <w:del w:id="3546" w:author="Jarno Nieminen" w:date="2014-06-11T12:40:00Z"/>
                <w:rFonts w:eastAsia="Arial Unicode MS"/>
              </w:rPr>
            </w:pPr>
            <w:del w:id="3547" w:author="Jarno Nieminen" w:date="2014-06-11T12:40:00Z">
              <w:r w:rsidRPr="00D82A73">
                <w:rPr>
                  <w:rFonts w:eastAsia="Arial Unicode MS"/>
                </w:rPr>
                <w:delText>(Subject)</w:delText>
              </w:r>
            </w:del>
          </w:p>
        </w:tc>
        <w:tc>
          <w:tcPr>
            <w:tcW w:w="3410" w:type="dxa"/>
          </w:tcPr>
          <w:p w14:paraId="6C03903F" w14:textId="77777777" w:rsidR="0005768E" w:rsidRPr="00D82A73" w:rsidRDefault="0005768E" w:rsidP="0005768E">
            <w:pPr>
              <w:rPr>
                <w:del w:id="3548" w:author="Jarno Nieminen" w:date="2014-06-11T12:40:00Z"/>
                <w:rFonts w:eastAsia="Arial Unicode MS"/>
              </w:rPr>
            </w:pPr>
            <w:del w:id="3549" w:author="Jarno Nieminen" w:date="2014-06-11T12:40:00Z">
              <w:r w:rsidRPr="00D82A73">
                <w:rPr>
                  <w:rFonts w:eastAsia="Arial Unicode MS"/>
                </w:rPr>
                <w:delText>Frågans rubrik.</w:delText>
              </w:r>
            </w:del>
          </w:p>
          <w:p w14:paraId="5FC1AAE9" w14:textId="77777777" w:rsidR="0005768E" w:rsidRPr="00D82A73" w:rsidRDefault="0005768E" w:rsidP="0005768E">
            <w:pPr>
              <w:rPr>
                <w:del w:id="3550" w:author="Jarno Nieminen" w:date="2014-06-11T12:40:00Z"/>
                <w:rFonts w:eastAsia="Arial Unicode MS"/>
              </w:rPr>
            </w:pPr>
            <w:del w:id="3551" w:author="Jarno Nieminen" w:date="2014-06-11T12:40:00Z">
              <w:r w:rsidRPr="00D82A73">
                <w:rPr>
                  <w:rFonts w:eastAsia="Arial Unicode MS"/>
                </w:rPr>
                <w:delText>T.ex Ange din blodgrupp.</w:delText>
              </w:r>
            </w:del>
          </w:p>
        </w:tc>
        <w:tc>
          <w:tcPr>
            <w:tcW w:w="1140" w:type="dxa"/>
          </w:tcPr>
          <w:p w14:paraId="23C68762" w14:textId="77777777" w:rsidR="0005768E" w:rsidRPr="00D82A73" w:rsidRDefault="0005768E" w:rsidP="0005768E">
            <w:pPr>
              <w:rPr>
                <w:del w:id="3552" w:author="Jarno Nieminen" w:date="2014-06-11T12:40:00Z"/>
                <w:rFonts w:eastAsia="Arial Unicode MS"/>
              </w:rPr>
            </w:pPr>
            <w:del w:id="3553" w:author="Jarno Nieminen" w:date="2014-06-11T12:40:00Z">
              <w:r w:rsidRPr="00D82A73">
                <w:rPr>
                  <w:rFonts w:eastAsia="Arial Unicode MS"/>
                </w:rPr>
                <w:delText>TXT</w:delText>
              </w:r>
            </w:del>
          </w:p>
        </w:tc>
        <w:tc>
          <w:tcPr>
            <w:tcW w:w="717" w:type="dxa"/>
          </w:tcPr>
          <w:p w14:paraId="1244932B" w14:textId="77777777" w:rsidR="0005768E" w:rsidRPr="00D82A73" w:rsidRDefault="0005768E" w:rsidP="0005768E">
            <w:pPr>
              <w:rPr>
                <w:del w:id="3554" w:author="Jarno Nieminen" w:date="2014-06-11T12:40:00Z"/>
                <w:rFonts w:eastAsia="Arial Unicode MS"/>
              </w:rPr>
            </w:pPr>
            <w:del w:id="3555" w:author="Jarno Nieminen" w:date="2014-06-11T12:40:00Z">
              <w:r w:rsidRPr="00D82A73">
                <w:rPr>
                  <w:rFonts w:eastAsia="Arial Unicode MS"/>
                </w:rPr>
                <w:delText>1</w:delText>
              </w:r>
            </w:del>
          </w:p>
        </w:tc>
        <w:tc>
          <w:tcPr>
            <w:tcW w:w="1803" w:type="dxa"/>
          </w:tcPr>
          <w:p w14:paraId="6BCEA6EB" w14:textId="77777777" w:rsidR="0005768E" w:rsidRPr="00D82A73" w:rsidRDefault="0005768E" w:rsidP="0005768E">
            <w:pPr>
              <w:rPr>
                <w:del w:id="3556" w:author="Jarno Nieminen" w:date="2014-06-11T12:40:00Z"/>
                <w:rFonts w:eastAsia="Arial Unicode MS"/>
              </w:rPr>
            </w:pPr>
          </w:p>
        </w:tc>
        <w:tc>
          <w:tcPr>
            <w:tcW w:w="1920" w:type="dxa"/>
          </w:tcPr>
          <w:p w14:paraId="71E67E74" w14:textId="77777777" w:rsidR="0005768E" w:rsidRPr="00D82A73" w:rsidRDefault="0005768E" w:rsidP="0005768E">
            <w:pPr>
              <w:rPr>
                <w:del w:id="3557" w:author="Jarno Nieminen" w:date="2014-06-11T12:40:00Z"/>
                <w:rFonts w:ascii="Arial" w:eastAsia="Arial Unicode MS" w:hAnsi="Arial"/>
              </w:rPr>
            </w:pPr>
          </w:p>
        </w:tc>
        <w:tc>
          <w:tcPr>
            <w:tcW w:w="1200" w:type="dxa"/>
            <w:shd w:val="clear" w:color="auto" w:fill="auto"/>
          </w:tcPr>
          <w:p w14:paraId="328E165C" w14:textId="77777777" w:rsidR="0005768E" w:rsidRPr="00D82A73" w:rsidRDefault="0005768E" w:rsidP="0005768E">
            <w:pPr>
              <w:rPr>
                <w:del w:id="3558" w:author="Jarno Nieminen" w:date="2014-06-11T12:40:00Z"/>
                <w:rFonts w:ascii="Arial" w:eastAsia="Arial Unicode MS" w:hAnsi="Arial"/>
              </w:rPr>
            </w:pPr>
          </w:p>
        </w:tc>
        <w:tc>
          <w:tcPr>
            <w:tcW w:w="1080" w:type="dxa"/>
            <w:shd w:val="clear" w:color="auto" w:fill="auto"/>
          </w:tcPr>
          <w:p w14:paraId="0FFCA8C2" w14:textId="77777777" w:rsidR="0005768E" w:rsidRPr="00D82A73" w:rsidRDefault="0005768E" w:rsidP="0005768E">
            <w:pPr>
              <w:rPr>
                <w:del w:id="3559" w:author="Jarno Nieminen" w:date="2014-06-11T12:40:00Z"/>
                <w:rFonts w:ascii="Arial" w:eastAsia="Arial Unicode MS" w:hAnsi="Arial"/>
              </w:rPr>
            </w:pPr>
          </w:p>
        </w:tc>
        <w:tc>
          <w:tcPr>
            <w:tcW w:w="1160" w:type="dxa"/>
            <w:shd w:val="clear" w:color="auto" w:fill="auto"/>
          </w:tcPr>
          <w:p w14:paraId="6AE2CC14" w14:textId="77777777" w:rsidR="0005768E" w:rsidRPr="00D82A73" w:rsidRDefault="0005768E" w:rsidP="0005768E">
            <w:pPr>
              <w:rPr>
                <w:del w:id="3560" w:author="Jarno Nieminen" w:date="2014-06-11T12:40:00Z"/>
                <w:rFonts w:ascii="Arial" w:eastAsia="Arial Unicode MS" w:hAnsi="Arial"/>
              </w:rPr>
            </w:pPr>
          </w:p>
        </w:tc>
      </w:tr>
      <w:tr w:rsidR="0005768E" w:rsidRPr="00D82A73" w14:paraId="41A0DCE6" w14:textId="77777777" w:rsidTr="0005768E">
        <w:trPr>
          <w:gridAfter w:val="1"/>
          <w:wAfter w:w="10" w:type="dxa"/>
          <w:trHeight w:val="217"/>
          <w:del w:id="3561" w:author="Jarno Nieminen" w:date="2014-06-11T12:40:00Z"/>
        </w:trPr>
        <w:tc>
          <w:tcPr>
            <w:tcW w:w="2545" w:type="dxa"/>
            <w:gridSpan w:val="2"/>
          </w:tcPr>
          <w:p w14:paraId="5C210E42" w14:textId="77777777" w:rsidR="0005768E" w:rsidRPr="00D82A73" w:rsidRDefault="0005768E" w:rsidP="0005768E">
            <w:pPr>
              <w:rPr>
                <w:del w:id="3562" w:author="Jarno Nieminen" w:date="2014-06-11T12:40:00Z"/>
                <w:rFonts w:eastAsia="Arial Unicode MS"/>
              </w:rPr>
            </w:pPr>
            <w:del w:id="3563" w:author="Jarno Nieminen" w:date="2014-06-11T12:40:00Z">
              <w:r w:rsidRPr="00D82A73">
                <w:rPr>
                  <w:rFonts w:eastAsia="Arial Unicode MS"/>
                </w:rPr>
                <w:delText>(Description)</w:delText>
              </w:r>
            </w:del>
          </w:p>
        </w:tc>
        <w:tc>
          <w:tcPr>
            <w:tcW w:w="3410" w:type="dxa"/>
          </w:tcPr>
          <w:p w14:paraId="7B2CEC2A" w14:textId="77777777" w:rsidR="0005768E" w:rsidRPr="00D82A73" w:rsidRDefault="0005768E" w:rsidP="0005768E">
            <w:pPr>
              <w:rPr>
                <w:del w:id="3564" w:author="Jarno Nieminen" w:date="2014-06-11T12:40:00Z"/>
                <w:rFonts w:eastAsia="Arial Unicode MS"/>
              </w:rPr>
            </w:pPr>
            <w:del w:id="3565" w:author="Jarno Nieminen" w:date="2014-06-11T12:40:00Z">
              <w:r w:rsidRPr="00D82A73">
                <w:rPr>
                  <w:rFonts w:eastAsia="Arial Unicode MS"/>
                </w:rPr>
                <w:delText>Frågans beskrivande text eller instruktion till användaren/patient.</w:delText>
              </w:r>
            </w:del>
          </w:p>
          <w:p w14:paraId="056D0092" w14:textId="77777777" w:rsidR="0005768E" w:rsidRPr="00D82A73" w:rsidRDefault="0005768E" w:rsidP="0005768E">
            <w:pPr>
              <w:rPr>
                <w:del w:id="3566" w:author="Jarno Nieminen" w:date="2014-06-11T12:40:00Z"/>
                <w:rFonts w:eastAsia="Arial Unicode MS"/>
              </w:rPr>
            </w:pPr>
            <w:del w:id="3567" w:author="Jarno Nieminen" w:date="2014-06-11T12:40:00Z">
              <w:r w:rsidRPr="00D82A73">
                <w:rPr>
                  <w:rFonts w:eastAsia="Arial Unicode MS"/>
                </w:rPr>
                <w:delText>Stöder kodverk ”</w:delText>
              </w:r>
              <w:r w:rsidRPr="00D82A73">
                <w:rPr>
                  <w:rFonts w:eastAsia="Arial Unicode MS"/>
                  <w:highlight w:val="yellow"/>
                </w:rPr>
                <w:delText>DocBook”</w:delText>
              </w:r>
              <w:r w:rsidRPr="00D82A73">
                <w:rPr>
                  <w:rFonts w:eastAsia="Arial Unicode MS"/>
                </w:rPr>
                <w:delText xml:space="preserve"> </w:delText>
              </w:r>
              <w:r w:rsidRPr="00D82A73">
                <w:rPr>
                  <w:rFonts w:eastAsia="Arial Unicode MS"/>
                  <w:highlight w:val="yellow"/>
                </w:rPr>
                <w:delText>Se tidbokningskontraktet!!</w:delText>
              </w:r>
            </w:del>
          </w:p>
        </w:tc>
        <w:tc>
          <w:tcPr>
            <w:tcW w:w="1140" w:type="dxa"/>
          </w:tcPr>
          <w:p w14:paraId="41BB9783" w14:textId="77777777" w:rsidR="0005768E" w:rsidRPr="00D82A73" w:rsidRDefault="0005768E" w:rsidP="0005768E">
            <w:pPr>
              <w:rPr>
                <w:del w:id="3568" w:author="Jarno Nieminen" w:date="2014-06-11T12:40:00Z"/>
                <w:rFonts w:eastAsia="Arial Unicode MS"/>
              </w:rPr>
            </w:pPr>
            <w:del w:id="3569" w:author="Jarno Nieminen" w:date="2014-06-11T12:40:00Z">
              <w:r w:rsidRPr="00D82A73">
                <w:rPr>
                  <w:rFonts w:eastAsia="Arial Unicode MS"/>
                </w:rPr>
                <w:delText>TXT</w:delText>
              </w:r>
            </w:del>
          </w:p>
        </w:tc>
        <w:tc>
          <w:tcPr>
            <w:tcW w:w="717" w:type="dxa"/>
          </w:tcPr>
          <w:p w14:paraId="54B05873" w14:textId="77777777" w:rsidR="0005768E" w:rsidRPr="00D82A73" w:rsidRDefault="0005768E" w:rsidP="0005768E">
            <w:pPr>
              <w:rPr>
                <w:del w:id="3570" w:author="Jarno Nieminen" w:date="2014-06-11T12:40:00Z"/>
                <w:rFonts w:eastAsia="Arial Unicode MS"/>
              </w:rPr>
            </w:pPr>
            <w:del w:id="3571" w:author="Jarno Nieminen" w:date="2014-06-11T12:40:00Z">
              <w:r w:rsidRPr="00D82A73">
                <w:rPr>
                  <w:rFonts w:eastAsia="Arial Unicode MS"/>
                </w:rPr>
                <w:delText>1..0</w:delText>
              </w:r>
            </w:del>
          </w:p>
        </w:tc>
        <w:tc>
          <w:tcPr>
            <w:tcW w:w="1803" w:type="dxa"/>
          </w:tcPr>
          <w:p w14:paraId="0C3E2825" w14:textId="77777777" w:rsidR="0005768E" w:rsidRPr="00D82A73" w:rsidRDefault="0005768E" w:rsidP="0005768E">
            <w:pPr>
              <w:rPr>
                <w:del w:id="3572" w:author="Jarno Nieminen" w:date="2014-06-11T12:40:00Z"/>
                <w:rFonts w:eastAsia="Arial Unicode MS"/>
              </w:rPr>
            </w:pPr>
          </w:p>
        </w:tc>
        <w:tc>
          <w:tcPr>
            <w:tcW w:w="1920" w:type="dxa"/>
          </w:tcPr>
          <w:p w14:paraId="4796CA4A" w14:textId="77777777" w:rsidR="0005768E" w:rsidRPr="00D82A73" w:rsidRDefault="0005768E" w:rsidP="0005768E">
            <w:pPr>
              <w:rPr>
                <w:del w:id="3573" w:author="Jarno Nieminen" w:date="2014-06-11T12:40:00Z"/>
                <w:rFonts w:ascii="Arial" w:eastAsia="Arial Unicode MS" w:hAnsi="Arial"/>
              </w:rPr>
            </w:pPr>
          </w:p>
        </w:tc>
        <w:tc>
          <w:tcPr>
            <w:tcW w:w="1200" w:type="dxa"/>
            <w:shd w:val="clear" w:color="auto" w:fill="auto"/>
          </w:tcPr>
          <w:p w14:paraId="7EDB5138" w14:textId="77777777" w:rsidR="0005768E" w:rsidRPr="00D82A73" w:rsidRDefault="0005768E" w:rsidP="0005768E">
            <w:pPr>
              <w:rPr>
                <w:del w:id="3574" w:author="Jarno Nieminen" w:date="2014-06-11T12:40:00Z"/>
                <w:rFonts w:ascii="Arial" w:eastAsia="Arial Unicode MS" w:hAnsi="Arial"/>
              </w:rPr>
            </w:pPr>
          </w:p>
        </w:tc>
        <w:tc>
          <w:tcPr>
            <w:tcW w:w="1080" w:type="dxa"/>
            <w:shd w:val="clear" w:color="auto" w:fill="auto"/>
          </w:tcPr>
          <w:p w14:paraId="3EC7D777" w14:textId="77777777" w:rsidR="0005768E" w:rsidRPr="00D82A73" w:rsidRDefault="0005768E" w:rsidP="0005768E">
            <w:pPr>
              <w:rPr>
                <w:del w:id="3575" w:author="Jarno Nieminen" w:date="2014-06-11T12:40:00Z"/>
                <w:rFonts w:ascii="Arial" w:eastAsia="Arial Unicode MS" w:hAnsi="Arial"/>
              </w:rPr>
            </w:pPr>
          </w:p>
        </w:tc>
        <w:tc>
          <w:tcPr>
            <w:tcW w:w="1160" w:type="dxa"/>
            <w:shd w:val="clear" w:color="auto" w:fill="auto"/>
          </w:tcPr>
          <w:p w14:paraId="13A1CF78" w14:textId="77777777" w:rsidR="0005768E" w:rsidRPr="00D82A73" w:rsidRDefault="0005768E" w:rsidP="0005768E">
            <w:pPr>
              <w:rPr>
                <w:del w:id="3576" w:author="Jarno Nieminen" w:date="2014-06-11T12:40:00Z"/>
                <w:rFonts w:ascii="Arial" w:eastAsia="Arial Unicode MS" w:hAnsi="Arial"/>
              </w:rPr>
            </w:pPr>
          </w:p>
        </w:tc>
      </w:tr>
      <w:tr w:rsidR="0005768E" w:rsidRPr="00D82A73" w14:paraId="04712D28" w14:textId="77777777" w:rsidTr="0005768E">
        <w:trPr>
          <w:gridAfter w:val="1"/>
          <w:wAfter w:w="10" w:type="dxa"/>
          <w:trHeight w:val="217"/>
          <w:del w:id="3577" w:author="Jarno Nieminen" w:date="2014-06-11T12:40:00Z"/>
        </w:trPr>
        <w:tc>
          <w:tcPr>
            <w:tcW w:w="2545" w:type="dxa"/>
            <w:gridSpan w:val="2"/>
          </w:tcPr>
          <w:p w14:paraId="53474722" w14:textId="77777777" w:rsidR="0005768E" w:rsidRPr="00D82A73" w:rsidRDefault="0005768E" w:rsidP="0005768E">
            <w:pPr>
              <w:rPr>
                <w:del w:id="3578" w:author="Jarno Nieminen" w:date="2014-06-11T12:40:00Z"/>
                <w:rFonts w:eastAsia="Arial Unicode MS"/>
              </w:rPr>
            </w:pPr>
            <w:del w:id="3579" w:author="Jarno Nieminen" w:date="2014-06-11T12:40:00Z">
              <w:r w:rsidRPr="00D82A73">
                <w:rPr>
                  <w:rFonts w:eastAsia="Arial Unicode MS"/>
                </w:rPr>
                <w:delText>(FormId)</w:delText>
              </w:r>
            </w:del>
          </w:p>
        </w:tc>
        <w:tc>
          <w:tcPr>
            <w:tcW w:w="3410" w:type="dxa"/>
          </w:tcPr>
          <w:p w14:paraId="7080CC8C" w14:textId="77777777" w:rsidR="0005768E" w:rsidRPr="00D82A73" w:rsidRDefault="0005768E" w:rsidP="0005768E">
            <w:pPr>
              <w:rPr>
                <w:del w:id="3580" w:author="Jarno Nieminen" w:date="2014-06-11T12:40:00Z"/>
                <w:rFonts w:eastAsia="Arial Unicode MS"/>
              </w:rPr>
            </w:pPr>
            <w:del w:id="3581" w:author="Jarno Nieminen" w:date="2014-06-11T12:40:00Z">
              <w:r w:rsidRPr="00D82A73">
                <w:rPr>
                  <w:rFonts w:eastAsia="Arial Unicode MS"/>
                </w:rPr>
                <w:delText>Frågans unika id. (Producentens unika id)</w:delText>
              </w:r>
            </w:del>
          </w:p>
        </w:tc>
        <w:tc>
          <w:tcPr>
            <w:tcW w:w="1140" w:type="dxa"/>
          </w:tcPr>
          <w:p w14:paraId="183417F7" w14:textId="77777777" w:rsidR="0005768E" w:rsidRPr="00D82A73" w:rsidRDefault="0005768E" w:rsidP="0005768E">
            <w:pPr>
              <w:rPr>
                <w:del w:id="3582" w:author="Jarno Nieminen" w:date="2014-06-11T12:40:00Z"/>
                <w:rFonts w:eastAsia="Arial Unicode MS"/>
              </w:rPr>
            </w:pPr>
            <w:del w:id="3583" w:author="Jarno Nieminen" w:date="2014-06-11T12:40:00Z">
              <w:r w:rsidRPr="00D82A73">
                <w:rPr>
                  <w:rFonts w:eastAsia="Arial Unicode MS"/>
                </w:rPr>
                <w:delText>TXT</w:delText>
              </w:r>
            </w:del>
          </w:p>
        </w:tc>
        <w:tc>
          <w:tcPr>
            <w:tcW w:w="717" w:type="dxa"/>
          </w:tcPr>
          <w:p w14:paraId="21881102" w14:textId="77777777" w:rsidR="0005768E" w:rsidRPr="00D82A73" w:rsidRDefault="0005768E" w:rsidP="0005768E">
            <w:pPr>
              <w:rPr>
                <w:del w:id="3584" w:author="Jarno Nieminen" w:date="2014-06-11T12:40:00Z"/>
                <w:rFonts w:eastAsia="Arial Unicode MS"/>
              </w:rPr>
            </w:pPr>
            <w:del w:id="3585" w:author="Jarno Nieminen" w:date="2014-06-11T12:40:00Z">
              <w:r w:rsidRPr="00D82A73">
                <w:rPr>
                  <w:rFonts w:eastAsia="Arial Unicode MS"/>
                </w:rPr>
                <w:delText>1</w:delText>
              </w:r>
            </w:del>
          </w:p>
        </w:tc>
        <w:tc>
          <w:tcPr>
            <w:tcW w:w="1803" w:type="dxa"/>
          </w:tcPr>
          <w:p w14:paraId="7C014EFE" w14:textId="77777777" w:rsidR="0005768E" w:rsidRPr="00D82A73" w:rsidRDefault="0005768E" w:rsidP="0005768E">
            <w:pPr>
              <w:rPr>
                <w:del w:id="3586" w:author="Jarno Nieminen" w:date="2014-06-11T12:40:00Z"/>
                <w:rFonts w:eastAsia="Arial Unicode MS"/>
              </w:rPr>
            </w:pPr>
          </w:p>
        </w:tc>
        <w:tc>
          <w:tcPr>
            <w:tcW w:w="1920" w:type="dxa"/>
          </w:tcPr>
          <w:p w14:paraId="59405B3C" w14:textId="77777777" w:rsidR="0005768E" w:rsidRPr="00D82A73" w:rsidRDefault="0005768E" w:rsidP="0005768E">
            <w:pPr>
              <w:rPr>
                <w:del w:id="3587" w:author="Jarno Nieminen" w:date="2014-06-11T12:40:00Z"/>
                <w:rFonts w:ascii="Arial" w:eastAsia="Arial Unicode MS" w:hAnsi="Arial"/>
              </w:rPr>
            </w:pPr>
          </w:p>
        </w:tc>
        <w:tc>
          <w:tcPr>
            <w:tcW w:w="1200" w:type="dxa"/>
            <w:shd w:val="clear" w:color="auto" w:fill="auto"/>
          </w:tcPr>
          <w:p w14:paraId="14F8FB78" w14:textId="77777777" w:rsidR="0005768E" w:rsidRPr="00D82A73" w:rsidRDefault="0005768E" w:rsidP="0005768E">
            <w:pPr>
              <w:rPr>
                <w:del w:id="3588" w:author="Jarno Nieminen" w:date="2014-06-11T12:40:00Z"/>
                <w:rFonts w:ascii="Arial" w:eastAsia="Arial Unicode MS" w:hAnsi="Arial"/>
              </w:rPr>
            </w:pPr>
          </w:p>
        </w:tc>
        <w:tc>
          <w:tcPr>
            <w:tcW w:w="1080" w:type="dxa"/>
            <w:shd w:val="clear" w:color="auto" w:fill="auto"/>
          </w:tcPr>
          <w:p w14:paraId="2ED3E8EF" w14:textId="77777777" w:rsidR="0005768E" w:rsidRPr="00D82A73" w:rsidRDefault="0005768E" w:rsidP="0005768E">
            <w:pPr>
              <w:rPr>
                <w:del w:id="3589" w:author="Jarno Nieminen" w:date="2014-06-11T12:40:00Z"/>
                <w:rFonts w:ascii="Arial" w:eastAsia="Arial Unicode MS" w:hAnsi="Arial"/>
              </w:rPr>
            </w:pPr>
          </w:p>
        </w:tc>
        <w:tc>
          <w:tcPr>
            <w:tcW w:w="1160" w:type="dxa"/>
            <w:shd w:val="clear" w:color="auto" w:fill="auto"/>
          </w:tcPr>
          <w:p w14:paraId="129BF776" w14:textId="77777777" w:rsidR="0005768E" w:rsidRPr="00D82A73" w:rsidRDefault="0005768E" w:rsidP="0005768E">
            <w:pPr>
              <w:rPr>
                <w:del w:id="3590" w:author="Jarno Nieminen" w:date="2014-06-11T12:40:00Z"/>
                <w:rFonts w:ascii="Arial" w:eastAsia="Arial Unicode MS" w:hAnsi="Arial"/>
              </w:rPr>
            </w:pPr>
          </w:p>
        </w:tc>
      </w:tr>
      <w:tr w:rsidR="0005768E" w:rsidRPr="00D82A73" w14:paraId="3E2F8345" w14:textId="77777777" w:rsidTr="0005768E">
        <w:trPr>
          <w:gridAfter w:val="1"/>
          <w:wAfter w:w="10" w:type="dxa"/>
          <w:trHeight w:val="217"/>
          <w:del w:id="3591" w:author="Jarno Nieminen" w:date="2014-06-11T12:40:00Z"/>
        </w:trPr>
        <w:tc>
          <w:tcPr>
            <w:tcW w:w="2545" w:type="dxa"/>
            <w:gridSpan w:val="2"/>
          </w:tcPr>
          <w:p w14:paraId="04DE0F5B" w14:textId="77777777" w:rsidR="0005768E" w:rsidRPr="00D82A73" w:rsidRDefault="0005768E" w:rsidP="0005768E">
            <w:pPr>
              <w:rPr>
                <w:del w:id="3592" w:author="Jarno Nieminen" w:date="2014-06-11T12:40:00Z"/>
                <w:rFonts w:eastAsia="Arial Unicode MS"/>
              </w:rPr>
            </w:pPr>
            <w:del w:id="3593" w:author="Jarno Nieminen" w:date="2014-06-11T12:40:00Z">
              <w:r w:rsidRPr="00D82A73">
                <w:rPr>
                  <w:rFonts w:eastAsia="Arial Unicode MS"/>
                </w:rPr>
                <w:delText>(input)</w:delText>
              </w:r>
            </w:del>
          </w:p>
        </w:tc>
        <w:tc>
          <w:tcPr>
            <w:tcW w:w="3410" w:type="dxa"/>
          </w:tcPr>
          <w:p w14:paraId="55FFD5E6" w14:textId="77777777" w:rsidR="0005768E" w:rsidRPr="00D82A73" w:rsidRDefault="0005768E" w:rsidP="0005768E">
            <w:pPr>
              <w:rPr>
                <w:del w:id="3594" w:author="Jarno Nieminen" w:date="2014-06-11T12:40:00Z"/>
                <w:rFonts w:eastAsia="Arial Unicode MS"/>
              </w:rPr>
            </w:pPr>
            <w:del w:id="3595" w:author="Jarno Nieminen" w:date="2014-06-11T12:40:00Z">
              <w:r w:rsidRPr="00D82A73">
                <w:rPr>
                  <w:rFonts w:eastAsia="Arial Unicode MS"/>
                </w:rPr>
                <w:delText xml:space="preserve">Beskriver frågans inmatningstyp. </w:delText>
              </w:r>
            </w:del>
          </w:p>
          <w:p w14:paraId="52BDA91A" w14:textId="77777777" w:rsidR="0005768E" w:rsidRPr="00D82A73" w:rsidRDefault="0005768E" w:rsidP="0005768E">
            <w:pPr>
              <w:rPr>
                <w:del w:id="3596" w:author="Jarno Nieminen" w:date="2014-06-11T12:40:00Z"/>
                <w:rFonts w:eastAsia="Arial Unicode MS"/>
              </w:rPr>
            </w:pPr>
            <w:del w:id="3597" w:author="Jarno Nieminen" w:date="2014-06-11T12:40:00Z">
              <w:r w:rsidRPr="00D82A73">
                <w:rPr>
                  <w:rFonts w:eastAsia="Arial Unicode MS"/>
                </w:rPr>
                <w:delText>T.ex. radio(enkelvärde), checkbox(multivärde) eller fritext.</w:delText>
              </w:r>
            </w:del>
          </w:p>
        </w:tc>
        <w:tc>
          <w:tcPr>
            <w:tcW w:w="1140" w:type="dxa"/>
          </w:tcPr>
          <w:p w14:paraId="510D2E66" w14:textId="77777777" w:rsidR="0005768E" w:rsidRPr="00D82A73" w:rsidRDefault="0005768E" w:rsidP="0005768E">
            <w:pPr>
              <w:rPr>
                <w:del w:id="3598" w:author="Jarno Nieminen" w:date="2014-06-11T12:40:00Z"/>
                <w:rFonts w:eastAsia="Arial Unicode MS"/>
              </w:rPr>
            </w:pPr>
            <w:del w:id="3599" w:author="Jarno Nieminen" w:date="2014-06-11T12:40:00Z">
              <w:r w:rsidRPr="00D82A73">
                <w:rPr>
                  <w:rFonts w:eastAsia="Arial Unicode MS"/>
                </w:rPr>
                <w:delText>KTOV</w:delText>
              </w:r>
            </w:del>
          </w:p>
        </w:tc>
        <w:tc>
          <w:tcPr>
            <w:tcW w:w="717" w:type="dxa"/>
          </w:tcPr>
          <w:p w14:paraId="01B9E4BD" w14:textId="77777777" w:rsidR="0005768E" w:rsidRPr="00D82A73" w:rsidRDefault="0005768E" w:rsidP="0005768E">
            <w:pPr>
              <w:rPr>
                <w:del w:id="3600" w:author="Jarno Nieminen" w:date="2014-06-11T12:40:00Z"/>
                <w:rFonts w:eastAsia="Arial Unicode MS"/>
              </w:rPr>
            </w:pPr>
            <w:del w:id="3601" w:author="Jarno Nieminen" w:date="2014-06-11T12:40:00Z">
              <w:r w:rsidRPr="00D82A73">
                <w:rPr>
                  <w:rFonts w:eastAsia="Arial Unicode MS"/>
                </w:rPr>
                <w:delText>1</w:delText>
              </w:r>
            </w:del>
          </w:p>
        </w:tc>
        <w:tc>
          <w:tcPr>
            <w:tcW w:w="1803" w:type="dxa"/>
          </w:tcPr>
          <w:p w14:paraId="5388C66E" w14:textId="77777777" w:rsidR="0005768E" w:rsidRPr="00D82A73" w:rsidRDefault="0005768E" w:rsidP="0005768E">
            <w:pPr>
              <w:rPr>
                <w:del w:id="3602" w:author="Jarno Nieminen" w:date="2014-06-11T12:40:00Z"/>
                <w:rFonts w:eastAsia="Arial Unicode MS"/>
              </w:rPr>
            </w:pPr>
            <w:del w:id="3603" w:author="Jarno Nieminen" w:date="2014-06-11T12:40:00Z">
              <w:r w:rsidRPr="00D82A73">
                <w:rPr>
                  <w:rFonts w:eastAsia="Arial Unicode MS"/>
                </w:rPr>
                <w:delText>KV Inmatningstyp</w:delText>
              </w:r>
            </w:del>
          </w:p>
          <w:p w14:paraId="41314467" w14:textId="77777777" w:rsidR="0005768E" w:rsidRPr="00D82A73" w:rsidRDefault="0005768E" w:rsidP="0005768E">
            <w:pPr>
              <w:rPr>
                <w:del w:id="3604" w:author="Jarno Nieminen" w:date="2014-06-11T12:40:00Z"/>
              </w:rPr>
            </w:pPr>
          </w:p>
        </w:tc>
        <w:tc>
          <w:tcPr>
            <w:tcW w:w="1920" w:type="dxa"/>
          </w:tcPr>
          <w:p w14:paraId="1A19F71E" w14:textId="77777777" w:rsidR="0005768E" w:rsidRPr="00D82A73" w:rsidRDefault="0005768E" w:rsidP="0005768E">
            <w:pPr>
              <w:rPr>
                <w:del w:id="3605" w:author="Jarno Nieminen" w:date="2014-06-11T12:40:00Z"/>
                <w:rFonts w:ascii="Arial" w:eastAsia="Arial Unicode MS" w:hAnsi="Arial"/>
              </w:rPr>
            </w:pPr>
          </w:p>
        </w:tc>
        <w:tc>
          <w:tcPr>
            <w:tcW w:w="1200" w:type="dxa"/>
            <w:shd w:val="clear" w:color="auto" w:fill="auto"/>
          </w:tcPr>
          <w:p w14:paraId="7129E940" w14:textId="77777777" w:rsidR="0005768E" w:rsidRPr="00D82A73" w:rsidRDefault="0005768E" w:rsidP="0005768E">
            <w:pPr>
              <w:rPr>
                <w:del w:id="3606" w:author="Jarno Nieminen" w:date="2014-06-11T12:40:00Z"/>
                <w:rFonts w:ascii="Arial" w:eastAsia="Arial Unicode MS" w:hAnsi="Arial"/>
              </w:rPr>
            </w:pPr>
          </w:p>
        </w:tc>
        <w:tc>
          <w:tcPr>
            <w:tcW w:w="1080" w:type="dxa"/>
            <w:shd w:val="clear" w:color="auto" w:fill="auto"/>
          </w:tcPr>
          <w:p w14:paraId="6FE634A8" w14:textId="77777777" w:rsidR="0005768E" w:rsidRPr="00D82A73" w:rsidRDefault="0005768E" w:rsidP="0005768E">
            <w:pPr>
              <w:rPr>
                <w:del w:id="3607" w:author="Jarno Nieminen" w:date="2014-06-11T12:40:00Z"/>
                <w:rFonts w:ascii="Arial" w:eastAsia="Arial Unicode MS" w:hAnsi="Arial"/>
              </w:rPr>
            </w:pPr>
          </w:p>
        </w:tc>
        <w:tc>
          <w:tcPr>
            <w:tcW w:w="1160" w:type="dxa"/>
            <w:shd w:val="clear" w:color="auto" w:fill="auto"/>
          </w:tcPr>
          <w:p w14:paraId="6D7F0D56" w14:textId="77777777" w:rsidR="0005768E" w:rsidRPr="00D82A73" w:rsidRDefault="0005768E" w:rsidP="0005768E">
            <w:pPr>
              <w:rPr>
                <w:del w:id="3608" w:author="Jarno Nieminen" w:date="2014-06-11T12:40:00Z"/>
                <w:rFonts w:ascii="Arial" w:eastAsia="Arial Unicode MS" w:hAnsi="Arial"/>
              </w:rPr>
            </w:pPr>
          </w:p>
        </w:tc>
      </w:tr>
      <w:tr w:rsidR="0005768E" w:rsidRPr="00D82A73" w14:paraId="02DA643C" w14:textId="77777777" w:rsidTr="0005768E">
        <w:trPr>
          <w:gridAfter w:val="1"/>
          <w:wAfter w:w="10" w:type="dxa"/>
          <w:trHeight w:val="217"/>
          <w:del w:id="3609" w:author="Jarno Nieminen" w:date="2014-06-11T12:40:00Z"/>
        </w:trPr>
        <w:tc>
          <w:tcPr>
            <w:tcW w:w="2545" w:type="dxa"/>
            <w:gridSpan w:val="2"/>
          </w:tcPr>
          <w:p w14:paraId="3FCBBE9D" w14:textId="77777777" w:rsidR="0005768E" w:rsidRPr="00D82A73" w:rsidRDefault="0005768E" w:rsidP="0005768E">
            <w:pPr>
              <w:rPr>
                <w:del w:id="3610" w:author="Jarno Nieminen" w:date="2014-06-11T12:40:00Z"/>
                <w:rFonts w:eastAsia="Arial Unicode MS"/>
              </w:rPr>
            </w:pPr>
            <w:del w:id="3611" w:author="Jarno Nieminen" w:date="2014-06-11T12:40:00Z">
              <w:r w:rsidRPr="00D82A73">
                <w:rPr>
                  <w:rFonts w:eastAsia="Arial Unicode MS"/>
                </w:rPr>
                <w:delText>(Mandatory)</w:delText>
              </w:r>
            </w:del>
          </w:p>
        </w:tc>
        <w:tc>
          <w:tcPr>
            <w:tcW w:w="3410" w:type="dxa"/>
          </w:tcPr>
          <w:p w14:paraId="065C70FE" w14:textId="77777777" w:rsidR="0005768E" w:rsidRPr="00D82A73" w:rsidRDefault="0005768E" w:rsidP="0005768E">
            <w:pPr>
              <w:rPr>
                <w:del w:id="3612" w:author="Jarno Nieminen" w:date="2014-06-11T12:40:00Z"/>
                <w:rFonts w:eastAsia="Arial Unicode MS"/>
              </w:rPr>
            </w:pPr>
            <w:del w:id="3613" w:author="Jarno Nieminen" w:date="2014-06-11T12:40:00Z">
              <w:r w:rsidRPr="00D82A73">
                <w:rPr>
                  <w:rFonts w:eastAsia="Arial Unicode MS"/>
                </w:rPr>
                <w:delText>Indikerar om frågan är obligatorisk.</w:delText>
              </w:r>
            </w:del>
          </w:p>
        </w:tc>
        <w:tc>
          <w:tcPr>
            <w:tcW w:w="1140" w:type="dxa"/>
          </w:tcPr>
          <w:p w14:paraId="23677F97" w14:textId="77777777" w:rsidR="0005768E" w:rsidRPr="00D82A73" w:rsidRDefault="0005768E" w:rsidP="0005768E">
            <w:pPr>
              <w:rPr>
                <w:del w:id="3614" w:author="Jarno Nieminen" w:date="2014-06-11T12:40:00Z"/>
                <w:rFonts w:eastAsia="Arial Unicode MS"/>
              </w:rPr>
            </w:pPr>
            <w:del w:id="3615" w:author="Jarno Nieminen" w:date="2014-06-11T12:40:00Z">
              <w:r w:rsidRPr="00D82A73">
                <w:rPr>
                  <w:rFonts w:eastAsia="Arial Unicode MS"/>
                </w:rPr>
                <w:delText>S/F</w:delText>
              </w:r>
            </w:del>
          </w:p>
        </w:tc>
        <w:tc>
          <w:tcPr>
            <w:tcW w:w="717" w:type="dxa"/>
          </w:tcPr>
          <w:p w14:paraId="549689FD" w14:textId="77777777" w:rsidR="0005768E" w:rsidRPr="00D82A73" w:rsidRDefault="0005768E" w:rsidP="0005768E">
            <w:pPr>
              <w:rPr>
                <w:del w:id="3616" w:author="Jarno Nieminen" w:date="2014-06-11T12:40:00Z"/>
                <w:rFonts w:eastAsia="Arial Unicode MS"/>
              </w:rPr>
            </w:pPr>
            <w:del w:id="3617" w:author="Jarno Nieminen" w:date="2014-06-11T12:40:00Z">
              <w:r w:rsidRPr="00D82A73">
                <w:rPr>
                  <w:rFonts w:eastAsia="Arial Unicode MS"/>
                </w:rPr>
                <w:delText>1</w:delText>
              </w:r>
            </w:del>
          </w:p>
        </w:tc>
        <w:tc>
          <w:tcPr>
            <w:tcW w:w="1803" w:type="dxa"/>
          </w:tcPr>
          <w:p w14:paraId="2E38895A" w14:textId="77777777" w:rsidR="0005768E" w:rsidRPr="00D82A73" w:rsidRDefault="0005768E" w:rsidP="0005768E">
            <w:pPr>
              <w:rPr>
                <w:del w:id="3618" w:author="Jarno Nieminen" w:date="2014-06-11T12:40:00Z"/>
              </w:rPr>
            </w:pPr>
            <w:del w:id="3619" w:author="Jarno Nieminen" w:date="2014-06-11T12:40:00Z">
              <w:r w:rsidRPr="00D82A73">
                <w:delText>True = obligatorisk fråga</w:delText>
              </w:r>
            </w:del>
          </w:p>
          <w:p w14:paraId="49F9FE63" w14:textId="77777777" w:rsidR="0005768E" w:rsidRPr="00D82A73" w:rsidRDefault="0005768E" w:rsidP="0005768E">
            <w:pPr>
              <w:rPr>
                <w:del w:id="3620" w:author="Jarno Nieminen" w:date="2014-06-11T12:40:00Z"/>
                <w:rFonts w:eastAsia="Arial Unicode MS"/>
              </w:rPr>
            </w:pPr>
            <w:del w:id="3621" w:author="Jarno Nieminen" w:date="2014-06-11T12:40:00Z">
              <w:r w:rsidRPr="00D82A73">
                <w:rPr>
                  <w:szCs w:val="20"/>
                </w:rPr>
                <w:delText>False = Frivillig fråga</w:delText>
              </w:r>
            </w:del>
          </w:p>
        </w:tc>
        <w:tc>
          <w:tcPr>
            <w:tcW w:w="1920" w:type="dxa"/>
          </w:tcPr>
          <w:p w14:paraId="16A0FAC1" w14:textId="77777777" w:rsidR="0005768E" w:rsidRPr="00D82A73" w:rsidRDefault="0005768E" w:rsidP="0005768E">
            <w:pPr>
              <w:rPr>
                <w:del w:id="3622" w:author="Jarno Nieminen" w:date="2014-06-11T12:40:00Z"/>
                <w:rFonts w:ascii="Arial" w:eastAsia="Arial Unicode MS" w:hAnsi="Arial"/>
              </w:rPr>
            </w:pPr>
          </w:p>
        </w:tc>
        <w:tc>
          <w:tcPr>
            <w:tcW w:w="1200" w:type="dxa"/>
            <w:shd w:val="clear" w:color="auto" w:fill="auto"/>
          </w:tcPr>
          <w:p w14:paraId="38C068F9" w14:textId="77777777" w:rsidR="0005768E" w:rsidRPr="00D82A73" w:rsidRDefault="0005768E" w:rsidP="0005768E">
            <w:pPr>
              <w:rPr>
                <w:del w:id="3623" w:author="Jarno Nieminen" w:date="2014-06-11T12:40:00Z"/>
                <w:rFonts w:ascii="Arial" w:eastAsia="Arial Unicode MS" w:hAnsi="Arial"/>
              </w:rPr>
            </w:pPr>
          </w:p>
        </w:tc>
        <w:tc>
          <w:tcPr>
            <w:tcW w:w="1080" w:type="dxa"/>
            <w:shd w:val="clear" w:color="auto" w:fill="auto"/>
          </w:tcPr>
          <w:p w14:paraId="4887EE66" w14:textId="77777777" w:rsidR="0005768E" w:rsidRPr="00D82A73" w:rsidRDefault="0005768E" w:rsidP="0005768E">
            <w:pPr>
              <w:rPr>
                <w:del w:id="3624" w:author="Jarno Nieminen" w:date="2014-06-11T12:40:00Z"/>
                <w:rFonts w:ascii="Arial" w:eastAsia="Arial Unicode MS" w:hAnsi="Arial"/>
              </w:rPr>
            </w:pPr>
          </w:p>
        </w:tc>
        <w:tc>
          <w:tcPr>
            <w:tcW w:w="1160" w:type="dxa"/>
            <w:shd w:val="clear" w:color="auto" w:fill="auto"/>
          </w:tcPr>
          <w:p w14:paraId="21D1A602" w14:textId="77777777" w:rsidR="0005768E" w:rsidRPr="00D82A73" w:rsidRDefault="0005768E" w:rsidP="0005768E">
            <w:pPr>
              <w:rPr>
                <w:del w:id="3625" w:author="Jarno Nieminen" w:date="2014-06-11T12:40:00Z"/>
                <w:rFonts w:ascii="Arial" w:eastAsia="Arial Unicode MS" w:hAnsi="Arial"/>
              </w:rPr>
            </w:pPr>
          </w:p>
        </w:tc>
      </w:tr>
      <w:tr w:rsidR="0005768E" w:rsidRPr="00D82A73" w14:paraId="6DF73413" w14:textId="77777777" w:rsidTr="0005768E">
        <w:trPr>
          <w:gridAfter w:val="1"/>
          <w:wAfter w:w="10" w:type="dxa"/>
          <w:trHeight w:val="217"/>
          <w:del w:id="3626" w:author="Jarno Nieminen" w:date="2014-06-11T12:40:00Z"/>
        </w:trPr>
        <w:tc>
          <w:tcPr>
            <w:tcW w:w="2545" w:type="dxa"/>
            <w:gridSpan w:val="2"/>
          </w:tcPr>
          <w:p w14:paraId="0F440C8B" w14:textId="77777777" w:rsidR="0005768E" w:rsidRPr="00D82A73" w:rsidRDefault="0005768E" w:rsidP="0005768E">
            <w:pPr>
              <w:rPr>
                <w:del w:id="3627" w:author="Jarno Nieminen" w:date="2014-06-11T12:40:00Z"/>
                <w:rFonts w:eastAsia="Arial Unicode MS"/>
              </w:rPr>
            </w:pPr>
            <w:del w:id="3628" w:author="Jarno Nieminen" w:date="2014-06-11T12:40:00Z">
              <w:r w:rsidRPr="00D82A73">
                <w:rPr>
                  <w:rFonts w:eastAsia="Arial Unicode MS"/>
                </w:rPr>
                <w:delText>(MaxNumberOf</w:delText>
              </w:r>
              <w:r w:rsidRPr="00D82A73">
                <w:delText>Choices</w:delText>
              </w:r>
              <w:r w:rsidRPr="00D82A73">
                <w:rPr>
                  <w:rFonts w:eastAsia="Arial Unicode MS"/>
                </w:rPr>
                <w:delText>)</w:delText>
              </w:r>
            </w:del>
          </w:p>
        </w:tc>
        <w:tc>
          <w:tcPr>
            <w:tcW w:w="3410" w:type="dxa"/>
          </w:tcPr>
          <w:p w14:paraId="40A1F38F" w14:textId="77777777" w:rsidR="0005768E" w:rsidRPr="00D82A73" w:rsidRDefault="0005768E" w:rsidP="0005768E">
            <w:pPr>
              <w:rPr>
                <w:del w:id="3629" w:author="Jarno Nieminen" w:date="2014-06-11T12:40:00Z"/>
                <w:rFonts w:eastAsia="Arial Unicode MS"/>
              </w:rPr>
            </w:pPr>
            <w:del w:id="3630" w:author="Jarno Nieminen" w:date="2014-06-11T12:40:00Z">
              <w:r w:rsidRPr="00D82A73">
                <w:rPr>
                  <w:rFonts w:eastAsia="Arial Unicode MS"/>
                </w:rPr>
                <w:delText>Indikerar max antal värden som användaren får välja vid  checkbox/multivärde.</w:delText>
              </w:r>
            </w:del>
          </w:p>
        </w:tc>
        <w:tc>
          <w:tcPr>
            <w:tcW w:w="1140" w:type="dxa"/>
          </w:tcPr>
          <w:p w14:paraId="2009953C" w14:textId="77777777" w:rsidR="0005768E" w:rsidRPr="00D82A73" w:rsidRDefault="0005768E" w:rsidP="0005768E">
            <w:pPr>
              <w:rPr>
                <w:del w:id="3631" w:author="Jarno Nieminen" w:date="2014-06-11T12:40:00Z"/>
                <w:rFonts w:eastAsia="Arial Unicode MS"/>
              </w:rPr>
            </w:pPr>
            <w:del w:id="3632" w:author="Jarno Nieminen" w:date="2014-06-11T12:40:00Z">
              <w:r w:rsidRPr="00D82A73">
                <w:rPr>
                  <w:rFonts w:eastAsia="Arial Unicode MS"/>
                </w:rPr>
                <w:delText>VÄ</w:delText>
              </w:r>
            </w:del>
          </w:p>
        </w:tc>
        <w:tc>
          <w:tcPr>
            <w:tcW w:w="717" w:type="dxa"/>
          </w:tcPr>
          <w:p w14:paraId="2AAEE1EF" w14:textId="77777777" w:rsidR="0005768E" w:rsidRPr="00D82A73" w:rsidRDefault="0005768E" w:rsidP="0005768E">
            <w:pPr>
              <w:rPr>
                <w:del w:id="3633" w:author="Jarno Nieminen" w:date="2014-06-11T12:40:00Z"/>
                <w:rFonts w:eastAsia="Arial Unicode MS"/>
              </w:rPr>
            </w:pPr>
            <w:del w:id="3634" w:author="Jarno Nieminen" w:date="2014-06-11T12:40:00Z">
              <w:r w:rsidRPr="00D82A73">
                <w:rPr>
                  <w:rFonts w:eastAsia="Arial Unicode MS"/>
                </w:rPr>
                <w:delText>0..1</w:delText>
              </w:r>
            </w:del>
          </w:p>
        </w:tc>
        <w:tc>
          <w:tcPr>
            <w:tcW w:w="1803" w:type="dxa"/>
          </w:tcPr>
          <w:p w14:paraId="121E5E13" w14:textId="77777777" w:rsidR="0005768E" w:rsidRPr="00D82A73" w:rsidRDefault="0005768E" w:rsidP="0005768E">
            <w:pPr>
              <w:rPr>
                <w:del w:id="3635" w:author="Jarno Nieminen" w:date="2014-06-11T12:40:00Z"/>
                <w:rFonts w:eastAsia="Arial Unicode MS"/>
              </w:rPr>
            </w:pPr>
          </w:p>
        </w:tc>
        <w:tc>
          <w:tcPr>
            <w:tcW w:w="1920" w:type="dxa"/>
          </w:tcPr>
          <w:p w14:paraId="320BC6FC" w14:textId="77777777" w:rsidR="0005768E" w:rsidRPr="00D82A73" w:rsidRDefault="0005768E" w:rsidP="0005768E">
            <w:pPr>
              <w:rPr>
                <w:del w:id="3636" w:author="Jarno Nieminen" w:date="2014-06-11T12:40:00Z"/>
                <w:rFonts w:ascii="Arial" w:eastAsia="Arial Unicode MS" w:hAnsi="Arial"/>
              </w:rPr>
            </w:pPr>
            <w:del w:id="3637" w:author="Jarno Nieminen" w:date="2014-06-11T12:40:00Z">
              <w:r w:rsidRPr="00D82A73">
                <w:rPr>
                  <w:rFonts w:ascii="Arial" w:eastAsia="Arial Unicode MS" w:hAnsi="Arial"/>
                </w:rPr>
                <w:delText>Information till användaren.</w:delText>
              </w:r>
            </w:del>
          </w:p>
          <w:p w14:paraId="08DD8159" w14:textId="77777777" w:rsidR="0005768E" w:rsidRPr="00D82A73" w:rsidRDefault="0005768E" w:rsidP="0005768E">
            <w:pPr>
              <w:rPr>
                <w:del w:id="3638" w:author="Jarno Nieminen" w:date="2014-06-11T12:40:00Z"/>
                <w:rFonts w:ascii="Arial" w:eastAsia="Arial Unicode MS" w:hAnsi="Arial"/>
              </w:rPr>
            </w:pPr>
            <w:del w:id="3639" w:author="Jarno Nieminen" w:date="2014-06-11T12:40:00Z">
              <w:r w:rsidRPr="00D82A73">
                <w:rPr>
                  <w:rFonts w:ascii="Arial" w:eastAsia="Arial Unicode MS" w:hAnsi="Arial"/>
                </w:rPr>
                <w:delText>Kan användas för att validera inmatning av konsument.</w:delText>
              </w:r>
            </w:del>
          </w:p>
        </w:tc>
        <w:tc>
          <w:tcPr>
            <w:tcW w:w="1200" w:type="dxa"/>
            <w:shd w:val="clear" w:color="auto" w:fill="auto"/>
          </w:tcPr>
          <w:p w14:paraId="34B7F7F8" w14:textId="77777777" w:rsidR="0005768E" w:rsidRPr="00D82A73" w:rsidRDefault="0005768E" w:rsidP="0005768E">
            <w:pPr>
              <w:rPr>
                <w:del w:id="3640" w:author="Jarno Nieminen" w:date="2014-06-11T12:40:00Z"/>
                <w:rFonts w:ascii="Arial" w:eastAsia="Arial Unicode MS" w:hAnsi="Arial"/>
              </w:rPr>
            </w:pPr>
          </w:p>
        </w:tc>
        <w:tc>
          <w:tcPr>
            <w:tcW w:w="1080" w:type="dxa"/>
            <w:shd w:val="clear" w:color="auto" w:fill="auto"/>
          </w:tcPr>
          <w:p w14:paraId="10B0A742" w14:textId="77777777" w:rsidR="0005768E" w:rsidRPr="00D82A73" w:rsidRDefault="0005768E" w:rsidP="0005768E">
            <w:pPr>
              <w:rPr>
                <w:del w:id="3641" w:author="Jarno Nieminen" w:date="2014-06-11T12:40:00Z"/>
                <w:rFonts w:ascii="Arial" w:eastAsia="Arial Unicode MS" w:hAnsi="Arial"/>
              </w:rPr>
            </w:pPr>
          </w:p>
        </w:tc>
        <w:tc>
          <w:tcPr>
            <w:tcW w:w="1160" w:type="dxa"/>
            <w:shd w:val="clear" w:color="auto" w:fill="auto"/>
          </w:tcPr>
          <w:p w14:paraId="640D515C" w14:textId="77777777" w:rsidR="0005768E" w:rsidRPr="00D82A73" w:rsidRDefault="0005768E" w:rsidP="0005768E">
            <w:pPr>
              <w:rPr>
                <w:del w:id="3642" w:author="Jarno Nieminen" w:date="2014-06-11T12:40:00Z"/>
                <w:rFonts w:ascii="Arial" w:eastAsia="Arial Unicode MS" w:hAnsi="Arial"/>
              </w:rPr>
            </w:pPr>
          </w:p>
        </w:tc>
      </w:tr>
      <w:tr w:rsidR="0005768E" w:rsidRPr="00D82A73" w14:paraId="45CBA589" w14:textId="77777777" w:rsidTr="0005768E">
        <w:trPr>
          <w:gridAfter w:val="1"/>
          <w:wAfter w:w="10" w:type="dxa"/>
          <w:trHeight w:val="217"/>
          <w:del w:id="3643" w:author="Jarno Nieminen" w:date="2014-06-11T12:40:00Z"/>
        </w:trPr>
        <w:tc>
          <w:tcPr>
            <w:tcW w:w="2545" w:type="dxa"/>
            <w:gridSpan w:val="2"/>
          </w:tcPr>
          <w:p w14:paraId="3F95AE32" w14:textId="77777777" w:rsidR="0005768E" w:rsidRPr="00D82A73" w:rsidRDefault="0005768E" w:rsidP="0005768E">
            <w:pPr>
              <w:rPr>
                <w:del w:id="3644" w:author="Jarno Nieminen" w:date="2014-06-11T12:40:00Z"/>
                <w:rFonts w:eastAsia="Arial Unicode MS"/>
              </w:rPr>
            </w:pPr>
            <w:del w:id="3645" w:author="Jarno Nieminen" w:date="2014-06-11T12:40:00Z">
              <w:r w:rsidRPr="00D82A73">
                <w:rPr>
                  <w:rFonts w:eastAsia="Arial Unicode MS"/>
                </w:rPr>
                <w:delText>(MinNumberOf</w:delText>
              </w:r>
              <w:r w:rsidRPr="00D82A73">
                <w:delText>Choices</w:delText>
              </w:r>
              <w:r w:rsidRPr="00D82A73">
                <w:rPr>
                  <w:rFonts w:eastAsia="Arial Unicode MS"/>
                </w:rPr>
                <w:delText>)</w:delText>
              </w:r>
            </w:del>
          </w:p>
        </w:tc>
        <w:tc>
          <w:tcPr>
            <w:tcW w:w="3410" w:type="dxa"/>
          </w:tcPr>
          <w:p w14:paraId="6C488037" w14:textId="77777777" w:rsidR="0005768E" w:rsidRPr="00D82A73" w:rsidRDefault="0005768E" w:rsidP="0005768E">
            <w:pPr>
              <w:rPr>
                <w:del w:id="3646" w:author="Jarno Nieminen" w:date="2014-06-11T12:40:00Z"/>
                <w:rFonts w:eastAsia="Arial Unicode MS"/>
              </w:rPr>
            </w:pPr>
            <w:del w:id="3647" w:author="Jarno Nieminen" w:date="2014-06-11T12:40:00Z">
              <w:r w:rsidRPr="00D82A73">
                <w:rPr>
                  <w:rFonts w:eastAsia="Arial Unicode MS"/>
                </w:rPr>
                <w:delText>Indikerar min. antal värden som användaren får välja vid  checkbox/multivärde.</w:delText>
              </w:r>
            </w:del>
          </w:p>
        </w:tc>
        <w:tc>
          <w:tcPr>
            <w:tcW w:w="1140" w:type="dxa"/>
          </w:tcPr>
          <w:p w14:paraId="346BA5D5" w14:textId="77777777" w:rsidR="0005768E" w:rsidRPr="00D82A73" w:rsidRDefault="0005768E" w:rsidP="0005768E">
            <w:pPr>
              <w:rPr>
                <w:del w:id="3648" w:author="Jarno Nieminen" w:date="2014-06-11T12:40:00Z"/>
                <w:rFonts w:eastAsia="Arial Unicode MS"/>
              </w:rPr>
            </w:pPr>
            <w:del w:id="3649" w:author="Jarno Nieminen" w:date="2014-06-11T12:40:00Z">
              <w:r w:rsidRPr="00D82A73">
                <w:rPr>
                  <w:rFonts w:eastAsia="Arial Unicode MS"/>
                </w:rPr>
                <w:delText>VÄ</w:delText>
              </w:r>
            </w:del>
          </w:p>
        </w:tc>
        <w:tc>
          <w:tcPr>
            <w:tcW w:w="717" w:type="dxa"/>
          </w:tcPr>
          <w:p w14:paraId="20C5ACEE" w14:textId="77777777" w:rsidR="0005768E" w:rsidRPr="00D82A73" w:rsidRDefault="0005768E" w:rsidP="0005768E">
            <w:pPr>
              <w:rPr>
                <w:del w:id="3650" w:author="Jarno Nieminen" w:date="2014-06-11T12:40:00Z"/>
                <w:rFonts w:eastAsia="Arial Unicode MS"/>
              </w:rPr>
            </w:pPr>
            <w:del w:id="3651" w:author="Jarno Nieminen" w:date="2014-06-11T12:40:00Z">
              <w:r w:rsidRPr="00D82A73">
                <w:rPr>
                  <w:rFonts w:eastAsia="Arial Unicode MS"/>
                </w:rPr>
                <w:delText>0..1</w:delText>
              </w:r>
            </w:del>
          </w:p>
        </w:tc>
        <w:tc>
          <w:tcPr>
            <w:tcW w:w="1803" w:type="dxa"/>
          </w:tcPr>
          <w:p w14:paraId="5A87E40D" w14:textId="77777777" w:rsidR="0005768E" w:rsidRPr="00D82A73" w:rsidRDefault="0005768E" w:rsidP="0005768E">
            <w:pPr>
              <w:rPr>
                <w:del w:id="3652" w:author="Jarno Nieminen" w:date="2014-06-11T12:40:00Z"/>
                <w:rFonts w:eastAsia="Arial Unicode MS"/>
              </w:rPr>
            </w:pPr>
          </w:p>
        </w:tc>
        <w:tc>
          <w:tcPr>
            <w:tcW w:w="1920" w:type="dxa"/>
          </w:tcPr>
          <w:p w14:paraId="2A44AC67" w14:textId="77777777" w:rsidR="0005768E" w:rsidRPr="00D82A73" w:rsidRDefault="0005768E" w:rsidP="0005768E">
            <w:pPr>
              <w:rPr>
                <w:del w:id="3653" w:author="Jarno Nieminen" w:date="2014-06-11T12:40:00Z"/>
                <w:rFonts w:ascii="Arial" w:eastAsia="Arial Unicode MS" w:hAnsi="Arial"/>
              </w:rPr>
            </w:pPr>
            <w:del w:id="3654" w:author="Jarno Nieminen" w:date="2014-06-11T12:40:00Z">
              <w:r w:rsidRPr="00D82A73">
                <w:rPr>
                  <w:rFonts w:ascii="Arial" w:eastAsia="Arial Unicode MS" w:hAnsi="Arial"/>
                </w:rPr>
                <w:delText>Information till användaren.</w:delText>
              </w:r>
            </w:del>
          </w:p>
          <w:p w14:paraId="2796B18D" w14:textId="77777777" w:rsidR="0005768E" w:rsidRPr="00D82A73" w:rsidRDefault="0005768E" w:rsidP="0005768E">
            <w:pPr>
              <w:rPr>
                <w:del w:id="3655" w:author="Jarno Nieminen" w:date="2014-06-11T12:40:00Z"/>
                <w:rFonts w:ascii="Arial" w:eastAsia="Arial Unicode MS" w:hAnsi="Arial"/>
              </w:rPr>
            </w:pPr>
            <w:del w:id="3656" w:author="Jarno Nieminen" w:date="2014-06-11T12:40:00Z">
              <w:r w:rsidRPr="00D82A73">
                <w:rPr>
                  <w:rFonts w:ascii="Arial" w:eastAsia="Arial Unicode MS" w:hAnsi="Arial"/>
                </w:rPr>
                <w:delText>Kan användas för att validera inmatning av konsument.</w:delText>
              </w:r>
            </w:del>
          </w:p>
        </w:tc>
        <w:tc>
          <w:tcPr>
            <w:tcW w:w="1200" w:type="dxa"/>
            <w:shd w:val="clear" w:color="auto" w:fill="auto"/>
          </w:tcPr>
          <w:p w14:paraId="5B2648A9" w14:textId="77777777" w:rsidR="0005768E" w:rsidRPr="00D82A73" w:rsidRDefault="0005768E" w:rsidP="0005768E">
            <w:pPr>
              <w:rPr>
                <w:del w:id="3657" w:author="Jarno Nieminen" w:date="2014-06-11T12:40:00Z"/>
                <w:rFonts w:ascii="Arial" w:eastAsia="Arial Unicode MS" w:hAnsi="Arial"/>
              </w:rPr>
            </w:pPr>
          </w:p>
        </w:tc>
        <w:tc>
          <w:tcPr>
            <w:tcW w:w="1080" w:type="dxa"/>
            <w:shd w:val="clear" w:color="auto" w:fill="auto"/>
          </w:tcPr>
          <w:p w14:paraId="66BE5E73" w14:textId="77777777" w:rsidR="0005768E" w:rsidRPr="00D82A73" w:rsidRDefault="0005768E" w:rsidP="0005768E">
            <w:pPr>
              <w:rPr>
                <w:del w:id="3658" w:author="Jarno Nieminen" w:date="2014-06-11T12:40:00Z"/>
                <w:rFonts w:ascii="Arial" w:eastAsia="Arial Unicode MS" w:hAnsi="Arial"/>
              </w:rPr>
            </w:pPr>
          </w:p>
        </w:tc>
        <w:tc>
          <w:tcPr>
            <w:tcW w:w="1160" w:type="dxa"/>
            <w:shd w:val="clear" w:color="auto" w:fill="auto"/>
          </w:tcPr>
          <w:p w14:paraId="303A4090" w14:textId="77777777" w:rsidR="0005768E" w:rsidRPr="00D82A73" w:rsidRDefault="0005768E" w:rsidP="0005768E">
            <w:pPr>
              <w:rPr>
                <w:del w:id="3659" w:author="Jarno Nieminen" w:date="2014-06-11T12:40:00Z"/>
                <w:rFonts w:ascii="Arial" w:eastAsia="Arial Unicode MS" w:hAnsi="Arial"/>
              </w:rPr>
            </w:pPr>
          </w:p>
        </w:tc>
      </w:tr>
      <w:tr w:rsidR="0005768E" w:rsidRPr="00D82A73" w14:paraId="628B37F7" w14:textId="77777777" w:rsidTr="0005768E">
        <w:trPr>
          <w:gridAfter w:val="1"/>
          <w:wAfter w:w="10" w:type="dxa"/>
          <w:trHeight w:val="217"/>
          <w:del w:id="3660" w:author="Jarno Nieminen" w:date="2014-06-11T12:40:00Z"/>
        </w:trPr>
        <w:tc>
          <w:tcPr>
            <w:tcW w:w="2545" w:type="dxa"/>
            <w:gridSpan w:val="2"/>
          </w:tcPr>
          <w:p w14:paraId="309A4EB7" w14:textId="77777777" w:rsidR="0005768E" w:rsidRPr="00D82A73" w:rsidRDefault="0005768E" w:rsidP="0005768E">
            <w:pPr>
              <w:rPr>
                <w:del w:id="3661" w:author="Jarno Nieminen" w:date="2014-06-11T12:40:00Z"/>
                <w:rFonts w:eastAsia="Arial Unicode MS"/>
              </w:rPr>
            </w:pPr>
            <w:del w:id="3662" w:author="Jarno Nieminen" w:date="2014-06-11T12:40:00Z">
              <w:r w:rsidRPr="00D82A73">
                <w:rPr>
                  <w:rFonts w:eastAsia="Arial Unicode MS"/>
                </w:rPr>
                <w:delText>(InputUnit)</w:delText>
              </w:r>
            </w:del>
          </w:p>
        </w:tc>
        <w:tc>
          <w:tcPr>
            <w:tcW w:w="3410" w:type="dxa"/>
          </w:tcPr>
          <w:p w14:paraId="2ACA8312" w14:textId="77777777" w:rsidR="0005768E" w:rsidRPr="00D82A73" w:rsidRDefault="0005768E" w:rsidP="0005768E">
            <w:pPr>
              <w:rPr>
                <w:del w:id="3663" w:author="Jarno Nieminen" w:date="2014-06-11T12:40:00Z"/>
                <w:rFonts w:eastAsia="Arial Unicode MS"/>
              </w:rPr>
            </w:pPr>
            <w:del w:id="3664" w:author="Jarno Nieminen" w:date="2014-06-11T12:40:00Z">
              <w:r w:rsidRPr="00D82A73">
                <w:rPr>
                  <w:rFonts w:eastAsia="Arial Unicode MS"/>
                </w:rPr>
                <w:delText>Typ av enhet.</w:delText>
              </w:r>
            </w:del>
          </w:p>
          <w:p w14:paraId="3613130B" w14:textId="77777777" w:rsidR="0005768E" w:rsidRPr="00D82A73" w:rsidRDefault="0005768E" w:rsidP="0005768E">
            <w:pPr>
              <w:rPr>
                <w:del w:id="3665" w:author="Jarno Nieminen" w:date="2014-06-11T12:40:00Z"/>
                <w:rFonts w:eastAsia="Arial Unicode MS"/>
              </w:rPr>
            </w:pPr>
            <w:del w:id="3666" w:author="Jarno Nieminen" w:date="2014-06-11T12:40:00Z">
              <w:r w:rsidRPr="00D82A73">
                <w:rPr>
                  <w:rFonts w:eastAsia="Arial Unicode MS"/>
                </w:rPr>
                <w:delText>T.ex. kg, m</w:delText>
              </w:r>
            </w:del>
          </w:p>
        </w:tc>
        <w:tc>
          <w:tcPr>
            <w:tcW w:w="1140" w:type="dxa"/>
          </w:tcPr>
          <w:p w14:paraId="14CE6E1B" w14:textId="77777777" w:rsidR="0005768E" w:rsidRPr="00D82A73" w:rsidRDefault="0005768E" w:rsidP="0005768E">
            <w:pPr>
              <w:rPr>
                <w:del w:id="3667" w:author="Jarno Nieminen" w:date="2014-06-11T12:40:00Z"/>
                <w:rFonts w:eastAsia="Arial Unicode MS"/>
              </w:rPr>
            </w:pPr>
            <w:del w:id="3668" w:author="Jarno Nieminen" w:date="2014-06-11T12:40:00Z">
              <w:r w:rsidRPr="00D82A73">
                <w:rPr>
                  <w:rFonts w:eastAsia="Arial Unicode MS"/>
                </w:rPr>
                <w:delText>KTOV</w:delText>
              </w:r>
            </w:del>
          </w:p>
        </w:tc>
        <w:tc>
          <w:tcPr>
            <w:tcW w:w="717" w:type="dxa"/>
          </w:tcPr>
          <w:p w14:paraId="4E62C4DE" w14:textId="77777777" w:rsidR="0005768E" w:rsidRPr="00D82A73" w:rsidRDefault="0005768E" w:rsidP="0005768E">
            <w:pPr>
              <w:rPr>
                <w:del w:id="3669" w:author="Jarno Nieminen" w:date="2014-06-11T12:40:00Z"/>
                <w:rFonts w:eastAsia="Arial Unicode MS"/>
              </w:rPr>
            </w:pPr>
            <w:del w:id="3670" w:author="Jarno Nieminen" w:date="2014-06-11T12:40:00Z">
              <w:r w:rsidRPr="00D82A73">
                <w:rPr>
                  <w:rFonts w:eastAsia="Arial Unicode MS"/>
                </w:rPr>
                <w:delText>0..1</w:delText>
              </w:r>
            </w:del>
          </w:p>
        </w:tc>
        <w:tc>
          <w:tcPr>
            <w:tcW w:w="1803" w:type="dxa"/>
          </w:tcPr>
          <w:p w14:paraId="3E27684B" w14:textId="77777777" w:rsidR="0005768E" w:rsidRPr="00D82A73" w:rsidRDefault="0005768E" w:rsidP="0005768E">
            <w:pPr>
              <w:rPr>
                <w:del w:id="3671" w:author="Jarno Nieminen" w:date="2014-06-11T12:40:00Z"/>
                <w:rFonts w:eastAsia="Arial Unicode MS"/>
              </w:rPr>
            </w:pPr>
            <w:del w:id="3672" w:author="Jarno Nieminen" w:date="2014-06-11T12:40:00Z">
              <w:r w:rsidRPr="00D82A73">
                <w:delText>KV enhet</w:delText>
              </w:r>
            </w:del>
          </w:p>
        </w:tc>
        <w:tc>
          <w:tcPr>
            <w:tcW w:w="1920" w:type="dxa"/>
          </w:tcPr>
          <w:p w14:paraId="08D8D174" w14:textId="77777777" w:rsidR="0005768E" w:rsidRPr="00D82A73" w:rsidRDefault="0005768E" w:rsidP="0005768E">
            <w:pPr>
              <w:rPr>
                <w:del w:id="3673" w:author="Jarno Nieminen" w:date="2014-06-11T12:40:00Z"/>
                <w:rFonts w:ascii="Arial" w:eastAsia="Arial Unicode MS" w:hAnsi="Arial"/>
              </w:rPr>
            </w:pPr>
          </w:p>
        </w:tc>
        <w:tc>
          <w:tcPr>
            <w:tcW w:w="1200" w:type="dxa"/>
            <w:shd w:val="clear" w:color="auto" w:fill="auto"/>
          </w:tcPr>
          <w:p w14:paraId="00E7F835" w14:textId="77777777" w:rsidR="0005768E" w:rsidRPr="00D82A73" w:rsidRDefault="0005768E" w:rsidP="0005768E">
            <w:pPr>
              <w:rPr>
                <w:del w:id="3674" w:author="Jarno Nieminen" w:date="2014-06-11T12:40:00Z"/>
                <w:rFonts w:ascii="Arial" w:eastAsia="Arial Unicode MS" w:hAnsi="Arial"/>
              </w:rPr>
            </w:pPr>
          </w:p>
        </w:tc>
        <w:tc>
          <w:tcPr>
            <w:tcW w:w="1080" w:type="dxa"/>
            <w:shd w:val="clear" w:color="auto" w:fill="auto"/>
          </w:tcPr>
          <w:p w14:paraId="5E29AB0C" w14:textId="77777777" w:rsidR="0005768E" w:rsidRPr="00D82A73" w:rsidRDefault="0005768E" w:rsidP="0005768E">
            <w:pPr>
              <w:rPr>
                <w:del w:id="3675" w:author="Jarno Nieminen" w:date="2014-06-11T12:40:00Z"/>
                <w:rFonts w:ascii="Arial" w:eastAsia="Arial Unicode MS" w:hAnsi="Arial"/>
              </w:rPr>
            </w:pPr>
          </w:p>
        </w:tc>
        <w:tc>
          <w:tcPr>
            <w:tcW w:w="1160" w:type="dxa"/>
            <w:shd w:val="clear" w:color="auto" w:fill="auto"/>
          </w:tcPr>
          <w:p w14:paraId="7F93C220" w14:textId="77777777" w:rsidR="0005768E" w:rsidRPr="00D82A73" w:rsidRDefault="0005768E" w:rsidP="0005768E">
            <w:pPr>
              <w:rPr>
                <w:del w:id="3676" w:author="Jarno Nieminen" w:date="2014-06-11T12:40:00Z"/>
                <w:rFonts w:ascii="Arial" w:eastAsia="Arial Unicode MS" w:hAnsi="Arial"/>
              </w:rPr>
            </w:pPr>
          </w:p>
        </w:tc>
      </w:tr>
      <w:tr w:rsidR="0005768E" w:rsidRPr="00D82A73" w14:paraId="171E1550" w14:textId="77777777" w:rsidTr="0005768E">
        <w:trPr>
          <w:gridAfter w:val="1"/>
          <w:wAfter w:w="10" w:type="dxa"/>
          <w:trHeight w:val="217"/>
          <w:del w:id="3677" w:author="Jarno Nieminen" w:date="2014-06-11T12:40:00Z"/>
        </w:trPr>
        <w:tc>
          <w:tcPr>
            <w:tcW w:w="2545" w:type="dxa"/>
            <w:gridSpan w:val="2"/>
          </w:tcPr>
          <w:p w14:paraId="11EEDFC4" w14:textId="77777777" w:rsidR="0005768E" w:rsidRPr="00D82A73" w:rsidRDefault="0005768E" w:rsidP="0005768E">
            <w:pPr>
              <w:rPr>
                <w:del w:id="3678" w:author="Jarno Nieminen" w:date="2014-06-11T12:40:00Z"/>
                <w:rFonts w:eastAsia="Arial Unicode MS"/>
              </w:rPr>
            </w:pPr>
            <w:del w:id="3679" w:author="Jarno Nieminen" w:date="2014-06-11T12:40:00Z">
              <w:r w:rsidRPr="00D82A73">
                <w:rPr>
                  <w:rFonts w:eastAsia="Arial Unicode MS"/>
                </w:rPr>
                <w:delText>(AnswerMax)</w:delText>
              </w:r>
            </w:del>
          </w:p>
        </w:tc>
        <w:tc>
          <w:tcPr>
            <w:tcW w:w="3410" w:type="dxa"/>
          </w:tcPr>
          <w:p w14:paraId="140B1E4C" w14:textId="77777777" w:rsidR="0005768E" w:rsidRPr="00D82A73" w:rsidRDefault="0005768E" w:rsidP="0005768E">
            <w:pPr>
              <w:rPr>
                <w:del w:id="3680" w:author="Jarno Nieminen" w:date="2014-06-11T12:40:00Z"/>
                <w:rFonts w:eastAsia="Arial Unicode MS"/>
              </w:rPr>
            </w:pPr>
            <w:del w:id="3681" w:author="Jarno Nieminen" w:date="2014-06-11T12:40:00Z">
              <w:r w:rsidRPr="00D82A73">
                <w:rPr>
                  <w:rFonts w:eastAsia="Arial Unicode MS"/>
                </w:rPr>
                <w:delText>Specificerar maxvärde för inmatning. (Gäller typ: number, date)</w:delText>
              </w:r>
            </w:del>
          </w:p>
          <w:p w14:paraId="09961704" w14:textId="77777777" w:rsidR="0005768E" w:rsidRPr="00D82A73" w:rsidRDefault="0005768E" w:rsidP="0005768E">
            <w:pPr>
              <w:rPr>
                <w:del w:id="3682" w:author="Jarno Nieminen" w:date="2014-06-11T12:40:00Z"/>
                <w:rFonts w:eastAsia="Arial Unicode MS"/>
              </w:rPr>
            </w:pPr>
            <w:del w:id="3683" w:author="Jarno Nieminen" w:date="2014-06-11T12:40:00Z">
              <w:r w:rsidRPr="00D82A73">
                <w:rPr>
                  <w:rFonts w:eastAsia="Arial Unicode MS"/>
                </w:rPr>
                <w:delText>T.ex: Ett värde får inte överskrida 10. Blodtryck, rimlighetsparameter.</w:delText>
              </w:r>
            </w:del>
          </w:p>
        </w:tc>
        <w:tc>
          <w:tcPr>
            <w:tcW w:w="1140" w:type="dxa"/>
          </w:tcPr>
          <w:p w14:paraId="5DFD99EA" w14:textId="77777777" w:rsidR="0005768E" w:rsidRPr="00D82A73" w:rsidRDefault="0005768E" w:rsidP="0005768E">
            <w:pPr>
              <w:rPr>
                <w:del w:id="3684" w:author="Jarno Nieminen" w:date="2014-06-11T12:40:00Z"/>
                <w:rFonts w:eastAsia="Arial Unicode MS"/>
              </w:rPr>
            </w:pPr>
            <w:del w:id="3685" w:author="Jarno Nieminen" w:date="2014-06-11T12:40:00Z">
              <w:r w:rsidRPr="00D82A73">
                <w:rPr>
                  <w:rFonts w:eastAsia="Arial Unicode MS"/>
                </w:rPr>
                <w:delText>VÅ</w:delText>
              </w:r>
            </w:del>
          </w:p>
        </w:tc>
        <w:tc>
          <w:tcPr>
            <w:tcW w:w="717" w:type="dxa"/>
          </w:tcPr>
          <w:p w14:paraId="65069F51" w14:textId="77777777" w:rsidR="0005768E" w:rsidRPr="00D82A73" w:rsidRDefault="0005768E" w:rsidP="0005768E">
            <w:pPr>
              <w:rPr>
                <w:del w:id="3686" w:author="Jarno Nieminen" w:date="2014-06-11T12:40:00Z"/>
                <w:rFonts w:eastAsia="Arial Unicode MS"/>
              </w:rPr>
            </w:pPr>
            <w:del w:id="3687" w:author="Jarno Nieminen" w:date="2014-06-11T12:40:00Z">
              <w:r w:rsidRPr="00D82A73">
                <w:rPr>
                  <w:rFonts w:eastAsia="Arial Unicode MS"/>
                </w:rPr>
                <w:delText>0..1</w:delText>
              </w:r>
            </w:del>
          </w:p>
        </w:tc>
        <w:tc>
          <w:tcPr>
            <w:tcW w:w="1803" w:type="dxa"/>
          </w:tcPr>
          <w:p w14:paraId="4A1AC330" w14:textId="77777777" w:rsidR="0005768E" w:rsidRPr="00D82A73" w:rsidRDefault="0005768E" w:rsidP="0005768E">
            <w:pPr>
              <w:rPr>
                <w:del w:id="3688" w:author="Jarno Nieminen" w:date="2014-06-11T12:40:00Z"/>
                <w:rFonts w:eastAsia="Arial Unicode MS"/>
              </w:rPr>
            </w:pPr>
          </w:p>
        </w:tc>
        <w:tc>
          <w:tcPr>
            <w:tcW w:w="1920" w:type="dxa"/>
          </w:tcPr>
          <w:p w14:paraId="7FBEDD54" w14:textId="77777777" w:rsidR="0005768E" w:rsidRPr="00D82A73" w:rsidRDefault="0005768E" w:rsidP="0005768E">
            <w:pPr>
              <w:rPr>
                <w:del w:id="3689" w:author="Jarno Nieminen" w:date="2014-06-11T12:40:00Z"/>
                <w:rFonts w:ascii="Arial" w:eastAsia="Arial Unicode MS" w:hAnsi="Arial"/>
              </w:rPr>
            </w:pPr>
            <w:del w:id="3690"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583DD800" w14:textId="77777777" w:rsidR="0005768E" w:rsidRPr="00D82A73" w:rsidRDefault="0005768E" w:rsidP="0005768E">
            <w:pPr>
              <w:rPr>
                <w:del w:id="3691" w:author="Jarno Nieminen" w:date="2014-06-11T12:40:00Z"/>
                <w:rFonts w:ascii="Arial" w:eastAsia="Arial Unicode MS" w:hAnsi="Arial"/>
              </w:rPr>
            </w:pPr>
          </w:p>
        </w:tc>
        <w:tc>
          <w:tcPr>
            <w:tcW w:w="1080" w:type="dxa"/>
            <w:shd w:val="clear" w:color="auto" w:fill="auto"/>
          </w:tcPr>
          <w:p w14:paraId="579454D6" w14:textId="77777777" w:rsidR="0005768E" w:rsidRPr="00D82A73" w:rsidRDefault="0005768E" w:rsidP="0005768E">
            <w:pPr>
              <w:rPr>
                <w:del w:id="3692" w:author="Jarno Nieminen" w:date="2014-06-11T12:40:00Z"/>
                <w:rFonts w:ascii="Arial" w:eastAsia="Arial Unicode MS" w:hAnsi="Arial"/>
              </w:rPr>
            </w:pPr>
          </w:p>
        </w:tc>
        <w:tc>
          <w:tcPr>
            <w:tcW w:w="1160" w:type="dxa"/>
            <w:shd w:val="clear" w:color="auto" w:fill="auto"/>
          </w:tcPr>
          <w:p w14:paraId="7087719A" w14:textId="77777777" w:rsidR="0005768E" w:rsidRPr="00D82A73" w:rsidRDefault="0005768E" w:rsidP="0005768E">
            <w:pPr>
              <w:rPr>
                <w:del w:id="3693" w:author="Jarno Nieminen" w:date="2014-06-11T12:40:00Z"/>
                <w:rFonts w:ascii="Arial" w:eastAsia="Arial Unicode MS" w:hAnsi="Arial"/>
              </w:rPr>
            </w:pPr>
          </w:p>
        </w:tc>
      </w:tr>
      <w:tr w:rsidR="0005768E" w:rsidRPr="00D82A73" w14:paraId="277356E4" w14:textId="77777777" w:rsidTr="0005768E">
        <w:trPr>
          <w:gridAfter w:val="1"/>
          <w:wAfter w:w="10" w:type="dxa"/>
          <w:trHeight w:val="217"/>
          <w:del w:id="3694" w:author="Jarno Nieminen" w:date="2014-06-11T12:40:00Z"/>
        </w:trPr>
        <w:tc>
          <w:tcPr>
            <w:tcW w:w="2545" w:type="dxa"/>
            <w:gridSpan w:val="2"/>
          </w:tcPr>
          <w:p w14:paraId="782454FB" w14:textId="77777777" w:rsidR="0005768E" w:rsidRPr="00D82A73" w:rsidRDefault="0005768E" w:rsidP="0005768E">
            <w:pPr>
              <w:rPr>
                <w:del w:id="3695" w:author="Jarno Nieminen" w:date="2014-06-11T12:40:00Z"/>
                <w:rFonts w:eastAsia="Arial Unicode MS"/>
              </w:rPr>
            </w:pPr>
            <w:del w:id="3696" w:author="Jarno Nieminen" w:date="2014-06-11T12:40:00Z">
              <w:r w:rsidRPr="00D82A73">
                <w:rPr>
                  <w:rFonts w:eastAsia="Arial Unicode MS"/>
                </w:rPr>
                <w:delText>(AnswerMin)</w:delText>
              </w:r>
            </w:del>
          </w:p>
        </w:tc>
        <w:tc>
          <w:tcPr>
            <w:tcW w:w="3410" w:type="dxa"/>
          </w:tcPr>
          <w:p w14:paraId="24DD26DC" w14:textId="77777777" w:rsidR="0005768E" w:rsidRPr="00D82A73" w:rsidRDefault="0005768E" w:rsidP="0005768E">
            <w:pPr>
              <w:rPr>
                <w:del w:id="3697" w:author="Jarno Nieminen" w:date="2014-06-11T12:40:00Z"/>
                <w:rFonts w:eastAsia="Arial Unicode MS"/>
              </w:rPr>
            </w:pPr>
            <w:del w:id="3698" w:author="Jarno Nieminen" w:date="2014-06-11T12:40:00Z">
              <w:r w:rsidRPr="00D82A73">
                <w:rPr>
                  <w:rFonts w:eastAsia="Arial Unicode MS"/>
                </w:rPr>
                <w:delText xml:space="preserve">Specificerar minvärde för inmatning. </w:delText>
              </w:r>
            </w:del>
          </w:p>
          <w:p w14:paraId="53287B32" w14:textId="77777777" w:rsidR="0005768E" w:rsidRPr="00D82A73" w:rsidRDefault="0005768E" w:rsidP="0005768E">
            <w:pPr>
              <w:rPr>
                <w:del w:id="3699" w:author="Jarno Nieminen" w:date="2014-06-11T12:40:00Z"/>
                <w:rFonts w:eastAsia="Arial Unicode MS"/>
              </w:rPr>
            </w:pPr>
            <w:del w:id="3700" w:author="Jarno Nieminen" w:date="2014-06-11T12:40:00Z">
              <w:r w:rsidRPr="00D82A73">
                <w:rPr>
                  <w:rFonts w:eastAsia="Arial Unicode MS"/>
                </w:rPr>
                <w:delText>(Gäller typ: number, date)</w:delText>
              </w:r>
            </w:del>
          </w:p>
          <w:p w14:paraId="530B0C9F" w14:textId="77777777" w:rsidR="0005768E" w:rsidRPr="00D82A73" w:rsidRDefault="0005768E" w:rsidP="0005768E">
            <w:pPr>
              <w:rPr>
                <w:del w:id="3701" w:author="Jarno Nieminen" w:date="2014-06-11T12:40:00Z"/>
                <w:rFonts w:eastAsia="Arial Unicode MS"/>
              </w:rPr>
            </w:pPr>
          </w:p>
        </w:tc>
        <w:tc>
          <w:tcPr>
            <w:tcW w:w="1140" w:type="dxa"/>
          </w:tcPr>
          <w:p w14:paraId="69F01955" w14:textId="77777777" w:rsidR="0005768E" w:rsidRPr="00D82A73" w:rsidRDefault="0005768E" w:rsidP="0005768E">
            <w:pPr>
              <w:rPr>
                <w:del w:id="3702" w:author="Jarno Nieminen" w:date="2014-06-11T12:40:00Z"/>
                <w:rFonts w:eastAsia="Arial Unicode MS"/>
              </w:rPr>
            </w:pPr>
            <w:del w:id="3703" w:author="Jarno Nieminen" w:date="2014-06-11T12:40:00Z">
              <w:r w:rsidRPr="00D82A73">
                <w:rPr>
                  <w:rFonts w:eastAsia="Arial Unicode MS"/>
                </w:rPr>
                <w:delText>VÅ</w:delText>
              </w:r>
            </w:del>
          </w:p>
        </w:tc>
        <w:tc>
          <w:tcPr>
            <w:tcW w:w="717" w:type="dxa"/>
          </w:tcPr>
          <w:p w14:paraId="3B08CF76" w14:textId="77777777" w:rsidR="0005768E" w:rsidRPr="00D82A73" w:rsidRDefault="0005768E" w:rsidP="0005768E">
            <w:pPr>
              <w:rPr>
                <w:del w:id="3704" w:author="Jarno Nieminen" w:date="2014-06-11T12:40:00Z"/>
                <w:rFonts w:eastAsia="Arial Unicode MS"/>
              </w:rPr>
            </w:pPr>
            <w:del w:id="3705" w:author="Jarno Nieminen" w:date="2014-06-11T12:40:00Z">
              <w:r w:rsidRPr="00D82A73">
                <w:rPr>
                  <w:rFonts w:eastAsia="Arial Unicode MS"/>
                </w:rPr>
                <w:delText>0..1</w:delText>
              </w:r>
            </w:del>
          </w:p>
        </w:tc>
        <w:tc>
          <w:tcPr>
            <w:tcW w:w="1803" w:type="dxa"/>
          </w:tcPr>
          <w:p w14:paraId="5C0BA5D3" w14:textId="77777777" w:rsidR="0005768E" w:rsidRPr="00D82A73" w:rsidRDefault="0005768E" w:rsidP="0005768E">
            <w:pPr>
              <w:rPr>
                <w:del w:id="3706" w:author="Jarno Nieminen" w:date="2014-06-11T12:40:00Z"/>
                <w:rFonts w:eastAsia="Arial Unicode MS"/>
              </w:rPr>
            </w:pPr>
          </w:p>
        </w:tc>
        <w:tc>
          <w:tcPr>
            <w:tcW w:w="1920" w:type="dxa"/>
          </w:tcPr>
          <w:p w14:paraId="45E58630" w14:textId="77777777" w:rsidR="0005768E" w:rsidRPr="00D82A73" w:rsidRDefault="0005768E" w:rsidP="0005768E">
            <w:pPr>
              <w:rPr>
                <w:del w:id="3707" w:author="Jarno Nieminen" w:date="2014-06-11T12:40:00Z"/>
                <w:rFonts w:ascii="Arial" w:eastAsia="Arial Unicode MS" w:hAnsi="Arial"/>
              </w:rPr>
            </w:pPr>
            <w:del w:id="3708"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1159C6EB" w14:textId="77777777" w:rsidR="0005768E" w:rsidRPr="00D82A73" w:rsidRDefault="0005768E" w:rsidP="0005768E">
            <w:pPr>
              <w:rPr>
                <w:del w:id="3709" w:author="Jarno Nieminen" w:date="2014-06-11T12:40:00Z"/>
                <w:rFonts w:ascii="Arial" w:eastAsia="Arial Unicode MS" w:hAnsi="Arial"/>
              </w:rPr>
            </w:pPr>
          </w:p>
        </w:tc>
        <w:tc>
          <w:tcPr>
            <w:tcW w:w="1080" w:type="dxa"/>
            <w:shd w:val="clear" w:color="auto" w:fill="auto"/>
          </w:tcPr>
          <w:p w14:paraId="3C30D2EE" w14:textId="77777777" w:rsidR="0005768E" w:rsidRPr="00D82A73" w:rsidRDefault="0005768E" w:rsidP="0005768E">
            <w:pPr>
              <w:rPr>
                <w:del w:id="3710" w:author="Jarno Nieminen" w:date="2014-06-11T12:40:00Z"/>
                <w:rFonts w:ascii="Arial" w:eastAsia="Arial Unicode MS" w:hAnsi="Arial"/>
              </w:rPr>
            </w:pPr>
          </w:p>
        </w:tc>
        <w:tc>
          <w:tcPr>
            <w:tcW w:w="1160" w:type="dxa"/>
            <w:shd w:val="clear" w:color="auto" w:fill="auto"/>
          </w:tcPr>
          <w:p w14:paraId="3818B8B9" w14:textId="77777777" w:rsidR="0005768E" w:rsidRPr="00D82A73" w:rsidRDefault="0005768E" w:rsidP="0005768E">
            <w:pPr>
              <w:rPr>
                <w:del w:id="3711" w:author="Jarno Nieminen" w:date="2014-06-11T12:40:00Z"/>
                <w:rFonts w:ascii="Arial" w:eastAsia="Arial Unicode MS" w:hAnsi="Arial"/>
              </w:rPr>
            </w:pPr>
          </w:p>
        </w:tc>
      </w:tr>
      <w:tr w:rsidR="0005768E" w:rsidRPr="00D82A73" w14:paraId="64ABE502" w14:textId="77777777" w:rsidTr="0005768E">
        <w:trPr>
          <w:gridAfter w:val="1"/>
          <w:wAfter w:w="10" w:type="dxa"/>
          <w:trHeight w:val="217"/>
          <w:del w:id="3712" w:author="Jarno Nieminen" w:date="2014-06-11T12:40:00Z"/>
        </w:trPr>
        <w:tc>
          <w:tcPr>
            <w:tcW w:w="2545" w:type="dxa"/>
            <w:gridSpan w:val="2"/>
          </w:tcPr>
          <w:p w14:paraId="0ED93FD3" w14:textId="77777777" w:rsidR="0005768E" w:rsidRPr="00D82A73" w:rsidRDefault="0005768E" w:rsidP="0005768E">
            <w:pPr>
              <w:rPr>
                <w:del w:id="3713" w:author="Jarno Nieminen" w:date="2014-06-11T12:40:00Z"/>
                <w:rFonts w:eastAsia="Arial Unicode MS"/>
              </w:rPr>
            </w:pPr>
            <w:del w:id="3714" w:author="Jarno Nieminen" w:date="2014-06-11T12:40:00Z">
              <w:r w:rsidRPr="00D82A73">
                <w:rPr>
                  <w:rFonts w:eastAsia="Arial Unicode MS"/>
                </w:rPr>
                <w:delText>(AnswerMaxLenght)</w:delText>
              </w:r>
            </w:del>
          </w:p>
        </w:tc>
        <w:tc>
          <w:tcPr>
            <w:tcW w:w="3410" w:type="dxa"/>
          </w:tcPr>
          <w:p w14:paraId="3F7230B5" w14:textId="77777777" w:rsidR="0005768E" w:rsidRPr="00D82A73" w:rsidRDefault="0005768E" w:rsidP="0005768E">
            <w:pPr>
              <w:rPr>
                <w:del w:id="3715" w:author="Jarno Nieminen" w:date="2014-06-11T12:40:00Z"/>
                <w:rFonts w:eastAsia="Arial Unicode MS"/>
              </w:rPr>
            </w:pPr>
            <w:del w:id="3716" w:author="Jarno Nieminen" w:date="2014-06-11T12:40:00Z">
              <w:r w:rsidRPr="00D82A73">
                <w:rPr>
                  <w:rFonts w:eastAsia="Arial Unicode MS"/>
                </w:rPr>
                <w:delText>Specificerar maxvärdelängd för inmatning.</w:delText>
              </w:r>
            </w:del>
          </w:p>
          <w:p w14:paraId="1AC36C4B" w14:textId="77777777" w:rsidR="0005768E" w:rsidRPr="00D82A73" w:rsidRDefault="0005768E" w:rsidP="0005768E">
            <w:pPr>
              <w:rPr>
                <w:del w:id="3717" w:author="Jarno Nieminen" w:date="2014-06-11T12:40:00Z"/>
                <w:rFonts w:eastAsia="Arial Unicode MS"/>
              </w:rPr>
            </w:pPr>
            <w:del w:id="3718" w:author="Jarno Nieminen" w:date="2014-06-11T12:40:00Z">
              <w:r w:rsidRPr="00D82A73">
                <w:rPr>
                  <w:rFonts w:eastAsia="Arial Unicode MS"/>
                </w:rPr>
                <w:delText>(Gäller typ: number)</w:delText>
              </w:r>
            </w:del>
          </w:p>
          <w:p w14:paraId="561E393C" w14:textId="77777777" w:rsidR="0005768E" w:rsidRPr="00D82A73" w:rsidRDefault="0005768E" w:rsidP="0005768E">
            <w:pPr>
              <w:rPr>
                <w:del w:id="3719" w:author="Jarno Nieminen" w:date="2014-06-11T12:40:00Z"/>
                <w:rFonts w:eastAsia="Arial Unicode MS"/>
              </w:rPr>
            </w:pPr>
            <w:del w:id="3720" w:author="Jarno Nieminen" w:date="2014-06-11T12:40:00Z">
              <w:r w:rsidRPr="00D82A73">
                <w:rPr>
                  <w:rFonts w:eastAsia="Arial Unicode MS"/>
                </w:rPr>
                <w:delText>T.ex: En inmatning (text) får inte vara större än 100 tecken.</w:delText>
              </w:r>
            </w:del>
          </w:p>
        </w:tc>
        <w:tc>
          <w:tcPr>
            <w:tcW w:w="1140" w:type="dxa"/>
          </w:tcPr>
          <w:p w14:paraId="60869148" w14:textId="77777777" w:rsidR="0005768E" w:rsidRPr="00D82A73" w:rsidRDefault="0005768E" w:rsidP="0005768E">
            <w:pPr>
              <w:rPr>
                <w:del w:id="3721" w:author="Jarno Nieminen" w:date="2014-06-11T12:40:00Z"/>
                <w:rFonts w:eastAsia="Arial Unicode MS"/>
              </w:rPr>
            </w:pPr>
            <w:del w:id="3722" w:author="Jarno Nieminen" w:date="2014-06-11T12:40:00Z">
              <w:r w:rsidRPr="00D82A73">
                <w:rPr>
                  <w:rFonts w:eastAsia="Arial Unicode MS"/>
                </w:rPr>
                <w:delText>VÅ</w:delText>
              </w:r>
            </w:del>
          </w:p>
        </w:tc>
        <w:tc>
          <w:tcPr>
            <w:tcW w:w="717" w:type="dxa"/>
          </w:tcPr>
          <w:p w14:paraId="258052DF" w14:textId="77777777" w:rsidR="0005768E" w:rsidRPr="00D82A73" w:rsidRDefault="0005768E" w:rsidP="0005768E">
            <w:pPr>
              <w:rPr>
                <w:del w:id="3723" w:author="Jarno Nieminen" w:date="2014-06-11T12:40:00Z"/>
                <w:rFonts w:eastAsia="Arial Unicode MS"/>
              </w:rPr>
            </w:pPr>
            <w:del w:id="3724" w:author="Jarno Nieminen" w:date="2014-06-11T12:40:00Z">
              <w:r w:rsidRPr="00D82A73">
                <w:rPr>
                  <w:rFonts w:eastAsia="Arial Unicode MS"/>
                </w:rPr>
                <w:delText>0..1</w:delText>
              </w:r>
            </w:del>
          </w:p>
        </w:tc>
        <w:tc>
          <w:tcPr>
            <w:tcW w:w="1803" w:type="dxa"/>
          </w:tcPr>
          <w:p w14:paraId="46F7F513" w14:textId="77777777" w:rsidR="0005768E" w:rsidRPr="00D82A73" w:rsidRDefault="0005768E" w:rsidP="0005768E">
            <w:pPr>
              <w:rPr>
                <w:del w:id="3725" w:author="Jarno Nieminen" w:date="2014-06-11T12:40:00Z"/>
                <w:rFonts w:eastAsia="Arial Unicode MS"/>
              </w:rPr>
            </w:pPr>
          </w:p>
        </w:tc>
        <w:tc>
          <w:tcPr>
            <w:tcW w:w="1920" w:type="dxa"/>
          </w:tcPr>
          <w:p w14:paraId="3181BF5B" w14:textId="77777777" w:rsidR="0005768E" w:rsidRPr="00D82A73" w:rsidRDefault="0005768E" w:rsidP="0005768E">
            <w:pPr>
              <w:rPr>
                <w:del w:id="3726" w:author="Jarno Nieminen" w:date="2014-06-11T12:40:00Z"/>
                <w:rFonts w:ascii="Arial" w:eastAsia="Arial Unicode MS" w:hAnsi="Arial"/>
              </w:rPr>
            </w:pPr>
            <w:del w:id="3727"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5996DDA6" w14:textId="77777777" w:rsidR="0005768E" w:rsidRPr="00D82A73" w:rsidRDefault="0005768E" w:rsidP="0005768E">
            <w:pPr>
              <w:rPr>
                <w:del w:id="3728" w:author="Jarno Nieminen" w:date="2014-06-11T12:40:00Z"/>
                <w:rFonts w:ascii="Arial" w:eastAsia="Arial Unicode MS" w:hAnsi="Arial"/>
              </w:rPr>
            </w:pPr>
          </w:p>
        </w:tc>
        <w:tc>
          <w:tcPr>
            <w:tcW w:w="1080" w:type="dxa"/>
            <w:shd w:val="clear" w:color="auto" w:fill="auto"/>
          </w:tcPr>
          <w:p w14:paraId="0BC2101C" w14:textId="77777777" w:rsidR="0005768E" w:rsidRPr="00D82A73" w:rsidRDefault="0005768E" w:rsidP="0005768E">
            <w:pPr>
              <w:rPr>
                <w:del w:id="3729" w:author="Jarno Nieminen" w:date="2014-06-11T12:40:00Z"/>
                <w:rFonts w:ascii="Arial" w:eastAsia="Arial Unicode MS" w:hAnsi="Arial"/>
              </w:rPr>
            </w:pPr>
          </w:p>
        </w:tc>
        <w:tc>
          <w:tcPr>
            <w:tcW w:w="1160" w:type="dxa"/>
            <w:shd w:val="clear" w:color="auto" w:fill="auto"/>
          </w:tcPr>
          <w:p w14:paraId="2EF0BDBE" w14:textId="77777777" w:rsidR="0005768E" w:rsidRPr="00D82A73" w:rsidRDefault="0005768E" w:rsidP="0005768E">
            <w:pPr>
              <w:rPr>
                <w:del w:id="3730" w:author="Jarno Nieminen" w:date="2014-06-11T12:40:00Z"/>
                <w:rFonts w:ascii="Arial" w:eastAsia="Arial Unicode MS" w:hAnsi="Arial"/>
              </w:rPr>
            </w:pPr>
          </w:p>
        </w:tc>
      </w:tr>
      <w:tr w:rsidR="0005768E" w:rsidRPr="00D82A73" w14:paraId="1ACF9321" w14:textId="77777777" w:rsidTr="0005768E">
        <w:trPr>
          <w:gridAfter w:val="1"/>
          <w:wAfter w:w="10" w:type="dxa"/>
          <w:trHeight w:val="217"/>
          <w:del w:id="3731" w:author="Jarno Nieminen" w:date="2014-06-11T12:40:00Z"/>
        </w:trPr>
        <w:tc>
          <w:tcPr>
            <w:tcW w:w="2545" w:type="dxa"/>
            <w:gridSpan w:val="2"/>
          </w:tcPr>
          <w:p w14:paraId="317D6667" w14:textId="77777777" w:rsidR="0005768E" w:rsidRPr="00D82A73" w:rsidRDefault="0005768E" w:rsidP="0005768E">
            <w:pPr>
              <w:rPr>
                <w:del w:id="3732" w:author="Jarno Nieminen" w:date="2014-06-11T12:40:00Z"/>
                <w:rFonts w:eastAsia="Arial Unicode MS"/>
              </w:rPr>
            </w:pPr>
            <w:del w:id="3733" w:author="Jarno Nieminen" w:date="2014-06-11T12:40:00Z">
              <w:r w:rsidRPr="00D82A73">
                <w:rPr>
                  <w:rFonts w:eastAsia="Arial Unicode MS"/>
                </w:rPr>
                <w:delText>(AnswerPattern)</w:delText>
              </w:r>
            </w:del>
          </w:p>
        </w:tc>
        <w:tc>
          <w:tcPr>
            <w:tcW w:w="3410" w:type="dxa"/>
          </w:tcPr>
          <w:p w14:paraId="32CE4DBE" w14:textId="77777777" w:rsidR="0005768E" w:rsidRPr="00D82A73" w:rsidRDefault="0005768E" w:rsidP="0005768E">
            <w:pPr>
              <w:rPr>
                <w:del w:id="3734" w:author="Jarno Nieminen" w:date="2014-06-11T12:40:00Z"/>
                <w:rFonts w:eastAsia="Arial Unicode MS"/>
              </w:rPr>
            </w:pPr>
            <w:del w:id="3735" w:author="Jarno Nieminen" w:date="2014-06-11T12:40:00Z">
              <w:r w:rsidRPr="00D82A73">
                <w:rPr>
                  <w:rFonts w:eastAsia="Arial Unicode MS"/>
                </w:rPr>
                <w:delText xml:space="preserve">Inmatningsvalidering </w:delText>
              </w:r>
            </w:del>
          </w:p>
          <w:p w14:paraId="2F894113" w14:textId="77777777" w:rsidR="0005768E" w:rsidRPr="00D82A73" w:rsidRDefault="0005768E" w:rsidP="0005768E">
            <w:pPr>
              <w:rPr>
                <w:del w:id="3736" w:author="Jarno Nieminen" w:date="2014-06-11T12:40:00Z"/>
                <w:rFonts w:eastAsia="Arial Unicode MS"/>
              </w:rPr>
            </w:pPr>
            <w:del w:id="3737" w:author="Jarno Nieminen" w:date="2014-06-11T12:40:00Z">
              <w:r w:rsidRPr="00D82A73">
                <w:rPr>
                  <w:rFonts w:eastAsia="Arial Unicode MS"/>
                </w:rPr>
                <w:delText>(Regular expresson).</w:delText>
              </w:r>
            </w:del>
          </w:p>
          <w:p w14:paraId="3F924195" w14:textId="77777777" w:rsidR="0005768E" w:rsidRPr="00D82A73" w:rsidRDefault="0005768E" w:rsidP="0005768E">
            <w:pPr>
              <w:rPr>
                <w:del w:id="3738" w:author="Jarno Nieminen" w:date="2014-06-11T12:40:00Z"/>
                <w:rFonts w:eastAsia="Arial Unicode MS"/>
              </w:rPr>
            </w:pPr>
            <w:del w:id="3739" w:author="Jarno Nieminen" w:date="2014-06-11T12:40:00Z">
              <w:r w:rsidRPr="00D82A73">
                <w:rPr>
                  <w:rFonts w:eastAsia="Arial Unicode MS"/>
                </w:rPr>
                <w:delText>T.ex: pattern="[A-z]{3}" tillåter endast 3 teckan A-z.</w:delText>
              </w:r>
            </w:del>
          </w:p>
        </w:tc>
        <w:tc>
          <w:tcPr>
            <w:tcW w:w="1140" w:type="dxa"/>
          </w:tcPr>
          <w:p w14:paraId="68EAB623" w14:textId="77777777" w:rsidR="0005768E" w:rsidRPr="00D82A73" w:rsidRDefault="0005768E" w:rsidP="0005768E">
            <w:pPr>
              <w:rPr>
                <w:del w:id="3740" w:author="Jarno Nieminen" w:date="2014-06-11T12:40:00Z"/>
                <w:rFonts w:eastAsia="Arial Unicode MS"/>
              </w:rPr>
            </w:pPr>
            <w:del w:id="3741" w:author="Jarno Nieminen" w:date="2014-06-11T12:40:00Z">
              <w:r w:rsidRPr="00D82A73">
                <w:rPr>
                  <w:rFonts w:eastAsia="Arial Unicode MS"/>
                </w:rPr>
                <w:delText>TXT</w:delText>
              </w:r>
            </w:del>
          </w:p>
        </w:tc>
        <w:tc>
          <w:tcPr>
            <w:tcW w:w="717" w:type="dxa"/>
          </w:tcPr>
          <w:p w14:paraId="0F5A41B9" w14:textId="77777777" w:rsidR="0005768E" w:rsidRPr="00D82A73" w:rsidRDefault="0005768E" w:rsidP="0005768E">
            <w:pPr>
              <w:rPr>
                <w:del w:id="3742" w:author="Jarno Nieminen" w:date="2014-06-11T12:40:00Z"/>
                <w:rFonts w:eastAsia="Arial Unicode MS"/>
              </w:rPr>
            </w:pPr>
            <w:del w:id="3743" w:author="Jarno Nieminen" w:date="2014-06-11T12:40:00Z">
              <w:r w:rsidRPr="00D82A73">
                <w:rPr>
                  <w:rFonts w:eastAsia="Arial Unicode MS"/>
                </w:rPr>
                <w:delText>0..1</w:delText>
              </w:r>
            </w:del>
          </w:p>
        </w:tc>
        <w:tc>
          <w:tcPr>
            <w:tcW w:w="1803" w:type="dxa"/>
          </w:tcPr>
          <w:p w14:paraId="149803FE" w14:textId="77777777" w:rsidR="0005768E" w:rsidRPr="00D82A73" w:rsidRDefault="0005768E" w:rsidP="0005768E">
            <w:pPr>
              <w:rPr>
                <w:del w:id="3744" w:author="Jarno Nieminen" w:date="2014-06-11T12:40:00Z"/>
                <w:rFonts w:eastAsia="Arial Unicode MS"/>
              </w:rPr>
            </w:pPr>
          </w:p>
        </w:tc>
        <w:tc>
          <w:tcPr>
            <w:tcW w:w="1920" w:type="dxa"/>
          </w:tcPr>
          <w:p w14:paraId="26DDDA14" w14:textId="77777777" w:rsidR="0005768E" w:rsidRPr="00D82A73" w:rsidRDefault="0005768E" w:rsidP="0005768E">
            <w:pPr>
              <w:rPr>
                <w:del w:id="3745" w:author="Jarno Nieminen" w:date="2014-06-11T12:40:00Z"/>
                <w:rFonts w:ascii="Arial" w:eastAsia="Arial Unicode MS" w:hAnsi="Arial"/>
              </w:rPr>
            </w:pPr>
            <w:del w:id="3746" w:author="Jarno Nieminen" w:date="2014-06-11T12:40:00Z">
              <w:r w:rsidRPr="00D82A73">
                <w:rPr>
                  <w:rFonts w:ascii="Arial" w:eastAsia="Arial Unicode MS" w:hAnsi="Arial"/>
                </w:rPr>
                <w:delText>Kan valideras av konsumerandesystem.</w:delText>
              </w:r>
            </w:del>
          </w:p>
        </w:tc>
        <w:tc>
          <w:tcPr>
            <w:tcW w:w="1200" w:type="dxa"/>
            <w:shd w:val="clear" w:color="auto" w:fill="auto"/>
          </w:tcPr>
          <w:p w14:paraId="2803EA96" w14:textId="77777777" w:rsidR="0005768E" w:rsidRPr="00D82A73" w:rsidRDefault="0005768E" w:rsidP="0005768E">
            <w:pPr>
              <w:rPr>
                <w:del w:id="3747" w:author="Jarno Nieminen" w:date="2014-06-11T12:40:00Z"/>
                <w:rFonts w:ascii="Arial" w:eastAsia="Arial Unicode MS" w:hAnsi="Arial"/>
              </w:rPr>
            </w:pPr>
          </w:p>
        </w:tc>
        <w:tc>
          <w:tcPr>
            <w:tcW w:w="1080" w:type="dxa"/>
            <w:shd w:val="clear" w:color="auto" w:fill="auto"/>
          </w:tcPr>
          <w:p w14:paraId="394B549C" w14:textId="77777777" w:rsidR="0005768E" w:rsidRPr="00D82A73" w:rsidRDefault="0005768E" w:rsidP="0005768E">
            <w:pPr>
              <w:rPr>
                <w:del w:id="3748" w:author="Jarno Nieminen" w:date="2014-06-11T12:40:00Z"/>
                <w:rFonts w:ascii="Arial" w:eastAsia="Arial Unicode MS" w:hAnsi="Arial"/>
              </w:rPr>
            </w:pPr>
          </w:p>
        </w:tc>
        <w:tc>
          <w:tcPr>
            <w:tcW w:w="1160" w:type="dxa"/>
            <w:shd w:val="clear" w:color="auto" w:fill="auto"/>
          </w:tcPr>
          <w:p w14:paraId="19F9AF87" w14:textId="77777777" w:rsidR="0005768E" w:rsidRPr="00D82A73" w:rsidRDefault="0005768E" w:rsidP="0005768E">
            <w:pPr>
              <w:rPr>
                <w:del w:id="3749" w:author="Jarno Nieminen" w:date="2014-06-11T12:40:00Z"/>
                <w:rFonts w:ascii="Arial" w:eastAsia="Arial Unicode MS" w:hAnsi="Arial"/>
              </w:rPr>
            </w:pPr>
          </w:p>
        </w:tc>
      </w:tr>
      <w:tr w:rsidR="0005768E" w:rsidRPr="00D82A73" w14:paraId="700CBADC" w14:textId="77777777" w:rsidTr="0005768E">
        <w:trPr>
          <w:gridAfter w:val="1"/>
          <w:wAfter w:w="10" w:type="dxa"/>
          <w:trHeight w:val="217"/>
          <w:del w:id="3750" w:author="Jarno Nieminen" w:date="2014-06-11T12:40:00Z"/>
        </w:trPr>
        <w:tc>
          <w:tcPr>
            <w:tcW w:w="2545" w:type="dxa"/>
            <w:gridSpan w:val="2"/>
          </w:tcPr>
          <w:p w14:paraId="284C1E99" w14:textId="77777777" w:rsidR="0005768E" w:rsidRPr="00D82A73" w:rsidRDefault="0005768E" w:rsidP="0005768E">
            <w:pPr>
              <w:rPr>
                <w:del w:id="3751" w:author="Jarno Nieminen" w:date="2014-06-11T12:40:00Z"/>
                <w:rFonts w:eastAsia="Arial Unicode MS"/>
              </w:rPr>
            </w:pPr>
            <w:del w:id="3752" w:author="Jarno Nieminen" w:date="2014-06-11T12:40:00Z">
              <w:r w:rsidRPr="00D82A73">
                <w:rPr>
                  <w:rFonts w:eastAsia="Arial Unicode MS"/>
                </w:rPr>
                <w:delText>(AnswerStep)</w:delText>
              </w:r>
            </w:del>
          </w:p>
        </w:tc>
        <w:tc>
          <w:tcPr>
            <w:tcW w:w="3410" w:type="dxa"/>
          </w:tcPr>
          <w:p w14:paraId="0B3EA39C" w14:textId="77777777" w:rsidR="0005768E" w:rsidRPr="00D82A73" w:rsidRDefault="0005768E" w:rsidP="0005768E">
            <w:pPr>
              <w:rPr>
                <w:del w:id="3753" w:author="Jarno Nieminen" w:date="2014-06-11T12:40:00Z"/>
                <w:rFonts w:eastAsia="Arial Unicode MS"/>
              </w:rPr>
            </w:pPr>
            <w:del w:id="3754" w:author="Jarno Nieminen" w:date="2014-06-11T12:40:00Z">
              <w:r w:rsidRPr="00D82A73">
                <w:rPr>
                  <w:rFonts w:eastAsia="Arial Unicode MS"/>
                </w:rPr>
                <w:delText xml:space="preserve">Specificerar giltiga intervall för inmatning. </w:delText>
              </w:r>
            </w:del>
          </w:p>
          <w:p w14:paraId="7D174AD8" w14:textId="77777777" w:rsidR="0005768E" w:rsidRPr="00060509" w:rsidRDefault="0005768E" w:rsidP="0005768E">
            <w:pPr>
              <w:rPr>
                <w:del w:id="3755" w:author="Jarno Nieminen" w:date="2014-06-11T12:40:00Z"/>
                <w:rFonts w:eastAsia="Arial Unicode MS"/>
                <w:lang w:val="en-US"/>
              </w:rPr>
            </w:pPr>
            <w:del w:id="3756" w:author="Jarno Nieminen" w:date="2014-06-11T12:40:00Z">
              <w:r w:rsidRPr="00060509">
                <w:rPr>
                  <w:rFonts w:eastAsia="Arial Unicode MS"/>
                  <w:lang w:val="en-US"/>
                </w:rPr>
                <w:delText>(Gäller typ: number, range, date, datetime, datetime-local, month, time och week)</w:delText>
              </w:r>
            </w:del>
          </w:p>
          <w:p w14:paraId="019F42FF" w14:textId="77777777" w:rsidR="0005768E" w:rsidRPr="00D82A73" w:rsidRDefault="0005768E" w:rsidP="0005768E">
            <w:pPr>
              <w:rPr>
                <w:del w:id="3757" w:author="Jarno Nieminen" w:date="2014-06-11T12:40:00Z"/>
                <w:rFonts w:eastAsia="Arial Unicode MS"/>
              </w:rPr>
            </w:pPr>
            <w:del w:id="3758" w:author="Jarno Nieminen" w:date="2014-06-11T12:40:00Z">
              <w:r w:rsidRPr="00D82A73">
                <w:rPr>
                  <w:rFonts w:eastAsia="Arial Unicode MS"/>
                </w:rPr>
                <w:delText xml:space="preserve">T.ex: Skalningsfaktor för en ”slide” kontroll. Ange värde för temperatur </w:delText>
              </w:r>
              <w:r w:rsidRPr="00D82A73">
                <w:rPr>
                  <w:rFonts w:eastAsia="Arial Unicode MS"/>
                </w:rPr>
                <w:br/>
                <w:delText>35-40.</w:delText>
              </w:r>
            </w:del>
          </w:p>
        </w:tc>
        <w:tc>
          <w:tcPr>
            <w:tcW w:w="1140" w:type="dxa"/>
          </w:tcPr>
          <w:p w14:paraId="55D9F44C" w14:textId="77777777" w:rsidR="0005768E" w:rsidRPr="00D82A73" w:rsidRDefault="0005768E" w:rsidP="0005768E">
            <w:pPr>
              <w:rPr>
                <w:del w:id="3759" w:author="Jarno Nieminen" w:date="2014-06-11T12:40:00Z"/>
                <w:rFonts w:eastAsia="Arial Unicode MS"/>
              </w:rPr>
            </w:pPr>
            <w:del w:id="3760" w:author="Jarno Nieminen" w:date="2014-06-11T12:40:00Z">
              <w:r w:rsidRPr="00D82A73">
                <w:rPr>
                  <w:rFonts w:eastAsia="Arial Unicode MS"/>
                </w:rPr>
                <w:delText>VÄ</w:delText>
              </w:r>
            </w:del>
          </w:p>
        </w:tc>
        <w:tc>
          <w:tcPr>
            <w:tcW w:w="717" w:type="dxa"/>
          </w:tcPr>
          <w:p w14:paraId="257DE247" w14:textId="77777777" w:rsidR="0005768E" w:rsidRPr="00D82A73" w:rsidRDefault="0005768E" w:rsidP="0005768E">
            <w:pPr>
              <w:rPr>
                <w:del w:id="3761" w:author="Jarno Nieminen" w:date="2014-06-11T12:40:00Z"/>
                <w:rFonts w:eastAsia="Arial Unicode MS"/>
              </w:rPr>
            </w:pPr>
            <w:del w:id="3762" w:author="Jarno Nieminen" w:date="2014-06-11T12:40:00Z">
              <w:r w:rsidRPr="00D82A73">
                <w:rPr>
                  <w:rFonts w:eastAsia="Arial Unicode MS"/>
                </w:rPr>
                <w:delText>0..1</w:delText>
              </w:r>
            </w:del>
          </w:p>
        </w:tc>
        <w:tc>
          <w:tcPr>
            <w:tcW w:w="1803" w:type="dxa"/>
          </w:tcPr>
          <w:p w14:paraId="695E747D" w14:textId="77777777" w:rsidR="0005768E" w:rsidRPr="00D82A73" w:rsidRDefault="0005768E" w:rsidP="0005768E">
            <w:pPr>
              <w:rPr>
                <w:del w:id="3763" w:author="Jarno Nieminen" w:date="2014-06-11T12:40:00Z"/>
                <w:rFonts w:eastAsia="Arial Unicode MS"/>
              </w:rPr>
            </w:pPr>
          </w:p>
        </w:tc>
        <w:tc>
          <w:tcPr>
            <w:tcW w:w="1920" w:type="dxa"/>
          </w:tcPr>
          <w:p w14:paraId="67A7D02D" w14:textId="77777777" w:rsidR="0005768E" w:rsidRPr="00D82A73" w:rsidRDefault="0005768E" w:rsidP="0005768E">
            <w:pPr>
              <w:rPr>
                <w:del w:id="3764" w:author="Jarno Nieminen" w:date="2014-06-11T12:40:00Z"/>
                <w:rFonts w:ascii="Arial" w:eastAsia="Arial Unicode MS" w:hAnsi="Arial"/>
              </w:rPr>
            </w:pPr>
          </w:p>
        </w:tc>
        <w:tc>
          <w:tcPr>
            <w:tcW w:w="1200" w:type="dxa"/>
            <w:shd w:val="clear" w:color="auto" w:fill="auto"/>
          </w:tcPr>
          <w:p w14:paraId="2BEA365A" w14:textId="77777777" w:rsidR="0005768E" w:rsidRPr="00D82A73" w:rsidRDefault="0005768E" w:rsidP="0005768E">
            <w:pPr>
              <w:rPr>
                <w:del w:id="3765" w:author="Jarno Nieminen" w:date="2014-06-11T12:40:00Z"/>
                <w:rFonts w:ascii="Arial" w:eastAsia="Arial Unicode MS" w:hAnsi="Arial"/>
              </w:rPr>
            </w:pPr>
          </w:p>
        </w:tc>
        <w:tc>
          <w:tcPr>
            <w:tcW w:w="1080" w:type="dxa"/>
            <w:shd w:val="clear" w:color="auto" w:fill="auto"/>
          </w:tcPr>
          <w:p w14:paraId="5333D2AA" w14:textId="77777777" w:rsidR="0005768E" w:rsidRPr="00D82A73" w:rsidRDefault="0005768E" w:rsidP="0005768E">
            <w:pPr>
              <w:rPr>
                <w:del w:id="3766" w:author="Jarno Nieminen" w:date="2014-06-11T12:40:00Z"/>
                <w:rFonts w:ascii="Arial" w:eastAsia="Arial Unicode MS" w:hAnsi="Arial"/>
              </w:rPr>
            </w:pPr>
          </w:p>
        </w:tc>
        <w:tc>
          <w:tcPr>
            <w:tcW w:w="1160" w:type="dxa"/>
            <w:shd w:val="clear" w:color="auto" w:fill="auto"/>
          </w:tcPr>
          <w:p w14:paraId="0625B7E7" w14:textId="77777777" w:rsidR="0005768E" w:rsidRPr="00D82A73" w:rsidRDefault="0005768E" w:rsidP="0005768E">
            <w:pPr>
              <w:rPr>
                <w:del w:id="3767" w:author="Jarno Nieminen" w:date="2014-06-11T12:40:00Z"/>
                <w:rFonts w:ascii="Arial" w:eastAsia="Arial Unicode MS" w:hAnsi="Arial"/>
              </w:rPr>
            </w:pPr>
          </w:p>
        </w:tc>
      </w:tr>
      <w:tr w:rsidR="0005768E" w:rsidRPr="00D82A73" w14:paraId="3C6DE396" w14:textId="77777777" w:rsidTr="0005768E">
        <w:trPr>
          <w:gridAfter w:val="1"/>
          <w:wAfter w:w="10" w:type="dxa"/>
          <w:trHeight w:val="217"/>
          <w:del w:id="3768" w:author="Jarno Nieminen" w:date="2014-06-11T12:40:00Z"/>
        </w:trPr>
        <w:tc>
          <w:tcPr>
            <w:tcW w:w="2545" w:type="dxa"/>
            <w:gridSpan w:val="2"/>
          </w:tcPr>
          <w:p w14:paraId="33696EA0" w14:textId="77777777" w:rsidR="0005768E" w:rsidRPr="00D82A73" w:rsidRDefault="0005768E" w:rsidP="0005768E">
            <w:pPr>
              <w:rPr>
                <w:del w:id="3769" w:author="Jarno Nieminen" w:date="2014-06-11T12:40:00Z"/>
                <w:rFonts w:eastAsia="Arial Unicode MS"/>
              </w:rPr>
            </w:pPr>
            <w:del w:id="3770" w:author="Jarno Nieminen" w:date="2014-06-11T12:40:00Z">
              <w:r w:rsidRPr="00D82A73">
                <w:rPr>
                  <w:rFonts w:eastAsia="Arial Unicode MS"/>
                </w:rPr>
                <w:delText>(questionAlign)</w:delText>
              </w:r>
            </w:del>
          </w:p>
        </w:tc>
        <w:tc>
          <w:tcPr>
            <w:tcW w:w="3410" w:type="dxa"/>
          </w:tcPr>
          <w:p w14:paraId="6EC5CEC2" w14:textId="77777777" w:rsidR="0005768E" w:rsidRPr="00D82A73" w:rsidRDefault="0005768E" w:rsidP="0005768E">
            <w:pPr>
              <w:rPr>
                <w:del w:id="3771" w:author="Jarno Nieminen" w:date="2014-06-11T12:40:00Z"/>
                <w:rFonts w:eastAsia="Arial Unicode MS"/>
              </w:rPr>
            </w:pPr>
            <w:del w:id="3772" w:author="Jarno Nieminen" w:date="2014-06-11T12:40:00Z">
              <w:r w:rsidRPr="00D82A73">
                <w:rPr>
                  <w:rFonts w:eastAsia="Arial Unicode MS"/>
                </w:rPr>
                <w:delText>Presentationsrekommendation för fråga och svarsalternativ.</w:delText>
              </w:r>
            </w:del>
          </w:p>
          <w:p w14:paraId="3599D220" w14:textId="77777777" w:rsidR="0005768E" w:rsidRPr="00D82A73" w:rsidRDefault="0005768E" w:rsidP="0005768E">
            <w:pPr>
              <w:pStyle w:val="ListParagraph"/>
              <w:numPr>
                <w:ilvl w:val="0"/>
                <w:numId w:val="27"/>
              </w:numPr>
              <w:rPr>
                <w:del w:id="3773" w:author="Jarno Nieminen" w:date="2014-06-11T12:40:00Z"/>
                <w:rFonts w:eastAsia="Arial Unicode MS"/>
              </w:rPr>
            </w:pPr>
            <w:del w:id="3774" w:author="Jarno Nieminen" w:date="2014-06-11T12:40:00Z">
              <w:r w:rsidRPr="00D82A73">
                <w:rPr>
                  <w:rFonts w:eastAsia="Arial Unicode MS"/>
                </w:rPr>
                <w:delText>left</w:delText>
              </w:r>
            </w:del>
          </w:p>
          <w:p w14:paraId="691EF3F5" w14:textId="77777777" w:rsidR="0005768E" w:rsidRPr="00D82A73" w:rsidRDefault="0005768E" w:rsidP="0005768E">
            <w:pPr>
              <w:pStyle w:val="ListParagraph"/>
              <w:numPr>
                <w:ilvl w:val="0"/>
                <w:numId w:val="27"/>
              </w:numPr>
              <w:rPr>
                <w:del w:id="3775" w:author="Jarno Nieminen" w:date="2014-06-11T12:40:00Z"/>
                <w:rFonts w:eastAsia="Arial Unicode MS"/>
              </w:rPr>
            </w:pPr>
            <w:del w:id="3776" w:author="Jarno Nieminen" w:date="2014-06-11T12:40:00Z">
              <w:r w:rsidRPr="00D82A73">
                <w:rPr>
                  <w:rFonts w:eastAsia="Arial Unicode MS"/>
                </w:rPr>
                <w:delText>right</w:delText>
              </w:r>
            </w:del>
          </w:p>
          <w:p w14:paraId="6381F224" w14:textId="77777777" w:rsidR="0005768E" w:rsidRPr="00D82A73" w:rsidRDefault="0005768E" w:rsidP="0005768E">
            <w:pPr>
              <w:pStyle w:val="ListParagraph"/>
              <w:numPr>
                <w:ilvl w:val="0"/>
                <w:numId w:val="27"/>
              </w:numPr>
              <w:rPr>
                <w:del w:id="3777" w:author="Jarno Nieminen" w:date="2014-06-11T12:40:00Z"/>
                <w:rFonts w:eastAsia="Arial Unicode MS"/>
              </w:rPr>
            </w:pPr>
            <w:del w:id="3778" w:author="Jarno Nieminen" w:date="2014-06-11T12:40:00Z">
              <w:r w:rsidRPr="00D82A73">
                <w:rPr>
                  <w:rFonts w:eastAsia="Arial Unicode MS"/>
                </w:rPr>
                <w:delText>Center</w:delText>
              </w:r>
            </w:del>
          </w:p>
          <w:p w14:paraId="0B333DC0" w14:textId="77777777" w:rsidR="0005768E" w:rsidRPr="00D82A73" w:rsidRDefault="0005768E" w:rsidP="0005768E">
            <w:pPr>
              <w:pStyle w:val="ListParagraph"/>
              <w:numPr>
                <w:ilvl w:val="0"/>
                <w:numId w:val="27"/>
              </w:numPr>
              <w:rPr>
                <w:del w:id="3779" w:author="Jarno Nieminen" w:date="2014-06-11T12:40:00Z"/>
                <w:rFonts w:eastAsia="Arial Unicode MS"/>
              </w:rPr>
            </w:pPr>
            <w:del w:id="3780" w:author="Jarno Nieminen" w:date="2014-06-11T12:40:00Z">
              <w:r w:rsidRPr="00D82A73">
                <w:rPr>
                  <w:rFonts w:eastAsia="Arial Unicode MS"/>
                </w:rPr>
                <w:delText>vertical: Fråga och svarsalternativ presenteras i vertikalt. T.ex. inmatning placeras under rubrik.</w:delText>
              </w:r>
            </w:del>
          </w:p>
          <w:p w14:paraId="47D4AD17" w14:textId="77777777" w:rsidR="0005768E" w:rsidRPr="00D82A73" w:rsidRDefault="0005768E" w:rsidP="0005768E">
            <w:pPr>
              <w:pStyle w:val="ListParagraph"/>
              <w:numPr>
                <w:ilvl w:val="0"/>
                <w:numId w:val="27"/>
              </w:numPr>
              <w:rPr>
                <w:del w:id="3781" w:author="Jarno Nieminen" w:date="2014-06-11T12:40:00Z"/>
                <w:rFonts w:eastAsia="Arial Unicode MS"/>
              </w:rPr>
            </w:pPr>
            <w:del w:id="3782" w:author="Jarno Nieminen" w:date="2014-06-11T12:40:00Z">
              <w:r w:rsidRPr="00D82A73">
                <w:rPr>
                  <w:rFonts w:eastAsia="Arial Unicode MS"/>
                </w:rPr>
                <w:delText>horizontal: Fråga och svarsalternativ presenteras i horisontalt. T.ex. inmatning placeras bredvid varandra.</w:delText>
              </w:r>
            </w:del>
          </w:p>
        </w:tc>
        <w:tc>
          <w:tcPr>
            <w:tcW w:w="1140" w:type="dxa"/>
          </w:tcPr>
          <w:p w14:paraId="450129FD" w14:textId="77777777" w:rsidR="0005768E" w:rsidRPr="00D82A73" w:rsidRDefault="0005768E" w:rsidP="0005768E">
            <w:pPr>
              <w:rPr>
                <w:del w:id="3783" w:author="Jarno Nieminen" w:date="2014-06-11T12:40:00Z"/>
                <w:rFonts w:eastAsia="Arial Unicode MS"/>
              </w:rPr>
            </w:pPr>
            <w:del w:id="3784" w:author="Jarno Nieminen" w:date="2014-06-11T12:40:00Z">
              <w:r w:rsidRPr="00D82A73">
                <w:rPr>
                  <w:rFonts w:eastAsia="Arial Unicode MS"/>
                </w:rPr>
                <w:delText>TXT</w:delText>
              </w:r>
            </w:del>
          </w:p>
        </w:tc>
        <w:tc>
          <w:tcPr>
            <w:tcW w:w="717" w:type="dxa"/>
          </w:tcPr>
          <w:p w14:paraId="58B4B88F" w14:textId="77777777" w:rsidR="0005768E" w:rsidRPr="00D82A73" w:rsidRDefault="0005768E" w:rsidP="0005768E">
            <w:pPr>
              <w:rPr>
                <w:del w:id="3785" w:author="Jarno Nieminen" w:date="2014-06-11T12:40:00Z"/>
                <w:rFonts w:eastAsia="Arial Unicode MS"/>
              </w:rPr>
            </w:pPr>
            <w:del w:id="3786" w:author="Jarno Nieminen" w:date="2014-06-11T12:40:00Z">
              <w:r w:rsidRPr="00D82A73">
                <w:rPr>
                  <w:rFonts w:eastAsia="Arial Unicode MS"/>
                </w:rPr>
                <w:delText>0..1</w:delText>
              </w:r>
            </w:del>
          </w:p>
        </w:tc>
        <w:tc>
          <w:tcPr>
            <w:tcW w:w="1803" w:type="dxa"/>
          </w:tcPr>
          <w:p w14:paraId="28192423" w14:textId="77777777" w:rsidR="0005768E" w:rsidRPr="00D82A73" w:rsidRDefault="0005768E" w:rsidP="0005768E">
            <w:pPr>
              <w:rPr>
                <w:del w:id="3787" w:author="Jarno Nieminen" w:date="2014-06-11T12:40:00Z"/>
                <w:rFonts w:eastAsia="Arial Unicode MS"/>
              </w:rPr>
            </w:pPr>
          </w:p>
        </w:tc>
        <w:tc>
          <w:tcPr>
            <w:tcW w:w="1920" w:type="dxa"/>
          </w:tcPr>
          <w:p w14:paraId="678C128D" w14:textId="77777777" w:rsidR="0005768E" w:rsidRPr="00D82A73" w:rsidRDefault="0005768E" w:rsidP="0005768E">
            <w:pPr>
              <w:rPr>
                <w:del w:id="3788" w:author="Jarno Nieminen" w:date="2014-06-11T12:40:00Z"/>
                <w:rFonts w:ascii="Arial" w:eastAsia="Arial Unicode MS" w:hAnsi="Arial"/>
              </w:rPr>
            </w:pPr>
          </w:p>
        </w:tc>
        <w:tc>
          <w:tcPr>
            <w:tcW w:w="1200" w:type="dxa"/>
            <w:shd w:val="clear" w:color="auto" w:fill="auto"/>
          </w:tcPr>
          <w:p w14:paraId="03B0A223" w14:textId="77777777" w:rsidR="0005768E" w:rsidRPr="00D82A73" w:rsidRDefault="0005768E" w:rsidP="0005768E">
            <w:pPr>
              <w:rPr>
                <w:del w:id="3789" w:author="Jarno Nieminen" w:date="2014-06-11T12:40:00Z"/>
                <w:rFonts w:ascii="Arial" w:eastAsia="Arial Unicode MS" w:hAnsi="Arial"/>
              </w:rPr>
            </w:pPr>
          </w:p>
        </w:tc>
        <w:tc>
          <w:tcPr>
            <w:tcW w:w="1080" w:type="dxa"/>
            <w:shd w:val="clear" w:color="auto" w:fill="auto"/>
          </w:tcPr>
          <w:p w14:paraId="2A48D64F" w14:textId="77777777" w:rsidR="0005768E" w:rsidRPr="00D82A73" w:rsidRDefault="0005768E" w:rsidP="0005768E">
            <w:pPr>
              <w:rPr>
                <w:del w:id="3790" w:author="Jarno Nieminen" w:date="2014-06-11T12:40:00Z"/>
                <w:rFonts w:ascii="Arial" w:eastAsia="Arial Unicode MS" w:hAnsi="Arial"/>
              </w:rPr>
            </w:pPr>
          </w:p>
        </w:tc>
        <w:tc>
          <w:tcPr>
            <w:tcW w:w="1160" w:type="dxa"/>
            <w:shd w:val="clear" w:color="auto" w:fill="auto"/>
          </w:tcPr>
          <w:p w14:paraId="47525403" w14:textId="77777777" w:rsidR="0005768E" w:rsidRPr="00D82A73" w:rsidRDefault="0005768E" w:rsidP="0005768E">
            <w:pPr>
              <w:rPr>
                <w:del w:id="3791" w:author="Jarno Nieminen" w:date="2014-06-11T12:40:00Z"/>
                <w:rFonts w:ascii="Arial" w:eastAsia="Arial Unicode MS" w:hAnsi="Arial"/>
              </w:rPr>
            </w:pPr>
          </w:p>
        </w:tc>
      </w:tr>
      <w:tr w:rsidR="0005768E" w:rsidRPr="00D82A73" w14:paraId="3A316ABB" w14:textId="77777777" w:rsidTr="0005768E">
        <w:trPr>
          <w:gridAfter w:val="1"/>
          <w:wAfter w:w="10" w:type="dxa"/>
          <w:trHeight w:val="217"/>
          <w:del w:id="3792" w:author="Jarno Nieminen" w:date="2014-06-11T12:40:00Z"/>
        </w:trPr>
        <w:tc>
          <w:tcPr>
            <w:tcW w:w="2545" w:type="dxa"/>
            <w:gridSpan w:val="2"/>
          </w:tcPr>
          <w:p w14:paraId="5EC0CBEE" w14:textId="77777777" w:rsidR="0005768E" w:rsidRPr="00D82A73" w:rsidRDefault="0005768E" w:rsidP="0005768E">
            <w:pPr>
              <w:rPr>
                <w:del w:id="3793" w:author="Jarno Nieminen" w:date="2014-06-11T12:40:00Z"/>
                <w:rFonts w:eastAsia="Arial Unicode MS"/>
              </w:rPr>
            </w:pPr>
            <w:del w:id="3794" w:author="Jarno Nieminen" w:date="2014-06-11T12:40:00Z">
              <w:r w:rsidRPr="00D82A73">
                <w:rPr>
                  <w:rFonts w:eastAsia="Arial Unicode MS"/>
                </w:rPr>
                <w:delText xml:space="preserve">Code/id </w:delText>
              </w:r>
            </w:del>
          </w:p>
          <w:p w14:paraId="255C4C85" w14:textId="77777777" w:rsidR="0005768E" w:rsidRPr="00D82A73" w:rsidRDefault="0005768E" w:rsidP="0005768E">
            <w:pPr>
              <w:rPr>
                <w:del w:id="3795" w:author="Jarno Nieminen" w:date="2014-06-11T12:40:00Z"/>
                <w:rFonts w:eastAsia="Arial Unicode MS"/>
              </w:rPr>
            </w:pPr>
            <w:del w:id="3796" w:author="Jarno Nieminen" w:date="2014-06-11T12:40:00Z">
              <w:r w:rsidRPr="00D82A73">
                <w:rPr>
                  <w:rFonts w:eastAsia="Arial Unicode MS"/>
                </w:rPr>
                <w:delText>(codeType)</w:delText>
              </w:r>
            </w:del>
          </w:p>
        </w:tc>
        <w:tc>
          <w:tcPr>
            <w:tcW w:w="3410" w:type="dxa"/>
          </w:tcPr>
          <w:p w14:paraId="60F042BC" w14:textId="77777777" w:rsidR="0005768E" w:rsidRPr="00D82A73" w:rsidRDefault="0005768E" w:rsidP="0005768E">
            <w:pPr>
              <w:rPr>
                <w:del w:id="3797" w:author="Jarno Nieminen" w:date="2014-06-11T12:40:00Z"/>
                <w:rFonts w:eastAsia="Arial Unicode MS"/>
              </w:rPr>
            </w:pPr>
            <w:del w:id="3798" w:author="Jarno Nieminen" w:date="2014-06-11T12:40:00Z">
              <w:r w:rsidRPr="00D82A73">
                <w:rPr>
                  <w:rFonts w:eastAsia="Arial Unicode MS"/>
                </w:rPr>
                <w:delText>Koppling till klass för kodverk. Används för att beskriva kod/kodverk för en fråga. T.e.x SNOMED-CT kod.</w:delText>
              </w:r>
            </w:del>
          </w:p>
        </w:tc>
        <w:tc>
          <w:tcPr>
            <w:tcW w:w="1140" w:type="dxa"/>
          </w:tcPr>
          <w:p w14:paraId="7C3D1DE1" w14:textId="77777777" w:rsidR="0005768E" w:rsidRPr="00D82A73" w:rsidRDefault="0005768E" w:rsidP="0005768E">
            <w:pPr>
              <w:rPr>
                <w:del w:id="3799" w:author="Jarno Nieminen" w:date="2014-06-11T12:40:00Z"/>
                <w:rFonts w:eastAsia="Arial Unicode MS"/>
              </w:rPr>
            </w:pPr>
            <w:del w:id="3800" w:author="Jarno Nieminen" w:date="2014-06-11T12:40:00Z">
              <w:r w:rsidRPr="00D82A73">
                <w:rPr>
                  <w:rFonts w:eastAsia="Arial Unicode MS"/>
                </w:rPr>
                <w:delText>II</w:delText>
              </w:r>
            </w:del>
          </w:p>
        </w:tc>
        <w:tc>
          <w:tcPr>
            <w:tcW w:w="717" w:type="dxa"/>
          </w:tcPr>
          <w:p w14:paraId="4FB03D0B" w14:textId="77777777" w:rsidR="0005768E" w:rsidRPr="00D82A73" w:rsidRDefault="0005768E" w:rsidP="0005768E">
            <w:pPr>
              <w:rPr>
                <w:del w:id="3801" w:author="Jarno Nieminen" w:date="2014-06-11T12:40:00Z"/>
                <w:rFonts w:eastAsia="Arial Unicode MS"/>
              </w:rPr>
            </w:pPr>
            <w:del w:id="3802" w:author="Jarno Nieminen" w:date="2014-06-11T12:40:00Z">
              <w:r w:rsidRPr="00D82A73">
                <w:rPr>
                  <w:rFonts w:eastAsia="Arial Unicode MS"/>
                </w:rPr>
                <w:delText>0..1</w:delText>
              </w:r>
            </w:del>
          </w:p>
        </w:tc>
        <w:tc>
          <w:tcPr>
            <w:tcW w:w="1803" w:type="dxa"/>
          </w:tcPr>
          <w:p w14:paraId="3722B606" w14:textId="77777777" w:rsidR="0005768E" w:rsidRPr="00D82A73" w:rsidRDefault="0005768E" w:rsidP="0005768E">
            <w:pPr>
              <w:rPr>
                <w:del w:id="3803" w:author="Jarno Nieminen" w:date="2014-06-11T12:40:00Z"/>
                <w:rFonts w:eastAsia="Arial Unicode MS"/>
              </w:rPr>
            </w:pPr>
            <w:del w:id="3804" w:author="Jarno Nieminen" w:date="2014-06-11T12:40:00Z">
              <w:r w:rsidRPr="00D82A73">
                <w:rPr>
                  <w:rFonts w:eastAsia="Arial Unicode MS"/>
                </w:rPr>
                <w:delText>Länk till objekt</w:delText>
              </w:r>
            </w:del>
          </w:p>
        </w:tc>
        <w:tc>
          <w:tcPr>
            <w:tcW w:w="1920" w:type="dxa"/>
          </w:tcPr>
          <w:p w14:paraId="49ADD4A7" w14:textId="77777777" w:rsidR="0005768E" w:rsidRPr="00D82A73" w:rsidRDefault="0005768E" w:rsidP="0005768E">
            <w:pPr>
              <w:rPr>
                <w:del w:id="3805" w:author="Jarno Nieminen" w:date="2014-06-11T12:40:00Z"/>
                <w:rFonts w:ascii="Arial" w:eastAsia="Arial Unicode MS" w:hAnsi="Arial"/>
              </w:rPr>
            </w:pPr>
          </w:p>
        </w:tc>
        <w:tc>
          <w:tcPr>
            <w:tcW w:w="1200" w:type="dxa"/>
            <w:shd w:val="clear" w:color="auto" w:fill="auto"/>
          </w:tcPr>
          <w:p w14:paraId="2CC3E7A8" w14:textId="77777777" w:rsidR="0005768E" w:rsidRPr="00D82A73" w:rsidRDefault="0005768E" w:rsidP="0005768E">
            <w:pPr>
              <w:rPr>
                <w:del w:id="3806" w:author="Jarno Nieminen" w:date="2014-06-11T12:40:00Z"/>
                <w:rFonts w:ascii="Arial" w:eastAsia="Arial Unicode MS" w:hAnsi="Arial"/>
              </w:rPr>
            </w:pPr>
          </w:p>
        </w:tc>
        <w:tc>
          <w:tcPr>
            <w:tcW w:w="1080" w:type="dxa"/>
            <w:shd w:val="clear" w:color="auto" w:fill="auto"/>
          </w:tcPr>
          <w:p w14:paraId="729ADB77" w14:textId="77777777" w:rsidR="0005768E" w:rsidRPr="00D82A73" w:rsidRDefault="0005768E" w:rsidP="0005768E">
            <w:pPr>
              <w:rPr>
                <w:del w:id="3807" w:author="Jarno Nieminen" w:date="2014-06-11T12:40:00Z"/>
                <w:rFonts w:ascii="Arial" w:eastAsia="Arial Unicode MS" w:hAnsi="Arial"/>
              </w:rPr>
            </w:pPr>
          </w:p>
        </w:tc>
        <w:tc>
          <w:tcPr>
            <w:tcW w:w="1160" w:type="dxa"/>
            <w:shd w:val="clear" w:color="auto" w:fill="auto"/>
          </w:tcPr>
          <w:p w14:paraId="39E2505A" w14:textId="77777777" w:rsidR="0005768E" w:rsidRPr="00D82A73" w:rsidRDefault="0005768E" w:rsidP="0005768E">
            <w:pPr>
              <w:rPr>
                <w:del w:id="3808" w:author="Jarno Nieminen" w:date="2014-06-11T12:40:00Z"/>
                <w:rFonts w:ascii="Arial" w:eastAsia="Arial Unicode MS" w:hAnsi="Arial"/>
              </w:rPr>
            </w:pPr>
          </w:p>
        </w:tc>
      </w:tr>
      <w:tr w:rsidR="006A2F41" w:rsidRPr="00D82A73" w14:paraId="6EAD7E9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0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10" w:author="Jarno Nieminen" w:date="2014-06-11T12:40:00Z">
            <w:trPr>
              <w:gridAfter w:val="0"/>
              <w:trHeight w:val="217"/>
            </w:trPr>
          </w:trPrChange>
        </w:trPr>
        <w:tc>
          <w:tcPr>
            <w:tcW w:w="2545" w:type="dxa"/>
            <w:gridSpan w:val="2"/>
            <w:tcPrChange w:id="3811" w:author="Jarno Nieminen" w:date="2014-06-11T12:40:00Z">
              <w:tcPr>
                <w:tcW w:w="2545" w:type="dxa"/>
                <w:gridSpan w:val="3"/>
              </w:tcPr>
            </w:tcPrChange>
          </w:tcPr>
          <w:p w14:paraId="4A5C46C2" w14:textId="77777777" w:rsidR="006A2F41" w:rsidRPr="00D82A73" w:rsidRDefault="006A2F41" w:rsidP="0026766E">
            <w:pPr>
              <w:rPr>
                <w:rFonts w:eastAsia="Arial Unicode MS"/>
              </w:rPr>
            </w:pPr>
            <w:r w:rsidRPr="00D82A73">
              <w:rPr>
                <w:rFonts w:eastAsia="Arial Unicode MS"/>
              </w:rPr>
              <w:t>Svarsalternativ/id</w:t>
            </w:r>
          </w:p>
          <w:p w14:paraId="51136DDF" w14:textId="77777777" w:rsidR="006A2F41" w:rsidRPr="00D82A73" w:rsidRDefault="006A2F41" w:rsidP="0026766E">
            <w:pPr>
              <w:rPr>
                <w:rFonts w:eastAsia="Arial Unicode MS"/>
              </w:rPr>
            </w:pPr>
            <w:r w:rsidRPr="00D82A73">
              <w:rPr>
                <w:rFonts w:eastAsia="Arial Unicode MS"/>
              </w:rPr>
              <w:t>(AnswerAlternative)</w:t>
            </w:r>
          </w:p>
        </w:tc>
        <w:tc>
          <w:tcPr>
            <w:tcW w:w="3410" w:type="dxa"/>
            <w:tcPrChange w:id="3812" w:author="Jarno Nieminen" w:date="2014-06-11T12:40:00Z">
              <w:tcPr>
                <w:tcW w:w="3410" w:type="dxa"/>
                <w:gridSpan w:val="2"/>
              </w:tcPr>
            </w:tcPrChange>
          </w:tcPr>
          <w:p w14:paraId="716AE557" w14:textId="77777777" w:rsidR="006A2F41" w:rsidRPr="00D82A73" w:rsidRDefault="006A2F41" w:rsidP="0026766E">
            <w:pPr>
              <w:rPr>
                <w:rFonts w:eastAsia="Arial Unicode MS"/>
              </w:rPr>
            </w:pPr>
            <w:r w:rsidRPr="00D82A73">
              <w:rPr>
                <w:rFonts w:eastAsia="Arial Unicode MS"/>
              </w:rPr>
              <w:t>Koppling till klass för svarsalternativ.</w:t>
            </w:r>
          </w:p>
        </w:tc>
        <w:tc>
          <w:tcPr>
            <w:tcW w:w="1140" w:type="dxa"/>
            <w:tcPrChange w:id="3813" w:author="Jarno Nieminen" w:date="2014-06-11T12:40:00Z">
              <w:tcPr>
                <w:tcW w:w="1140" w:type="dxa"/>
                <w:gridSpan w:val="2"/>
              </w:tcPr>
            </w:tcPrChange>
          </w:tcPr>
          <w:p w14:paraId="2CED38F0" w14:textId="77777777" w:rsidR="006A2F41" w:rsidRPr="00D82A73" w:rsidRDefault="006A2F41" w:rsidP="0026766E">
            <w:pPr>
              <w:rPr>
                <w:rFonts w:eastAsia="Arial Unicode MS"/>
              </w:rPr>
            </w:pPr>
            <w:r w:rsidRPr="00D82A73">
              <w:rPr>
                <w:rFonts w:eastAsia="Arial Unicode MS"/>
              </w:rPr>
              <w:t>II</w:t>
            </w:r>
          </w:p>
        </w:tc>
        <w:tc>
          <w:tcPr>
            <w:tcW w:w="717" w:type="dxa"/>
            <w:tcPrChange w:id="3814" w:author="Jarno Nieminen" w:date="2014-06-11T12:40:00Z">
              <w:tcPr>
                <w:tcW w:w="717" w:type="dxa"/>
                <w:gridSpan w:val="2"/>
              </w:tcPr>
            </w:tcPrChange>
          </w:tcPr>
          <w:p w14:paraId="23AE0C42" w14:textId="77777777" w:rsidR="006A2F41" w:rsidRPr="00D82A73" w:rsidRDefault="006A2F41" w:rsidP="0026766E">
            <w:pPr>
              <w:rPr>
                <w:rFonts w:eastAsia="Arial Unicode MS"/>
              </w:rPr>
            </w:pPr>
            <w:r w:rsidRPr="00D82A73">
              <w:rPr>
                <w:rFonts w:eastAsia="Arial Unicode MS"/>
              </w:rPr>
              <w:t>0..*</w:t>
            </w:r>
          </w:p>
        </w:tc>
        <w:tc>
          <w:tcPr>
            <w:tcW w:w="1803" w:type="dxa"/>
            <w:tcPrChange w:id="3815" w:author="Jarno Nieminen" w:date="2014-06-11T12:40:00Z">
              <w:tcPr>
                <w:tcW w:w="1803" w:type="dxa"/>
                <w:gridSpan w:val="2"/>
              </w:tcPr>
            </w:tcPrChange>
          </w:tcPr>
          <w:p w14:paraId="6718F4E0"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16" w:author="Jarno Nieminen" w:date="2014-06-11T12:40:00Z">
              <w:tcPr>
                <w:tcW w:w="1920" w:type="dxa"/>
                <w:gridSpan w:val="2"/>
              </w:tcPr>
            </w:tcPrChange>
          </w:tcPr>
          <w:p w14:paraId="4377185B" w14:textId="77777777" w:rsidR="006A2F41" w:rsidRPr="00D82A73" w:rsidRDefault="006A2F41" w:rsidP="0026766E">
            <w:pPr>
              <w:rPr>
                <w:rFonts w:ascii="Arial" w:eastAsia="Arial Unicode MS" w:hAnsi="Arial"/>
              </w:rPr>
            </w:pPr>
          </w:p>
        </w:tc>
        <w:tc>
          <w:tcPr>
            <w:tcW w:w="1200" w:type="dxa"/>
            <w:shd w:val="clear" w:color="auto" w:fill="auto"/>
            <w:tcPrChange w:id="3817" w:author="Jarno Nieminen" w:date="2014-06-11T12:40:00Z">
              <w:tcPr>
                <w:tcW w:w="1200" w:type="dxa"/>
                <w:gridSpan w:val="2"/>
                <w:shd w:val="clear" w:color="auto" w:fill="auto"/>
              </w:tcPr>
            </w:tcPrChange>
          </w:tcPr>
          <w:p w14:paraId="4AEE32E0" w14:textId="77777777" w:rsidR="006A2F41" w:rsidRPr="00D82A73" w:rsidRDefault="006A2F41" w:rsidP="0026766E">
            <w:pPr>
              <w:rPr>
                <w:rFonts w:ascii="Arial" w:eastAsia="Arial Unicode MS" w:hAnsi="Arial"/>
              </w:rPr>
            </w:pPr>
          </w:p>
        </w:tc>
        <w:tc>
          <w:tcPr>
            <w:tcW w:w="1080" w:type="dxa"/>
            <w:shd w:val="clear" w:color="auto" w:fill="auto"/>
            <w:tcPrChange w:id="3818" w:author="Jarno Nieminen" w:date="2014-06-11T12:40:00Z">
              <w:tcPr>
                <w:tcW w:w="1080" w:type="dxa"/>
                <w:gridSpan w:val="2"/>
                <w:shd w:val="clear" w:color="auto" w:fill="auto"/>
              </w:tcPr>
            </w:tcPrChange>
          </w:tcPr>
          <w:p w14:paraId="2F2290B8" w14:textId="77777777" w:rsidR="006A2F41" w:rsidRPr="00D82A73" w:rsidRDefault="006A2F41" w:rsidP="0026766E">
            <w:pPr>
              <w:rPr>
                <w:rFonts w:ascii="Arial" w:eastAsia="Arial Unicode MS" w:hAnsi="Arial"/>
              </w:rPr>
            </w:pPr>
          </w:p>
        </w:tc>
        <w:tc>
          <w:tcPr>
            <w:tcW w:w="1160" w:type="dxa"/>
            <w:gridSpan w:val="2"/>
            <w:shd w:val="clear" w:color="auto" w:fill="auto"/>
            <w:tcPrChange w:id="3819" w:author="Jarno Nieminen" w:date="2014-06-11T12:40:00Z">
              <w:tcPr>
                <w:tcW w:w="1160" w:type="dxa"/>
                <w:gridSpan w:val="2"/>
                <w:shd w:val="clear" w:color="auto" w:fill="auto"/>
              </w:tcPr>
            </w:tcPrChange>
          </w:tcPr>
          <w:p w14:paraId="5C16B869" w14:textId="77777777" w:rsidR="006A2F41" w:rsidRPr="00D82A73" w:rsidRDefault="006A2F41" w:rsidP="0026766E">
            <w:pPr>
              <w:rPr>
                <w:rFonts w:ascii="Arial" w:eastAsia="Arial Unicode MS" w:hAnsi="Arial"/>
              </w:rPr>
            </w:pPr>
          </w:p>
        </w:tc>
      </w:tr>
      <w:tr w:rsidR="006A2F41" w:rsidRPr="00D82A73" w14:paraId="5152CA8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2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21" w:author="Jarno Nieminen" w:date="2014-06-11T12:40:00Z">
            <w:trPr>
              <w:gridAfter w:val="0"/>
              <w:trHeight w:val="217"/>
            </w:trPr>
          </w:trPrChange>
        </w:trPr>
        <w:tc>
          <w:tcPr>
            <w:tcW w:w="2545" w:type="dxa"/>
            <w:gridSpan w:val="2"/>
            <w:tcPrChange w:id="3822" w:author="Jarno Nieminen" w:date="2014-06-11T12:40:00Z">
              <w:tcPr>
                <w:tcW w:w="2545" w:type="dxa"/>
                <w:gridSpan w:val="3"/>
              </w:tcPr>
            </w:tcPrChange>
          </w:tcPr>
          <w:p w14:paraId="10DF5183" w14:textId="77777777" w:rsidR="006A2F41" w:rsidRPr="00D82A73" w:rsidRDefault="006A2F41" w:rsidP="0026766E">
            <w:pPr>
              <w:rPr>
                <w:rFonts w:eastAsia="Arial Unicode MS"/>
              </w:rPr>
            </w:pPr>
            <w:r w:rsidRPr="00D82A73">
              <w:rPr>
                <w:rFonts w:eastAsia="Arial Unicode MS"/>
              </w:rPr>
              <w:t>Media/id</w:t>
            </w:r>
          </w:p>
        </w:tc>
        <w:tc>
          <w:tcPr>
            <w:tcW w:w="3410" w:type="dxa"/>
            <w:tcPrChange w:id="3823" w:author="Jarno Nieminen" w:date="2014-06-11T12:40:00Z">
              <w:tcPr>
                <w:tcW w:w="3410" w:type="dxa"/>
                <w:gridSpan w:val="2"/>
              </w:tcPr>
            </w:tcPrChange>
          </w:tcPr>
          <w:p w14:paraId="6246C775" w14:textId="77777777" w:rsidR="006A2F41" w:rsidRPr="00D82A73" w:rsidRDefault="006A2F41" w:rsidP="0026766E">
            <w:pPr>
              <w:rPr>
                <w:rFonts w:eastAsia="Arial Unicode MS"/>
              </w:rPr>
            </w:pPr>
            <w:r w:rsidRPr="00D82A73">
              <w:rPr>
                <w:rFonts w:eastAsia="Arial Unicode MS"/>
              </w:rPr>
              <w:t>Koppling till klass för media.</w:t>
            </w:r>
          </w:p>
        </w:tc>
        <w:tc>
          <w:tcPr>
            <w:tcW w:w="1140" w:type="dxa"/>
            <w:tcPrChange w:id="3824" w:author="Jarno Nieminen" w:date="2014-06-11T12:40:00Z">
              <w:tcPr>
                <w:tcW w:w="1140" w:type="dxa"/>
                <w:gridSpan w:val="2"/>
              </w:tcPr>
            </w:tcPrChange>
          </w:tcPr>
          <w:p w14:paraId="505ECE89" w14:textId="77777777" w:rsidR="006A2F41" w:rsidRPr="00D82A73" w:rsidRDefault="006A2F41" w:rsidP="0026766E">
            <w:pPr>
              <w:rPr>
                <w:rFonts w:eastAsia="Arial Unicode MS"/>
              </w:rPr>
            </w:pPr>
            <w:r w:rsidRPr="00D82A73">
              <w:rPr>
                <w:rFonts w:eastAsia="Arial Unicode MS"/>
              </w:rPr>
              <w:t>II</w:t>
            </w:r>
          </w:p>
        </w:tc>
        <w:tc>
          <w:tcPr>
            <w:tcW w:w="717" w:type="dxa"/>
            <w:tcPrChange w:id="3825" w:author="Jarno Nieminen" w:date="2014-06-11T12:40:00Z">
              <w:tcPr>
                <w:tcW w:w="717" w:type="dxa"/>
                <w:gridSpan w:val="2"/>
              </w:tcPr>
            </w:tcPrChange>
          </w:tcPr>
          <w:p w14:paraId="60264159" w14:textId="77777777" w:rsidR="006A2F41" w:rsidRPr="00D82A73" w:rsidRDefault="006A2F41" w:rsidP="0026766E">
            <w:pPr>
              <w:rPr>
                <w:rFonts w:eastAsia="Arial Unicode MS"/>
              </w:rPr>
            </w:pPr>
            <w:r w:rsidRPr="00D82A73">
              <w:rPr>
                <w:rFonts w:eastAsia="Arial Unicode MS"/>
              </w:rPr>
              <w:t>0..1</w:t>
            </w:r>
          </w:p>
        </w:tc>
        <w:tc>
          <w:tcPr>
            <w:tcW w:w="1803" w:type="dxa"/>
            <w:tcPrChange w:id="3826" w:author="Jarno Nieminen" w:date="2014-06-11T12:40:00Z">
              <w:tcPr>
                <w:tcW w:w="1803" w:type="dxa"/>
                <w:gridSpan w:val="2"/>
              </w:tcPr>
            </w:tcPrChange>
          </w:tcPr>
          <w:p w14:paraId="36A5DC88"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27" w:author="Jarno Nieminen" w:date="2014-06-11T12:40:00Z">
              <w:tcPr>
                <w:tcW w:w="1920" w:type="dxa"/>
                <w:gridSpan w:val="2"/>
              </w:tcPr>
            </w:tcPrChange>
          </w:tcPr>
          <w:p w14:paraId="140A2826" w14:textId="77777777" w:rsidR="006A2F41" w:rsidRPr="00D82A73" w:rsidRDefault="006A2F41" w:rsidP="0026766E">
            <w:pPr>
              <w:rPr>
                <w:rFonts w:ascii="Arial" w:eastAsia="Arial Unicode MS" w:hAnsi="Arial"/>
              </w:rPr>
            </w:pPr>
          </w:p>
        </w:tc>
        <w:tc>
          <w:tcPr>
            <w:tcW w:w="1200" w:type="dxa"/>
            <w:shd w:val="clear" w:color="auto" w:fill="auto"/>
            <w:tcPrChange w:id="3828" w:author="Jarno Nieminen" w:date="2014-06-11T12:40:00Z">
              <w:tcPr>
                <w:tcW w:w="1200" w:type="dxa"/>
                <w:gridSpan w:val="2"/>
                <w:shd w:val="clear" w:color="auto" w:fill="auto"/>
              </w:tcPr>
            </w:tcPrChange>
          </w:tcPr>
          <w:p w14:paraId="64B2EC01" w14:textId="77777777" w:rsidR="006A2F41" w:rsidRPr="00D82A73" w:rsidRDefault="006A2F41" w:rsidP="0026766E">
            <w:pPr>
              <w:rPr>
                <w:rFonts w:ascii="Arial" w:eastAsia="Arial Unicode MS" w:hAnsi="Arial"/>
              </w:rPr>
            </w:pPr>
          </w:p>
        </w:tc>
        <w:tc>
          <w:tcPr>
            <w:tcW w:w="1080" w:type="dxa"/>
            <w:shd w:val="clear" w:color="auto" w:fill="auto"/>
            <w:tcPrChange w:id="3829" w:author="Jarno Nieminen" w:date="2014-06-11T12:40:00Z">
              <w:tcPr>
                <w:tcW w:w="1080" w:type="dxa"/>
                <w:gridSpan w:val="2"/>
                <w:shd w:val="clear" w:color="auto" w:fill="auto"/>
              </w:tcPr>
            </w:tcPrChange>
          </w:tcPr>
          <w:p w14:paraId="3F14D707" w14:textId="77777777" w:rsidR="006A2F41" w:rsidRPr="00D82A73" w:rsidRDefault="006A2F41" w:rsidP="0026766E">
            <w:pPr>
              <w:rPr>
                <w:rFonts w:ascii="Arial" w:eastAsia="Arial Unicode MS" w:hAnsi="Arial"/>
              </w:rPr>
            </w:pPr>
          </w:p>
        </w:tc>
        <w:tc>
          <w:tcPr>
            <w:tcW w:w="1160" w:type="dxa"/>
            <w:gridSpan w:val="2"/>
            <w:shd w:val="clear" w:color="auto" w:fill="auto"/>
            <w:tcPrChange w:id="3830" w:author="Jarno Nieminen" w:date="2014-06-11T12:40:00Z">
              <w:tcPr>
                <w:tcW w:w="1160" w:type="dxa"/>
                <w:gridSpan w:val="2"/>
                <w:shd w:val="clear" w:color="auto" w:fill="auto"/>
              </w:tcPr>
            </w:tcPrChange>
          </w:tcPr>
          <w:p w14:paraId="1D89FA44" w14:textId="77777777" w:rsidR="006A2F41" w:rsidRPr="00D82A73" w:rsidRDefault="006A2F41" w:rsidP="0026766E">
            <w:pPr>
              <w:rPr>
                <w:rFonts w:ascii="Arial" w:eastAsia="Arial Unicode MS" w:hAnsi="Arial"/>
              </w:rPr>
            </w:pPr>
          </w:p>
        </w:tc>
      </w:tr>
      <w:tr w:rsidR="006A2F41" w:rsidRPr="00D82A73" w14:paraId="396BEC5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3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32" w:author="Jarno Nieminen" w:date="2014-06-11T12:40:00Z">
            <w:trPr>
              <w:gridAfter w:val="0"/>
              <w:trHeight w:val="217"/>
            </w:trPr>
          </w:trPrChange>
        </w:trPr>
        <w:tc>
          <w:tcPr>
            <w:tcW w:w="2545" w:type="dxa"/>
            <w:gridSpan w:val="2"/>
            <w:tcPrChange w:id="3833" w:author="Jarno Nieminen" w:date="2014-06-11T12:40:00Z">
              <w:tcPr>
                <w:tcW w:w="2545" w:type="dxa"/>
                <w:gridSpan w:val="3"/>
              </w:tcPr>
            </w:tcPrChange>
          </w:tcPr>
          <w:p w14:paraId="7031B134" w14:textId="77777777" w:rsidR="006A2F41" w:rsidRPr="00D82A73" w:rsidRDefault="006A2F41" w:rsidP="0026766E">
            <w:pPr>
              <w:rPr>
                <w:rFonts w:eastAsia="Arial Unicode MS"/>
              </w:rPr>
            </w:pPr>
            <w:r w:rsidRPr="00D82A73">
              <w:rPr>
                <w:rFonts w:eastAsia="Arial Unicode MS"/>
              </w:rPr>
              <w:t>ValidationEvent/id</w:t>
            </w:r>
          </w:p>
        </w:tc>
        <w:tc>
          <w:tcPr>
            <w:tcW w:w="3410" w:type="dxa"/>
            <w:tcPrChange w:id="3834" w:author="Jarno Nieminen" w:date="2014-06-11T12:40:00Z">
              <w:tcPr>
                <w:tcW w:w="3410" w:type="dxa"/>
                <w:gridSpan w:val="2"/>
              </w:tcPr>
            </w:tcPrChange>
          </w:tcPr>
          <w:p w14:paraId="3D680F40" w14:textId="77777777" w:rsidR="006A2F41" w:rsidRPr="00D82A73" w:rsidRDefault="006A2F41" w:rsidP="0026766E">
            <w:pPr>
              <w:rPr>
                <w:rFonts w:eastAsia="Arial Unicode MS"/>
              </w:rPr>
            </w:pPr>
            <w:r w:rsidRPr="00D82A73">
              <w:rPr>
                <w:rFonts w:eastAsia="Arial Unicode MS"/>
              </w:rPr>
              <w:t>Koppling till klass för validerings events.</w:t>
            </w:r>
          </w:p>
        </w:tc>
        <w:tc>
          <w:tcPr>
            <w:tcW w:w="1140" w:type="dxa"/>
            <w:tcPrChange w:id="3835" w:author="Jarno Nieminen" w:date="2014-06-11T12:40:00Z">
              <w:tcPr>
                <w:tcW w:w="1140" w:type="dxa"/>
                <w:gridSpan w:val="2"/>
              </w:tcPr>
            </w:tcPrChange>
          </w:tcPr>
          <w:p w14:paraId="5C1DF1B9" w14:textId="77777777" w:rsidR="006A2F41" w:rsidRPr="00D82A73" w:rsidRDefault="006A2F41" w:rsidP="0026766E">
            <w:pPr>
              <w:rPr>
                <w:rFonts w:eastAsia="Arial Unicode MS"/>
              </w:rPr>
            </w:pPr>
            <w:r w:rsidRPr="00D82A73">
              <w:rPr>
                <w:rFonts w:eastAsia="Arial Unicode MS"/>
              </w:rPr>
              <w:t>II</w:t>
            </w:r>
          </w:p>
        </w:tc>
        <w:tc>
          <w:tcPr>
            <w:tcW w:w="717" w:type="dxa"/>
            <w:tcPrChange w:id="3836" w:author="Jarno Nieminen" w:date="2014-06-11T12:40:00Z">
              <w:tcPr>
                <w:tcW w:w="717" w:type="dxa"/>
                <w:gridSpan w:val="2"/>
              </w:tcPr>
            </w:tcPrChange>
          </w:tcPr>
          <w:p w14:paraId="03CF407E" w14:textId="77777777" w:rsidR="006A2F41" w:rsidRPr="00D82A73" w:rsidRDefault="006A2F41" w:rsidP="0026766E">
            <w:pPr>
              <w:rPr>
                <w:rFonts w:eastAsia="Arial Unicode MS"/>
              </w:rPr>
            </w:pPr>
            <w:r w:rsidRPr="00D82A73">
              <w:rPr>
                <w:rFonts w:eastAsia="Arial Unicode MS"/>
              </w:rPr>
              <w:t>0..*</w:t>
            </w:r>
          </w:p>
        </w:tc>
        <w:tc>
          <w:tcPr>
            <w:tcW w:w="1803" w:type="dxa"/>
            <w:tcPrChange w:id="3837" w:author="Jarno Nieminen" w:date="2014-06-11T12:40:00Z">
              <w:tcPr>
                <w:tcW w:w="1803" w:type="dxa"/>
                <w:gridSpan w:val="2"/>
              </w:tcPr>
            </w:tcPrChange>
          </w:tcPr>
          <w:p w14:paraId="40E9E609"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38" w:author="Jarno Nieminen" w:date="2014-06-11T12:40:00Z">
              <w:tcPr>
                <w:tcW w:w="1920" w:type="dxa"/>
                <w:gridSpan w:val="2"/>
              </w:tcPr>
            </w:tcPrChange>
          </w:tcPr>
          <w:p w14:paraId="682AACF3" w14:textId="77777777" w:rsidR="006A2F41" w:rsidRPr="00D82A73" w:rsidRDefault="006A2F41" w:rsidP="0026766E">
            <w:pPr>
              <w:rPr>
                <w:rFonts w:ascii="Arial" w:eastAsia="Arial Unicode MS" w:hAnsi="Arial"/>
              </w:rPr>
            </w:pPr>
          </w:p>
        </w:tc>
        <w:tc>
          <w:tcPr>
            <w:tcW w:w="1200" w:type="dxa"/>
            <w:shd w:val="clear" w:color="auto" w:fill="auto"/>
            <w:tcPrChange w:id="3839" w:author="Jarno Nieminen" w:date="2014-06-11T12:40:00Z">
              <w:tcPr>
                <w:tcW w:w="1200" w:type="dxa"/>
                <w:gridSpan w:val="2"/>
                <w:shd w:val="clear" w:color="auto" w:fill="auto"/>
              </w:tcPr>
            </w:tcPrChange>
          </w:tcPr>
          <w:p w14:paraId="4839E3A2" w14:textId="77777777" w:rsidR="006A2F41" w:rsidRPr="00D82A73" w:rsidRDefault="006A2F41" w:rsidP="0026766E">
            <w:pPr>
              <w:rPr>
                <w:rFonts w:ascii="Arial" w:eastAsia="Arial Unicode MS" w:hAnsi="Arial"/>
              </w:rPr>
            </w:pPr>
          </w:p>
        </w:tc>
        <w:tc>
          <w:tcPr>
            <w:tcW w:w="1080" w:type="dxa"/>
            <w:shd w:val="clear" w:color="auto" w:fill="auto"/>
            <w:tcPrChange w:id="3840" w:author="Jarno Nieminen" w:date="2014-06-11T12:40:00Z">
              <w:tcPr>
                <w:tcW w:w="1080" w:type="dxa"/>
                <w:gridSpan w:val="2"/>
                <w:shd w:val="clear" w:color="auto" w:fill="auto"/>
              </w:tcPr>
            </w:tcPrChange>
          </w:tcPr>
          <w:p w14:paraId="6FDE9344" w14:textId="77777777" w:rsidR="006A2F41" w:rsidRPr="00D82A73" w:rsidRDefault="006A2F41" w:rsidP="0026766E">
            <w:pPr>
              <w:rPr>
                <w:rFonts w:ascii="Arial" w:eastAsia="Arial Unicode MS" w:hAnsi="Arial"/>
              </w:rPr>
            </w:pPr>
          </w:p>
        </w:tc>
        <w:tc>
          <w:tcPr>
            <w:tcW w:w="1160" w:type="dxa"/>
            <w:gridSpan w:val="2"/>
            <w:shd w:val="clear" w:color="auto" w:fill="auto"/>
            <w:tcPrChange w:id="3841" w:author="Jarno Nieminen" w:date="2014-06-11T12:40:00Z">
              <w:tcPr>
                <w:tcW w:w="1160" w:type="dxa"/>
                <w:gridSpan w:val="2"/>
                <w:shd w:val="clear" w:color="auto" w:fill="auto"/>
              </w:tcPr>
            </w:tcPrChange>
          </w:tcPr>
          <w:p w14:paraId="48C49A9A" w14:textId="77777777" w:rsidR="006A2F41" w:rsidRPr="00D82A73" w:rsidRDefault="006A2F41" w:rsidP="0026766E">
            <w:pPr>
              <w:rPr>
                <w:rFonts w:ascii="Arial" w:eastAsia="Arial Unicode MS" w:hAnsi="Arial"/>
              </w:rPr>
            </w:pPr>
          </w:p>
        </w:tc>
      </w:tr>
      <w:tr w:rsidR="006A2F41" w:rsidRPr="00D82A73" w14:paraId="6908CC9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4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43" w:author="Jarno Nieminen" w:date="2014-06-11T12:40:00Z">
            <w:trPr>
              <w:gridAfter w:val="0"/>
              <w:trHeight w:val="217"/>
            </w:trPr>
          </w:trPrChange>
        </w:trPr>
        <w:tc>
          <w:tcPr>
            <w:tcW w:w="2545" w:type="dxa"/>
            <w:gridSpan w:val="2"/>
            <w:tcPrChange w:id="3844" w:author="Jarno Nieminen" w:date="2014-06-11T12:40:00Z">
              <w:tcPr>
                <w:tcW w:w="2545" w:type="dxa"/>
                <w:gridSpan w:val="3"/>
              </w:tcPr>
            </w:tcPrChange>
          </w:tcPr>
          <w:p w14:paraId="7C57DDF6" w14:textId="77777777" w:rsidR="006A2F41" w:rsidRPr="00D82A73" w:rsidRDefault="006A2F41" w:rsidP="0026766E">
            <w:pPr>
              <w:rPr>
                <w:rFonts w:eastAsia="Arial Unicode MS"/>
              </w:rPr>
            </w:pPr>
            <w:r w:rsidRPr="00D82A73">
              <w:rPr>
                <w:rFonts w:eastAsia="Arial Unicode MS"/>
              </w:rPr>
              <w:lastRenderedPageBreak/>
              <w:t>GridValue/id</w:t>
            </w:r>
          </w:p>
        </w:tc>
        <w:tc>
          <w:tcPr>
            <w:tcW w:w="3410" w:type="dxa"/>
            <w:tcPrChange w:id="3845" w:author="Jarno Nieminen" w:date="2014-06-11T12:40:00Z">
              <w:tcPr>
                <w:tcW w:w="3410" w:type="dxa"/>
                <w:gridSpan w:val="2"/>
              </w:tcPr>
            </w:tcPrChange>
          </w:tcPr>
          <w:p w14:paraId="51EB2452" w14:textId="77777777" w:rsidR="006A2F41" w:rsidRPr="00D82A73" w:rsidRDefault="006A2F41" w:rsidP="0026766E">
            <w:pPr>
              <w:rPr>
                <w:rFonts w:eastAsia="Arial Unicode MS"/>
              </w:rPr>
            </w:pPr>
            <w:r w:rsidRPr="00D82A73">
              <w:rPr>
                <w:rFonts w:eastAsia="Arial Unicode MS"/>
              </w:rPr>
              <w:t>Koppling till klass för ”grid” värden.</w:t>
            </w:r>
          </w:p>
        </w:tc>
        <w:tc>
          <w:tcPr>
            <w:tcW w:w="1140" w:type="dxa"/>
            <w:tcPrChange w:id="3846" w:author="Jarno Nieminen" w:date="2014-06-11T12:40:00Z">
              <w:tcPr>
                <w:tcW w:w="1140" w:type="dxa"/>
                <w:gridSpan w:val="2"/>
              </w:tcPr>
            </w:tcPrChange>
          </w:tcPr>
          <w:p w14:paraId="44DD44AA" w14:textId="77777777" w:rsidR="006A2F41" w:rsidRPr="00D82A73" w:rsidRDefault="006A2F41" w:rsidP="0026766E">
            <w:pPr>
              <w:rPr>
                <w:rFonts w:eastAsia="Arial Unicode MS"/>
              </w:rPr>
            </w:pPr>
            <w:r w:rsidRPr="00D82A73">
              <w:rPr>
                <w:rFonts w:eastAsia="Arial Unicode MS"/>
              </w:rPr>
              <w:t>II</w:t>
            </w:r>
          </w:p>
        </w:tc>
        <w:tc>
          <w:tcPr>
            <w:tcW w:w="717" w:type="dxa"/>
            <w:tcPrChange w:id="3847" w:author="Jarno Nieminen" w:date="2014-06-11T12:40:00Z">
              <w:tcPr>
                <w:tcW w:w="717" w:type="dxa"/>
                <w:gridSpan w:val="2"/>
              </w:tcPr>
            </w:tcPrChange>
          </w:tcPr>
          <w:p w14:paraId="77A016A8" w14:textId="77777777" w:rsidR="006A2F41" w:rsidRPr="00D82A73" w:rsidRDefault="006A2F41" w:rsidP="0026766E">
            <w:pPr>
              <w:rPr>
                <w:rFonts w:eastAsia="Arial Unicode MS"/>
              </w:rPr>
            </w:pPr>
            <w:r w:rsidRPr="00D82A73">
              <w:rPr>
                <w:rFonts w:eastAsia="Arial Unicode MS"/>
              </w:rPr>
              <w:t>0..1</w:t>
            </w:r>
          </w:p>
        </w:tc>
        <w:tc>
          <w:tcPr>
            <w:tcW w:w="1803" w:type="dxa"/>
            <w:tcPrChange w:id="3848" w:author="Jarno Nieminen" w:date="2014-06-11T12:40:00Z">
              <w:tcPr>
                <w:tcW w:w="1803" w:type="dxa"/>
                <w:gridSpan w:val="2"/>
              </w:tcPr>
            </w:tcPrChange>
          </w:tcPr>
          <w:p w14:paraId="53921042"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49" w:author="Jarno Nieminen" w:date="2014-06-11T12:40:00Z">
              <w:tcPr>
                <w:tcW w:w="1920" w:type="dxa"/>
                <w:gridSpan w:val="2"/>
              </w:tcPr>
            </w:tcPrChange>
          </w:tcPr>
          <w:p w14:paraId="25869D1A" w14:textId="77777777" w:rsidR="006A2F41" w:rsidRPr="00D82A73" w:rsidRDefault="006A2F41" w:rsidP="0026766E">
            <w:pPr>
              <w:rPr>
                <w:rFonts w:ascii="Arial" w:eastAsia="Arial Unicode MS" w:hAnsi="Arial"/>
              </w:rPr>
            </w:pPr>
          </w:p>
        </w:tc>
        <w:tc>
          <w:tcPr>
            <w:tcW w:w="1200" w:type="dxa"/>
            <w:shd w:val="clear" w:color="auto" w:fill="auto"/>
            <w:tcPrChange w:id="3850" w:author="Jarno Nieminen" w:date="2014-06-11T12:40:00Z">
              <w:tcPr>
                <w:tcW w:w="1200" w:type="dxa"/>
                <w:gridSpan w:val="2"/>
                <w:shd w:val="clear" w:color="auto" w:fill="auto"/>
              </w:tcPr>
            </w:tcPrChange>
          </w:tcPr>
          <w:p w14:paraId="3845C237" w14:textId="77777777" w:rsidR="006A2F41" w:rsidRPr="00D82A73" w:rsidRDefault="006A2F41" w:rsidP="0026766E">
            <w:pPr>
              <w:rPr>
                <w:rFonts w:ascii="Arial" w:eastAsia="Arial Unicode MS" w:hAnsi="Arial"/>
              </w:rPr>
            </w:pPr>
          </w:p>
        </w:tc>
        <w:tc>
          <w:tcPr>
            <w:tcW w:w="1080" w:type="dxa"/>
            <w:shd w:val="clear" w:color="auto" w:fill="auto"/>
            <w:tcPrChange w:id="3851" w:author="Jarno Nieminen" w:date="2014-06-11T12:40:00Z">
              <w:tcPr>
                <w:tcW w:w="1080" w:type="dxa"/>
                <w:gridSpan w:val="2"/>
                <w:shd w:val="clear" w:color="auto" w:fill="auto"/>
              </w:tcPr>
            </w:tcPrChange>
          </w:tcPr>
          <w:p w14:paraId="673894AA" w14:textId="77777777" w:rsidR="006A2F41" w:rsidRPr="00D82A73" w:rsidRDefault="006A2F41" w:rsidP="0026766E">
            <w:pPr>
              <w:rPr>
                <w:rFonts w:ascii="Arial" w:eastAsia="Arial Unicode MS" w:hAnsi="Arial"/>
              </w:rPr>
            </w:pPr>
          </w:p>
        </w:tc>
        <w:tc>
          <w:tcPr>
            <w:tcW w:w="1160" w:type="dxa"/>
            <w:gridSpan w:val="2"/>
            <w:shd w:val="clear" w:color="auto" w:fill="auto"/>
            <w:tcPrChange w:id="3852" w:author="Jarno Nieminen" w:date="2014-06-11T12:40:00Z">
              <w:tcPr>
                <w:tcW w:w="1160" w:type="dxa"/>
                <w:gridSpan w:val="2"/>
                <w:shd w:val="clear" w:color="auto" w:fill="auto"/>
              </w:tcPr>
            </w:tcPrChange>
          </w:tcPr>
          <w:p w14:paraId="00AC320D" w14:textId="77777777" w:rsidR="006A2F41" w:rsidRPr="00D82A73" w:rsidRDefault="006A2F41" w:rsidP="0026766E">
            <w:pPr>
              <w:rPr>
                <w:rFonts w:ascii="Arial" w:eastAsia="Arial Unicode MS" w:hAnsi="Arial"/>
              </w:rPr>
            </w:pPr>
          </w:p>
        </w:tc>
      </w:tr>
      <w:tr w:rsidR="006A2F41" w:rsidRPr="00D82A73" w14:paraId="166ECFF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53"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54" w:author="Jarno Nieminen" w:date="2014-06-11T12:40:00Z">
            <w:trPr>
              <w:gridAfter w:val="0"/>
              <w:trHeight w:val="217"/>
            </w:trPr>
          </w:trPrChange>
        </w:trPr>
        <w:tc>
          <w:tcPr>
            <w:tcW w:w="2545" w:type="dxa"/>
            <w:gridSpan w:val="2"/>
            <w:tcPrChange w:id="3855" w:author="Jarno Nieminen" w:date="2014-06-11T12:40:00Z">
              <w:tcPr>
                <w:tcW w:w="2545" w:type="dxa"/>
                <w:gridSpan w:val="3"/>
              </w:tcPr>
            </w:tcPrChange>
          </w:tcPr>
          <w:p w14:paraId="119E0C69" w14:textId="77777777" w:rsidR="006A2F41" w:rsidRPr="00D82A73" w:rsidRDefault="006A2F41" w:rsidP="0026766E">
            <w:pPr>
              <w:rPr>
                <w:rFonts w:eastAsia="Arial Unicode MS"/>
              </w:rPr>
            </w:pPr>
            <w:r w:rsidRPr="00D82A73">
              <w:rPr>
                <w:rFonts w:eastAsia="Arial Unicode MS"/>
              </w:rPr>
              <w:t>QuestionSuperior/id</w:t>
            </w:r>
          </w:p>
        </w:tc>
        <w:tc>
          <w:tcPr>
            <w:tcW w:w="3410" w:type="dxa"/>
            <w:tcPrChange w:id="3856" w:author="Jarno Nieminen" w:date="2014-06-11T12:40:00Z">
              <w:tcPr>
                <w:tcW w:w="3410" w:type="dxa"/>
                <w:gridSpan w:val="2"/>
              </w:tcPr>
            </w:tcPrChange>
          </w:tcPr>
          <w:p w14:paraId="774EDCA0" w14:textId="77777777" w:rsidR="006A2F41" w:rsidRPr="00D82A73" w:rsidRDefault="006A2F41" w:rsidP="0026766E">
            <w:pPr>
              <w:rPr>
                <w:rFonts w:eastAsia="Arial Unicode MS"/>
              </w:rPr>
            </w:pPr>
            <w:r w:rsidRPr="00D82A73">
              <w:rPr>
                <w:rFonts w:eastAsia="Arial Unicode MS"/>
              </w:rPr>
              <w:t>Koppling till klass för kopplade frågor.</w:t>
            </w:r>
          </w:p>
        </w:tc>
        <w:tc>
          <w:tcPr>
            <w:tcW w:w="1140" w:type="dxa"/>
            <w:tcPrChange w:id="3857" w:author="Jarno Nieminen" w:date="2014-06-11T12:40:00Z">
              <w:tcPr>
                <w:tcW w:w="1140" w:type="dxa"/>
                <w:gridSpan w:val="2"/>
              </w:tcPr>
            </w:tcPrChange>
          </w:tcPr>
          <w:p w14:paraId="2772E714" w14:textId="77777777" w:rsidR="006A2F41" w:rsidRPr="00D82A73" w:rsidRDefault="006A2F41" w:rsidP="0026766E">
            <w:pPr>
              <w:rPr>
                <w:rFonts w:eastAsia="Arial Unicode MS"/>
              </w:rPr>
            </w:pPr>
            <w:r w:rsidRPr="00D82A73">
              <w:rPr>
                <w:rFonts w:eastAsia="Arial Unicode MS"/>
              </w:rPr>
              <w:t>II</w:t>
            </w:r>
          </w:p>
        </w:tc>
        <w:tc>
          <w:tcPr>
            <w:tcW w:w="717" w:type="dxa"/>
            <w:tcPrChange w:id="3858" w:author="Jarno Nieminen" w:date="2014-06-11T12:40:00Z">
              <w:tcPr>
                <w:tcW w:w="717" w:type="dxa"/>
                <w:gridSpan w:val="2"/>
              </w:tcPr>
            </w:tcPrChange>
          </w:tcPr>
          <w:p w14:paraId="7E17B4F7" w14:textId="77777777" w:rsidR="006A2F41" w:rsidRPr="00D82A73" w:rsidRDefault="006A2F41" w:rsidP="0026766E">
            <w:pPr>
              <w:rPr>
                <w:rFonts w:eastAsia="Arial Unicode MS"/>
              </w:rPr>
            </w:pPr>
            <w:r w:rsidRPr="00D82A73">
              <w:rPr>
                <w:rFonts w:eastAsia="Arial Unicode MS"/>
              </w:rPr>
              <w:t>0..1</w:t>
            </w:r>
          </w:p>
        </w:tc>
        <w:tc>
          <w:tcPr>
            <w:tcW w:w="1803" w:type="dxa"/>
            <w:tcPrChange w:id="3859" w:author="Jarno Nieminen" w:date="2014-06-11T12:40:00Z">
              <w:tcPr>
                <w:tcW w:w="1803" w:type="dxa"/>
                <w:gridSpan w:val="2"/>
              </w:tcPr>
            </w:tcPrChange>
          </w:tcPr>
          <w:p w14:paraId="6E866B9A"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860" w:author="Jarno Nieminen" w:date="2014-06-11T12:40:00Z">
              <w:tcPr>
                <w:tcW w:w="1920" w:type="dxa"/>
                <w:gridSpan w:val="2"/>
              </w:tcPr>
            </w:tcPrChange>
          </w:tcPr>
          <w:p w14:paraId="35DAE729" w14:textId="77777777" w:rsidR="006A2F41" w:rsidRPr="00D82A73" w:rsidRDefault="006A2F41" w:rsidP="0026766E">
            <w:pPr>
              <w:rPr>
                <w:rFonts w:ascii="Arial" w:eastAsia="Arial Unicode MS" w:hAnsi="Arial"/>
              </w:rPr>
            </w:pPr>
          </w:p>
        </w:tc>
        <w:tc>
          <w:tcPr>
            <w:tcW w:w="1200" w:type="dxa"/>
            <w:shd w:val="clear" w:color="auto" w:fill="auto"/>
            <w:tcPrChange w:id="3861" w:author="Jarno Nieminen" w:date="2014-06-11T12:40:00Z">
              <w:tcPr>
                <w:tcW w:w="1200" w:type="dxa"/>
                <w:gridSpan w:val="2"/>
                <w:shd w:val="clear" w:color="auto" w:fill="auto"/>
              </w:tcPr>
            </w:tcPrChange>
          </w:tcPr>
          <w:p w14:paraId="29E2DF3F" w14:textId="77777777" w:rsidR="006A2F41" w:rsidRPr="00D82A73" w:rsidRDefault="006A2F41" w:rsidP="0026766E">
            <w:pPr>
              <w:rPr>
                <w:rFonts w:ascii="Arial" w:eastAsia="Arial Unicode MS" w:hAnsi="Arial"/>
              </w:rPr>
            </w:pPr>
          </w:p>
        </w:tc>
        <w:tc>
          <w:tcPr>
            <w:tcW w:w="1080" w:type="dxa"/>
            <w:shd w:val="clear" w:color="auto" w:fill="auto"/>
            <w:tcPrChange w:id="3862" w:author="Jarno Nieminen" w:date="2014-06-11T12:40:00Z">
              <w:tcPr>
                <w:tcW w:w="1080" w:type="dxa"/>
                <w:gridSpan w:val="2"/>
                <w:shd w:val="clear" w:color="auto" w:fill="auto"/>
              </w:tcPr>
            </w:tcPrChange>
          </w:tcPr>
          <w:p w14:paraId="7F9B3512" w14:textId="77777777" w:rsidR="006A2F41" w:rsidRPr="00D82A73" w:rsidRDefault="006A2F41" w:rsidP="0026766E">
            <w:pPr>
              <w:rPr>
                <w:rFonts w:ascii="Arial" w:eastAsia="Arial Unicode MS" w:hAnsi="Arial"/>
              </w:rPr>
            </w:pPr>
          </w:p>
        </w:tc>
        <w:tc>
          <w:tcPr>
            <w:tcW w:w="1160" w:type="dxa"/>
            <w:gridSpan w:val="2"/>
            <w:shd w:val="clear" w:color="auto" w:fill="auto"/>
            <w:tcPrChange w:id="3863" w:author="Jarno Nieminen" w:date="2014-06-11T12:40:00Z">
              <w:tcPr>
                <w:tcW w:w="1160" w:type="dxa"/>
                <w:gridSpan w:val="2"/>
                <w:shd w:val="clear" w:color="auto" w:fill="auto"/>
              </w:tcPr>
            </w:tcPrChange>
          </w:tcPr>
          <w:p w14:paraId="004FF4CB" w14:textId="77777777" w:rsidR="006A2F41" w:rsidRPr="00D82A73" w:rsidRDefault="006A2F41" w:rsidP="0026766E">
            <w:pPr>
              <w:rPr>
                <w:rFonts w:ascii="Arial" w:eastAsia="Arial Unicode MS" w:hAnsi="Arial"/>
              </w:rPr>
            </w:pPr>
          </w:p>
        </w:tc>
      </w:tr>
      <w:tr w:rsidR="006A2F41" w:rsidRPr="00D82A73" w14:paraId="15AB056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6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65" w:author="Jarno Nieminen" w:date="2014-06-11T12:40:00Z">
            <w:trPr>
              <w:gridBefore w:val="1"/>
              <w:gridAfter w:val="0"/>
              <w:wBefore w:w="15" w:type="dxa"/>
              <w:trHeight w:val="217"/>
            </w:trPr>
          </w:trPrChange>
        </w:trPr>
        <w:tc>
          <w:tcPr>
            <w:tcW w:w="7080" w:type="dxa"/>
            <w:gridSpan w:val="3"/>
            <w:shd w:val="pct25" w:color="auto" w:fill="auto"/>
            <w:tcPrChange w:id="3866" w:author="Jarno Nieminen" w:date="2014-06-11T12:40:00Z">
              <w:tcPr>
                <w:tcW w:w="7080" w:type="dxa"/>
                <w:gridSpan w:val="6"/>
                <w:shd w:val="pct25" w:color="auto" w:fill="auto"/>
              </w:tcPr>
            </w:tcPrChange>
          </w:tcPr>
          <w:p w14:paraId="342CDD65" w14:textId="77777777" w:rsidR="006A2F41" w:rsidRPr="00D82A73" w:rsidRDefault="006A2F41" w:rsidP="0026766E">
            <w:r w:rsidRPr="00D82A73">
              <w:t>Associationer</w:t>
            </w:r>
          </w:p>
        </w:tc>
        <w:tc>
          <w:tcPr>
            <w:tcW w:w="7880" w:type="dxa"/>
            <w:gridSpan w:val="7"/>
            <w:shd w:val="pct25" w:color="auto" w:fill="auto"/>
            <w:tcPrChange w:id="3867" w:author="Jarno Nieminen" w:date="2014-06-11T12:40:00Z">
              <w:tcPr>
                <w:tcW w:w="7880" w:type="dxa"/>
                <w:gridSpan w:val="12"/>
                <w:shd w:val="pct25" w:color="auto" w:fill="auto"/>
              </w:tcPr>
            </w:tcPrChange>
          </w:tcPr>
          <w:p w14:paraId="38364969" w14:textId="77777777" w:rsidR="006A2F41" w:rsidRPr="00D82A73" w:rsidRDefault="006A2F41" w:rsidP="0026766E">
            <w:pPr>
              <w:rPr>
                <w:rFonts w:eastAsia="Arial Unicode MS"/>
              </w:rPr>
            </w:pPr>
            <w:r w:rsidRPr="00D82A73">
              <w:t>Beslutsregel</w:t>
            </w:r>
          </w:p>
        </w:tc>
      </w:tr>
      <w:tr w:rsidR="006A2F41" w:rsidRPr="00D82A73" w14:paraId="4773682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6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69" w:author="Jarno Nieminen" w:date="2014-06-11T12:40:00Z">
            <w:trPr>
              <w:gridBefore w:val="1"/>
              <w:gridAfter w:val="0"/>
              <w:wBefore w:w="15" w:type="dxa"/>
              <w:trHeight w:val="217"/>
            </w:trPr>
          </w:trPrChange>
        </w:trPr>
        <w:tc>
          <w:tcPr>
            <w:tcW w:w="7080" w:type="dxa"/>
            <w:gridSpan w:val="3"/>
            <w:tcPrChange w:id="3870" w:author="Jarno Nieminen" w:date="2014-06-11T12:40:00Z">
              <w:tcPr>
                <w:tcW w:w="7080" w:type="dxa"/>
                <w:gridSpan w:val="6"/>
              </w:tcPr>
            </w:tcPrChange>
          </w:tcPr>
          <w:p w14:paraId="5CFB2C77"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7"/>
            <w:tcPrChange w:id="3871" w:author="Jarno Nieminen" w:date="2014-06-11T12:40:00Z">
              <w:tcPr>
                <w:tcW w:w="7880" w:type="dxa"/>
                <w:gridSpan w:val="12"/>
              </w:tcPr>
            </w:tcPrChange>
          </w:tcPr>
          <w:p w14:paraId="2AE5A839" w14:textId="77777777" w:rsidR="006A2F41" w:rsidRPr="00D82A73" w:rsidRDefault="006A2F41" w:rsidP="0026766E">
            <w:pPr>
              <w:rPr>
                <w:rFonts w:ascii="Arial" w:eastAsia="Arial Unicode MS" w:hAnsi="Arial"/>
                <w:color w:val="000000"/>
              </w:rPr>
            </w:pPr>
          </w:p>
        </w:tc>
      </w:tr>
      <w:tr w:rsidR="006A2F41" w:rsidRPr="00D82A73" w14:paraId="2D093E5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73" w:author="Jarno Nieminen" w:date="2014-06-11T12:40:00Z">
            <w:trPr>
              <w:gridBefore w:val="1"/>
              <w:gridAfter w:val="0"/>
              <w:wBefore w:w="15" w:type="dxa"/>
              <w:trHeight w:val="217"/>
            </w:trPr>
          </w:trPrChange>
        </w:trPr>
        <w:tc>
          <w:tcPr>
            <w:tcW w:w="7080" w:type="dxa"/>
            <w:gridSpan w:val="3"/>
            <w:tcPrChange w:id="3874" w:author="Jarno Nieminen" w:date="2014-06-11T12:40:00Z">
              <w:tcPr>
                <w:tcW w:w="7080" w:type="dxa"/>
                <w:gridSpan w:val="6"/>
              </w:tcPr>
            </w:tcPrChange>
          </w:tcPr>
          <w:p w14:paraId="316E702A"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7"/>
            <w:tcPrChange w:id="3875" w:author="Jarno Nieminen" w:date="2014-06-11T12:40:00Z">
              <w:tcPr>
                <w:tcW w:w="7880" w:type="dxa"/>
                <w:gridSpan w:val="12"/>
              </w:tcPr>
            </w:tcPrChange>
          </w:tcPr>
          <w:p w14:paraId="74D1BB3E" w14:textId="77777777" w:rsidR="006A2F41" w:rsidRPr="00D82A73" w:rsidRDefault="006A2F41" w:rsidP="0026766E">
            <w:pPr>
              <w:rPr>
                <w:rFonts w:ascii="Arial" w:eastAsia="Arial Unicode MS" w:hAnsi="Arial"/>
                <w:color w:val="000000"/>
              </w:rPr>
            </w:pPr>
          </w:p>
        </w:tc>
      </w:tr>
      <w:tr w:rsidR="006A2F41" w:rsidRPr="00D82A73" w14:paraId="738482B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77" w:author="Jarno Nieminen" w:date="2014-06-11T12:40:00Z">
            <w:trPr>
              <w:gridBefore w:val="1"/>
              <w:gridAfter w:val="0"/>
              <w:wBefore w:w="15" w:type="dxa"/>
              <w:trHeight w:val="217"/>
            </w:trPr>
          </w:trPrChange>
        </w:trPr>
        <w:tc>
          <w:tcPr>
            <w:tcW w:w="7080" w:type="dxa"/>
            <w:gridSpan w:val="3"/>
            <w:tcPrChange w:id="3878" w:author="Jarno Nieminen" w:date="2014-06-11T12:40:00Z">
              <w:tcPr>
                <w:tcW w:w="7080" w:type="dxa"/>
                <w:gridSpan w:val="6"/>
              </w:tcPr>
            </w:tcPrChange>
          </w:tcPr>
          <w:p w14:paraId="56AA9E4C"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7"/>
            <w:tcPrChange w:id="3879" w:author="Jarno Nieminen" w:date="2014-06-11T12:40:00Z">
              <w:tcPr>
                <w:tcW w:w="7880" w:type="dxa"/>
                <w:gridSpan w:val="12"/>
              </w:tcPr>
            </w:tcPrChange>
          </w:tcPr>
          <w:p w14:paraId="6A87B701" w14:textId="77777777" w:rsidR="006A2F41" w:rsidRPr="00D82A73" w:rsidRDefault="006A2F41" w:rsidP="0026766E">
            <w:pPr>
              <w:rPr>
                <w:rFonts w:ascii="Arial" w:eastAsia="Arial Unicode MS" w:hAnsi="Arial"/>
                <w:color w:val="000000"/>
              </w:rPr>
            </w:pPr>
          </w:p>
        </w:tc>
      </w:tr>
      <w:tr w:rsidR="006A2F41" w:rsidRPr="00D82A73" w14:paraId="5DB557A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8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81" w:author="Jarno Nieminen" w:date="2014-06-11T12:40:00Z">
            <w:trPr>
              <w:gridBefore w:val="1"/>
              <w:gridAfter w:val="0"/>
              <w:wBefore w:w="15" w:type="dxa"/>
              <w:trHeight w:val="217"/>
            </w:trPr>
          </w:trPrChange>
        </w:trPr>
        <w:tc>
          <w:tcPr>
            <w:tcW w:w="7080" w:type="dxa"/>
            <w:gridSpan w:val="3"/>
            <w:tcPrChange w:id="3882" w:author="Jarno Nieminen" w:date="2014-06-11T12:40:00Z">
              <w:tcPr>
                <w:tcW w:w="7080" w:type="dxa"/>
                <w:gridSpan w:val="6"/>
              </w:tcPr>
            </w:tcPrChange>
          </w:tcPr>
          <w:p w14:paraId="3D96BEA1"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7"/>
            <w:tcPrChange w:id="3883" w:author="Jarno Nieminen" w:date="2014-06-11T12:40:00Z">
              <w:tcPr>
                <w:tcW w:w="7880" w:type="dxa"/>
                <w:gridSpan w:val="12"/>
              </w:tcPr>
            </w:tcPrChange>
          </w:tcPr>
          <w:p w14:paraId="5B1C09EB" w14:textId="77777777" w:rsidR="006A2F41" w:rsidRPr="00D82A73" w:rsidRDefault="006A2F41" w:rsidP="0026766E">
            <w:pPr>
              <w:rPr>
                <w:rFonts w:ascii="Arial" w:eastAsia="Arial Unicode MS" w:hAnsi="Arial"/>
                <w:color w:val="000000"/>
              </w:rPr>
            </w:pPr>
          </w:p>
        </w:tc>
      </w:tr>
      <w:tr w:rsidR="006A2F41" w:rsidRPr="00D82A73" w14:paraId="2B3E0E8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8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85" w:author="Jarno Nieminen" w:date="2014-06-11T12:40:00Z">
            <w:trPr>
              <w:gridBefore w:val="1"/>
              <w:gridAfter w:val="0"/>
              <w:wBefore w:w="15" w:type="dxa"/>
              <w:trHeight w:val="217"/>
            </w:trPr>
          </w:trPrChange>
        </w:trPr>
        <w:tc>
          <w:tcPr>
            <w:tcW w:w="7080" w:type="dxa"/>
            <w:gridSpan w:val="3"/>
            <w:tcPrChange w:id="3886" w:author="Jarno Nieminen" w:date="2014-06-11T12:40:00Z">
              <w:tcPr>
                <w:tcW w:w="7080" w:type="dxa"/>
                <w:gridSpan w:val="6"/>
              </w:tcPr>
            </w:tcPrChange>
          </w:tcPr>
          <w:p w14:paraId="10EFC4D6"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7"/>
            <w:tcPrChange w:id="3887" w:author="Jarno Nieminen" w:date="2014-06-11T12:40:00Z">
              <w:tcPr>
                <w:tcW w:w="7880" w:type="dxa"/>
                <w:gridSpan w:val="12"/>
              </w:tcPr>
            </w:tcPrChange>
          </w:tcPr>
          <w:p w14:paraId="595EF732" w14:textId="77777777" w:rsidR="006A2F41" w:rsidRPr="00D82A73" w:rsidRDefault="006A2F41" w:rsidP="0026766E">
            <w:pPr>
              <w:rPr>
                <w:rFonts w:ascii="Arial" w:eastAsia="Arial Unicode MS" w:hAnsi="Arial"/>
                <w:color w:val="000000"/>
              </w:rPr>
            </w:pPr>
          </w:p>
        </w:tc>
      </w:tr>
      <w:tr w:rsidR="006A2F41" w:rsidRPr="00D82A73" w14:paraId="1D2C967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8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889" w:author="Jarno Nieminen" w:date="2014-06-11T12:40:00Z">
            <w:trPr>
              <w:gridBefore w:val="1"/>
              <w:gridAfter w:val="0"/>
              <w:wBefore w:w="15" w:type="dxa"/>
              <w:trHeight w:val="217"/>
            </w:trPr>
          </w:trPrChange>
        </w:trPr>
        <w:tc>
          <w:tcPr>
            <w:tcW w:w="7080" w:type="dxa"/>
            <w:gridSpan w:val="3"/>
            <w:tcPrChange w:id="3890" w:author="Jarno Nieminen" w:date="2014-06-11T12:40:00Z">
              <w:tcPr>
                <w:tcW w:w="7080" w:type="dxa"/>
                <w:gridSpan w:val="6"/>
              </w:tcPr>
            </w:tcPrChange>
          </w:tcPr>
          <w:p w14:paraId="06BF66CC" w14:textId="77777777" w:rsidR="006A2F41" w:rsidRPr="00D82A73" w:rsidRDefault="006A2F41" w:rsidP="0026766E">
            <w:pPr>
              <w:rPr>
                <w:rFonts w:ascii="Arial" w:eastAsia="Arial Unicode MS" w:hAnsi="Arial"/>
                <w:color w:val="000000"/>
              </w:rPr>
            </w:pPr>
          </w:p>
        </w:tc>
        <w:tc>
          <w:tcPr>
            <w:tcW w:w="7880" w:type="dxa"/>
            <w:gridSpan w:val="7"/>
            <w:tcPrChange w:id="3891" w:author="Jarno Nieminen" w:date="2014-06-11T12:40:00Z">
              <w:tcPr>
                <w:tcW w:w="7880" w:type="dxa"/>
                <w:gridSpan w:val="12"/>
              </w:tcPr>
            </w:tcPrChange>
          </w:tcPr>
          <w:p w14:paraId="77D76437" w14:textId="77777777" w:rsidR="006A2F41" w:rsidRPr="00D82A73" w:rsidRDefault="006A2F41" w:rsidP="0026766E">
            <w:pPr>
              <w:rPr>
                <w:rFonts w:ascii="Arial" w:eastAsia="Arial Unicode MS" w:hAnsi="Arial"/>
                <w:color w:val="000000"/>
              </w:rPr>
            </w:pPr>
          </w:p>
        </w:tc>
      </w:tr>
    </w:tbl>
    <w:p w14:paraId="5294BF60" w14:textId="77777777" w:rsidR="006A2F41" w:rsidRPr="00D82A73" w:rsidRDefault="006A2F41" w:rsidP="006A2F41"/>
    <w:p w14:paraId="2F7E9A8C" w14:textId="77777777" w:rsidR="006A2F41" w:rsidRPr="00D82A73" w:rsidRDefault="006A2F41" w:rsidP="006A2F41">
      <w:pPr>
        <w:pStyle w:val="Heading3"/>
      </w:pPr>
      <w:r w:rsidRPr="00D82A73">
        <w:br w:type="page"/>
      </w:r>
      <w:bookmarkStart w:id="3892" w:name="_Toc193243785"/>
      <w:bookmarkStart w:id="3893" w:name="_Toc220986036"/>
      <w:bookmarkStart w:id="3894" w:name="_Toc386458092"/>
      <w:bookmarkStart w:id="3895" w:name="_Toc390253654"/>
      <w:r w:rsidRPr="00D82A73">
        <w:lastRenderedPageBreak/>
        <w:t>Klass Svarsalternativ (AnswerAlternative)</w:t>
      </w:r>
      <w:bookmarkEnd w:id="3892"/>
      <w:bookmarkEnd w:id="3893"/>
      <w:bookmarkEnd w:id="3894"/>
      <w:bookmarkEnd w:id="3895"/>
    </w:p>
    <w:p w14:paraId="26FBAA14" w14:textId="77777777" w:rsidR="006A2F41" w:rsidRPr="00D82A73" w:rsidRDefault="006A2F41" w:rsidP="006A2F41">
      <w:r w:rsidRPr="00D82A73">
        <w:t>Objektet innehåller de svarsalternativen som skall presenteras för användaren. För varje svarsalternativ finns ett objekt. Nedanstående exempel kräver tre objekt.</w:t>
      </w:r>
    </w:p>
    <w:p w14:paraId="1FB8841B" w14:textId="77777777" w:rsidR="006A2F41" w:rsidRPr="00D82A73" w:rsidRDefault="006A2F41" w:rsidP="006A2F41"/>
    <w:p w14:paraId="04B0B430" w14:textId="77777777" w:rsidR="006A2F41" w:rsidRPr="00D82A73" w:rsidRDefault="006A2F41" w:rsidP="006A2F41">
      <w:r w:rsidRPr="00D82A73">
        <w:t>Exempel:</w:t>
      </w:r>
    </w:p>
    <w:p w14:paraId="09FD47A5" w14:textId="77777777" w:rsidR="006A2F41" w:rsidRPr="00D82A73" w:rsidRDefault="006A2F41" w:rsidP="006A2F41">
      <w:r w:rsidRPr="00D82A73">
        <w:t>InputType = checkbox (multivärde)</w:t>
      </w:r>
    </w:p>
    <w:p w14:paraId="54B22CE1"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Blå</w:t>
      </w:r>
    </w:p>
    <w:p w14:paraId="52708675"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Gul</w:t>
      </w:r>
    </w:p>
    <w:p w14:paraId="41E324B9" w14:textId="77777777" w:rsidR="006A2F41" w:rsidRPr="00D82A73" w:rsidRDefault="006A2F41" w:rsidP="006A2F41">
      <w:r w:rsidRPr="00D82A73">
        <w:rPr>
          <w:rFonts w:ascii="MS Gothic" w:eastAsia="MS Gothic" w:hAnsi="MS Gothic"/>
          <w:color w:val="000000"/>
        </w:rPr>
        <w:t>☐ Röd</w:t>
      </w:r>
    </w:p>
    <w:p w14:paraId="4204AE7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896">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414C1AB8" w14:textId="77777777" w:rsidTr="0026766E">
        <w:trPr>
          <w:cantSplit/>
          <w:trHeight w:val="376"/>
        </w:trPr>
        <w:tc>
          <w:tcPr>
            <w:tcW w:w="2545" w:type="dxa"/>
            <w:gridSpan w:val="2"/>
            <w:vMerge w:val="restart"/>
            <w:shd w:val="pct25" w:color="auto" w:fill="auto"/>
          </w:tcPr>
          <w:p w14:paraId="48A5DC3A"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DFE8479" w14:textId="77777777" w:rsidR="006A2F41" w:rsidRPr="00D82A73" w:rsidRDefault="006A2F41" w:rsidP="0026766E">
            <w:r w:rsidRPr="00D82A73">
              <w:t>Beskrivning</w:t>
            </w:r>
          </w:p>
        </w:tc>
        <w:tc>
          <w:tcPr>
            <w:tcW w:w="1140" w:type="dxa"/>
            <w:vMerge w:val="restart"/>
            <w:shd w:val="pct25" w:color="auto" w:fill="auto"/>
          </w:tcPr>
          <w:p w14:paraId="482CE2E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7D09CD06" w14:textId="77777777" w:rsidR="006A2F41" w:rsidRPr="00D82A73" w:rsidRDefault="006A2F41" w:rsidP="0026766E">
            <w:r w:rsidRPr="00D82A73">
              <w:t>Mult</w:t>
            </w:r>
          </w:p>
        </w:tc>
        <w:tc>
          <w:tcPr>
            <w:tcW w:w="1800" w:type="dxa"/>
            <w:vMerge w:val="restart"/>
            <w:shd w:val="pct25" w:color="auto" w:fill="auto"/>
          </w:tcPr>
          <w:p w14:paraId="7C0B4AD9" w14:textId="3EF97269"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897" w:author="Jarno Nieminen" w:date="2014-06-11T12:40:00Z">
              <w:r w:rsidR="0047354F" w:rsidRPr="00D82A73">
                <w:t>.</w:t>
              </w:r>
            </w:ins>
            <w:r w:rsidRPr="00D82A73">
              <w:t xml:space="preserve"> begränsningar</w:t>
            </w:r>
          </w:p>
        </w:tc>
        <w:tc>
          <w:tcPr>
            <w:tcW w:w="1920" w:type="dxa"/>
            <w:vMerge w:val="restart"/>
            <w:shd w:val="pct25" w:color="auto" w:fill="auto"/>
          </w:tcPr>
          <w:p w14:paraId="584367C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CF154B9" w14:textId="14D86034"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3898"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10F3A457" w14:textId="77777777" w:rsidTr="0026766E">
        <w:trPr>
          <w:cantSplit/>
          <w:trHeight w:val="375"/>
        </w:trPr>
        <w:tc>
          <w:tcPr>
            <w:tcW w:w="2545" w:type="dxa"/>
            <w:gridSpan w:val="2"/>
            <w:vMerge/>
            <w:shd w:val="pct25" w:color="auto" w:fill="auto"/>
          </w:tcPr>
          <w:p w14:paraId="1FA9D2B2" w14:textId="77777777" w:rsidR="006A2F41" w:rsidRPr="00D82A73" w:rsidRDefault="006A2F41" w:rsidP="0026766E"/>
        </w:tc>
        <w:tc>
          <w:tcPr>
            <w:tcW w:w="3410" w:type="dxa"/>
            <w:vMerge/>
            <w:shd w:val="pct25" w:color="auto" w:fill="auto"/>
          </w:tcPr>
          <w:p w14:paraId="5104C5F0" w14:textId="77777777" w:rsidR="006A2F41" w:rsidRPr="00D82A73" w:rsidRDefault="006A2F41" w:rsidP="0026766E"/>
        </w:tc>
        <w:tc>
          <w:tcPr>
            <w:tcW w:w="1140" w:type="dxa"/>
            <w:vMerge/>
            <w:shd w:val="pct25" w:color="auto" w:fill="auto"/>
          </w:tcPr>
          <w:p w14:paraId="3F2A68C5" w14:textId="77777777" w:rsidR="006A2F41" w:rsidRPr="00D82A73" w:rsidRDefault="006A2F41" w:rsidP="0026766E"/>
        </w:tc>
        <w:tc>
          <w:tcPr>
            <w:tcW w:w="720" w:type="dxa"/>
            <w:vMerge/>
            <w:shd w:val="pct25" w:color="auto" w:fill="auto"/>
          </w:tcPr>
          <w:p w14:paraId="59022C93" w14:textId="77777777" w:rsidR="006A2F41" w:rsidRPr="00D82A73" w:rsidRDefault="006A2F41" w:rsidP="0026766E"/>
        </w:tc>
        <w:tc>
          <w:tcPr>
            <w:tcW w:w="1800" w:type="dxa"/>
            <w:vMerge/>
            <w:shd w:val="pct25" w:color="auto" w:fill="auto"/>
          </w:tcPr>
          <w:p w14:paraId="4374E988" w14:textId="77777777" w:rsidR="006A2F41" w:rsidRPr="00D82A73" w:rsidRDefault="006A2F41" w:rsidP="0026766E"/>
        </w:tc>
        <w:tc>
          <w:tcPr>
            <w:tcW w:w="1920" w:type="dxa"/>
            <w:vMerge/>
            <w:shd w:val="pct25" w:color="auto" w:fill="auto"/>
          </w:tcPr>
          <w:p w14:paraId="772FCFFC" w14:textId="77777777" w:rsidR="006A2F41" w:rsidRPr="00D82A73" w:rsidRDefault="006A2F41" w:rsidP="0026766E"/>
        </w:tc>
        <w:tc>
          <w:tcPr>
            <w:tcW w:w="1200" w:type="dxa"/>
            <w:tcBorders>
              <w:bottom w:val="single" w:sz="4" w:space="0" w:color="auto"/>
            </w:tcBorders>
            <w:shd w:val="pct25" w:color="auto" w:fill="auto"/>
          </w:tcPr>
          <w:p w14:paraId="004ADEA0"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534B5F24"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0D8DB8B5" w14:textId="77777777" w:rsidR="006A2F41" w:rsidRPr="00D82A73" w:rsidRDefault="006A2F41" w:rsidP="0026766E">
            <w:pPr>
              <w:rPr>
                <w:rFonts w:eastAsia="Arial Unicode MS"/>
              </w:rPr>
            </w:pPr>
          </w:p>
        </w:tc>
      </w:tr>
      <w:tr w:rsidR="006A2F41" w:rsidRPr="00D82A73" w14:paraId="1776F07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9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00" w:author="Jarno Nieminen" w:date="2014-06-11T12:40:00Z">
            <w:trPr>
              <w:gridAfter w:val="0"/>
              <w:trHeight w:val="217"/>
            </w:trPr>
          </w:trPrChange>
        </w:trPr>
        <w:tc>
          <w:tcPr>
            <w:tcW w:w="2545" w:type="dxa"/>
            <w:gridSpan w:val="2"/>
            <w:tcPrChange w:id="3901" w:author="Jarno Nieminen" w:date="2014-06-11T12:40:00Z">
              <w:tcPr>
                <w:tcW w:w="2545" w:type="dxa"/>
                <w:gridSpan w:val="3"/>
              </w:tcPr>
            </w:tcPrChange>
          </w:tcPr>
          <w:p w14:paraId="6DF45400" w14:textId="77777777" w:rsidR="006A2F41" w:rsidRPr="00D82A73" w:rsidRDefault="006A2F41" w:rsidP="0026766E">
            <w:pPr>
              <w:rPr>
                <w:rFonts w:eastAsia="Arial Unicode MS"/>
              </w:rPr>
            </w:pPr>
            <w:r w:rsidRPr="00D82A73">
              <w:rPr>
                <w:rFonts w:eastAsia="Arial Unicode MS"/>
              </w:rPr>
              <w:t>(InputUnit)</w:t>
            </w:r>
          </w:p>
        </w:tc>
        <w:tc>
          <w:tcPr>
            <w:tcW w:w="3410" w:type="dxa"/>
            <w:tcPrChange w:id="3902" w:author="Jarno Nieminen" w:date="2014-06-11T12:40:00Z">
              <w:tcPr>
                <w:tcW w:w="3410" w:type="dxa"/>
                <w:gridSpan w:val="2"/>
              </w:tcPr>
            </w:tcPrChange>
          </w:tcPr>
          <w:p w14:paraId="51477F42" w14:textId="77777777" w:rsidR="006A2F41" w:rsidRPr="00D82A73" w:rsidRDefault="006A2F41" w:rsidP="0026766E">
            <w:pPr>
              <w:rPr>
                <w:rFonts w:eastAsia="Arial Unicode MS"/>
              </w:rPr>
            </w:pPr>
            <w:r w:rsidRPr="00D82A73">
              <w:rPr>
                <w:rFonts w:eastAsia="Arial Unicode MS"/>
              </w:rPr>
              <w:t>Typ av enhet.</w:t>
            </w:r>
          </w:p>
          <w:p w14:paraId="3EE9D92C" w14:textId="77777777" w:rsidR="006A2F41" w:rsidRPr="00D82A73" w:rsidRDefault="006A2F41" w:rsidP="0026766E">
            <w:pPr>
              <w:rPr>
                <w:rFonts w:eastAsia="Arial Unicode MS"/>
              </w:rPr>
            </w:pPr>
            <w:r w:rsidRPr="00D82A73">
              <w:rPr>
                <w:rFonts w:eastAsia="Arial Unicode MS"/>
              </w:rPr>
              <w:t>T.ex. kg, m</w:t>
            </w:r>
          </w:p>
        </w:tc>
        <w:tc>
          <w:tcPr>
            <w:tcW w:w="1140" w:type="dxa"/>
            <w:tcPrChange w:id="3903" w:author="Jarno Nieminen" w:date="2014-06-11T12:40:00Z">
              <w:tcPr>
                <w:tcW w:w="1140" w:type="dxa"/>
                <w:gridSpan w:val="2"/>
              </w:tcPr>
            </w:tcPrChange>
          </w:tcPr>
          <w:p w14:paraId="2C3D50CA" w14:textId="77777777" w:rsidR="006A2F41" w:rsidRPr="00D82A73" w:rsidRDefault="006A2F41" w:rsidP="0026766E">
            <w:pPr>
              <w:rPr>
                <w:rFonts w:eastAsia="Arial Unicode MS"/>
              </w:rPr>
            </w:pPr>
            <w:r w:rsidRPr="00D82A73">
              <w:rPr>
                <w:rFonts w:eastAsia="Arial Unicode MS"/>
              </w:rPr>
              <w:t>KTOV</w:t>
            </w:r>
          </w:p>
        </w:tc>
        <w:tc>
          <w:tcPr>
            <w:tcW w:w="720" w:type="dxa"/>
            <w:tcPrChange w:id="3904" w:author="Jarno Nieminen" w:date="2014-06-11T12:40:00Z">
              <w:tcPr>
                <w:tcW w:w="720" w:type="dxa"/>
                <w:gridSpan w:val="2"/>
              </w:tcPr>
            </w:tcPrChange>
          </w:tcPr>
          <w:p w14:paraId="47512D20" w14:textId="77777777" w:rsidR="006A2F41" w:rsidRPr="00D82A73" w:rsidRDefault="006A2F41" w:rsidP="0026766E">
            <w:pPr>
              <w:rPr>
                <w:rFonts w:eastAsia="Arial Unicode MS"/>
                <w:szCs w:val="20"/>
              </w:rPr>
            </w:pPr>
            <w:r w:rsidRPr="00D82A73">
              <w:rPr>
                <w:rFonts w:eastAsia="Arial Unicode MS"/>
              </w:rPr>
              <w:t>0..1</w:t>
            </w:r>
          </w:p>
        </w:tc>
        <w:tc>
          <w:tcPr>
            <w:tcW w:w="1800" w:type="dxa"/>
            <w:tcPrChange w:id="3905" w:author="Jarno Nieminen" w:date="2014-06-11T12:40:00Z">
              <w:tcPr>
                <w:tcW w:w="1800" w:type="dxa"/>
                <w:gridSpan w:val="2"/>
              </w:tcPr>
            </w:tcPrChange>
          </w:tcPr>
          <w:p w14:paraId="103CF301" w14:textId="77777777" w:rsidR="006A2F41" w:rsidRPr="00D82A73" w:rsidRDefault="006A2F41" w:rsidP="0026766E">
            <w:pPr>
              <w:rPr>
                <w:rFonts w:eastAsia="Arial Unicode MS"/>
              </w:rPr>
            </w:pPr>
            <w:r w:rsidRPr="00D82A73">
              <w:t>KV enhet</w:t>
            </w:r>
          </w:p>
        </w:tc>
        <w:tc>
          <w:tcPr>
            <w:tcW w:w="1920" w:type="dxa"/>
            <w:tcPrChange w:id="3906" w:author="Jarno Nieminen" w:date="2014-06-11T12:40:00Z">
              <w:tcPr>
                <w:tcW w:w="1920" w:type="dxa"/>
                <w:gridSpan w:val="2"/>
              </w:tcPr>
            </w:tcPrChange>
          </w:tcPr>
          <w:p w14:paraId="0D4320B1" w14:textId="77777777" w:rsidR="006A2F41" w:rsidRPr="00D82A73" w:rsidRDefault="006A2F41" w:rsidP="0026766E">
            <w:pPr>
              <w:rPr>
                <w:rFonts w:ascii="Arial" w:eastAsia="Arial Unicode MS" w:hAnsi="Arial"/>
              </w:rPr>
            </w:pPr>
          </w:p>
        </w:tc>
        <w:tc>
          <w:tcPr>
            <w:tcW w:w="1200" w:type="dxa"/>
            <w:shd w:val="clear" w:color="auto" w:fill="auto"/>
            <w:tcPrChange w:id="3907" w:author="Jarno Nieminen" w:date="2014-06-11T12:40:00Z">
              <w:tcPr>
                <w:tcW w:w="1200" w:type="dxa"/>
                <w:gridSpan w:val="2"/>
                <w:shd w:val="clear" w:color="auto" w:fill="auto"/>
              </w:tcPr>
            </w:tcPrChange>
          </w:tcPr>
          <w:p w14:paraId="6349EA09" w14:textId="77777777" w:rsidR="006A2F41" w:rsidRPr="00D82A73" w:rsidRDefault="006A2F41" w:rsidP="0026766E">
            <w:pPr>
              <w:rPr>
                <w:rFonts w:ascii="Arial" w:eastAsia="Arial Unicode MS" w:hAnsi="Arial"/>
              </w:rPr>
            </w:pPr>
          </w:p>
        </w:tc>
        <w:tc>
          <w:tcPr>
            <w:tcW w:w="1080" w:type="dxa"/>
            <w:shd w:val="clear" w:color="auto" w:fill="auto"/>
            <w:tcPrChange w:id="3908" w:author="Jarno Nieminen" w:date="2014-06-11T12:40:00Z">
              <w:tcPr>
                <w:tcW w:w="1080" w:type="dxa"/>
                <w:gridSpan w:val="2"/>
                <w:shd w:val="clear" w:color="auto" w:fill="auto"/>
              </w:tcPr>
            </w:tcPrChange>
          </w:tcPr>
          <w:p w14:paraId="25A43CE7" w14:textId="77777777" w:rsidR="006A2F41" w:rsidRPr="00D82A73" w:rsidRDefault="006A2F41" w:rsidP="0026766E">
            <w:pPr>
              <w:rPr>
                <w:rFonts w:ascii="Arial" w:eastAsia="Arial Unicode MS" w:hAnsi="Arial"/>
              </w:rPr>
            </w:pPr>
          </w:p>
        </w:tc>
        <w:tc>
          <w:tcPr>
            <w:tcW w:w="1160" w:type="dxa"/>
            <w:shd w:val="clear" w:color="auto" w:fill="auto"/>
            <w:tcPrChange w:id="3909" w:author="Jarno Nieminen" w:date="2014-06-11T12:40:00Z">
              <w:tcPr>
                <w:tcW w:w="1160" w:type="dxa"/>
                <w:gridSpan w:val="2"/>
                <w:shd w:val="clear" w:color="auto" w:fill="auto"/>
              </w:tcPr>
            </w:tcPrChange>
          </w:tcPr>
          <w:p w14:paraId="28C13765" w14:textId="77777777" w:rsidR="006A2F41" w:rsidRPr="00D82A73" w:rsidRDefault="006A2F41" w:rsidP="0026766E">
            <w:pPr>
              <w:rPr>
                <w:rFonts w:ascii="Arial" w:eastAsia="Arial Unicode MS" w:hAnsi="Arial"/>
              </w:rPr>
            </w:pPr>
          </w:p>
        </w:tc>
      </w:tr>
      <w:tr w:rsidR="006A2F41" w:rsidRPr="00D82A73" w14:paraId="73D9FE4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11" w:author="Jarno Nieminen" w:date="2014-06-11T12:40:00Z">
            <w:trPr>
              <w:gridAfter w:val="0"/>
              <w:trHeight w:val="217"/>
            </w:trPr>
          </w:trPrChange>
        </w:trPr>
        <w:tc>
          <w:tcPr>
            <w:tcW w:w="2545" w:type="dxa"/>
            <w:gridSpan w:val="2"/>
            <w:tcPrChange w:id="3912" w:author="Jarno Nieminen" w:date="2014-06-11T12:40:00Z">
              <w:tcPr>
                <w:tcW w:w="2545" w:type="dxa"/>
                <w:gridSpan w:val="3"/>
              </w:tcPr>
            </w:tcPrChange>
          </w:tcPr>
          <w:p w14:paraId="48F4BA3C" w14:textId="77777777" w:rsidR="006A2F41" w:rsidRPr="00D82A73" w:rsidRDefault="006A2F41" w:rsidP="0026766E">
            <w:pPr>
              <w:rPr>
                <w:rFonts w:eastAsia="Arial Unicode MS"/>
              </w:rPr>
            </w:pPr>
            <w:r w:rsidRPr="00D82A73">
              <w:rPr>
                <w:rFonts w:eastAsia="Arial Unicode MS"/>
              </w:rPr>
              <w:t>(AlternativeValue)</w:t>
            </w:r>
          </w:p>
        </w:tc>
        <w:tc>
          <w:tcPr>
            <w:tcW w:w="3410" w:type="dxa"/>
            <w:tcPrChange w:id="3913" w:author="Jarno Nieminen" w:date="2014-06-11T12:40:00Z">
              <w:tcPr>
                <w:tcW w:w="3410" w:type="dxa"/>
                <w:gridSpan w:val="2"/>
              </w:tcPr>
            </w:tcPrChange>
          </w:tcPr>
          <w:p w14:paraId="6F996CEE" w14:textId="77777777" w:rsidR="006A2F41" w:rsidRPr="00D82A73" w:rsidRDefault="006A2F41" w:rsidP="0026766E">
            <w:pPr>
              <w:rPr>
                <w:rFonts w:eastAsia="Arial Unicode MS"/>
              </w:rPr>
            </w:pPr>
            <w:r w:rsidRPr="00D82A73">
              <w:rPr>
                <w:rFonts w:eastAsia="Arial Unicode MS"/>
              </w:rPr>
              <w:t>Valbart svarsalternativ.</w:t>
            </w:r>
          </w:p>
        </w:tc>
        <w:tc>
          <w:tcPr>
            <w:tcW w:w="1140" w:type="dxa"/>
            <w:tcPrChange w:id="3914" w:author="Jarno Nieminen" w:date="2014-06-11T12:40:00Z">
              <w:tcPr>
                <w:tcW w:w="1140" w:type="dxa"/>
                <w:gridSpan w:val="2"/>
              </w:tcPr>
            </w:tcPrChange>
          </w:tcPr>
          <w:p w14:paraId="6BF4DE32" w14:textId="77777777" w:rsidR="006A2F41" w:rsidRPr="00D82A73" w:rsidRDefault="006A2F41" w:rsidP="0026766E">
            <w:pPr>
              <w:rPr>
                <w:rFonts w:eastAsia="Arial Unicode MS"/>
              </w:rPr>
            </w:pPr>
            <w:r w:rsidRPr="00D82A73">
              <w:rPr>
                <w:rFonts w:eastAsia="Arial Unicode MS"/>
              </w:rPr>
              <w:t>ANY</w:t>
            </w:r>
          </w:p>
        </w:tc>
        <w:tc>
          <w:tcPr>
            <w:tcW w:w="720" w:type="dxa"/>
            <w:tcPrChange w:id="3915" w:author="Jarno Nieminen" w:date="2014-06-11T12:40:00Z">
              <w:tcPr>
                <w:tcW w:w="720" w:type="dxa"/>
                <w:gridSpan w:val="2"/>
              </w:tcPr>
            </w:tcPrChange>
          </w:tcPr>
          <w:p w14:paraId="2BFD0832" w14:textId="77777777" w:rsidR="006A2F41" w:rsidRPr="00D82A73" w:rsidRDefault="006A2F41" w:rsidP="0026766E">
            <w:pPr>
              <w:rPr>
                <w:rFonts w:eastAsia="Arial Unicode MS"/>
                <w:szCs w:val="20"/>
              </w:rPr>
            </w:pPr>
            <w:r w:rsidRPr="00D82A73">
              <w:rPr>
                <w:rFonts w:eastAsia="Arial Unicode MS"/>
                <w:szCs w:val="20"/>
              </w:rPr>
              <w:t>1..*</w:t>
            </w:r>
          </w:p>
        </w:tc>
        <w:tc>
          <w:tcPr>
            <w:tcW w:w="1800" w:type="dxa"/>
            <w:tcPrChange w:id="3916" w:author="Jarno Nieminen" w:date="2014-06-11T12:40:00Z">
              <w:tcPr>
                <w:tcW w:w="1800" w:type="dxa"/>
                <w:gridSpan w:val="2"/>
              </w:tcPr>
            </w:tcPrChange>
          </w:tcPr>
          <w:p w14:paraId="25302C86" w14:textId="77777777" w:rsidR="006A2F41" w:rsidRPr="00D82A73" w:rsidRDefault="006A2F41" w:rsidP="0026766E">
            <w:pPr>
              <w:rPr>
                <w:rFonts w:eastAsia="Arial Unicode MS"/>
              </w:rPr>
            </w:pPr>
          </w:p>
        </w:tc>
        <w:tc>
          <w:tcPr>
            <w:tcW w:w="1920" w:type="dxa"/>
            <w:tcPrChange w:id="3917" w:author="Jarno Nieminen" w:date="2014-06-11T12:40:00Z">
              <w:tcPr>
                <w:tcW w:w="1920" w:type="dxa"/>
                <w:gridSpan w:val="2"/>
              </w:tcPr>
            </w:tcPrChange>
          </w:tcPr>
          <w:p w14:paraId="4428D9A9" w14:textId="77777777" w:rsidR="006A2F41" w:rsidRPr="00D82A73" w:rsidRDefault="006A2F41" w:rsidP="0026766E">
            <w:pPr>
              <w:rPr>
                <w:rFonts w:ascii="Arial" w:eastAsia="Arial Unicode MS" w:hAnsi="Arial"/>
              </w:rPr>
            </w:pPr>
          </w:p>
        </w:tc>
        <w:tc>
          <w:tcPr>
            <w:tcW w:w="1200" w:type="dxa"/>
            <w:shd w:val="clear" w:color="auto" w:fill="auto"/>
            <w:tcPrChange w:id="3918" w:author="Jarno Nieminen" w:date="2014-06-11T12:40:00Z">
              <w:tcPr>
                <w:tcW w:w="1200" w:type="dxa"/>
                <w:gridSpan w:val="2"/>
                <w:shd w:val="clear" w:color="auto" w:fill="auto"/>
              </w:tcPr>
            </w:tcPrChange>
          </w:tcPr>
          <w:p w14:paraId="6E32FF16" w14:textId="77777777" w:rsidR="006A2F41" w:rsidRPr="00D82A73" w:rsidRDefault="006A2F41" w:rsidP="0026766E">
            <w:pPr>
              <w:rPr>
                <w:rFonts w:ascii="Arial" w:eastAsia="Arial Unicode MS" w:hAnsi="Arial"/>
              </w:rPr>
            </w:pPr>
          </w:p>
        </w:tc>
        <w:tc>
          <w:tcPr>
            <w:tcW w:w="1080" w:type="dxa"/>
            <w:shd w:val="clear" w:color="auto" w:fill="auto"/>
            <w:tcPrChange w:id="3919" w:author="Jarno Nieminen" w:date="2014-06-11T12:40:00Z">
              <w:tcPr>
                <w:tcW w:w="1080" w:type="dxa"/>
                <w:gridSpan w:val="2"/>
                <w:shd w:val="clear" w:color="auto" w:fill="auto"/>
              </w:tcPr>
            </w:tcPrChange>
          </w:tcPr>
          <w:p w14:paraId="3570CEE7" w14:textId="77777777" w:rsidR="006A2F41" w:rsidRPr="00D82A73" w:rsidRDefault="006A2F41" w:rsidP="0026766E">
            <w:pPr>
              <w:rPr>
                <w:rFonts w:ascii="Arial" w:eastAsia="Arial Unicode MS" w:hAnsi="Arial"/>
              </w:rPr>
            </w:pPr>
          </w:p>
        </w:tc>
        <w:tc>
          <w:tcPr>
            <w:tcW w:w="1160" w:type="dxa"/>
            <w:shd w:val="clear" w:color="auto" w:fill="auto"/>
            <w:tcPrChange w:id="3920" w:author="Jarno Nieminen" w:date="2014-06-11T12:40:00Z">
              <w:tcPr>
                <w:tcW w:w="1160" w:type="dxa"/>
                <w:gridSpan w:val="2"/>
                <w:shd w:val="clear" w:color="auto" w:fill="auto"/>
              </w:tcPr>
            </w:tcPrChange>
          </w:tcPr>
          <w:p w14:paraId="43BE3A93" w14:textId="77777777" w:rsidR="006A2F41" w:rsidRPr="00D82A73" w:rsidRDefault="006A2F41" w:rsidP="0026766E">
            <w:pPr>
              <w:rPr>
                <w:rFonts w:ascii="Arial" w:eastAsia="Arial Unicode MS" w:hAnsi="Arial"/>
              </w:rPr>
            </w:pPr>
          </w:p>
        </w:tc>
      </w:tr>
      <w:tr w:rsidR="006A2F41" w:rsidRPr="00D82A73" w14:paraId="29D699B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22" w:author="Jarno Nieminen" w:date="2014-06-11T12:40:00Z">
            <w:trPr>
              <w:gridAfter w:val="0"/>
              <w:trHeight w:val="217"/>
            </w:trPr>
          </w:trPrChange>
        </w:trPr>
        <w:tc>
          <w:tcPr>
            <w:tcW w:w="2545" w:type="dxa"/>
            <w:gridSpan w:val="2"/>
            <w:tcPrChange w:id="3923" w:author="Jarno Nieminen" w:date="2014-06-11T12:40:00Z">
              <w:tcPr>
                <w:tcW w:w="2545" w:type="dxa"/>
                <w:gridSpan w:val="3"/>
              </w:tcPr>
            </w:tcPrChange>
          </w:tcPr>
          <w:p w14:paraId="0CFBF030" w14:textId="77777777" w:rsidR="006A2F41" w:rsidRPr="00D82A73" w:rsidRDefault="006A2F41" w:rsidP="0026766E">
            <w:pPr>
              <w:rPr>
                <w:rFonts w:eastAsia="Arial Unicode MS"/>
              </w:rPr>
            </w:pPr>
            <w:r w:rsidRPr="00D82A73">
              <w:rPr>
                <w:rFonts w:eastAsia="Arial Unicode MS"/>
              </w:rPr>
              <w:t>(answerHelp)</w:t>
            </w:r>
          </w:p>
        </w:tc>
        <w:tc>
          <w:tcPr>
            <w:tcW w:w="3410" w:type="dxa"/>
            <w:tcPrChange w:id="3924" w:author="Jarno Nieminen" w:date="2014-06-11T12:40:00Z">
              <w:tcPr>
                <w:tcW w:w="3410" w:type="dxa"/>
                <w:gridSpan w:val="2"/>
              </w:tcPr>
            </w:tcPrChange>
          </w:tcPr>
          <w:p w14:paraId="383A1C8F" w14:textId="77777777" w:rsidR="006A2F41" w:rsidRPr="00D82A73" w:rsidRDefault="006A2F41" w:rsidP="0026766E">
            <w:pPr>
              <w:rPr>
                <w:szCs w:val="20"/>
              </w:rPr>
            </w:pPr>
            <w:r w:rsidRPr="00D82A73">
              <w:rPr>
                <w:szCs w:val="20"/>
              </w:rPr>
              <w:t>Hjälptext till svarsalternativet. (placeholder)</w:t>
            </w:r>
          </w:p>
        </w:tc>
        <w:tc>
          <w:tcPr>
            <w:tcW w:w="1140" w:type="dxa"/>
            <w:tcPrChange w:id="3925" w:author="Jarno Nieminen" w:date="2014-06-11T12:40:00Z">
              <w:tcPr>
                <w:tcW w:w="1140" w:type="dxa"/>
                <w:gridSpan w:val="2"/>
              </w:tcPr>
            </w:tcPrChange>
          </w:tcPr>
          <w:p w14:paraId="2866597D" w14:textId="77777777" w:rsidR="006A2F41" w:rsidRPr="00D82A73" w:rsidRDefault="006A2F41" w:rsidP="0026766E">
            <w:pPr>
              <w:rPr>
                <w:rFonts w:eastAsia="Arial Unicode MS"/>
              </w:rPr>
            </w:pPr>
            <w:r w:rsidRPr="00D82A73">
              <w:rPr>
                <w:rFonts w:eastAsia="Arial Unicode MS"/>
              </w:rPr>
              <w:t>TXT</w:t>
            </w:r>
          </w:p>
        </w:tc>
        <w:tc>
          <w:tcPr>
            <w:tcW w:w="720" w:type="dxa"/>
            <w:tcPrChange w:id="3926" w:author="Jarno Nieminen" w:date="2014-06-11T12:40:00Z">
              <w:tcPr>
                <w:tcW w:w="720" w:type="dxa"/>
                <w:gridSpan w:val="2"/>
              </w:tcPr>
            </w:tcPrChange>
          </w:tcPr>
          <w:p w14:paraId="7983EB72" w14:textId="77777777" w:rsidR="006A2F41" w:rsidRPr="00D82A73" w:rsidRDefault="006A2F41" w:rsidP="0026766E">
            <w:pPr>
              <w:rPr>
                <w:rFonts w:eastAsia="Arial Unicode MS"/>
              </w:rPr>
            </w:pPr>
            <w:r w:rsidRPr="00D82A73">
              <w:rPr>
                <w:rFonts w:eastAsia="Arial Unicode MS"/>
              </w:rPr>
              <w:t>0..1</w:t>
            </w:r>
          </w:p>
        </w:tc>
        <w:tc>
          <w:tcPr>
            <w:tcW w:w="1800" w:type="dxa"/>
            <w:tcPrChange w:id="3927" w:author="Jarno Nieminen" w:date="2014-06-11T12:40:00Z">
              <w:tcPr>
                <w:tcW w:w="1800" w:type="dxa"/>
                <w:gridSpan w:val="2"/>
              </w:tcPr>
            </w:tcPrChange>
          </w:tcPr>
          <w:p w14:paraId="54EC68DA" w14:textId="77777777" w:rsidR="006A2F41" w:rsidRPr="00D82A73" w:rsidRDefault="006A2F41" w:rsidP="0026766E">
            <w:pPr>
              <w:rPr>
                <w:rFonts w:eastAsia="Arial Unicode MS"/>
              </w:rPr>
            </w:pPr>
          </w:p>
        </w:tc>
        <w:tc>
          <w:tcPr>
            <w:tcW w:w="1920" w:type="dxa"/>
            <w:tcPrChange w:id="3928" w:author="Jarno Nieminen" w:date="2014-06-11T12:40:00Z">
              <w:tcPr>
                <w:tcW w:w="1920" w:type="dxa"/>
                <w:gridSpan w:val="2"/>
              </w:tcPr>
            </w:tcPrChange>
          </w:tcPr>
          <w:p w14:paraId="0C7F5787" w14:textId="77777777" w:rsidR="006A2F41" w:rsidRPr="00D82A73" w:rsidRDefault="006A2F41" w:rsidP="0026766E">
            <w:pPr>
              <w:rPr>
                <w:rFonts w:ascii="Arial" w:eastAsia="Arial Unicode MS" w:hAnsi="Arial"/>
              </w:rPr>
            </w:pPr>
          </w:p>
        </w:tc>
        <w:tc>
          <w:tcPr>
            <w:tcW w:w="1200" w:type="dxa"/>
            <w:shd w:val="clear" w:color="auto" w:fill="auto"/>
            <w:tcPrChange w:id="3929" w:author="Jarno Nieminen" w:date="2014-06-11T12:40:00Z">
              <w:tcPr>
                <w:tcW w:w="1200" w:type="dxa"/>
                <w:gridSpan w:val="2"/>
                <w:shd w:val="clear" w:color="auto" w:fill="auto"/>
              </w:tcPr>
            </w:tcPrChange>
          </w:tcPr>
          <w:p w14:paraId="0C4D91D7" w14:textId="77777777" w:rsidR="006A2F41" w:rsidRPr="00D82A73" w:rsidRDefault="006A2F41" w:rsidP="0026766E">
            <w:pPr>
              <w:rPr>
                <w:rFonts w:ascii="Arial" w:eastAsia="Arial Unicode MS" w:hAnsi="Arial"/>
              </w:rPr>
            </w:pPr>
          </w:p>
        </w:tc>
        <w:tc>
          <w:tcPr>
            <w:tcW w:w="1080" w:type="dxa"/>
            <w:shd w:val="clear" w:color="auto" w:fill="auto"/>
            <w:tcPrChange w:id="3930" w:author="Jarno Nieminen" w:date="2014-06-11T12:40:00Z">
              <w:tcPr>
                <w:tcW w:w="1080" w:type="dxa"/>
                <w:gridSpan w:val="2"/>
                <w:shd w:val="clear" w:color="auto" w:fill="auto"/>
              </w:tcPr>
            </w:tcPrChange>
          </w:tcPr>
          <w:p w14:paraId="16E096A3" w14:textId="77777777" w:rsidR="006A2F41" w:rsidRPr="00D82A73" w:rsidRDefault="006A2F41" w:rsidP="0026766E">
            <w:pPr>
              <w:rPr>
                <w:rFonts w:ascii="Arial" w:eastAsia="Arial Unicode MS" w:hAnsi="Arial"/>
              </w:rPr>
            </w:pPr>
          </w:p>
        </w:tc>
        <w:tc>
          <w:tcPr>
            <w:tcW w:w="1160" w:type="dxa"/>
            <w:shd w:val="clear" w:color="auto" w:fill="auto"/>
            <w:tcPrChange w:id="3931" w:author="Jarno Nieminen" w:date="2014-06-11T12:40:00Z">
              <w:tcPr>
                <w:tcW w:w="1160" w:type="dxa"/>
                <w:gridSpan w:val="2"/>
                <w:shd w:val="clear" w:color="auto" w:fill="auto"/>
              </w:tcPr>
            </w:tcPrChange>
          </w:tcPr>
          <w:p w14:paraId="40FFA12A" w14:textId="77777777" w:rsidR="006A2F41" w:rsidRPr="00D82A73" w:rsidRDefault="006A2F41" w:rsidP="0026766E">
            <w:pPr>
              <w:rPr>
                <w:rFonts w:ascii="Arial" w:eastAsia="Arial Unicode MS" w:hAnsi="Arial"/>
              </w:rPr>
            </w:pPr>
          </w:p>
        </w:tc>
      </w:tr>
      <w:tr w:rsidR="006A2F41" w:rsidRPr="00D82A73" w14:paraId="38EA916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3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33" w:author="Jarno Nieminen" w:date="2014-06-11T12:40:00Z">
            <w:trPr>
              <w:gridAfter w:val="0"/>
              <w:trHeight w:val="217"/>
            </w:trPr>
          </w:trPrChange>
        </w:trPr>
        <w:tc>
          <w:tcPr>
            <w:tcW w:w="2545" w:type="dxa"/>
            <w:gridSpan w:val="2"/>
            <w:tcPrChange w:id="3934" w:author="Jarno Nieminen" w:date="2014-06-11T12:40:00Z">
              <w:tcPr>
                <w:tcW w:w="2545" w:type="dxa"/>
                <w:gridSpan w:val="3"/>
              </w:tcPr>
            </w:tcPrChange>
          </w:tcPr>
          <w:p w14:paraId="28D3793D" w14:textId="77777777" w:rsidR="006A2F41" w:rsidRPr="00D82A73" w:rsidRDefault="006A2F41" w:rsidP="0026766E">
            <w:pPr>
              <w:rPr>
                <w:rFonts w:eastAsia="Arial Unicode MS"/>
              </w:rPr>
            </w:pPr>
            <w:r w:rsidRPr="00D82A73">
              <w:rPr>
                <w:rFonts w:eastAsia="Arial Unicode MS"/>
              </w:rPr>
              <w:t>(AlternativID)</w:t>
            </w:r>
          </w:p>
        </w:tc>
        <w:tc>
          <w:tcPr>
            <w:tcW w:w="3410" w:type="dxa"/>
            <w:tcPrChange w:id="3935" w:author="Jarno Nieminen" w:date="2014-06-11T12:40:00Z">
              <w:tcPr>
                <w:tcW w:w="3410" w:type="dxa"/>
                <w:gridSpan w:val="2"/>
              </w:tcPr>
            </w:tcPrChange>
          </w:tcPr>
          <w:p w14:paraId="53DEF3BF" w14:textId="77777777" w:rsidR="006A2F41" w:rsidRPr="00D82A73" w:rsidRDefault="006A2F41" w:rsidP="0026766E">
            <w:pPr>
              <w:rPr>
                <w:szCs w:val="20"/>
              </w:rPr>
            </w:pPr>
            <w:r w:rsidRPr="00D82A73">
              <w:rPr>
                <w:szCs w:val="20"/>
              </w:rPr>
              <w:t xml:space="preserve">Svarsalternativets id. </w:t>
            </w:r>
          </w:p>
        </w:tc>
        <w:tc>
          <w:tcPr>
            <w:tcW w:w="1140" w:type="dxa"/>
            <w:tcPrChange w:id="3936" w:author="Jarno Nieminen" w:date="2014-06-11T12:40:00Z">
              <w:tcPr>
                <w:tcW w:w="1140" w:type="dxa"/>
                <w:gridSpan w:val="2"/>
              </w:tcPr>
            </w:tcPrChange>
          </w:tcPr>
          <w:p w14:paraId="2B39D761" w14:textId="77777777" w:rsidR="006A2F41" w:rsidRPr="00D82A73" w:rsidRDefault="006A2F41" w:rsidP="0026766E">
            <w:pPr>
              <w:rPr>
                <w:rFonts w:eastAsia="Arial Unicode MS"/>
              </w:rPr>
            </w:pPr>
            <w:r w:rsidRPr="00D82A73">
              <w:rPr>
                <w:rFonts w:eastAsia="Arial Unicode MS"/>
              </w:rPr>
              <w:t>II</w:t>
            </w:r>
          </w:p>
        </w:tc>
        <w:tc>
          <w:tcPr>
            <w:tcW w:w="720" w:type="dxa"/>
            <w:tcPrChange w:id="3937" w:author="Jarno Nieminen" w:date="2014-06-11T12:40:00Z">
              <w:tcPr>
                <w:tcW w:w="720" w:type="dxa"/>
                <w:gridSpan w:val="2"/>
              </w:tcPr>
            </w:tcPrChange>
          </w:tcPr>
          <w:p w14:paraId="65087AC7" w14:textId="77777777" w:rsidR="006A2F41" w:rsidRPr="00D82A73" w:rsidRDefault="006A2F41" w:rsidP="0026766E">
            <w:pPr>
              <w:rPr>
                <w:rFonts w:eastAsia="Arial Unicode MS"/>
              </w:rPr>
            </w:pPr>
            <w:r w:rsidRPr="00D82A73">
              <w:rPr>
                <w:rFonts w:eastAsia="Arial Unicode MS"/>
              </w:rPr>
              <w:t>1</w:t>
            </w:r>
          </w:p>
        </w:tc>
        <w:tc>
          <w:tcPr>
            <w:tcW w:w="1800" w:type="dxa"/>
            <w:tcPrChange w:id="3938" w:author="Jarno Nieminen" w:date="2014-06-11T12:40:00Z">
              <w:tcPr>
                <w:tcW w:w="1800" w:type="dxa"/>
                <w:gridSpan w:val="2"/>
              </w:tcPr>
            </w:tcPrChange>
          </w:tcPr>
          <w:p w14:paraId="115B1CA2" w14:textId="77777777" w:rsidR="006A2F41" w:rsidRPr="00D82A73" w:rsidRDefault="006A2F41" w:rsidP="0026766E">
            <w:pPr>
              <w:rPr>
                <w:rFonts w:eastAsia="Arial Unicode MS"/>
              </w:rPr>
            </w:pPr>
          </w:p>
        </w:tc>
        <w:tc>
          <w:tcPr>
            <w:tcW w:w="1920" w:type="dxa"/>
            <w:tcPrChange w:id="3939" w:author="Jarno Nieminen" w:date="2014-06-11T12:40:00Z">
              <w:tcPr>
                <w:tcW w:w="1920" w:type="dxa"/>
                <w:gridSpan w:val="2"/>
              </w:tcPr>
            </w:tcPrChange>
          </w:tcPr>
          <w:p w14:paraId="6F661B63" w14:textId="77777777" w:rsidR="006A2F41" w:rsidRPr="00D82A73" w:rsidRDefault="006A2F41" w:rsidP="0026766E">
            <w:pPr>
              <w:rPr>
                <w:rFonts w:ascii="Arial" w:eastAsia="Arial Unicode MS" w:hAnsi="Arial"/>
              </w:rPr>
            </w:pPr>
          </w:p>
        </w:tc>
        <w:tc>
          <w:tcPr>
            <w:tcW w:w="1200" w:type="dxa"/>
            <w:shd w:val="clear" w:color="auto" w:fill="auto"/>
            <w:tcPrChange w:id="3940" w:author="Jarno Nieminen" w:date="2014-06-11T12:40:00Z">
              <w:tcPr>
                <w:tcW w:w="1200" w:type="dxa"/>
                <w:gridSpan w:val="2"/>
                <w:shd w:val="clear" w:color="auto" w:fill="auto"/>
              </w:tcPr>
            </w:tcPrChange>
          </w:tcPr>
          <w:p w14:paraId="3B358912" w14:textId="77777777" w:rsidR="006A2F41" w:rsidRPr="00D82A73" w:rsidRDefault="006A2F41" w:rsidP="0026766E">
            <w:pPr>
              <w:rPr>
                <w:rFonts w:ascii="Arial" w:eastAsia="Arial Unicode MS" w:hAnsi="Arial"/>
              </w:rPr>
            </w:pPr>
          </w:p>
        </w:tc>
        <w:tc>
          <w:tcPr>
            <w:tcW w:w="1080" w:type="dxa"/>
            <w:shd w:val="clear" w:color="auto" w:fill="auto"/>
            <w:tcPrChange w:id="3941" w:author="Jarno Nieminen" w:date="2014-06-11T12:40:00Z">
              <w:tcPr>
                <w:tcW w:w="1080" w:type="dxa"/>
                <w:gridSpan w:val="2"/>
                <w:shd w:val="clear" w:color="auto" w:fill="auto"/>
              </w:tcPr>
            </w:tcPrChange>
          </w:tcPr>
          <w:p w14:paraId="0FD844CB" w14:textId="77777777" w:rsidR="006A2F41" w:rsidRPr="00D82A73" w:rsidRDefault="006A2F41" w:rsidP="0026766E">
            <w:pPr>
              <w:rPr>
                <w:rFonts w:ascii="Arial" w:eastAsia="Arial Unicode MS" w:hAnsi="Arial"/>
              </w:rPr>
            </w:pPr>
          </w:p>
        </w:tc>
        <w:tc>
          <w:tcPr>
            <w:tcW w:w="1160" w:type="dxa"/>
            <w:shd w:val="clear" w:color="auto" w:fill="auto"/>
            <w:tcPrChange w:id="3942" w:author="Jarno Nieminen" w:date="2014-06-11T12:40:00Z">
              <w:tcPr>
                <w:tcW w:w="1160" w:type="dxa"/>
                <w:gridSpan w:val="2"/>
                <w:shd w:val="clear" w:color="auto" w:fill="auto"/>
              </w:tcPr>
            </w:tcPrChange>
          </w:tcPr>
          <w:p w14:paraId="76D3DDA2" w14:textId="77777777" w:rsidR="006A2F41" w:rsidRPr="00D82A73" w:rsidRDefault="006A2F41" w:rsidP="0026766E">
            <w:pPr>
              <w:rPr>
                <w:rFonts w:ascii="Arial" w:eastAsia="Arial Unicode MS" w:hAnsi="Arial"/>
              </w:rPr>
            </w:pPr>
          </w:p>
        </w:tc>
      </w:tr>
      <w:tr w:rsidR="006A2F41" w:rsidRPr="00D82A73" w14:paraId="422513BE" w14:textId="77777777" w:rsidTr="0026766E">
        <w:trPr>
          <w:trHeight w:val="217"/>
        </w:trPr>
        <w:tc>
          <w:tcPr>
            <w:tcW w:w="2545" w:type="dxa"/>
            <w:gridSpan w:val="2"/>
          </w:tcPr>
          <w:p w14:paraId="19D8F882" w14:textId="77777777" w:rsidR="006A2F41" w:rsidRPr="00D82A73" w:rsidRDefault="006A2F41" w:rsidP="0026766E">
            <w:pPr>
              <w:rPr>
                <w:rFonts w:eastAsia="Arial Unicode MS"/>
              </w:rPr>
            </w:pPr>
            <w:r w:rsidRPr="00D82A73">
              <w:rPr>
                <w:rFonts w:eastAsia="Arial Unicode MS"/>
              </w:rPr>
              <w:t xml:space="preserve">Code/id </w:t>
            </w:r>
          </w:p>
          <w:p w14:paraId="33C24FC5" w14:textId="77777777" w:rsidR="006A2F41" w:rsidRPr="00D82A73" w:rsidRDefault="006A2F41" w:rsidP="0026766E">
            <w:pPr>
              <w:rPr>
                <w:rFonts w:eastAsia="Arial Unicode MS"/>
              </w:rPr>
            </w:pPr>
            <w:r w:rsidRPr="00D82A73">
              <w:rPr>
                <w:rFonts w:eastAsia="Arial Unicode MS"/>
              </w:rPr>
              <w:t>(codeType)</w:t>
            </w:r>
          </w:p>
        </w:tc>
        <w:tc>
          <w:tcPr>
            <w:tcW w:w="3410" w:type="dxa"/>
          </w:tcPr>
          <w:p w14:paraId="407B096A" w14:textId="4BEF5D51" w:rsidR="006A2F41" w:rsidRPr="00D82A73" w:rsidRDefault="006A2F41" w:rsidP="0026766E">
            <w:pPr>
              <w:rPr>
                <w:rFonts w:eastAsia="Arial Unicode MS"/>
              </w:rPr>
            </w:pPr>
            <w:r w:rsidRPr="00D82A73">
              <w:rPr>
                <w:rFonts w:eastAsia="Arial Unicode MS"/>
              </w:rPr>
              <w:t xml:space="preserve">Koppling till klass för kodverk. Används för att beskriva kod/kodverk </w:t>
            </w:r>
            <w:r w:rsidRPr="00D82A73">
              <w:rPr>
                <w:rFonts w:eastAsia="Arial Unicode MS"/>
              </w:rPr>
              <w:lastRenderedPageBreak/>
              <w:t xml:space="preserve">för ett svarsalternativ. </w:t>
            </w:r>
            <w:r w:rsidR="0047354F">
              <w:rPr>
                <w:rFonts w:eastAsia="Arial Unicode MS"/>
              </w:rPr>
              <w:t>T.</w:t>
            </w:r>
            <w:del w:id="3943" w:author="Jarno Nieminen" w:date="2014-06-11T12:40:00Z">
              <w:r w:rsidR="00F963D1" w:rsidRPr="00D82A73">
                <w:rPr>
                  <w:rFonts w:eastAsia="Arial Unicode MS"/>
                </w:rPr>
                <w:delText>e.x</w:delText>
              </w:r>
            </w:del>
            <w:ins w:id="3944" w:author="Jarno Nieminen" w:date="2014-06-11T12:40:00Z">
              <w:r w:rsidR="0047354F">
                <w:rPr>
                  <w:rFonts w:eastAsia="Arial Unicode MS"/>
                </w:rPr>
                <w:t>ex.</w:t>
              </w:r>
            </w:ins>
            <w:r w:rsidR="0047354F">
              <w:rPr>
                <w:rFonts w:eastAsia="Arial Unicode MS"/>
              </w:rPr>
              <w:t xml:space="preserve"> </w:t>
            </w:r>
            <w:r w:rsidRPr="00D82A73">
              <w:rPr>
                <w:rFonts w:eastAsia="Arial Unicode MS"/>
              </w:rPr>
              <w:t>SNOMED-CT kod.</w:t>
            </w:r>
          </w:p>
        </w:tc>
        <w:tc>
          <w:tcPr>
            <w:tcW w:w="1140" w:type="dxa"/>
          </w:tcPr>
          <w:p w14:paraId="4B2500F9" w14:textId="77777777" w:rsidR="006A2F41" w:rsidRPr="00D82A73" w:rsidRDefault="006A2F41" w:rsidP="0026766E">
            <w:pPr>
              <w:rPr>
                <w:rFonts w:eastAsia="Arial Unicode MS"/>
              </w:rPr>
            </w:pPr>
            <w:r w:rsidRPr="00D82A73">
              <w:rPr>
                <w:rFonts w:eastAsia="Arial Unicode MS"/>
              </w:rPr>
              <w:lastRenderedPageBreak/>
              <w:t>II</w:t>
            </w:r>
          </w:p>
        </w:tc>
        <w:tc>
          <w:tcPr>
            <w:tcW w:w="720" w:type="dxa"/>
          </w:tcPr>
          <w:p w14:paraId="65A325A6" w14:textId="77777777" w:rsidR="006A2F41" w:rsidRPr="00D82A73" w:rsidRDefault="006A2F41" w:rsidP="0026766E">
            <w:pPr>
              <w:rPr>
                <w:rFonts w:eastAsia="Arial Unicode MS"/>
              </w:rPr>
            </w:pPr>
            <w:r w:rsidRPr="00D82A73">
              <w:rPr>
                <w:rFonts w:eastAsia="Arial Unicode MS"/>
              </w:rPr>
              <w:t>0..1</w:t>
            </w:r>
          </w:p>
        </w:tc>
        <w:tc>
          <w:tcPr>
            <w:tcW w:w="1800" w:type="dxa"/>
          </w:tcPr>
          <w:p w14:paraId="3EE83F4D" w14:textId="77777777" w:rsidR="006A2F41" w:rsidRPr="00D82A73" w:rsidRDefault="006A2F41" w:rsidP="0026766E">
            <w:pPr>
              <w:rPr>
                <w:rFonts w:eastAsia="Arial Unicode MS"/>
              </w:rPr>
            </w:pPr>
            <w:r w:rsidRPr="00D82A73">
              <w:rPr>
                <w:rFonts w:eastAsia="Arial Unicode MS"/>
              </w:rPr>
              <w:t>Länk till objekt</w:t>
            </w:r>
          </w:p>
        </w:tc>
        <w:tc>
          <w:tcPr>
            <w:tcW w:w="1920" w:type="dxa"/>
          </w:tcPr>
          <w:p w14:paraId="6ED13952" w14:textId="77777777" w:rsidR="006A2F41" w:rsidRPr="00D82A73" w:rsidRDefault="006A2F41" w:rsidP="0026766E">
            <w:pPr>
              <w:rPr>
                <w:rFonts w:ascii="Arial" w:eastAsia="Arial Unicode MS" w:hAnsi="Arial"/>
              </w:rPr>
            </w:pPr>
          </w:p>
        </w:tc>
        <w:tc>
          <w:tcPr>
            <w:tcW w:w="1200" w:type="dxa"/>
            <w:shd w:val="clear" w:color="auto" w:fill="auto"/>
          </w:tcPr>
          <w:p w14:paraId="6B910283" w14:textId="77777777" w:rsidR="006A2F41" w:rsidRPr="00D82A73" w:rsidRDefault="006A2F41" w:rsidP="0026766E">
            <w:pPr>
              <w:rPr>
                <w:rFonts w:ascii="Arial" w:eastAsia="Arial Unicode MS" w:hAnsi="Arial"/>
              </w:rPr>
            </w:pPr>
          </w:p>
        </w:tc>
        <w:tc>
          <w:tcPr>
            <w:tcW w:w="1080" w:type="dxa"/>
            <w:shd w:val="clear" w:color="auto" w:fill="auto"/>
          </w:tcPr>
          <w:p w14:paraId="351A4205" w14:textId="77777777" w:rsidR="006A2F41" w:rsidRPr="00D82A73" w:rsidRDefault="006A2F41" w:rsidP="0026766E">
            <w:pPr>
              <w:rPr>
                <w:rFonts w:ascii="Arial" w:eastAsia="Arial Unicode MS" w:hAnsi="Arial"/>
              </w:rPr>
            </w:pPr>
          </w:p>
        </w:tc>
        <w:tc>
          <w:tcPr>
            <w:tcW w:w="1160" w:type="dxa"/>
            <w:shd w:val="clear" w:color="auto" w:fill="auto"/>
          </w:tcPr>
          <w:p w14:paraId="4B6378FB" w14:textId="77777777" w:rsidR="006A2F41" w:rsidRPr="00D82A73" w:rsidRDefault="006A2F41" w:rsidP="0026766E">
            <w:pPr>
              <w:rPr>
                <w:rFonts w:ascii="Arial" w:eastAsia="Arial Unicode MS" w:hAnsi="Arial"/>
              </w:rPr>
            </w:pPr>
          </w:p>
        </w:tc>
      </w:tr>
      <w:tr w:rsidR="006A2F41" w:rsidRPr="00D82A73" w14:paraId="064C0DB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4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46" w:author="Jarno Nieminen" w:date="2014-06-11T12:40:00Z">
            <w:trPr>
              <w:gridAfter w:val="0"/>
              <w:trHeight w:val="217"/>
            </w:trPr>
          </w:trPrChange>
        </w:trPr>
        <w:tc>
          <w:tcPr>
            <w:tcW w:w="2545" w:type="dxa"/>
            <w:gridSpan w:val="2"/>
            <w:tcPrChange w:id="3947" w:author="Jarno Nieminen" w:date="2014-06-11T12:40:00Z">
              <w:tcPr>
                <w:tcW w:w="2545" w:type="dxa"/>
                <w:gridSpan w:val="3"/>
              </w:tcPr>
            </w:tcPrChange>
          </w:tcPr>
          <w:p w14:paraId="237342B5" w14:textId="77777777" w:rsidR="006A2F41" w:rsidRPr="00D82A73" w:rsidRDefault="006A2F41" w:rsidP="0026766E">
            <w:pPr>
              <w:rPr>
                <w:rFonts w:eastAsia="Arial Unicode MS"/>
              </w:rPr>
            </w:pPr>
            <w:r w:rsidRPr="00D82A73">
              <w:rPr>
                <w:rFonts w:eastAsia="Arial Unicode MS"/>
              </w:rPr>
              <w:lastRenderedPageBreak/>
              <w:t>Medi/id</w:t>
            </w:r>
          </w:p>
        </w:tc>
        <w:tc>
          <w:tcPr>
            <w:tcW w:w="3410" w:type="dxa"/>
            <w:tcPrChange w:id="3948" w:author="Jarno Nieminen" w:date="2014-06-11T12:40:00Z">
              <w:tcPr>
                <w:tcW w:w="3410" w:type="dxa"/>
                <w:gridSpan w:val="2"/>
              </w:tcPr>
            </w:tcPrChange>
          </w:tcPr>
          <w:p w14:paraId="17D2D5B3" w14:textId="77777777" w:rsidR="006A2F41" w:rsidRPr="00D82A73" w:rsidRDefault="006A2F41" w:rsidP="0026766E">
            <w:pPr>
              <w:rPr>
                <w:rFonts w:eastAsia="Arial Unicode MS"/>
              </w:rPr>
            </w:pPr>
            <w:r w:rsidRPr="00D82A73">
              <w:rPr>
                <w:rFonts w:eastAsia="Arial Unicode MS"/>
              </w:rPr>
              <w:t>Koppling till klass för media.</w:t>
            </w:r>
          </w:p>
        </w:tc>
        <w:tc>
          <w:tcPr>
            <w:tcW w:w="1140" w:type="dxa"/>
            <w:tcPrChange w:id="3949" w:author="Jarno Nieminen" w:date="2014-06-11T12:40:00Z">
              <w:tcPr>
                <w:tcW w:w="1140" w:type="dxa"/>
                <w:gridSpan w:val="2"/>
              </w:tcPr>
            </w:tcPrChange>
          </w:tcPr>
          <w:p w14:paraId="0E5CF37F" w14:textId="77777777" w:rsidR="006A2F41" w:rsidRPr="00D82A73" w:rsidRDefault="006A2F41" w:rsidP="0026766E">
            <w:pPr>
              <w:rPr>
                <w:rFonts w:eastAsia="Arial Unicode MS"/>
              </w:rPr>
            </w:pPr>
            <w:r w:rsidRPr="00D82A73">
              <w:rPr>
                <w:rFonts w:eastAsia="Arial Unicode MS"/>
              </w:rPr>
              <w:t>II</w:t>
            </w:r>
          </w:p>
        </w:tc>
        <w:tc>
          <w:tcPr>
            <w:tcW w:w="720" w:type="dxa"/>
            <w:tcPrChange w:id="3950" w:author="Jarno Nieminen" w:date="2014-06-11T12:40:00Z">
              <w:tcPr>
                <w:tcW w:w="720" w:type="dxa"/>
                <w:gridSpan w:val="2"/>
              </w:tcPr>
            </w:tcPrChange>
          </w:tcPr>
          <w:p w14:paraId="1EF5FCD8" w14:textId="77777777" w:rsidR="006A2F41" w:rsidRPr="00D82A73" w:rsidRDefault="006A2F41" w:rsidP="0026766E">
            <w:pPr>
              <w:rPr>
                <w:rFonts w:eastAsia="Arial Unicode MS"/>
              </w:rPr>
            </w:pPr>
            <w:r w:rsidRPr="00D82A73">
              <w:rPr>
                <w:rFonts w:eastAsia="Arial Unicode MS"/>
              </w:rPr>
              <w:t>0..1</w:t>
            </w:r>
          </w:p>
        </w:tc>
        <w:tc>
          <w:tcPr>
            <w:tcW w:w="1800" w:type="dxa"/>
            <w:tcPrChange w:id="3951" w:author="Jarno Nieminen" w:date="2014-06-11T12:40:00Z">
              <w:tcPr>
                <w:tcW w:w="1800" w:type="dxa"/>
                <w:gridSpan w:val="2"/>
              </w:tcPr>
            </w:tcPrChange>
          </w:tcPr>
          <w:p w14:paraId="5DF1BCAA"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3952" w:author="Jarno Nieminen" w:date="2014-06-11T12:40:00Z">
              <w:tcPr>
                <w:tcW w:w="1920" w:type="dxa"/>
                <w:gridSpan w:val="2"/>
              </w:tcPr>
            </w:tcPrChange>
          </w:tcPr>
          <w:p w14:paraId="1DDFA991" w14:textId="77777777" w:rsidR="006A2F41" w:rsidRPr="00D82A73" w:rsidRDefault="006A2F41" w:rsidP="0026766E">
            <w:pPr>
              <w:rPr>
                <w:rFonts w:ascii="Arial" w:eastAsia="Arial Unicode MS" w:hAnsi="Arial"/>
              </w:rPr>
            </w:pPr>
          </w:p>
        </w:tc>
        <w:tc>
          <w:tcPr>
            <w:tcW w:w="1200" w:type="dxa"/>
            <w:shd w:val="clear" w:color="auto" w:fill="auto"/>
            <w:tcPrChange w:id="3953" w:author="Jarno Nieminen" w:date="2014-06-11T12:40:00Z">
              <w:tcPr>
                <w:tcW w:w="1200" w:type="dxa"/>
                <w:gridSpan w:val="2"/>
                <w:shd w:val="clear" w:color="auto" w:fill="auto"/>
              </w:tcPr>
            </w:tcPrChange>
          </w:tcPr>
          <w:p w14:paraId="2878D10E" w14:textId="77777777" w:rsidR="006A2F41" w:rsidRPr="00D82A73" w:rsidRDefault="006A2F41" w:rsidP="0026766E">
            <w:pPr>
              <w:rPr>
                <w:rFonts w:ascii="Arial" w:eastAsia="Arial Unicode MS" w:hAnsi="Arial"/>
              </w:rPr>
            </w:pPr>
          </w:p>
        </w:tc>
        <w:tc>
          <w:tcPr>
            <w:tcW w:w="1080" w:type="dxa"/>
            <w:shd w:val="clear" w:color="auto" w:fill="auto"/>
            <w:tcPrChange w:id="3954" w:author="Jarno Nieminen" w:date="2014-06-11T12:40:00Z">
              <w:tcPr>
                <w:tcW w:w="1080" w:type="dxa"/>
                <w:gridSpan w:val="2"/>
                <w:shd w:val="clear" w:color="auto" w:fill="auto"/>
              </w:tcPr>
            </w:tcPrChange>
          </w:tcPr>
          <w:p w14:paraId="3DF8D476" w14:textId="77777777" w:rsidR="006A2F41" w:rsidRPr="00D82A73" w:rsidRDefault="006A2F41" w:rsidP="0026766E">
            <w:pPr>
              <w:rPr>
                <w:rFonts w:ascii="Arial" w:eastAsia="Arial Unicode MS" w:hAnsi="Arial"/>
              </w:rPr>
            </w:pPr>
          </w:p>
        </w:tc>
        <w:tc>
          <w:tcPr>
            <w:tcW w:w="1160" w:type="dxa"/>
            <w:shd w:val="clear" w:color="auto" w:fill="auto"/>
            <w:tcPrChange w:id="3955" w:author="Jarno Nieminen" w:date="2014-06-11T12:40:00Z">
              <w:tcPr>
                <w:tcW w:w="1160" w:type="dxa"/>
                <w:gridSpan w:val="2"/>
                <w:shd w:val="clear" w:color="auto" w:fill="auto"/>
              </w:tcPr>
            </w:tcPrChange>
          </w:tcPr>
          <w:p w14:paraId="0DFB8C8F" w14:textId="77777777" w:rsidR="006A2F41" w:rsidRPr="00D82A73" w:rsidRDefault="006A2F41" w:rsidP="0026766E">
            <w:pPr>
              <w:rPr>
                <w:rFonts w:ascii="Arial" w:eastAsia="Arial Unicode MS" w:hAnsi="Arial"/>
              </w:rPr>
            </w:pPr>
          </w:p>
        </w:tc>
      </w:tr>
      <w:tr w:rsidR="006A2F41" w:rsidRPr="00D82A73" w14:paraId="1C2D52B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5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57" w:author="Jarno Nieminen" w:date="2014-06-11T12:40:00Z">
            <w:trPr>
              <w:gridBefore w:val="1"/>
              <w:gridAfter w:val="0"/>
              <w:wBefore w:w="15" w:type="dxa"/>
              <w:trHeight w:val="217"/>
            </w:trPr>
          </w:trPrChange>
        </w:trPr>
        <w:tc>
          <w:tcPr>
            <w:tcW w:w="7080" w:type="dxa"/>
            <w:gridSpan w:val="3"/>
            <w:shd w:val="pct25" w:color="auto" w:fill="auto"/>
            <w:tcPrChange w:id="3958" w:author="Jarno Nieminen" w:date="2014-06-11T12:40:00Z">
              <w:tcPr>
                <w:tcW w:w="7080" w:type="dxa"/>
                <w:gridSpan w:val="6"/>
                <w:shd w:val="pct25" w:color="auto" w:fill="auto"/>
              </w:tcPr>
            </w:tcPrChange>
          </w:tcPr>
          <w:p w14:paraId="2EB5D435" w14:textId="77777777" w:rsidR="006A2F41" w:rsidRPr="00D82A73" w:rsidRDefault="006A2F41" w:rsidP="0026766E">
            <w:r w:rsidRPr="00D82A73">
              <w:t>Associationer</w:t>
            </w:r>
          </w:p>
        </w:tc>
        <w:tc>
          <w:tcPr>
            <w:tcW w:w="7880" w:type="dxa"/>
            <w:gridSpan w:val="6"/>
            <w:shd w:val="pct25" w:color="auto" w:fill="auto"/>
            <w:tcPrChange w:id="3959" w:author="Jarno Nieminen" w:date="2014-06-11T12:40:00Z">
              <w:tcPr>
                <w:tcW w:w="7880" w:type="dxa"/>
                <w:gridSpan w:val="12"/>
                <w:shd w:val="pct25" w:color="auto" w:fill="auto"/>
              </w:tcPr>
            </w:tcPrChange>
          </w:tcPr>
          <w:p w14:paraId="109AC2BC" w14:textId="77777777" w:rsidR="006A2F41" w:rsidRPr="00D82A73" w:rsidRDefault="006A2F41" w:rsidP="0026766E">
            <w:pPr>
              <w:rPr>
                <w:rFonts w:eastAsia="Arial Unicode MS"/>
              </w:rPr>
            </w:pPr>
            <w:r w:rsidRPr="00D82A73">
              <w:t>Beslutsregel</w:t>
            </w:r>
          </w:p>
        </w:tc>
      </w:tr>
      <w:tr w:rsidR="006A2F41" w:rsidRPr="00D82A73" w14:paraId="615F396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6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61" w:author="Jarno Nieminen" w:date="2014-06-11T12:40:00Z">
            <w:trPr>
              <w:gridBefore w:val="1"/>
              <w:gridAfter w:val="0"/>
              <w:wBefore w:w="15" w:type="dxa"/>
              <w:trHeight w:val="217"/>
            </w:trPr>
          </w:trPrChange>
        </w:trPr>
        <w:tc>
          <w:tcPr>
            <w:tcW w:w="7080" w:type="dxa"/>
            <w:gridSpan w:val="3"/>
            <w:tcPrChange w:id="3962" w:author="Jarno Nieminen" w:date="2014-06-11T12:40:00Z">
              <w:tcPr>
                <w:tcW w:w="7080" w:type="dxa"/>
                <w:gridSpan w:val="6"/>
              </w:tcPr>
            </w:tcPrChange>
          </w:tcPr>
          <w:p w14:paraId="11CB9EC3"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Ett svarsalternativ(AnswerAlternative) har en formulärfråga (Question)</w:t>
            </w:r>
          </w:p>
        </w:tc>
        <w:tc>
          <w:tcPr>
            <w:tcW w:w="7880" w:type="dxa"/>
            <w:gridSpan w:val="6"/>
            <w:tcPrChange w:id="3963" w:author="Jarno Nieminen" w:date="2014-06-11T12:40:00Z">
              <w:tcPr>
                <w:tcW w:w="7880" w:type="dxa"/>
                <w:gridSpan w:val="12"/>
              </w:tcPr>
            </w:tcPrChange>
          </w:tcPr>
          <w:p w14:paraId="4B96559D" w14:textId="77777777" w:rsidR="006A2F41" w:rsidRPr="00D82A73" w:rsidRDefault="006A2F41" w:rsidP="0026766E">
            <w:pPr>
              <w:rPr>
                <w:rFonts w:ascii="Arial" w:eastAsia="Arial Unicode MS" w:hAnsi="Arial"/>
                <w:color w:val="000000"/>
              </w:rPr>
            </w:pPr>
          </w:p>
        </w:tc>
      </w:tr>
      <w:tr w:rsidR="006A2F41" w:rsidRPr="00D82A73" w14:paraId="7F711E0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64"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3965" w:author="Jarno Nieminen" w:date="2014-06-11T12:40:00Z">
            <w:trPr>
              <w:gridBefore w:val="1"/>
              <w:gridAfter w:val="0"/>
              <w:wBefore w:w="15" w:type="dxa"/>
              <w:trHeight w:val="217"/>
            </w:trPr>
          </w:trPrChange>
        </w:trPr>
        <w:tc>
          <w:tcPr>
            <w:tcW w:w="7080" w:type="dxa"/>
            <w:gridSpan w:val="3"/>
            <w:tcPrChange w:id="3966" w:author="Jarno Nieminen" w:date="2014-06-11T12:40:00Z">
              <w:tcPr>
                <w:tcW w:w="7080" w:type="dxa"/>
                <w:gridSpan w:val="6"/>
              </w:tcPr>
            </w:tcPrChange>
          </w:tcPr>
          <w:p w14:paraId="1D2A2EAA" w14:textId="77777777" w:rsidR="006A2F41" w:rsidRPr="00D82A73" w:rsidRDefault="006A2F41" w:rsidP="0026766E">
            <w:pPr>
              <w:rPr>
                <w:rFonts w:ascii="Arial" w:eastAsia="Arial Unicode MS" w:hAnsi="Arial"/>
                <w:color w:val="000000"/>
              </w:rPr>
            </w:pPr>
          </w:p>
        </w:tc>
        <w:tc>
          <w:tcPr>
            <w:tcW w:w="7880" w:type="dxa"/>
            <w:gridSpan w:val="6"/>
            <w:tcPrChange w:id="3967" w:author="Jarno Nieminen" w:date="2014-06-11T12:40:00Z">
              <w:tcPr>
                <w:tcW w:w="7880" w:type="dxa"/>
                <w:gridSpan w:val="12"/>
              </w:tcPr>
            </w:tcPrChange>
          </w:tcPr>
          <w:p w14:paraId="764CE81A" w14:textId="77777777" w:rsidR="006A2F41" w:rsidRPr="00D82A73" w:rsidRDefault="006A2F41" w:rsidP="0026766E">
            <w:pPr>
              <w:rPr>
                <w:rFonts w:ascii="Arial" w:eastAsia="Arial Unicode MS" w:hAnsi="Arial"/>
                <w:color w:val="000000"/>
              </w:rPr>
            </w:pPr>
          </w:p>
        </w:tc>
      </w:tr>
    </w:tbl>
    <w:p w14:paraId="319B25F4" w14:textId="77777777" w:rsidR="006A2F41" w:rsidRPr="00D82A73" w:rsidRDefault="006A2F41" w:rsidP="006A2F41">
      <w:pPr>
        <w:pStyle w:val="Heading3"/>
      </w:pPr>
      <w:bookmarkStart w:id="3968" w:name="_Toc386457318"/>
      <w:bookmarkStart w:id="3969" w:name="_Toc386458093"/>
      <w:bookmarkEnd w:id="3968"/>
      <w:bookmarkEnd w:id="3969"/>
      <w:r w:rsidRPr="00D82A73">
        <w:br w:type="page"/>
      </w:r>
      <w:bookmarkStart w:id="3970" w:name="_Toc193243786"/>
      <w:bookmarkStart w:id="3971" w:name="_Toc220986037"/>
      <w:bookmarkStart w:id="3972" w:name="_Toc386458094"/>
      <w:bookmarkStart w:id="3973" w:name="_Toc390253655"/>
      <w:r w:rsidRPr="00D82A73">
        <w:lastRenderedPageBreak/>
        <w:t>Klass Svar (Answer)</w:t>
      </w:r>
      <w:bookmarkEnd w:id="3970"/>
      <w:bookmarkEnd w:id="3971"/>
      <w:bookmarkEnd w:id="3972"/>
      <w:bookmarkEnd w:id="3973"/>
    </w:p>
    <w:p w14:paraId="280BC8E6" w14:textId="77777777" w:rsidR="006A2F41" w:rsidRPr="00D82A73" w:rsidRDefault="006A2F41" w:rsidP="006A2F41">
      <w:pPr>
        <w:rPr>
          <w:i/>
        </w:rPr>
      </w:pPr>
      <w:r w:rsidRPr="00D82A73">
        <w:t xml:space="preserve">Objektet innehåller patientens/användarens svar på en fråga. </w:t>
      </w:r>
      <w:r w:rsidRPr="00D82A73">
        <w:rPr>
          <w:i/>
        </w:rPr>
        <w:t xml:space="preserve"> </w:t>
      </w:r>
    </w:p>
    <w:p w14:paraId="6726EF6D"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3974">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651ADBB9" w14:textId="77777777" w:rsidTr="0026766E">
        <w:trPr>
          <w:cantSplit/>
          <w:trHeight w:val="376"/>
        </w:trPr>
        <w:tc>
          <w:tcPr>
            <w:tcW w:w="2545" w:type="dxa"/>
            <w:gridSpan w:val="2"/>
            <w:vMerge w:val="restart"/>
            <w:shd w:val="pct25" w:color="auto" w:fill="auto"/>
          </w:tcPr>
          <w:p w14:paraId="5BBC1A90"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A53EAB7" w14:textId="77777777" w:rsidR="006A2F41" w:rsidRPr="00D82A73" w:rsidRDefault="006A2F41" w:rsidP="0026766E">
            <w:r w:rsidRPr="00D82A73">
              <w:t>Beskrivning</w:t>
            </w:r>
          </w:p>
        </w:tc>
        <w:tc>
          <w:tcPr>
            <w:tcW w:w="1140" w:type="dxa"/>
            <w:vMerge w:val="restart"/>
            <w:shd w:val="pct25" w:color="auto" w:fill="auto"/>
          </w:tcPr>
          <w:p w14:paraId="6060579A"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6B0DA913" w14:textId="77777777" w:rsidR="006A2F41" w:rsidRPr="00D82A73" w:rsidRDefault="006A2F41" w:rsidP="0026766E">
            <w:r w:rsidRPr="00D82A73">
              <w:t>Mult</w:t>
            </w:r>
          </w:p>
        </w:tc>
        <w:tc>
          <w:tcPr>
            <w:tcW w:w="1800" w:type="dxa"/>
            <w:vMerge w:val="restart"/>
            <w:shd w:val="pct25" w:color="auto" w:fill="auto"/>
          </w:tcPr>
          <w:p w14:paraId="061C40F5" w14:textId="3900B482"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3975" w:author="Jarno Nieminen" w:date="2014-06-11T12:40:00Z">
              <w:r w:rsidR="0047354F" w:rsidRPr="00D82A73">
                <w:t>.</w:t>
              </w:r>
            </w:ins>
            <w:r w:rsidRPr="00D82A73">
              <w:t xml:space="preserve"> begränsningar</w:t>
            </w:r>
          </w:p>
        </w:tc>
        <w:tc>
          <w:tcPr>
            <w:tcW w:w="1920" w:type="dxa"/>
            <w:vMerge w:val="restart"/>
            <w:shd w:val="pct25" w:color="auto" w:fill="auto"/>
          </w:tcPr>
          <w:p w14:paraId="04F49EA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776D6CA" w14:textId="38DBCFA2"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3976"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5D7A2E17" w14:textId="77777777" w:rsidTr="0026766E">
        <w:trPr>
          <w:cantSplit/>
          <w:trHeight w:val="375"/>
        </w:trPr>
        <w:tc>
          <w:tcPr>
            <w:tcW w:w="2545" w:type="dxa"/>
            <w:gridSpan w:val="2"/>
            <w:vMerge/>
            <w:shd w:val="pct25" w:color="auto" w:fill="auto"/>
          </w:tcPr>
          <w:p w14:paraId="526C27F7" w14:textId="77777777" w:rsidR="006A2F41" w:rsidRPr="00D82A73" w:rsidRDefault="006A2F41" w:rsidP="0026766E"/>
        </w:tc>
        <w:tc>
          <w:tcPr>
            <w:tcW w:w="3410" w:type="dxa"/>
            <w:vMerge/>
            <w:shd w:val="pct25" w:color="auto" w:fill="auto"/>
          </w:tcPr>
          <w:p w14:paraId="1A460DD1" w14:textId="77777777" w:rsidR="006A2F41" w:rsidRPr="00D82A73" w:rsidRDefault="006A2F41" w:rsidP="0026766E"/>
        </w:tc>
        <w:tc>
          <w:tcPr>
            <w:tcW w:w="1140" w:type="dxa"/>
            <w:vMerge/>
            <w:shd w:val="pct25" w:color="auto" w:fill="auto"/>
          </w:tcPr>
          <w:p w14:paraId="0C8CD1A9" w14:textId="77777777" w:rsidR="006A2F41" w:rsidRPr="00D82A73" w:rsidRDefault="006A2F41" w:rsidP="0026766E"/>
        </w:tc>
        <w:tc>
          <w:tcPr>
            <w:tcW w:w="720" w:type="dxa"/>
            <w:vMerge/>
            <w:shd w:val="pct25" w:color="auto" w:fill="auto"/>
          </w:tcPr>
          <w:p w14:paraId="115405DB" w14:textId="77777777" w:rsidR="006A2F41" w:rsidRPr="00D82A73" w:rsidRDefault="006A2F41" w:rsidP="0026766E"/>
        </w:tc>
        <w:tc>
          <w:tcPr>
            <w:tcW w:w="1800" w:type="dxa"/>
            <w:vMerge/>
            <w:shd w:val="pct25" w:color="auto" w:fill="auto"/>
          </w:tcPr>
          <w:p w14:paraId="5F7164A5" w14:textId="77777777" w:rsidR="006A2F41" w:rsidRPr="00D82A73" w:rsidRDefault="006A2F41" w:rsidP="0026766E"/>
        </w:tc>
        <w:tc>
          <w:tcPr>
            <w:tcW w:w="1920" w:type="dxa"/>
            <w:vMerge/>
            <w:shd w:val="pct25" w:color="auto" w:fill="auto"/>
          </w:tcPr>
          <w:p w14:paraId="1C2EEFBA" w14:textId="77777777" w:rsidR="006A2F41" w:rsidRPr="00D82A73" w:rsidRDefault="006A2F41" w:rsidP="0026766E"/>
        </w:tc>
        <w:tc>
          <w:tcPr>
            <w:tcW w:w="1200" w:type="dxa"/>
            <w:tcBorders>
              <w:bottom w:val="single" w:sz="4" w:space="0" w:color="auto"/>
            </w:tcBorders>
            <w:shd w:val="pct25" w:color="auto" w:fill="auto"/>
          </w:tcPr>
          <w:p w14:paraId="4FAF679E"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17270951"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4F9D3800" w14:textId="77777777" w:rsidR="006A2F41" w:rsidRPr="00D82A73" w:rsidRDefault="006A2F41" w:rsidP="0026766E">
            <w:pPr>
              <w:rPr>
                <w:rFonts w:eastAsia="Arial Unicode MS"/>
              </w:rPr>
            </w:pPr>
          </w:p>
        </w:tc>
      </w:tr>
      <w:tr w:rsidR="006A2F41" w:rsidRPr="00D82A73" w14:paraId="55037EB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7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78" w:author="Jarno Nieminen" w:date="2014-06-11T12:40:00Z">
            <w:trPr>
              <w:gridAfter w:val="0"/>
              <w:trHeight w:val="217"/>
            </w:trPr>
          </w:trPrChange>
        </w:trPr>
        <w:tc>
          <w:tcPr>
            <w:tcW w:w="2545" w:type="dxa"/>
            <w:gridSpan w:val="2"/>
            <w:tcPrChange w:id="3979" w:author="Jarno Nieminen" w:date="2014-06-11T12:40:00Z">
              <w:tcPr>
                <w:tcW w:w="2545" w:type="dxa"/>
                <w:gridSpan w:val="3"/>
              </w:tcPr>
            </w:tcPrChange>
          </w:tcPr>
          <w:p w14:paraId="33471D3F" w14:textId="77777777" w:rsidR="006A2F41" w:rsidRPr="00D82A73" w:rsidRDefault="006A2F41" w:rsidP="0026766E">
            <w:pPr>
              <w:rPr>
                <w:rFonts w:eastAsia="Arial Unicode MS"/>
              </w:rPr>
            </w:pPr>
            <w:r w:rsidRPr="00D82A73">
              <w:rPr>
                <w:rFonts w:eastAsia="Arial Unicode MS"/>
              </w:rPr>
              <w:t>(Value)</w:t>
            </w:r>
          </w:p>
        </w:tc>
        <w:tc>
          <w:tcPr>
            <w:tcW w:w="3410" w:type="dxa"/>
            <w:tcPrChange w:id="3980" w:author="Jarno Nieminen" w:date="2014-06-11T12:40:00Z">
              <w:tcPr>
                <w:tcW w:w="3410" w:type="dxa"/>
                <w:gridSpan w:val="2"/>
              </w:tcPr>
            </w:tcPrChange>
          </w:tcPr>
          <w:p w14:paraId="4A39BB26" w14:textId="77777777" w:rsidR="006A2F41" w:rsidRPr="00D82A73" w:rsidRDefault="006A2F41" w:rsidP="0026766E">
            <w:pPr>
              <w:rPr>
                <w:rFonts w:eastAsia="Arial Unicode MS"/>
              </w:rPr>
            </w:pPr>
            <w:r w:rsidRPr="00D82A73">
              <w:rPr>
                <w:rFonts w:eastAsia="Arial Unicode MS"/>
              </w:rPr>
              <w:t>Patientens/användarens svar.</w:t>
            </w:r>
          </w:p>
        </w:tc>
        <w:tc>
          <w:tcPr>
            <w:tcW w:w="1140" w:type="dxa"/>
            <w:tcPrChange w:id="3981" w:author="Jarno Nieminen" w:date="2014-06-11T12:40:00Z">
              <w:tcPr>
                <w:tcW w:w="1140" w:type="dxa"/>
                <w:gridSpan w:val="2"/>
              </w:tcPr>
            </w:tcPrChange>
          </w:tcPr>
          <w:p w14:paraId="23CD82AA" w14:textId="77777777" w:rsidR="006A2F41" w:rsidRPr="00D82A73" w:rsidRDefault="006A2F41" w:rsidP="0026766E">
            <w:pPr>
              <w:rPr>
                <w:rFonts w:eastAsia="Arial Unicode MS"/>
              </w:rPr>
            </w:pPr>
            <w:r w:rsidRPr="00D82A73">
              <w:rPr>
                <w:rFonts w:eastAsia="Arial Unicode MS"/>
              </w:rPr>
              <w:t>ANY</w:t>
            </w:r>
          </w:p>
        </w:tc>
        <w:tc>
          <w:tcPr>
            <w:tcW w:w="720" w:type="dxa"/>
            <w:tcPrChange w:id="3982" w:author="Jarno Nieminen" w:date="2014-06-11T12:40:00Z">
              <w:tcPr>
                <w:tcW w:w="720" w:type="dxa"/>
                <w:gridSpan w:val="2"/>
              </w:tcPr>
            </w:tcPrChange>
          </w:tcPr>
          <w:p w14:paraId="1E1A6FC7" w14:textId="77777777" w:rsidR="006A2F41" w:rsidRPr="00D82A73" w:rsidRDefault="006A2F41" w:rsidP="0026766E">
            <w:pPr>
              <w:rPr>
                <w:rFonts w:eastAsia="Arial Unicode MS"/>
              </w:rPr>
            </w:pPr>
            <w:r w:rsidRPr="00D82A73">
              <w:rPr>
                <w:rFonts w:eastAsia="Arial Unicode MS"/>
              </w:rPr>
              <w:t>1</w:t>
            </w:r>
          </w:p>
        </w:tc>
        <w:tc>
          <w:tcPr>
            <w:tcW w:w="1800" w:type="dxa"/>
            <w:tcPrChange w:id="3983" w:author="Jarno Nieminen" w:date="2014-06-11T12:40:00Z">
              <w:tcPr>
                <w:tcW w:w="1800" w:type="dxa"/>
                <w:gridSpan w:val="2"/>
              </w:tcPr>
            </w:tcPrChange>
          </w:tcPr>
          <w:p w14:paraId="773EEBB9" w14:textId="77777777" w:rsidR="006A2F41" w:rsidRPr="00D82A73" w:rsidRDefault="006A2F41" w:rsidP="0026766E">
            <w:pPr>
              <w:rPr>
                <w:rFonts w:eastAsia="Arial Unicode MS"/>
              </w:rPr>
            </w:pPr>
          </w:p>
        </w:tc>
        <w:tc>
          <w:tcPr>
            <w:tcW w:w="1920" w:type="dxa"/>
            <w:tcPrChange w:id="3984" w:author="Jarno Nieminen" w:date="2014-06-11T12:40:00Z">
              <w:tcPr>
                <w:tcW w:w="1920" w:type="dxa"/>
                <w:gridSpan w:val="2"/>
              </w:tcPr>
            </w:tcPrChange>
          </w:tcPr>
          <w:p w14:paraId="43E60E85" w14:textId="77777777" w:rsidR="006A2F41" w:rsidRPr="00D82A73" w:rsidRDefault="006A2F41" w:rsidP="0026766E">
            <w:pPr>
              <w:rPr>
                <w:rFonts w:ascii="Arial" w:eastAsia="Arial Unicode MS" w:hAnsi="Arial"/>
              </w:rPr>
            </w:pPr>
          </w:p>
        </w:tc>
        <w:tc>
          <w:tcPr>
            <w:tcW w:w="1200" w:type="dxa"/>
            <w:shd w:val="clear" w:color="auto" w:fill="auto"/>
            <w:tcPrChange w:id="3985" w:author="Jarno Nieminen" w:date="2014-06-11T12:40:00Z">
              <w:tcPr>
                <w:tcW w:w="1200" w:type="dxa"/>
                <w:gridSpan w:val="2"/>
                <w:shd w:val="clear" w:color="auto" w:fill="auto"/>
              </w:tcPr>
            </w:tcPrChange>
          </w:tcPr>
          <w:p w14:paraId="6BC7D6F6" w14:textId="77777777" w:rsidR="006A2F41" w:rsidRPr="00D82A73" w:rsidRDefault="006A2F41" w:rsidP="0026766E">
            <w:pPr>
              <w:rPr>
                <w:rFonts w:ascii="Arial" w:eastAsia="Arial Unicode MS" w:hAnsi="Arial"/>
              </w:rPr>
            </w:pPr>
          </w:p>
        </w:tc>
        <w:tc>
          <w:tcPr>
            <w:tcW w:w="1080" w:type="dxa"/>
            <w:shd w:val="clear" w:color="auto" w:fill="auto"/>
            <w:tcPrChange w:id="3986" w:author="Jarno Nieminen" w:date="2014-06-11T12:40:00Z">
              <w:tcPr>
                <w:tcW w:w="1080" w:type="dxa"/>
                <w:gridSpan w:val="2"/>
                <w:shd w:val="clear" w:color="auto" w:fill="auto"/>
              </w:tcPr>
            </w:tcPrChange>
          </w:tcPr>
          <w:p w14:paraId="6C8E829E" w14:textId="77777777" w:rsidR="006A2F41" w:rsidRPr="00D82A73" w:rsidRDefault="006A2F41" w:rsidP="0026766E">
            <w:pPr>
              <w:rPr>
                <w:rFonts w:ascii="Arial" w:eastAsia="Arial Unicode MS" w:hAnsi="Arial"/>
              </w:rPr>
            </w:pPr>
          </w:p>
        </w:tc>
        <w:tc>
          <w:tcPr>
            <w:tcW w:w="1160" w:type="dxa"/>
            <w:shd w:val="clear" w:color="auto" w:fill="auto"/>
            <w:tcPrChange w:id="3987" w:author="Jarno Nieminen" w:date="2014-06-11T12:40:00Z">
              <w:tcPr>
                <w:tcW w:w="1160" w:type="dxa"/>
                <w:gridSpan w:val="2"/>
                <w:shd w:val="clear" w:color="auto" w:fill="auto"/>
              </w:tcPr>
            </w:tcPrChange>
          </w:tcPr>
          <w:p w14:paraId="3235CCED" w14:textId="77777777" w:rsidR="006A2F41" w:rsidRPr="00D82A73" w:rsidRDefault="006A2F41" w:rsidP="0026766E">
            <w:pPr>
              <w:rPr>
                <w:rFonts w:ascii="Arial" w:eastAsia="Arial Unicode MS" w:hAnsi="Arial"/>
              </w:rPr>
            </w:pPr>
          </w:p>
        </w:tc>
      </w:tr>
      <w:tr w:rsidR="006A2F41" w:rsidRPr="00D82A73" w14:paraId="6507CE1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8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89" w:author="Jarno Nieminen" w:date="2014-06-11T12:40:00Z">
            <w:trPr>
              <w:gridAfter w:val="0"/>
              <w:trHeight w:val="217"/>
            </w:trPr>
          </w:trPrChange>
        </w:trPr>
        <w:tc>
          <w:tcPr>
            <w:tcW w:w="2545" w:type="dxa"/>
            <w:gridSpan w:val="2"/>
            <w:tcPrChange w:id="3990" w:author="Jarno Nieminen" w:date="2014-06-11T12:40:00Z">
              <w:tcPr>
                <w:tcW w:w="2545" w:type="dxa"/>
                <w:gridSpan w:val="3"/>
              </w:tcPr>
            </w:tcPrChange>
          </w:tcPr>
          <w:p w14:paraId="0221B596" w14:textId="77777777" w:rsidR="006A2F41" w:rsidRPr="00D82A73" w:rsidRDefault="006A2F41" w:rsidP="0026766E">
            <w:pPr>
              <w:rPr>
                <w:rFonts w:eastAsia="Arial Unicode MS"/>
              </w:rPr>
            </w:pPr>
            <w:r w:rsidRPr="00D82A73">
              <w:rPr>
                <w:rFonts w:eastAsia="Arial Unicode MS"/>
              </w:rPr>
              <w:t>(ValueID)</w:t>
            </w:r>
          </w:p>
        </w:tc>
        <w:tc>
          <w:tcPr>
            <w:tcW w:w="3410" w:type="dxa"/>
            <w:tcPrChange w:id="3991" w:author="Jarno Nieminen" w:date="2014-06-11T12:40:00Z">
              <w:tcPr>
                <w:tcW w:w="3410" w:type="dxa"/>
                <w:gridSpan w:val="2"/>
              </w:tcPr>
            </w:tcPrChange>
          </w:tcPr>
          <w:p w14:paraId="623FF350" w14:textId="77777777" w:rsidR="006A2F41" w:rsidRPr="00D82A73" w:rsidRDefault="006A2F41" w:rsidP="0026766E">
            <w:pPr>
              <w:rPr>
                <w:rFonts w:eastAsia="Arial Unicode MS"/>
              </w:rPr>
            </w:pPr>
            <w:r w:rsidRPr="00D82A73">
              <w:rPr>
                <w:rFonts w:eastAsia="Arial Unicode MS"/>
              </w:rPr>
              <w:t>ID på frågan</w:t>
            </w:r>
          </w:p>
        </w:tc>
        <w:tc>
          <w:tcPr>
            <w:tcW w:w="1140" w:type="dxa"/>
            <w:tcPrChange w:id="3992" w:author="Jarno Nieminen" w:date="2014-06-11T12:40:00Z">
              <w:tcPr>
                <w:tcW w:w="1140" w:type="dxa"/>
                <w:gridSpan w:val="2"/>
              </w:tcPr>
            </w:tcPrChange>
          </w:tcPr>
          <w:p w14:paraId="4A662A44" w14:textId="77777777" w:rsidR="006A2F41" w:rsidRPr="00D82A73" w:rsidRDefault="006A2F41" w:rsidP="0026766E">
            <w:pPr>
              <w:rPr>
                <w:rFonts w:eastAsia="Arial Unicode MS"/>
              </w:rPr>
            </w:pPr>
            <w:r w:rsidRPr="00D82A73">
              <w:rPr>
                <w:rFonts w:eastAsia="Arial Unicode MS"/>
              </w:rPr>
              <w:t>II</w:t>
            </w:r>
          </w:p>
        </w:tc>
        <w:tc>
          <w:tcPr>
            <w:tcW w:w="720" w:type="dxa"/>
            <w:tcPrChange w:id="3993" w:author="Jarno Nieminen" w:date="2014-06-11T12:40:00Z">
              <w:tcPr>
                <w:tcW w:w="720" w:type="dxa"/>
                <w:gridSpan w:val="2"/>
              </w:tcPr>
            </w:tcPrChange>
          </w:tcPr>
          <w:p w14:paraId="4C705A41" w14:textId="77777777" w:rsidR="006A2F41" w:rsidRPr="00D82A73" w:rsidRDefault="006A2F41" w:rsidP="0026766E">
            <w:pPr>
              <w:rPr>
                <w:rFonts w:eastAsia="Arial Unicode MS"/>
              </w:rPr>
            </w:pPr>
            <w:r w:rsidRPr="00D82A73">
              <w:rPr>
                <w:rFonts w:eastAsia="Arial Unicode MS"/>
              </w:rPr>
              <w:t>1</w:t>
            </w:r>
          </w:p>
        </w:tc>
        <w:tc>
          <w:tcPr>
            <w:tcW w:w="1800" w:type="dxa"/>
            <w:tcPrChange w:id="3994" w:author="Jarno Nieminen" w:date="2014-06-11T12:40:00Z">
              <w:tcPr>
                <w:tcW w:w="1800" w:type="dxa"/>
                <w:gridSpan w:val="2"/>
              </w:tcPr>
            </w:tcPrChange>
          </w:tcPr>
          <w:p w14:paraId="0D434A81" w14:textId="77777777" w:rsidR="006A2F41" w:rsidRPr="00D82A73" w:rsidRDefault="006A2F41" w:rsidP="0026766E">
            <w:pPr>
              <w:rPr>
                <w:rFonts w:eastAsia="Arial Unicode MS"/>
              </w:rPr>
            </w:pPr>
          </w:p>
        </w:tc>
        <w:tc>
          <w:tcPr>
            <w:tcW w:w="1920" w:type="dxa"/>
            <w:tcPrChange w:id="3995" w:author="Jarno Nieminen" w:date="2014-06-11T12:40:00Z">
              <w:tcPr>
                <w:tcW w:w="1920" w:type="dxa"/>
                <w:gridSpan w:val="2"/>
              </w:tcPr>
            </w:tcPrChange>
          </w:tcPr>
          <w:p w14:paraId="698DF700" w14:textId="77777777" w:rsidR="006A2F41" w:rsidRPr="00D82A73" w:rsidRDefault="006A2F41" w:rsidP="0026766E">
            <w:pPr>
              <w:rPr>
                <w:rFonts w:ascii="Arial" w:eastAsia="Arial Unicode MS" w:hAnsi="Arial"/>
              </w:rPr>
            </w:pPr>
          </w:p>
        </w:tc>
        <w:tc>
          <w:tcPr>
            <w:tcW w:w="1200" w:type="dxa"/>
            <w:shd w:val="clear" w:color="auto" w:fill="auto"/>
            <w:tcPrChange w:id="3996" w:author="Jarno Nieminen" w:date="2014-06-11T12:40:00Z">
              <w:tcPr>
                <w:tcW w:w="1200" w:type="dxa"/>
                <w:gridSpan w:val="2"/>
                <w:shd w:val="clear" w:color="auto" w:fill="auto"/>
              </w:tcPr>
            </w:tcPrChange>
          </w:tcPr>
          <w:p w14:paraId="0649A76D" w14:textId="77777777" w:rsidR="006A2F41" w:rsidRPr="00D82A73" w:rsidRDefault="006A2F41" w:rsidP="0026766E">
            <w:pPr>
              <w:rPr>
                <w:rFonts w:ascii="Arial" w:eastAsia="Arial Unicode MS" w:hAnsi="Arial"/>
              </w:rPr>
            </w:pPr>
          </w:p>
        </w:tc>
        <w:tc>
          <w:tcPr>
            <w:tcW w:w="1080" w:type="dxa"/>
            <w:shd w:val="clear" w:color="auto" w:fill="auto"/>
            <w:tcPrChange w:id="3997" w:author="Jarno Nieminen" w:date="2014-06-11T12:40:00Z">
              <w:tcPr>
                <w:tcW w:w="1080" w:type="dxa"/>
                <w:gridSpan w:val="2"/>
                <w:shd w:val="clear" w:color="auto" w:fill="auto"/>
              </w:tcPr>
            </w:tcPrChange>
          </w:tcPr>
          <w:p w14:paraId="52A8ADB4" w14:textId="77777777" w:rsidR="006A2F41" w:rsidRPr="00D82A73" w:rsidRDefault="006A2F41" w:rsidP="0026766E">
            <w:pPr>
              <w:rPr>
                <w:rFonts w:ascii="Arial" w:eastAsia="Arial Unicode MS" w:hAnsi="Arial"/>
              </w:rPr>
            </w:pPr>
          </w:p>
        </w:tc>
        <w:tc>
          <w:tcPr>
            <w:tcW w:w="1160" w:type="dxa"/>
            <w:shd w:val="clear" w:color="auto" w:fill="auto"/>
            <w:tcPrChange w:id="3998" w:author="Jarno Nieminen" w:date="2014-06-11T12:40:00Z">
              <w:tcPr>
                <w:tcW w:w="1160" w:type="dxa"/>
                <w:gridSpan w:val="2"/>
                <w:shd w:val="clear" w:color="auto" w:fill="auto"/>
              </w:tcPr>
            </w:tcPrChange>
          </w:tcPr>
          <w:p w14:paraId="2C1CB992" w14:textId="77777777" w:rsidR="006A2F41" w:rsidRPr="00D82A73" w:rsidRDefault="006A2F41" w:rsidP="0026766E">
            <w:pPr>
              <w:rPr>
                <w:rFonts w:ascii="Arial" w:eastAsia="Arial Unicode MS" w:hAnsi="Arial"/>
              </w:rPr>
            </w:pPr>
          </w:p>
        </w:tc>
      </w:tr>
      <w:tr w:rsidR="006A2F41" w:rsidRPr="00D82A73" w14:paraId="2E714B8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00" w:author="Jarno Nieminen" w:date="2014-06-11T12:40:00Z">
            <w:trPr>
              <w:gridAfter w:val="0"/>
              <w:trHeight w:val="217"/>
            </w:trPr>
          </w:trPrChange>
        </w:trPr>
        <w:tc>
          <w:tcPr>
            <w:tcW w:w="2545" w:type="dxa"/>
            <w:gridSpan w:val="2"/>
            <w:tcPrChange w:id="4001" w:author="Jarno Nieminen" w:date="2014-06-11T12:40:00Z">
              <w:tcPr>
                <w:tcW w:w="2545" w:type="dxa"/>
                <w:gridSpan w:val="3"/>
              </w:tcPr>
            </w:tcPrChange>
          </w:tcPr>
          <w:p w14:paraId="7779F6BC" w14:textId="77777777" w:rsidR="006A2F41" w:rsidRPr="00D82A73" w:rsidRDefault="006A2F41" w:rsidP="0026766E">
            <w:pPr>
              <w:rPr>
                <w:rFonts w:eastAsia="Arial Unicode MS"/>
              </w:rPr>
            </w:pPr>
            <w:r w:rsidRPr="00D82A73">
              <w:rPr>
                <w:rFonts w:eastAsia="Arial Unicode MS"/>
              </w:rPr>
              <w:t>Statuskod/id</w:t>
            </w:r>
          </w:p>
          <w:p w14:paraId="1CFB74D9" w14:textId="77777777" w:rsidR="006A2F41" w:rsidRPr="00D82A73" w:rsidRDefault="006A2F41" w:rsidP="0026766E">
            <w:pPr>
              <w:rPr>
                <w:rFonts w:eastAsia="Arial Unicode MS"/>
              </w:rPr>
            </w:pPr>
            <w:r w:rsidRPr="00D82A73">
              <w:rPr>
                <w:rFonts w:eastAsia="Arial Unicode MS"/>
              </w:rPr>
              <w:t>(Status/id)</w:t>
            </w:r>
          </w:p>
        </w:tc>
        <w:tc>
          <w:tcPr>
            <w:tcW w:w="3410" w:type="dxa"/>
            <w:tcPrChange w:id="4002" w:author="Jarno Nieminen" w:date="2014-06-11T12:40:00Z">
              <w:tcPr>
                <w:tcW w:w="3410" w:type="dxa"/>
                <w:gridSpan w:val="2"/>
              </w:tcPr>
            </w:tcPrChange>
          </w:tcPr>
          <w:p w14:paraId="75BE67B2" w14:textId="77777777" w:rsidR="006A2F41" w:rsidRPr="00D82A73" w:rsidRDefault="006A2F41" w:rsidP="0026766E">
            <w:pPr>
              <w:rPr>
                <w:rFonts w:eastAsia="Arial Unicode MS"/>
              </w:rPr>
            </w:pPr>
            <w:r w:rsidRPr="00D82A73">
              <w:rPr>
                <w:rFonts w:eastAsia="Arial Unicode MS"/>
              </w:rPr>
              <w:t>Koppling till klass för statuskod.</w:t>
            </w:r>
          </w:p>
        </w:tc>
        <w:tc>
          <w:tcPr>
            <w:tcW w:w="1140" w:type="dxa"/>
            <w:tcPrChange w:id="4003" w:author="Jarno Nieminen" w:date="2014-06-11T12:40:00Z">
              <w:tcPr>
                <w:tcW w:w="1140" w:type="dxa"/>
                <w:gridSpan w:val="2"/>
              </w:tcPr>
            </w:tcPrChange>
          </w:tcPr>
          <w:p w14:paraId="249D00B7" w14:textId="77777777" w:rsidR="006A2F41" w:rsidRPr="00D82A73" w:rsidRDefault="006A2F41" w:rsidP="0026766E">
            <w:pPr>
              <w:rPr>
                <w:rFonts w:eastAsia="Arial Unicode MS"/>
              </w:rPr>
            </w:pPr>
            <w:r w:rsidRPr="00D82A73">
              <w:rPr>
                <w:rFonts w:eastAsia="Arial Unicode MS"/>
              </w:rPr>
              <w:t>II</w:t>
            </w:r>
          </w:p>
        </w:tc>
        <w:tc>
          <w:tcPr>
            <w:tcW w:w="720" w:type="dxa"/>
            <w:tcPrChange w:id="4004" w:author="Jarno Nieminen" w:date="2014-06-11T12:40:00Z">
              <w:tcPr>
                <w:tcW w:w="720" w:type="dxa"/>
                <w:gridSpan w:val="2"/>
              </w:tcPr>
            </w:tcPrChange>
          </w:tcPr>
          <w:p w14:paraId="3631396F" w14:textId="77777777" w:rsidR="006A2F41" w:rsidRPr="00D82A73" w:rsidRDefault="006A2F41" w:rsidP="0026766E">
            <w:pPr>
              <w:rPr>
                <w:rFonts w:eastAsia="Arial Unicode MS"/>
              </w:rPr>
            </w:pPr>
            <w:r w:rsidRPr="00D82A73">
              <w:rPr>
                <w:rFonts w:eastAsia="Arial Unicode MS"/>
              </w:rPr>
              <w:t>0..1</w:t>
            </w:r>
          </w:p>
        </w:tc>
        <w:tc>
          <w:tcPr>
            <w:tcW w:w="1800" w:type="dxa"/>
            <w:tcPrChange w:id="4005" w:author="Jarno Nieminen" w:date="2014-06-11T12:40:00Z">
              <w:tcPr>
                <w:tcW w:w="1800" w:type="dxa"/>
                <w:gridSpan w:val="2"/>
              </w:tcPr>
            </w:tcPrChange>
          </w:tcPr>
          <w:p w14:paraId="19751FB5" w14:textId="77777777" w:rsidR="006A2F41" w:rsidRPr="00D82A73" w:rsidRDefault="006A2F41" w:rsidP="0026766E">
            <w:pPr>
              <w:rPr>
                <w:rFonts w:eastAsia="Arial Unicode MS"/>
              </w:rPr>
            </w:pPr>
            <w:r w:rsidRPr="00D82A73">
              <w:rPr>
                <w:rFonts w:eastAsia="Arial Unicode MS"/>
              </w:rPr>
              <w:t>Länk till objekt</w:t>
            </w:r>
          </w:p>
        </w:tc>
        <w:tc>
          <w:tcPr>
            <w:tcW w:w="1920" w:type="dxa"/>
            <w:tcPrChange w:id="4006" w:author="Jarno Nieminen" w:date="2014-06-11T12:40:00Z">
              <w:tcPr>
                <w:tcW w:w="1920" w:type="dxa"/>
                <w:gridSpan w:val="2"/>
              </w:tcPr>
            </w:tcPrChange>
          </w:tcPr>
          <w:p w14:paraId="3D4E2810" w14:textId="77777777" w:rsidR="006A2F41" w:rsidRPr="00D82A73" w:rsidRDefault="006A2F41" w:rsidP="0026766E">
            <w:pPr>
              <w:rPr>
                <w:rFonts w:ascii="Arial" w:eastAsia="Arial Unicode MS" w:hAnsi="Arial"/>
              </w:rPr>
            </w:pPr>
          </w:p>
        </w:tc>
        <w:tc>
          <w:tcPr>
            <w:tcW w:w="1200" w:type="dxa"/>
            <w:shd w:val="clear" w:color="auto" w:fill="auto"/>
            <w:tcPrChange w:id="4007" w:author="Jarno Nieminen" w:date="2014-06-11T12:40:00Z">
              <w:tcPr>
                <w:tcW w:w="1200" w:type="dxa"/>
                <w:gridSpan w:val="2"/>
                <w:shd w:val="clear" w:color="auto" w:fill="auto"/>
              </w:tcPr>
            </w:tcPrChange>
          </w:tcPr>
          <w:p w14:paraId="7A63C853" w14:textId="77777777" w:rsidR="006A2F41" w:rsidRPr="00D82A73" w:rsidRDefault="006A2F41" w:rsidP="0026766E">
            <w:pPr>
              <w:rPr>
                <w:rFonts w:ascii="Arial" w:eastAsia="Arial Unicode MS" w:hAnsi="Arial"/>
              </w:rPr>
            </w:pPr>
          </w:p>
        </w:tc>
        <w:tc>
          <w:tcPr>
            <w:tcW w:w="1080" w:type="dxa"/>
            <w:shd w:val="clear" w:color="auto" w:fill="auto"/>
            <w:tcPrChange w:id="4008" w:author="Jarno Nieminen" w:date="2014-06-11T12:40:00Z">
              <w:tcPr>
                <w:tcW w:w="1080" w:type="dxa"/>
                <w:gridSpan w:val="2"/>
                <w:shd w:val="clear" w:color="auto" w:fill="auto"/>
              </w:tcPr>
            </w:tcPrChange>
          </w:tcPr>
          <w:p w14:paraId="6109022D" w14:textId="77777777" w:rsidR="006A2F41" w:rsidRPr="00D82A73" w:rsidRDefault="006A2F41" w:rsidP="0026766E">
            <w:pPr>
              <w:rPr>
                <w:rFonts w:ascii="Arial" w:eastAsia="Arial Unicode MS" w:hAnsi="Arial"/>
              </w:rPr>
            </w:pPr>
          </w:p>
        </w:tc>
        <w:tc>
          <w:tcPr>
            <w:tcW w:w="1160" w:type="dxa"/>
            <w:shd w:val="clear" w:color="auto" w:fill="auto"/>
            <w:tcPrChange w:id="4009" w:author="Jarno Nieminen" w:date="2014-06-11T12:40:00Z">
              <w:tcPr>
                <w:tcW w:w="1160" w:type="dxa"/>
                <w:gridSpan w:val="2"/>
                <w:shd w:val="clear" w:color="auto" w:fill="auto"/>
              </w:tcPr>
            </w:tcPrChange>
          </w:tcPr>
          <w:p w14:paraId="31A55316" w14:textId="77777777" w:rsidR="006A2F41" w:rsidRPr="00D82A73" w:rsidRDefault="006A2F41" w:rsidP="0026766E">
            <w:pPr>
              <w:rPr>
                <w:rFonts w:ascii="Arial" w:eastAsia="Arial Unicode MS" w:hAnsi="Arial"/>
              </w:rPr>
            </w:pPr>
          </w:p>
        </w:tc>
      </w:tr>
      <w:tr w:rsidR="006A2F41" w:rsidRPr="00D82A73" w14:paraId="3C19141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1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11" w:author="Jarno Nieminen" w:date="2014-06-11T12:40:00Z">
            <w:trPr>
              <w:gridAfter w:val="0"/>
              <w:trHeight w:val="217"/>
            </w:trPr>
          </w:trPrChange>
        </w:trPr>
        <w:tc>
          <w:tcPr>
            <w:tcW w:w="2545" w:type="dxa"/>
            <w:gridSpan w:val="2"/>
            <w:tcPrChange w:id="4012" w:author="Jarno Nieminen" w:date="2014-06-11T12:40:00Z">
              <w:tcPr>
                <w:tcW w:w="2545" w:type="dxa"/>
                <w:gridSpan w:val="3"/>
              </w:tcPr>
            </w:tcPrChange>
          </w:tcPr>
          <w:p w14:paraId="4B6C7B40" w14:textId="77777777" w:rsidR="006A2F41" w:rsidRPr="00D82A73" w:rsidRDefault="006A2F41" w:rsidP="0026766E">
            <w:pPr>
              <w:rPr>
                <w:rFonts w:eastAsia="Arial Unicode MS"/>
              </w:rPr>
            </w:pPr>
          </w:p>
        </w:tc>
        <w:tc>
          <w:tcPr>
            <w:tcW w:w="3410" w:type="dxa"/>
            <w:tcPrChange w:id="4013" w:author="Jarno Nieminen" w:date="2014-06-11T12:40:00Z">
              <w:tcPr>
                <w:tcW w:w="3410" w:type="dxa"/>
                <w:gridSpan w:val="2"/>
              </w:tcPr>
            </w:tcPrChange>
          </w:tcPr>
          <w:p w14:paraId="1BC118F9" w14:textId="77777777" w:rsidR="006A2F41" w:rsidRPr="00D82A73" w:rsidRDefault="006A2F41" w:rsidP="0026766E">
            <w:pPr>
              <w:rPr>
                <w:rFonts w:eastAsia="Arial Unicode MS"/>
              </w:rPr>
            </w:pPr>
          </w:p>
        </w:tc>
        <w:tc>
          <w:tcPr>
            <w:tcW w:w="1140" w:type="dxa"/>
            <w:tcPrChange w:id="4014" w:author="Jarno Nieminen" w:date="2014-06-11T12:40:00Z">
              <w:tcPr>
                <w:tcW w:w="1140" w:type="dxa"/>
                <w:gridSpan w:val="2"/>
              </w:tcPr>
            </w:tcPrChange>
          </w:tcPr>
          <w:p w14:paraId="59E7D050" w14:textId="77777777" w:rsidR="006A2F41" w:rsidRPr="00D82A73" w:rsidRDefault="006A2F41" w:rsidP="0026766E">
            <w:pPr>
              <w:rPr>
                <w:rFonts w:eastAsia="Arial Unicode MS"/>
              </w:rPr>
            </w:pPr>
          </w:p>
        </w:tc>
        <w:tc>
          <w:tcPr>
            <w:tcW w:w="720" w:type="dxa"/>
            <w:tcPrChange w:id="4015" w:author="Jarno Nieminen" w:date="2014-06-11T12:40:00Z">
              <w:tcPr>
                <w:tcW w:w="720" w:type="dxa"/>
                <w:gridSpan w:val="2"/>
              </w:tcPr>
            </w:tcPrChange>
          </w:tcPr>
          <w:p w14:paraId="2D2F6E52" w14:textId="77777777" w:rsidR="006A2F41" w:rsidRPr="00D82A73" w:rsidRDefault="006A2F41" w:rsidP="0026766E">
            <w:pPr>
              <w:rPr>
                <w:rFonts w:eastAsia="Arial Unicode MS"/>
              </w:rPr>
            </w:pPr>
          </w:p>
        </w:tc>
        <w:tc>
          <w:tcPr>
            <w:tcW w:w="1800" w:type="dxa"/>
            <w:tcPrChange w:id="4016" w:author="Jarno Nieminen" w:date="2014-06-11T12:40:00Z">
              <w:tcPr>
                <w:tcW w:w="1800" w:type="dxa"/>
                <w:gridSpan w:val="2"/>
              </w:tcPr>
            </w:tcPrChange>
          </w:tcPr>
          <w:p w14:paraId="0FA810CA" w14:textId="77777777" w:rsidR="006A2F41" w:rsidRPr="00D82A73" w:rsidRDefault="006A2F41" w:rsidP="0026766E">
            <w:pPr>
              <w:rPr>
                <w:rFonts w:eastAsia="Arial Unicode MS"/>
              </w:rPr>
            </w:pPr>
          </w:p>
        </w:tc>
        <w:tc>
          <w:tcPr>
            <w:tcW w:w="1920" w:type="dxa"/>
            <w:tcPrChange w:id="4017" w:author="Jarno Nieminen" w:date="2014-06-11T12:40:00Z">
              <w:tcPr>
                <w:tcW w:w="1920" w:type="dxa"/>
                <w:gridSpan w:val="2"/>
              </w:tcPr>
            </w:tcPrChange>
          </w:tcPr>
          <w:p w14:paraId="3D98D66C" w14:textId="77777777" w:rsidR="006A2F41" w:rsidRPr="00D82A73" w:rsidRDefault="006A2F41" w:rsidP="0026766E">
            <w:pPr>
              <w:rPr>
                <w:rFonts w:ascii="Arial" w:eastAsia="Arial Unicode MS" w:hAnsi="Arial"/>
              </w:rPr>
            </w:pPr>
          </w:p>
        </w:tc>
        <w:tc>
          <w:tcPr>
            <w:tcW w:w="1200" w:type="dxa"/>
            <w:shd w:val="clear" w:color="auto" w:fill="auto"/>
            <w:tcPrChange w:id="4018" w:author="Jarno Nieminen" w:date="2014-06-11T12:40:00Z">
              <w:tcPr>
                <w:tcW w:w="1200" w:type="dxa"/>
                <w:gridSpan w:val="2"/>
                <w:shd w:val="clear" w:color="auto" w:fill="auto"/>
              </w:tcPr>
            </w:tcPrChange>
          </w:tcPr>
          <w:p w14:paraId="2B66BA30" w14:textId="77777777" w:rsidR="006A2F41" w:rsidRPr="00D82A73" w:rsidRDefault="006A2F41" w:rsidP="0026766E">
            <w:pPr>
              <w:rPr>
                <w:rFonts w:ascii="Arial" w:eastAsia="Arial Unicode MS" w:hAnsi="Arial"/>
              </w:rPr>
            </w:pPr>
          </w:p>
        </w:tc>
        <w:tc>
          <w:tcPr>
            <w:tcW w:w="1080" w:type="dxa"/>
            <w:shd w:val="clear" w:color="auto" w:fill="auto"/>
            <w:tcPrChange w:id="4019" w:author="Jarno Nieminen" w:date="2014-06-11T12:40:00Z">
              <w:tcPr>
                <w:tcW w:w="1080" w:type="dxa"/>
                <w:gridSpan w:val="2"/>
                <w:shd w:val="clear" w:color="auto" w:fill="auto"/>
              </w:tcPr>
            </w:tcPrChange>
          </w:tcPr>
          <w:p w14:paraId="1F018BD2" w14:textId="77777777" w:rsidR="006A2F41" w:rsidRPr="00D82A73" w:rsidRDefault="006A2F41" w:rsidP="0026766E">
            <w:pPr>
              <w:rPr>
                <w:rFonts w:ascii="Arial" w:eastAsia="Arial Unicode MS" w:hAnsi="Arial"/>
              </w:rPr>
            </w:pPr>
          </w:p>
        </w:tc>
        <w:tc>
          <w:tcPr>
            <w:tcW w:w="1160" w:type="dxa"/>
            <w:shd w:val="clear" w:color="auto" w:fill="auto"/>
            <w:tcPrChange w:id="4020" w:author="Jarno Nieminen" w:date="2014-06-11T12:40:00Z">
              <w:tcPr>
                <w:tcW w:w="1160" w:type="dxa"/>
                <w:gridSpan w:val="2"/>
                <w:shd w:val="clear" w:color="auto" w:fill="auto"/>
              </w:tcPr>
            </w:tcPrChange>
          </w:tcPr>
          <w:p w14:paraId="195DBC9A" w14:textId="77777777" w:rsidR="006A2F41" w:rsidRPr="00D82A73" w:rsidRDefault="006A2F41" w:rsidP="0026766E">
            <w:pPr>
              <w:rPr>
                <w:rFonts w:ascii="Arial" w:eastAsia="Arial Unicode MS" w:hAnsi="Arial"/>
              </w:rPr>
            </w:pPr>
          </w:p>
        </w:tc>
      </w:tr>
      <w:tr w:rsidR="006A2F41" w:rsidRPr="00D82A73" w14:paraId="4989CE8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22" w:author="Jarno Nieminen" w:date="2014-06-11T12:40:00Z">
            <w:trPr>
              <w:gridBefore w:val="1"/>
              <w:gridAfter w:val="0"/>
              <w:wBefore w:w="15" w:type="dxa"/>
              <w:trHeight w:val="217"/>
            </w:trPr>
          </w:trPrChange>
        </w:trPr>
        <w:tc>
          <w:tcPr>
            <w:tcW w:w="7080" w:type="dxa"/>
            <w:gridSpan w:val="3"/>
            <w:shd w:val="pct25" w:color="auto" w:fill="auto"/>
            <w:tcPrChange w:id="4023" w:author="Jarno Nieminen" w:date="2014-06-11T12:40:00Z">
              <w:tcPr>
                <w:tcW w:w="7080" w:type="dxa"/>
                <w:gridSpan w:val="6"/>
                <w:shd w:val="pct25" w:color="auto" w:fill="auto"/>
              </w:tcPr>
            </w:tcPrChange>
          </w:tcPr>
          <w:p w14:paraId="2924C6BE" w14:textId="77777777" w:rsidR="006A2F41" w:rsidRPr="00D82A73" w:rsidRDefault="006A2F41" w:rsidP="0026766E">
            <w:r w:rsidRPr="00D82A73">
              <w:t>Associationer</w:t>
            </w:r>
          </w:p>
        </w:tc>
        <w:tc>
          <w:tcPr>
            <w:tcW w:w="7880" w:type="dxa"/>
            <w:gridSpan w:val="6"/>
            <w:shd w:val="pct25" w:color="auto" w:fill="auto"/>
            <w:tcPrChange w:id="4024" w:author="Jarno Nieminen" w:date="2014-06-11T12:40:00Z">
              <w:tcPr>
                <w:tcW w:w="7880" w:type="dxa"/>
                <w:gridSpan w:val="12"/>
                <w:shd w:val="pct25" w:color="auto" w:fill="auto"/>
              </w:tcPr>
            </w:tcPrChange>
          </w:tcPr>
          <w:p w14:paraId="02E941B1" w14:textId="77777777" w:rsidR="006A2F41" w:rsidRPr="00D82A73" w:rsidRDefault="006A2F41" w:rsidP="0026766E">
            <w:pPr>
              <w:rPr>
                <w:rFonts w:eastAsia="Arial Unicode MS"/>
              </w:rPr>
            </w:pPr>
            <w:r w:rsidRPr="00D82A73">
              <w:t>Beslutsregel</w:t>
            </w:r>
          </w:p>
        </w:tc>
      </w:tr>
      <w:tr w:rsidR="006A2F41" w:rsidRPr="00D82A73" w14:paraId="6856E77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26" w:author="Jarno Nieminen" w:date="2014-06-11T12:40:00Z">
            <w:trPr>
              <w:gridBefore w:val="1"/>
              <w:gridAfter w:val="0"/>
              <w:wBefore w:w="15" w:type="dxa"/>
              <w:trHeight w:val="217"/>
            </w:trPr>
          </w:trPrChange>
        </w:trPr>
        <w:tc>
          <w:tcPr>
            <w:tcW w:w="7080" w:type="dxa"/>
            <w:gridSpan w:val="3"/>
            <w:tcPrChange w:id="4027" w:author="Jarno Nieminen" w:date="2014-06-11T12:40:00Z">
              <w:tcPr>
                <w:tcW w:w="7080" w:type="dxa"/>
                <w:gridSpan w:val="6"/>
              </w:tcPr>
            </w:tcPrChange>
          </w:tcPr>
          <w:p w14:paraId="46C53031"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Ett svar(Answer) har en formulärfråga (Question)</w:t>
            </w:r>
          </w:p>
        </w:tc>
        <w:tc>
          <w:tcPr>
            <w:tcW w:w="7880" w:type="dxa"/>
            <w:gridSpan w:val="6"/>
            <w:tcPrChange w:id="4028" w:author="Jarno Nieminen" w:date="2014-06-11T12:40:00Z">
              <w:tcPr>
                <w:tcW w:w="7880" w:type="dxa"/>
                <w:gridSpan w:val="12"/>
              </w:tcPr>
            </w:tcPrChange>
          </w:tcPr>
          <w:p w14:paraId="15D6B127" w14:textId="77777777" w:rsidR="006A2F41" w:rsidRPr="00D82A73" w:rsidRDefault="006A2F41" w:rsidP="0026766E">
            <w:pPr>
              <w:rPr>
                <w:rFonts w:ascii="Arial" w:eastAsia="Arial Unicode MS" w:hAnsi="Arial"/>
                <w:color w:val="000000"/>
              </w:rPr>
            </w:pPr>
          </w:p>
        </w:tc>
      </w:tr>
      <w:tr w:rsidR="006A2F41" w:rsidRPr="00D82A73" w14:paraId="122566F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9"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30" w:author="Jarno Nieminen" w:date="2014-06-11T12:40:00Z">
            <w:trPr>
              <w:gridBefore w:val="1"/>
              <w:gridAfter w:val="0"/>
              <w:wBefore w:w="15" w:type="dxa"/>
              <w:trHeight w:val="217"/>
            </w:trPr>
          </w:trPrChange>
        </w:trPr>
        <w:tc>
          <w:tcPr>
            <w:tcW w:w="7080" w:type="dxa"/>
            <w:gridSpan w:val="3"/>
            <w:tcPrChange w:id="4031" w:author="Jarno Nieminen" w:date="2014-06-11T12:40:00Z">
              <w:tcPr>
                <w:tcW w:w="7080" w:type="dxa"/>
                <w:gridSpan w:val="6"/>
              </w:tcPr>
            </w:tcPrChange>
          </w:tcPr>
          <w:p w14:paraId="68FB2A01" w14:textId="77777777" w:rsidR="006A2F41" w:rsidRPr="00D82A73" w:rsidRDefault="006A2F41" w:rsidP="0026766E">
            <w:pPr>
              <w:rPr>
                <w:rFonts w:ascii="Arial" w:eastAsia="Arial Unicode MS" w:hAnsi="Arial"/>
                <w:color w:val="000000"/>
              </w:rPr>
            </w:pPr>
            <w:r w:rsidRPr="00D82A73">
              <w:rPr>
                <w:rFonts w:ascii="Arial" w:eastAsia="Arial Unicode MS" w:hAnsi="Arial"/>
                <w:color w:val="000000"/>
              </w:rPr>
              <w:t>Ett svar(Answer) har noll eller en statuskod (Status)</w:t>
            </w:r>
          </w:p>
        </w:tc>
        <w:tc>
          <w:tcPr>
            <w:tcW w:w="7880" w:type="dxa"/>
            <w:gridSpan w:val="6"/>
            <w:tcPrChange w:id="4032" w:author="Jarno Nieminen" w:date="2014-06-11T12:40:00Z">
              <w:tcPr>
                <w:tcW w:w="7880" w:type="dxa"/>
                <w:gridSpan w:val="12"/>
              </w:tcPr>
            </w:tcPrChange>
          </w:tcPr>
          <w:p w14:paraId="06875DC8" w14:textId="77777777" w:rsidR="006A2F41" w:rsidRPr="00D82A73" w:rsidRDefault="006A2F41" w:rsidP="0026766E">
            <w:pPr>
              <w:rPr>
                <w:rFonts w:ascii="Arial" w:eastAsia="Arial Unicode MS" w:hAnsi="Arial"/>
                <w:color w:val="000000"/>
              </w:rPr>
            </w:pPr>
          </w:p>
        </w:tc>
      </w:tr>
    </w:tbl>
    <w:p w14:paraId="3FEC2377" w14:textId="77777777" w:rsidR="006A2F41" w:rsidRPr="00D82A73" w:rsidRDefault="006A2F41" w:rsidP="006A2F41"/>
    <w:p w14:paraId="6119713B" w14:textId="77777777" w:rsidR="006A2F41" w:rsidRPr="00D82A73" w:rsidRDefault="006A2F41" w:rsidP="006A2F41"/>
    <w:p w14:paraId="2819DEF1" w14:textId="77777777" w:rsidR="006A2F41" w:rsidRPr="00D82A73" w:rsidRDefault="006A2F41" w:rsidP="006A2F41"/>
    <w:p w14:paraId="038A9CB8" w14:textId="77777777" w:rsidR="006A2F41" w:rsidRPr="00D82A73" w:rsidRDefault="006A2F41" w:rsidP="006A2F41"/>
    <w:p w14:paraId="77AAF829" w14:textId="77777777" w:rsidR="006A2F41" w:rsidRPr="00D82A73" w:rsidRDefault="006A2F41" w:rsidP="006A2F41"/>
    <w:p w14:paraId="74FF3B5F" w14:textId="77777777" w:rsidR="006A2F41" w:rsidRPr="00D82A73" w:rsidRDefault="006A2F41" w:rsidP="006A2F41"/>
    <w:p w14:paraId="7E959CBA" w14:textId="77777777" w:rsidR="006A2F41" w:rsidRPr="00D82A73" w:rsidRDefault="006A2F41" w:rsidP="006A2F41"/>
    <w:p w14:paraId="4CAA7718" w14:textId="77777777" w:rsidR="006A2F41" w:rsidRPr="00D82A73" w:rsidRDefault="006A2F41" w:rsidP="006A2F41"/>
    <w:p w14:paraId="63B94035" w14:textId="77777777" w:rsidR="00F963D1" w:rsidRPr="00D82A73" w:rsidRDefault="00F963D1" w:rsidP="00F963D1">
      <w:pPr>
        <w:rPr>
          <w:del w:id="4033" w:author="Jarno Nieminen" w:date="2014-06-11T12:40:00Z"/>
        </w:rPr>
      </w:pPr>
      <w:bookmarkStart w:id="4034" w:name="_Toc193243787"/>
      <w:bookmarkStart w:id="4035" w:name="_Toc220986038"/>
      <w:bookmarkStart w:id="4036" w:name="_Toc386458095"/>
      <w:bookmarkStart w:id="4037" w:name="_Toc390253656"/>
    </w:p>
    <w:p w14:paraId="54E12099" w14:textId="77777777" w:rsidR="00F963D1" w:rsidRPr="00D82A73" w:rsidRDefault="00F963D1" w:rsidP="00F963D1">
      <w:pPr>
        <w:rPr>
          <w:del w:id="4038" w:author="Jarno Nieminen" w:date="2014-06-11T12:40:00Z"/>
        </w:rPr>
      </w:pPr>
    </w:p>
    <w:p w14:paraId="5BAC6446" w14:textId="77777777" w:rsidR="00F963D1" w:rsidRPr="00D82A73" w:rsidRDefault="00F963D1" w:rsidP="00F963D1">
      <w:pPr>
        <w:rPr>
          <w:del w:id="4039" w:author="Jarno Nieminen" w:date="2014-06-11T12:40:00Z"/>
        </w:rPr>
      </w:pPr>
    </w:p>
    <w:p w14:paraId="7F8FB156" w14:textId="77777777" w:rsidR="003221CD" w:rsidRPr="00D82A73" w:rsidRDefault="003221CD">
      <w:pPr>
        <w:spacing w:line="240" w:lineRule="auto"/>
        <w:rPr>
          <w:del w:id="4040" w:author="Jarno Nieminen" w:date="2014-06-11T12:40:00Z"/>
          <w:rFonts w:eastAsia="Times New Roman"/>
          <w:bCs/>
          <w:i/>
          <w:sz w:val="24"/>
        </w:rPr>
      </w:pPr>
      <w:del w:id="4041" w:author="Jarno Nieminen" w:date="2014-06-11T12:40:00Z">
        <w:r w:rsidRPr="00D82A73">
          <w:rPr>
            <w:i/>
          </w:rPr>
          <w:br w:type="page"/>
        </w:r>
      </w:del>
    </w:p>
    <w:p w14:paraId="54D97880" w14:textId="77777777" w:rsidR="006A2F41" w:rsidRPr="00D82A73" w:rsidRDefault="006A2F41" w:rsidP="006A2F41">
      <w:pPr>
        <w:pStyle w:val="Heading3"/>
      </w:pPr>
      <w:r w:rsidRPr="00D82A73">
        <w:t>Klass anropsbekräftelse (AnswerStatus)</w:t>
      </w:r>
      <w:bookmarkEnd w:id="4034"/>
      <w:bookmarkEnd w:id="4035"/>
      <w:bookmarkEnd w:id="4036"/>
      <w:bookmarkEnd w:id="4037"/>
    </w:p>
    <w:p w14:paraId="35F0A6DC" w14:textId="77777777" w:rsidR="006A2F41" w:rsidRPr="00D82A73" w:rsidRDefault="006A2F41" w:rsidP="006A2F41">
      <w:pPr>
        <w:rPr>
          <w:i/>
        </w:rPr>
      </w:pPr>
      <w:r w:rsidRPr="00D82A73">
        <w:t xml:space="preserve">Objekt innehåller statuskod och meddelande. </w:t>
      </w:r>
      <w:r w:rsidRPr="00D82A73">
        <w:rPr>
          <w:i/>
        </w:rPr>
        <w:t xml:space="preserve"> </w:t>
      </w:r>
    </w:p>
    <w:p w14:paraId="6C3E1006"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042">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177FC485" w14:textId="77777777" w:rsidTr="0026766E">
        <w:trPr>
          <w:cantSplit/>
          <w:trHeight w:val="376"/>
        </w:trPr>
        <w:tc>
          <w:tcPr>
            <w:tcW w:w="2545" w:type="dxa"/>
            <w:gridSpan w:val="2"/>
            <w:vMerge w:val="restart"/>
            <w:shd w:val="pct25" w:color="auto" w:fill="auto"/>
          </w:tcPr>
          <w:p w14:paraId="23F9A8AC"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3BC896F1" w14:textId="77777777" w:rsidR="006A2F41" w:rsidRPr="00D82A73" w:rsidRDefault="006A2F41" w:rsidP="0026766E">
            <w:r w:rsidRPr="00D82A73">
              <w:t>Beskrivning</w:t>
            </w:r>
          </w:p>
        </w:tc>
        <w:tc>
          <w:tcPr>
            <w:tcW w:w="1140" w:type="dxa"/>
            <w:vMerge w:val="restart"/>
            <w:shd w:val="pct25" w:color="auto" w:fill="auto"/>
          </w:tcPr>
          <w:p w14:paraId="195367D5"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FC30669" w14:textId="77777777" w:rsidR="006A2F41" w:rsidRPr="00D82A73" w:rsidRDefault="006A2F41" w:rsidP="0026766E">
            <w:r w:rsidRPr="00D82A73">
              <w:t>Mult</w:t>
            </w:r>
          </w:p>
        </w:tc>
        <w:tc>
          <w:tcPr>
            <w:tcW w:w="1800" w:type="dxa"/>
            <w:vMerge w:val="restart"/>
            <w:shd w:val="pct25" w:color="auto" w:fill="auto"/>
          </w:tcPr>
          <w:p w14:paraId="67D9AE2D" w14:textId="132E384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4043" w:author="Jarno Nieminen" w:date="2014-06-11T12:40:00Z">
              <w:r w:rsidR="0047354F" w:rsidRPr="00D82A73">
                <w:t>.</w:t>
              </w:r>
            </w:ins>
            <w:r w:rsidRPr="00D82A73">
              <w:t xml:space="preserve"> begränsningar</w:t>
            </w:r>
          </w:p>
        </w:tc>
        <w:tc>
          <w:tcPr>
            <w:tcW w:w="1920" w:type="dxa"/>
            <w:vMerge w:val="restart"/>
            <w:shd w:val="pct25" w:color="auto" w:fill="auto"/>
          </w:tcPr>
          <w:p w14:paraId="24FBF1DB"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07A1B8C" w14:textId="46931D43" w:rsidR="006A2F41" w:rsidRPr="00D82A73" w:rsidRDefault="0047354F" w:rsidP="0026766E">
            <w:pPr>
              <w:rPr>
                <w:rFonts w:eastAsia="Arial Unicode MS"/>
              </w:rPr>
            </w:pPr>
            <w:r>
              <w:rPr>
                <w:rFonts w:eastAsia="Arial Unicode MS"/>
              </w:rPr>
              <w:t>Fylls i</w:t>
            </w:r>
            <w:r w:rsidR="006A2F41" w:rsidRPr="00D82A73">
              <w:rPr>
                <w:rFonts w:eastAsia="Arial Unicode MS"/>
              </w:rPr>
              <w:t xml:space="preserve"> </w:t>
            </w:r>
            <w:del w:id="4044"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055E6D80" w14:textId="77777777" w:rsidTr="0026766E">
        <w:trPr>
          <w:cantSplit/>
          <w:trHeight w:val="375"/>
        </w:trPr>
        <w:tc>
          <w:tcPr>
            <w:tcW w:w="2545" w:type="dxa"/>
            <w:gridSpan w:val="2"/>
            <w:vMerge/>
            <w:shd w:val="pct25" w:color="auto" w:fill="auto"/>
          </w:tcPr>
          <w:p w14:paraId="1BA2E322" w14:textId="77777777" w:rsidR="006A2F41" w:rsidRPr="00D82A73" w:rsidRDefault="006A2F41" w:rsidP="0026766E"/>
        </w:tc>
        <w:tc>
          <w:tcPr>
            <w:tcW w:w="3410" w:type="dxa"/>
            <w:vMerge/>
            <w:shd w:val="pct25" w:color="auto" w:fill="auto"/>
          </w:tcPr>
          <w:p w14:paraId="52F04766" w14:textId="77777777" w:rsidR="006A2F41" w:rsidRPr="00D82A73" w:rsidRDefault="006A2F41" w:rsidP="0026766E"/>
        </w:tc>
        <w:tc>
          <w:tcPr>
            <w:tcW w:w="1140" w:type="dxa"/>
            <w:vMerge/>
            <w:shd w:val="pct25" w:color="auto" w:fill="auto"/>
          </w:tcPr>
          <w:p w14:paraId="66EFE8CC" w14:textId="77777777" w:rsidR="006A2F41" w:rsidRPr="00D82A73" w:rsidRDefault="006A2F41" w:rsidP="0026766E"/>
        </w:tc>
        <w:tc>
          <w:tcPr>
            <w:tcW w:w="720" w:type="dxa"/>
            <w:vMerge/>
            <w:shd w:val="pct25" w:color="auto" w:fill="auto"/>
          </w:tcPr>
          <w:p w14:paraId="1CC2C4A9" w14:textId="77777777" w:rsidR="006A2F41" w:rsidRPr="00D82A73" w:rsidRDefault="006A2F41" w:rsidP="0026766E"/>
        </w:tc>
        <w:tc>
          <w:tcPr>
            <w:tcW w:w="1800" w:type="dxa"/>
            <w:vMerge/>
            <w:shd w:val="pct25" w:color="auto" w:fill="auto"/>
          </w:tcPr>
          <w:p w14:paraId="76FF461B" w14:textId="77777777" w:rsidR="006A2F41" w:rsidRPr="00D82A73" w:rsidRDefault="006A2F41" w:rsidP="0026766E"/>
        </w:tc>
        <w:tc>
          <w:tcPr>
            <w:tcW w:w="1920" w:type="dxa"/>
            <w:vMerge/>
            <w:shd w:val="pct25" w:color="auto" w:fill="auto"/>
          </w:tcPr>
          <w:p w14:paraId="3A317B49" w14:textId="77777777" w:rsidR="006A2F41" w:rsidRPr="00D82A73" w:rsidRDefault="006A2F41" w:rsidP="0026766E"/>
        </w:tc>
        <w:tc>
          <w:tcPr>
            <w:tcW w:w="1200" w:type="dxa"/>
            <w:tcBorders>
              <w:bottom w:val="single" w:sz="4" w:space="0" w:color="auto"/>
            </w:tcBorders>
            <w:shd w:val="pct25" w:color="auto" w:fill="auto"/>
          </w:tcPr>
          <w:p w14:paraId="17537491"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77AB985E"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0D01491C" w14:textId="77777777" w:rsidR="006A2F41" w:rsidRPr="00D82A73" w:rsidRDefault="006A2F41" w:rsidP="0026766E">
            <w:pPr>
              <w:rPr>
                <w:rFonts w:eastAsia="Arial Unicode MS"/>
              </w:rPr>
            </w:pPr>
          </w:p>
        </w:tc>
      </w:tr>
      <w:tr w:rsidR="006A2F41" w:rsidRPr="00D82A73" w14:paraId="0D86E77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4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46" w:author="Jarno Nieminen" w:date="2014-06-11T12:40:00Z">
            <w:trPr>
              <w:gridAfter w:val="0"/>
              <w:trHeight w:val="217"/>
            </w:trPr>
          </w:trPrChange>
        </w:trPr>
        <w:tc>
          <w:tcPr>
            <w:tcW w:w="2545" w:type="dxa"/>
            <w:gridSpan w:val="2"/>
            <w:tcPrChange w:id="4047" w:author="Jarno Nieminen" w:date="2014-06-11T12:40:00Z">
              <w:tcPr>
                <w:tcW w:w="2545" w:type="dxa"/>
                <w:gridSpan w:val="3"/>
              </w:tcPr>
            </w:tcPrChange>
          </w:tcPr>
          <w:p w14:paraId="129B6F11" w14:textId="77777777" w:rsidR="006A2F41" w:rsidRPr="00D82A73" w:rsidRDefault="006A2F41" w:rsidP="0026766E">
            <w:pPr>
              <w:rPr>
                <w:rFonts w:eastAsia="Arial Unicode MS"/>
              </w:rPr>
            </w:pPr>
            <w:r w:rsidRPr="00D82A73">
              <w:rPr>
                <w:rFonts w:eastAsia="Arial Unicode MS"/>
              </w:rPr>
              <w:t>(resultCode)</w:t>
            </w:r>
          </w:p>
        </w:tc>
        <w:tc>
          <w:tcPr>
            <w:tcW w:w="3410" w:type="dxa"/>
            <w:tcPrChange w:id="4048" w:author="Jarno Nieminen" w:date="2014-06-11T12:40:00Z">
              <w:tcPr>
                <w:tcW w:w="3410" w:type="dxa"/>
                <w:gridSpan w:val="2"/>
              </w:tcPr>
            </w:tcPrChange>
          </w:tcPr>
          <w:p w14:paraId="70008F0D" w14:textId="77777777" w:rsidR="006A2F41" w:rsidRPr="00D82A73" w:rsidRDefault="006A2F41" w:rsidP="0026766E">
            <w:pPr>
              <w:rPr>
                <w:rFonts w:eastAsia="Arial Unicode MS"/>
              </w:rPr>
            </w:pPr>
            <w:r w:rsidRPr="00D82A73">
              <w:rPr>
                <w:rFonts w:eastAsia="Arial Unicode MS"/>
              </w:rPr>
              <w:t>Signalerar om frågan är ifylld på ett felaktigt sätt. Felkod</w:t>
            </w:r>
          </w:p>
        </w:tc>
        <w:tc>
          <w:tcPr>
            <w:tcW w:w="1140" w:type="dxa"/>
            <w:tcPrChange w:id="4049" w:author="Jarno Nieminen" w:date="2014-06-11T12:40:00Z">
              <w:tcPr>
                <w:tcW w:w="1140" w:type="dxa"/>
                <w:gridSpan w:val="2"/>
              </w:tcPr>
            </w:tcPrChange>
          </w:tcPr>
          <w:p w14:paraId="607CE88C" w14:textId="77777777" w:rsidR="006A2F41" w:rsidRPr="00D82A73" w:rsidRDefault="006A2F41" w:rsidP="0026766E">
            <w:pPr>
              <w:rPr>
                <w:rFonts w:eastAsia="Arial Unicode MS"/>
              </w:rPr>
            </w:pPr>
            <w:r w:rsidRPr="00D82A73">
              <w:rPr>
                <w:rFonts w:eastAsia="Arial Unicode MS"/>
              </w:rPr>
              <w:t>KTOV</w:t>
            </w:r>
          </w:p>
        </w:tc>
        <w:tc>
          <w:tcPr>
            <w:tcW w:w="720" w:type="dxa"/>
            <w:tcPrChange w:id="4050" w:author="Jarno Nieminen" w:date="2014-06-11T12:40:00Z">
              <w:tcPr>
                <w:tcW w:w="720" w:type="dxa"/>
                <w:gridSpan w:val="2"/>
              </w:tcPr>
            </w:tcPrChange>
          </w:tcPr>
          <w:p w14:paraId="32F22265" w14:textId="77777777" w:rsidR="006A2F41" w:rsidRPr="00D82A73" w:rsidRDefault="006A2F41" w:rsidP="0026766E">
            <w:pPr>
              <w:rPr>
                <w:rFonts w:eastAsia="Arial Unicode MS"/>
              </w:rPr>
            </w:pPr>
            <w:r w:rsidRPr="00D82A73">
              <w:rPr>
                <w:rFonts w:eastAsia="Arial Unicode MS"/>
              </w:rPr>
              <w:t>0..1</w:t>
            </w:r>
          </w:p>
        </w:tc>
        <w:tc>
          <w:tcPr>
            <w:tcW w:w="1800" w:type="dxa"/>
            <w:tcPrChange w:id="4051" w:author="Jarno Nieminen" w:date="2014-06-11T12:40:00Z">
              <w:tcPr>
                <w:tcW w:w="1800" w:type="dxa"/>
                <w:gridSpan w:val="2"/>
              </w:tcPr>
            </w:tcPrChange>
          </w:tcPr>
          <w:p w14:paraId="0E1E46E0" w14:textId="77777777" w:rsidR="006A2F41" w:rsidRPr="00D82A73" w:rsidRDefault="006A2F41" w:rsidP="0026766E">
            <w:pPr>
              <w:rPr>
                <w:rFonts w:eastAsia="Arial Unicode MS"/>
              </w:rPr>
            </w:pPr>
            <w:r w:rsidRPr="00D82A73">
              <w:rPr>
                <w:rFonts w:eastAsia="Arial Unicode MS"/>
              </w:rPr>
              <w:t>KV Statuskod</w:t>
            </w:r>
          </w:p>
          <w:p w14:paraId="3A91AC1C" w14:textId="77777777" w:rsidR="006A2F41" w:rsidRPr="00D82A73" w:rsidRDefault="006A2F41" w:rsidP="0026766E">
            <w:pPr>
              <w:rPr>
                <w:rFonts w:eastAsia="Arial Unicode MS"/>
              </w:rPr>
            </w:pPr>
          </w:p>
        </w:tc>
        <w:tc>
          <w:tcPr>
            <w:tcW w:w="1920" w:type="dxa"/>
            <w:tcPrChange w:id="4052" w:author="Jarno Nieminen" w:date="2014-06-11T12:40:00Z">
              <w:tcPr>
                <w:tcW w:w="1920" w:type="dxa"/>
                <w:gridSpan w:val="2"/>
              </w:tcPr>
            </w:tcPrChange>
          </w:tcPr>
          <w:p w14:paraId="01847283" w14:textId="77777777" w:rsidR="006A2F41" w:rsidRPr="00D82A73" w:rsidRDefault="006A2F41" w:rsidP="0026766E">
            <w:pPr>
              <w:rPr>
                <w:rFonts w:ascii="Arial" w:eastAsia="Arial Unicode MS" w:hAnsi="Arial"/>
              </w:rPr>
            </w:pPr>
          </w:p>
        </w:tc>
        <w:tc>
          <w:tcPr>
            <w:tcW w:w="1200" w:type="dxa"/>
            <w:shd w:val="clear" w:color="auto" w:fill="auto"/>
            <w:tcPrChange w:id="4053" w:author="Jarno Nieminen" w:date="2014-06-11T12:40:00Z">
              <w:tcPr>
                <w:tcW w:w="1200" w:type="dxa"/>
                <w:gridSpan w:val="2"/>
                <w:shd w:val="clear" w:color="auto" w:fill="auto"/>
              </w:tcPr>
            </w:tcPrChange>
          </w:tcPr>
          <w:p w14:paraId="5129B1E1" w14:textId="77777777" w:rsidR="006A2F41" w:rsidRPr="00D82A73" w:rsidRDefault="006A2F41" w:rsidP="0026766E">
            <w:pPr>
              <w:rPr>
                <w:rFonts w:ascii="Arial" w:eastAsia="Arial Unicode MS" w:hAnsi="Arial"/>
              </w:rPr>
            </w:pPr>
          </w:p>
        </w:tc>
        <w:tc>
          <w:tcPr>
            <w:tcW w:w="1080" w:type="dxa"/>
            <w:shd w:val="clear" w:color="auto" w:fill="auto"/>
            <w:tcPrChange w:id="4054" w:author="Jarno Nieminen" w:date="2014-06-11T12:40:00Z">
              <w:tcPr>
                <w:tcW w:w="1080" w:type="dxa"/>
                <w:gridSpan w:val="2"/>
                <w:shd w:val="clear" w:color="auto" w:fill="auto"/>
              </w:tcPr>
            </w:tcPrChange>
          </w:tcPr>
          <w:p w14:paraId="4799D79C" w14:textId="77777777" w:rsidR="006A2F41" w:rsidRPr="00D82A73" w:rsidRDefault="006A2F41" w:rsidP="0026766E">
            <w:pPr>
              <w:rPr>
                <w:rFonts w:ascii="Arial" w:eastAsia="Arial Unicode MS" w:hAnsi="Arial"/>
              </w:rPr>
            </w:pPr>
          </w:p>
        </w:tc>
        <w:tc>
          <w:tcPr>
            <w:tcW w:w="1160" w:type="dxa"/>
            <w:shd w:val="clear" w:color="auto" w:fill="auto"/>
            <w:tcPrChange w:id="4055" w:author="Jarno Nieminen" w:date="2014-06-11T12:40:00Z">
              <w:tcPr>
                <w:tcW w:w="1160" w:type="dxa"/>
                <w:gridSpan w:val="2"/>
                <w:shd w:val="clear" w:color="auto" w:fill="auto"/>
              </w:tcPr>
            </w:tcPrChange>
          </w:tcPr>
          <w:p w14:paraId="73F15CED" w14:textId="77777777" w:rsidR="006A2F41" w:rsidRPr="00D82A73" w:rsidRDefault="006A2F41" w:rsidP="0026766E">
            <w:pPr>
              <w:rPr>
                <w:rFonts w:ascii="Arial" w:eastAsia="Arial Unicode MS" w:hAnsi="Arial"/>
              </w:rPr>
            </w:pPr>
          </w:p>
        </w:tc>
      </w:tr>
      <w:tr w:rsidR="006A2F41" w:rsidRPr="00D82A73" w14:paraId="01F5A6D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5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57" w:author="Jarno Nieminen" w:date="2014-06-11T12:40:00Z">
            <w:trPr>
              <w:gridAfter w:val="0"/>
              <w:trHeight w:val="217"/>
            </w:trPr>
          </w:trPrChange>
        </w:trPr>
        <w:tc>
          <w:tcPr>
            <w:tcW w:w="2545" w:type="dxa"/>
            <w:gridSpan w:val="2"/>
            <w:tcPrChange w:id="4058" w:author="Jarno Nieminen" w:date="2014-06-11T12:40:00Z">
              <w:tcPr>
                <w:tcW w:w="2545" w:type="dxa"/>
                <w:gridSpan w:val="3"/>
              </w:tcPr>
            </w:tcPrChange>
          </w:tcPr>
          <w:p w14:paraId="0B6A5AFC" w14:textId="77777777" w:rsidR="006A2F41" w:rsidRPr="00D82A73" w:rsidRDefault="006A2F41" w:rsidP="0026766E">
            <w:pPr>
              <w:rPr>
                <w:rFonts w:eastAsia="Arial Unicode MS"/>
              </w:rPr>
            </w:pPr>
            <w:r w:rsidRPr="00D82A73">
              <w:rPr>
                <w:rFonts w:eastAsia="Arial Unicode MS"/>
              </w:rPr>
              <w:t>(resultCodeText)</w:t>
            </w:r>
          </w:p>
        </w:tc>
        <w:tc>
          <w:tcPr>
            <w:tcW w:w="3410" w:type="dxa"/>
            <w:tcPrChange w:id="4059" w:author="Jarno Nieminen" w:date="2014-06-11T12:40:00Z">
              <w:tcPr>
                <w:tcW w:w="3410" w:type="dxa"/>
                <w:gridSpan w:val="2"/>
              </w:tcPr>
            </w:tcPrChange>
          </w:tcPr>
          <w:p w14:paraId="0A31231B" w14:textId="77777777" w:rsidR="006A2F41" w:rsidRPr="00D82A73" w:rsidRDefault="006A2F41" w:rsidP="0026766E">
            <w:pPr>
              <w:rPr>
                <w:rFonts w:eastAsia="Arial Unicode MS"/>
              </w:rPr>
            </w:pPr>
            <w:r w:rsidRPr="00D82A73">
              <w:rPr>
                <w:rFonts w:eastAsia="Arial Unicode MS"/>
              </w:rPr>
              <w:t>Felmeddelande, förklarande text. Vid INFO eller ERROR.</w:t>
            </w:r>
          </w:p>
          <w:p w14:paraId="1A1C8712" w14:textId="77777777" w:rsidR="006A2F41" w:rsidRPr="00D82A73" w:rsidRDefault="006A2F41" w:rsidP="0026766E">
            <w:pPr>
              <w:rPr>
                <w:rFonts w:eastAsia="Arial Unicode MS"/>
              </w:rPr>
            </w:pPr>
            <w:r w:rsidRPr="00D82A73">
              <w:rPr>
                <w:rFonts w:eastAsia="Arial Unicode MS"/>
              </w:rPr>
              <w:t>T.ex. INFO – Medtag legitimation.</w:t>
            </w:r>
          </w:p>
        </w:tc>
        <w:tc>
          <w:tcPr>
            <w:tcW w:w="1140" w:type="dxa"/>
            <w:tcPrChange w:id="4060" w:author="Jarno Nieminen" w:date="2014-06-11T12:40:00Z">
              <w:tcPr>
                <w:tcW w:w="1140" w:type="dxa"/>
                <w:gridSpan w:val="2"/>
              </w:tcPr>
            </w:tcPrChange>
          </w:tcPr>
          <w:p w14:paraId="53768339" w14:textId="77777777" w:rsidR="006A2F41" w:rsidRPr="00D82A73" w:rsidRDefault="006A2F41" w:rsidP="0026766E">
            <w:pPr>
              <w:rPr>
                <w:rFonts w:eastAsia="Arial Unicode MS"/>
              </w:rPr>
            </w:pPr>
            <w:r w:rsidRPr="00D82A73">
              <w:rPr>
                <w:rFonts w:eastAsia="Arial Unicode MS"/>
              </w:rPr>
              <w:t>TXT</w:t>
            </w:r>
          </w:p>
        </w:tc>
        <w:tc>
          <w:tcPr>
            <w:tcW w:w="720" w:type="dxa"/>
            <w:tcPrChange w:id="4061" w:author="Jarno Nieminen" w:date="2014-06-11T12:40:00Z">
              <w:tcPr>
                <w:tcW w:w="720" w:type="dxa"/>
                <w:gridSpan w:val="2"/>
              </w:tcPr>
            </w:tcPrChange>
          </w:tcPr>
          <w:p w14:paraId="0494F8B4" w14:textId="77777777" w:rsidR="006A2F41" w:rsidRPr="00D82A73" w:rsidRDefault="006A2F41" w:rsidP="0026766E">
            <w:pPr>
              <w:rPr>
                <w:rFonts w:eastAsia="Arial Unicode MS"/>
              </w:rPr>
            </w:pPr>
            <w:r w:rsidRPr="00D82A73">
              <w:rPr>
                <w:rFonts w:eastAsia="Arial Unicode MS"/>
              </w:rPr>
              <w:t>0..1</w:t>
            </w:r>
          </w:p>
        </w:tc>
        <w:tc>
          <w:tcPr>
            <w:tcW w:w="1800" w:type="dxa"/>
            <w:tcPrChange w:id="4062" w:author="Jarno Nieminen" w:date="2014-06-11T12:40:00Z">
              <w:tcPr>
                <w:tcW w:w="1800" w:type="dxa"/>
                <w:gridSpan w:val="2"/>
              </w:tcPr>
            </w:tcPrChange>
          </w:tcPr>
          <w:p w14:paraId="6215C072" w14:textId="77777777" w:rsidR="006A2F41" w:rsidRPr="00D82A73" w:rsidRDefault="006A2F41" w:rsidP="0026766E">
            <w:pPr>
              <w:rPr>
                <w:rFonts w:eastAsia="Arial Unicode MS"/>
              </w:rPr>
            </w:pPr>
          </w:p>
        </w:tc>
        <w:tc>
          <w:tcPr>
            <w:tcW w:w="1920" w:type="dxa"/>
            <w:tcPrChange w:id="4063" w:author="Jarno Nieminen" w:date="2014-06-11T12:40:00Z">
              <w:tcPr>
                <w:tcW w:w="1920" w:type="dxa"/>
                <w:gridSpan w:val="2"/>
              </w:tcPr>
            </w:tcPrChange>
          </w:tcPr>
          <w:p w14:paraId="7784B1F3" w14:textId="77777777" w:rsidR="006A2F41" w:rsidRPr="00D82A73" w:rsidRDefault="006A2F41" w:rsidP="0026766E">
            <w:pPr>
              <w:rPr>
                <w:rFonts w:ascii="Arial" w:eastAsia="Arial Unicode MS" w:hAnsi="Arial"/>
              </w:rPr>
            </w:pPr>
          </w:p>
        </w:tc>
        <w:tc>
          <w:tcPr>
            <w:tcW w:w="1200" w:type="dxa"/>
            <w:shd w:val="clear" w:color="auto" w:fill="auto"/>
            <w:tcPrChange w:id="4064" w:author="Jarno Nieminen" w:date="2014-06-11T12:40:00Z">
              <w:tcPr>
                <w:tcW w:w="1200" w:type="dxa"/>
                <w:gridSpan w:val="2"/>
                <w:shd w:val="clear" w:color="auto" w:fill="auto"/>
              </w:tcPr>
            </w:tcPrChange>
          </w:tcPr>
          <w:p w14:paraId="38AB9DA1" w14:textId="77777777" w:rsidR="006A2F41" w:rsidRPr="00D82A73" w:rsidRDefault="006A2F41" w:rsidP="0026766E">
            <w:pPr>
              <w:rPr>
                <w:rFonts w:ascii="Arial" w:eastAsia="Arial Unicode MS" w:hAnsi="Arial"/>
              </w:rPr>
            </w:pPr>
          </w:p>
        </w:tc>
        <w:tc>
          <w:tcPr>
            <w:tcW w:w="1080" w:type="dxa"/>
            <w:shd w:val="clear" w:color="auto" w:fill="auto"/>
            <w:tcPrChange w:id="4065" w:author="Jarno Nieminen" w:date="2014-06-11T12:40:00Z">
              <w:tcPr>
                <w:tcW w:w="1080" w:type="dxa"/>
                <w:gridSpan w:val="2"/>
                <w:shd w:val="clear" w:color="auto" w:fill="auto"/>
              </w:tcPr>
            </w:tcPrChange>
          </w:tcPr>
          <w:p w14:paraId="2ACB0820" w14:textId="77777777" w:rsidR="006A2F41" w:rsidRPr="00D82A73" w:rsidRDefault="006A2F41" w:rsidP="0026766E">
            <w:pPr>
              <w:rPr>
                <w:rFonts w:ascii="Arial" w:eastAsia="Arial Unicode MS" w:hAnsi="Arial"/>
              </w:rPr>
            </w:pPr>
          </w:p>
        </w:tc>
        <w:tc>
          <w:tcPr>
            <w:tcW w:w="1160" w:type="dxa"/>
            <w:shd w:val="clear" w:color="auto" w:fill="auto"/>
            <w:tcPrChange w:id="4066" w:author="Jarno Nieminen" w:date="2014-06-11T12:40:00Z">
              <w:tcPr>
                <w:tcW w:w="1160" w:type="dxa"/>
                <w:gridSpan w:val="2"/>
                <w:shd w:val="clear" w:color="auto" w:fill="auto"/>
              </w:tcPr>
            </w:tcPrChange>
          </w:tcPr>
          <w:p w14:paraId="4A0376E9" w14:textId="77777777" w:rsidR="006A2F41" w:rsidRPr="00D82A73" w:rsidRDefault="006A2F41" w:rsidP="0026766E">
            <w:pPr>
              <w:rPr>
                <w:rFonts w:ascii="Arial" w:eastAsia="Arial Unicode MS" w:hAnsi="Arial"/>
              </w:rPr>
            </w:pPr>
          </w:p>
        </w:tc>
      </w:tr>
      <w:tr w:rsidR="006A2F41" w:rsidRPr="00D82A73" w14:paraId="42688AC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6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68" w:author="Jarno Nieminen" w:date="2014-06-11T12:40:00Z">
            <w:trPr>
              <w:gridBefore w:val="1"/>
              <w:gridAfter w:val="0"/>
              <w:wBefore w:w="15" w:type="dxa"/>
              <w:trHeight w:val="217"/>
            </w:trPr>
          </w:trPrChange>
        </w:trPr>
        <w:tc>
          <w:tcPr>
            <w:tcW w:w="7080" w:type="dxa"/>
            <w:gridSpan w:val="3"/>
            <w:shd w:val="pct25" w:color="auto" w:fill="auto"/>
            <w:tcPrChange w:id="4069" w:author="Jarno Nieminen" w:date="2014-06-11T12:40:00Z">
              <w:tcPr>
                <w:tcW w:w="7080" w:type="dxa"/>
                <w:gridSpan w:val="6"/>
                <w:shd w:val="pct25" w:color="auto" w:fill="auto"/>
              </w:tcPr>
            </w:tcPrChange>
          </w:tcPr>
          <w:p w14:paraId="480DF938" w14:textId="77777777" w:rsidR="006A2F41" w:rsidRPr="00D82A73" w:rsidRDefault="006A2F41" w:rsidP="0026766E">
            <w:r w:rsidRPr="00D82A73">
              <w:t>Associationer</w:t>
            </w:r>
          </w:p>
        </w:tc>
        <w:tc>
          <w:tcPr>
            <w:tcW w:w="7880" w:type="dxa"/>
            <w:gridSpan w:val="6"/>
            <w:shd w:val="pct25" w:color="auto" w:fill="auto"/>
            <w:tcPrChange w:id="4070" w:author="Jarno Nieminen" w:date="2014-06-11T12:40:00Z">
              <w:tcPr>
                <w:tcW w:w="7880" w:type="dxa"/>
                <w:gridSpan w:val="12"/>
                <w:shd w:val="pct25" w:color="auto" w:fill="auto"/>
              </w:tcPr>
            </w:tcPrChange>
          </w:tcPr>
          <w:p w14:paraId="5B1EA9E5" w14:textId="77777777" w:rsidR="006A2F41" w:rsidRPr="00D82A73" w:rsidRDefault="006A2F41" w:rsidP="0026766E">
            <w:pPr>
              <w:rPr>
                <w:rFonts w:eastAsia="Arial Unicode MS"/>
              </w:rPr>
            </w:pPr>
            <w:r w:rsidRPr="00D82A73">
              <w:t>Beslutsregel</w:t>
            </w:r>
          </w:p>
        </w:tc>
      </w:tr>
      <w:tr w:rsidR="006A2F41" w:rsidRPr="00D82A73" w14:paraId="02785D9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72" w:author="Jarno Nieminen" w:date="2014-06-11T12:40:00Z">
            <w:trPr>
              <w:gridBefore w:val="1"/>
              <w:gridAfter w:val="0"/>
              <w:wBefore w:w="15" w:type="dxa"/>
              <w:trHeight w:val="217"/>
            </w:trPr>
          </w:trPrChange>
        </w:trPr>
        <w:tc>
          <w:tcPr>
            <w:tcW w:w="7080" w:type="dxa"/>
            <w:gridSpan w:val="3"/>
            <w:tcPrChange w:id="4073" w:author="Jarno Nieminen" w:date="2014-06-11T12:40:00Z">
              <w:tcPr>
                <w:tcW w:w="7080" w:type="dxa"/>
                <w:gridSpan w:val="6"/>
              </w:tcPr>
            </w:tcPrChange>
          </w:tcPr>
          <w:p w14:paraId="3FA11DA2" w14:textId="77777777" w:rsidR="006A2F41" w:rsidRPr="00D82A73" w:rsidRDefault="006A2F41" w:rsidP="0026766E">
            <w:pPr>
              <w:rPr>
                <w:rFonts w:ascii="Arial" w:eastAsia="Arial Unicode MS" w:hAnsi="Arial"/>
                <w:color w:val="000000"/>
              </w:rPr>
            </w:pPr>
          </w:p>
        </w:tc>
        <w:tc>
          <w:tcPr>
            <w:tcW w:w="7880" w:type="dxa"/>
            <w:gridSpan w:val="6"/>
            <w:tcPrChange w:id="4074" w:author="Jarno Nieminen" w:date="2014-06-11T12:40:00Z">
              <w:tcPr>
                <w:tcW w:w="7880" w:type="dxa"/>
                <w:gridSpan w:val="12"/>
              </w:tcPr>
            </w:tcPrChange>
          </w:tcPr>
          <w:p w14:paraId="22FA96D0" w14:textId="77777777" w:rsidR="006A2F41" w:rsidRPr="00D82A73" w:rsidRDefault="006A2F41" w:rsidP="0026766E">
            <w:pPr>
              <w:rPr>
                <w:rFonts w:ascii="Arial" w:eastAsia="Arial Unicode MS" w:hAnsi="Arial"/>
                <w:color w:val="000000"/>
              </w:rPr>
            </w:pPr>
          </w:p>
        </w:tc>
      </w:tr>
      <w:tr w:rsidR="006A2F41" w:rsidRPr="00D82A73" w14:paraId="298B253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75"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76" w:author="Jarno Nieminen" w:date="2014-06-11T12:40:00Z">
            <w:trPr>
              <w:gridBefore w:val="1"/>
              <w:gridAfter w:val="0"/>
              <w:wBefore w:w="15" w:type="dxa"/>
              <w:trHeight w:val="217"/>
            </w:trPr>
          </w:trPrChange>
        </w:trPr>
        <w:tc>
          <w:tcPr>
            <w:tcW w:w="7080" w:type="dxa"/>
            <w:gridSpan w:val="3"/>
            <w:tcPrChange w:id="4077" w:author="Jarno Nieminen" w:date="2014-06-11T12:40:00Z">
              <w:tcPr>
                <w:tcW w:w="7080" w:type="dxa"/>
                <w:gridSpan w:val="6"/>
              </w:tcPr>
            </w:tcPrChange>
          </w:tcPr>
          <w:p w14:paraId="5EAA3966" w14:textId="77777777" w:rsidR="006A2F41" w:rsidRPr="00D82A73" w:rsidRDefault="006A2F41" w:rsidP="0026766E">
            <w:pPr>
              <w:rPr>
                <w:rFonts w:ascii="Arial" w:eastAsia="Arial Unicode MS" w:hAnsi="Arial"/>
                <w:color w:val="000000"/>
              </w:rPr>
            </w:pPr>
          </w:p>
        </w:tc>
        <w:tc>
          <w:tcPr>
            <w:tcW w:w="7880" w:type="dxa"/>
            <w:gridSpan w:val="6"/>
            <w:tcPrChange w:id="4078" w:author="Jarno Nieminen" w:date="2014-06-11T12:40:00Z">
              <w:tcPr>
                <w:tcW w:w="7880" w:type="dxa"/>
                <w:gridSpan w:val="12"/>
              </w:tcPr>
            </w:tcPrChange>
          </w:tcPr>
          <w:p w14:paraId="4368E0F6" w14:textId="77777777" w:rsidR="006A2F41" w:rsidRPr="00D82A73" w:rsidRDefault="006A2F41" w:rsidP="0026766E">
            <w:pPr>
              <w:rPr>
                <w:rFonts w:ascii="Arial" w:eastAsia="Arial Unicode MS" w:hAnsi="Arial"/>
                <w:color w:val="000000"/>
              </w:rPr>
            </w:pPr>
          </w:p>
        </w:tc>
      </w:tr>
    </w:tbl>
    <w:p w14:paraId="5A1FA5BE" w14:textId="77777777" w:rsidR="006A2F41" w:rsidRPr="00D82A73" w:rsidRDefault="006A2F41" w:rsidP="006A2F41"/>
    <w:p w14:paraId="0B26400B" w14:textId="77777777" w:rsidR="006A2F41" w:rsidRPr="00D82A73" w:rsidRDefault="006A2F41" w:rsidP="006A2F41"/>
    <w:p w14:paraId="5573AD8D" w14:textId="77777777" w:rsidR="006A2F41" w:rsidRPr="00D82A73" w:rsidRDefault="006A2F41" w:rsidP="006A2F41"/>
    <w:p w14:paraId="51D5E5F8" w14:textId="77777777" w:rsidR="006A2F41" w:rsidRPr="00D82A73" w:rsidRDefault="006A2F41" w:rsidP="006A2F41">
      <w:pPr>
        <w:spacing w:line="240" w:lineRule="auto"/>
        <w:rPr>
          <w:rFonts w:eastAsia="Times New Roman"/>
          <w:bCs/>
          <w:i/>
          <w:sz w:val="24"/>
        </w:rPr>
      </w:pPr>
      <w:bookmarkStart w:id="4079" w:name="_Toc220986039"/>
      <w:r w:rsidRPr="00D82A73">
        <w:rPr>
          <w:i/>
        </w:rPr>
        <w:br w:type="page"/>
      </w:r>
    </w:p>
    <w:p w14:paraId="15E43C94" w14:textId="77777777" w:rsidR="006A2F41" w:rsidRPr="00D82A73" w:rsidRDefault="006A2F41" w:rsidP="006A2F41">
      <w:pPr>
        <w:pStyle w:val="Heading3"/>
      </w:pPr>
      <w:bookmarkStart w:id="4080" w:name="_Toc386458096"/>
      <w:bookmarkStart w:id="4081" w:name="_Toc390253657"/>
      <w:r w:rsidRPr="00D82A73">
        <w:lastRenderedPageBreak/>
        <w:t>Klass Frågerelation (QuestionSuperior)</w:t>
      </w:r>
      <w:bookmarkEnd w:id="4079"/>
      <w:bookmarkEnd w:id="4080"/>
      <w:bookmarkEnd w:id="4081"/>
    </w:p>
    <w:p w14:paraId="6FF4B94D" w14:textId="77777777" w:rsidR="006A2F41" w:rsidRPr="00D82A73" w:rsidRDefault="006A2F41" w:rsidP="006A2F41">
      <w:pPr>
        <w:rPr>
          <w:i/>
        </w:rPr>
      </w:pPr>
      <w:r w:rsidRPr="00D82A73">
        <w:t xml:space="preserve">Objekt innehåller information om beroende till överordnade frågor eller svarsalternativ finns. </w:t>
      </w:r>
      <w:r w:rsidRPr="00D82A73">
        <w:rPr>
          <w:i/>
        </w:rPr>
        <w:t xml:space="preserve"> </w:t>
      </w:r>
    </w:p>
    <w:p w14:paraId="1A75C060"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082">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2C89D8C9" w14:textId="77777777" w:rsidTr="0026766E">
        <w:trPr>
          <w:cantSplit/>
          <w:trHeight w:val="376"/>
        </w:trPr>
        <w:tc>
          <w:tcPr>
            <w:tcW w:w="2545" w:type="dxa"/>
            <w:gridSpan w:val="2"/>
            <w:vMerge w:val="restart"/>
            <w:shd w:val="pct25" w:color="auto" w:fill="auto"/>
          </w:tcPr>
          <w:p w14:paraId="3261F1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2685E53" w14:textId="77777777" w:rsidR="006A2F41" w:rsidRPr="00D82A73" w:rsidRDefault="006A2F41" w:rsidP="0026766E">
            <w:r w:rsidRPr="00D82A73">
              <w:t>Beskrivning</w:t>
            </w:r>
          </w:p>
        </w:tc>
        <w:tc>
          <w:tcPr>
            <w:tcW w:w="1140" w:type="dxa"/>
            <w:vMerge w:val="restart"/>
            <w:shd w:val="pct25" w:color="auto" w:fill="auto"/>
          </w:tcPr>
          <w:p w14:paraId="28F78C9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BDA439E" w14:textId="77777777" w:rsidR="006A2F41" w:rsidRPr="00D82A73" w:rsidRDefault="006A2F41" w:rsidP="0026766E">
            <w:r w:rsidRPr="00D82A73">
              <w:t>Mult</w:t>
            </w:r>
          </w:p>
        </w:tc>
        <w:tc>
          <w:tcPr>
            <w:tcW w:w="1800" w:type="dxa"/>
            <w:vMerge w:val="restart"/>
            <w:shd w:val="pct25" w:color="auto" w:fill="auto"/>
          </w:tcPr>
          <w:p w14:paraId="3F60E368" w14:textId="1EEF4D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4083" w:author="Jarno Nieminen" w:date="2014-06-11T12:40:00Z">
              <w:r w:rsidR="0047354F" w:rsidRPr="00D82A73">
                <w:t>.</w:t>
              </w:r>
            </w:ins>
            <w:r w:rsidRPr="00D82A73">
              <w:t xml:space="preserve"> begränsningar</w:t>
            </w:r>
          </w:p>
        </w:tc>
        <w:tc>
          <w:tcPr>
            <w:tcW w:w="1920" w:type="dxa"/>
            <w:vMerge w:val="restart"/>
            <w:shd w:val="pct25" w:color="auto" w:fill="auto"/>
          </w:tcPr>
          <w:p w14:paraId="0300F2E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6739E39" w14:textId="14D67845" w:rsidR="006A2F41" w:rsidRPr="00D82A73" w:rsidRDefault="0047354F" w:rsidP="0026766E">
            <w:pPr>
              <w:rPr>
                <w:rFonts w:eastAsia="Arial Unicode MS"/>
              </w:rPr>
            </w:pPr>
            <w:r>
              <w:rPr>
                <w:rFonts w:eastAsia="Arial Unicode MS"/>
              </w:rPr>
              <w:t xml:space="preserve">Fylls i </w:t>
            </w:r>
            <w:del w:id="4084"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4A82F144" w14:textId="77777777" w:rsidTr="0026766E">
        <w:trPr>
          <w:cantSplit/>
          <w:trHeight w:val="375"/>
        </w:trPr>
        <w:tc>
          <w:tcPr>
            <w:tcW w:w="2545" w:type="dxa"/>
            <w:gridSpan w:val="2"/>
            <w:vMerge/>
            <w:shd w:val="pct25" w:color="auto" w:fill="auto"/>
          </w:tcPr>
          <w:p w14:paraId="3F4E6CF6" w14:textId="77777777" w:rsidR="006A2F41" w:rsidRPr="00D82A73" w:rsidRDefault="006A2F41" w:rsidP="0026766E"/>
        </w:tc>
        <w:tc>
          <w:tcPr>
            <w:tcW w:w="3410" w:type="dxa"/>
            <w:vMerge/>
            <w:shd w:val="pct25" w:color="auto" w:fill="auto"/>
          </w:tcPr>
          <w:p w14:paraId="3EB70052" w14:textId="77777777" w:rsidR="006A2F41" w:rsidRPr="00D82A73" w:rsidRDefault="006A2F41" w:rsidP="0026766E"/>
        </w:tc>
        <w:tc>
          <w:tcPr>
            <w:tcW w:w="1140" w:type="dxa"/>
            <w:vMerge/>
            <w:shd w:val="pct25" w:color="auto" w:fill="auto"/>
          </w:tcPr>
          <w:p w14:paraId="0D94134C" w14:textId="77777777" w:rsidR="006A2F41" w:rsidRPr="00D82A73" w:rsidRDefault="006A2F41" w:rsidP="0026766E"/>
        </w:tc>
        <w:tc>
          <w:tcPr>
            <w:tcW w:w="720" w:type="dxa"/>
            <w:vMerge/>
            <w:shd w:val="pct25" w:color="auto" w:fill="auto"/>
          </w:tcPr>
          <w:p w14:paraId="04B5055B" w14:textId="77777777" w:rsidR="006A2F41" w:rsidRPr="00D82A73" w:rsidRDefault="006A2F41" w:rsidP="0026766E"/>
        </w:tc>
        <w:tc>
          <w:tcPr>
            <w:tcW w:w="1800" w:type="dxa"/>
            <w:vMerge/>
            <w:shd w:val="pct25" w:color="auto" w:fill="auto"/>
          </w:tcPr>
          <w:p w14:paraId="2F9B371F" w14:textId="77777777" w:rsidR="006A2F41" w:rsidRPr="00D82A73" w:rsidRDefault="006A2F41" w:rsidP="0026766E"/>
        </w:tc>
        <w:tc>
          <w:tcPr>
            <w:tcW w:w="1920" w:type="dxa"/>
            <w:vMerge/>
            <w:shd w:val="pct25" w:color="auto" w:fill="auto"/>
          </w:tcPr>
          <w:p w14:paraId="709E698A" w14:textId="77777777" w:rsidR="006A2F41" w:rsidRPr="00D82A73" w:rsidRDefault="006A2F41" w:rsidP="0026766E"/>
        </w:tc>
        <w:tc>
          <w:tcPr>
            <w:tcW w:w="1200" w:type="dxa"/>
            <w:tcBorders>
              <w:bottom w:val="single" w:sz="4" w:space="0" w:color="auto"/>
            </w:tcBorders>
            <w:shd w:val="pct25" w:color="auto" w:fill="auto"/>
          </w:tcPr>
          <w:p w14:paraId="0843C5B4"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2B043387"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5B39912A" w14:textId="77777777" w:rsidR="006A2F41" w:rsidRPr="00D82A73" w:rsidRDefault="006A2F41" w:rsidP="0026766E">
            <w:pPr>
              <w:rPr>
                <w:rFonts w:eastAsia="Arial Unicode MS"/>
              </w:rPr>
            </w:pPr>
          </w:p>
        </w:tc>
      </w:tr>
      <w:tr w:rsidR="006A2F41" w:rsidRPr="00D82A73" w14:paraId="16CFF73C" w14:textId="77777777" w:rsidTr="0026766E">
        <w:trPr>
          <w:trHeight w:val="217"/>
        </w:trPr>
        <w:tc>
          <w:tcPr>
            <w:tcW w:w="2545" w:type="dxa"/>
            <w:gridSpan w:val="2"/>
          </w:tcPr>
          <w:p w14:paraId="1C6EA4F5" w14:textId="77777777" w:rsidR="006A2F41" w:rsidRPr="00D82A73" w:rsidRDefault="006A2F41" w:rsidP="0026766E">
            <w:pPr>
              <w:rPr>
                <w:rFonts w:eastAsia="Arial Unicode MS"/>
              </w:rPr>
            </w:pPr>
            <w:r w:rsidRPr="00D82A73">
              <w:rPr>
                <w:rFonts w:eastAsia="Arial Unicode MS"/>
              </w:rPr>
              <w:t>(superiorAnswerAlternativeNumber)</w:t>
            </w:r>
          </w:p>
        </w:tc>
        <w:tc>
          <w:tcPr>
            <w:tcW w:w="3410" w:type="dxa"/>
          </w:tcPr>
          <w:p w14:paraId="5BBB0A04" w14:textId="77777777" w:rsidR="006A2F41" w:rsidRPr="00D82A73" w:rsidRDefault="006A2F41" w:rsidP="0026766E">
            <w:pPr>
              <w:rPr>
                <w:rFonts w:eastAsia="Arial Unicode MS"/>
              </w:rPr>
            </w:pPr>
            <w:r w:rsidRPr="00D82A73">
              <w:rPr>
                <w:rFonts w:eastAsia="Arial Unicode MS"/>
              </w:rPr>
              <w:t>Indikerar att frågan är beroende av att ett specifikt svarsalternativ är besvarat.</w:t>
            </w:r>
          </w:p>
          <w:p w14:paraId="317C3271" w14:textId="02D0BC3F" w:rsidR="006A2F41" w:rsidRPr="00D82A73" w:rsidRDefault="0047354F" w:rsidP="0026766E">
            <w:pPr>
              <w:rPr>
                <w:rFonts w:eastAsia="Arial Unicode MS"/>
              </w:rPr>
            </w:pPr>
            <w:r>
              <w:rPr>
                <w:rFonts w:eastAsia="Arial Unicode MS"/>
              </w:rPr>
              <w:t>T.</w:t>
            </w:r>
            <w:del w:id="4085" w:author="Jarno Nieminen" w:date="2014-06-11T12:40:00Z">
              <w:r w:rsidR="00F963D1" w:rsidRPr="00D82A73">
                <w:rPr>
                  <w:rFonts w:eastAsia="Arial Unicode MS"/>
                </w:rPr>
                <w:delText>e.x</w:delText>
              </w:r>
            </w:del>
            <w:ins w:id="4086" w:author="Jarno Nieminen" w:date="2014-06-11T12:40:00Z">
              <w:r>
                <w:rPr>
                  <w:rFonts w:eastAsia="Arial Unicode MS"/>
                </w:rPr>
                <w:t>ex.</w:t>
              </w:r>
            </w:ins>
            <w:r>
              <w:rPr>
                <w:rFonts w:eastAsia="Arial Unicode MS"/>
              </w:rPr>
              <w:t xml:space="preserve"> </w:t>
            </w:r>
            <w:r w:rsidR="006A2F41" w:rsidRPr="00D82A73">
              <w:rPr>
                <w:rFonts w:eastAsia="Arial Unicode MS"/>
              </w:rPr>
              <w:t>Frågan skall endast visa om invånaren har svarat ”Ja” på en fråga.</w:t>
            </w:r>
          </w:p>
        </w:tc>
        <w:tc>
          <w:tcPr>
            <w:tcW w:w="1140" w:type="dxa"/>
          </w:tcPr>
          <w:p w14:paraId="04A7DD9D" w14:textId="77777777" w:rsidR="006A2F41" w:rsidRPr="00D82A73" w:rsidRDefault="006A2F41" w:rsidP="0026766E">
            <w:pPr>
              <w:rPr>
                <w:rFonts w:eastAsia="Arial Unicode MS"/>
              </w:rPr>
            </w:pPr>
            <w:r w:rsidRPr="00D82A73">
              <w:rPr>
                <w:rFonts w:eastAsia="Arial Unicode MS"/>
              </w:rPr>
              <w:t>TXT</w:t>
            </w:r>
          </w:p>
        </w:tc>
        <w:tc>
          <w:tcPr>
            <w:tcW w:w="720" w:type="dxa"/>
          </w:tcPr>
          <w:p w14:paraId="36ED8B3B" w14:textId="77777777" w:rsidR="006A2F41" w:rsidRPr="00D82A73" w:rsidRDefault="006A2F41" w:rsidP="0026766E">
            <w:pPr>
              <w:rPr>
                <w:rFonts w:eastAsia="Arial Unicode MS"/>
              </w:rPr>
            </w:pPr>
            <w:r w:rsidRPr="00D82A73">
              <w:rPr>
                <w:rFonts w:eastAsia="Arial Unicode MS"/>
              </w:rPr>
              <w:t>0..1</w:t>
            </w:r>
          </w:p>
        </w:tc>
        <w:tc>
          <w:tcPr>
            <w:tcW w:w="1800" w:type="dxa"/>
          </w:tcPr>
          <w:p w14:paraId="52031CF1" w14:textId="77777777" w:rsidR="006A2F41" w:rsidRPr="00D82A73" w:rsidRDefault="006A2F41" w:rsidP="0026766E">
            <w:pPr>
              <w:rPr>
                <w:rFonts w:eastAsia="Arial Unicode MS"/>
              </w:rPr>
            </w:pPr>
          </w:p>
          <w:p w14:paraId="5C7A2077" w14:textId="77777777" w:rsidR="006A2F41" w:rsidRPr="00D82A73" w:rsidRDefault="006A2F41" w:rsidP="0026766E">
            <w:pPr>
              <w:rPr>
                <w:rFonts w:eastAsia="Arial Unicode MS"/>
              </w:rPr>
            </w:pPr>
          </w:p>
        </w:tc>
        <w:tc>
          <w:tcPr>
            <w:tcW w:w="1920" w:type="dxa"/>
          </w:tcPr>
          <w:p w14:paraId="543C6A0B" w14:textId="77777777" w:rsidR="006A2F41" w:rsidRPr="00D82A73" w:rsidRDefault="006A2F41" w:rsidP="0026766E">
            <w:pPr>
              <w:rPr>
                <w:rFonts w:ascii="Arial" w:eastAsia="Arial Unicode MS" w:hAnsi="Arial"/>
              </w:rPr>
            </w:pPr>
          </w:p>
        </w:tc>
        <w:tc>
          <w:tcPr>
            <w:tcW w:w="1200" w:type="dxa"/>
            <w:shd w:val="clear" w:color="auto" w:fill="auto"/>
          </w:tcPr>
          <w:p w14:paraId="2CBD08A8" w14:textId="77777777" w:rsidR="006A2F41" w:rsidRPr="00D82A73" w:rsidRDefault="006A2F41" w:rsidP="0026766E">
            <w:pPr>
              <w:rPr>
                <w:rFonts w:ascii="Arial" w:eastAsia="Arial Unicode MS" w:hAnsi="Arial"/>
              </w:rPr>
            </w:pPr>
          </w:p>
        </w:tc>
        <w:tc>
          <w:tcPr>
            <w:tcW w:w="1080" w:type="dxa"/>
            <w:shd w:val="clear" w:color="auto" w:fill="auto"/>
          </w:tcPr>
          <w:p w14:paraId="6B01D4A5" w14:textId="77777777" w:rsidR="006A2F41" w:rsidRPr="00D82A73" w:rsidRDefault="006A2F41" w:rsidP="0026766E">
            <w:pPr>
              <w:rPr>
                <w:rFonts w:ascii="Arial" w:eastAsia="Arial Unicode MS" w:hAnsi="Arial"/>
              </w:rPr>
            </w:pPr>
          </w:p>
        </w:tc>
        <w:tc>
          <w:tcPr>
            <w:tcW w:w="1160" w:type="dxa"/>
            <w:shd w:val="clear" w:color="auto" w:fill="auto"/>
          </w:tcPr>
          <w:p w14:paraId="40479FF3" w14:textId="77777777" w:rsidR="006A2F41" w:rsidRPr="00D82A73" w:rsidRDefault="006A2F41" w:rsidP="0026766E">
            <w:pPr>
              <w:rPr>
                <w:rFonts w:ascii="Arial" w:eastAsia="Arial Unicode MS" w:hAnsi="Arial"/>
              </w:rPr>
            </w:pPr>
          </w:p>
        </w:tc>
      </w:tr>
      <w:tr w:rsidR="006A2F41" w:rsidRPr="00D82A73" w14:paraId="6401FAD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8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88" w:author="Jarno Nieminen" w:date="2014-06-11T12:40:00Z">
            <w:trPr>
              <w:gridAfter w:val="0"/>
              <w:trHeight w:val="217"/>
            </w:trPr>
          </w:trPrChange>
        </w:trPr>
        <w:tc>
          <w:tcPr>
            <w:tcW w:w="2545" w:type="dxa"/>
            <w:gridSpan w:val="2"/>
            <w:tcPrChange w:id="4089" w:author="Jarno Nieminen" w:date="2014-06-11T12:40:00Z">
              <w:tcPr>
                <w:tcW w:w="2545" w:type="dxa"/>
                <w:gridSpan w:val="3"/>
              </w:tcPr>
            </w:tcPrChange>
          </w:tcPr>
          <w:p w14:paraId="434C76FD" w14:textId="77777777" w:rsidR="006A2F41" w:rsidRPr="00D82A73" w:rsidRDefault="006A2F41" w:rsidP="0026766E">
            <w:pPr>
              <w:rPr>
                <w:rFonts w:eastAsia="Arial Unicode MS"/>
              </w:rPr>
            </w:pPr>
            <w:r w:rsidRPr="00D82A73">
              <w:rPr>
                <w:rFonts w:eastAsia="Arial Unicode MS"/>
              </w:rPr>
              <w:t>(superiorQuestionNumber)</w:t>
            </w:r>
          </w:p>
        </w:tc>
        <w:tc>
          <w:tcPr>
            <w:tcW w:w="3410" w:type="dxa"/>
            <w:tcPrChange w:id="4090" w:author="Jarno Nieminen" w:date="2014-06-11T12:40:00Z">
              <w:tcPr>
                <w:tcW w:w="3410" w:type="dxa"/>
                <w:gridSpan w:val="2"/>
              </w:tcPr>
            </w:tcPrChange>
          </w:tcPr>
          <w:p w14:paraId="677D989B" w14:textId="77777777" w:rsidR="006A2F41" w:rsidRPr="00D82A73" w:rsidRDefault="006A2F41" w:rsidP="0026766E">
            <w:pPr>
              <w:rPr>
                <w:rFonts w:eastAsia="Arial Unicode MS"/>
              </w:rPr>
            </w:pPr>
            <w:r w:rsidRPr="00D82A73">
              <w:rPr>
                <w:rFonts w:eastAsia="Arial Unicode MS"/>
              </w:rPr>
              <w:t>Indikerar att frågan är beroende av att en  specifikt fråga är besvarad.</w:t>
            </w:r>
          </w:p>
        </w:tc>
        <w:tc>
          <w:tcPr>
            <w:tcW w:w="1140" w:type="dxa"/>
            <w:tcPrChange w:id="4091" w:author="Jarno Nieminen" w:date="2014-06-11T12:40:00Z">
              <w:tcPr>
                <w:tcW w:w="1140" w:type="dxa"/>
                <w:gridSpan w:val="2"/>
              </w:tcPr>
            </w:tcPrChange>
          </w:tcPr>
          <w:p w14:paraId="58546433" w14:textId="77777777" w:rsidR="006A2F41" w:rsidRPr="00D82A73" w:rsidRDefault="006A2F41" w:rsidP="0026766E">
            <w:pPr>
              <w:rPr>
                <w:rFonts w:eastAsia="Arial Unicode MS"/>
              </w:rPr>
            </w:pPr>
            <w:r w:rsidRPr="00D82A73">
              <w:rPr>
                <w:rFonts w:eastAsia="Arial Unicode MS"/>
              </w:rPr>
              <w:t>TXT</w:t>
            </w:r>
          </w:p>
        </w:tc>
        <w:tc>
          <w:tcPr>
            <w:tcW w:w="720" w:type="dxa"/>
            <w:tcPrChange w:id="4092" w:author="Jarno Nieminen" w:date="2014-06-11T12:40:00Z">
              <w:tcPr>
                <w:tcW w:w="720" w:type="dxa"/>
                <w:gridSpan w:val="2"/>
              </w:tcPr>
            </w:tcPrChange>
          </w:tcPr>
          <w:p w14:paraId="3894D5F7" w14:textId="77777777" w:rsidR="006A2F41" w:rsidRPr="00D82A73" w:rsidRDefault="006A2F41" w:rsidP="0026766E">
            <w:pPr>
              <w:rPr>
                <w:rFonts w:eastAsia="Arial Unicode MS"/>
              </w:rPr>
            </w:pPr>
            <w:r w:rsidRPr="00D82A73">
              <w:rPr>
                <w:rFonts w:eastAsia="Arial Unicode MS"/>
              </w:rPr>
              <w:t>0..1</w:t>
            </w:r>
          </w:p>
        </w:tc>
        <w:tc>
          <w:tcPr>
            <w:tcW w:w="1800" w:type="dxa"/>
            <w:tcPrChange w:id="4093" w:author="Jarno Nieminen" w:date="2014-06-11T12:40:00Z">
              <w:tcPr>
                <w:tcW w:w="1800" w:type="dxa"/>
                <w:gridSpan w:val="2"/>
              </w:tcPr>
            </w:tcPrChange>
          </w:tcPr>
          <w:p w14:paraId="40E12B9D" w14:textId="77777777" w:rsidR="006A2F41" w:rsidRPr="00D82A73" w:rsidRDefault="006A2F41" w:rsidP="0026766E">
            <w:pPr>
              <w:rPr>
                <w:rFonts w:eastAsia="Arial Unicode MS"/>
              </w:rPr>
            </w:pPr>
          </w:p>
        </w:tc>
        <w:tc>
          <w:tcPr>
            <w:tcW w:w="1920" w:type="dxa"/>
            <w:tcPrChange w:id="4094" w:author="Jarno Nieminen" w:date="2014-06-11T12:40:00Z">
              <w:tcPr>
                <w:tcW w:w="1920" w:type="dxa"/>
                <w:gridSpan w:val="2"/>
              </w:tcPr>
            </w:tcPrChange>
          </w:tcPr>
          <w:p w14:paraId="1952F96F" w14:textId="77777777" w:rsidR="006A2F41" w:rsidRPr="00D82A73" w:rsidRDefault="006A2F41" w:rsidP="0026766E">
            <w:pPr>
              <w:rPr>
                <w:rFonts w:ascii="Arial" w:eastAsia="Arial Unicode MS" w:hAnsi="Arial"/>
              </w:rPr>
            </w:pPr>
          </w:p>
        </w:tc>
        <w:tc>
          <w:tcPr>
            <w:tcW w:w="1200" w:type="dxa"/>
            <w:shd w:val="clear" w:color="auto" w:fill="auto"/>
            <w:tcPrChange w:id="4095" w:author="Jarno Nieminen" w:date="2014-06-11T12:40:00Z">
              <w:tcPr>
                <w:tcW w:w="1200" w:type="dxa"/>
                <w:gridSpan w:val="2"/>
                <w:shd w:val="clear" w:color="auto" w:fill="auto"/>
              </w:tcPr>
            </w:tcPrChange>
          </w:tcPr>
          <w:p w14:paraId="1F37D12C" w14:textId="77777777" w:rsidR="006A2F41" w:rsidRPr="00D82A73" w:rsidRDefault="006A2F41" w:rsidP="0026766E">
            <w:pPr>
              <w:rPr>
                <w:rFonts w:ascii="Arial" w:eastAsia="Arial Unicode MS" w:hAnsi="Arial"/>
              </w:rPr>
            </w:pPr>
          </w:p>
        </w:tc>
        <w:tc>
          <w:tcPr>
            <w:tcW w:w="1080" w:type="dxa"/>
            <w:shd w:val="clear" w:color="auto" w:fill="auto"/>
            <w:tcPrChange w:id="4096" w:author="Jarno Nieminen" w:date="2014-06-11T12:40:00Z">
              <w:tcPr>
                <w:tcW w:w="1080" w:type="dxa"/>
                <w:gridSpan w:val="2"/>
                <w:shd w:val="clear" w:color="auto" w:fill="auto"/>
              </w:tcPr>
            </w:tcPrChange>
          </w:tcPr>
          <w:p w14:paraId="3B604127" w14:textId="77777777" w:rsidR="006A2F41" w:rsidRPr="00D82A73" w:rsidRDefault="006A2F41" w:rsidP="0026766E">
            <w:pPr>
              <w:rPr>
                <w:rFonts w:ascii="Arial" w:eastAsia="Arial Unicode MS" w:hAnsi="Arial"/>
              </w:rPr>
            </w:pPr>
          </w:p>
        </w:tc>
        <w:tc>
          <w:tcPr>
            <w:tcW w:w="1160" w:type="dxa"/>
            <w:shd w:val="clear" w:color="auto" w:fill="auto"/>
            <w:tcPrChange w:id="4097" w:author="Jarno Nieminen" w:date="2014-06-11T12:40:00Z">
              <w:tcPr>
                <w:tcW w:w="1160" w:type="dxa"/>
                <w:gridSpan w:val="2"/>
                <w:shd w:val="clear" w:color="auto" w:fill="auto"/>
              </w:tcPr>
            </w:tcPrChange>
          </w:tcPr>
          <w:p w14:paraId="76B04989" w14:textId="77777777" w:rsidR="006A2F41" w:rsidRPr="00D82A73" w:rsidRDefault="006A2F41" w:rsidP="0026766E">
            <w:pPr>
              <w:rPr>
                <w:rFonts w:ascii="Arial" w:eastAsia="Arial Unicode MS" w:hAnsi="Arial"/>
              </w:rPr>
            </w:pPr>
          </w:p>
        </w:tc>
      </w:tr>
      <w:tr w:rsidR="006A2F41" w:rsidRPr="00D82A73" w14:paraId="11B79D4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9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099" w:author="Jarno Nieminen" w:date="2014-06-11T12:40:00Z">
            <w:trPr>
              <w:gridBefore w:val="1"/>
              <w:gridAfter w:val="0"/>
              <w:wBefore w:w="15" w:type="dxa"/>
              <w:trHeight w:val="217"/>
            </w:trPr>
          </w:trPrChange>
        </w:trPr>
        <w:tc>
          <w:tcPr>
            <w:tcW w:w="7080" w:type="dxa"/>
            <w:gridSpan w:val="3"/>
            <w:shd w:val="pct25" w:color="auto" w:fill="auto"/>
            <w:tcPrChange w:id="4100" w:author="Jarno Nieminen" w:date="2014-06-11T12:40:00Z">
              <w:tcPr>
                <w:tcW w:w="7080" w:type="dxa"/>
                <w:gridSpan w:val="6"/>
                <w:shd w:val="pct25" w:color="auto" w:fill="auto"/>
              </w:tcPr>
            </w:tcPrChange>
          </w:tcPr>
          <w:p w14:paraId="3B00DD80" w14:textId="77777777" w:rsidR="006A2F41" w:rsidRPr="00D82A73" w:rsidRDefault="006A2F41" w:rsidP="0026766E">
            <w:r w:rsidRPr="00D82A73">
              <w:t>Associationer</w:t>
            </w:r>
          </w:p>
        </w:tc>
        <w:tc>
          <w:tcPr>
            <w:tcW w:w="7880" w:type="dxa"/>
            <w:gridSpan w:val="6"/>
            <w:shd w:val="pct25" w:color="auto" w:fill="auto"/>
            <w:tcPrChange w:id="4101" w:author="Jarno Nieminen" w:date="2014-06-11T12:40:00Z">
              <w:tcPr>
                <w:tcW w:w="7880" w:type="dxa"/>
                <w:gridSpan w:val="12"/>
                <w:shd w:val="pct25" w:color="auto" w:fill="auto"/>
              </w:tcPr>
            </w:tcPrChange>
          </w:tcPr>
          <w:p w14:paraId="2B3E57B6" w14:textId="77777777" w:rsidR="006A2F41" w:rsidRPr="00D82A73" w:rsidRDefault="006A2F41" w:rsidP="0026766E">
            <w:pPr>
              <w:rPr>
                <w:rFonts w:eastAsia="Arial Unicode MS"/>
              </w:rPr>
            </w:pPr>
            <w:r w:rsidRPr="00D82A73">
              <w:t>Beslutsregel</w:t>
            </w:r>
          </w:p>
        </w:tc>
      </w:tr>
      <w:tr w:rsidR="006A2F41" w:rsidRPr="00D82A73" w14:paraId="32B63A17"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0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03" w:author="Jarno Nieminen" w:date="2014-06-11T12:40:00Z">
            <w:trPr>
              <w:gridBefore w:val="1"/>
              <w:gridAfter w:val="0"/>
              <w:wBefore w:w="15" w:type="dxa"/>
              <w:trHeight w:val="217"/>
            </w:trPr>
          </w:trPrChange>
        </w:trPr>
        <w:tc>
          <w:tcPr>
            <w:tcW w:w="7080" w:type="dxa"/>
            <w:gridSpan w:val="3"/>
            <w:tcPrChange w:id="4104" w:author="Jarno Nieminen" w:date="2014-06-11T12:40:00Z">
              <w:tcPr>
                <w:tcW w:w="7080" w:type="dxa"/>
                <w:gridSpan w:val="6"/>
              </w:tcPr>
            </w:tcPrChange>
          </w:tcPr>
          <w:p w14:paraId="4C19CDE3" w14:textId="77777777" w:rsidR="006A2F41" w:rsidRPr="00D82A73" w:rsidRDefault="006A2F41" w:rsidP="0026766E">
            <w:pPr>
              <w:rPr>
                <w:rFonts w:ascii="Arial" w:eastAsia="Arial Unicode MS" w:hAnsi="Arial"/>
                <w:color w:val="000000"/>
              </w:rPr>
            </w:pPr>
          </w:p>
        </w:tc>
        <w:tc>
          <w:tcPr>
            <w:tcW w:w="7880" w:type="dxa"/>
            <w:gridSpan w:val="6"/>
            <w:tcPrChange w:id="4105" w:author="Jarno Nieminen" w:date="2014-06-11T12:40:00Z">
              <w:tcPr>
                <w:tcW w:w="7880" w:type="dxa"/>
                <w:gridSpan w:val="12"/>
              </w:tcPr>
            </w:tcPrChange>
          </w:tcPr>
          <w:p w14:paraId="14FC6B8A" w14:textId="77777777" w:rsidR="006A2F41" w:rsidRPr="00D82A73" w:rsidRDefault="006A2F41" w:rsidP="0026766E">
            <w:pPr>
              <w:rPr>
                <w:rFonts w:ascii="Arial" w:eastAsia="Arial Unicode MS" w:hAnsi="Arial"/>
                <w:color w:val="000000"/>
              </w:rPr>
            </w:pPr>
          </w:p>
        </w:tc>
      </w:tr>
      <w:tr w:rsidR="006A2F41" w:rsidRPr="00D82A73" w14:paraId="27DB1D02"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0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07" w:author="Jarno Nieminen" w:date="2014-06-11T12:40:00Z">
            <w:trPr>
              <w:gridBefore w:val="1"/>
              <w:gridAfter w:val="0"/>
              <w:wBefore w:w="15" w:type="dxa"/>
              <w:trHeight w:val="217"/>
            </w:trPr>
          </w:trPrChange>
        </w:trPr>
        <w:tc>
          <w:tcPr>
            <w:tcW w:w="7080" w:type="dxa"/>
            <w:gridSpan w:val="3"/>
            <w:tcPrChange w:id="4108" w:author="Jarno Nieminen" w:date="2014-06-11T12:40:00Z">
              <w:tcPr>
                <w:tcW w:w="7080" w:type="dxa"/>
                <w:gridSpan w:val="6"/>
              </w:tcPr>
            </w:tcPrChange>
          </w:tcPr>
          <w:p w14:paraId="13DF5D99" w14:textId="77777777" w:rsidR="006A2F41" w:rsidRPr="00D82A73" w:rsidRDefault="006A2F41" w:rsidP="0026766E">
            <w:pPr>
              <w:rPr>
                <w:rFonts w:ascii="Arial" w:eastAsia="Arial Unicode MS" w:hAnsi="Arial"/>
                <w:color w:val="000000"/>
              </w:rPr>
            </w:pPr>
          </w:p>
        </w:tc>
        <w:tc>
          <w:tcPr>
            <w:tcW w:w="7880" w:type="dxa"/>
            <w:gridSpan w:val="6"/>
            <w:tcPrChange w:id="4109" w:author="Jarno Nieminen" w:date="2014-06-11T12:40:00Z">
              <w:tcPr>
                <w:tcW w:w="7880" w:type="dxa"/>
                <w:gridSpan w:val="12"/>
              </w:tcPr>
            </w:tcPrChange>
          </w:tcPr>
          <w:p w14:paraId="7B1676DE" w14:textId="77777777" w:rsidR="006A2F41" w:rsidRPr="00D82A73" w:rsidRDefault="006A2F41" w:rsidP="0026766E">
            <w:pPr>
              <w:rPr>
                <w:rFonts w:ascii="Arial" w:eastAsia="Arial Unicode MS" w:hAnsi="Arial"/>
                <w:color w:val="000000"/>
              </w:rPr>
            </w:pPr>
          </w:p>
        </w:tc>
      </w:tr>
    </w:tbl>
    <w:p w14:paraId="1BF4A108" w14:textId="77777777" w:rsidR="006A2F41" w:rsidRPr="00D82A73" w:rsidRDefault="006A2F41" w:rsidP="006A2F41"/>
    <w:p w14:paraId="12D27871" w14:textId="77777777" w:rsidR="006A2F41" w:rsidRPr="00D82A73" w:rsidRDefault="006A2F41" w:rsidP="006A2F41"/>
    <w:p w14:paraId="2F6333EF" w14:textId="77777777" w:rsidR="006A2F41" w:rsidRPr="00D82A73" w:rsidRDefault="006A2F41" w:rsidP="006A2F41">
      <w:pPr>
        <w:pStyle w:val="Heading3"/>
      </w:pPr>
      <w:bookmarkStart w:id="4110" w:name="_Toc220986040"/>
      <w:bookmarkStart w:id="4111" w:name="_Toc386458097"/>
      <w:bookmarkStart w:id="4112" w:name="_Toc390253658"/>
      <w:r w:rsidRPr="00D82A73">
        <w:t>Klass kodverk (Code)</w:t>
      </w:r>
      <w:bookmarkEnd w:id="4110"/>
      <w:bookmarkEnd w:id="4111"/>
      <w:bookmarkEnd w:id="4112"/>
    </w:p>
    <w:p w14:paraId="0BCC2A19" w14:textId="77777777" w:rsidR="006A2F41" w:rsidRPr="00D82A73" w:rsidRDefault="006A2F41" w:rsidP="006A2F41">
      <w:r w:rsidRPr="00D82A73">
        <w:t>Objekt innehåller definition av kodverk/kod. Klassen kan användas för att kodverk/kod för en fråga/svarsalternativ eller ett formulär instrument (EQ-5D).</w:t>
      </w:r>
    </w:p>
    <w:p w14:paraId="3277C57E" w14:textId="77777777" w:rsidR="006A2F41" w:rsidRPr="00D82A73" w:rsidRDefault="006A2F41" w:rsidP="006A2F41">
      <w:r w:rsidRPr="00D82A73">
        <w:lastRenderedPageBreak/>
        <w:t>Om ”code” används på formulärnivå avses ett standardinstrument. Prefixet 1177 Innebär att instrumentet är etablerat inom 1177 konceptet.</w:t>
      </w:r>
    </w:p>
    <w:p w14:paraId="37E04665" w14:textId="77777777" w:rsidR="006A2F41" w:rsidRPr="00D82A73" w:rsidRDefault="006A2F41" w:rsidP="006A2F41">
      <w:r w:rsidRPr="00D82A73">
        <w:t>Ex:</w:t>
      </w:r>
    </w:p>
    <w:tbl>
      <w:tblPr>
        <w:tblW w:w="0" w:type="auto"/>
        <w:tblCellSpacing w:w="15" w:type="dxa"/>
        <w:tblCellMar>
          <w:top w:w="15" w:type="dxa"/>
          <w:left w:w="15" w:type="dxa"/>
          <w:bottom w:w="15" w:type="dxa"/>
          <w:right w:w="15" w:type="dxa"/>
        </w:tblCellMar>
        <w:tblLook w:val="04A0" w:firstRow="1" w:lastRow="0" w:firstColumn="1" w:lastColumn="0" w:noHBand="0" w:noVBand="1"/>
        <w:tblPrChange w:id="4113" w:author="Jarno Nieminen" w:date="2014-06-11T12:40: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432"/>
        <w:tblGridChange w:id="4114">
          <w:tblGrid>
            <w:gridCol w:w="2792"/>
          </w:tblGrid>
        </w:tblGridChange>
      </w:tblGrid>
      <w:tr w:rsidR="006A2F41" w:rsidRPr="00D82A73" w14:paraId="7140323F" w14:textId="77777777" w:rsidTr="0026766E">
        <w:trPr>
          <w:tblCellSpacing w:w="15" w:type="dxa"/>
          <w:trPrChange w:id="4115" w:author="Jarno Nieminen" w:date="2014-06-11T12:40:00Z">
            <w:trPr>
              <w:tblCellSpacing w:w="15" w:type="dxa"/>
            </w:trPr>
          </w:trPrChange>
        </w:trPr>
        <w:tc>
          <w:tcPr>
            <w:tcW w:w="0" w:type="auto"/>
            <w:vAlign w:val="center"/>
            <w:hideMark/>
            <w:tcPrChange w:id="4116" w:author="Jarno Nieminen" w:date="2014-06-11T12:40:00Z">
              <w:tcPr>
                <w:tcW w:w="0" w:type="auto"/>
                <w:vAlign w:val="center"/>
                <w:hideMark/>
              </w:tcPr>
            </w:tcPrChange>
          </w:tcPr>
          <w:p w14:paraId="31F95F71" w14:textId="77777777" w:rsidR="006A2F41" w:rsidRPr="00D82A73" w:rsidRDefault="006A2F41" w:rsidP="004F0033">
            <w:pPr>
              <w:pStyle w:val="ListParagraph"/>
              <w:numPr>
                <w:ilvl w:val="0"/>
                <w:numId w:val="26"/>
              </w:numPr>
              <w:spacing w:before="20" w:after="40" w:line="240" w:lineRule="auto"/>
            </w:pPr>
            <w:r w:rsidRPr="00D82A73">
              <w:t>1177.forms.audit-c</w:t>
            </w:r>
          </w:p>
          <w:p w14:paraId="46CF4838" w14:textId="77777777" w:rsidR="006A2F41" w:rsidRPr="00D82A73" w:rsidRDefault="006A2F41" w:rsidP="004F0033">
            <w:pPr>
              <w:pStyle w:val="ListParagraph"/>
              <w:numPr>
                <w:ilvl w:val="0"/>
                <w:numId w:val="26"/>
              </w:numPr>
              <w:spacing w:before="20" w:after="40" w:line="240" w:lineRule="auto"/>
            </w:pPr>
            <w:r w:rsidRPr="00D82A73">
              <w:t>1177.forms.eq-5d</w:t>
            </w:r>
          </w:p>
          <w:p w14:paraId="191261D7" w14:textId="77777777" w:rsidR="006A2F41" w:rsidRPr="00D82A73" w:rsidRDefault="006A2F41" w:rsidP="004F0033">
            <w:pPr>
              <w:pStyle w:val="ListParagraph"/>
              <w:numPr>
                <w:ilvl w:val="0"/>
                <w:numId w:val="26"/>
              </w:numPr>
              <w:spacing w:before="20" w:after="40" w:line="240" w:lineRule="auto"/>
            </w:pPr>
            <w:r w:rsidRPr="00D82A73">
              <w:t>1177.forms.phq-9</w:t>
            </w:r>
          </w:p>
        </w:tc>
      </w:tr>
    </w:tbl>
    <w:p w14:paraId="46D47D1E" w14:textId="77777777" w:rsidR="006A2F41" w:rsidRPr="00D82A73" w:rsidRDefault="006A2F41" w:rsidP="006A2F41"/>
    <w:p w14:paraId="60D0C6D5" w14:textId="77777777" w:rsidR="006A2F41" w:rsidRPr="00D82A73" w:rsidRDefault="006A2F41" w:rsidP="006A2F41">
      <w:r w:rsidRPr="00D82A73">
        <w:t xml:space="preserve">Om ”code” används på fråga eller svarsalternativ avses ett kodsystem som avspeglar fråga och svarsalternativ. </w:t>
      </w:r>
    </w:p>
    <w:p w14:paraId="4468B88A" w14:textId="77777777" w:rsidR="006A2F41" w:rsidRPr="00D82A73" w:rsidRDefault="006A2F41" w:rsidP="006A2F41">
      <w:r w:rsidRPr="00D82A73">
        <w:t>Ex</w:t>
      </w:r>
    </w:p>
    <w:p w14:paraId="007C53D6" w14:textId="77777777" w:rsidR="006A2F41" w:rsidRPr="00D82A73" w:rsidRDefault="006A2F41" w:rsidP="004F0033">
      <w:pPr>
        <w:pStyle w:val="ListParagraph"/>
        <w:numPr>
          <w:ilvl w:val="0"/>
          <w:numId w:val="25"/>
        </w:numPr>
        <w:spacing w:before="20" w:line="240" w:lineRule="auto"/>
      </w:pPr>
      <w:r w:rsidRPr="00D82A73">
        <w:t>ICD-10(Diagnos kod)</w:t>
      </w:r>
    </w:p>
    <w:p w14:paraId="3CA8FA15" w14:textId="77777777" w:rsidR="006A2F41" w:rsidRPr="00D82A73" w:rsidRDefault="006A2F41" w:rsidP="004F0033">
      <w:pPr>
        <w:pStyle w:val="ListParagraph"/>
        <w:numPr>
          <w:ilvl w:val="0"/>
          <w:numId w:val="25"/>
        </w:numPr>
        <w:spacing w:before="20" w:line="240" w:lineRule="auto"/>
      </w:pPr>
      <w:r w:rsidRPr="00D82A73">
        <w:t>KVÅ (Operations kod)</w:t>
      </w:r>
    </w:p>
    <w:p w14:paraId="398EBA18" w14:textId="77777777" w:rsidR="006A2F41" w:rsidRPr="00D82A73" w:rsidRDefault="006A2F41" w:rsidP="004F0033">
      <w:pPr>
        <w:pStyle w:val="ListParagraph"/>
        <w:numPr>
          <w:ilvl w:val="0"/>
          <w:numId w:val="25"/>
        </w:numPr>
        <w:spacing w:before="20" w:line="240" w:lineRule="auto"/>
      </w:pPr>
      <w:r w:rsidRPr="00D82A73">
        <w:t>SNOMED-CT.</w:t>
      </w:r>
    </w:p>
    <w:p w14:paraId="3385EE15" w14:textId="77777777" w:rsidR="006A2F41" w:rsidRPr="00D82A73" w:rsidRDefault="006A2F41" w:rsidP="006A2F41"/>
    <w:p w14:paraId="340B5A6B" w14:textId="77777777" w:rsidR="006A2F41" w:rsidRPr="00D82A73" w:rsidRDefault="006A2F41" w:rsidP="006A2F41">
      <w:r w:rsidRPr="00D82A73">
        <w:rPr>
          <w:highlight w:val="yellow"/>
        </w:rPr>
        <w:t>Separat dokumentation kring fastställda mallar/instrument kommer publiceras under ”</w:t>
      </w:r>
      <w:r w:rsidRPr="00D82A73">
        <w:rPr>
          <w:b/>
          <w:highlight w:val="yellow"/>
        </w:rPr>
        <w:t>/riv/infrastructure/supportservices/forminteraction/trunk/docs/mallar</w:t>
      </w:r>
      <w:r w:rsidRPr="00D82A73">
        <w:rPr>
          <w:highlight w:val="yellow"/>
        </w:rPr>
        <w:t>”.</w:t>
      </w:r>
      <w:r w:rsidRPr="00D82A73">
        <w:t xml:space="preserve"> </w:t>
      </w:r>
    </w:p>
    <w:p w14:paraId="32989CF4"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117">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32AA98A6" w14:textId="77777777" w:rsidTr="0026766E">
        <w:trPr>
          <w:cantSplit/>
          <w:trHeight w:val="376"/>
        </w:trPr>
        <w:tc>
          <w:tcPr>
            <w:tcW w:w="2545" w:type="dxa"/>
            <w:gridSpan w:val="2"/>
            <w:vMerge w:val="restart"/>
            <w:shd w:val="pct25" w:color="auto" w:fill="auto"/>
          </w:tcPr>
          <w:p w14:paraId="23CA0D9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9772DBF" w14:textId="77777777" w:rsidR="006A2F41" w:rsidRPr="00D82A73" w:rsidRDefault="006A2F41" w:rsidP="0026766E">
            <w:r w:rsidRPr="00D82A73">
              <w:t>Beskrivning</w:t>
            </w:r>
          </w:p>
        </w:tc>
        <w:tc>
          <w:tcPr>
            <w:tcW w:w="1140" w:type="dxa"/>
            <w:vMerge w:val="restart"/>
            <w:shd w:val="pct25" w:color="auto" w:fill="auto"/>
          </w:tcPr>
          <w:p w14:paraId="0C22C976"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D977BE0" w14:textId="77777777" w:rsidR="006A2F41" w:rsidRPr="00D82A73" w:rsidRDefault="006A2F41" w:rsidP="0026766E">
            <w:r w:rsidRPr="00D82A73">
              <w:t>Mult</w:t>
            </w:r>
          </w:p>
        </w:tc>
        <w:tc>
          <w:tcPr>
            <w:tcW w:w="1800" w:type="dxa"/>
            <w:vMerge w:val="restart"/>
            <w:shd w:val="pct25" w:color="auto" w:fill="auto"/>
          </w:tcPr>
          <w:p w14:paraId="27780935" w14:textId="7A9318EF"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ins w:id="4118" w:author="Jarno Nieminen" w:date="2014-06-11T12:40:00Z">
              <w:r w:rsidR="0047354F" w:rsidRPr="00D82A73">
                <w:t>.</w:t>
              </w:r>
            </w:ins>
            <w:r w:rsidRPr="00D82A73">
              <w:t xml:space="preserve"> begränsningar</w:t>
            </w:r>
          </w:p>
        </w:tc>
        <w:tc>
          <w:tcPr>
            <w:tcW w:w="1920" w:type="dxa"/>
            <w:vMerge w:val="restart"/>
            <w:shd w:val="pct25" w:color="auto" w:fill="auto"/>
          </w:tcPr>
          <w:p w14:paraId="4305FF02"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814D7E0" w14:textId="1CD273D0" w:rsidR="006A2F41" w:rsidRPr="00D82A73" w:rsidRDefault="0047354F" w:rsidP="0026766E">
            <w:pPr>
              <w:rPr>
                <w:rFonts w:eastAsia="Arial Unicode MS"/>
              </w:rPr>
            </w:pPr>
            <w:r>
              <w:rPr>
                <w:rFonts w:eastAsia="Arial Unicode MS"/>
              </w:rPr>
              <w:t xml:space="preserve">Fylls i </w:t>
            </w:r>
            <w:del w:id="4119"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6DEFADAC" w14:textId="77777777" w:rsidTr="0026766E">
        <w:trPr>
          <w:cantSplit/>
          <w:trHeight w:val="375"/>
        </w:trPr>
        <w:tc>
          <w:tcPr>
            <w:tcW w:w="2545" w:type="dxa"/>
            <w:gridSpan w:val="2"/>
            <w:vMerge/>
            <w:shd w:val="pct25" w:color="auto" w:fill="auto"/>
          </w:tcPr>
          <w:p w14:paraId="55AEDDD6" w14:textId="77777777" w:rsidR="006A2F41" w:rsidRPr="00D82A73" w:rsidRDefault="006A2F41" w:rsidP="0026766E"/>
        </w:tc>
        <w:tc>
          <w:tcPr>
            <w:tcW w:w="3410" w:type="dxa"/>
            <w:vMerge/>
            <w:shd w:val="pct25" w:color="auto" w:fill="auto"/>
          </w:tcPr>
          <w:p w14:paraId="30814A29" w14:textId="77777777" w:rsidR="006A2F41" w:rsidRPr="00D82A73" w:rsidRDefault="006A2F41" w:rsidP="0026766E"/>
        </w:tc>
        <w:tc>
          <w:tcPr>
            <w:tcW w:w="1140" w:type="dxa"/>
            <w:vMerge/>
            <w:shd w:val="pct25" w:color="auto" w:fill="auto"/>
          </w:tcPr>
          <w:p w14:paraId="6B06E48D" w14:textId="77777777" w:rsidR="006A2F41" w:rsidRPr="00D82A73" w:rsidRDefault="006A2F41" w:rsidP="0026766E"/>
        </w:tc>
        <w:tc>
          <w:tcPr>
            <w:tcW w:w="720" w:type="dxa"/>
            <w:vMerge/>
            <w:shd w:val="pct25" w:color="auto" w:fill="auto"/>
          </w:tcPr>
          <w:p w14:paraId="027AF761" w14:textId="77777777" w:rsidR="006A2F41" w:rsidRPr="00D82A73" w:rsidRDefault="006A2F41" w:rsidP="0026766E"/>
        </w:tc>
        <w:tc>
          <w:tcPr>
            <w:tcW w:w="1800" w:type="dxa"/>
            <w:vMerge/>
            <w:shd w:val="pct25" w:color="auto" w:fill="auto"/>
          </w:tcPr>
          <w:p w14:paraId="4270E4FB" w14:textId="77777777" w:rsidR="006A2F41" w:rsidRPr="00D82A73" w:rsidRDefault="006A2F41" w:rsidP="0026766E"/>
        </w:tc>
        <w:tc>
          <w:tcPr>
            <w:tcW w:w="1920" w:type="dxa"/>
            <w:vMerge/>
            <w:shd w:val="pct25" w:color="auto" w:fill="auto"/>
          </w:tcPr>
          <w:p w14:paraId="000D597E" w14:textId="77777777" w:rsidR="006A2F41" w:rsidRPr="00D82A73" w:rsidRDefault="006A2F41" w:rsidP="0026766E"/>
        </w:tc>
        <w:tc>
          <w:tcPr>
            <w:tcW w:w="1200" w:type="dxa"/>
            <w:tcBorders>
              <w:bottom w:val="single" w:sz="4" w:space="0" w:color="auto"/>
            </w:tcBorders>
            <w:shd w:val="pct25" w:color="auto" w:fill="auto"/>
          </w:tcPr>
          <w:p w14:paraId="1B2ED4E6"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6EAA2FC7"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11F7E3ED" w14:textId="77777777" w:rsidR="006A2F41" w:rsidRPr="00D82A73" w:rsidRDefault="006A2F41" w:rsidP="0026766E">
            <w:pPr>
              <w:rPr>
                <w:rFonts w:eastAsia="Arial Unicode MS"/>
              </w:rPr>
            </w:pPr>
          </w:p>
        </w:tc>
      </w:tr>
      <w:tr w:rsidR="006A2F41" w:rsidRPr="00D82A73" w14:paraId="377E9108"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2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21" w:author="Jarno Nieminen" w:date="2014-06-11T12:40:00Z">
            <w:trPr>
              <w:gridAfter w:val="0"/>
              <w:trHeight w:val="217"/>
            </w:trPr>
          </w:trPrChange>
        </w:trPr>
        <w:tc>
          <w:tcPr>
            <w:tcW w:w="2545" w:type="dxa"/>
            <w:gridSpan w:val="2"/>
            <w:tcPrChange w:id="4122" w:author="Jarno Nieminen" w:date="2014-06-11T12:40:00Z">
              <w:tcPr>
                <w:tcW w:w="2545" w:type="dxa"/>
                <w:gridSpan w:val="3"/>
              </w:tcPr>
            </w:tcPrChange>
          </w:tcPr>
          <w:p w14:paraId="1EE690A1" w14:textId="77777777" w:rsidR="006A2F41" w:rsidRPr="00D82A73" w:rsidRDefault="006A2F41" w:rsidP="0026766E">
            <w:pPr>
              <w:rPr>
                <w:rFonts w:eastAsia="Arial Unicode MS"/>
              </w:rPr>
            </w:pPr>
            <w:r w:rsidRPr="00D82A73">
              <w:rPr>
                <w:rFonts w:eastAsia="Arial Unicode MS"/>
              </w:rPr>
              <w:t>(codeValue)</w:t>
            </w:r>
          </w:p>
        </w:tc>
        <w:tc>
          <w:tcPr>
            <w:tcW w:w="3410" w:type="dxa"/>
            <w:tcPrChange w:id="4123" w:author="Jarno Nieminen" w:date="2014-06-11T12:40:00Z">
              <w:tcPr>
                <w:tcW w:w="3410" w:type="dxa"/>
                <w:gridSpan w:val="2"/>
              </w:tcPr>
            </w:tcPrChange>
          </w:tcPr>
          <w:p w14:paraId="0E472EC2" w14:textId="77777777" w:rsidR="006A2F41" w:rsidRPr="00D82A73" w:rsidRDefault="006A2F41" w:rsidP="0026766E">
            <w:pPr>
              <w:rPr>
                <w:rFonts w:eastAsia="Arial Unicode MS"/>
              </w:rPr>
            </w:pPr>
            <w:r w:rsidRPr="00D82A73">
              <w:rPr>
                <w:rFonts w:eastAsia="Arial Unicode MS"/>
              </w:rPr>
              <w:t>Kod som används (Kodverk).</w:t>
            </w:r>
          </w:p>
          <w:p w14:paraId="5BD979C7" w14:textId="77777777" w:rsidR="006A2F41" w:rsidRPr="00D82A73" w:rsidRDefault="006A2F41" w:rsidP="0026766E">
            <w:pPr>
              <w:rPr>
                <w:rFonts w:eastAsia="Arial Unicode MS"/>
              </w:rPr>
            </w:pPr>
          </w:p>
        </w:tc>
        <w:tc>
          <w:tcPr>
            <w:tcW w:w="1140" w:type="dxa"/>
            <w:tcPrChange w:id="4124" w:author="Jarno Nieminen" w:date="2014-06-11T12:40:00Z">
              <w:tcPr>
                <w:tcW w:w="1140" w:type="dxa"/>
                <w:gridSpan w:val="2"/>
              </w:tcPr>
            </w:tcPrChange>
          </w:tcPr>
          <w:p w14:paraId="4121B510" w14:textId="77777777" w:rsidR="006A2F41" w:rsidRPr="00D82A73" w:rsidRDefault="006A2F41" w:rsidP="0026766E">
            <w:pPr>
              <w:rPr>
                <w:rFonts w:eastAsia="Arial Unicode MS"/>
              </w:rPr>
            </w:pPr>
            <w:r w:rsidRPr="00D82A73">
              <w:rPr>
                <w:rFonts w:eastAsia="Arial Unicode MS"/>
              </w:rPr>
              <w:t>TXT</w:t>
            </w:r>
          </w:p>
        </w:tc>
        <w:tc>
          <w:tcPr>
            <w:tcW w:w="720" w:type="dxa"/>
            <w:tcPrChange w:id="4125" w:author="Jarno Nieminen" w:date="2014-06-11T12:40:00Z">
              <w:tcPr>
                <w:tcW w:w="720" w:type="dxa"/>
                <w:gridSpan w:val="2"/>
              </w:tcPr>
            </w:tcPrChange>
          </w:tcPr>
          <w:p w14:paraId="452C049F" w14:textId="77777777" w:rsidR="006A2F41" w:rsidRPr="00D82A73" w:rsidRDefault="006A2F41" w:rsidP="0026766E">
            <w:pPr>
              <w:rPr>
                <w:rFonts w:eastAsia="Arial Unicode MS"/>
              </w:rPr>
            </w:pPr>
            <w:r w:rsidRPr="00D82A73">
              <w:rPr>
                <w:rFonts w:eastAsia="Arial Unicode MS"/>
              </w:rPr>
              <w:t>1</w:t>
            </w:r>
          </w:p>
        </w:tc>
        <w:tc>
          <w:tcPr>
            <w:tcW w:w="1800" w:type="dxa"/>
            <w:tcPrChange w:id="4126" w:author="Jarno Nieminen" w:date="2014-06-11T12:40:00Z">
              <w:tcPr>
                <w:tcW w:w="1800" w:type="dxa"/>
                <w:gridSpan w:val="2"/>
              </w:tcPr>
            </w:tcPrChange>
          </w:tcPr>
          <w:p w14:paraId="44BA317C" w14:textId="77777777" w:rsidR="006A2F41" w:rsidRPr="00D82A73" w:rsidRDefault="006A2F41" w:rsidP="0026766E">
            <w:pPr>
              <w:rPr>
                <w:rFonts w:eastAsia="Arial Unicode MS"/>
              </w:rPr>
            </w:pPr>
          </w:p>
          <w:p w14:paraId="36094733" w14:textId="77777777" w:rsidR="006A2F41" w:rsidRPr="00D82A73" w:rsidRDefault="006A2F41" w:rsidP="0026766E">
            <w:pPr>
              <w:rPr>
                <w:rFonts w:eastAsia="Arial Unicode MS"/>
              </w:rPr>
            </w:pPr>
          </w:p>
        </w:tc>
        <w:tc>
          <w:tcPr>
            <w:tcW w:w="1920" w:type="dxa"/>
            <w:tcPrChange w:id="4127" w:author="Jarno Nieminen" w:date="2014-06-11T12:40:00Z">
              <w:tcPr>
                <w:tcW w:w="1920" w:type="dxa"/>
                <w:gridSpan w:val="2"/>
              </w:tcPr>
            </w:tcPrChange>
          </w:tcPr>
          <w:p w14:paraId="1CFD519C" w14:textId="77777777" w:rsidR="006A2F41" w:rsidRPr="00D82A73" w:rsidRDefault="006A2F41" w:rsidP="0026766E">
            <w:pPr>
              <w:rPr>
                <w:rFonts w:ascii="Arial" w:eastAsia="Arial Unicode MS" w:hAnsi="Arial"/>
              </w:rPr>
            </w:pPr>
          </w:p>
        </w:tc>
        <w:tc>
          <w:tcPr>
            <w:tcW w:w="1200" w:type="dxa"/>
            <w:shd w:val="clear" w:color="auto" w:fill="auto"/>
            <w:tcPrChange w:id="4128" w:author="Jarno Nieminen" w:date="2014-06-11T12:40:00Z">
              <w:tcPr>
                <w:tcW w:w="1200" w:type="dxa"/>
                <w:gridSpan w:val="2"/>
                <w:shd w:val="clear" w:color="auto" w:fill="auto"/>
              </w:tcPr>
            </w:tcPrChange>
          </w:tcPr>
          <w:p w14:paraId="3D309E98" w14:textId="77777777" w:rsidR="006A2F41" w:rsidRPr="00D82A73" w:rsidRDefault="006A2F41" w:rsidP="0026766E">
            <w:pPr>
              <w:rPr>
                <w:rFonts w:ascii="Arial" w:eastAsia="Arial Unicode MS" w:hAnsi="Arial"/>
              </w:rPr>
            </w:pPr>
          </w:p>
        </w:tc>
        <w:tc>
          <w:tcPr>
            <w:tcW w:w="1080" w:type="dxa"/>
            <w:shd w:val="clear" w:color="auto" w:fill="auto"/>
            <w:tcPrChange w:id="4129" w:author="Jarno Nieminen" w:date="2014-06-11T12:40:00Z">
              <w:tcPr>
                <w:tcW w:w="1080" w:type="dxa"/>
                <w:gridSpan w:val="2"/>
                <w:shd w:val="clear" w:color="auto" w:fill="auto"/>
              </w:tcPr>
            </w:tcPrChange>
          </w:tcPr>
          <w:p w14:paraId="0D410DA8" w14:textId="77777777" w:rsidR="006A2F41" w:rsidRPr="00D82A73" w:rsidRDefault="006A2F41" w:rsidP="0026766E">
            <w:pPr>
              <w:rPr>
                <w:rFonts w:ascii="Arial" w:eastAsia="Arial Unicode MS" w:hAnsi="Arial"/>
              </w:rPr>
            </w:pPr>
          </w:p>
        </w:tc>
        <w:tc>
          <w:tcPr>
            <w:tcW w:w="1160" w:type="dxa"/>
            <w:shd w:val="clear" w:color="auto" w:fill="auto"/>
            <w:tcPrChange w:id="4130" w:author="Jarno Nieminen" w:date="2014-06-11T12:40:00Z">
              <w:tcPr>
                <w:tcW w:w="1160" w:type="dxa"/>
                <w:gridSpan w:val="2"/>
                <w:shd w:val="clear" w:color="auto" w:fill="auto"/>
              </w:tcPr>
            </w:tcPrChange>
          </w:tcPr>
          <w:p w14:paraId="13B590BE" w14:textId="77777777" w:rsidR="006A2F41" w:rsidRPr="00D82A73" w:rsidRDefault="006A2F41" w:rsidP="0026766E">
            <w:pPr>
              <w:rPr>
                <w:rFonts w:ascii="Arial" w:eastAsia="Arial Unicode MS" w:hAnsi="Arial"/>
              </w:rPr>
            </w:pPr>
          </w:p>
        </w:tc>
      </w:tr>
      <w:tr w:rsidR="006A2F41" w:rsidRPr="00D82A73" w14:paraId="765DDADB"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3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32" w:author="Jarno Nieminen" w:date="2014-06-11T12:40:00Z">
            <w:trPr>
              <w:gridAfter w:val="0"/>
              <w:trHeight w:val="217"/>
            </w:trPr>
          </w:trPrChange>
        </w:trPr>
        <w:tc>
          <w:tcPr>
            <w:tcW w:w="2545" w:type="dxa"/>
            <w:gridSpan w:val="2"/>
            <w:tcPrChange w:id="4133" w:author="Jarno Nieminen" w:date="2014-06-11T12:40:00Z">
              <w:tcPr>
                <w:tcW w:w="2545" w:type="dxa"/>
                <w:gridSpan w:val="3"/>
              </w:tcPr>
            </w:tcPrChange>
          </w:tcPr>
          <w:p w14:paraId="0D8EA8BD" w14:textId="77777777" w:rsidR="006A2F41" w:rsidRPr="00D82A73" w:rsidRDefault="006A2F41" w:rsidP="0026766E">
            <w:pPr>
              <w:rPr>
                <w:rFonts w:eastAsia="Arial Unicode MS"/>
              </w:rPr>
            </w:pPr>
            <w:r w:rsidRPr="00D82A73">
              <w:rPr>
                <w:rFonts w:eastAsia="Arial Unicode MS"/>
              </w:rPr>
              <w:t>(codeSystem)</w:t>
            </w:r>
          </w:p>
        </w:tc>
        <w:tc>
          <w:tcPr>
            <w:tcW w:w="3410" w:type="dxa"/>
            <w:tcPrChange w:id="4134" w:author="Jarno Nieminen" w:date="2014-06-11T12:40:00Z">
              <w:tcPr>
                <w:tcW w:w="3410" w:type="dxa"/>
                <w:gridSpan w:val="2"/>
              </w:tcPr>
            </w:tcPrChange>
          </w:tcPr>
          <w:p w14:paraId="34EC236B" w14:textId="77777777" w:rsidR="006A2F41" w:rsidRPr="00D82A73" w:rsidRDefault="006A2F41" w:rsidP="0026766E">
            <w:pPr>
              <w:rPr>
                <w:rFonts w:eastAsia="Arial Unicode MS"/>
              </w:rPr>
            </w:pPr>
            <w:r w:rsidRPr="00D82A73">
              <w:rPr>
                <w:rFonts w:eastAsia="Arial Unicode MS"/>
              </w:rPr>
              <w:t>Identifierar vilket kodverk som används.</w:t>
            </w:r>
          </w:p>
          <w:p w14:paraId="621781A8" w14:textId="77777777" w:rsidR="006A2F41" w:rsidRPr="00D82A73" w:rsidRDefault="006A2F41" w:rsidP="0026766E">
            <w:pPr>
              <w:rPr>
                <w:rFonts w:eastAsia="Arial Unicode MS"/>
              </w:rPr>
            </w:pPr>
          </w:p>
        </w:tc>
        <w:tc>
          <w:tcPr>
            <w:tcW w:w="1140" w:type="dxa"/>
            <w:tcPrChange w:id="4135" w:author="Jarno Nieminen" w:date="2014-06-11T12:40:00Z">
              <w:tcPr>
                <w:tcW w:w="1140" w:type="dxa"/>
                <w:gridSpan w:val="2"/>
              </w:tcPr>
            </w:tcPrChange>
          </w:tcPr>
          <w:p w14:paraId="3AD5F64E" w14:textId="77777777" w:rsidR="006A2F41" w:rsidRPr="00D82A73" w:rsidRDefault="006A2F41" w:rsidP="0026766E">
            <w:pPr>
              <w:rPr>
                <w:rFonts w:eastAsia="Arial Unicode MS"/>
              </w:rPr>
            </w:pPr>
            <w:r w:rsidRPr="00D82A73">
              <w:rPr>
                <w:rFonts w:eastAsia="Arial Unicode MS"/>
              </w:rPr>
              <w:lastRenderedPageBreak/>
              <w:t>TXT</w:t>
            </w:r>
          </w:p>
        </w:tc>
        <w:tc>
          <w:tcPr>
            <w:tcW w:w="720" w:type="dxa"/>
            <w:tcPrChange w:id="4136" w:author="Jarno Nieminen" w:date="2014-06-11T12:40:00Z">
              <w:tcPr>
                <w:tcW w:w="720" w:type="dxa"/>
                <w:gridSpan w:val="2"/>
              </w:tcPr>
            </w:tcPrChange>
          </w:tcPr>
          <w:p w14:paraId="3D56D3DF" w14:textId="77777777" w:rsidR="006A2F41" w:rsidRPr="00D82A73" w:rsidRDefault="006A2F41" w:rsidP="0026766E">
            <w:pPr>
              <w:rPr>
                <w:rFonts w:eastAsia="Arial Unicode MS"/>
              </w:rPr>
            </w:pPr>
            <w:r w:rsidRPr="00D82A73">
              <w:rPr>
                <w:rFonts w:eastAsia="Arial Unicode MS"/>
              </w:rPr>
              <w:t>1</w:t>
            </w:r>
          </w:p>
        </w:tc>
        <w:tc>
          <w:tcPr>
            <w:tcW w:w="1800" w:type="dxa"/>
            <w:tcPrChange w:id="4137" w:author="Jarno Nieminen" w:date="2014-06-11T12:40:00Z">
              <w:tcPr>
                <w:tcW w:w="1800" w:type="dxa"/>
                <w:gridSpan w:val="2"/>
              </w:tcPr>
            </w:tcPrChange>
          </w:tcPr>
          <w:p w14:paraId="470ADB11" w14:textId="77777777" w:rsidR="006A2F41" w:rsidRPr="00D82A73" w:rsidRDefault="006A2F41" w:rsidP="0026766E">
            <w:pPr>
              <w:rPr>
                <w:rFonts w:eastAsia="Arial Unicode MS"/>
              </w:rPr>
            </w:pPr>
          </w:p>
        </w:tc>
        <w:tc>
          <w:tcPr>
            <w:tcW w:w="1920" w:type="dxa"/>
            <w:tcPrChange w:id="4138" w:author="Jarno Nieminen" w:date="2014-06-11T12:40:00Z">
              <w:tcPr>
                <w:tcW w:w="1920" w:type="dxa"/>
                <w:gridSpan w:val="2"/>
              </w:tcPr>
            </w:tcPrChange>
          </w:tcPr>
          <w:p w14:paraId="0682F8D7" w14:textId="77777777" w:rsidR="006A2F41" w:rsidRPr="00D82A73" w:rsidRDefault="006A2F41" w:rsidP="0026766E">
            <w:pPr>
              <w:rPr>
                <w:rFonts w:ascii="Arial" w:eastAsia="Arial Unicode MS" w:hAnsi="Arial"/>
              </w:rPr>
            </w:pPr>
          </w:p>
        </w:tc>
        <w:tc>
          <w:tcPr>
            <w:tcW w:w="1200" w:type="dxa"/>
            <w:shd w:val="clear" w:color="auto" w:fill="auto"/>
            <w:tcPrChange w:id="4139" w:author="Jarno Nieminen" w:date="2014-06-11T12:40:00Z">
              <w:tcPr>
                <w:tcW w:w="1200" w:type="dxa"/>
                <w:gridSpan w:val="2"/>
                <w:shd w:val="clear" w:color="auto" w:fill="auto"/>
              </w:tcPr>
            </w:tcPrChange>
          </w:tcPr>
          <w:p w14:paraId="69910587" w14:textId="77777777" w:rsidR="006A2F41" w:rsidRPr="00D82A73" w:rsidRDefault="006A2F41" w:rsidP="0026766E">
            <w:pPr>
              <w:rPr>
                <w:rFonts w:ascii="Arial" w:eastAsia="Arial Unicode MS" w:hAnsi="Arial"/>
              </w:rPr>
            </w:pPr>
          </w:p>
        </w:tc>
        <w:tc>
          <w:tcPr>
            <w:tcW w:w="1080" w:type="dxa"/>
            <w:shd w:val="clear" w:color="auto" w:fill="auto"/>
            <w:tcPrChange w:id="4140" w:author="Jarno Nieminen" w:date="2014-06-11T12:40:00Z">
              <w:tcPr>
                <w:tcW w:w="1080" w:type="dxa"/>
                <w:gridSpan w:val="2"/>
                <w:shd w:val="clear" w:color="auto" w:fill="auto"/>
              </w:tcPr>
            </w:tcPrChange>
          </w:tcPr>
          <w:p w14:paraId="7B8DF96F" w14:textId="77777777" w:rsidR="006A2F41" w:rsidRPr="00D82A73" w:rsidRDefault="006A2F41" w:rsidP="0026766E">
            <w:pPr>
              <w:rPr>
                <w:rFonts w:ascii="Arial" w:eastAsia="Arial Unicode MS" w:hAnsi="Arial"/>
              </w:rPr>
            </w:pPr>
          </w:p>
        </w:tc>
        <w:tc>
          <w:tcPr>
            <w:tcW w:w="1160" w:type="dxa"/>
            <w:shd w:val="clear" w:color="auto" w:fill="auto"/>
            <w:tcPrChange w:id="4141" w:author="Jarno Nieminen" w:date="2014-06-11T12:40:00Z">
              <w:tcPr>
                <w:tcW w:w="1160" w:type="dxa"/>
                <w:gridSpan w:val="2"/>
                <w:shd w:val="clear" w:color="auto" w:fill="auto"/>
              </w:tcPr>
            </w:tcPrChange>
          </w:tcPr>
          <w:p w14:paraId="10A71F06" w14:textId="77777777" w:rsidR="006A2F41" w:rsidRPr="00D82A73" w:rsidRDefault="006A2F41" w:rsidP="0026766E">
            <w:pPr>
              <w:rPr>
                <w:rFonts w:ascii="Arial" w:eastAsia="Arial Unicode MS" w:hAnsi="Arial"/>
              </w:rPr>
            </w:pPr>
          </w:p>
        </w:tc>
      </w:tr>
      <w:tr w:rsidR="006A2F41" w:rsidRPr="00D82A73" w14:paraId="69BC05C1"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43" w:author="Jarno Nieminen" w:date="2014-06-11T12:40:00Z">
            <w:trPr>
              <w:gridBefore w:val="1"/>
              <w:gridAfter w:val="0"/>
              <w:wBefore w:w="15" w:type="dxa"/>
              <w:trHeight w:val="217"/>
            </w:trPr>
          </w:trPrChange>
        </w:trPr>
        <w:tc>
          <w:tcPr>
            <w:tcW w:w="7080" w:type="dxa"/>
            <w:gridSpan w:val="3"/>
            <w:shd w:val="pct25" w:color="auto" w:fill="auto"/>
            <w:tcPrChange w:id="4144" w:author="Jarno Nieminen" w:date="2014-06-11T12:40:00Z">
              <w:tcPr>
                <w:tcW w:w="7080" w:type="dxa"/>
                <w:gridSpan w:val="6"/>
                <w:shd w:val="pct25" w:color="auto" w:fill="auto"/>
              </w:tcPr>
            </w:tcPrChange>
          </w:tcPr>
          <w:p w14:paraId="09A1EDD0" w14:textId="77777777" w:rsidR="006A2F41" w:rsidRPr="00D82A73" w:rsidRDefault="006A2F41" w:rsidP="0026766E">
            <w:r w:rsidRPr="00D82A73">
              <w:lastRenderedPageBreak/>
              <w:t>Associationer</w:t>
            </w:r>
          </w:p>
        </w:tc>
        <w:tc>
          <w:tcPr>
            <w:tcW w:w="7880" w:type="dxa"/>
            <w:gridSpan w:val="6"/>
            <w:shd w:val="pct25" w:color="auto" w:fill="auto"/>
            <w:tcPrChange w:id="4145" w:author="Jarno Nieminen" w:date="2014-06-11T12:40:00Z">
              <w:tcPr>
                <w:tcW w:w="7880" w:type="dxa"/>
                <w:gridSpan w:val="12"/>
                <w:shd w:val="pct25" w:color="auto" w:fill="auto"/>
              </w:tcPr>
            </w:tcPrChange>
          </w:tcPr>
          <w:p w14:paraId="242CE78E" w14:textId="77777777" w:rsidR="006A2F41" w:rsidRPr="00D82A73" w:rsidRDefault="006A2F41" w:rsidP="0026766E">
            <w:pPr>
              <w:rPr>
                <w:rFonts w:eastAsia="Arial Unicode MS"/>
              </w:rPr>
            </w:pPr>
            <w:r w:rsidRPr="00D82A73">
              <w:t>Beslutsregel</w:t>
            </w:r>
          </w:p>
        </w:tc>
      </w:tr>
      <w:tr w:rsidR="006A2F41" w:rsidRPr="00D82A73" w14:paraId="04DDBFB0"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47" w:author="Jarno Nieminen" w:date="2014-06-11T12:40:00Z">
            <w:trPr>
              <w:gridBefore w:val="1"/>
              <w:gridAfter w:val="0"/>
              <w:wBefore w:w="15" w:type="dxa"/>
              <w:trHeight w:val="217"/>
            </w:trPr>
          </w:trPrChange>
        </w:trPr>
        <w:tc>
          <w:tcPr>
            <w:tcW w:w="7080" w:type="dxa"/>
            <w:gridSpan w:val="3"/>
            <w:tcPrChange w:id="4148" w:author="Jarno Nieminen" w:date="2014-06-11T12:40:00Z">
              <w:tcPr>
                <w:tcW w:w="7080" w:type="dxa"/>
                <w:gridSpan w:val="6"/>
              </w:tcPr>
            </w:tcPrChange>
          </w:tcPr>
          <w:p w14:paraId="6D35AEC7" w14:textId="77777777" w:rsidR="006A2F41" w:rsidRPr="00D82A73" w:rsidRDefault="006A2F41" w:rsidP="0026766E">
            <w:pPr>
              <w:rPr>
                <w:rFonts w:ascii="Arial" w:eastAsia="Arial Unicode MS" w:hAnsi="Arial"/>
                <w:color w:val="000000"/>
              </w:rPr>
            </w:pPr>
          </w:p>
        </w:tc>
        <w:tc>
          <w:tcPr>
            <w:tcW w:w="7880" w:type="dxa"/>
            <w:gridSpan w:val="6"/>
            <w:tcPrChange w:id="4149" w:author="Jarno Nieminen" w:date="2014-06-11T12:40:00Z">
              <w:tcPr>
                <w:tcW w:w="7880" w:type="dxa"/>
                <w:gridSpan w:val="12"/>
              </w:tcPr>
            </w:tcPrChange>
          </w:tcPr>
          <w:p w14:paraId="3F7EF730" w14:textId="77777777" w:rsidR="006A2F41" w:rsidRPr="00D82A73" w:rsidRDefault="006A2F41" w:rsidP="0026766E">
            <w:pPr>
              <w:rPr>
                <w:rFonts w:ascii="Arial" w:eastAsia="Arial Unicode MS" w:hAnsi="Arial"/>
                <w:color w:val="000000"/>
              </w:rPr>
            </w:pPr>
          </w:p>
        </w:tc>
      </w:tr>
      <w:tr w:rsidR="006A2F41" w:rsidRPr="00D82A73" w14:paraId="4FB30125"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5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51" w:author="Jarno Nieminen" w:date="2014-06-11T12:40:00Z">
            <w:trPr>
              <w:gridBefore w:val="1"/>
              <w:gridAfter w:val="0"/>
              <w:wBefore w:w="15" w:type="dxa"/>
              <w:trHeight w:val="217"/>
            </w:trPr>
          </w:trPrChange>
        </w:trPr>
        <w:tc>
          <w:tcPr>
            <w:tcW w:w="7080" w:type="dxa"/>
            <w:gridSpan w:val="3"/>
            <w:tcPrChange w:id="4152" w:author="Jarno Nieminen" w:date="2014-06-11T12:40:00Z">
              <w:tcPr>
                <w:tcW w:w="7080" w:type="dxa"/>
                <w:gridSpan w:val="6"/>
              </w:tcPr>
            </w:tcPrChange>
          </w:tcPr>
          <w:p w14:paraId="4A0F6ED8" w14:textId="77777777" w:rsidR="006A2F41" w:rsidRPr="00D82A73" w:rsidRDefault="006A2F41" w:rsidP="0026766E">
            <w:pPr>
              <w:rPr>
                <w:rFonts w:ascii="Arial" w:eastAsia="Arial Unicode MS" w:hAnsi="Arial"/>
                <w:color w:val="000000"/>
              </w:rPr>
            </w:pPr>
          </w:p>
        </w:tc>
        <w:tc>
          <w:tcPr>
            <w:tcW w:w="7880" w:type="dxa"/>
            <w:gridSpan w:val="6"/>
            <w:tcPrChange w:id="4153" w:author="Jarno Nieminen" w:date="2014-06-11T12:40:00Z">
              <w:tcPr>
                <w:tcW w:w="7880" w:type="dxa"/>
                <w:gridSpan w:val="12"/>
              </w:tcPr>
            </w:tcPrChange>
          </w:tcPr>
          <w:p w14:paraId="4D1C3F3E" w14:textId="77777777" w:rsidR="006A2F41" w:rsidRPr="00D82A73" w:rsidRDefault="006A2F41" w:rsidP="0026766E">
            <w:pPr>
              <w:rPr>
                <w:rFonts w:ascii="Arial" w:eastAsia="Arial Unicode MS" w:hAnsi="Arial"/>
                <w:color w:val="000000"/>
              </w:rPr>
            </w:pPr>
          </w:p>
        </w:tc>
      </w:tr>
    </w:tbl>
    <w:p w14:paraId="213FB731" w14:textId="77777777" w:rsidR="006A2F41" w:rsidRPr="00D82A73" w:rsidRDefault="006A2F41" w:rsidP="006A2F41"/>
    <w:p w14:paraId="2463A8F8" w14:textId="77777777" w:rsidR="006A2F41" w:rsidRPr="00D82A73" w:rsidRDefault="006A2F41" w:rsidP="006A2F41"/>
    <w:p w14:paraId="1E560797" w14:textId="77777777" w:rsidR="006A2F41" w:rsidRPr="00D82A73" w:rsidRDefault="006A2F41" w:rsidP="006A2F41"/>
    <w:p w14:paraId="656DE8FF" w14:textId="77777777" w:rsidR="006A2F41" w:rsidRPr="00D82A73" w:rsidRDefault="006A2F41" w:rsidP="006A2F41">
      <w:pPr>
        <w:pStyle w:val="Heading3"/>
      </w:pPr>
      <w:bookmarkStart w:id="4154" w:name="_Toc220986041"/>
      <w:bookmarkStart w:id="4155" w:name="_Toc386458098"/>
      <w:bookmarkStart w:id="4156" w:name="_Toc390253659"/>
      <w:r w:rsidRPr="00D82A73">
        <w:t>Klass Malldelning (TemplatePropagate)</w:t>
      </w:r>
      <w:bookmarkEnd w:id="4154"/>
      <w:bookmarkEnd w:id="4155"/>
      <w:bookmarkEnd w:id="4156"/>
    </w:p>
    <w:p w14:paraId="449060DE" w14:textId="77777777" w:rsidR="006A2F41" w:rsidRPr="00D82A73" w:rsidRDefault="006A2F41" w:rsidP="006A2F41">
      <w:r w:rsidRPr="00D82A73">
        <w:t xml:space="preserve">Objekt för att definiera om mallen är regional/nationell. En standardiserad mall kan användas regionalt eller nationellt. mall kan delas definieras global (kan). Attributet countycode styr mallens tillgänglighet. ISO 3166-2:SEObjekt  information om mallen delas med.innehåller definition av kodverk/kod. </w:t>
      </w:r>
    </w:p>
    <w:p w14:paraId="71E10381" w14:textId="77777777" w:rsidR="006A2F41" w:rsidRPr="00D82A73" w:rsidRDefault="006A2F41" w:rsidP="006A2F41">
      <w:r w:rsidRPr="00D82A73">
        <w:t>Ex:</w:t>
      </w:r>
    </w:p>
    <w:p w14:paraId="60506A6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157">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2FCA007D" w14:textId="77777777" w:rsidTr="0026766E">
        <w:trPr>
          <w:cantSplit/>
          <w:trHeight w:val="376"/>
        </w:trPr>
        <w:tc>
          <w:tcPr>
            <w:tcW w:w="2545" w:type="dxa"/>
            <w:gridSpan w:val="2"/>
            <w:vMerge w:val="restart"/>
            <w:shd w:val="pct25" w:color="auto" w:fill="auto"/>
          </w:tcPr>
          <w:p w14:paraId="080F5CC5"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066B97F" w14:textId="77777777" w:rsidR="006A2F41" w:rsidRPr="00D82A73" w:rsidRDefault="006A2F41" w:rsidP="0026766E">
            <w:r w:rsidRPr="00D82A73">
              <w:t>Beskrivning</w:t>
            </w:r>
          </w:p>
        </w:tc>
        <w:tc>
          <w:tcPr>
            <w:tcW w:w="1140" w:type="dxa"/>
            <w:vMerge w:val="restart"/>
            <w:shd w:val="pct25" w:color="auto" w:fill="auto"/>
          </w:tcPr>
          <w:p w14:paraId="0FE7255D"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1912DAA" w14:textId="77777777" w:rsidR="006A2F41" w:rsidRPr="00D82A73" w:rsidRDefault="006A2F41" w:rsidP="0026766E">
            <w:r w:rsidRPr="00D82A73">
              <w:t>Mult</w:t>
            </w:r>
          </w:p>
        </w:tc>
        <w:tc>
          <w:tcPr>
            <w:tcW w:w="1800" w:type="dxa"/>
            <w:vMerge w:val="restart"/>
            <w:shd w:val="pct25" w:color="auto" w:fill="auto"/>
          </w:tcPr>
          <w:p w14:paraId="2991942C" w14:textId="51B518F0" w:rsidR="006A2F41" w:rsidRPr="00D82A73" w:rsidRDefault="006A2F41" w:rsidP="0026766E">
            <w:pPr>
              <w:rPr>
                <w:rFonts w:eastAsia="Arial Unicode MS"/>
              </w:rPr>
            </w:pPr>
            <w:r w:rsidRPr="00D82A73">
              <w:t xml:space="preserve">Kodverk/värdemängd </w:t>
            </w:r>
            <w:r w:rsidRPr="00D82A73">
              <w:br/>
              <w:t xml:space="preserve">/ </w:t>
            </w:r>
            <w:r w:rsidR="00CF0578" w:rsidRPr="00D82A73">
              <w:t>ev</w:t>
            </w:r>
            <w:ins w:id="4158" w:author="Jarno Nieminen" w:date="2014-06-11T12:40:00Z">
              <w:r w:rsidR="00CF0578" w:rsidRPr="00D82A73">
                <w:t>.</w:t>
              </w:r>
            </w:ins>
            <w:r w:rsidRPr="00D82A73">
              <w:t xml:space="preserve"> begränsningar</w:t>
            </w:r>
          </w:p>
        </w:tc>
        <w:tc>
          <w:tcPr>
            <w:tcW w:w="1920" w:type="dxa"/>
            <w:vMerge w:val="restart"/>
            <w:shd w:val="pct25" w:color="auto" w:fill="auto"/>
          </w:tcPr>
          <w:p w14:paraId="50EE256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B1E2DA5" w14:textId="50B1AB82" w:rsidR="006A2F41" w:rsidRPr="00D82A73" w:rsidRDefault="00CF0578" w:rsidP="0026766E">
            <w:pPr>
              <w:rPr>
                <w:rFonts w:eastAsia="Arial Unicode MS"/>
              </w:rPr>
            </w:pPr>
            <w:r>
              <w:rPr>
                <w:rFonts w:eastAsia="Arial Unicode MS"/>
              </w:rPr>
              <w:t>Fylls i</w:t>
            </w:r>
            <w:r w:rsidR="006A2F41" w:rsidRPr="00D82A73">
              <w:rPr>
                <w:rFonts w:eastAsia="Arial Unicode MS"/>
              </w:rPr>
              <w:t xml:space="preserve"> </w:t>
            </w:r>
            <w:del w:id="4159" w:author="Jarno Nieminen" w:date="2014-06-11T12:40:00Z">
              <w:r w:rsidR="00F963D1" w:rsidRPr="00D82A73">
                <w:rPr>
                  <w:rFonts w:eastAsia="Arial Unicode MS"/>
                </w:rPr>
                <w:delText xml:space="preserve">i </w:delText>
              </w:r>
            </w:del>
            <w:r w:rsidR="006A2F41" w:rsidRPr="00D82A73">
              <w:rPr>
                <w:rFonts w:eastAsia="Arial Unicode MS"/>
              </w:rPr>
              <w:t>samråd med TIS</w:t>
            </w:r>
          </w:p>
        </w:tc>
      </w:tr>
      <w:tr w:rsidR="00601C65" w:rsidRPr="00D82A73" w14:paraId="11771E9D" w14:textId="77777777" w:rsidTr="0026766E">
        <w:trPr>
          <w:cantSplit/>
          <w:trHeight w:val="375"/>
        </w:trPr>
        <w:tc>
          <w:tcPr>
            <w:tcW w:w="2545" w:type="dxa"/>
            <w:gridSpan w:val="2"/>
            <w:vMerge/>
            <w:shd w:val="pct25" w:color="auto" w:fill="auto"/>
          </w:tcPr>
          <w:p w14:paraId="73818450" w14:textId="77777777" w:rsidR="006A2F41" w:rsidRPr="00D82A73" w:rsidRDefault="006A2F41" w:rsidP="0026766E"/>
        </w:tc>
        <w:tc>
          <w:tcPr>
            <w:tcW w:w="3410" w:type="dxa"/>
            <w:vMerge/>
            <w:shd w:val="pct25" w:color="auto" w:fill="auto"/>
          </w:tcPr>
          <w:p w14:paraId="4ABDE726" w14:textId="77777777" w:rsidR="006A2F41" w:rsidRPr="00D82A73" w:rsidRDefault="006A2F41" w:rsidP="0026766E"/>
        </w:tc>
        <w:tc>
          <w:tcPr>
            <w:tcW w:w="1140" w:type="dxa"/>
            <w:vMerge/>
            <w:shd w:val="pct25" w:color="auto" w:fill="auto"/>
          </w:tcPr>
          <w:p w14:paraId="725980D5" w14:textId="77777777" w:rsidR="006A2F41" w:rsidRPr="00D82A73" w:rsidRDefault="006A2F41" w:rsidP="0026766E"/>
        </w:tc>
        <w:tc>
          <w:tcPr>
            <w:tcW w:w="720" w:type="dxa"/>
            <w:vMerge/>
            <w:shd w:val="pct25" w:color="auto" w:fill="auto"/>
          </w:tcPr>
          <w:p w14:paraId="6EB05806" w14:textId="77777777" w:rsidR="006A2F41" w:rsidRPr="00D82A73" w:rsidRDefault="006A2F41" w:rsidP="0026766E"/>
        </w:tc>
        <w:tc>
          <w:tcPr>
            <w:tcW w:w="1800" w:type="dxa"/>
            <w:vMerge/>
            <w:shd w:val="pct25" w:color="auto" w:fill="auto"/>
          </w:tcPr>
          <w:p w14:paraId="7E2DC6B4" w14:textId="77777777" w:rsidR="006A2F41" w:rsidRPr="00D82A73" w:rsidRDefault="006A2F41" w:rsidP="0026766E"/>
        </w:tc>
        <w:tc>
          <w:tcPr>
            <w:tcW w:w="1920" w:type="dxa"/>
            <w:vMerge/>
            <w:shd w:val="pct25" w:color="auto" w:fill="auto"/>
          </w:tcPr>
          <w:p w14:paraId="3D2CD037" w14:textId="77777777" w:rsidR="006A2F41" w:rsidRPr="00D82A73" w:rsidRDefault="006A2F41" w:rsidP="0026766E"/>
        </w:tc>
        <w:tc>
          <w:tcPr>
            <w:tcW w:w="1200" w:type="dxa"/>
            <w:tcBorders>
              <w:bottom w:val="single" w:sz="4" w:space="0" w:color="auto"/>
            </w:tcBorders>
            <w:shd w:val="pct25" w:color="auto" w:fill="auto"/>
          </w:tcPr>
          <w:p w14:paraId="7B3CAC50"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61AB6D33"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08892C5A" w14:textId="77777777" w:rsidR="006A2F41" w:rsidRPr="00D82A73" w:rsidRDefault="006A2F41" w:rsidP="0026766E">
            <w:pPr>
              <w:rPr>
                <w:rFonts w:eastAsia="Arial Unicode MS"/>
              </w:rPr>
            </w:pPr>
          </w:p>
        </w:tc>
      </w:tr>
      <w:tr w:rsidR="006A2F41" w:rsidRPr="00D82A73" w14:paraId="58A0F21A"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60"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61" w:author="Jarno Nieminen" w:date="2014-06-11T12:40:00Z">
            <w:trPr>
              <w:gridAfter w:val="0"/>
              <w:trHeight w:val="217"/>
            </w:trPr>
          </w:trPrChange>
        </w:trPr>
        <w:tc>
          <w:tcPr>
            <w:tcW w:w="2545" w:type="dxa"/>
            <w:gridSpan w:val="2"/>
            <w:tcPrChange w:id="4162" w:author="Jarno Nieminen" w:date="2014-06-11T12:40:00Z">
              <w:tcPr>
                <w:tcW w:w="2545" w:type="dxa"/>
                <w:gridSpan w:val="3"/>
              </w:tcPr>
            </w:tcPrChange>
          </w:tcPr>
          <w:p w14:paraId="21DE1D11" w14:textId="77777777" w:rsidR="006A2F41" w:rsidRPr="00D82A73" w:rsidRDefault="006A2F41" w:rsidP="0026766E">
            <w:pPr>
              <w:rPr>
                <w:rFonts w:eastAsia="Arial Unicode MS"/>
              </w:rPr>
            </w:pPr>
            <w:r w:rsidRPr="00D82A73">
              <w:rPr>
                <w:rFonts w:eastAsia="Arial Unicode MS"/>
              </w:rPr>
              <w:t>(countycode)</w:t>
            </w:r>
          </w:p>
        </w:tc>
        <w:tc>
          <w:tcPr>
            <w:tcW w:w="3410" w:type="dxa"/>
            <w:tcPrChange w:id="4163" w:author="Jarno Nieminen" w:date="2014-06-11T12:40:00Z">
              <w:tcPr>
                <w:tcW w:w="3410" w:type="dxa"/>
                <w:gridSpan w:val="2"/>
              </w:tcPr>
            </w:tcPrChange>
          </w:tcPr>
          <w:p w14:paraId="610DD935" w14:textId="77777777" w:rsidR="006A2F41" w:rsidRPr="00D82A73" w:rsidRDefault="006A2F41" w:rsidP="0026766E">
            <w:pPr>
              <w:rPr>
                <w:rFonts w:eastAsia="Arial Unicode MS"/>
              </w:rPr>
            </w:pPr>
            <w:r w:rsidRPr="00D82A73">
              <w:rPr>
                <w:rFonts w:eastAsia="Arial Unicode MS"/>
              </w:rPr>
              <w:t xml:space="preserve">Avgränsande fält. Om Propagate "true" kan mallen delas inom en till flera länskoder. </w:t>
            </w:r>
          </w:p>
          <w:p w14:paraId="6B52C3C2" w14:textId="77777777" w:rsidR="006A2F41" w:rsidRPr="00D82A73" w:rsidRDefault="006A2F41" w:rsidP="0026766E">
            <w:pPr>
              <w:rPr>
                <w:rFonts w:eastAsia="Arial Unicode MS"/>
              </w:rPr>
            </w:pPr>
            <w:r w:rsidRPr="00D82A73">
              <w:rPr>
                <w:rFonts w:eastAsia="Arial Unicode MS"/>
              </w:rPr>
              <w:t>Om attributet är tomt delas mallen utan avgränsning.</w:t>
            </w:r>
          </w:p>
          <w:p w14:paraId="612CCCD4" w14:textId="77777777" w:rsidR="006A2F41" w:rsidRPr="00D82A73" w:rsidRDefault="006A2F41" w:rsidP="0026766E">
            <w:pPr>
              <w:rPr>
                <w:rFonts w:eastAsia="Arial Unicode MS"/>
              </w:rPr>
            </w:pPr>
          </w:p>
          <w:p w14:paraId="0EBADBD4" w14:textId="77777777" w:rsidR="006A2F41" w:rsidRPr="00D82A73" w:rsidRDefault="006A2F41" w:rsidP="0026766E">
            <w:pPr>
              <w:rPr>
                <w:rFonts w:eastAsia="Arial Unicode MS"/>
              </w:rPr>
            </w:pPr>
            <w:r w:rsidRPr="00D82A73">
              <w:rPr>
                <w:rFonts w:eastAsia="Arial Unicode MS"/>
              </w:rPr>
              <w:t>Avgränsningen (länskod) gäller för inom det län verksamheten (hsa-id) verkar inom (som vill använda mallen).</w:t>
            </w:r>
          </w:p>
        </w:tc>
        <w:tc>
          <w:tcPr>
            <w:tcW w:w="1140" w:type="dxa"/>
            <w:tcPrChange w:id="4164" w:author="Jarno Nieminen" w:date="2014-06-11T12:40:00Z">
              <w:tcPr>
                <w:tcW w:w="1140" w:type="dxa"/>
                <w:gridSpan w:val="2"/>
              </w:tcPr>
            </w:tcPrChange>
          </w:tcPr>
          <w:p w14:paraId="318FFC54" w14:textId="77777777" w:rsidR="006A2F41" w:rsidRPr="00D82A73" w:rsidRDefault="006A2F41" w:rsidP="0026766E">
            <w:pPr>
              <w:rPr>
                <w:rFonts w:eastAsia="Arial Unicode MS"/>
              </w:rPr>
            </w:pPr>
            <w:r w:rsidRPr="00D82A73">
              <w:rPr>
                <w:rFonts w:eastAsia="Arial Unicode MS"/>
              </w:rPr>
              <w:lastRenderedPageBreak/>
              <w:t>KTOV</w:t>
            </w:r>
          </w:p>
        </w:tc>
        <w:tc>
          <w:tcPr>
            <w:tcW w:w="720" w:type="dxa"/>
            <w:tcPrChange w:id="4165" w:author="Jarno Nieminen" w:date="2014-06-11T12:40:00Z">
              <w:tcPr>
                <w:tcW w:w="720" w:type="dxa"/>
                <w:gridSpan w:val="2"/>
              </w:tcPr>
            </w:tcPrChange>
          </w:tcPr>
          <w:p w14:paraId="7BCFF1B6" w14:textId="77777777" w:rsidR="006A2F41" w:rsidRPr="00D82A73" w:rsidRDefault="006A2F41" w:rsidP="0026766E">
            <w:pPr>
              <w:rPr>
                <w:rFonts w:eastAsia="Arial Unicode MS"/>
              </w:rPr>
            </w:pPr>
            <w:r w:rsidRPr="00D82A73">
              <w:rPr>
                <w:rFonts w:eastAsia="Arial Unicode MS"/>
              </w:rPr>
              <w:t>0..*</w:t>
            </w:r>
          </w:p>
        </w:tc>
        <w:tc>
          <w:tcPr>
            <w:tcW w:w="1800" w:type="dxa"/>
            <w:tcPrChange w:id="4166" w:author="Jarno Nieminen" w:date="2014-06-11T12:40:00Z">
              <w:tcPr>
                <w:tcW w:w="1800" w:type="dxa"/>
                <w:gridSpan w:val="2"/>
              </w:tcPr>
            </w:tcPrChange>
          </w:tcPr>
          <w:p w14:paraId="7378D318" w14:textId="77777777" w:rsidR="006A2F41" w:rsidRPr="00D82A73" w:rsidRDefault="006A2F41" w:rsidP="0026766E">
            <w:pPr>
              <w:rPr>
                <w:rFonts w:eastAsia="Arial Unicode MS"/>
              </w:rPr>
            </w:pPr>
            <w:r w:rsidRPr="00D82A73">
              <w:rPr>
                <w:rFonts w:eastAsia="Arial Unicode MS"/>
              </w:rPr>
              <w:t>KV Länskod.</w:t>
            </w:r>
          </w:p>
          <w:p w14:paraId="7D4722D8" w14:textId="77777777" w:rsidR="006A2F41" w:rsidRPr="00D82A73" w:rsidRDefault="006A2F41" w:rsidP="0026766E">
            <w:pPr>
              <w:rPr>
                <w:rFonts w:eastAsia="Arial Unicode MS"/>
              </w:rPr>
            </w:pPr>
          </w:p>
        </w:tc>
        <w:tc>
          <w:tcPr>
            <w:tcW w:w="1920" w:type="dxa"/>
            <w:tcPrChange w:id="4167" w:author="Jarno Nieminen" w:date="2014-06-11T12:40:00Z">
              <w:tcPr>
                <w:tcW w:w="1920" w:type="dxa"/>
                <w:gridSpan w:val="2"/>
              </w:tcPr>
            </w:tcPrChange>
          </w:tcPr>
          <w:p w14:paraId="2D10C4A9" w14:textId="77777777" w:rsidR="006A2F41" w:rsidRPr="00D82A73" w:rsidRDefault="006A2F41" w:rsidP="0026766E">
            <w:pPr>
              <w:rPr>
                <w:rFonts w:ascii="Arial" w:eastAsia="Arial Unicode MS" w:hAnsi="Arial"/>
              </w:rPr>
            </w:pPr>
          </w:p>
        </w:tc>
        <w:tc>
          <w:tcPr>
            <w:tcW w:w="1200" w:type="dxa"/>
            <w:shd w:val="clear" w:color="auto" w:fill="auto"/>
            <w:tcPrChange w:id="4168" w:author="Jarno Nieminen" w:date="2014-06-11T12:40:00Z">
              <w:tcPr>
                <w:tcW w:w="1200" w:type="dxa"/>
                <w:gridSpan w:val="2"/>
                <w:shd w:val="clear" w:color="auto" w:fill="auto"/>
              </w:tcPr>
            </w:tcPrChange>
          </w:tcPr>
          <w:p w14:paraId="77555B89" w14:textId="77777777" w:rsidR="006A2F41" w:rsidRPr="00D82A73" w:rsidRDefault="006A2F41" w:rsidP="0026766E">
            <w:pPr>
              <w:rPr>
                <w:rFonts w:ascii="Arial" w:eastAsia="Arial Unicode MS" w:hAnsi="Arial"/>
              </w:rPr>
            </w:pPr>
          </w:p>
        </w:tc>
        <w:tc>
          <w:tcPr>
            <w:tcW w:w="1080" w:type="dxa"/>
            <w:shd w:val="clear" w:color="auto" w:fill="auto"/>
            <w:tcPrChange w:id="4169" w:author="Jarno Nieminen" w:date="2014-06-11T12:40:00Z">
              <w:tcPr>
                <w:tcW w:w="1080" w:type="dxa"/>
                <w:gridSpan w:val="2"/>
                <w:shd w:val="clear" w:color="auto" w:fill="auto"/>
              </w:tcPr>
            </w:tcPrChange>
          </w:tcPr>
          <w:p w14:paraId="20A5964D" w14:textId="77777777" w:rsidR="006A2F41" w:rsidRPr="00D82A73" w:rsidRDefault="006A2F41" w:rsidP="0026766E">
            <w:pPr>
              <w:rPr>
                <w:rFonts w:ascii="Arial" w:eastAsia="Arial Unicode MS" w:hAnsi="Arial"/>
              </w:rPr>
            </w:pPr>
          </w:p>
        </w:tc>
        <w:tc>
          <w:tcPr>
            <w:tcW w:w="1160" w:type="dxa"/>
            <w:shd w:val="clear" w:color="auto" w:fill="auto"/>
            <w:tcPrChange w:id="4170" w:author="Jarno Nieminen" w:date="2014-06-11T12:40:00Z">
              <w:tcPr>
                <w:tcW w:w="1160" w:type="dxa"/>
                <w:gridSpan w:val="2"/>
                <w:shd w:val="clear" w:color="auto" w:fill="auto"/>
              </w:tcPr>
            </w:tcPrChange>
          </w:tcPr>
          <w:p w14:paraId="0B83C172" w14:textId="77777777" w:rsidR="006A2F41" w:rsidRPr="00D82A73" w:rsidRDefault="006A2F41" w:rsidP="0026766E">
            <w:pPr>
              <w:rPr>
                <w:rFonts w:ascii="Arial" w:eastAsia="Arial Unicode MS" w:hAnsi="Arial"/>
              </w:rPr>
            </w:pPr>
          </w:p>
        </w:tc>
      </w:tr>
      <w:tr w:rsidR="006A2F41" w:rsidRPr="00D82A73" w14:paraId="0FFE9026"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1"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72" w:author="Jarno Nieminen" w:date="2014-06-11T12:40:00Z">
            <w:trPr>
              <w:gridAfter w:val="0"/>
              <w:trHeight w:val="217"/>
            </w:trPr>
          </w:trPrChange>
        </w:trPr>
        <w:tc>
          <w:tcPr>
            <w:tcW w:w="2545" w:type="dxa"/>
            <w:gridSpan w:val="2"/>
            <w:tcPrChange w:id="4173" w:author="Jarno Nieminen" w:date="2014-06-11T12:40:00Z">
              <w:tcPr>
                <w:tcW w:w="2545" w:type="dxa"/>
                <w:gridSpan w:val="3"/>
              </w:tcPr>
            </w:tcPrChange>
          </w:tcPr>
          <w:p w14:paraId="3174B86C" w14:textId="77777777" w:rsidR="006A2F41" w:rsidRPr="00D82A73" w:rsidRDefault="006A2F41" w:rsidP="0026766E">
            <w:pPr>
              <w:rPr>
                <w:rFonts w:eastAsia="Arial Unicode MS"/>
              </w:rPr>
            </w:pPr>
            <w:r w:rsidRPr="00D82A73">
              <w:rPr>
                <w:rFonts w:eastAsia="Arial Unicode MS"/>
              </w:rPr>
              <w:lastRenderedPageBreak/>
              <w:t>(propagate)</w:t>
            </w:r>
          </w:p>
        </w:tc>
        <w:tc>
          <w:tcPr>
            <w:tcW w:w="3410" w:type="dxa"/>
            <w:tcPrChange w:id="4174" w:author="Jarno Nieminen" w:date="2014-06-11T12:40:00Z">
              <w:tcPr>
                <w:tcW w:w="3410" w:type="dxa"/>
                <w:gridSpan w:val="2"/>
              </w:tcPr>
            </w:tcPrChange>
          </w:tcPr>
          <w:p w14:paraId="65D3CD11" w14:textId="77777777" w:rsidR="006A2F41" w:rsidRPr="00D82A73" w:rsidRDefault="006A2F41" w:rsidP="0026766E">
            <w:pPr>
              <w:rPr>
                <w:rFonts w:eastAsia="Arial Unicode MS"/>
              </w:rPr>
            </w:pPr>
            <w:r w:rsidRPr="00D82A73">
              <w:rPr>
                <w:rFonts w:eastAsia="Arial Unicode MS"/>
              </w:rPr>
              <w:t>Attribut för att indikera att mallen är global.</w:t>
            </w:r>
          </w:p>
          <w:p w14:paraId="096EEA1C" w14:textId="77777777" w:rsidR="006A2F41" w:rsidRPr="00D82A73" w:rsidRDefault="006A2F41" w:rsidP="0026766E">
            <w:pPr>
              <w:rPr>
                <w:rFonts w:eastAsia="Arial Unicode MS"/>
              </w:rPr>
            </w:pPr>
            <w:r w:rsidRPr="00D82A73">
              <w:rPr>
                <w:rFonts w:eastAsia="Arial Unicode MS"/>
              </w:rPr>
              <w:t xml:space="preserve"> </w:t>
            </w:r>
          </w:p>
        </w:tc>
        <w:tc>
          <w:tcPr>
            <w:tcW w:w="1140" w:type="dxa"/>
            <w:tcPrChange w:id="4175" w:author="Jarno Nieminen" w:date="2014-06-11T12:40:00Z">
              <w:tcPr>
                <w:tcW w:w="1140" w:type="dxa"/>
                <w:gridSpan w:val="2"/>
              </w:tcPr>
            </w:tcPrChange>
          </w:tcPr>
          <w:p w14:paraId="7F17DAFB" w14:textId="77777777" w:rsidR="006A2F41" w:rsidRPr="00D82A73" w:rsidRDefault="006A2F41" w:rsidP="0026766E">
            <w:pPr>
              <w:rPr>
                <w:rFonts w:eastAsia="Arial Unicode MS"/>
              </w:rPr>
            </w:pPr>
            <w:r w:rsidRPr="00D82A73">
              <w:rPr>
                <w:rFonts w:eastAsia="Arial Unicode MS"/>
              </w:rPr>
              <w:t>S/F</w:t>
            </w:r>
          </w:p>
        </w:tc>
        <w:tc>
          <w:tcPr>
            <w:tcW w:w="720" w:type="dxa"/>
            <w:tcPrChange w:id="4176" w:author="Jarno Nieminen" w:date="2014-06-11T12:40:00Z">
              <w:tcPr>
                <w:tcW w:w="720" w:type="dxa"/>
                <w:gridSpan w:val="2"/>
              </w:tcPr>
            </w:tcPrChange>
          </w:tcPr>
          <w:p w14:paraId="5138D2D5" w14:textId="77777777" w:rsidR="006A2F41" w:rsidRPr="00D82A73" w:rsidRDefault="006A2F41" w:rsidP="0026766E">
            <w:pPr>
              <w:rPr>
                <w:rFonts w:eastAsia="Arial Unicode MS"/>
              </w:rPr>
            </w:pPr>
            <w:r w:rsidRPr="00D82A73">
              <w:rPr>
                <w:rFonts w:eastAsia="Arial Unicode MS"/>
              </w:rPr>
              <w:t>1</w:t>
            </w:r>
          </w:p>
        </w:tc>
        <w:tc>
          <w:tcPr>
            <w:tcW w:w="1800" w:type="dxa"/>
            <w:tcPrChange w:id="4177" w:author="Jarno Nieminen" w:date="2014-06-11T12:40:00Z">
              <w:tcPr>
                <w:tcW w:w="1800" w:type="dxa"/>
                <w:gridSpan w:val="2"/>
              </w:tcPr>
            </w:tcPrChange>
          </w:tcPr>
          <w:p w14:paraId="0BFD14C4" w14:textId="77777777" w:rsidR="006A2F41" w:rsidRPr="00D82A73" w:rsidRDefault="006A2F41" w:rsidP="0026766E">
            <w:pPr>
              <w:rPr>
                <w:rFonts w:eastAsia="Arial Unicode MS"/>
              </w:rPr>
            </w:pPr>
            <w:r w:rsidRPr="00D82A73">
              <w:rPr>
                <w:rFonts w:eastAsia="Arial Unicode MS"/>
              </w:rPr>
              <w:t>S = Mallen delas (t.ex är nationell).</w:t>
            </w:r>
          </w:p>
          <w:p w14:paraId="07125F73" w14:textId="77777777" w:rsidR="006A2F41" w:rsidRPr="00D82A73" w:rsidRDefault="006A2F41" w:rsidP="0026766E">
            <w:pPr>
              <w:rPr>
                <w:rFonts w:eastAsia="Arial Unicode MS"/>
              </w:rPr>
            </w:pPr>
            <w:r w:rsidRPr="00D82A73">
              <w:rPr>
                <w:rFonts w:eastAsia="Arial Unicode MS"/>
              </w:rPr>
              <w:t>F = Mallen delas inte.</w:t>
            </w:r>
          </w:p>
        </w:tc>
        <w:tc>
          <w:tcPr>
            <w:tcW w:w="1920" w:type="dxa"/>
            <w:tcPrChange w:id="4178" w:author="Jarno Nieminen" w:date="2014-06-11T12:40:00Z">
              <w:tcPr>
                <w:tcW w:w="1920" w:type="dxa"/>
                <w:gridSpan w:val="2"/>
              </w:tcPr>
            </w:tcPrChange>
          </w:tcPr>
          <w:p w14:paraId="66E473C0" w14:textId="77777777" w:rsidR="006A2F41" w:rsidRPr="00D82A73" w:rsidRDefault="006A2F41" w:rsidP="0026766E">
            <w:pPr>
              <w:rPr>
                <w:rFonts w:ascii="Arial" w:eastAsia="Arial Unicode MS" w:hAnsi="Arial"/>
              </w:rPr>
            </w:pPr>
          </w:p>
        </w:tc>
        <w:tc>
          <w:tcPr>
            <w:tcW w:w="1200" w:type="dxa"/>
            <w:shd w:val="clear" w:color="auto" w:fill="auto"/>
            <w:tcPrChange w:id="4179" w:author="Jarno Nieminen" w:date="2014-06-11T12:40:00Z">
              <w:tcPr>
                <w:tcW w:w="1200" w:type="dxa"/>
                <w:gridSpan w:val="2"/>
                <w:shd w:val="clear" w:color="auto" w:fill="auto"/>
              </w:tcPr>
            </w:tcPrChange>
          </w:tcPr>
          <w:p w14:paraId="653976B2" w14:textId="77777777" w:rsidR="006A2F41" w:rsidRPr="00D82A73" w:rsidRDefault="006A2F41" w:rsidP="0026766E">
            <w:pPr>
              <w:rPr>
                <w:rFonts w:ascii="Arial" w:eastAsia="Arial Unicode MS" w:hAnsi="Arial"/>
              </w:rPr>
            </w:pPr>
          </w:p>
        </w:tc>
        <w:tc>
          <w:tcPr>
            <w:tcW w:w="1080" w:type="dxa"/>
            <w:shd w:val="clear" w:color="auto" w:fill="auto"/>
            <w:tcPrChange w:id="4180" w:author="Jarno Nieminen" w:date="2014-06-11T12:40:00Z">
              <w:tcPr>
                <w:tcW w:w="1080" w:type="dxa"/>
                <w:gridSpan w:val="2"/>
                <w:shd w:val="clear" w:color="auto" w:fill="auto"/>
              </w:tcPr>
            </w:tcPrChange>
          </w:tcPr>
          <w:p w14:paraId="688B84B8" w14:textId="77777777" w:rsidR="006A2F41" w:rsidRPr="00D82A73" w:rsidRDefault="006A2F41" w:rsidP="0026766E">
            <w:pPr>
              <w:rPr>
                <w:rFonts w:ascii="Arial" w:eastAsia="Arial Unicode MS" w:hAnsi="Arial"/>
              </w:rPr>
            </w:pPr>
          </w:p>
        </w:tc>
        <w:tc>
          <w:tcPr>
            <w:tcW w:w="1160" w:type="dxa"/>
            <w:shd w:val="clear" w:color="auto" w:fill="auto"/>
            <w:tcPrChange w:id="4181" w:author="Jarno Nieminen" w:date="2014-06-11T12:40:00Z">
              <w:tcPr>
                <w:tcW w:w="1160" w:type="dxa"/>
                <w:gridSpan w:val="2"/>
                <w:shd w:val="clear" w:color="auto" w:fill="auto"/>
              </w:tcPr>
            </w:tcPrChange>
          </w:tcPr>
          <w:p w14:paraId="4B6F82ED" w14:textId="77777777" w:rsidR="006A2F41" w:rsidRPr="00D82A73" w:rsidRDefault="006A2F41" w:rsidP="0026766E">
            <w:pPr>
              <w:rPr>
                <w:rFonts w:ascii="Arial" w:eastAsia="Arial Unicode MS" w:hAnsi="Arial"/>
              </w:rPr>
            </w:pPr>
          </w:p>
        </w:tc>
      </w:tr>
      <w:tr w:rsidR="006A2F41" w:rsidRPr="00D82A73" w14:paraId="30A91E3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8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183" w:author="Jarno Nieminen" w:date="2014-06-11T12:40:00Z">
            <w:trPr>
              <w:gridBefore w:val="1"/>
              <w:gridAfter w:val="0"/>
              <w:wBefore w:w="15" w:type="dxa"/>
              <w:trHeight w:val="217"/>
            </w:trPr>
          </w:trPrChange>
        </w:trPr>
        <w:tc>
          <w:tcPr>
            <w:tcW w:w="7080" w:type="dxa"/>
            <w:gridSpan w:val="3"/>
            <w:shd w:val="pct25" w:color="auto" w:fill="auto"/>
            <w:tcPrChange w:id="4184" w:author="Jarno Nieminen" w:date="2014-06-11T12:40:00Z">
              <w:tcPr>
                <w:tcW w:w="7080" w:type="dxa"/>
                <w:gridSpan w:val="6"/>
                <w:shd w:val="pct25" w:color="auto" w:fill="auto"/>
              </w:tcPr>
            </w:tcPrChange>
          </w:tcPr>
          <w:p w14:paraId="33ECB14F" w14:textId="77777777" w:rsidR="006A2F41" w:rsidRPr="00D82A73" w:rsidRDefault="006A2F41" w:rsidP="0026766E">
            <w:r w:rsidRPr="00D82A73">
              <w:t>Associationer</w:t>
            </w:r>
          </w:p>
        </w:tc>
        <w:tc>
          <w:tcPr>
            <w:tcW w:w="7880" w:type="dxa"/>
            <w:gridSpan w:val="6"/>
            <w:shd w:val="pct25" w:color="auto" w:fill="auto"/>
            <w:tcPrChange w:id="4185" w:author="Jarno Nieminen" w:date="2014-06-11T12:40:00Z">
              <w:tcPr>
                <w:tcW w:w="7880" w:type="dxa"/>
                <w:gridSpan w:val="12"/>
                <w:shd w:val="pct25" w:color="auto" w:fill="auto"/>
              </w:tcPr>
            </w:tcPrChange>
          </w:tcPr>
          <w:p w14:paraId="1A5B03AF" w14:textId="77777777" w:rsidR="006A2F41" w:rsidRPr="00D82A73" w:rsidRDefault="006A2F41" w:rsidP="0026766E">
            <w:pPr>
              <w:rPr>
                <w:rFonts w:eastAsia="Arial Unicode MS"/>
              </w:rPr>
            </w:pPr>
            <w:r w:rsidRPr="00D82A73">
              <w:t>Beslutsregel</w:t>
            </w:r>
          </w:p>
        </w:tc>
      </w:tr>
    </w:tbl>
    <w:p w14:paraId="62F86B42" w14:textId="77777777" w:rsidR="006A2F41" w:rsidRPr="00D82A73" w:rsidRDefault="006A2F41" w:rsidP="006A2F41"/>
    <w:p w14:paraId="6F37AFEB" w14:textId="77777777" w:rsidR="006A2F41" w:rsidRPr="00D82A73" w:rsidRDefault="006A2F41" w:rsidP="006A2F41">
      <w:pPr>
        <w:spacing w:line="240" w:lineRule="auto"/>
        <w:rPr>
          <w:rFonts w:eastAsia="Times New Roman"/>
          <w:bCs/>
          <w:i/>
          <w:sz w:val="24"/>
        </w:rPr>
      </w:pPr>
      <w:r w:rsidRPr="00D82A73">
        <w:rPr>
          <w:i/>
        </w:rPr>
        <w:br w:type="page"/>
      </w:r>
    </w:p>
    <w:p w14:paraId="4664CE9F" w14:textId="77777777" w:rsidR="006A2F41" w:rsidRPr="00D82A73" w:rsidRDefault="006A2F41" w:rsidP="006A2F41">
      <w:pPr>
        <w:pStyle w:val="Heading3"/>
      </w:pPr>
      <w:bookmarkStart w:id="4186" w:name="_Toc386458099"/>
      <w:bookmarkStart w:id="4187" w:name="_Toc390253660"/>
      <w:r w:rsidRPr="00D82A73">
        <w:lastRenderedPageBreak/>
        <w:t>Klass validering (validationEvent)</w:t>
      </w:r>
      <w:bookmarkEnd w:id="4186"/>
      <w:bookmarkEnd w:id="4187"/>
    </w:p>
    <w:p w14:paraId="2457742B" w14:textId="77777777" w:rsidR="006A2F41" w:rsidRPr="00D82A73" w:rsidRDefault="006A2F41" w:rsidP="006A2F41">
      <w:r w:rsidRPr="00D82A73">
        <w:t>Objekt innehåller valideringsmeddelanden kopplade till en valideringshändelse. Det finns följande validerings alternativ koppla de till frågor. Om validationEvent finns skall dessa visas för slutanvändaren vid valideringsfel.</w:t>
      </w:r>
    </w:p>
    <w:p w14:paraId="4A105742" w14:textId="77777777" w:rsidR="006A2F41" w:rsidRPr="00D82A73" w:rsidRDefault="006A2F41" w:rsidP="006A2F41"/>
    <w:p w14:paraId="6FF05D4F" w14:textId="77777777" w:rsidR="006A2F41" w:rsidRPr="00D82A73" w:rsidRDefault="006A2F41" w:rsidP="006A2F41">
      <w:pPr>
        <w:rPr>
          <w:i/>
        </w:rPr>
      </w:pPr>
      <w:r w:rsidRPr="00D82A73">
        <w:rPr>
          <w:i/>
        </w:rPr>
        <w:t>ÖVERSIKT</w:t>
      </w:r>
    </w:p>
    <w:tbl>
      <w:tblPr>
        <w:tblStyle w:val="TableGrid"/>
        <w:tblW w:w="12866" w:type="dxa"/>
        <w:tblLayout w:type="fixed"/>
        <w:tblLook w:val="04A0" w:firstRow="1" w:lastRow="0" w:firstColumn="1" w:lastColumn="0" w:noHBand="0" w:noVBand="1"/>
      </w:tblPr>
      <w:tblGrid>
        <w:gridCol w:w="1809"/>
        <w:gridCol w:w="709"/>
        <w:gridCol w:w="1134"/>
        <w:gridCol w:w="851"/>
        <w:gridCol w:w="1134"/>
        <w:gridCol w:w="783"/>
        <w:gridCol w:w="1059"/>
        <w:gridCol w:w="851"/>
        <w:gridCol w:w="850"/>
        <w:gridCol w:w="993"/>
        <w:gridCol w:w="1134"/>
        <w:gridCol w:w="850"/>
        <w:gridCol w:w="709"/>
        <w:tblGridChange w:id="4188">
          <w:tblGrid>
            <w:gridCol w:w="113"/>
            <w:gridCol w:w="1696"/>
            <w:gridCol w:w="113"/>
            <w:gridCol w:w="596"/>
            <w:gridCol w:w="113"/>
            <w:gridCol w:w="1021"/>
            <w:gridCol w:w="113"/>
            <w:gridCol w:w="738"/>
            <w:gridCol w:w="113"/>
            <w:gridCol w:w="1021"/>
            <w:gridCol w:w="113"/>
            <w:gridCol w:w="670"/>
            <w:gridCol w:w="113"/>
            <w:gridCol w:w="946"/>
            <w:gridCol w:w="113"/>
            <w:gridCol w:w="738"/>
            <w:gridCol w:w="113"/>
            <w:gridCol w:w="737"/>
            <w:gridCol w:w="113"/>
            <w:gridCol w:w="880"/>
            <w:gridCol w:w="113"/>
            <w:gridCol w:w="1021"/>
            <w:gridCol w:w="113"/>
            <w:gridCol w:w="737"/>
            <w:gridCol w:w="113"/>
            <w:gridCol w:w="596"/>
            <w:gridCol w:w="113"/>
          </w:tblGrid>
        </w:tblGridChange>
      </w:tblGrid>
      <w:tr w:rsidR="00601C65" w:rsidRPr="00D82A73" w14:paraId="1A0AD4E8" w14:textId="77777777" w:rsidTr="0026766E">
        <w:tc>
          <w:tcPr>
            <w:tcW w:w="1809" w:type="dxa"/>
            <w:shd w:val="clear" w:color="auto" w:fill="D9D9D9" w:themeFill="background1" w:themeFillShade="D9"/>
          </w:tcPr>
          <w:p w14:paraId="733893D6" w14:textId="77777777" w:rsidR="006A2F41" w:rsidRPr="00D82A73" w:rsidRDefault="006A2F41" w:rsidP="0026766E">
            <w:r w:rsidRPr="00D82A73">
              <w:t>Validerings event</w:t>
            </w:r>
          </w:p>
        </w:tc>
        <w:tc>
          <w:tcPr>
            <w:tcW w:w="709" w:type="dxa"/>
            <w:shd w:val="clear" w:color="auto" w:fill="D9D9D9" w:themeFill="background1" w:themeFillShade="D9"/>
          </w:tcPr>
          <w:p w14:paraId="5C8C678F" w14:textId="77777777" w:rsidR="006A2F41" w:rsidRPr="00D82A73" w:rsidRDefault="006A2F41" w:rsidP="0026766E">
            <w:pPr>
              <w:jc w:val="center"/>
            </w:pPr>
            <w:r w:rsidRPr="00D82A73">
              <w:t>Text</w:t>
            </w:r>
          </w:p>
        </w:tc>
        <w:tc>
          <w:tcPr>
            <w:tcW w:w="1134" w:type="dxa"/>
            <w:shd w:val="clear" w:color="auto" w:fill="D9D9D9" w:themeFill="background1" w:themeFillShade="D9"/>
          </w:tcPr>
          <w:p w14:paraId="116DCBAB" w14:textId="77777777" w:rsidR="006A2F41" w:rsidRPr="00D82A73" w:rsidRDefault="006A2F41" w:rsidP="0026766E">
            <w:pPr>
              <w:jc w:val="center"/>
            </w:pPr>
            <w:r w:rsidRPr="00D82A73">
              <w:t>TextArea</w:t>
            </w:r>
          </w:p>
        </w:tc>
        <w:tc>
          <w:tcPr>
            <w:tcW w:w="851" w:type="dxa"/>
            <w:shd w:val="clear" w:color="auto" w:fill="D9D9D9" w:themeFill="background1" w:themeFillShade="D9"/>
          </w:tcPr>
          <w:p w14:paraId="3C2B161E"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5BFC632D" w14:textId="77777777" w:rsidR="006A2F41" w:rsidRPr="00D82A73" w:rsidRDefault="006A2F41" w:rsidP="0026766E">
            <w:pPr>
              <w:jc w:val="center"/>
            </w:pPr>
            <w:r w:rsidRPr="00D82A73">
              <w:t>CheckBox</w:t>
            </w:r>
          </w:p>
        </w:tc>
        <w:tc>
          <w:tcPr>
            <w:tcW w:w="783" w:type="dxa"/>
            <w:shd w:val="clear" w:color="auto" w:fill="D9D9D9" w:themeFill="background1" w:themeFillShade="D9"/>
          </w:tcPr>
          <w:p w14:paraId="7C758CDC" w14:textId="77777777" w:rsidR="006A2F41" w:rsidRPr="00D82A73" w:rsidRDefault="006A2F41" w:rsidP="0026766E">
            <w:pPr>
              <w:jc w:val="center"/>
            </w:pPr>
            <w:r w:rsidRPr="00D82A73">
              <w:t>Select</w:t>
            </w:r>
          </w:p>
        </w:tc>
        <w:tc>
          <w:tcPr>
            <w:tcW w:w="1059" w:type="dxa"/>
            <w:shd w:val="clear" w:color="auto" w:fill="D9D9D9" w:themeFill="background1" w:themeFillShade="D9"/>
          </w:tcPr>
          <w:p w14:paraId="44A9DA1E" w14:textId="77777777" w:rsidR="006A2F41" w:rsidRPr="00D82A73" w:rsidRDefault="006A2F41" w:rsidP="0026766E">
            <w:pPr>
              <w:jc w:val="center"/>
            </w:pPr>
            <w:r w:rsidRPr="00D82A73">
              <w:t>Number</w:t>
            </w:r>
          </w:p>
        </w:tc>
        <w:tc>
          <w:tcPr>
            <w:tcW w:w="851" w:type="dxa"/>
            <w:shd w:val="clear" w:color="auto" w:fill="D9D9D9" w:themeFill="background1" w:themeFillShade="D9"/>
          </w:tcPr>
          <w:p w14:paraId="43219707" w14:textId="77777777" w:rsidR="006A2F41" w:rsidRPr="00D82A73" w:rsidRDefault="006A2F41" w:rsidP="0026766E">
            <w:pPr>
              <w:jc w:val="center"/>
            </w:pPr>
            <w:r w:rsidRPr="00D82A73">
              <w:t>Date</w:t>
            </w:r>
          </w:p>
          <w:p w14:paraId="7AABB11F" w14:textId="77777777" w:rsidR="006A2F41" w:rsidRPr="00D82A73" w:rsidRDefault="006A2F41" w:rsidP="0026766E">
            <w:pPr>
              <w:jc w:val="center"/>
            </w:pPr>
            <w:r w:rsidRPr="00D82A73">
              <w:t>Time</w:t>
            </w:r>
          </w:p>
          <w:p w14:paraId="27B6DA57" w14:textId="77777777" w:rsidR="006A2F41" w:rsidRPr="00D82A73" w:rsidRDefault="006A2F41" w:rsidP="0026766E">
            <w:pPr>
              <w:jc w:val="center"/>
            </w:pPr>
            <w:r w:rsidRPr="00D82A73">
              <w:t>Month</w:t>
            </w:r>
          </w:p>
          <w:p w14:paraId="2CE2FA9F" w14:textId="77777777" w:rsidR="006A2F41" w:rsidRPr="00D82A73" w:rsidRDefault="006A2F41" w:rsidP="0026766E">
            <w:pPr>
              <w:jc w:val="center"/>
            </w:pPr>
            <w:r w:rsidRPr="00D82A73">
              <w:t>Week</w:t>
            </w:r>
          </w:p>
        </w:tc>
        <w:tc>
          <w:tcPr>
            <w:tcW w:w="850" w:type="dxa"/>
            <w:shd w:val="clear" w:color="auto" w:fill="D9D9D9" w:themeFill="background1" w:themeFillShade="D9"/>
          </w:tcPr>
          <w:p w14:paraId="1AB57663" w14:textId="77777777" w:rsidR="006A2F41" w:rsidRPr="00D82A73" w:rsidRDefault="006A2F41" w:rsidP="0026766E">
            <w:pPr>
              <w:jc w:val="center"/>
            </w:pPr>
            <w:r w:rsidRPr="00D82A73">
              <w:t>Range</w:t>
            </w:r>
          </w:p>
        </w:tc>
        <w:tc>
          <w:tcPr>
            <w:tcW w:w="993" w:type="dxa"/>
            <w:shd w:val="clear" w:color="auto" w:fill="D9D9D9" w:themeFill="background1" w:themeFillShade="D9"/>
          </w:tcPr>
          <w:p w14:paraId="3E8B7886" w14:textId="77777777" w:rsidR="006A2F41" w:rsidRPr="00D82A73" w:rsidRDefault="006A2F41" w:rsidP="0026766E">
            <w:pPr>
              <w:jc w:val="center"/>
            </w:pPr>
            <w:r w:rsidRPr="00D82A73">
              <w:t>Matrix</w:t>
            </w:r>
          </w:p>
          <w:p w14:paraId="079B8E3D"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75AC80AA" w14:textId="77777777" w:rsidR="006A2F41" w:rsidRPr="00D82A73" w:rsidRDefault="006A2F41" w:rsidP="0026766E">
            <w:pPr>
              <w:jc w:val="center"/>
            </w:pPr>
            <w:r w:rsidRPr="00D82A73">
              <w:t>Matrix</w:t>
            </w:r>
          </w:p>
          <w:p w14:paraId="75D0F709" w14:textId="77777777" w:rsidR="006A2F41" w:rsidRPr="00D82A73" w:rsidRDefault="006A2F41" w:rsidP="0026766E">
            <w:pPr>
              <w:jc w:val="center"/>
            </w:pPr>
            <w:r w:rsidRPr="00D82A73">
              <w:t>checkbox</w:t>
            </w:r>
          </w:p>
        </w:tc>
        <w:tc>
          <w:tcPr>
            <w:tcW w:w="850" w:type="dxa"/>
            <w:shd w:val="clear" w:color="auto" w:fill="D9D9D9" w:themeFill="background1" w:themeFillShade="D9"/>
          </w:tcPr>
          <w:p w14:paraId="6CA20915" w14:textId="77777777" w:rsidR="006A2F41" w:rsidRPr="00D82A73" w:rsidRDefault="006A2F41" w:rsidP="0026766E">
            <w:pPr>
              <w:jc w:val="center"/>
            </w:pPr>
            <w:r w:rsidRPr="00D82A73">
              <w:t>Matrix</w:t>
            </w:r>
          </w:p>
          <w:p w14:paraId="1F434B5D" w14:textId="77777777" w:rsidR="006A2F41" w:rsidRPr="00D82A73" w:rsidRDefault="006A2F41" w:rsidP="0026766E">
            <w:pPr>
              <w:jc w:val="center"/>
            </w:pPr>
            <w:r w:rsidRPr="00D82A73">
              <w:t>Text</w:t>
            </w:r>
          </w:p>
        </w:tc>
        <w:tc>
          <w:tcPr>
            <w:tcW w:w="709" w:type="dxa"/>
            <w:shd w:val="clear" w:color="auto" w:fill="D9D9D9" w:themeFill="background1" w:themeFillShade="D9"/>
          </w:tcPr>
          <w:p w14:paraId="73AEF571" w14:textId="77777777" w:rsidR="006A2F41" w:rsidRPr="00D82A73" w:rsidRDefault="006A2F41" w:rsidP="0026766E">
            <w:pPr>
              <w:jc w:val="center"/>
            </w:pPr>
            <w:r w:rsidRPr="00D82A73">
              <w:t>Scale</w:t>
            </w:r>
          </w:p>
        </w:tc>
      </w:tr>
      <w:tr w:rsidR="006A2F41" w:rsidRPr="00D82A73" w14:paraId="701896AA" w14:textId="77777777" w:rsidTr="0026766E">
        <w:tblPrEx>
          <w:tblW w:w="12866" w:type="dxa"/>
          <w:tblLayout w:type="fixed"/>
          <w:tblPrExChange w:id="4189" w:author="Jarno Nieminen" w:date="2014-06-11T12:40:00Z">
            <w:tblPrEx>
              <w:tblW w:w="12866" w:type="dxa"/>
              <w:tblLayout w:type="fixed"/>
            </w:tblPrEx>
          </w:tblPrExChange>
        </w:tblPrEx>
        <w:trPr>
          <w:trPrChange w:id="4190" w:author="Jarno Nieminen" w:date="2014-06-11T12:40:00Z">
            <w:trPr>
              <w:gridAfter w:val="0"/>
            </w:trPr>
          </w:trPrChange>
        </w:trPr>
        <w:tc>
          <w:tcPr>
            <w:tcW w:w="1809" w:type="dxa"/>
            <w:tcPrChange w:id="4191" w:author="Jarno Nieminen" w:date="2014-06-11T12:40:00Z">
              <w:tcPr>
                <w:tcW w:w="1809" w:type="dxa"/>
                <w:gridSpan w:val="2"/>
              </w:tcPr>
            </w:tcPrChange>
          </w:tcPr>
          <w:p w14:paraId="2C968EA4" w14:textId="77777777" w:rsidR="006A2F41" w:rsidRPr="00D82A73" w:rsidRDefault="006A2F41" w:rsidP="0026766E">
            <w:r w:rsidRPr="00D82A73">
              <w:t>answerMin</w:t>
            </w:r>
          </w:p>
        </w:tc>
        <w:tc>
          <w:tcPr>
            <w:tcW w:w="709" w:type="dxa"/>
            <w:tcPrChange w:id="4192" w:author="Jarno Nieminen" w:date="2014-06-11T12:40:00Z">
              <w:tcPr>
                <w:tcW w:w="709" w:type="dxa"/>
                <w:gridSpan w:val="2"/>
              </w:tcPr>
            </w:tcPrChange>
          </w:tcPr>
          <w:p w14:paraId="26EAF28F" w14:textId="77777777" w:rsidR="006A2F41" w:rsidRPr="00D82A73" w:rsidRDefault="006A2F41" w:rsidP="0026766E">
            <w:pPr>
              <w:jc w:val="center"/>
            </w:pPr>
          </w:p>
        </w:tc>
        <w:tc>
          <w:tcPr>
            <w:tcW w:w="1134" w:type="dxa"/>
            <w:tcPrChange w:id="4193" w:author="Jarno Nieminen" w:date="2014-06-11T12:40:00Z">
              <w:tcPr>
                <w:tcW w:w="1134" w:type="dxa"/>
                <w:gridSpan w:val="2"/>
              </w:tcPr>
            </w:tcPrChange>
          </w:tcPr>
          <w:p w14:paraId="1E682EA5" w14:textId="77777777" w:rsidR="006A2F41" w:rsidRPr="00D82A73" w:rsidRDefault="006A2F41" w:rsidP="0026766E">
            <w:pPr>
              <w:jc w:val="center"/>
            </w:pPr>
          </w:p>
        </w:tc>
        <w:tc>
          <w:tcPr>
            <w:tcW w:w="851" w:type="dxa"/>
            <w:tcPrChange w:id="4194" w:author="Jarno Nieminen" w:date="2014-06-11T12:40:00Z">
              <w:tcPr>
                <w:tcW w:w="851" w:type="dxa"/>
                <w:gridSpan w:val="2"/>
              </w:tcPr>
            </w:tcPrChange>
          </w:tcPr>
          <w:p w14:paraId="1DD2297D" w14:textId="77777777" w:rsidR="006A2F41" w:rsidRPr="00D82A73" w:rsidRDefault="006A2F41" w:rsidP="0026766E">
            <w:pPr>
              <w:jc w:val="center"/>
            </w:pPr>
          </w:p>
        </w:tc>
        <w:tc>
          <w:tcPr>
            <w:tcW w:w="1134" w:type="dxa"/>
            <w:tcPrChange w:id="4195" w:author="Jarno Nieminen" w:date="2014-06-11T12:40:00Z">
              <w:tcPr>
                <w:tcW w:w="1134" w:type="dxa"/>
                <w:gridSpan w:val="2"/>
              </w:tcPr>
            </w:tcPrChange>
          </w:tcPr>
          <w:p w14:paraId="228E6712" w14:textId="77777777" w:rsidR="006A2F41" w:rsidRPr="00D82A73" w:rsidRDefault="006A2F41" w:rsidP="0026766E">
            <w:pPr>
              <w:jc w:val="center"/>
            </w:pPr>
          </w:p>
        </w:tc>
        <w:tc>
          <w:tcPr>
            <w:tcW w:w="783" w:type="dxa"/>
            <w:tcPrChange w:id="4196" w:author="Jarno Nieminen" w:date="2014-06-11T12:40:00Z">
              <w:tcPr>
                <w:tcW w:w="783" w:type="dxa"/>
                <w:gridSpan w:val="2"/>
              </w:tcPr>
            </w:tcPrChange>
          </w:tcPr>
          <w:p w14:paraId="4C14DC07" w14:textId="77777777" w:rsidR="006A2F41" w:rsidRPr="00D82A73" w:rsidRDefault="006A2F41" w:rsidP="0026766E">
            <w:pPr>
              <w:jc w:val="center"/>
            </w:pPr>
          </w:p>
        </w:tc>
        <w:tc>
          <w:tcPr>
            <w:tcW w:w="1059" w:type="dxa"/>
            <w:tcPrChange w:id="4197" w:author="Jarno Nieminen" w:date="2014-06-11T12:40:00Z">
              <w:tcPr>
                <w:tcW w:w="1059" w:type="dxa"/>
                <w:gridSpan w:val="2"/>
              </w:tcPr>
            </w:tcPrChange>
          </w:tcPr>
          <w:p w14:paraId="5749E51D" w14:textId="77777777" w:rsidR="006A2F41" w:rsidRPr="00D82A73" w:rsidRDefault="006A2F41" w:rsidP="0026766E">
            <w:pPr>
              <w:jc w:val="center"/>
            </w:pPr>
            <w:r w:rsidRPr="00D82A73">
              <w:t>X</w:t>
            </w:r>
          </w:p>
        </w:tc>
        <w:tc>
          <w:tcPr>
            <w:tcW w:w="851" w:type="dxa"/>
            <w:tcPrChange w:id="4198" w:author="Jarno Nieminen" w:date="2014-06-11T12:40:00Z">
              <w:tcPr>
                <w:tcW w:w="851" w:type="dxa"/>
                <w:gridSpan w:val="2"/>
              </w:tcPr>
            </w:tcPrChange>
          </w:tcPr>
          <w:p w14:paraId="48E76AF1" w14:textId="77777777" w:rsidR="006A2F41" w:rsidRPr="00D82A73" w:rsidRDefault="006A2F41" w:rsidP="0026766E">
            <w:pPr>
              <w:jc w:val="center"/>
            </w:pPr>
            <w:r w:rsidRPr="00D82A73">
              <w:t>X</w:t>
            </w:r>
          </w:p>
        </w:tc>
        <w:tc>
          <w:tcPr>
            <w:tcW w:w="850" w:type="dxa"/>
            <w:tcPrChange w:id="4199" w:author="Jarno Nieminen" w:date="2014-06-11T12:40:00Z">
              <w:tcPr>
                <w:tcW w:w="850" w:type="dxa"/>
                <w:gridSpan w:val="2"/>
              </w:tcPr>
            </w:tcPrChange>
          </w:tcPr>
          <w:p w14:paraId="70FE7E7B" w14:textId="77777777" w:rsidR="006A2F41" w:rsidRPr="00D82A73" w:rsidRDefault="006A2F41" w:rsidP="0026766E">
            <w:pPr>
              <w:jc w:val="center"/>
            </w:pPr>
            <w:r w:rsidRPr="00D82A73">
              <w:t>X</w:t>
            </w:r>
          </w:p>
        </w:tc>
        <w:tc>
          <w:tcPr>
            <w:tcW w:w="993" w:type="dxa"/>
            <w:tcPrChange w:id="4200" w:author="Jarno Nieminen" w:date="2014-06-11T12:40:00Z">
              <w:tcPr>
                <w:tcW w:w="993" w:type="dxa"/>
                <w:gridSpan w:val="2"/>
              </w:tcPr>
            </w:tcPrChange>
          </w:tcPr>
          <w:p w14:paraId="6E473A34" w14:textId="77777777" w:rsidR="006A2F41" w:rsidRPr="00D82A73" w:rsidRDefault="006A2F41" w:rsidP="0026766E">
            <w:pPr>
              <w:jc w:val="center"/>
            </w:pPr>
          </w:p>
        </w:tc>
        <w:tc>
          <w:tcPr>
            <w:tcW w:w="1134" w:type="dxa"/>
            <w:tcPrChange w:id="4201" w:author="Jarno Nieminen" w:date="2014-06-11T12:40:00Z">
              <w:tcPr>
                <w:tcW w:w="1134" w:type="dxa"/>
                <w:gridSpan w:val="2"/>
              </w:tcPr>
            </w:tcPrChange>
          </w:tcPr>
          <w:p w14:paraId="3D90D11B" w14:textId="77777777" w:rsidR="006A2F41" w:rsidRPr="00D82A73" w:rsidRDefault="006A2F41" w:rsidP="0026766E">
            <w:pPr>
              <w:jc w:val="center"/>
            </w:pPr>
          </w:p>
        </w:tc>
        <w:tc>
          <w:tcPr>
            <w:tcW w:w="850" w:type="dxa"/>
            <w:tcPrChange w:id="4202" w:author="Jarno Nieminen" w:date="2014-06-11T12:40:00Z">
              <w:tcPr>
                <w:tcW w:w="850" w:type="dxa"/>
                <w:gridSpan w:val="2"/>
              </w:tcPr>
            </w:tcPrChange>
          </w:tcPr>
          <w:p w14:paraId="77B2C828" w14:textId="77777777" w:rsidR="006A2F41" w:rsidRPr="00D82A73" w:rsidRDefault="006A2F41" w:rsidP="0026766E">
            <w:pPr>
              <w:jc w:val="center"/>
            </w:pPr>
          </w:p>
        </w:tc>
        <w:tc>
          <w:tcPr>
            <w:tcW w:w="709" w:type="dxa"/>
            <w:tcPrChange w:id="4203" w:author="Jarno Nieminen" w:date="2014-06-11T12:40:00Z">
              <w:tcPr>
                <w:tcW w:w="709" w:type="dxa"/>
                <w:gridSpan w:val="2"/>
              </w:tcPr>
            </w:tcPrChange>
          </w:tcPr>
          <w:p w14:paraId="20B58E16" w14:textId="77777777" w:rsidR="006A2F41" w:rsidRPr="00D82A73" w:rsidRDefault="006A2F41" w:rsidP="0026766E">
            <w:pPr>
              <w:jc w:val="center"/>
            </w:pPr>
          </w:p>
        </w:tc>
      </w:tr>
      <w:tr w:rsidR="006A2F41" w:rsidRPr="00D82A73" w14:paraId="168D7F60" w14:textId="77777777" w:rsidTr="0026766E">
        <w:tblPrEx>
          <w:tblW w:w="12866" w:type="dxa"/>
          <w:tblLayout w:type="fixed"/>
          <w:tblPrExChange w:id="4204" w:author="Jarno Nieminen" w:date="2014-06-11T12:40:00Z">
            <w:tblPrEx>
              <w:tblW w:w="12866" w:type="dxa"/>
              <w:tblLayout w:type="fixed"/>
            </w:tblPrEx>
          </w:tblPrExChange>
        </w:tblPrEx>
        <w:trPr>
          <w:trPrChange w:id="4205" w:author="Jarno Nieminen" w:date="2014-06-11T12:40:00Z">
            <w:trPr>
              <w:gridAfter w:val="0"/>
            </w:trPr>
          </w:trPrChange>
        </w:trPr>
        <w:tc>
          <w:tcPr>
            <w:tcW w:w="1809" w:type="dxa"/>
            <w:tcPrChange w:id="4206" w:author="Jarno Nieminen" w:date="2014-06-11T12:40:00Z">
              <w:tcPr>
                <w:tcW w:w="1809" w:type="dxa"/>
                <w:gridSpan w:val="2"/>
              </w:tcPr>
            </w:tcPrChange>
          </w:tcPr>
          <w:p w14:paraId="7A58EC31" w14:textId="77777777" w:rsidR="006A2F41" w:rsidRPr="00D82A73" w:rsidRDefault="006A2F41" w:rsidP="0026766E">
            <w:r w:rsidRPr="00D82A73">
              <w:t>answerMax</w:t>
            </w:r>
          </w:p>
        </w:tc>
        <w:tc>
          <w:tcPr>
            <w:tcW w:w="709" w:type="dxa"/>
            <w:tcPrChange w:id="4207" w:author="Jarno Nieminen" w:date="2014-06-11T12:40:00Z">
              <w:tcPr>
                <w:tcW w:w="709" w:type="dxa"/>
                <w:gridSpan w:val="2"/>
              </w:tcPr>
            </w:tcPrChange>
          </w:tcPr>
          <w:p w14:paraId="406A1E7E" w14:textId="77777777" w:rsidR="006A2F41" w:rsidRPr="00D82A73" w:rsidRDefault="006A2F41" w:rsidP="0026766E">
            <w:pPr>
              <w:jc w:val="center"/>
            </w:pPr>
          </w:p>
        </w:tc>
        <w:tc>
          <w:tcPr>
            <w:tcW w:w="1134" w:type="dxa"/>
            <w:tcPrChange w:id="4208" w:author="Jarno Nieminen" w:date="2014-06-11T12:40:00Z">
              <w:tcPr>
                <w:tcW w:w="1134" w:type="dxa"/>
                <w:gridSpan w:val="2"/>
              </w:tcPr>
            </w:tcPrChange>
          </w:tcPr>
          <w:p w14:paraId="4220AA01" w14:textId="77777777" w:rsidR="006A2F41" w:rsidRPr="00D82A73" w:rsidRDefault="006A2F41" w:rsidP="0026766E">
            <w:pPr>
              <w:jc w:val="center"/>
            </w:pPr>
          </w:p>
        </w:tc>
        <w:tc>
          <w:tcPr>
            <w:tcW w:w="851" w:type="dxa"/>
            <w:tcPrChange w:id="4209" w:author="Jarno Nieminen" w:date="2014-06-11T12:40:00Z">
              <w:tcPr>
                <w:tcW w:w="851" w:type="dxa"/>
                <w:gridSpan w:val="2"/>
              </w:tcPr>
            </w:tcPrChange>
          </w:tcPr>
          <w:p w14:paraId="7A26C738" w14:textId="77777777" w:rsidR="006A2F41" w:rsidRPr="00D82A73" w:rsidRDefault="006A2F41" w:rsidP="0026766E">
            <w:pPr>
              <w:jc w:val="center"/>
            </w:pPr>
          </w:p>
        </w:tc>
        <w:tc>
          <w:tcPr>
            <w:tcW w:w="1134" w:type="dxa"/>
            <w:tcPrChange w:id="4210" w:author="Jarno Nieminen" w:date="2014-06-11T12:40:00Z">
              <w:tcPr>
                <w:tcW w:w="1134" w:type="dxa"/>
                <w:gridSpan w:val="2"/>
              </w:tcPr>
            </w:tcPrChange>
          </w:tcPr>
          <w:p w14:paraId="3CB5ADE6" w14:textId="77777777" w:rsidR="006A2F41" w:rsidRPr="00D82A73" w:rsidRDefault="006A2F41" w:rsidP="0026766E">
            <w:pPr>
              <w:jc w:val="center"/>
            </w:pPr>
          </w:p>
        </w:tc>
        <w:tc>
          <w:tcPr>
            <w:tcW w:w="783" w:type="dxa"/>
            <w:tcPrChange w:id="4211" w:author="Jarno Nieminen" w:date="2014-06-11T12:40:00Z">
              <w:tcPr>
                <w:tcW w:w="783" w:type="dxa"/>
                <w:gridSpan w:val="2"/>
              </w:tcPr>
            </w:tcPrChange>
          </w:tcPr>
          <w:p w14:paraId="20DD2274" w14:textId="77777777" w:rsidR="006A2F41" w:rsidRPr="00D82A73" w:rsidRDefault="006A2F41" w:rsidP="0026766E">
            <w:pPr>
              <w:jc w:val="center"/>
            </w:pPr>
          </w:p>
        </w:tc>
        <w:tc>
          <w:tcPr>
            <w:tcW w:w="1059" w:type="dxa"/>
            <w:tcPrChange w:id="4212" w:author="Jarno Nieminen" w:date="2014-06-11T12:40:00Z">
              <w:tcPr>
                <w:tcW w:w="1059" w:type="dxa"/>
                <w:gridSpan w:val="2"/>
              </w:tcPr>
            </w:tcPrChange>
          </w:tcPr>
          <w:p w14:paraId="5E7F8412" w14:textId="77777777" w:rsidR="006A2F41" w:rsidRPr="00D82A73" w:rsidRDefault="006A2F41" w:rsidP="0026766E">
            <w:pPr>
              <w:jc w:val="center"/>
            </w:pPr>
            <w:r w:rsidRPr="00D82A73">
              <w:t>X</w:t>
            </w:r>
          </w:p>
        </w:tc>
        <w:tc>
          <w:tcPr>
            <w:tcW w:w="851" w:type="dxa"/>
            <w:tcPrChange w:id="4213" w:author="Jarno Nieminen" w:date="2014-06-11T12:40:00Z">
              <w:tcPr>
                <w:tcW w:w="851" w:type="dxa"/>
                <w:gridSpan w:val="2"/>
              </w:tcPr>
            </w:tcPrChange>
          </w:tcPr>
          <w:p w14:paraId="5CFA8EC3" w14:textId="77777777" w:rsidR="006A2F41" w:rsidRPr="00D82A73" w:rsidRDefault="006A2F41" w:rsidP="0026766E">
            <w:pPr>
              <w:jc w:val="center"/>
            </w:pPr>
            <w:r w:rsidRPr="00D82A73">
              <w:t>X</w:t>
            </w:r>
          </w:p>
        </w:tc>
        <w:tc>
          <w:tcPr>
            <w:tcW w:w="850" w:type="dxa"/>
            <w:tcPrChange w:id="4214" w:author="Jarno Nieminen" w:date="2014-06-11T12:40:00Z">
              <w:tcPr>
                <w:tcW w:w="850" w:type="dxa"/>
                <w:gridSpan w:val="2"/>
              </w:tcPr>
            </w:tcPrChange>
          </w:tcPr>
          <w:p w14:paraId="1343C215" w14:textId="77777777" w:rsidR="006A2F41" w:rsidRPr="00D82A73" w:rsidRDefault="006A2F41" w:rsidP="0026766E">
            <w:pPr>
              <w:jc w:val="center"/>
            </w:pPr>
            <w:r w:rsidRPr="00D82A73">
              <w:t>X</w:t>
            </w:r>
          </w:p>
        </w:tc>
        <w:tc>
          <w:tcPr>
            <w:tcW w:w="993" w:type="dxa"/>
            <w:tcPrChange w:id="4215" w:author="Jarno Nieminen" w:date="2014-06-11T12:40:00Z">
              <w:tcPr>
                <w:tcW w:w="993" w:type="dxa"/>
                <w:gridSpan w:val="2"/>
              </w:tcPr>
            </w:tcPrChange>
          </w:tcPr>
          <w:p w14:paraId="2979610B" w14:textId="77777777" w:rsidR="006A2F41" w:rsidRPr="00D82A73" w:rsidRDefault="006A2F41" w:rsidP="0026766E">
            <w:pPr>
              <w:jc w:val="center"/>
            </w:pPr>
          </w:p>
        </w:tc>
        <w:tc>
          <w:tcPr>
            <w:tcW w:w="1134" w:type="dxa"/>
            <w:tcPrChange w:id="4216" w:author="Jarno Nieminen" w:date="2014-06-11T12:40:00Z">
              <w:tcPr>
                <w:tcW w:w="1134" w:type="dxa"/>
                <w:gridSpan w:val="2"/>
              </w:tcPr>
            </w:tcPrChange>
          </w:tcPr>
          <w:p w14:paraId="308CAC6D" w14:textId="77777777" w:rsidR="006A2F41" w:rsidRPr="00D82A73" w:rsidRDefault="006A2F41" w:rsidP="0026766E">
            <w:pPr>
              <w:jc w:val="center"/>
            </w:pPr>
          </w:p>
        </w:tc>
        <w:tc>
          <w:tcPr>
            <w:tcW w:w="850" w:type="dxa"/>
            <w:tcPrChange w:id="4217" w:author="Jarno Nieminen" w:date="2014-06-11T12:40:00Z">
              <w:tcPr>
                <w:tcW w:w="850" w:type="dxa"/>
                <w:gridSpan w:val="2"/>
              </w:tcPr>
            </w:tcPrChange>
          </w:tcPr>
          <w:p w14:paraId="1FBFABBD" w14:textId="77777777" w:rsidR="006A2F41" w:rsidRPr="00D82A73" w:rsidRDefault="006A2F41" w:rsidP="0026766E">
            <w:pPr>
              <w:jc w:val="center"/>
            </w:pPr>
          </w:p>
        </w:tc>
        <w:tc>
          <w:tcPr>
            <w:tcW w:w="709" w:type="dxa"/>
            <w:tcPrChange w:id="4218" w:author="Jarno Nieminen" w:date="2014-06-11T12:40:00Z">
              <w:tcPr>
                <w:tcW w:w="709" w:type="dxa"/>
                <w:gridSpan w:val="2"/>
              </w:tcPr>
            </w:tcPrChange>
          </w:tcPr>
          <w:p w14:paraId="172C38D8" w14:textId="77777777" w:rsidR="006A2F41" w:rsidRPr="00D82A73" w:rsidRDefault="006A2F41" w:rsidP="0026766E">
            <w:pPr>
              <w:jc w:val="center"/>
            </w:pPr>
          </w:p>
        </w:tc>
      </w:tr>
      <w:tr w:rsidR="006A2F41" w:rsidRPr="00D82A73" w14:paraId="3B1510A8" w14:textId="77777777" w:rsidTr="0026766E">
        <w:tblPrEx>
          <w:tblW w:w="12866" w:type="dxa"/>
          <w:tblLayout w:type="fixed"/>
          <w:tblPrExChange w:id="4219" w:author="Jarno Nieminen" w:date="2014-06-11T12:40:00Z">
            <w:tblPrEx>
              <w:tblW w:w="12866" w:type="dxa"/>
              <w:tblLayout w:type="fixed"/>
            </w:tblPrEx>
          </w:tblPrExChange>
        </w:tblPrEx>
        <w:trPr>
          <w:trPrChange w:id="4220" w:author="Jarno Nieminen" w:date="2014-06-11T12:40:00Z">
            <w:trPr>
              <w:gridAfter w:val="0"/>
            </w:trPr>
          </w:trPrChange>
        </w:trPr>
        <w:tc>
          <w:tcPr>
            <w:tcW w:w="1809" w:type="dxa"/>
            <w:tcPrChange w:id="4221" w:author="Jarno Nieminen" w:date="2014-06-11T12:40:00Z">
              <w:tcPr>
                <w:tcW w:w="1809" w:type="dxa"/>
                <w:gridSpan w:val="2"/>
              </w:tcPr>
            </w:tcPrChange>
          </w:tcPr>
          <w:p w14:paraId="4D5C5599" w14:textId="77777777" w:rsidR="006A2F41" w:rsidRPr="00D82A73" w:rsidRDefault="006A2F41" w:rsidP="0026766E">
            <w:r w:rsidRPr="00D82A73">
              <w:t>answerPattern</w:t>
            </w:r>
          </w:p>
        </w:tc>
        <w:tc>
          <w:tcPr>
            <w:tcW w:w="709" w:type="dxa"/>
            <w:tcPrChange w:id="4222" w:author="Jarno Nieminen" w:date="2014-06-11T12:40:00Z">
              <w:tcPr>
                <w:tcW w:w="709" w:type="dxa"/>
                <w:gridSpan w:val="2"/>
              </w:tcPr>
            </w:tcPrChange>
          </w:tcPr>
          <w:p w14:paraId="6A4CB29C" w14:textId="77777777" w:rsidR="006A2F41" w:rsidRPr="00D82A73" w:rsidRDefault="006A2F41" w:rsidP="0026766E">
            <w:pPr>
              <w:jc w:val="center"/>
            </w:pPr>
            <w:r w:rsidRPr="00D82A73">
              <w:t>X</w:t>
            </w:r>
          </w:p>
        </w:tc>
        <w:tc>
          <w:tcPr>
            <w:tcW w:w="1134" w:type="dxa"/>
            <w:tcPrChange w:id="4223" w:author="Jarno Nieminen" w:date="2014-06-11T12:40:00Z">
              <w:tcPr>
                <w:tcW w:w="1134" w:type="dxa"/>
                <w:gridSpan w:val="2"/>
              </w:tcPr>
            </w:tcPrChange>
          </w:tcPr>
          <w:p w14:paraId="1B6CF752" w14:textId="77777777" w:rsidR="006A2F41" w:rsidRPr="00D82A73" w:rsidRDefault="006A2F41" w:rsidP="0026766E">
            <w:pPr>
              <w:jc w:val="center"/>
            </w:pPr>
            <w:r w:rsidRPr="00D82A73">
              <w:t>X</w:t>
            </w:r>
          </w:p>
        </w:tc>
        <w:tc>
          <w:tcPr>
            <w:tcW w:w="851" w:type="dxa"/>
            <w:tcPrChange w:id="4224" w:author="Jarno Nieminen" w:date="2014-06-11T12:40:00Z">
              <w:tcPr>
                <w:tcW w:w="851" w:type="dxa"/>
                <w:gridSpan w:val="2"/>
              </w:tcPr>
            </w:tcPrChange>
          </w:tcPr>
          <w:p w14:paraId="3E58C6CD" w14:textId="77777777" w:rsidR="006A2F41" w:rsidRPr="00D82A73" w:rsidRDefault="006A2F41" w:rsidP="0026766E">
            <w:pPr>
              <w:jc w:val="center"/>
            </w:pPr>
            <w:r w:rsidRPr="00D82A73">
              <w:t>X</w:t>
            </w:r>
          </w:p>
        </w:tc>
        <w:tc>
          <w:tcPr>
            <w:tcW w:w="1134" w:type="dxa"/>
            <w:tcPrChange w:id="4225" w:author="Jarno Nieminen" w:date="2014-06-11T12:40:00Z">
              <w:tcPr>
                <w:tcW w:w="1134" w:type="dxa"/>
                <w:gridSpan w:val="2"/>
              </w:tcPr>
            </w:tcPrChange>
          </w:tcPr>
          <w:p w14:paraId="6ECF8149" w14:textId="77777777" w:rsidR="006A2F41" w:rsidRPr="00D82A73" w:rsidRDefault="006A2F41" w:rsidP="0026766E">
            <w:pPr>
              <w:jc w:val="center"/>
            </w:pPr>
            <w:r w:rsidRPr="00D82A73">
              <w:t>X</w:t>
            </w:r>
          </w:p>
        </w:tc>
        <w:tc>
          <w:tcPr>
            <w:tcW w:w="783" w:type="dxa"/>
            <w:tcPrChange w:id="4226" w:author="Jarno Nieminen" w:date="2014-06-11T12:40:00Z">
              <w:tcPr>
                <w:tcW w:w="783" w:type="dxa"/>
                <w:gridSpan w:val="2"/>
              </w:tcPr>
            </w:tcPrChange>
          </w:tcPr>
          <w:p w14:paraId="299FAD0E" w14:textId="77777777" w:rsidR="006A2F41" w:rsidRPr="00D82A73" w:rsidRDefault="006A2F41" w:rsidP="0026766E">
            <w:pPr>
              <w:jc w:val="center"/>
            </w:pPr>
            <w:r w:rsidRPr="00D82A73">
              <w:t>X</w:t>
            </w:r>
          </w:p>
        </w:tc>
        <w:tc>
          <w:tcPr>
            <w:tcW w:w="1059" w:type="dxa"/>
            <w:tcPrChange w:id="4227" w:author="Jarno Nieminen" w:date="2014-06-11T12:40:00Z">
              <w:tcPr>
                <w:tcW w:w="1059" w:type="dxa"/>
                <w:gridSpan w:val="2"/>
              </w:tcPr>
            </w:tcPrChange>
          </w:tcPr>
          <w:p w14:paraId="6DBEBC56" w14:textId="77777777" w:rsidR="006A2F41" w:rsidRPr="00D82A73" w:rsidRDefault="006A2F41" w:rsidP="0026766E">
            <w:pPr>
              <w:jc w:val="center"/>
            </w:pPr>
            <w:r w:rsidRPr="00D82A73">
              <w:t>X</w:t>
            </w:r>
          </w:p>
        </w:tc>
        <w:tc>
          <w:tcPr>
            <w:tcW w:w="851" w:type="dxa"/>
            <w:tcPrChange w:id="4228" w:author="Jarno Nieminen" w:date="2014-06-11T12:40:00Z">
              <w:tcPr>
                <w:tcW w:w="851" w:type="dxa"/>
                <w:gridSpan w:val="2"/>
              </w:tcPr>
            </w:tcPrChange>
          </w:tcPr>
          <w:p w14:paraId="494C2FAB" w14:textId="77777777" w:rsidR="006A2F41" w:rsidRPr="00D82A73" w:rsidRDefault="006A2F41" w:rsidP="0026766E">
            <w:pPr>
              <w:jc w:val="center"/>
            </w:pPr>
            <w:r w:rsidRPr="00D82A73">
              <w:t>X</w:t>
            </w:r>
          </w:p>
        </w:tc>
        <w:tc>
          <w:tcPr>
            <w:tcW w:w="850" w:type="dxa"/>
            <w:tcPrChange w:id="4229" w:author="Jarno Nieminen" w:date="2014-06-11T12:40:00Z">
              <w:tcPr>
                <w:tcW w:w="850" w:type="dxa"/>
                <w:gridSpan w:val="2"/>
              </w:tcPr>
            </w:tcPrChange>
          </w:tcPr>
          <w:p w14:paraId="0ACD99DA" w14:textId="77777777" w:rsidR="006A2F41" w:rsidRPr="00D82A73" w:rsidRDefault="006A2F41" w:rsidP="0026766E">
            <w:pPr>
              <w:jc w:val="center"/>
            </w:pPr>
            <w:r w:rsidRPr="00D82A73">
              <w:t>X</w:t>
            </w:r>
          </w:p>
        </w:tc>
        <w:tc>
          <w:tcPr>
            <w:tcW w:w="993" w:type="dxa"/>
            <w:tcPrChange w:id="4230" w:author="Jarno Nieminen" w:date="2014-06-11T12:40:00Z">
              <w:tcPr>
                <w:tcW w:w="993" w:type="dxa"/>
                <w:gridSpan w:val="2"/>
              </w:tcPr>
            </w:tcPrChange>
          </w:tcPr>
          <w:p w14:paraId="0C93F4CC" w14:textId="77777777" w:rsidR="006A2F41" w:rsidRPr="00D82A73" w:rsidRDefault="006A2F41" w:rsidP="0026766E">
            <w:pPr>
              <w:jc w:val="center"/>
            </w:pPr>
            <w:r w:rsidRPr="00D82A73">
              <w:t>X</w:t>
            </w:r>
          </w:p>
        </w:tc>
        <w:tc>
          <w:tcPr>
            <w:tcW w:w="1134" w:type="dxa"/>
            <w:tcPrChange w:id="4231" w:author="Jarno Nieminen" w:date="2014-06-11T12:40:00Z">
              <w:tcPr>
                <w:tcW w:w="1134" w:type="dxa"/>
                <w:gridSpan w:val="2"/>
              </w:tcPr>
            </w:tcPrChange>
          </w:tcPr>
          <w:p w14:paraId="2322FD38" w14:textId="77777777" w:rsidR="006A2F41" w:rsidRPr="00D82A73" w:rsidRDefault="006A2F41" w:rsidP="0026766E">
            <w:pPr>
              <w:jc w:val="center"/>
            </w:pPr>
            <w:r w:rsidRPr="00D82A73">
              <w:t>X</w:t>
            </w:r>
          </w:p>
        </w:tc>
        <w:tc>
          <w:tcPr>
            <w:tcW w:w="850" w:type="dxa"/>
            <w:tcPrChange w:id="4232" w:author="Jarno Nieminen" w:date="2014-06-11T12:40:00Z">
              <w:tcPr>
                <w:tcW w:w="850" w:type="dxa"/>
                <w:gridSpan w:val="2"/>
              </w:tcPr>
            </w:tcPrChange>
          </w:tcPr>
          <w:p w14:paraId="10590F49" w14:textId="77777777" w:rsidR="006A2F41" w:rsidRPr="00D82A73" w:rsidRDefault="006A2F41" w:rsidP="0026766E">
            <w:pPr>
              <w:jc w:val="center"/>
            </w:pPr>
            <w:r w:rsidRPr="00D82A73">
              <w:t>X</w:t>
            </w:r>
          </w:p>
        </w:tc>
        <w:tc>
          <w:tcPr>
            <w:tcW w:w="709" w:type="dxa"/>
            <w:tcPrChange w:id="4233" w:author="Jarno Nieminen" w:date="2014-06-11T12:40:00Z">
              <w:tcPr>
                <w:tcW w:w="709" w:type="dxa"/>
                <w:gridSpan w:val="2"/>
              </w:tcPr>
            </w:tcPrChange>
          </w:tcPr>
          <w:p w14:paraId="43AC1100" w14:textId="77777777" w:rsidR="006A2F41" w:rsidRPr="00D82A73" w:rsidRDefault="006A2F41" w:rsidP="0026766E">
            <w:pPr>
              <w:jc w:val="center"/>
            </w:pPr>
            <w:r w:rsidRPr="00D82A73">
              <w:t>X</w:t>
            </w:r>
          </w:p>
        </w:tc>
      </w:tr>
      <w:tr w:rsidR="006A2F41" w:rsidRPr="00D82A73" w14:paraId="6007D74A" w14:textId="77777777" w:rsidTr="0026766E">
        <w:tblPrEx>
          <w:tblW w:w="12866" w:type="dxa"/>
          <w:tblLayout w:type="fixed"/>
          <w:tblPrExChange w:id="4234" w:author="Jarno Nieminen" w:date="2014-06-11T12:40:00Z">
            <w:tblPrEx>
              <w:tblW w:w="12866" w:type="dxa"/>
              <w:tblLayout w:type="fixed"/>
            </w:tblPrEx>
          </w:tblPrExChange>
        </w:tblPrEx>
        <w:trPr>
          <w:trPrChange w:id="4235" w:author="Jarno Nieminen" w:date="2014-06-11T12:40:00Z">
            <w:trPr>
              <w:gridAfter w:val="0"/>
            </w:trPr>
          </w:trPrChange>
        </w:trPr>
        <w:tc>
          <w:tcPr>
            <w:tcW w:w="1809" w:type="dxa"/>
            <w:tcPrChange w:id="4236" w:author="Jarno Nieminen" w:date="2014-06-11T12:40:00Z">
              <w:tcPr>
                <w:tcW w:w="1809" w:type="dxa"/>
                <w:gridSpan w:val="2"/>
              </w:tcPr>
            </w:tcPrChange>
          </w:tcPr>
          <w:p w14:paraId="322CC6D6" w14:textId="77777777" w:rsidR="006A2F41" w:rsidRPr="00D82A73" w:rsidRDefault="006A2F41" w:rsidP="0026766E">
            <w:r w:rsidRPr="00D82A73">
              <w:t>inputUnit</w:t>
            </w:r>
          </w:p>
        </w:tc>
        <w:tc>
          <w:tcPr>
            <w:tcW w:w="709" w:type="dxa"/>
            <w:tcPrChange w:id="4237" w:author="Jarno Nieminen" w:date="2014-06-11T12:40:00Z">
              <w:tcPr>
                <w:tcW w:w="709" w:type="dxa"/>
                <w:gridSpan w:val="2"/>
              </w:tcPr>
            </w:tcPrChange>
          </w:tcPr>
          <w:p w14:paraId="7AD4D65B" w14:textId="77777777" w:rsidR="006A2F41" w:rsidRPr="00D82A73" w:rsidRDefault="006A2F41" w:rsidP="0026766E">
            <w:pPr>
              <w:jc w:val="center"/>
            </w:pPr>
            <w:r w:rsidRPr="00D82A73">
              <w:t>X</w:t>
            </w:r>
          </w:p>
        </w:tc>
        <w:tc>
          <w:tcPr>
            <w:tcW w:w="1134" w:type="dxa"/>
            <w:tcPrChange w:id="4238" w:author="Jarno Nieminen" w:date="2014-06-11T12:40:00Z">
              <w:tcPr>
                <w:tcW w:w="1134" w:type="dxa"/>
                <w:gridSpan w:val="2"/>
              </w:tcPr>
            </w:tcPrChange>
          </w:tcPr>
          <w:p w14:paraId="5230605C" w14:textId="77777777" w:rsidR="006A2F41" w:rsidRPr="00D82A73" w:rsidRDefault="006A2F41" w:rsidP="0026766E">
            <w:pPr>
              <w:jc w:val="center"/>
            </w:pPr>
          </w:p>
        </w:tc>
        <w:tc>
          <w:tcPr>
            <w:tcW w:w="851" w:type="dxa"/>
            <w:tcPrChange w:id="4239" w:author="Jarno Nieminen" w:date="2014-06-11T12:40:00Z">
              <w:tcPr>
                <w:tcW w:w="851" w:type="dxa"/>
                <w:gridSpan w:val="2"/>
              </w:tcPr>
            </w:tcPrChange>
          </w:tcPr>
          <w:p w14:paraId="24ED9AA4" w14:textId="77777777" w:rsidR="006A2F41" w:rsidRPr="00D82A73" w:rsidRDefault="006A2F41" w:rsidP="0026766E">
            <w:pPr>
              <w:jc w:val="center"/>
            </w:pPr>
          </w:p>
        </w:tc>
        <w:tc>
          <w:tcPr>
            <w:tcW w:w="1134" w:type="dxa"/>
            <w:tcPrChange w:id="4240" w:author="Jarno Nieminen" w:date="2014-06-11T12:40:00Z">
              <w:tcPr>
                <w:tcW w:w="1134" w:type="dxa"/>
                <w:gridSpan w:val="2"/>
              </w:tcPr>
            </w:tcPrChange>
          </w:tcPr>
          <w:p w14:paraId="4A524AA9" w14:textId="77777777" w:rsidR="006A2F41" w:rsidRPr="00D82A73" w:rsidRDefault="006A2F41" w:rsidP="0026766E">
            <w:pPr>
              <w:jc w:val="center"/>
            </w:pPr>
          </w:p>
        </w:tc>
        <w:tc>
          <w:tcPr>
            <w:tcW w:w="783" w:type="dxa"/>
            <w:tcPrChange w:id="4241" w:author="Jarno Nieminen" w:date="2014-06-11T12:40:00Z">
              <w:tcPr>
                <w:tcW w:w="783" w:type="dxa"/>
                <w:gridSpan w:val="2"/>
              </w:tcPr>
            </w:tcPrChange>
          </w:tcPr>
          <w:p w14:paraId="5207215E" w14:textId="77777777" w:rsidR="006A2F41" w:rsidRPr="00D82A73" w:rsidRDefault="006A2F41" w:rsidP="0026766E">
            <w:pPr>
              <w:jc w:val="center"/>
            </w:pPr>
          </w:p>
        </w:tc>
        <w:tc>
          <w:tcPr>
            <w:tcW w:w="1059" w:type="dxa"/>
            <w:tcPrChange w:id="4242" w:author="Jarno Nieminen" w:date="2014-06-11T12:40:00Z">
              <w:tcPr>
                <w:tcW w:w="1059" w:type="dxa"/>
                <w:gridSpan w:val="2"/>
              </w:tcPr>
            </w:tcPrChange>
          </w:tcPr>
          <w:p w14:paraId="7697E32B" w14:textId="77777777" w:rsidR="006A2F41" w:rsidRPr="00D82A73" w:rsidRDefault="006A2F41" w:rsidP="0026766E">
            <w:pPr>
              <w:jc w:val="center"/>
            </w:pPr>
          </w:p>
        </w:tc>
        <w:tc>
          <w:tcPr>
            <w:tcW w:w="851" w:type="dxa"/>
            <w:tcPrChange w:id="4243" w:author="Jarno Nieminen" w:date="2014-06-11T12:40:00Z">
              <w:tcPr>
                <w:tcW w:w="851" w:type="dxa"/>
                <w:gridSpan w:val="2"/>
              </w:tcPr>
            </w:tcPrChange>
          </w:tcPr>
          <w:p w14:paraId="3BF2E886" w14:textId="77777777" w:rsidR="006A2F41" w:rsidRPr="00D82A73" w:rsidRDefault="006A2F41" w:rsidP="0026766E">
            <w:pPr>
              <w:jc w:val="center"/>
            </w:pPr>
          </w:p>
        </w:tc>
        <w:tc>
          <w:tcPr>
            <w:tcW w:w="850" w:type="dxa"/>
            <w:tcPrChange w:id="4244" w:author="Jarno Nieminen" w:date="2014-06-11T12:40:00Z">
              <w:tcPr>
                <w:tcW w:w="850" w:type="dxa"/>
                <w:gridSpan w:val="2"/>
              </w:tcPr>
            </w:tcPrChange>
          </w:tcPr>
          <w:p w14:paraId="70CF38EA" w14:textId="77777777" w:rsidR="006A2F41" w:rsidRPr="00D82A73" w:rsidRDefault="006A2F41" w:rsidP="0026766E">
            <w:pPr>
              <w:jc w:val="center"/>
            </w:pPr>
          </w:p>
        </w:tc>
        <w:tc>
          <w:tcPr>
            <w:tcW w:w="993" w:type="dxa"/>
            <w:tcPrChange w:id="4245" w:author="Jarno Nieminen" w:date="2014-06-11T12:40:00Z">
              <w:tcPr>
                <w:tcW w:w="993" w:type="dxa"/>
                <w:gridSpan w:val="2"/>
              </w:tcPr>
            </w:tcPrChange>
          </w:tcPr>
          <w:p w14:paraId="58C759D9" w14:textId="77777777" w:rsidR="006A2F41" w:rsidRPr="00D82A73" w:rsidRDefault="006A2F41" w:rsidP="0026766E">
            <w:pPr>
              <w:jc w:val="center"/>
            </w:pPr>
          </w:p>
        </w:tc>
        <w:tc>
          <w:tcPr>
            <w:tcW w:w="1134" w:type="dxa"/>
            <w:tcPrChange w:id="4246" w:author="Jarno Nieminen" w:date="2014-06-11T12:40:00Z">
              <w:tcPr>
                <w:tcW w:w="1134" w:type="dxa"/>
                <w:gridSpan w:val="2"/>
              </w:tcPr>
            </w:tcPrChange>
          </w:tcPr>
          <w:p w14:paraId="72CEC8F3" w14:textId="77777777" w:rsidR="006A2F41" w:rsidRPr="00D82A73" w:rsidRDefault="006A2F41" w:rsidP="0026766E">
            <w:pPr>
              <w:jc w:val="center"/>
            </w:pPr>
          </w:p>
        </w:tc>
        <w:tc>
          <w:tcPr>
            <w:tcW w:w="850" w:type="dxa"/>
            <w:tcPrChange w:id="4247" w:author="Jarno Nieminen" w:date="2014-06-11T12:40:00Z">
              <w:tcPr>
                <w:tcW w:w="850" w:type="dxa"/>
                <w:gridSpan w:val="2"/>
              </w:tcPr>
            </w:tcPrChange>
          </w:tcPr>
          <w:p w14:paraId="01FFFA6F" w14:textId="77777777" w:rsidR="006A2F41" w:rsidRPr="00D82A73" w:rsidRDefault="006A2F41" w:rsidP="0026766E">
            <w:pPr>
              <w:jc w:val="center"/>
            </w:pPr>
          </w:p>
        </w:tc>
        <w:tc>
          <w:tcPr>
            <w:tcW w:w="709" w:type="dxa"/>
            <w:tcPrChange w:id="4248" w:author="Jarno Nieminen" w:date="2014-06-11T12:40:00Z">
              <w:tcPr>
                <w:tcW w:w="709" w:type="dxa"/>
                <w:gridSpan w:val="2"/>
              </w:tcPr>
            </w:tcPrChange>
          </w:tcPr>
          <w:p w14:paraId="54371405" w14:textId="77777777" w:rsidR="006A2F41" w:rsidRPr="00D82A73" w:rsidRDefault="006A2F41" w:rsidP="0026766E">
            <w:pPr>
              <w:jc w:val="center"/>
            </w:pPr>
          </w:p>
        </w:tc>
      </w:tr>
      <w:tr w:rsidR="006A2F41" w:rsidRPr="00D82A73" w14:paraId="0911DEBD" w14:textId="77777777" w:rsidTr="0026766E">
        <w:tblPrEx>
          <w:tblW w:w="12866" w:type="dxa"/>
          <w:tblLayout w:type="fixed"/>
          <w:tblPrExChange w:id="4249" w:author="Jarno Nieminen" w:date="2014-06-11T12:40:00Z">
            <w:tblPrEx>
              <w:tblW w:w="12866" w:type="dxa"/>
              <w:tblLayout w:type="fixed"/>
            </w:tblPrEx>
          </w:tblPrExChange>
        </w:tblPrEx>
        <w:trPr>
          <w:trPrChange w:id="4250" w:author="Jarno Nieminen" w:date="2014-06-11T12:40:00Z">
            <w:trPr>
              <w:gridAfter w:val="0"/>
            </w:trPr>
          </w:trPrChange>
        </w:trPr>
        <w:tc>
          <w:tcPr>
            <w:tcW w:w="1809" w:type="dxa"/>
            <w:tcPrChange w:id="4251" w:author="Jarno Nieminen" w:date="2014-06-11T12:40:00Z">
              <w:tcPr>
                <w:tcW w:w="1809" w:type="dxa"/>
                <w:gridSpan w:val="2"/>
              </w:tcPr>
            </w:tcPrChange>
          </w:tcPr>
          <w:p w14:paraId="27DB09B3" w14:textId="77777777" w:rsidR="006A2F41" w:rsidRPr="00D82A73" w:rsidRDefault="006A2F41" w:rsidP="0026766E">
            <w:r w:rsidRPr="00D82A73">
              <w:t>mandatory</w:t>
            </w:r>
          </w:p>
        </w:tc>
        <w:tc>
          <w:tcPr>
            <w:tcW w:w="709" w:type="dxa"/>
            <w:tcPrChange w:id="4252" w:author="Jarno Nieminen" w:date="2014-06-11T12:40:00Z">
              <w:tcPr>
                <w:tcW w:w="709" w:type="dxa"/>
                <w:gridSpan w:val="2"/>
              </w:tcPr>
            </w:tcPrChange>
          </w:tcPr>
          <w:p w14:paraId="190FED60" w14:textId="77777777" w:rsidR="006A2F41" w:rsidRPr="00D82A73" w:rsidRDefault="006A2F41" w:rsidP="0026766E">
            <w:pPr>
              <w:jc w:val="center"/>
            </w:pPr>
            <w:r w:rsidRPr="00D82A73">
              <w:t>X</w:t>
            </w:r>
          </w:p>
        </w:tc>
        <w:tc>
          <w:tcPr>
            <w:tcW w:w="1134" w:type="dxa"/>
            <w:tcPrChange w:id="4253" w:author="Jarno Nieminen" w:date="2014-06-11T12:40:00Z">
              <w:tcPr>
                <w:tcW w:w="1134" w:type="dxa"/>
                <w:gridSpan w:val="2"/>
              </w:tcPr>
            </w:tcPrChange>
          </w:tcPr>
          <w:p w14:paraId="13122B15" w14:textId="77777777" w:rsidR="006A2F41" w:rsidRPr="00D82A73" w:rsidRDefault="006A2F41" w:rsidP="0026766E">
            <w:pPr>
              <w:jc w:val="center"/>
            </w:pPr>
            <w:r w:rsidRPr="00D82A73">
              <w:t>X</w:t>
            </w:r>
          </w:p>
        </w:tc>
        <w:tc>
          <w:tcPr>
            <w:tcW w:w="851" w:type="dxa"/>
            <w:tcPrChange w:id="4254" w:author="Jarno Nieminen" w:date="2014-06-11T12:40:00Z">
              <w:tcPr>
                <w:tcW w:w="851" w:type="dxa"/>
                <w:gridSpan w:val="2"/>
              </w:tcPr>
            </w:tcPrChange>
          </w:tcPr>
          <w:p w14:paraId="3B0B88BD" w14:textId="77777777" w:rsidR="006A2F41" w:rsidRPr="00D82A73" w:rsidRDefault="006A2F41" w:rsidP="0026766E">
            <w:pPr>
              <w:jc w:val="center"/>
            </w:pPr>
            <w:r w:rsidRPr="00D82A73">
              <w:t>X</w:t>
            </w:r>
          </w:p>
        </w:tc>
        <w:tc>
          <w:tcPr>
            <w:tcW w:w="1134" w:type="dxa"/>
            <w:tcPrChange w:id="4255" w:author="Jarno Nieminen" w:date="2014-06-11T12:40:00Z">
              <w:tcPr>
                <w:tcW w:w="1134" w:type="dxa"/>
                <w:gridSpan w:val="2"/>
              </w:tcPr>
            </w:tcPrChange>
          </w:tcPr>
          <w:p w14:paraId="448998C5" w14:textId="77777777" w:rsidR="006A2F41" w:rsidRPr="00D82A73" w:rsidRDefault="006A2F41" w:rsidP="0026766E">
            <w:pPr>
              <w:jc w:val="center"/>
            </w:pPr>
            <w:r w:rsidRPr="00D82A73">
              <w:t>X</w:t>
            </w:r>
          </w:p>
        </w:tc>
        <w:tc>
          <w:tcPr>
            <w:tcW w:w="783" w:type="dxa"/>
            <w:tcPrChange w:id="4256" w:author="Jarno Nieminen" w:date="2014-06-11T12:40:00Z">
              <w:tcPr>
                <w:tcW w:w="783" w:type="dxa"/>
                <w:gridSpan w:val="2"/>
              </w:tcPr>
            </w:tcPrChange>
          </w:tcPr>
          <w:p w14:paraId="6DB69CCC" w14:textId="77777777" w:rsidR="006A2F41" w:rsidRPr="00D82A73" w:rsidRDefault="006A2F41" w:rsidP="0026766E">
            <w:pPr>
              <w:jc w:val="center"/>
            </w:pPr>
            <w:r w:rsidRPr="00D82A73">
              <w:t>X</w:t>
            </w:r>
          </w:p>
        </w:tc>
        <w:tc>
          <w:tcPr>
            <w:tcW w:w="1059" w:type="dxa"/>
            <w:tcPrChange w:id="4257" w:author="Jarno Nieminen" w:date="2014-06-11T12:40:00Z">
              <w:tcPr>
                <w:tcW w:w="1059" w:type="dxa"/>
                <w:gridSpan w:val="2"/>
              </w:tcPr>
            </w:tcPrChange>
          </w:tcPr>
          <w:p w14:paraId="11AA3925" w14:textId="77777777" w:rsidR="006A2F41" w:rsidRPr="00D82A73" w:rsidRDefault="006A2F41" w:rsidP="0026766E">
            <w:pPr>
              <w:jc w:val="center"/>
            </w:pPr>
            <w:r w:rsidRPr="00D82A73">
              <w:t>X</w:t>
            </w:r>
          </w:p>
        </w:tc>
        <w:tc>
          <w:tcPr>
            <w:tcW w:w="851" w:type="dxa"/>
            <w:tcPrChange w:id="4258" w:author="Jarno Nieminen" w:date="2014-06-11T12:40:00Z">
              <w:tcPr>
                <w:tcW w:w="851" w:type="dxa"/>
                <w:gridSpan w:val="2"/>
              </w:tcPr>
            </w:tcPrChange>
          </w:tcPr>
          <w:p w14:paraId="4A5EFDCF" w14:textId="77777777" w:rsidR="006A2F41" w:rsidRPr="00D82A73" w:rsidRDefault="006A2F41" w:rsidP="0026766E">
            <w:pPr>
              <w:jc w:val="center"/>
            </w:pPr>
            <w:r w:rsidRPr="00D82A73">
              <w:t>X</w:t>
            </w:r>
          </w:p>
        </w:tc>
        <w:tc>
          <w:tcPr>
            <w:tcW w:w="850" w:type="dxa"/>
            <w:tcPrChange w:id="4259" w:author="Jarno Nieminen" w:date="2014-06-11T12:40:00Z">
              <w:tcPr>
                <w:tcW w:w="850" w:type="dxa"/>
                <w:gridSpan w:val="2"/>
              </w:tcPr>
            </w:tcPrChange>
          </w:tcPr>
          <w:p w14:paraId="393BBEF9" w14:textId="77777777" w:rsidR="006A2F41" w:rsidRPr="00D82A73" w:rsidRDefault="006A2F41" w:rsidP="0026766E">
            <w:pPr>
              <w:jc w:val="center"/>
            </w:pPr>
            <w:r w:rsidRPr="00D82A73">
              <w:t>X</w:t>
            </w:r>
          </w:p>
        </w:tc>
        <w:tc>
          <w:tcPr>
            <w:tcW w:w="993" w:type="dxa"/>
            <w:tcPrChange w:id="4260" w:author="Jarno Nieminen" w:date="2014-06-11T12:40:00Z">
              <w:tcPr>
                <w:tcW w:w="993" w:type="dxa"/>
                <w:gridSpan w:val="2"/>
              </w:tcPr>
            </w:tcPrChange>
          </w:tcPr>
          <w:p w14:paraId="441A28F4" w14:textId="77777777" w:rsidR="006A2F41" w:rsidRPr="00D82A73" w:rsidRDefault="006A2F41" w:rsidP="0026766E">
            <w:pPr>
              <w:jc w:val="center"/>
            </w:pPr>
            <w:r w:rsidRPr="00D82A73">
              <w:t>X</w:t>
            </w:r>
          </w:p>
        </w:tc>
        <w:tc>
          <w:tcPr>
            <w:tcW w:w="1134" w:type="dxa"/>
            <w:tcPrChange w:id="4261" w:author="Jarno Nieminen" w:date="2014-06-11T12:40:00Z">
              <w:tcPr>
                <w:tcW w:w="1134" w:type="dxa"/>
                <w:gridSpan w:val="2"/>
              </w:tcPr>
            </w:tcPrChange>
          </w:tcPr>
          <w:p w14:paraId="3AA1F1F5" w14:textId="77777777" w:rsidR="006A2F41" w:rsidRPr="00D82A73" w:rsidRDefault="006A2F41" w:rsidP="0026766E">
            <w:pPr>
              <w:jc w:val="center"/>
            </w:pPr>
            <w:r w:rsidRPr="00D82A73">
              <w:t>X</w:t>
            </w:r>
          </w:p>
        </w:tc>
        <w:tc>
          <w:tcPr>
            <w:tcW w:w="850" w:type="dxa"/>
            <w:tcPrChange w:id="4262" w:author="Jarno Nieminen" w:date="2014-06-11T12:40:00Z">
              <w:tcPr>
                <w:tcW w:w="850" w:type="dxa"/>
                <w:gridSpan w:val="2"/>
              </w:tcPr>
            </w:tcPrChange>
          </w:tcPr>
          <w:p w14:paraId="71CC0B42" w14:textId="77777777" w:rsidR="006A2F41" w:rsidRPr="00D82A73" w:rsidRDefault="006A2F41" w:rsidP="0026766E">
            <w:pPr>
              <w:jc w:val="center"/>
            </w:pPr>
            <w:r w:rsidRPr="00D82A73">
              <w:t>X</w:t>
            </w:r>
          </w:p>
        </w:tc>
        <w:tc>
          <w:tcPr>
            <w:tcW w:w="709" w:type="dxa"/>
            <w:tcPrChange w:id="4263" w:author="Jarno Nieminen" w:date="2014-06-11T12:40:00Z">
              <w:tcPr>
                <w:tcW w:w="709" w:type="dxa"/>
                <w:gridSpan w:val="2"/>
              </w:tcPr>
            </w:tcPrChange>
          </w:tcPr>
          <w:p w14:paraId="3BD8D937" w14:textId="77777777" w:rsidR="006A2F41" w:rsidRPr="00D82A73" w:rsidRDefault="006A2F41" w:rsidP="0026766E">
            <w:pPr>
              <w:jc w:val="center"/>
            </w:pPr>
            <w:r w:rsidRPr="00D82A73">
              <w:t>X</w:t>
            </w:r>
          </w:p>
        </w:tc>
      </w:tr>
      <w:tr w:rsidR="006A2F41" w:rsidRPr="00D82A73" w14:paraId="7CC21E69" w14:textId="77777777" w:rsidTr="0026766E">
        <w:tblPrEx>
          <w:tblW w:w="12866" w:type="dxa"/>
          <w:tblLayout w:type="fixed"/>
          <w:tblPrExChange w:id="4264" w:author="Jarno Nieminen" w:date="2014-06-11T12:40:00Z">
            <w:tblPrEx>
              <w:tblW w:w="12866" w:type="dxa"/>
              <w:tblLayout w:type="fixed"/>
            </w:tblPrEx>
          </w:tblPrExChange>
        </w:tblPrEx>
        <w:trPr>
          <w:trPrChange w:id="4265" w:author="Jarno Nieminen" w:date="2014-06-11T12:40:00Z">
            <w:trPr>
              <w:gridAfter w:val="0"/>
            </w:trPr>
          </w:trPrChange>
        </w:trPr>
        <w:tc>
          <w:tcPr>
            <w:tcW w:w="1809" w:type="dxa"/>
            <w:tcPrChange w:id="4266" w:author="Jarno Nieminen" w:date="2014-06-11T12:40:00Z">
              <w:tcPr>
                <w:tcW w:w="1809" w:type="dxa"/>
                <w:gridSpan w:val="2"/>
              </w:tcPr>
            </w:tcPrChange>
          </w:tcPr>
          <w:p w14:paraId="0D9A9E47" w14:textId="77777777" w:rsidR="006A2F41" w:rsidRPr="00D82A73" w:rsidRDefault="006A2F41" w:rsidP="0026766E">
            <w:r w:rsidRPr="00D82A73">
              <w:t>maxNumberOfChoices</w:t>
            </w:r>
          </w:p>
        </w:tc>
        <w:tc>
          <w:tcPr>
            <w:tcW w:w="709" w:type="dxa"/>
            <w:tcPrChange w:id="4267" w:author="Jarno Nieminen" w:date="2014-06-11T12:40:00Z">
              <w:tcPr>
                <w:tcW w:w="709" w:type="dxa"/>
                <w:gridSpan w:val="2"/>
              </w:tcPr>
            </w:tcPrChange>
          </w:tcPr>
          <w:p w14:paraId="7FB6C44F" w14:textId="77777777" w:rsidR="006A2F41" w:rsidRPr="00D82A73" w:rsidRDefault="006A2F41" w:rsidP="0026766E">
            <w:pPr>
              <w:jc w:val="center"/>
            </w:pPr>
          </w:p>
        </w:tc>
        <w:tc>
          <w:tcPr>
            <w:tcW w:w="1134" w:type="dxa"/>
            <w:tcPrChange w:id="4268" w:author="Jarno Nieminen" w:date="2014-06-11T12:40:00Z">
              <w:tcPr>
                <w:tcW w:w="1134" w:type="dxa"/>
                <w:gridSpan w:val="2"/>
              </w:tcPr>
            </w:tcPrChange>
          </w:tcPr>
          <w:p w14:paraId="21960595" w14:textId="77777777" w:rsidR="006A2F41" w:rsidRPr="00D82A73" w:rsidRDefault="006A2F41" w:rsidP="0026766E">
            <w:pPr>
              <w:jc w:val="center"/>
            </w:pPr>
          </w:p>
        </w:tc>
        <w:tc>
          <w:tcPr>
            <w:tcW w:w="851" w:type="dxa"/>
            <w:tcPrChange w:id="4269" w:author="Jarno Nieminen" w:date="2014-06-11T12:40:00Z">
              <w:tcPr>
                <w:tcW w:w="851" w:type="dxa"/>
                <w:gridSpan w:val="2"/>
              </w:tcPr>
            </w:tcPrChange>
          </w:tcPr>
          <w:p w14:paraId="1360FAC6" w14:textId="77777777" w:rsidR="006A2F41" w:rsidRPr="00D82A73" w:rsidRDefault="006A2F41" w:rsidP="0026766E">
            <w:pPr>
              <w:jc w:val="center"/>
            </w:pPr>
          </w:p>
        </w:tc>
        <w:tc>
          <w:tcPr>
            <w:tcW w:w="1134" w:type="dxa"/>
            <w:tcPrChange w:id="4270" w:author="Jarno Nieminen" w:date="2014-06-11T12:40:00Z">
              <w:tcPr>
                <w:tcW w:w="1134" w:type="dxa"/>
                <w:gridSpan w:val="2"/>
              </w:tcPr>
            </w:tcPrChange>
          </w:tcPr>
          <w:p w14:paraId="0A814903" w14:textId="77777777" w:rsidR="006A2F41" w:rsidRPr="00D82A73" w:rsidRDefault="006A2F41" w:rsidP="0026766E">
            <w:pPr>
              <w:jc w:val="center"/>
            </w:pPr>
            <w:r w:rsidRPr="00D82A73">
              <w:t>X</w:t>
            </w:r>
          </w:p>
        </w:tc>
        <w:tc>
          <w:tcPr>
            <w:tcW w:w="783" w:type="dxa"/>
            <w:tcPrChange w:id="4271" w:author="Jarno Nieminen" w:date="2014-06-11T12:40:00Z">
              <w:tcPr>
                <w:tcW w:w="783" w:type="dxa"/>
                <w:gridSpan w:val="2"/>
              </w:tcPr>
            </w:tcPrChange>
          </w:tcPr>
          <w:p w14:paraId="1CDAABB8" w14:textId="77777777" w:rsidR="006A2F41" w:rsidRPr="00D82A73" w:rsidRDefault="006A2F41" w:rsidP="0026766E">
            <w:pPr>
              <w:jc w:val="center"/>
            </w:pPr>
            <w:r w:rsidRPr="00D82A73">
              <w:t>X</w:t>
            </w:r>
          </w:p>
        </w:tc>
        <w:tc>
          <w:tcPr>
            <w:tcW w:w="1059" w:type="dxa"/>
            <w:tcPrChange w:id="4272" w:author="Jarno Nieminen" w:date="2014-06-11T12:40:00Z">
              <w:tcPr>
                <w:tcW w:w="1059" w:type="dxa"/>
                <w:gridSpan w:val="2"/>
              </w:tcPr>
            </w:tcPrChange>
          </w:tcPr>
          <w:p w14:paraId="0BFA6B18" w14:textId="77777777" w:rsidR="006A2F41" w:rsidRPr="00D82A73" w:rsidRDefault="006A2F41" w:rsidP="0026766E">
            <w:pPr>
              <w:jc w:val="center"/>
            </w:pPr>
          </w:p>
        </w:tc>
        <w:tc>
          <w:tcPr>
            <w:tcW w:w="851" w:type="dxa"/>
            <w:tcPrChange w:id="4273" w:author="Jarno Nieminen" w:date="2014-06-11T12:40:00Z">
              <w:tcPr>
                <w:tcW w:w="851" w:type="dxa"/>
                <w:gridSpan w:val="2"/>
              </w:tcPr>
            </w:tcPrChange>
          </w:tcPr>
          <w:p w14:paraId="20EB2281" w14:textId="77777777" w:rsidR="006A2F41" w:rsidRPr="00D82A73" w:rsidRDefault="006A2F41" w:rsidP="0026766E">
            <w:pPr>
              <w:jc w:val="center"/>
            </w:pPr>
          </w:p>
        </w:tc>
        <w:tc>
          <w:tcPr>
            <w:tcW w:w="850" w:type="dxa"/>
            <w:tcPrChange w:id="4274" w:author="Jarno Nieminen" w:date="2014-06-11T12:40:00Z">
              <w:tcPr>
                <w:tcW w:w="850" w:type="dxa"/>
                <w:gridSpan w:val="2"/>
              </w:tcPr>
            </w:tcPrChange>
          </w:tcPr>
          <w:p w14:paraId="77977DD6" w14:textId="77777777" w:rsidR="006A2F41" w:rsidRPr="00D82A73" w:rsidRDefault="006A2F41" w:rsidP="0026766E">
            <w:pPr>
              <w:jc w:val="center"/>
            </w:pPr>
          </w:p>
        </w:tc>
        <w:tc>
          <w:tcPr>
            <w:tcW w:w="993" w:type="dxa"/>
            <w:tcPrChange w:id="4275" w:author="Jarno Nieminen" w:date="2014-06-11T12:40:00Z">
              <w:tcPr>
                <w:tcW w:w="993" w:type="dxa"/>
                <w:gridSpan w:val="2"/>
              </w:tcPr>
            </w:tcPrChange>
          </w:tcPr>
          <w:p w14:paraId="09C365D1" w14:textId="77777777" w:rsidR="006A2F41" w:rsidRPr="00D82A73" w:rsidRDefault="006A2F41" w:rsidP="0026766E">
            <w:pPr>
              <w:jc w:val="center"/>
            </w:pPr>
          </w:p>
        </w:tc>
        <w:tc>
          <w:tcPr>
            <w:tcW w:w="1134" w:type="dxa"/>
            <w:tcPrChange w:id="4276" w:author="Jarno Nieminen" w:date="2014-06-11T12:40:00Z">
              <w:tcPr>
                <w:tcW w:w="1134" w:type="dxa"/>
                <w:gridSpan w:val="2"/>
              </w:tcPr>
            </w:tcPrChange>
          </w:tcPr>
          <w:p w14:paraId="2825CC22" w14:textId="77777777" w:rsidR="006A2F41" w:rsidRPr="00D82A73" w:rsidRDefault="006A2F41" w:rsidP="0026766E">
            <w:pPr>
              <w:jc w:val="center"/>
            </w:pPr>
            <w:r w:rsidRPr="00D82A73">
              <w:t>X</w:t>
            </w:r>
          </w:p>
        </w:tc>
        <w:tc>
          <w:tcPr>
            <w:tcW w:w="850" w:type="dxa"/>
            <w:tcPrChange w:id="4277" w:author="Jarno Nieminen" w:date="2014-06-11T12:40:00Z">
              <w:tcPr>
                <w:tcW w:w="850" w:type="dxa"/>
                <w:gridSpan w:val="2"/>
              </w:tcPr>
            </w:tcPrChange>
          </w:tcPr>
          <w:p w14:paraId="4D14F996" w14:textId="77777777" w:rsidR="006A2F41" w:rsidRPr="00D82A73" w:rsidRDefault="006A2F41" w:rsidP="0026766E">
            <w:pPr>
              <w:jc w:val="center"/>
            </w:pPr>
          </w:p>
        </w:tc>
        <w:tc>
          <w:tcPr>
            <w:tcW w:w="709" w:type="dxa"/>
            <w:tcPrChange w:id="4278" w:author="Jarno Nieminen" w:date="2014-06-11T12:40:00Z">
              <w:tcPr>
                <w:tcW w:w="709" w:type="dxa"/>
                <w:gridSpan w:val="2"/>
              </w:tcPr>
            </w:tcPrChange>
          </w:tcPr>
          <w:p w14:paraId="38B7C30A" w14:textId="77777777" w:rsidR="006A2F41" w:rsidRPr="00D82A73" w:rsidRDefault="006A2F41" w:rsidP="0026766E">
            <w:pPr>
              <w:jc w:val="center"/>
            </w:pPr>
          </w:p>
        </w:tc>
      </w:tr>
      <w:tr w:rsidR="006A2F41" w:rsidRPr="00D82A73" w14:paraId="4A31FD8C" w14:textId="77777777" w:rsidTr="0026766E">
        <w:tblPrEx>
          <w:tblW w:w="12866" w:type="dxa"/>
          <w:tblLayout w:type="fixed"/>
          <w:tblPrExChange w:id="4279" w:author="Jarno Nieminen" w:date="2014-06-11T12:40:00Z">
            <w:tblPrEx>
              <w:tblW w:w="12866" w:type="dxa"/>
              <w:tblLayout w:type="fixed"/>
            </w:tblPrEx>
          </w:tblPrExChange>
        </w:tblPrEx>
        <w:trPr>
          <w:trPrChange w:id="4280" w:author="Jarno Nieminen" w:date="2014-06-11T12:40:00Z">
            <w:trPr>
              <w:gridAfter w:val="0"/>
            </w:trPr>
          </w:trPrChange>
        </w:trPr>
        <w:tc>
          <w:tcPr>
            <w:tcW w:w="1809" w:type="dxa"/>
            <w:tcPrChange w:id="4281" w:author="Jarno Nieminen" w:date="2014-06-11T12:40:00Z">
              <w:tcPr>
                <w:tcW w:w="1809" w:type="dxa"/>
                <w:gridSpan w:val="2"/>
              </w:tcPr>
            </w:tcPrChange>
          </w:tcPr>
          <w:p w14:paraId="3E15A2CC" w14:textId="77777777" w:rsidR="006A2F41" w:rsidRPr="00D82A73" w:rsidRDefault="006A2F41" w:rsidP="0026766E">
            <w:r w:rsidRPr="00D82A73">
              <w:t>minNumberOfChoices</w:t>
            </w:r>
          </w:p>
        </w:tc>
        <w:tc>
          <w:tcPr>
            <w:tcW w:w="709" w:type="dxa"/>
            <w:tcPrChange w:id="4282" w:author="Jarno Nieminen" w:date="2014-06-11T12:40:00Z">
              <w:tcPr>
                <w:tcW w:w="709" w:type="dxa"/>
                <w:gridSpan w:val="2"/>
              </w:tcPr>
            </w:tcPrChange>
          </w:tcPr>
          <w:p w14:paraId="5F13414D" w14:textId="77777777" w:rsidR="006A2F41" w:rsidRPr="00D82A73" w:rsidRDefault="006A2F41" w:rsidP="0026766E">
            <w:pPr>
              <w:jc w:val="center"/>
            </w:pPr>
          </w:p>
        </w:tc>
        <w:tc>
          <w:tcPr>
            <w:tcW w:w="1134" w:type="dxa"/>
            <w:tcPrChange w:id="4283" w:author="Jarno Nieminen" w:date="2014-06-11T12:40:00Z">
              <w:tcPr>
                <w:tcW w:w="1134" w:type="dxa"/>
                <w:gridSpan w:val="2"/>
              </w:tcPr>
            </w:tcPrChange>
          </w:tcPr>
          <w:p w14:paraId="00BD14F9" w14:textId="77777777" w:rsidR="006A2F41" w:rsidRPr="00D82A73" w:rsidRDefault="006A2F41" w:rsidP="0026766E">
            <w:pPr>
              <w:jc w:val="center"/>
            </w:pPr>
          </w:p>
        </w:tc>
        <w:tc>
          <w:tcPr>
            <w:tcW w:w="851" w:type="dxa"/>
            <w:tcPrChange w:id="4284" w:author="Jarno Nieminen" w:date="2014-06-11T12:40:00Z">
              <w:tcPr>
                <w:tcW w:w="851" w:type="dxa"/>
                <w:gridSpan w:val="2"/>
              </w:tcPr>
            </w:tcPrChange>
          </w:tcPr>
          <w:p w14:paraId="70DA3A71" w14:textId="77777777" w:rsidR="006A2F41" w:rsidRPr="00D82A73" w:rsidRDefault="006A2F41" w:rsidP="0026766E">
            <w:pPr>
              <w:jc w:val="center"/>
            </w:pPr>
          </w:p>
        </w:tc>
        <w:tc>
          <w:tcPr>
            <w:tcW w:w="1134" w:type="dxa"/>
            <w:tcPrChange w:id="4285" w:author="Jarno Nieminen" w:date="2014-06-11T12:40:00Z">
              <w:tcPr>
                <w:tcW w:w="1134" w:type="dxa"/>
                <w:gridSpan w:val="2"/>
              </w:tcPr>
            </w:tcPrChange>
          </w:tcPr>
          <w:p w14:paraId="7F0104C6" w14:textId="77777777" w:rsidR="006A2F41" w:rsidRPr="00D82A73" w:rsidRDefault="006A2F41" w:rsidP="0026766E">
            <w:pPr>
              <w:jc w:val="center"/>
            </w:pPr>
            <w:r w:rsidRPr="00D82A73">
              <w:t>X</w:t>
            </w:r>
          </w:p>
        </w:tc>
        <w:tc>
          <w:tcPr>
            <w:tcW w:w="783" w:type="dxa"/>
            <w:tcPrChange w:id="4286" w:author="Jarno Nieminen" w:date="2014-06-11T12:40:00Z">
              <w:tcPr>
                <w:tcW w:w="783" w:type="dxa"/>
                <w:gridSpan w:val="2"/>
              </w:tcPr>
            </w:tcPrChange>
          </w:tcPr>
          <w:p w14:paraId="652111BE" w14:textId="77777777" w:rsidR="006A2F41" w:rsidRPr="00D82A73" w:rsidRDefault="006A2F41" w:rsidP="0026766E">
            <w:pPr>
              <w:jc w:val="center"/>
            </w:pPr>
            <w:r w:rsidRPr="00D82A73">
              <w:t>X</w:t>
            </w:r>
          </w:p>
        </w:tc>
        <w:tc>
          <w:tcPr>
            <w:tcW w:w="1059" w:type="dxa"/>
            <w:tcPrChange w:id="4287" w:author="Jarno Nieminen" w:date="2014-06-11T12:40:00Z">
              <w:tcPr>
                <w:tcW w:w="1059" w:type="dxa"/>
                <w:gridSpan w:val="2"/>
              </w:tcPr>
            </w:tcPrChange>
          </w:tcPr>
          <w:p w14:paraId="40B2A2EE" w14:textId="77777777" w:rsidR="006A2F41" w:rsidRPr="00D82A73" w:rsidRDefault="006A2F41" w:rsidP="0026766E">
            <w:pPr>
              <w:jc w:val="center"/>
            </w:pPr>
          </w:p>
        </w:tc>
        <w:tc>
          <w:tcPr>
            <w:tcW w:w="851" w:type="dxa"/>
            <w:tcPrChange w:id="4288" w:author="Jarno Nieminen" w:date="2014-06-11T12:40:00Z">
              <w:tcPr>
                <w:tcW w:w="851" w:type="dxa"/>
                <w:gridSpan w:val="2"/>
              </w:tcPr>
            </w:tcPrChange>
          </w:tcPr>
          <w:p w14:paraId="2021566F" w14:textId="77777777" w:rsidR="006A2F41" w:rsidRPr="00D82A73" w:rsidRDefault="006A2F41" w:rsidP="0026766E">
            <w:pPr>
              <w:jc w:val="center"/>
            </w:pPr>
          </w:p>
        </w:tc>
        <w:tc>
          <w:tcPr>
            <w:tcW w:w="850" w:type="dxa"/>
            <w:tcPrChange w:id="4289" w:author="Jarno Nieminen" w:date="2014-06-11T12:40:00Z">
              <w:tcPr>
                <w:tcW w:w="850" w:type="dxa"/>
                <w:gridSpan w:val="2"/>
              </w:tcPr>
            </w:tcPrChange>
          </w:tcPr>
          <w:p w14:paraId="39FDAF39" w14:textId="77777777" w:rsidR="006A2F41" w:rsidRPr="00D82A73" w:rsidRDefault="006A2F41" w:rsidP="0026766E">
            <w:pPr>
              <w:jc w:val="center"/>
            </w:pPr>
          </w:p>
        </w:tc>
        <w:tc>
          <w:tcPr>
            <w:tcW w:w="993" w:type="dxa"/>
            <w:tcPrChange w:id="4290" w:author="Jarno Nieminen" w:date="2014-06-11T12:40:00Z">
              <w:tcPr>
                <w:tcW w:w="993" w:type="dxa"/>
                <w:gridSpan w:val="2"/>
              </w:tcPr>
            </w:tcPrChange>
          </w:tcPr>
          <w:p w14:paraId="543801CF" w14:textId="77777777" w:rsidR="006A2F41" w:rsidRPr="00D82A73" w:rsidRDefault="006A2F41" w:rsidP="0026766E">
            <w:pPr>
              <w:jc w:val="center"/>
            </w:pPr>
          </w:p>
        </w:tc>
        <w:tc>
          <w:tcPr>
            <w:tcW w:w="1134" w:type="dxa"/>
            <w:tcPrChange w:id="4291" w:author="Jarno Nieminen" w:date="2014-06-11T12:40:00Z">
              <w:tcPr>
                <w:tcW w:w="1134" w:type="dxa"/>
                <w:gridSpan w:val="2"/>
              </w:tcPr>
            </w:tcPrChange>
          </w:tcPr>
          <w:p w14:paraId="03AA55D1" w14:textId="77777777" w:rsidR="006A2F41" w:rsidRPr="00D82A73" w:rsidRDefault="006A2F41" w:rsidP="0026766E">
            <w:pPr>
              <w:jc w:val="center"/>
            </w:pPr>
            <w:r w:rsidRPr="00D82A73">
              <w:t>X</w:t>
            </w:r>
          </w:p>
        </w:tc>
        <w:tc>
          <w:tcPr>
            <w:tcW w:w="850" w:type="dxa"/>
            <w:tcPrChange w:id="4292" w:author="Jarno Nieminen" w:date="2014-06-11T12:40:00Z">
              <w:tcPr>
                <w:tcW w:w="850" w:type="dxa"/>
                <w:gridSpan w:val="2"/>
              </w:tcPr>
            </w:tcPrChange>
          </w:tcPr>
          <w:p w14:paraId="38AAF0D1" w14:textId="77777777" w:rsidR="006A2F41" w:rsidRPr="00D82A73" w:rsidRDefault="006A2F41" w:rsidP="0026766E">
            <w:pPr>
              <w:jc w:val="center"/>
            </w:pPr>
          </w:p>
        </w:tc>
        <w:tc>
          <w:tcPr>
            <w:tcW w:w="709" w:type="dxa"/>
            <w:tcPrChange w:id="4293" w:author="Jarno Nieminen" w:date="2014-06-11T12:40:00Z">
              <w:tcPr>
                <w:tcW w:w="709" w:type="dxa"/>
                <w:gridSpan w:val="2"/>
              </w:tcPr>
            </w:tcPrChange>
          </w:tcPr>
          <w:p w14:paraId="10E55D1E" w14:textId="77777777" w:rsidR="006A2F41" w:rsidRPr="00D82A73" w:rsidRDefault="006A2F41" w:rsidP="0026766E">
            <w:pPr>
              <w:jc w:val="center"/>
            </w:pPr>
          </w:p>
        </w:tc>
      </w:tr>
    </w:tbl>
    <w:p w14:paraId="7AD8BFCB" w14:textId="77777777" w:rsidR="006A2F41" w:rsidRPr="00D82A73" w:rsidRDefault="006A2F41" w:rsidP="006A2F41"/>
    <w:p w14:paraId="6842CA1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Change w:id="4294">
          <w:tblGrid>
            <w:gridCol w:w="15"/>
            <w:gridCol w:w="88"/>
            <w:gridCol w:w="2442"/>
            <w:gridCol w:w="103"/>
            <w:gridCol w:w="3307"/>
            <w:gridCol w:w="103"/>
            <w:gridCol w:w="1037"/>
            <w:gridCol w:w="103"/>
            <w:gridCol w:w="617"/>
            <w:gridCol w:w="103"/>
            <w:gridCol w:w="1697"/>
            <w:gridCol w:w="103"/>
            <w:gridCol w:w="1817"/>
            <w:gridCol w:w="103"/>
            <w:gridCol w:w="1097"/>
            <w:gridCol w:w="103"/>
            <w:gridCol w:w="977"/>
            <w:gridCol w:w="103"/>
            <w:gridCol w:w="1057"/>
            <w:gridCol w:w="103"/>
          </w:tblGrid>
        </w:tblGridChange>
      </w:tblGrid>
      <w:tr w:rsidR="006A2F41" w:rsidRPr="00D82A73" w14:paraId="24B5B3FB" w14:textId="77777777" w:rsidTr="0026766E">
        <w:trPr>
          <w:cantSplit/>
          <w:trHeight w:val="376"/>
        </w:trPr>
        <w:tc>
          <w:tcPr>
            <w:tcW w:w="2545" w:type="dxa"/>
            <w:gridSpan w:val="2"/>
            <w:vMerge w:val="restart"/>
            <w:shd w:val="pct25" w:color="auto" w:fill="auto"/>
          </w:tcPr>
          <w:p w14:paraId="654F3A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B844D84" w14:textId="77777777" w:rsidR="006A2F41" w:rsidRPr="00D82A73" w:rsidRDefault="006A2F41" w:rsidP="0026766E">
            <w:r w:rsidRPr="00D82A73">
              <w:t>Beskrivning</w:t>
            </w:r>
          </w:p>
        </w:tc>
        <w:tc>
          <w:tcPr>
            <w:tcW w:w="1140" w:type="dxa"/>
            <w:vMerge w:val="restart"/>
            <w:shd w:val="pct25" w:color="auto" w:fill="auto"/>
          </w:tcPr>
          <w:p w14:paraId="0D9E94F3"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17C4F982" w14:textId="77777777" w:rsidR="006A2F41" w:rsidRPr="00D82A73" w:rsidRDefault="006A2F41" w:rsidP="0026766E">
            <w:r w:rsidRPr="00D82A73">
              <w:t>Mult</w:t>
            </w:r>
          </w:p>
        </w:tc>
        <w:tc>
          <w:tcPr>
            <w:tcW w:w="1800" w:type="dxa"/>
            <w:vMerge w:val="restart"/>
            <w:shd w:val="pct25" w:color="auto" w:fill="auto"/>
          </w:tcPr>
          <w:p w14:paraId="7AA4B1C9" w14:textId="0B49F523" w:rsidR="006A2F41" w:rsidRPr="00D82A73" w:rsidRDefault="006A2F41" w:rsidP="0026766E">
            <w:pPr>
              <w:rPr>
                <w:rFonts w:eastAsia="Arial Unicode MS"/>
              </w:rPr>
            </w:pPr>
            <w:r w:rsidRPr="00D82A73">
              <w:t xml:space="preserve">Kodverk/värdemängd </w:t>
            </w:r>
            <w:r w:rsidRPr="00D82A73">
              <w:br/>
              <w:t xml:space="preserve">/ </w:t>
            </w:r>
            <w:r w:rsidR="00530F15" w:rsidRPr="00D82A73">
              <w:t>ev</w:t>
            </w:r>
            <w:ins w:id="4295" w:author="Jarno Nieminen" w:date="2014-06-11T12:40:00Z">
              <w:r w:rsidR="00530F15" w:rsidRPr="00D82A73">
                <w:t>.</w:t>
              </w:r>
            </w:ins>
            <w:r w:rsidRPr="00D82A73">
              <w:t xml:space="preserve"> begränsningar</w:t>
            </w:r>
          </w:p>
        </w:tc>
        <w:tc>
          <w:tcPr>
            <w:tcW w:w="1920" w:type="dxa"/>
            <w:vMerge w:val="restart"/>
            <w:shd w:val="pct25" w:color="auto" w:fill="auto"/>
          </w:tcPr>
          <w:p w14:paraId="1B4569C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0F6BCCC" w14:textId="77777777" w:rsidR="006A2F41" w:rsidRPr="00D82A73" w:rsidRDefault="006A2F41" w:rsidP="0026766E">
            <w:pPr>
              <w:rPr>
                <w:rFonts w:eastAsia="Arial Unicode MS"/>
              </w:rPr>
            </w:pPr>
            <w:r w:rsidRPr="00D82A73">
              <w:rPr>
                <w:rFonts w:eastAsia="Arial Unicode MS"/>
              </w:rPr>
              <w:t>Fylls i i samråd med TIS</w:t>
            </w:r>
          </w:p>
        </w:tc>
      </w:tr>
      <w:tr w:rsidR="00601C65" w:rsidRPr="00D82A73" w14:paraId="3382B956" w14:textId="77777777" w:rsidTr="0026766E">
        <w:trPr>
          <w:cantSplit/>
          <w:trHeight w:val="375"/>
        </w:trPr>
        <w:tc>
          <w:tcPr>
            <w:tcW w:w="2545" w:type="dxa"/>
            <w:gridSpan w:val="2"/>
            <w:vMerge/>
            <w:shd w:val="pct25" w:color="auto" w:fill="auto"/>
          </w:tcPr>
          <w:p w14:paraId="69C65DCD" w14:textId="77777777" w:rsidR="006A2F41" w:rsidRPr="00D82A73" w:rsidRDefault="006A2F41" w:rsidP="0026766E"/>
        </w:tc>
        <w:tc>
          <w:tcPr>
            <w:tcW w:w="3410" w:type="dxa"/>
            <w:vMerge/>
            <w:shd w:val="pct25" w:color="auto" w:fill="auto"/>
          </w:tcPr>
          <w:p w14:paraId="7A097575" w14:textId="77777777" w:rsidR="006A2F41" w:rsidRPr="00D82A73" w:rsidRDefault="006A2F41" w:rsidP="0026766E"/>
        </w:tc>
        <w:tc>
          <w:tcPr>
            <w:tcW w:w="1140" w:type="dxa"/>
            <w:vMerge/>
            <w:shd w:val="pct25" w:color="auto" w:fill="auto"/>
          </w:tcPr>
          <w:p w14:paraId="57EC1099" w14:textId="77777777" w:rsidR="006A2F41" w:rsidRPr="00D82A73" w:rsidRDefault="006A2F41" w:rsidP="0026766E"/>
        </w:tc>
        <w:tc>
          <w:tcPr>
            <w:tcW w:w="720" w:type="dxa"/>
            <w:vMerge/>
            <w:shd w:val="pct25" w:color="auto" w:fill="auto"/>
          </w:tcPr>
          <w:p w14:paraId="1645AA9B" w14:textId="77777777" w:rsidR="006A2F41" w:rsidRPr="00D82A73" w:rsidRDefault="006A2F41" w:rsidP="0026766E"/>
        </w:tc>
        <w:tc>
          <w:tcPr>
            <w:tcW w:w="1800" w:type="dxa"/>
            <w:vMerge/>
            <w:shd w:val="pct25" w:color="auto" w:fill="auto"/>
          </w:tcPr>
          <w:p w14:paraId="09AEBACD" w14:textId="77777777" w:rsidR="006A2F41" w:rsidRPr="00D82A73" w:rsidRDefault="006A2F41" w:rsidP="0026766E"/>
        </w:tc>
        <w:tc>
          <w:tcPr>
            <w:tcW w:w="1920" w:type="dxa"/>
            <w:vMerge/>
            <w:shd w:val="pct25" w:color="auto" w:fill="auto"/>
          </w:tcPr>
          <w:p w14:paraId="0F4110AF" w14:textId="77777777" w:rsidR="006A2F41" w:rsidRPr="00D82A73" w:rsidRDefault="006A2F41" w:rsidP="0026766E"/>
        </w:tc>
        <w:tc>
          <w:tcPr>
            <w:tcW w:w="1200" w:type="dxa"/>
            <w:tcBorders>
              <w:bottom w:val="single" w:sz="4" w:space="0" w:color="auto"/>
            </w:tcBorders>
            <w:shd w:val="pct25" w:color="auto" w:fill="auto"/>
          </w:tcPr>
          <w:p w14:paraId="4E29C49E" w14:textId="77777777" w:rsidR="006A2F41" w:rsidRPr="00D82A73" w:rsidRDefault="006A2F41" w:rsidP="0026766E">
            <w:pPr>
              <w:rPr>
                <w:rFonts w:eastAsia="Arial Unicode MS"/>
              </w:rPr>
            </w:pPr>
            <w:r w:rsidRPr="00D82A73">
              <w:rPr>
                <w:rFonts w:eastAsia="Arial Unicode MS"/>
              </w:rPr>
              <w:t>Attribut i V-TIM</w:t>
            </w:r>
          </w:p>
        </w:tc>
        <w:tc>
          <w:tcPr>
            <w:tcW w:w="1080" w:type="dxa"/>
            <w:tcBorders>
              <w:bottom w:val="single" w:sz="4" w:space="0" w:color="auto"/>
            </w:tcBorders>
            <w:shd w:val="pct25" w:color="auto" w:fill="auto"/>
          </w:tcPr>
          <w:p w14:paraId="3368C055" w14:textId="77777777" w:rsidR="006A2F41" w:rsidRPr="00D82A73" w:rsidRDefault="006A2F41" w:rsidP="0026766E">
            <w:pPr>
              <w:rPr>
                <w:rFonts w:eastAsia="Arial Unicode MS"/>
              </w:rPr>
            </w:pPr>
          </w:p>
        </w:tc>
        <w:tc>
          <w:tcPr>
            <w:tcW w:w="1160" w:type="dxa"/>
            <w:tcBorders>
              <w:bottom w:val="single" w:sz="4" w:space="0" w:color="auto"/>
            </w:tcBorders>
            <w:shd w:val="pct25" w:color="auto" w:fill="auto"/>
          </w:tcPr>
          <w:p w14:paraId="54A75C09" w14:textId="77777777" w:rsidR="006A2F41" w:rsidRPr="00D82A73" w:rsidRDefault="006A2F41" w:rsidP="0026766E">
            <w:pPr>
              <w:rPr>
                <w:rFonts w:eastAsia="Arial Unicode MS"/>
              </w:rPr>
            </w:pPr>
          </w:p>
        </w:tc>
      </w:tr>
      <w:tr w:rsidR="006A2F41" w:rsidRPr="00D82A73" w14:paraId="76C570A3"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9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97" w:author="Jarno Nieminen" w:date="2014-06-11T12:40:00Z">
            <w:trPr>
              <w:gridAfter w:val="0"/>
              <w:trHeight w:val="217"/>
            </w:trPr>
          </w:trPrChange>
        </w:trPr>
        <w:tc>
          <w:tcPr>
            <w:tcW w:w="2545" w:type="dxa"/>
            <w:gridSpan w:val="2"/>
            <w:tcPrChange w:id="4298" w:author="Jarno Nieminen" w:date="2014-06-11T12:40:00Z">
              <w:tcPr>
                <w:tcW w:w="2545" w:type="dxa"/>
                <w:gridSpan w:val="3"/>
              </w:tcPr>
            </w:tcPrChange>
          </w:tcPr>
          <w:p w14:paraId="390CD995" w14:textId="77777777" w:rsidR="006A2F41" w:rsidRPr="00D82A73" w:rsidRDefault="006A2F41" w:rsidP="0026766E">
            <w:pPr>
              <w:rPr>
                <w:rFonts w:eastAsia="Arial Unicode MS"/>
              </w:rPr>
            </w:pPr>
            <w:r w:rsidRPr="00D82A73">
              <w:rPr>
                <w:rFonts w:eastAsia="Arial Unicode MS"/>
              </w:rPr>
              <w:lastRenderedPageBreak/>
              <w:t>(event)</w:t>
            </w:r>
          </w:p>
        </w:tc>
        <w:tc>
          <w:tcPr>
            <w:tcW w:w="3410" w:type="dxa"/>
            <w:tcPrChange w:id="4299" w:author="Jarno Nieminen" w:date="2014-06-11T12:40:00Z">
              <w:tcPr>
                <w:tcW w:w="3410" w:type="dxa"/>
                <w:gridSpan w:val="2"/>
              </w:tcPr>
            </w:tcPrChange>
          </w:tcPr>
          <w:p w14:paraId="3D03EB97" w14:textId="77777777" w:rsidR="006A2F41" w:rsidRPr="00D82A73" w:rsidRDefault="006A2F41" w:rsidP="0026766E">
            <w:pPr>
              <w:rPr>
                <w:rFonts w:eastAsia="Arial Unicode MS"/>
              </w:rPr>
            </w:pPr>
            <w:r w:rsidRPr="00D82A73">
              <w:rPr>
                <w:rFonts w:eastAsia="Arial Unicode MS"/>
              </w:rPr>
              <w:t xml:space="preserve">Valideringshändelse. </w:t>
            </w:r>
          </w:p>
          <w:p w14:paraId="5A71DE1D" w14:textId="77777777" w:rsidR="006A2F41" w:rsidRPr="00D82A73" w:rsidRDefault="006A2F41" w:rsidP="0026766E">
            <w:pPr>
              <w:rPr>
                <w:rFonts w:eastAsia="Arial Unicode MS"/>
              </w:rPr>
            </w:pPr>
            <w:r w:rsidRPr="00D82A73">
              <w:rPr>
                <w:rFonts w:eastAsia="Arial Unicode MS"/>
              </w:rPr>
              <w:t>Ex: ”mandatory” indikerar att det finns en valideringstext för ett obligatoriskt fält.</w:t>
            </w:r>
          </w:p>
        </w:tc>
        <w:tc>
          <w:tcPr>
            <w:tcW w:w="1140" w:type="dxa"/>
            <w:tcPrChange w:id="4300" w:author="Jarno Nieminen" w:date="2014-06-11T12:40:00Z">
              <w:tcPr>
                <w:tcW w:w="1140" w:type="dxa"/>
                <w:gridSpan w:val="2"/>
              </w:tcPr>
            </w:tcPrChange>
          </w:tcPr>
          <w:p w14:paraId="5D62EBB4" w14:textId="77777777" w:rsidR="006A2F41" w:rsidRPr="00D82A73" w:rsidRDefault="006A2F41" w:rsidP="0026766E">
            <w:pPr>
              <w:rPr>
                <w:rFonts w:eastAsia="Arial Unicode MS"/>
              </w:rPr>
            </w:pPr>
            <w:r w:rsidRPr="00D82A73">
              <w:rPr>
                <w:rFonts w:eastAsia="Arial Unicode MS"/>
              </w:rPr>
              <w:t>TXT</w:t>
            </w:r>
          </w:p>
        </w:tc>
        <w:tc>
          <w:tcPr>
            <w:tcW w:w="720" w:type="dxa"/>
            <w:tcPrChange w:id="4301" w:author="Jarno Nieminen" w:date="2014-06-11T12:40:00Z">
              <w:tcPr>
                <w:tcW w:w="720" w:type="dxa"/>
                <w:gridSpan w:val="2"/>
              </w:tcPr>
            </w:tcPrChange>
          </w:tcPr>
          <w:p w14:paraId="36F94B2F" w14:textId="77777777" w:rsidR="006A2F41" w:rsidRPr="00D82A73" w:rsidRDefault="006A2F41" w:rsidP="0026766E">
            <w:pPr>
              <w:rPr>
                <w:rFonts w:eastAsia="Arial Unicode MS"/>
              </w:rPr>
            </w:pPr>
            <w:r w:rsidRPr="00D82A73">
              <w:rPr>
                <w:rFonts w:eastAsia="Arial Unicode MS"/>
              </w:rPr>
              <w:t>1..1</w:t>
            </w:r>
          </w:p>
        </w:tc>
        <w:tc>
          <w:tcPr>
            <w:tcW w:w="1800" w:type="dxa"/>
            <w:tcPrChange w:id="4302" w:author="Jarno Nieminen" w:date="2014-06-11T12:40:00Z">
              <w:tcPr>
                <w:tcW w:w="1800" w:type="dxa"/>
                <w:gridSpan w:val="2"/>
              </w:tcPr>
            </w:tcPrChange>
          </w:tcPr>
          <w:p w14:paraId="14C6080B" w14:textId="77777777" w:rsidR="006A2F41" w:rsidRPr="00D82A73" w:rsidRDefault="006A2F41" w:rsidP="0026766E">
            <w:pPr>
              <w:rPr>
                <w:rFonts w:eastAsia="Arial Unicode MS"/>
              </w:rPr>
            </w:pPr>
            <w:r w:rsidRPr="00D82A73">
              <w:rPr>
                <w:rFonts w:eastAsia="Arial Unicode MS"/>
              </w:rPr>
              <w:t>KV Valideringshändelse</w:t>
            </w:r>
          </w:p>
          <w:p w14:paraId="0C2F49CB" w14:textId="77777777" w:rsidR="006A2F41" w:rsidRPr="00D82A73" w:rsidRDefault="006A2F41" w:rsidP="0026766E">
            <w:pPr>
              <w:rPr>
                <w:rFonts w:eastAsia="Arial Unicode MS"/>
              </w:rPr>
            </w:pPr>
          </w:p>
        </w:tc>
        <w:tc>
          <w:tcPr>
            <w:tcW w:w="1920" w:type="dxa"/>
            <w:tcPrChange w:id="4303" w:author="Jarno Nieminen" w:date="2014-06-11T12:40:00Z">
              <w:tcPr>
                <w:tcW w:w="1920" w:type="dxa"/>
                <w:gridSpan w:val="2"/>
              </w:tcPr>
            </w:tcPrChange>
          </w:tcPr>
          <w:p w14:paraId="0D2EA247" w14:textId="77777777" w:rsidR="006A2F41" w:rsidRPr="00D82A73" w:rsidRDefault="006A2F41" w:rsidP="0026766E">
            <w:pPr>
              <w:rPr>
                <w:rFonts w:ascii="Arial" w:eastAsia="Arial Unicode MS" w:hAnsi="Arial"/>
              </w:rPr>
            </w:pPr>
          </w:p>
        </w:tc>
        <w:tc>
          <w:tcPr>
            <w:tcW w:w="1200" w:type="dxa"/>
            <w:shd w:val="clear" w:color="auto" w:fill="auto"/>
            <w:tcPrChange w:id="4304" w:author="Jarno Nieminen" w:date="2014-06-11T12:40:00Z">
              <w:tcPr>
                <w:tcW w:w="1200" w:type="dxa"/>
                <w:gridSpan w:val="2"/>
                <w:shd w:val="clear" w:color="auto" w:fill="auto"/>
              </w:tcPr>
            </w:tcPrChange>
          </w:tcPr>
          <w:p w14:paraId="511433BE" w14:textId="77777777" w:rsidR="006A2F41" w:rsidRPr="00D82A73" w:rsidRDefault="006A2F41" w:rsidP="0026766E">
            <w:pPr>
              <w:rPr>
                <w:rFonts w:ascii="Arial" w:eastAsia="Arial Unicode MS" w:hAnsi="Arial"/>
              </w:rPr>
            </w:pPr>
          </w:p>
        </w:tc>
        <w:tc>
          <w:tcPr>
            <w:tcW w:w="1080" w:type="dxa"/>
            <w:shd w:val="clear" w:color="auto" w:fill="auto"/>
            <w:tcPrChange w:id="4305" w:author="Jarno Nieminen" w:date="2014-06-11T12:40:00Z">
              <w:tcPr>
                <w:tcW w:w="1080" w:type="dxa"/>
                <w:gridSpan w:val="2"/>
                <w:shd w:val="clear" w:color="auto" w:fill="auto"/>
              </w:tcPr>
            </w:tcPrChange>
          </w:tcPr>
          <w:p w14:paraId="0F11D179" w14:textId="77777777" w:rsidR="006A2F41" w:rsidRPr="00D82A73" w:rsidRDefault="006A2F41" w:rsidP="0026766E">
            <w:pPr>
              <w:rPr>
                <w:rFonts w:ascii="Arial" w:eastAsia="Arial Unicode MS" w:hAnsi="Arial"/>
              </w:rPr>
            </w:pPr>
          </w:p>
        </w:tc>
        <w:tc>
          <w:tcPr>
            <w:tcW w:w="1160" w:type="dxa"/>
            <w:shd w:val="clear" w:color="auto" w:fill="auto"/>
            <w:tcPrChange w:id="4306" w:author="Jarno Nieminen" w:date="2014-06-11T12:40:00Z">
              <w:tcPr>
                <w:tcW w:w="1160" w:type="dxa"/>
                <w:gridSpan w:val="2"/>
                <w:shd w:val="clear" w:color="auto" w:fill="auto"/>
              </w:tcPr>
            </w:tcPrChange>
          </w:tcPr>
          <w:p w14:paraId="399DD371" w14:textId="77777777" w:rsidR="006A2F41" w:rsidRPr="00D82A73" w:rsidRDefault="006A2F41" w:rsidP="0026766E">
            <w:pPr>
              <w:rPr>
                <w:rFonts w:ascii="Arial" w:eastAsia="Arial Unicode MS" w:hAnsi="Arial"/>
              </w:rPr>
            </w:pPr>
          </w:p>
        </w:tc>
      </w:tr>
      <w:tr w:rsidR="006A2F41" w:rsidRPr="00D82A73" w14:paraId="77F5C654"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07"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08" w:author="Jarno Nieminen" w:date="2014-06-11T12:40:00Z">
            <w:trPr>
              <w:gridAfter w:val="0"/>
              <w:trHeight w:val="217"/>
            </w:trPr>
          </w:trPrChange>
        </w:trPr>
        <w:tc>
          <w:tcPr>
            <w:tcW w:w="2545" w:type="dxa"/>
            <w:gridSpan w:val="2"/>
            <w:tcPrChange w:id="4309" w:author="Jarno Nieminen" w:date="2014-06-11T12:40:00Z">
              <w:tcPr>
                <w:tcW w:w="2545" w:type="dxa"/>
                <w:gridSpan w:val="3"/>
              </w:tcPr>
            </w:tcPrChange>
          </w:tcPr>
          <w:p w14:paraId="0F7F0E36" w14:textId="77777777" w:rsidR="006A2F41" w:rsidRPr="00D82A73" w:rsidRDefault="006A2F41" w:rsidP="0026766E">
            <w:pPr>
              <w:rPr>
                <w:rFonts w:eastAsia="Arial Unicode MS"/>
              </w:rPr>
            </w:pPr>
            <w:r w:rsidRPr="00D82A73">
              <w:rPr>
                <w:rFonts w:eastAsia="Arial Unicode MS"/>
              </w:rPr>
              <w:t>(text)</w:t>
            </w:r>
          </w:p>
        </w:tc>
        <w:tc>
          <w:tcPr>
            <w:tcW w:w="3410" w:type="dxa"/>
            <w:tcPrChange w:id="4310" w:author="Jarno Nieminen" w:date="2014-06-11T12:40:00Z">
              <w:tcPr>
                <w:tcW w:w="3410" w:type="dxa"/>
                <w:gridSpan w:val="2"/>
              </w:tcPr>
            </w:tcPrChange>
          </w:tcPr>
          <w:p w14:paraId="1850DDCD" w14:textId="77777777" w:rsidR="006A2F41" w:rsidRPr="00D82A73" w:rsidRDefault="006A2F41" w:rsidP="0026766E">
            <w:pPr>
              <w:rPr>
                <w:rFonts w:eastAsia="Arial Unicode MS"/>
              </w:rPr>
            </w:pPr>
            <w:r w:rsidRPr="00D82A73">
              <w:rPr>
                <w:rFonts w:eastAsia="Arial Unicode MS"/>
              </w:rPr>
              <w:t>Valideringstext för valideringshändelse..</w:t>
            </w:r>
          </w:p>
          <w:p w14:paraId="7159AD14" w14:textId="77777777" w:rsidR="006A2F41" w:rsidRPr="00D82A73" w:rsidRDefault="006A2F41" w:rsidP="0026766E">
            <w:pPr>
              <w:rPr>
                <w:rFonts w:eastAsia="Arial Unicode MS"/>
              </w:rPr>
            </w:pPr>
            <w:r w:rsidRPr="00D82A73">
              <w:rPr>
                <w:rFonts w:eastAsia="Arial Unicode MS"/>
              </w:rPr>
              <w:t>Ex: ”Fältet x är obligatoriskt”</w:t>
            </w:r>
          </w:p>
          <w:p w14:paraId="1851CD88" w14:textId="77777777" w:rsidR="006A2F41" w:rsidRPr="00D82A73" w:rsidRDefault="006A2F41" w:rsidP="0026766E">
            <w:pPr>
              <w:rPr>
                <w:rFonts w:eastAsia="Arial Unicode MS"/>
              </w:rPr>
            </w:pPr>
          </w:p>
        </w:tc>
        <w:tc>
          <w:tcPr>
            <w:tcW w:w="1140" w:type="dxa"/>
            <w:tcPrChange w:id="4311" w:author="Jarno Nieminen" w:date="2014-06-11T12:40:00Z">
              <w:tcPr>
                <w:tcW w:w="1140" w:type="dxa"/>
                <w:gridSpan w:val="2"/>
              </w:tcPr>
            </w:tcPrChange>
          </w:tcPr>
          <w:p w14:paraId="1546983A" w14:textId="77777777" w:rsidR="006A2F41" w:rsidRPr="00D82A73" w:rsidRDefault="006A2F41" w:rsidP="0026766E">
            <w:pPr>
              <w:rPr>
                <w:rFonts w:eastAsia="Arial Unicode MS"/>
              </w:rPr>
            </w:pPr>
            <w:r w:rsidRPr="00D82A73">
              <w:rPr>
                <w:rFonts w:eastAsia="Arial Unicode MS"/>
              </w:rPr>
              <w:t>TXT</w:t>
            </w:r>
          </w:p>
        </w:tc>
        <w:tc>
          <w:tcPr>
            <w:tcW w:w="720" w:type="dxa"/>
            <w:tcPrChange w:id="4312" w:author="Jarno Nieminen" w:date="2014-06-11T12:40:00Z">
              <w:tcPr>
                <w:tcW w:w="720" w:type="dxa"/>
                <w:gridSpan w:val="2"/>
              </w:tcPr>
            </w:tcPrChange>
          </w:tcPr>
          <w:p w14:paraId="504A96ED" w14:textId="77777777" w:rsidR="006A2F41" w:rsidRPr="00D82A73" w:rsidRDefault="006A2F41" w:rsidP="0026766E">
            <w:pPr>
              <w:rPr>
                <w:rFonts w:eastAsia="Arial Unicode MS"/>
              </w:rPr>
            </w:pPr>
            <w:r w:rsidRPr="00D82A73">
              <w:rPr>
                <w:rFonts w:eastAsia="Arial Unicode MS"/>
              </w:rPr>
              <w:t>1..1</w:t>
            </w:r>
          </w:p>
        </w:tc>
        <w:tc>
          <w:tcPr>
            <w:tcW w:w="1800" w:type="dxa"/>
            <w:tcPrChange w:id="4313" w:author="Jarno Nieminen" w:date="2014-06-11T12:40:00Z">
              <w:tcPr>
                <w:tcW w:w="1800" w:type="dxa"/>
                <w:gridSpan w:val="2"/>
              </w:tcPr>
            </w:tcPrChange>
          </w:tcPr>
          <w:p w14:paraId="588CE23B" w14:textId="77777777" w:rsidR="006A2F41" w:rsidRPr="00D82A73" w:rsidRDefault="006A2F41" w:rsidP="0026766E">
            <w:pPr>
              <w:rPr>
                <w:rFonts w:eastAsia="Arial Unicode MS"/>
              </w:rPr>
            </w:pPr>
          </w:p>
        </w:tc>
        <w:tc>
          <w:tcPr>
            <w:tcW w:w="1920" w:type="dxa"/>
            <w:tcPrChange w:id="4314" w:author="Jarno Nieminen" w:date="2014-06-11T12:40:00Z">
              <w:tcPr>
                <w:tcW w:w="1920" w:type="dxa"/>
                <w:gridSpan w:val="2"/>
              </w:tcPr>
            </w:tcPrChange>
          </w:tcPr>
          <w:p w14:paraId="2FCFCCFF" w14:textId="77777777" w:rsidR="006A2F41" w:rsidRPr="00D82A73" w:rsidRDefault="006A2F41" w:rsidP="0026766E">
            <w:pPr>
              <w:rPr>
                <w:rFonts w:ascii="Arial" w:eastAsia="Arial Unicode MS" w:hAnsi="Arial"/>
              </w:rPr>
            </w:pPr>
          </w:p>
        </w:tc>
        <w:tc>
          <w:tcPr>
            <w:tcW w:w="1200" w:type="dxa"/>
            <w:shd w:val="clear" w:color="auto" w:fill="auto"/>
            <w:tcPrChange w:id="4315" w:author="Jarno Nieminen" w:date="2014-06-11T12:40:00Z">
              <w:tcPr>
                <w:tcW w:w="1200" w:type="dxa"/>
                <w:gridSpan w:val="2"/>
                <w:shd w:val="clear" w:color="auto" w:fill="auto"/>
              </w:tcPr>
            </w:tcPrChange>
          </w:tcPr>
          <w:p w14:paraId="51F82B20" w14:textId="77777777" w:rsidR="006A2F41" w:rsidRPr="00D82A73" w:rsidRDefault="006A2F41" w:rsidP="0026766E">
            <w:pPr>
              <w:rPr>
                <w:rFonts w:ascii="Arial" w:eastAsia="Arial Unicode MS" w:hAnsi="Arial"/>
              </w:rPr>
            </w:pPr>
          </w:p>
        </w:tc>
        <w:tc>
          <w:tcPr>
            <w:tcW w:w="1080" w:type="dxa"/>
            <w:shd w:val="clear" w:color="auto" w:fill="auto"/>
            <w:tcPrChange w:id="4316" w:author="Jarno Nieminen" w:date="2014-06-11T12:40:00Z">
              <w:tcPr>
                <w:tcW w:w="1080" w:type="dxa"/>
                <w:gridSpan w:val="2"/>
                <w:shd w:val="clear" w:color="auto" w:fill="auto"/>
              </w:tcPr>
            </w:tcPrChange>
          </w:tcPr>
          <w:p w14:paraId="389B5852" w14:textId="77777777" w:rsidR="006A2F41" w:rsidRPr="00D82A73" w:rsidRDefault="006A2F41" w:rsidP="0026766E">
            <w:pPr>
              <w:rPr>
                <w:rFonts w:ascii="Arial" w:eastAsia="Arial Unicode MS" w:hAnsi="Arial"/>
              </w:rPr>
            </w:pPr>
          </w:p>
        </w:tc>
        <w:tc>
          <w:tcPr>
            <w:tcW w:w="1160" w:type="dxa"/>
            <w:shd w:val="clear" w:color="auto" w:fill="auto"/>
            <w:tcPrChange w:id="4317" w:author="Jarno Nieminen" w:date="2014-06-11T12:40:00Z">
              <w:tcPr>
                <w:tcW w:w="1160" w:type="dxa"/>
                <w:gridSpan w:val="2"/>
                <w:shd w:val="clear" w:color="auto" w:fill="auto"/>
              </w:tcPr>
            </w:tcPrChange>
          </w:tcPr>
          <w:p w14:paraId="3A9818A2" w14:textId="77777777" w:rsidR="006A2F41" w:rsidRPr="00D82A73" w:rsidRDefault="006A2F41" w:rsidP="0026766E">
            <w:pPr>
              <w:rPr>
                <w:rFonts w:ascii="Arial" w:eastAsia="Arial Unicode MS" w:hAnsi="Arial"/>
              </w:rPr>
            </w:pPr>
          </w:p>
        </w:tc>
      </w:tr>
      <w:tr w:rsidR="006A2F41" w:rsidRPr="00D82A73" w14:paraId="7D21DD3F"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18"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319" w:author="Jarno Nieminen" w:date="2014-06-11T12:40:00Z">
            <w:trPr>
              <w:gridBefore w:val="1"/>
              <w:gridAfter w:val="0"/>
              <w:wBefore w:w="15" w:type="dxa"/>
              <w:trHeight w:val="217"/>
            </w:trPr>
          </w:trPrChange>
        </w:trPr>
        <w:tc>
          <w:tcPr>
            <w:tcW w:w="7080" w:type="dxa"/>
            <w:gridSpan w:val="3"/>
            <w:shd w:val="pct25" w:color="auto" w:fill="auto"/>
            <w:tcPrChange w:id="4320" w:author="Jarno Nieminen" w:date="2014-06-11T12:40:00Z">
              <w:tcPr>
                <w:tcW w:w="7080" w:type="dxa"/>
                <w:gridSpan w:val="6"/>
                <w:shd w:val="pct25" w:color="auto" w:fill="auto"/>
              </w:tcPr>
            </w:tcPrChange>
          </w:tcPr>
          <w:p w14:paraId="2AC68FA9" w14:textId="77777777" w:rsidR="006A2F41" w:rsidRPr="00D82A73" w:rsidRDefault="006A2F41" w:rsidP="0026766E">
            <w:r w:rsidRPr="00D82A73">
              <w:t>Associationer</w:t>
            </w:r>
          </w:p>
        </w:tc>
        <w:tc>
          <w:tcPr>
            <w:tcW w:w="7880" w:type="dxa"/>
            <w:gridSpan w:val="6"/>
            <w:shd w:val="pct25" w:color="auto" w:fill="auto"/>
            <w:tcPrChange w:id="4321" w:author="Jarno Nieminen" w:date="2014-06-11T12:40:00Z">
              <w:tcPr>
                <w:tcW w:w="7880" w:type="dxa"/>
                <w:gridSpan w:val="12"/>
                <w:shd w:val="pct25" w:color="auto" w:fill="auto"/>
              </w:tcPr>
            </w:tcPrChange>
          </w:tcPr>
          <w:p w14:paraId="1E8205B6" w14:textId="77777777" w:rsidR="006A2F41" w:rsidRPr="00D82A73" w:rsidRDefault="006A2F41" w:rsidP="0026766E">
            <w:pPr>
              <w:rPr>
                <w:rFonts w:eastAsia="Arial Unicode MS"/>
              </w:rPr>
            </w:pPr>
            <w:r w:rsidRPr="00D82A73">
              <w:t>Beslutsregel</w:t>
            </w:r>
          </w:p>
        </w:tc>
      </w:tr>
      <w:tr w:rsidR="006A2F41" w:rsidRPr="00D82A73" w14:paraId="7EA1D2ED"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22"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323" w:author="Jarno Nieminen" w:date="2014-06-11T12:40:00Z">
            <w:trPr>
              <w:gridBefore w:val="1"/>
              <w:gridAfter w:val="0"/>
              <w:wBefore w:w="15" w:type="dxa"/>
              <w:trHeight w:val="217"/>
            </w:trPr>
          </w:trPrChange>
        </w:trPr>
        <w:tc>
          <w:tcPr>
            <w:tcW w:w="7080" w:type="dxa"/>
            <w:gridSpan w:val="3"/>
            <w:tcPrChange w:id="4324" w:author="Jarno Nieminen" w:date="2014-06-11T12:40:00Z">
              <w:tcPr>
                <w:tcW w:w="7080" w:type="dxa"/>
                <w:gridSpan w:val="6"/>
              </w:tcPr>
            </w:tcPrChange>
          </w:tcPr>
          <w:p w14:paraId="1731BAB1" w14:textId="77777777" w:rsidR="006A2F41" w:rsidRPr="00D82A73" w:rsidRDefault="006A2F41" w:rsidP="0026766E">
            <w:pPr>
              <w:rPr>
                <w:rFonts w:ascii="Arial" w:eastAsia="Arial Unicode MS" w:hAnsi="Arial"/>
                <w:color w:val="000000"/>
              </w:rPr>
            </w:pPr>
          </w:p>
        </w:tc>
        <w:tc>
          <w:tcPr>
            <w:tcW w:w="7880" w:type="dxa"/>
            <w:gridSpan w:val="6"/>
            <w:tcPrChange w:id="4325" w:author="Jarno Nieminen" w:date="2014-06-11T12:40:00Z">
              <w:tcPr>
                <w:tcW w:w="7880" w:type="dxa"/>
                <w:gridSpan w:val="12"/>
              </w:tcPr>
            </w:tcPrChange>
          </w:tcPr>
          <w:p w14:paraId="69D3D511" w14:textId="77777777" w:rsidR="006A2F41" w:rsidRPr="00D82A73" w:rsidRDefault="006A2F41" w:rsidP="0026766E">
            <w:pPr>
              <w:rPr>
                <w:rFonts w:ascii="Arial" w:eastAsia="Arial Unicode MS" w:hAnsi="Arial"/>
                <w:color w:val="000000"/>
              </w:rPr>
            </w:pPr>
          </w:p>
        </w:tc>
      </w:tr>
      <w:tr w:rsidR="006A2F41" w:rsidRPr="00D82A73" w14:paraId="7785EEC9" w14:textId="77777777" w:rsidTr="0026766E">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26" w:author="Jarno Nieminen" w:date="2014-06-11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gridBefore w:val="1"/>
          <w:wBefore w:w="15" w:type="dxa"/>
          <w:trHeight w:val="217"/>
          <w:trPrChange w:id="4327" w:author="Jarno Nieminen" w:date="2014-06-11T12:40:00Z">
            <w:trPr>
              <w:gridBefore w:val="1"/>
              <w:gridAfter w:val="0"/>
              <w:wBefore w:w="15" w:type="dxa"/>
              <w:trHeight w:val="217"/>
            </w:trPr>
          </w:trPrChange>
        </w:trPr>
        <w:tc>
          <w:tcPr>
            <w:tcW w:w="7080" w:type="dxa"/>
            <w:gridSpan w:val="3"/>
            <w:tcPrChange w:id="4328" w:author="Jarno Nieminen" w:date="2014-06-11T12:40:00Z">
              <w:tcPr>
                <w:tcW w:w="7080" w:type="dxa"/>
                <w:gridSpan w:val="6"/>
              </w:tcPr>
            </w:tcPrChange>
          </w:tcPr>
          <w:p w14:paraId="2125C190" w14:textId="77777777" w:rsidR="006A2F41" w:rsidRPr="00D82A73" w:rsidRDefault="006A2F41" w:rsidP="0026766E">
            <w:pPr>
              <w:rPr>
                <w:rFonts w:ascii="Arial" w:eastAsia="Arial Unicode MS" w:hAnsi="Arial"/>
                <w:color w:val="000000"/>
              </w:rPr>
            </w:pPr>
          </w:p>
        </w:tc>
        <w:tc>
          <w:tcPr>
            <w:tcW w:w="7880" w:type="dxa"/>
            <w:gridSpan w:val="6"/>
            <w:tcPrChange w:id="4329" w:author="Jarno Nieminen" w:date="2014-06-11T12:40:00Z">
              <w:tcPr>
                <w:tcW w:w="7880" w:type="dxa"/>
                <w:gridSpan w:val="12"/>
              </w:tcPr>
            </w:tcPrChange>
          </w:tcPr>
          <w:p w14:paraId="407F87B5" w14:textId="77777777" w:rsidR="006A2F41" w:rsidRPr="00D82A73" w:rsidRDefault="006A2F41" w:rsidP="0026766E">
            <w:pPr>
              <w:rPr>
                <w:rFonts w:ascii="Arial" w:eastAsia="Arial Unicode MS" w:hAnsi="Arial"/>
                <w:color w:val="000000"/>
              </w:rPr>
            </w:pPr>
          </w:p>
        </w:tc>
      </w:tr>
    </w:tbl>
    <w:p w14:paraId="68269286" w14:textId="77777777" w:rsidR="006A2F41" w:rsidRPr="00D82A73" w:rsidRDefault="006A2F41" w:rsidP="006A2F41"/>
    <w:p w14:paraId="2AD0021C" w14:textId="77777777" w:rsidR="006A2F41" w:rsidRPr="00D82A73" w:rsidRDefault="006A2F41" w:rsidP="006A2F41"/>
    <w:p w14:paraId="4D2CD092" w14:textId="77777777" w:rsidR="00A8636C" w:rsidRDefault="00A8636C">
      <w:pPr>
        <w:spacing w:line="240" w:lineRule="auto"/>
        <w:rPr>
          <w:ins w:id="4330" w:author="Jarno Nieminen" w:date="2014-06-11T12:40:00Z"/>
          <w:rFonts w:eastAsia="Times New Roman"/>
          <w:bCs/>
          <w:sz w:val="24"/>
          <w:szCs w:val="26"/>
        </w:rPr>
      </w:pPr>
      <w:bookmarkStart w:id="4331" w:name="_Toc138576302"/>
      <w:bookmarkStart w:id="4332" w:name="_Toc193243795"/>
      <w:bookmarkStart w:id="4333" w:name="_Toc220986057"/>
      <w:bookmarkStart w:id="4334" w:name="_Toc386458100"/>
      <w:ins w:id="4335" w:author="Jarno Nieminen" w:date="2014-06-11T12:40:00Z">
        <w:r>
          <w:br w:type="page"/>
        </w:r>
      </w:ins>
    </w:p>
    <w:p w14:paraId="08EDC770" w14:textId="46B29C8E" w:rsidR="006A2F41" w:rsidRPr="00E91314" w:rsidRDefault="006A2F41" w:rsidP="006A2F41">
      <w:pPr>
        <w:pStyle w:val="Heading2"/>
      </w:pPr>
      <w:bookmarkStart w:id="4336" w:name="_Toc390253661"/>
      <w:r w:rsidRPr="00E91314">
        <w:lastRenderedPageBreak/>
        <w:t>Terminologier, kodverk</w:t>
      </w:r>
      <w:bookmarkEnd w:id="4331"/>
      <w:r w:rsidRPr="00E91314">
        <w:t xml:space="preserve"> och identifierare (</w:t>
      </w:r>
      <w:r w:rsidRPr="00E91314">
        <w:rPr>
          <w:sz w:val="26"/>
        </w:rPr>
        <w:t>t/k/i)</w:t>
      </w:r>
      <w:bookmarkEnd w:id="4332"/>
      <w:bookmarkEnd w:id="4333"/>
      <w:bookmarkEnd w:id="4334"/>
      <w:bookmarkEnd w:id="4336"/>
    </w:p>
    <w:p w14:paraId="2508D04E" w14:textId="77777777" w:rsidR="006A2F41" w:rsidRPr="00E91314" w:rsidRDefault="006A2F41" w:rsidP="006A2F41">
      <w:pPr>
        <w:rPr>
          <w:i/>
        </w:rPr>
      </w:pPr>
      <w:r w:rsidRPr="00E91314">
        <w:t>Terminologier, kodverk och indentifikationssystem som hanteras i informationsutbytet inom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902"/>
        <w:gridCol w:w="2824"/>
        <w:gridCol w:w="2541"/>
        <w:gridCol w:w="1418"/>
        <w:gridCol w:w="956"/>
        <w:gridCol w:w="1767"/>
        <w:gridCol w:w="1800"/>
        <w:gridCol w:w="969"/>
        <w:gridCol w:w="1418"/>
        <w:tblGridChange w:id="4337">
          <w:tblGrid>
            <w:gridCol w:w="113"/>
            <w:gridCol w:w="1789"/>
            <w:gridCol w:w="113"/>
            <w:gridCol w:w="2711"/>
            <w:gridCol w:w="113"/>
            <w:gridCol w:w="2428"/>
            <w:gridCol w:w="113"/>
            <w:gridCol w:w="1305"/>
            <w:gridCol w:w="113"/>
            <w:gridCol w:w="843"/>
            <w:gridCol w:w="113"/>
            <w:gridCol w:w="1654"/>
            <w:gridCol w:w="113"/>
            <w:gridCol w:w="1687"/>
            <w:gridCol w:w="113"/>
            <w:gridCol w:w="856"/>
            <w:gridCol w:w="113"/>
            <w:gridCol w:w="1305"/>
            <w:gridCol w:w="113"/>
          </w:tblGrid>
        </w:tblGridChange>
      </w:tblGrid>
      <w:tr w:rsidR="00601C65" w:rsidRPr="00E91314" w14:paraId="6CE05B20" w14:textId="77777777" w:rsidTr="0026766E">
        <w:trPr>
          <w:tblHeader/>
        </w:trPr>
        <w:tc>
          <w:tcPr>
            <w:tcW w:w="455" w:type="pct"/>
            <w:shd w:val="clear" w:color="auto" w:fill="C0C0C0"/>
          </w:tcPr>
          <w:p w14:paraId="5E2C1826" w14:textId="77777777" w:rsidR="006A2F41" w:rsidRPr="00E91314" w:rsidRDefault="006A2F41" w:rsidP="0026766E">
            <w:r w:rsidRPr="00E91314">
              <w:t>Namn</w:t>
            </w:r>
          </w:p>
        </w:tc>
        <w:tc>
          <w:tcPr>
            <w:tcW w:w="449" w:type="pct"/>
            <w:shd w:val="clear" w:color="auto" w:fill="C0C0C0"/>
          </w:tcPr>
          <w:p w14:paraId="5CA76583" w14:textId="77777777" w:rsidR="006A2F41" w:rsidRPr="00E91314" w:rsidRDefault="006A2F41" w:rsidP="0026766E">
            <w:r w:rsidRPr="00E91314">
              <w:t>Syfte</w:t>
            </w:r>
          </w:p>
        </w:tc>
        <w:tc>
          <w:tcPr>
            <w:tcW w:w="960" w:type="pct"/>
            <w:shd w:val="clear" w:color="auto" w:fill="C0C0C0"/>
          </w:tcPr>
          <w:p w14:paraId="1CEE2829" w14:textId="77777777" w:rsidR="006A2F41" w:rsidRPr="00E91314" w:rsidRDefault="006A2F41" w:rsidP="0026766E">
            <w:r w:rsidRPr="00E91314">
              <w:t>Innehåll. språk</w:t>
            </w:r>
          </w:p>
        </w:tc>
        <w:tc>
          <w:tcPr>
            <w:tcW w:w="742" w:type="pct"/>
            <w:shd w:val="clear" w:color="auto" w:fill="C0C0C0"/>
          </w:tcPr>
          <w:p w14:paraId="77877100" w14:textId="77777777" w:rsidR="006A2F41" w:rsidRPr="00E91314" w:rsidRDefault="006A2F41" w:rsidP="0026766E">
            <w:r w:rsidRPr="00E91314">
              <w:t>Föreskrift, standard, internationellt kodverk</w:t>
            </w:r>
          </w:p>
        </w:tc>
        <w:tc>
          <w:tcPr>
            <w:tcW w:w="424" w:type="pct"/>
            <w:shd w:val="clear" w:color="auto" w:fill="C0C0C0"/>
          </w:tcPr>
          <w:p w14:paraId="2207117A" w14:textId="77777777" w:rsidR="006A2F41" w:rsidRPr="00E91314" w:rsidRDefault="006A2F41" w:rsidP="0026766E">
            <w:r w:rsidRPr="00E91314">
              <w:t>Fastställt av</w:t>
            </w:r>
          </w:p>
        </w:tc>
        <w:tc>
          <w:tcPr>
            <w:tcW w:w="534" w:type="pct"/>
            <w:shd w:val="clear" w:color="auto" w:fill="C0C0C0"/>
          </w:tcPr>
          <w:p w14:paraId="04362E32" w14:textId="77777777" w:rsidR="006A2F41" w:rsidRPr="00E91314" w:rsidRDefault="006A2F41" w:rsidP="0026766E">
            <w:r w:rsidRPr="00E91314">
              <w:t>OID-nummer och ägaren av OID-numret</w:t>
            </w:r>
          </w:p>
        </w:tc>
        <w:tc>
          <w:tcPr>
            <w:tcW w:w="609" w:type="pct"/>
            <w:shd w:val="clear" w:color="auto" w:fill="C0C0C0"/>
          </w:tcPr>
          <w:p w14:paraId="2D96E279" w14:textId="77777777" w:rsidR="006A2F41" w:rsidRPr="00E91314" w:rsidRDefault="006A2F41" w:rsidP="0026766E">
            <w:r w:rsidRPr="00E91314">
              <w:t xml:space="preserve">Ägare/förvaltare, länkar och revideringsprocess </w:t>
            </w:r>
          </w:p>
        </w:tc>
        <w:tc>
          <w:tcPr>
            <w:tcW w:w="344" w:type="pct"/>
            <w:shd w:val="clear" w:color="auto" w:fill="C0C0C0"/>
          </w:tcPr>
          <w:p w14:paraId="107AF92D" w14:textId="77777777" w:rsidR="006A2F41" w:rsidRPr="00E91314" w:rsidRDefault="006A2F41" w:rsidP="0026766E">
            <w:r w:rsidRPr="00E91314">
              <w:t>Återfinns i Klass / attribut</w:t>
            </w:r>
          </w:p>
        </w:tc>
        <w:tc>
          <w:tcPr>
            <w:tcW w:w="483" w:type="pct"/>
            <w:shd w:val="clear" w:color="auto" w:fill="C0C0C0"/>
          </w:tcPr>
          <w:p w14:paraId="58B5F62F" w14:textId="77777777" w:rsidR="006A2F41" w:rsidRPr="00E91314" w:rsidRDefault="006A2F41" w:rsidP="0026766E">
            <w:r w:rsidRPr="00E91314">
              <w:t>Ev begränsningar</w:t>
            </w:r>
          </w:p>
          <w:p w14:paraId="57B243D0" w14:textId="77777777" w:rsidR="006A2F41" w:rsidRPr="00E91314" w:rsidRDefault="006A2F41" w:rsidP="0026766E"/>
        </w:tc>
      </w:tr>
      <w:tr w:rsidR="006A2F41" w:rsidRPr="00E91314" w14:paraId="7CBDB0C4"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338"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339" w:author="Jarno Nieminen" w:date="2014-06-11T12:40:00Z">
            <w:trPr>
              <w:gridAfter w:val="0"/>
            </w:trPr>
          </w:trPrChange>
        </w:trPr>
        <w:tc>
          <w:tcPr>
            <w:tcW w:w="455" w:type="pct"/>
            <w:vAlign w:val="center"/>
            <w:tcPrChange w:id="4340" w:author="Jarno Nieminen" w:date="2014-06-11T12:40:00Z">
              <w:tcPr>
                <w:tcW w:w="455" w:type="pct"/>
                <w:gridSpan w:val="2"/>
                <w:vAlign w:val="center"/>
              </w:tcPr>
            </w:tcPrChange>
          </w:tcPr>
          <w:p w14:paraId="7614CF49" w14:textId="77777777" w:rsidR="006A2F41" w:rsidRPr="00E91314" w:rsidRDefault="006A2F41" w:rsidP="0026766E">
            <w:r w:rsidRPr="00E91314">
              <w:t>KV Formulärkategori</w:t>
            </w:r>
          </w:p>
        </w:tc>
        <w:tc>
          <w:tcPr>
            <w:tcW w:w="449" w:type="pct"/>
            <w:vAlign w:val="center"/>
            <w:tcPrChange w:id="4341" w:author="Jarno Nieminen" w:date="2014-06-11T12:40:00Z">
              <w:tcPr>
                <w:tcW w:w="449" w:type="pct"/>
                <w:gridSpan w:val="2"/>
                <w:vAlign w:val="center"/>
              </w:tcPr>
            </w:tcPrChange>
          </w:tcPr>
          <w:p w14:paraId="17611CAE" w14:textId="77777777" w:rsidR="006A2F41" w:rsidRPr="00E91314" w:rsidRDefault="006A2F41" w:rsidP="0026766E">
            <w:r w:rsidRPr="00E91314">
              <w:t>Kodverk för formulärkategori</w:t>
            </w:r>
          </w:p>
          <w:p w14:paraId="03960E1D" w14:textId="77777777" w:rsidR="006A2F41" w:rsidRPr="00E91314" w:rsidRDefault="006A2F41" w:rsidP="0026766E"/>
        </w:tc>
        <w:tc>
          <w:tcPr>
            <w:tcW w:w="960" w:type="pct"/>
            <w:vAlign w:val="center"/>
            <w:tcPrChange w:id="4342" w:author="Jarno Nieminen" w:date="2014-06-11T12:40:00Z">
              <w:tcPr>
                <w:tcW w:w="960" w:type="pct"/>
                <w:gridSpan w:val="2"/>
                <w:vAlign w:val="center"/>
              </w:tcPr>
            </w:tcPrChange>
          </w:tcPr>
          <w:p w14:paraId="2EA82C47" w14:textId="77777777" w:rsidR="006A2F41" w:rsidRPr="00E91314" w:rsidRDefault="006A2F41" w:rsidP="0026766E">
            <w:r w:rsidRPr="00E91314">
              <w:t>Kodverk saknas</w:t>
            </w:r>
          </w:p>
          <w:p w14:paraId="04B76D0C" w14:textId="77777777" w:rsidR="006A2F41" w:rsidRPr="00E91314" w:rsidRDefault="006A2F41" w:rsidP="0026766E"/>
          <w:p w14:paraId="0BDF2341" w14:textId="77777777" w:rsidR="006A2F41" w:rsidRPr="00E91314" w:rsidRDefault="006A2F41" w:rsidP="0026766E">
            <w:r w:rsidRPr="00E91314">
              <w:t>Exempel</w:t>
            </w:r>
          </w:p>
          <w:p w14:paraId="0A582971" w14:textId="77777777" w:rsidR="006A2F41" w:rsidRPr="00E91314" w:rsidRDefault="006A2F41" w:rsidP="0026766E">
            <w:r w:rsidRPr="00E91314">
              <w:t>Anmälan</w:t>
            </w:r>
          </w:p>
          <w:p w14:paraId="733A89B2" w14:textId="77777777" w:rsidR="006A2F41" w:rsidRPr="00E91314" w:rsidRDefault="006A2F41" w:rsidP="0026766E">
            <w:r w:rsidRPr="00E91314">
              <w:t>Registrering</w:t>
            </w:r>
          </w:p>
          <w:p w14:paraId="27C173F7" w14:textId="77777777" w:rsidR="006A2F41" w:rsidRPr="00E91314" w:rsidRDefault="006A2F41" w:rsidP="0026766E">
            <w:r w:rsidRPr="00E91314">
              <w:t>Deklaration</w:t>
            </w:r>
          </w:p>
        </w:tc>
        <w:tc>
          <w:tcPr>
            <w:tcW w:w="742" w:type="pct"/>
            <w:tcPrChange w:id="4343" w:author="Jarno Nieminen" w:date="2014-06-11T12:40:00Z">
              <w:tcPr>
                <w:tcW w:w="742" w:type="pct"/>
                <w:gridSpan w:val="2"/>
              </w:tcPr>
            </w:tcPrChange>
          </w:tcPr>
          <w:p w14:paraId="438A9FC6" w14:textId="77777777" w:rsidR="006A2F41" w:rsidRPr="00E91314" w:rsidRDefault="006A2F41" w:rsidP="0026766E"/>
        </w:tc>
        <w:tc>
          <w:tcPr>
            <w:tcW w:w="424" w:type="pct"/>
            <w:tcPrChange w:id="4344" w:author="Jarno Nieminen" w:date="2014-06-11T12:40:00Z">
              <w:tcPr>
                <w:tcW w:w="424" w:type="pct"/>
                <w:gridSpan w:val="2"/>
              </w:tcPr>
            </w:tcPrChange>
          </w:tcPr>
          <w:p w14:paraId="38204EFD" w14:textId="77777777" w:rsidR="006A2F41" w:rsidRPr="00E91314" w:rsidRDefault="006A2F41" w:rsidP="0026766E"/>
        </w:tc>
        <w:tc>
          <w:tcPr>
            <w:tcW w:w="534" w:type="pct"/>
            <w:tcPrChange w:id="4345" w:author="Jarno Nieminen" w:date="2014-06-11T12:40:00Z">
              <w:tcPr>
                <w:tcW w:w="534" w:type="pct"/>
                <w:gridSpan w:val="2"/>
              </w:tcPr>
            </w:tcPrChange>
          </w:tcPr>
          <w:p w14:paraId="4A831481" w14:textId="77777777" w:rsidR="006A2F41" w:rsidRPr="00E91314" w:rsidRDefault="006A2F41" w:rsidP="0026766E"/>
        </w:tc>
        <w:tc>
          <w:tcPr>
            <w:tcW w:w="609" w:type="pct"/>
            <w:tcPrChange w:id="4346" w:author="Jarno Nieminen" w:date="2014-06-11T12:40:00Z">
              <w:tcPr>
                <w:tcW w:w="609" w:type="pct"/>
                <w:gridSpan w:val="2"/>
              </w:tcPr>
            </w:tcPrChange>
          </w:tcPr>
          <w:p w14:paraId="21B6757A" w14:textId="77777777" w:rsidR="006A2F41" w:rsidRPr="00E91314" w:rsidRDefault="006A2F41" w:rsidP="0026766E"/>
        </w:tc>
        <w:tc>
          <w:tcPr>
            <w:tcW w:w="344" w:type="pct"/>
            <w:tcPrChange w:id="4347" w:author="Jarno Nieminen" w:date="2014-06-11T12:40:00Z">
              <w:tcPr>
                <w:tcW w:w="344" w:type="pct"/>
                <w:gridSpan w:val="2"/>
              </w:tcPr>
            </w:tcPrChange>
          </w:tcPr>
          <w:p w14:paraId="6FC59046" w14:textId="77777777" w:rsidR="006A2F41" w:rsidRPr="00E91314" w:rsidRDefault="006A2F41" w:rsidP="0026766E"/>
        </w:tc>
        <w:tc>
          <w:tcPr>
            <w:tcW w:w="483" w:type="pct"/>
            <w:tcPrChange w:id="4348" w:author="Jarno Nieminen" w:date="2014-06-11T12:40:00Z">
              <w:tcPr>
                <w:tcW w:w="483" w:type="pct"/>
                <w:gridSpan w:val="2"/>
              </w:tcPr>
            </w:tcPrChange>
          </w:tcPr>
          <w:p w14:paraId="093CCE29" w14:textId="77777777" w:rsidR="006A2F41" w:rsidRPr="00E91314" w:rsidRDefault="006A2F41" w:rsidP="0026766E"/>
        </w:tc>
      </w:tr>
      <w:tr w:rsidR="006A2F41" w:rsidRPr="00E91314" w14:paraId="206C1CC1"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349"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350" w:author="Jarno Nieminen" w:date="2014-06-11T12:40:00Z">
            <w:trPr>
              <w:gridAfter w:val="0"/>
            </w:trPr>
          </w:trPrChange>
        </w:trPr>
        <w:tc>
          <w:tcPr>
            <w:tcW w:w="455" w:type="pct"/>
            <w:vAlign w:val="center"/>
            <w:tcPrChange w:id="4351" w:author="Jarno Nieminen" w:date="2014-06-11T12:40:00Z">
              <w:tcPr>
                <w:tcW w:w="455" w:type="pct"/>
                <w:gridSpan w:val="2"/>
                <w:vAlign w:val="center"/>
              </w:tcPr>
            </w:tcPrChange>
          </w:tcPr>
          <w:p w14:paraId="1433400C" w14:textId="77777777" w:rsidR="006A2F41" w:rsidRPr="00E91314" w:rsidRDefault="006A2F41" w:rsidP="0026766E">
            <w:r w:rsidRPr="00E91314">
              <w:t>KV Malltyp</w:t>
            </w:r>
          </w:p>
        </w:tc>
        <w:tc>
          <w:tcPr>
            <w:tcW w:w="449" w:type="pct"/>
            <w:vAlign w:val="center"/>
            <w:tcPrChange w:id="4352" w:author="Jarno Nieminen" w:date="2014-06-11T12:40:00Z">
              <w:tcPr>
                <w:tcW w:w="449" w:type="pct"/>
                <w:gridSpan w:val="2"/>
                <w:vAlign w:val="center"/>
              </w:tcPr>
            </w:tcPrChange>
          </w:tcPr>
          <w:p w14:paraId="0D2CD51E" w14:textId="77777777" w:rsidR="006A2F41" w:rsidRPr="00E91314" w:rsidRDefault="006A2F41" w:rsidP="0026766E">
            <w:r w:rsidRPr="00E91314">
              <w:t>Kodverk för malltyp</w:t>
            </w:r>
          </w:p>
        </w:tc>
        <w:tc>
          <w:tcPr>
            <w:tcW w:w="960" w:type="pct"/>
            <w:vAlign w:val="center"/>
            <w:tcPrChange w:id="4353" w:author="Jarno Nieminen" w:date="2014-06-11T12:40:00Z">
              <w:tcPr>
                <w:tcW w:w="960" w:type="pct"/>
                <w:gridSpan w:val="2"/>
                <w:vAlign w:val="center"/>
              </w:tcPr>
            </w:tcPrChange>
          </w:tcPr>
          <w:p w14:paraId="0BF8A1B0" w14:textId="77777777" w:rsidR="006A2F41" w:rsidRPr="00E91314" w:rsidRDefault="006A2F41" w:rsidP="0026766E">
            <w:r w:rsidRPr="00E91314">
              <w:t>Kodverk saknas</w:t>
            </w:r>
          </w:p>
          <w:p w14:paraId="5C5FA2D8" w14:textId="77777777" w:rsidR="006A2F41" w:rsidRPr="00E91314" w:rsidRDefault="006A2F41" w:rsidP="0026766E"/>
          <w:p w14:paraId="5BF7245D" w14:textId="77777777" w:rsidR="006A2F41" w:rsidRPr="00E91314" w:rsidRDefault="006A2F41" w:rsidP="0026766E">
            <w:r w:rsidRPr="00E91314">
              <w:t>Exempel</w:t>
            </w:r>
          </w:p>
          <w:p w14:paraId="333AF334" w14:textId="77777777" w:rsidR="006A2F41" w:rsidRPr="00E91314" w:rsidRDefault="006A2F41" w:rsidP="0026766E">
            <w:r w:rsidRPr="00E91314">
              <w:t>Mödrahälsovårdsjournal 1 - MHV1</w:t>
            </w:r>
          </w:p>
        </w:tc>
        <w:tc>
          <w:tcPr>
            <w:tcW w:w="742" w:type="pct"/>
            <w:tcPrChange w:id="4354" w:author="Jarno Nieminen" w:date="2014-06-11T12:40:00Z">
              <w:tcPr>
                <w:tcW w:w="742" w:type="pct"/>
                <w:gridSpan w:val="2"/>
              </w:tcPr>
            </w:tcPrChange>
          </w:tcPr>
          <w:p w14:paraId="7790EF8C" w14:textId="77777777" w:rsidR="006A2F41" w:rsidRPr="00E91314" w:rsidRDefault="006A2F41" w:rsidP="0026766E"/>
        </w:tc>
        <w:tc>
          <w:tcPr>
            <w:tcW w:w="424" w:type="pct"/>
            <w:tcPrChange w:id="4355" w:author="Jarno Nieminen" w:date="2014-06-11T12:40:00Z">
              <w:tcPr>
                <w:tcW w:w="424" w:type="pct"/>
                <w:gridSpan w:val="2"/>
              </w:tcPr>
            </w:tcPrChange>
          </w:tcPr>
          <w:p w14:paraId="0E42D003" w14:textId="77777777" w:rsidR="006A2F41" w:rsidRPr="00E91314" w:rsidRDefault="006A2F41" w:rsidP="0026766E"/>
        </w:tc>
        <w:tc>
          <w:tcPr>
            <w:tcW w:w="534" w:type="pct"/>
            <w:tcPrChange w:id="4356" w:author="Jarno Nieminen" w:date="2014-06-11T12:40:00Z">
              <w:tcPr>
                <w:tcW w:w="534" w:type="pct"/>
                <w:gridSpan w:val="2"/>
              </w:tcPr>
            </w:tcPrChange>
          </w:tcPr>
          <w:p w14:paraId="3432CA33" w14:textId="77777777" w:rsidR="006A2F41" w:rsidRPr="00E91314" w:rsidRDefault="006A2F41" w:rsidP="0026766E"/>
        </w:tc>
        <w:tc>
          <w:tcPr>
            <w:tcW w:w="609" w:type="pct"/>
            <w:tcPrChange w:id="4357" w:author="Jarno Nieminen" w:date="2014-06-11T12:40:00Z">
              <w:tcPr>
                <w:tcW w:w="609" w:type="pct"/>
                <w:gridSpan w:val="2"/>
              </w:tcPr>
            </w:tcPrChange>
          </w:tcPr>
          <w:p w14:paraId="1B83C877" w14:textId="77777777" w:rsidR="006A2F41" w:rsidRPr="00E91314" w:rsidRDefault="006A2F41" w:rsidP="0026766E"/>
        </w:tc>
        <w:tc>
          <w:tcPr>
            <w:tcW w:w="344" w:type="pct"/>
            <w:tcPrChange w:id="4358" w:author="Jarno Nieminen" w:date="2014-06-11T12:40:00Z">
              <w:tcPr>
                <w:tcW w:w="344" w:type="pct"/>
                <w:gridSpan w:val="2"/>
              </w:tcPr>
            </w:tcPrChange>
          </w:tcPr>
          <w:p w14:paraId="29AE5114" w14:textId="77777777" w:rsidR="006A2F41" w:rsidRPr="00E91314" w:rsidRDefault="006A2F41" w:rsidP="0026766E"/>
        </w:tc>
        <w:tc>
          <w:tcPr>
            <w:tcW w:w="483" w:type="pct"/>
            <w:tcPrChange w:id="4359" w:author="Jarno Nieminen" w:date="2014-06-11T12:40:00Z">
              <w:tcPr>
                <w:tcW w:w="483" w:type="pct"/>
                <w:gridSpan w:val="2"/>
              </w:tcPr>
            </w:tcPrChange>
          </w:tcPr>
          <w:p w14:paraId="1F69298F" w14:textId="77777777" w:rsidR="006A2F41" w:rsidRPr="00E91314" w:rsidRDefault="006A2F41" w:rsidP="0026766E"/>
        </w:tc>
      </w:tr>
      <w:tr w:rsidR="006A2F41" w:rsidRPr="00E91314" w14:paraId="63342B09"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360"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361" w:author="Jarno Nieminen" w:date="2014-06-11T12:40:00Z">
            <w:trPr>
              <w:gridAfter w:val="0"/>
            </w:trPr>
          </w:trPrChange>
        </w:trPr>
        <w:tc>
          <w:tcPr>
            <w:tcW w:w="455" w:type="pct"/>
            <w:vAlign w:val="center"/>
            <w:tcPrChange w:id="4362" w:author="Jarno Nieminen" w:date="2014-06-11T12:40:00Z">
              <w:tcPr>
                <w:tcW w:w="455" w:type="pct"/>
                <w:gridSpan w:val="2"/>
                <w:vAlign w:val="center"/>
              </w:tcPr>
            </w:tcPrChange>
          </w:tcPr>
          <w:p w14:paraId="6E97EEBA" w14:textId="77777777" w:rsidR="006A2F41" w:rsidRPr="00E91314" w:rsidRDefault="006A2F41" w:rsidP="0026766E">
            <w:r w:rsidRPr="00E91314">
              <w:t>KV Språk</w:t>
            </w:r>
          </w:p>
        </w:tc>
        <w:tc>
          <w:tcPr>
            <w:tcW w:w="449" w:type="pct"/>
            <w:vAlign w:val="center"/>
            <w:tcPrChange w:id="4363" w:author="Jarno Nieminen" w:date="2014-06-11T12:40:00Z">
              <w:tcPr>
                <w:tcW w:w="449" w:type="pct"/>
                <w:gridSpan w:val="2"/>
                <w:vAlign w:val="center"/>
              </w:tcPr>
            </w:tcPrChange>
          </w:tcPr>
          <w:p w14:paraId="55AE54DF" w14:textId="77777777" w:rsidR="006A2F41" w:rsidRPr="00E91314" w:rsidRDefault="006A2F41" w:rsidP="0026766E">
            <w:r w:rsidRPr="00E91314">
              <w:t>Kodverk för formulärspråk.</w:t>
            </w:r>
          </w:p>
        </w:tc>
        <w:tc>
          <w:tcPr>
            <w:tcW w:w="960" w:type="pct"/>
            <w:vAlign w:val="center"/>
            <w:tcPrChange w:id="4364" w:author="Jarno Nieminen" w:date="2014-06-11T12:40:00Z">
              <w:tcPr>
                <w:tcW w:w="960" w:type="pct"/>
                <w:gridSpan w:val="2"/>
                <w:vAlign w:val="center"/>
              </w:tcPr>
            </w:tcPrChange>
          </w:tcPr>
          <w:p w14:paraId="1BFAE03B" w14:textId="77777777" w:rsidR="006A2F41" w:rsidRPr="00E91314" w:rsidRDefault="006A2F41" w:rsidP="0026766E"/>
        </w:tc>
        <w:tc>
          <w:tcPr>
            <w:tcW w:w="742" w:type="pct"/>
            <w:tcPrChange w:id="4365" w:author="Jarno Nieminen" w:date="2014-06-11T12:40:00Z">
              <w:tcPr>
                <w:tcW w:w="742" w:type="pct"/>
                <w:gridSpan w:val="2"/>
              </w:tcPr>
            </w:tcPrChange>
          </w:tcPr>
          <w:p w14:paraId="0278FC86" w14:textId="77777777" w:rsidR="006A2F41" w:rsidRPr="00E91314" w:rsidRDefault="006A2F41" w:rsidP="0026766E"/>
        </w:tc>
        <w:tc>
          <w:tcPr>
            <w:tcW w:w="424" w:type="pct"/>
            <w:tcPrChange w:id="4366" w:author="Jarno Nieminen" w:date="2014-06-11T12:40:00Z">
              <w:tcPr>
                <w:tcW w:w="424" w:type="pct"/>
                <w:gridSpan w:val="2"/>
              </w:tcPr>
            </w:tcPrChange>
          </w:tcPr>
          <w:p w14:paraId="767C3FEC" w14:textId="77777777" w:rsidR="006A2F41" w:rsidRPr="00E91314" w:rsidRDefault="006A2F41" w:rsidP="0026766E">
            <w:r w:rsidRPr="00E91314">
              <w:t>CeHis</w:t>
            </w:r>
          </w:p>
        </w:tc>
        <w:tc>
          <w:tcPr>
            <w:tcW w:w="534" w:type="pct"/>
            <w:tcPrChange w:id="4367" w:author="Jarno Nieminen" w:date="2014-06-11T12:40:00Z">
              <w:tcPr>
                <w:tcW w:w="534" w:type="pct"/>
                <w:gridSpan w:val="2"/>
              </w:tcPr>
            </w:tcPrChange>
          </w:tcPr>
          <w:p w14:paraId="17AD3720" w14:textId="77777777" w:rsidR="006A2F41" w:rsidRPr="00E91314" w:rsidRDefault="006A2F41" w:rsidP="0026766E">
            <w:pPr>
              <w:rPr>
                <w:szCs w:val="20"/>
              </w:rPr>
            </w:pPr>
            <w:r w:rsidRPr="00E91314">
              <w:rPr>
                <w:szCs w:val="20"/>
              </w:rPr>
              <w:t>1.2.752.129.2.2.1.9</w:t>
            </w:r>
          </w:p>
          <w:p w14:paraId="6B2890E0" w14:textId="77777777" w:rsidR="006A2F41" w:rsidRPr="00E91314" w:rsidRDefault="006A2F41" w:rsidP="0026766E">
            <w:pPr>
              <w:rPr>
                <w:szCs w:val="20"/>
              </w:rPr>
            </w:pPr>
          </w:p>
        </w:tc>
        <w:tc>
          <w:tcPr>
            <w:tcW w:w="609" w:type="pct"/>
            <w:tcPrChange w:id="4368" w:author="Jarno Nieminen" w:date="2014-06-11T12:40:00Z">
              <w:tcPr>
                <w:tcW w:w="609" w:type="pct"/>
                <w:gridSpan w:val="2"/>
              </w:tcPr>
            </w:tcPrChange>
          </w:tcPr>
          <w:p w14:paraId="0E4AE1CE" w14:textId="77777777" w:rsidR="006A2F41" w:rsidRPr="00E91314" w:rsidRDefault="006A2F41" w:rsidP="0026766E">
            <w:pPr>
              <w:rPr>
                <w:szCs w:val="20"/>
              </w:rPr>
            </w:pPr>
            <w:r w:rsidRPr="00E91314">
              <w:rPr>
                <w:szCs w:val="20"/>
              </w:rPr>
              <w:t>Sveriges Kommuner och Landsting</w:t>
            </w:r>
          </w:p>
          <w:p w14:paraId="69C55C32" w14:textId="77777777" w:rsidR="006A2F41" w:rsidRPr="00E91314" w:rsidRDefault="006A2F41" w:rsidP="0026766E">
            <w:pPr>
              <w:rPr>
                <w:szCs w:val="20"/>
              </w:rPr>
            </w:pPr>
          </w:p>
        </w:tc>
        <w:tc>
          <w:tcPr>
            <w:tcW w:w="344" w:type="pct"/>
            <w:tcPrChange w:id="4369" w:author="Jarno Nieminen" w:date="2014-06-11T12:40:00Z">
              <w:tcPr>
                <w:tcW w:w="344" w:type="pct"/>
                <w:gridSpan w:val="2"/>
              </w:tcPr>
            </w:tcPrChange>
          </w:tcPr>
          <w:p w14:paraId="536EEB7D" w14:textId="77777777" w:rsidR="006A2F41" w:rsidRPr="00E91314" w:rsidRDefault="006A2F41" w:rsidP="0026766E"/>
        </w:tc>
        <w:tc>
          <w:tcPr>
            <w:tcW w:w="483" w:type="pct"/>
            <w:tcPrChange w:id="4370" w:author="Jarno Nieminen" w:date="2014-06-11T12:40:00Z">
              <w:tcPr>
                <w:tcW w:w="483" w:type="pct"/>
                <w:gridSpan w:val="2"/>
              </w:tcPr>
            </w:tcPrChange>
          </w:tcPr>
          <w:p w14:paraId="614D07E1" w14:textId="77777777" w:rsidR="006A2F41" w:rsidRPr="00E91314" w:rsidRDefault="006A2F41" w:rsidP="0026766E"/>
        </w:tc>
      </w:tr>
      <w:tr w:rsidR="006A2F41" w:rsidRPr="00E91314" w14:paraId="5632A048"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371"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372" w:author="Jarno Nieminen" w:date="2014-06-11T12:40:00Z">
            <w:trPr>
              <w:gridAfter w:val="0"/>
            </w:trPr>
          </w:trPrChange>
        </w:trPr>
        <w:tc>
          <w:tcPr>
            <w:tcW w:w="455" w:type="pct"/>
            <w:vAlign w:val="center"/>
            <w:tcPrChange w:id="4373" w:author="Jarno Nieminen" w:date="2014-06-11T12:40:00Z">
              <w:tcPr>
                <w:tcW w:w="455" w:type="pct"/>
                <w:gridSpan w:val="2"/>
                <w:vAlign w:val="center"/>
              </w:tcPr>
            </w:tcPrChange>
          </w:tcPr>
          <w:p w14:paraId="6363F27A" w14:textId="77777777" w:rsidR="006A2F41" w:rsidRPr="00E91314" w:rsidRDefault="006A2F41" w:rsidP="0026766E">
            <w:r>
              <w:lastRenderedPageBreak/>
              <w:t>KV Inmatnings</w:t>
            </w:r>
            <w:r w:rsidRPr="00E91314">
              <w:t>typ</w:t>
            </w:r>
          </w:p>
        </w:tc>
        <w:tc>
          <w:tcPr>
            <w:tcW w:w="449" w:type="pct"/>
            <w:vAlign w:val="center"/>
            <w:tcPrChange w:id="4374" w:author="Jarno Nieminen" w:date="2014-06-11T12:40:00Z">
              <w:tcPr>
                <w:tcW w:w="449" w:type="pct"/>
                <w:gridSpan w:val="2"/>
                <w:vAlign w:val="center"/>
              </w:tcPr>
            </w:tcPrChange>
          </w:tcPr>
          <w:p w14:paraId="0C5A15FA" w14:textId="77777777" w:rsidR="006A2F41" w:rsidRPr="00E91314" w:rsidRDefault="006A2F41" w:rsidP="0026766E">
            <w:r w:rsidRPr="00E91314">
              <w:t>Kodverk för inmatningstyp</w:t>
            </w:r>
          </w:p>
        </w:tc>
        <w:tc>
          <w:tcPr>
            <w:tcW w:w="960" w:type="pct"/>
            <w:vAlign w:val="center"/>
            <w:tcPrChange w:id="4375" w:author="Jarno Nieminen" w:date="2014-06-11T12:40:00Z">
              <w:tcPr>
                <w:tcW w:w="960" w:type="pct"/>
                <w:gridSpan w:val="2"/>
                <w:vAlign w:val="center"/>
              </w:tcPr>
            </w:tcPrChange>
          </w:tcPr>
          <w:p w14:paraId="7709E19F" w14:textId="77777777" w:rsidR="006A2F41" w:rsidRPr="00E91314" w:rsidRDefault="006A2F41" w:rsidP="0026766E">
            <w:r w:rsidRPr="00E91314">
              <w:t>Följande typer stödjs.</w:t>
            </w:r>
          </w:p>
          <w:p w14:paraId="51218DBE" w14:textId="77777777" w:rsidR="006A2F41" w:rsidRPr="00E91314" w:rsidRDefault="006A2F41" w:rsidP="0026766E">
            <w:r w:rsidRPr="00E91314">
              <w:t>Inmatning kan vara av följande huvudtyper:</w:t>
            </w:r>
          </w:p>
          <w:p w14:paraId="0F478AF7" w14:textId="77777777" w:rsidR="006A2F41" w:rsidRPr="00E91314" w:rsidRDefault="006A2F41" w:rsidP="0026766E">
            <w:r w:rsidRPr="00E91314">
              <w:t>Enkelvärde</w:t>
            </w:r>
          </w:p>
          <w:p w14:paraId="46AAF082" w14:textId="77777777" w:rsidR="006A2F41" w:rsidRPr="00E91314" w:rsidRDefault="006A2F41" w:rsidP="0026766E">
            <w:r w:rsidRPr="00E91314">
              <w:t>Multivärde</w:t>
            </w:r>
          </w:p>
          <w:p w14:paraId="26D98FB5" w14:textId="77777777" w:rsidR="006A2F41" w:rsidRPr="00E91314" w:rsidRDefault="006A2F41" w:rsidP="0026766E">
            <w:r w:rsidRPr="00E91314">
              <w:t xml:space="preserve">Fritext </w:t>
            </w:r>
          </w:p>
          <w:p w14:paraId="036ADC7D" w14:textId="77777777" w:rsidR="006A2F41" w:rsidRPr="00E91314" w:rsidRDefault="006A2F41" w:rsidP="0026766E">
            <w:r w:rsidRPr="00E91314">
              <w:t>Exempel på inmatningstyper:</w:t>
            </w:r>
          </w:p>
          <w:p w14:paraId="359950B2" w14:textId="77777777" w:rsidR="006A2F41" w:rsidRDefault="006A2F41" w:rsidP="0026766E">
            <w:pPr>
              <w:rPr>
                <w:lang w:val="en-US"/>
              </w:rPr>
            </w:pPr>
            <w:r>
              <w:rPr>
                <w:lang w:val="en-US"/>
              </w:rPr>
              <w:t>T</w:t>
            </w:r>
            <w:r w:rsidRPr="00E963D8">
              <w:rPr>
                <w:lang w:val="en-US"/>
              </w:rPr>
              <w:t>ext</w:t>
            </w:r>
          </w:p>
          <w:p w14:paraId="55B999B9" w14:textId="77777777" w:rsidR="006A2F41" w:rsidRPr="00E963D8" w:rsidRDefault="006A2F41" w:rsidP="0026766E">
            <w:pPr>
              <w:rPr>
                <w:lang w:val="en-US"/>
              </w:rPr>
            </w:pPr>
            <w:r>
              <w:rPr>
                <w:lang w:val="en-US"/>
              </w:rPr>
              <w:t>textarea</w:t>
            </w:r>
          </w:p>
          <w:p w14:paraId="4C4B3EF9" w14:textId="77777777" w:rsidR="006A2F41" w:rsidRPr="00E963D8" w:rsidRDefault="006A2F41" w:rsidP="0026766E">
            <w:pPr>
              <w:rPr>
                <w:lang w:val="en-US"/>
              </w:rPr>
            </w:pPr>
            <w:r w:rsidRPr="00E963D8">
              <w:rPr>
                <w:lang w:val="en-US"/>
              </w:rPr>
              <w:t>Checkbox</w:t>
            </w:r>
          </w:p>
          <w:p w14:paraId="7DBBBE74" w14:textId="77777777" w:rsidR="006A2F41" w:rsidRDefault="006A2F41" w:rsidP="0026766E">
            <w:pPr>
              <w:rPr>
                <w:lang w:val="en-US"/>
              </w:rPr>
            </w:pPr>
            <w:r>
              <w:rPr>
                <w:lang w:val="en-US"/>
              </w:rPr>
              <w:t>Radio</w:t>
            </w:r>
          </w:p>
          <w:p w14:paraId="26866CD7" w14:textId="77777777" w:rsidR="006A2F41" w:rsidRDefault="006A2F41" w:rsidP="0026766E">
            <w:pPr>
              <w:rPr>
                <w:lang w:val="en-US"/>
              </w:rPr>
            </w:pPr>
            <w:r>
              <w:rPr>
                <w:lang w:val="en-US"/>
              </w:rPr>
              <w:t>Select</w:t>
            </w:r>
          </w:p>
          <w:p w14:paraId="0E0A41F6" w14:textId="77777777" w:rsidR="006A2F41" w:rsidRPr="00E963D8" w:rsidRDefault="006A2F41" w:rsidP="0026766E">
            <w:pPr>
              <w:rPr>
                <w:lang w:val="en-US"/>
              </w:rPr>
            </w:pPr>
            <w:r>
              <w:rPr>
                <w:lang w:val="en-US"/>
              </w:rPr>
              <w:t>SelectMultiple</w:t>
            </w:r>
          </w:p>
          <w:p w14:paraId="3A912347" w14:textId="77777777" w:rsidR="006A2F41" w:rsidRPr="00E963D8" w:rsidRDefault="006A2F41" w:rsidP="0026766E">
            <w:pPr>
              <w:rPr>
                <w:lang w:val="en-US"/>
              </w:rPr>
            </w:pPr>
            <w:r w:rsidRPr="00E963D8">
              <w:rPr>
                <w:lang w:val="en-US"/>
              </w:rPr>
              <w:t>Number</w:t>
            </w:r>
          </w:p>
          <w:p w14:paraId="6D033B60" w14:textId="77777777" w:rsidR="006A2F41" w:rsidRPr="00E963D8" w:rsidRDefault="006A2F41" w:rsidP="0026766E">
            <w:pPr>
              <w:rPr>
                <w:lang w:val="en-US"/>
              </w:rPr>
            </w:pPr>
            <w:r w:rsidRPr="00E963D8">
              <w:rPr>
                <w:lang w:val="en-US"/>
              </w:rPr>
              <w:t>URL</w:t>
            </w:r>
          </w:p>
          <w:p w14:paraId="3009B0E3" w14:textId="77777777" w:rsidR="006A2F41" w:rsidRPr="00E963D8" w:rsidRDefault="006A2F41" w:rsidP="0026766E">
            <w:pPr>
              <w:rPr>
                <w:lang w:val="en-US"/>
              </w:rPr>
            </w:pPr>
            <w:r w:rsidRPr="00E963D8">
              <w:rPr>
                <w:lang w:val="en-US"/>
              </w:rPr>
              <w:t>Date and time</w:t>
            </w:r>
          </w:p>
          <w:p w14:paraId="7ED3B43A" w14:textId="77777777" w:rsidR="006A2F41" w:rsidRPr="00E963D8" w:rsidRDefault="006A2F41" w:rsidP="0026766E">
            <w:pPr>
              <w:rPr>
                <w:lang w:val="en-US"/>
              </w:rPr>
            </w:pPr>
            <w:r w:rsidRPr="00E963D8">
              <w:rPr>
                <w:lang w:val="en-US"/>
              </w:rPr>
              <w:t>Date</w:t>
            </w:r>
          </w:p>
          <w:p w14:paraId="1AB60504" w14:textId="77777777" w:rsidR="006A2F41" w:rsidRPr="00E963D8" w:rsidRDefault="006A2F41" w:rsidP="0026766E">
            <w:pPr>
              <w:rPr>
                <w:lang w:val="en-US"/>
              </w:rPr>
            </w:pPr>
            <w:r w:rsidRPr="00E963D8">
              <w:rPr>
                <w:lang w:val="en-US"/>
              </w:rPr>
              <w:lastRenderedPageBreak/>
              <w:t>Month</w:t>
            </w:r>
          </w:p>
          <w:p w14:paraId="53EB2C50" w14:textId="77777777" w:rsidR="006A2F41" w:rsidRPr="00E963D8" w:rsidRDefault="006A2F41" w:rsidP="0026766E">
            <w:pPr>
              <w:rPr>
                <w:lang w:val="en-US"/>
              </w:rPr>
            </w:pPr>
            <w:r w:rsidRPr="00E963D8">
              <w:rPr>
                <w:lang w:val="en-US"/>
              </w:rPr>
              <w:t>Week</w:t>
            </w:r>
          </w:p>
          <w:p w14:paraId="000FEC4E" w14:textId="77777777" w:rsidR="006A2F41" w:rsidRPr="00E963D8" w:rsidRDefault="006A2F41" w:rsidP="0026766E">
            <w:pPr>
              <w:rPr>
                <w:lang w:val="en-US"/>
              </w:rPr>
            </w:pPr>
            <w:r w:rsidRPr="00E963D8">
              <w:rPr>
                <w:lang w:val="en-US"/>
              </w:rPr>
              <w:t>Time</w:t>
            </w:r>
          </w:p>
          <w:p w14:paraId="7DE92DBF" w14:textId="77777777" w:rsidR="006A2F41" w:rsidRPr="00E963D8" w:rsidRDefault="006A2F41" w:rsidP="0026766E">
            <w:pPr>
              <w:rPr>
                <w:lang w:val="en-US"/>
              </w:rPr>
            </w:pPr>
            <w:r w:rsidRPr="00E963D8">
              <w:rPr>
                <w:lang w:val="en-US"/>
              </w:rPr>
              <w:t>Local date and time</w:t>
            </w:r>
          </w:p>
          <w:p w14:paraId="758CE82E" w14:textId="77777777" w:rsidR="006A2F41" w:rsidRDefault="006A2F41" w:rsidP="0026766E">
            <w:pPr>
              <w:rPr>
                <w:lang w:val="en-US"/>
              </w:rPr>
            </w:pPr>
            <w:r w:rsidRPr="00E963D8">
              <w:rPr>
                <w:lang w:val="en-US"/>
              </w:rPr>
              <w:t>Range</w:t>
            </w:r>
          </w:p>
          <w:p w14:paraId="39B414A3" w14:textId="77777777" w:rsidR="006A2F41" w:rsidRDefault="006A2F41" w:rsidP="0026766E">
            <w:pPr>
              <w:rPr>
                <w:lang w:val="en-US"/>
              </w:rPr>
            </w:pPr>
            <w:r>
              <w:rPr>
                <w:lang w:val="en-US"/>
              </w:rPr>
              <w:t>Image</w:t>
            </w:r>
          </w:p>
          <w:p w14:paraId="4C8888A8" w14:textId="77777777" w:rsidR="006A2F41" w:rsidRPr="00754ECA" w:rsidRDefault="006A2F41" w:rsidP="0026766E">
            <w:pPr>
              <w:rPr>
                <w:lang w:val="en-US"/>
              </w:rPr>
            </w:pPr>
            <w:r w:rsidRPr="00754ECA">
              <w:rPr>
                <w:lang w:val="en-US"/>
              </w:rPr>
              <w:t>MatrixText</w:t>
            </w:r>
          </w:p>
          <w:p w14:paraId="2CEF6DE6" w14:textId="77777777" w:rsidR="006A2F41" w:rsidRPr="00754ECA" w:rsidRDefault="006A2F41" w:rsidP="0026766E">
            <w:pPr>
              <w:rPr>
                <w:lang w:val="en-US"/>
              </w:rPr>
            </w:pPr>
            <w:r w:rsidRPr="00754ECA">
              <w:rPr>
                <w:lang w:val="en-US"/>
              </w:rPr>
              <w:t>MatrixRadio</w:t>
            </w:r>
          </w:p>
          <w:p w14:paraId="7857D45D" w14:textId="77777777" w:rsidR="006A2F41" w:rsidRPr="00754ECA" w:rsidRDefault="006A2F41" w:rsidP="0026766E">
            <w:pPr>
              <w:rPr>
                <w:lang w:val="en-US"/>
              </w:rPr>
            </w:pPr>
            <w:r w:rsidRPr="00754ECA">
              <w:rPr>
                <w:lang w:val="en-US"/>
              </w:rPr>
              <w:t>MatrixCheckbox</w:t>
            </w:r>
          </w:p>
          <w:p w14:paraId="5C7ADC62" w14:textId="77777777" w:rsidR="006A2F41" w:rsidRDefault="006A2F41" w:rsidP="0026766E">
            <w:pPr>
              <w:rPr>
                <w:lang w:val="en-US"/>
              </w:rPr>
            </w:pPr>
            <w:r w:rsidRPr="00754ECA">
              <w:rPr>
                <w:lang w:val="en-US"/>
              </w:rPr>
              <w:t>MatrixMulti</w:t>
            </w:r>
          </w:p>
          <w:p w14:paraId="70658B51" w14:textId="77777777" w:rsidR="006A2F41" w:rsidRPr="00875C03" w:rsidRDefault="006A2F41" w:rsidP="0026766E">
            <w:pPr>
              <w:rPr>
                <w:lang w:val="en-US"/>
              </w:rPr>
            </w:pPr>
            <w:r>
              <w:rPr>
                <w:lang w:val="en-US"/>
              </w:rPr>
              <w:t>Scale</w:t>
            </w:r>
          </w:p>
        </w:tc>
        <w:tc>
          <w:tcPr>
            <w:tcW w:w="742" w:type="pct"/>
            <w:tcPrChange w:id="4376" w:author="Jarno Nieminen" w:date="2014-06-11T12:40:00Z">
              <w:tcPr>
                <w:tcW w:w="742" w:type="pct"/>
                <w:gridSpan w:val="2"/>
              </w:tcPr>
            </w:tcPrChange>
          </w:tcPr>
          <w:p w14:paraId="029E9BF7" w14:textId="77777777" w:rsidR="006A2F41" w:rsidRPr="00E91314" w:rsidRDefault="006A2F41" w:rsidP="0026766E"/>
        </w:tc>
        <w:tc>
          <w:tcPr>
            <w:tcW w:w="424" w:type="pct"/>
            <w:tcPrChange w:id="4377" w:author="Jarno Nieminen" w:date="2014-06-11T12:40:00Z">
              <w:tcPr>
                <w:tcW w:w="424" w:type="pct"/>
                <w:gridSpan w:val="2"/>
              </w:tcPr>
            </w:tcPrChange>
          </w:tcPr>
          <w:p w14:paraId="19D1F7D3" w14:textId="77777777" w:rsidR="006A2F41" w:rsidRPr="00E91314" w:rsidRDefault="006A2F41" w:rsidP="0026766E">
            <w:r w:rsidRPr="00E91314">
              <w:t>W3C *</w:t>
            </w:r>
          </w:p>
        </w:tc>
        <w:tc>
          <w:tcPr>
            <w:tcW w:w="534" w:type="pct"/>
            <w:tcPrChange w:id="4378" w:author="Jarno Nieminen" w:date="2014-06-11T12:40:00Z">
              <w:tcPr>
                <w:tcW w:w="534" w:type="pct"/>
                <w:gridSpan w:val="2"/>
              </w:tcPr>
            </w:tcPrChange>
          </w:tcPr>
          <w:p w14:paraId="271D09C3" w14:textId="77777777" w:rsidR="006A2F41" w:rsidRPr="00E91314" w:rsidRDefault="006A2F41" w:rsidP="0026766E">
            <w:r w:rsidRPr="00E91314">
              <w:t>Version HTML5</w:t>
            </w:r>
          </w:p>
        </w:tc>
        <w:tc>
          <w:tcPr>
            <w:tcW w:w="609" w:type="pct"/>
            <w:tcPrChange w:id="4379" w:author="Jarno Nieminen" w:date="2014-06-11T12:40:00Z">
              <w:tcPr>
                <w:tcW w:w="609" w:type="pct"/>
                <w:gridSpan w:val="2"/>
              </w:tcPr>
            </w:tcPrChange>
          </w:tcPr>
          <w:p w14:paraId="200C397C" w14:textId="77777777" w:rsidR="006A2F41" w:rsidRPr="00E91314" w:rsidRDefault="006A2F41" w:rsidP="0026766E">
            <w:r w:rsidRPr="00E91314">
              <w:t>W3C *</w:t>
            </w:r>
          </w:p>
        </w:tc>
        <w:tc>
          <w:tcPr>
            <w:tcW w:w="344" w:type="pct"/>
            <w:tcPrChange w:id="4380" w:author="Jarno Nieminen" w:date="2014-06-11T12:40:00Z">
              <w:tcPr>
                <w:tcW w:w="344" w:type="pct"/>
                <w:gridSpan w:val="2"/>
              </w:tcPr>
            </w:tcPrChange>
          </w:tcPr>
          <w:p w14:paraId="10061401" w14:textId="77777777" w:rsidR="006A2F41" w:rsidRPr="00E91314" w:rsidRDefault="006A2F41" w:rsidP="0026766E"/>
        </w:tc>
        <w:tc>
          <w:tcPr>
            <w:tcW w:w="483" w:type="pct"/>
            <w:tcPrChange w:id="4381" w:author="Jarno Nieminen" w:date="2014-06-11T12:40:00Z">
              <w:tcPr>
                <w:tcW w:w="483" w:type="pct"/>
                <w:gridSpan w:val="2"/>
              </w:tcPr>
            </w:tcPrChange>
          </w:tcPr>
          <w:p w14:paraId="543A288E" w14:textId="77777777" w:rsidR="006A2F41" w:rsidRPr="00E91314" w:rsidRDefault="006A2F41" w:rsidP="0026766E"/>
        </w:tc>
      </w:tr>
      <w:tr w:rsidR="006A2F41" w:rsidRPr="00E91314" w14:paraId="47544F19"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382"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383" w:author="Jarno Nieminen" w:date="2014-06-11T12:40:00Z">
            <w:trPr>
              <w:gridAfter w:val="0"/>
            </w:trPr>
          </w:trPrChange>
        </w:trPr>
        <w:tc>
          <w:tcPr>
            <w:tcW w:w="455" w:type="pct"/>
            <w:vAlign w:val="center"/>
            <w:tcPrChange w:id="4384" w:author="Jarno Nieminen" w:date="2014-06-11T12:40:00Z">
              <w:tcPr>
                <w:tcW w:w="455" w:type="pct"/>
                <w:gridSpan w:val="2"/>
                <w:vAlign w:val="center"/>
              </w:tcPr>
            </w:tcPrChange>
          </w:tcPr>
          <w:p w14:paraId="6F3BDC0B" w14:textId="77777777" w:rsidR="006A2F41" w:rsidRPr="00E91314" w:rsidRDefault="006A2F41" w:rsidP="0026766E">
            <w:r w:rsidRPr="00E91314">
              <w:lastRenderedPageBreak/>
              <w:t>KV Form Status</w:t>
            </w:r>
          </w:p>
        </w:tc>
        <w:tc>
          <w:tcPr>
            <w:tcW w:w="449" w:type="pct"/>
            <w:vAlign w:val="center"/>
            <w:tcPrChange w:id="4385" w:author="Jarno Nieminen" w:date="2014-06-11T12:40:00Z">
              <w:tcPr>
                <w:tcW w:w="449" w:type="pct"/>
                <w:gridSpan w:val="2"/>
                <w:vAlign w:val="center"/>
              </w:tcPr>
            </w:tcPrChange>
          </w:tcPr>
          <w:p w14:paraId="667595CB" w14:textId="4B0D8CDE" w:rsidR="006A2F41" w:rsidRPr="00E91314" w:rsidRDefault="00530F15" w:rsidP="0026766E">
            <w:r>
              <w:t xml:space="preserve">Kodverk för </w:t>
            </w:r>
            <w:del w:id="4386" w:author="Jarno Nieminen" w:date="2014-06-11T12:40:00Z">
              <w:r w:rsidR="00C71C39" w:rsidRPr="00E91314">
                <w:delText>formuläretsstatus</w:delText>
              </w:r>
            </w:del>
            <w:ins w:id="4387" w:author="Jarno Nieminen" w:date="2014-06-11T12:40:00Z">
              <w:r>
                <w:t>formuläret</w:t>
              </w:r>
              <w:r w:rsidR="006A2F41" w:rsidRPr="00E91314">
                <w:t>s</w:t>
              </w:r>
              <w:r>
                <w:t xml:space="preserve"> </w:t>
              </w:r>
              <w:r w:rsidR="006A2F41" w:rsidRPr="00E91314">
                <w:t>status</w:t>
              </w:r>
            </w:ins>
          </w:p>
        </w:tc>
        <w:tc>
          <w:tcPr>
            <w:tcW w:w="960" w:type="pct"/>
            <w:vAlign w:val="center"/>
            <w:tcPrChange w:id="4388" w:author="Jarno Nieminen" w:date="2014-06-11T12:40:00Z">
              <w:tcPr>
                <w:tcW w:w="960" w:type="pct"/>
                <w:gridSpan w:val="2"/>
                <w:vAlign w:val="center"/>
              </w:tcPr>
            </w:tcPrChange>
          </w:tcPr>
          <w:p w14:paraId="48007A11" w14:textId="77777777" w:rsidR="006A2F41" w:rsidRPr="00E91314" w:rsidRDefault="006A2F41" w:rsidP="0026766E">
            <w:r w:rsidRPr="00E91314">
              <w:t>COMPLETED = Skickat</w:t>
            </w:r>
          </w:p>
          <w:p w14:paraId="5557B88A" w14:textId="77777777" w:rsidR="006A2F41" w:rsidRPr="00E91314" w:rsidRDefault="006A2F41" w:rsidP="0026766E">
            <w:r w:rsidRPr="00E91314">
              <w:t>ONGOING = Pågående, svar har temporärsparats</w:t>
            </w:r>
          </w:p>
          <w:p w14:paraId="214F6239" w14:textId="77777777" w:rsidR="006A2F41" w:rsidRPr="00E91314" w:rsidRDefault="006A2F41" w:rsidP="0026766E">
            <w:r w:rsidRPr="00E91314">
              <w:t xml:space="preserve">PENDING_COMPLETION = Pågående, svarr har temporärsparats. Alla </w:t>
            </w:r>
            <w:r w:rsidRPr="00E91314">
              <w:lastRenderedPageBreak/>
              <w:t>frågor är bes     varade (färdigt ej skickat).</w:t>
            </w:r>
          </w:p>
        </w:tc>
        <w:tc>
          <w:tcPr>
            <w:tcW w:w="742" w:type="pct"/>
            <w:tcPrChange w:id="4389" w:author="Jarno Nieminen" w:date="2014-06-11T12:40:00Z">
              <w:tcPr>
                <w:tcW w:w="742" w:type="pct"/>
                <w:gridSpan w:val="2"/>
              </w:tcPr>
            </w:tcPrChange>
          </w:tcPr>
          <w:p w14:paraId="7D77E13F" w14:textId="77777777" w:rsidR="006A2F41" w:rsidRPr="00E91314" w:rsidRDefault="006A2F41" w:rsidP="0026766E"/>
        </w:tc>
        <w:tc>
          <w:tcPr>
            <w:tcW w:w="424" w:type="pct"/>
            <w:tcPrChange w:id="4390" w:author="Jarno Nieminen" w:date="2014-06-11T12:40:00Z">
              <w:tcPr>
                <w:tcW w:w="424" w:type="pct"/>
                <w:gridSpan w:val="2"/>
              </w:tcPr>
            </w:tcPrChange>
          </w:tcPr>
          <w:p w14:paraId="7B092518" w14:textId="77777777" w:rsidR="006A2F41" w:rsidRPr="00E91314" w:rsidRDefault="006A2F41" w:rsidP="0026766E"/>
        </w:tc>
        <w:tc>
          <w:tcPr>
            <w:tcW w:w="534" w:type="pct"/>
            <w:tcPrChange w:id="4391" w:author="Jarno Nieminen" w:date="2014-06-11T12:40:00Z">
              <w:tcPr>
                <w:tcW w:w="534" w:type="pct"/>
                <w:gridSpan w:val="2"/>
              </w:tcPr>
            </w:tcPrChange>
          </w:tcPr>
          <w:p w14:paraId="28E109A0" w14:textId="77777777" w:rsidR="006A2F41" w:rsidRPr="00E91314" w:rsidRDefault="006A2F41" w:rsidP="0026766E"/>
        </w:tc>
        <w:tc>
          <w:tcPr>
            <w:tcW w:w="609" w:type="pct"/>
            <w:tcPrChange w:id="4392" w:author="Jarno Nieminen" w:date="2014-06-11T12:40:00Z">
              <w:tcPr>
                <w:tcW w:w="609" w:type="pct"/>
                <w:gridSpan w:val="2"/>
              </w:tcPr>
            </w:tcPrChange>
          </w:tcPr>
          <w:p w14:paraId="5C3AF4FF" w14:textId="77777777" w:rsidR="006A2F41" w:rsidRPr="00E91314" w:rsidRDefault="006A2F41" w:rsidP="0026766E"/>
        </w:tc>
        <w:tc>
          <w:tcPr>
            <w:tcW w:w="344" w:type="pct"/>
            <w:tcPrChange w:id="4393" w:author="Jarno Nieminen" w:date="2014-06-11T12:40:00Z">
              <w:tcPr>
                <w:tcW w:w="344" w:type="pct"/>
                <w:gridSpan w:val="2"/>
              </w:tcPr>
            </w:tcPrChange>
          </w:tcPr>
          <w:p w14:paraId="5CD5CB7A" w14:textId="77777777" w:rsidR="006A2F41" w:rsidRPr="00E91314" w:rsidRDefault="006A2F41" w:rsidP="0026766E"/>
        </w:tc>
        <w:tc>
          <w:tcPr>
            <w:tcW w:w="483" w:type="pct"/>
            <w:tcPrChange w:id="4394" w:author="Jarno Nieminen" w:date="2014-06-11T12:40:00Z">
              <w:tcPr>
                <w:tcW w:w="483" w:type="pct"/>
                <w:gridSpan w:val="2"/>
              </w:tcPr>
            </w:tcPrChange>
          </w:tcPr>
          <w:p w14:paraId="10EBF64B" w14:textId="77777777" w:rsidR="006A2F41" w:rsidRPr="00E91314" w:rsidRDefault="006A2F41" w:rsidP="0026766E"/>
        </w:tc>
      </w:tr>
      <w:tr w:rsidR="006A2F41" w:rsidRPr="00E91314" w14:paraId="2F08C346"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395"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396" w:author="Jarno Nieminen" w:date="2014-06-11T12:40:00Z">
            <w:trPr>
              <w:gridAfter w:val="0"/>
            </w:trPr>
          </w:trPrChange>
        </w:trPr>
        <w:tc>
          <w:tcPr>
            <w:tcW w:w="455" w:type="pct"/>
            <w:vAlign w:val="center"/>
            <w:tcPrChange w:id="4397" w:author="Jarno Nieminen" w:date="2014-06-11T12:40:00Z">
              <w:tcPr>
                <w:tcW w:w="455" w:type="pct"/>
                <w:gridSpan w:val="2"/>
                <w:vAlign w:val="center"/>
              </w:tcPr>
            </w:tcPrChange>
          </w:tcPr>
          <w:p w14:paraId="086B403C" w14:textId="77777777" w:rsidR="006A2F41" w:rsidRPr="00E91314" w:rsidRDefault="006A2F41" w:rsidP="0026766E">
            <w:r w:rsidRPr="00E91314">
              <w:lastRenderedPageBreak/>
              <w:t>KV Statuskod</w:t>
            </w:r>
          </w:p>
        </w:tc>
        <w:tc>
          <w:tcPr>
            <w:tcW w:w="449" w:type="pct"/>
            <w:vAlign w:val="center"/>
            <w:tcPrChange w:id="4398" w:author="Jarno Nieminen" w:date="2014-06-11T12:40:00Z">
              <w:tcPr>
                <w:tcW w:w="449" w:type="pct"/>
                <w:gridSpan w:val="2"/>
                <w:vAlign w:val="center"/>
              </w:tcPr>
            </w:tcPrChange>
          </w:tcPr>
          <w:p w14:paraId="158C0295" w14:textId="77777777" w:rsidR="006A2F41" w:rsidRPr="00E91314" w:rsidRDefault="006A2F41" w:rsidP="0026766E">
            <w:r w:rsidRPr="00E91314">
              <w:t>Kodverk för logisk felhantering</w:t>
            </w:r>
          </w:p>
        </w:tc>
        <w:tc>
          <w:tcPr>
            <w:tcW w:w="960" w:type="pct"/>
            <w:vAlign w:val="center"/>
            <w:tcPrChange w:id="4399" w:author="Jarno Nieminen" w:date="2014-06-11T12:40:00Z">
              <w:tcPr>
                <w:tcW w:w="960" w:type="pct"/>
                <w:gridSpan w:val="2"/>
                <w:vAlign w:val="center"/>
              </w:tcPr>
            </w:tcPrChange>
          </w:tcPr>
          <w:p w14:paraId="374BDE3A" w14:textId="77777777" w:rsidR="006A2F41" w:rsidRPr="00E91314" w:rsidRDefault="006A2F41" w:rsidP="0026766E">
            <w:r w:rsidRPr="00E91314">
              <w:t>OK - Transaktion utförd</w:t>
            </w:r>
          </w:p>
          <w:p w14:paraId="74993793" w14:textId="77777777" w:rsidR="006A2F41" w:rsidRPr="00E91314" w:rsidRDefault="006A2F41" w:rsidP="0026766E">
            <w:r w:rsidRPr="00E91314">
              <w:t>INFO - Transaktion utförd med kommentar.</w:t>
            </w:r>
          </w:p>
          <w:p w14:paraId="34F600CF" w14:textId="77777777" w:rsidR="006A2F41" w:rsidRPr="00E91314" w:rsidRDefault="006A2F41" w:rsidP="0026766E">
            <w:r w:rsidRPr="00E91314">
              <w:t>ERROR - Transaktion ej genomförd</w:t>
            </w:r>
          </w:p>
        </w:tc>
        <w:tc>
          <w:tcPr>
            <w:tcW w:w="742" w:type="pct"/>
            <w:tcPrChange w:id="4400" w:author="Jarno Nieminen" w:date="2014-06-11T12:40:00Z">
              <w:tcPr>
                <w:tcW w:w="742" w:type="pct"/>
                <w:gridSpan w:val="2"/>
              </w:tcPr>
            </w:tcPrChange>
          </w:tcPr>
          <w:p w14:paraId="5C89C928" w14:textId="77777777" w:rsidR="006A2F41" w:rsidRPr="00E91314" w:rsidRDefault="006A2F41" w:rsidP="0026766E"/>
        </w:tc>
        <w:tc>
          <w:tcPr>
            <w:tcW w:w="424" w:type="pct"/>
            <w:tcPrChange w:id="4401" w:author="Jarno Nieminen" w:date="2014-06-11T12:40:00Z">
              <w:tcPr>
                <w:tcW w:w="424" w:type="pct"/>
                <w:gridSpan w:val="2"/>
              </w:tcPr>
            </w:tcPrChange>
          </w:tcPr>
          <w:p w14:paraId="2CF6FA12" w14:textId="77777777" w:rsidR="006A2F41" w:rsidRPr="00E91314" w:rsidRDefault="006A2F41" w:rsidP="0026766E"/>
        </w:tc>
        <w:tc>
          <w:tcPr>
            <w:tcW w:w="534" w:type="pct"/>
            <w:tcPrChange w:id="4402" w:author="Jarno Nieminen" w:date="2014-06-11T12:40:00Z">
              <w:tcPr>
                <w:tcW w:w="534" w:type="pct"/>
                <w:gridSpan w:val="2"/>
              </w:tcPr>
            </w:tcPrChange>
          </w:tcPr>
          <w:p w14:paraId="19E445A8" w14:textId="77777777" w:rsidR="006A2F41" w:rsidRPr="00E91314" w:rsidRDefault="006A2F41" w:rsidP="0026766E"/>
        </w:tc>
        <w:tc>
          <w:tcPr>
            <w:tcW w:w="609" w:type="pct"/>
            <w:tcPrChange w:id="4403" w:author="Jarno Nieminen" w:date="2014-06-11T12:40:00Z">
              <w:tcPr>
                <w:tcW w:w="609" w:type="pct"/>
                <w:gridSpan w:val="2"/>
              </w:tcPr>
            </w:tcPrChange>
          </w:tcPr>
          <w:p w14:paraId="6550EB96" w14:textId="77777777" w:rsidR="006A2F41" w:rsidRPr="00E91314" w:rsidRDefault="006A2F41" w:rsidP="0026766E"/>
        </w:tc>
        <w:tc>
          <w:tcPr>
            <w:tcW w:w="344" w:type="pct"/>
            <w:tcPrChange w:id="4404" w:author="Jarno Nieminen" w:date="2014-06-11T12:40:00Z">
              <w:tcPr>
                <w:tcW w:w="344" w:type="pct"/>
                <w:gridSpan w:val="2"/>
              </w:tcPr>
            </w:tcPrChange>
          </w:tcPr>
          <w:p w14:paraId="6C6AC41D" w14:textId="77777777" w:rsidR="006A2F41" w:rsidRPr="00E91314" w:rsidRDefault="006A2F41" w:rsidP="0026766E"/>
        </w:tc>
        <w:tc>
          <w:tcPr>
            <w:tcW w:w="483" w:type="pct"/>
            <w:tcPrChange w:id="4405" w:author="Jarno Nieminen" w:date="2014-06-11T12:40:00Z">
              <w:tcPr>
                <w:tcW w:w="483" w:type="pct"/>
                <w:gridSpan w:val="2"/>
              </w:tcPr>
            </w:tcPrChange>
          </w:tcPr>
          <w:p w14:paraId="56F27895" w14:textId="77777777" w:rsidR="006A2F41" w:rsidRPr="00E91314" w:rsidRDefault="006A2F41" w:rsidP="0026766E"/>
        </w:tc>
      </w:tr>
      <w:tr w:rsidR="006A2F41" w:rsidRPr="00E91314" w14:paraId="65B5CEB8"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406"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407" w:author="Jarno Nieminen" w:date="2014-06-11T12:40:00Z">
            <w:trPr>
              <w:gridAfter w:val="0"/>
            </w:trPr>
          </w:trPrChange>
        </w:trPr>
        <w:tc>
          <w:tcPr>
            <w:tcW w:w="455" w:type="pct"/>
            <w:vAlign w:val="center"/>
            <w:tcPrChange w:id="4408" w:author="Jarno Nieminen" w:date="2014-06-11T12:40:00Z">
              <w:tcPr>
                <w:tcW w:w="455" w:type="pct"/>
                <w:gridSpan w:val="2"/>
                <w:vAlign w:val="center"/>
              </w:tcPr>
            </w:tcPrChange>
          </w:tcPr>
          <w:p w14:paraId="7E38116B" w14:textId="77777777" w:rsidR="006A2F41" w:rsidRPr="00E91314" w:rsidRDefault="006A2F41" w:rsidP="0026766E">
            <w:r w:rsidRPr="00E91314">
              <w:t>KV enhet</w:t>
            </w:r>
          </w:p>
        </w:tc>
        <w:tc>
          <w:tcPr>
            <w:tcW w:w="449" w:type="pct"/>
            <w:vAlign w:val="center"/>
            <w:tcPrChange w:id="4409" w:author="Jarno Nieminen" w:date="2014-06-11T12:40:00Z">
              <w:tcPr>
                <w:tcW w:w="449" w:type="pct"/>
                <w:gridSpan w:val="2"/>
                <w:vAlign w:val="center"/>
              </w:tcPr>
            </w:tcPrChange>
          </w:tcPr>
          <w:p w14:paraId="48013087" w14:textId="77777777" w:rsidR="006A2F41" w:rsidRPr="00E91314" w:rsidRDefault="006A2F41" w:rsidP="0026766E">
            <w:r w:rsidRPr="00E91314">
              <w:t>Kodverk för måttenheter</w:t>
            </w:r>
          </w:p>
        </w:tc>
        <w:tc>
          <w:tcPr>
            <w:tcW w:w="960" w:type="pct"/>
            <w:vAlign w:val="center"/>
            <w:tcPrChange w:id="4410" w:author="Jarno Nieminen" w:date="2014-06-11T12:40:00Z">
              <w:tcPr>
                <w:tcW w:w="960" w:type="pct"/>
                <w:gridSpan w:val="2"/>
                <w:vAlign w:val="center"/>
              </w:tcPr>
            </w:tcPrChange>
          </w:tcPr>
          <w:p w14:paraId="70AF9237" w14:textId="77777777" w:rsidR="006A2F41" w:rsidRPr="00E91314" w:rsidRDefault="006A2F41" w:rsidP="0026766E">
            <w:r w:rsidRPr="00E91314">
              <w:t>Grundenheter samt härledda SI-enheter beskrivs med dess beteckning.</w:t>
            </w:r>
          </w:p>
          <w:p w14:paraId="1A894CC2" w14:textId="77777777" w:rsidR="006A2F41" w:rsidRPr="00E91314" w:rsidRDefault="006A2F41" w:rsidP="0026766E">
            <w:r w:rsidRPr="00E91314">
              <w:t>T.ex. km, m, cm, kg, mm Hg etc</w:t>
            </w:r>
          </w:p>
        </w:tc>
        <w:tc>
          <w:tcPr>
            <w:tcW w:w="742" w:type="pct"/>
            <w:tcPrChange w:id="4411" w:author="Jarno Nieminen" w:date="2014-06-11T12:40:00Z">
              <w:tcPr>
                <w:tcW w:w="742" w:type="pct"/>
                <w:gridSpan w:val="2"/>
              </w:tcPr>
            </w:tcPrChange>
          </w:tcPr>
          <w:p w14:paraId="20525CDC" w14:textId="77777777" w:rsidR="006A2F41" w:rsidRPr="00E91314" w:rsidRDefault="006A2F41" w:rsidP="0026766E">
            <w:r w:rsidRPr="00E91314">
              <w:t>Måttenheter enligt SI-systemet. SWEDAC (STAFS 2009:26)</w:t>
            </w:r>
          </w:p>
        </w:tc>
        <w:tc>
          <w:tcPr>
            <w:tcW w:w="424" w:type="pct"/>
            <w:tcPrChange w:id="4412" w:author="Jarno Nieminen" w:date="2014-06-11T12:40:00Z">
              <w:tcPr>
                <w:tcW w:w="424" w:type="pct"/>
                <w:gridSpan w:val="2"/>
              </w:tcPr>
            </w:tcPrChange>
          </w:tcPr>
          <w:p w14:paraId="12C1281C" w14:textId="77777777" w:rsidR="006A2F41" w:rsidRPr="00E91314" w:rsidRDefault="006A2F41" w:rsidP="0026766E"/>
        </w:tc>
        <w:tc>
          <w:tcPr>
            <w:tcW w:w="534" w:type="pct"/>
            <w:tcPrChange w:id="4413" w:author="Jarno Nieminen" w:date="2014-06-11T12:40:00Z">
              <w:tcPr>
                <w:tcW w:w="534" w:type="pct"/>
                <w:gridSpan w:val="2"/>
              </w:tcPr>
            </w:tcPrChange>
          </w:tcPr>
          <w:p w14:paraId="172C78E4" w14:textId="77777777" w:rsidR="006A2F41" w:rsidRPr="00E91314" w:rsidRDefault="006A2F41" w:rsidP="0026766E"/>
        </w:tc>
        <w:tc>
          <w:tcPr>
            <w:tcW w:w="609" w:type="pct"/>
            <w:tcPrChange w:id="4414" w:author="Jarno Nieminen" w:date="2014-06-11T12:40:00Z">
              <w:tcPr>
                <w:tcW w:w="609" w:type="pct"/>
                <w:gridSpan w:val="2"/>
              </w:tcPr>
            </w:tcPrChange>
          </w:tcPr>
          <w:p w14:paraId="20267794" w14:textId="77777777" w:rsidR="006A2F41" w:rsidRPr="00E91314" w:rsidRDefault="006A2F41" w:rsidP="0026766E"/>
        </w:tc>
        <w:tc>
          <w:tcPr>
            <w:tcW w:w="344" w:type="pct"/>
            <w:tcPrChange w:id="4415" w:author="Jarno Nieminen" w:date="2014-06-11T12:40:00Z">
              <w:tcPr>
                <w:tcW w:w="344" w:type="pct"/>
                <w:gridSpan w:val="2"/>
              </w:tcPr>
            </w:tcPrChange>
          </w:tcPr>
          <w:p w14:paraId="7EC63DCE" w14:textId="77777777" w:rsidR="006A2F41" w:rsidRPr="00E91314" w:rsidRDefault="006A2F41" w:rsidP="0026766E"/>
        </w:tc>
        <w:tc>
          <w:tcPr>
            <w:tcW w:w="483" w:type="pct"/>
            <w:tcPrChange w:id="4416" w:author="Jarno Nieminen" w:date="2014-06-11T12:40:00Z">
              <w:tcPr>
                <w:tcW w:w="483" w:type="pct"/>
                <w:gridSpan w:val="2"/>
              </w:tcPr>
            </w:tcPrChange>
          </w:tcPr>
          <w:p w14:paraId="163E0E43" w14:textId="77777777" w:rsidR="006A2F41" w:rsidRPr="00E91314" w:rsidRDefault="006A2F41" w:rsidP="0026766E"/>
        </w:tc>
      </w:tr>
      <w:tr w:rsidR="006A2F41" w:rsidRPr="00E91314" w14:paraId="6DBAEA24"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417"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418" w:author="Jarno Nieminen" w:date="2014-06-11T12:40:00Z">
            <w:trPr>
              <w:gridAfter w:val="0"/>
            </w:trPr>
          </w:trPrChange>
        </w:trPr>
        <w:tc>
          <w:tcPr>
            <w:tcW w:w="455" w:type="pct"/>
            <w:vAlign w:val="center"/>
            <w:tcPrChange w:id="4419" w:author="Jarno Nieminen" w:date="2014-06-11T12:40:00Z">
              <w:tcPr>
                <w:tcW w:w="455" w:type="pct"/>
                <w:gridSpan w:val="2"/>
                <w:vAlign w:val="center"/>
              </w:tcPr>
            </w:tcPrChange>
          </w:tcPr>
          <w:p w14:paraId="0AC85365" w14:textId="77777777" w:rsidR="006A2F41" w:rsidRPr="00E91314" w:rsidRDefault="006A2F41" w:rsidP="0026766E">
            <w:r w:rsidRPr="00B944DA">
              <w:t>KV Länskod</w:t>
            </w:r>
          </w:p>
        </w:tc>
        <w:tc>
          <w:tcPr>
            <w:tcW w:w="449" w:type="pct"/>
            <w:vAlign w:val="center"/>
            <w:tcPrChange w:id="4420" w:author="Jarno Nieminen" w:date="2014-06-11T12:40:00Z">
              <w:tcPr>
                <w:tcW w:w="449" w:type="pct"/>
                <w:gridSpan w:val="2"/>
                <w:vAlign w:val="center"/>
              </w:tcPr>
            </w:tcPrChange>
          </w:tcPr>
          <w:p w14:paraId="42340868" w14:textId="77777777" w:rsidR="006A2F41" w:rsidRPr="00E91314" w:rsidRDefault="006A2F41" w:rsidP="0026766E">
            <w:r>
              <w:t>Kodverk för länskod,</w:t>
            </w:r>
          </w:p>
        </w:tc>
        <w:tc>
          <w:tcPr>
            <w:tcW w:w="960" w:type="pct"/>
            <w:vAlign w:val="center"/>
            <w:tcPrChange w:id="4421" w:author="Jarno Nieminen" w:date="2014-06-11T12:40:00Z">
              <w:tcPr>
                <w:tcW w:w="960" w:type="pct"/>
                <w:gridSpan w:val="2"/>
                <w:vAlign w:val="center"/>
              </w:tcPr>
            </w:tcPrChange>
          </w:tcPr>
          <w:p w14:paraId="613358E4" w14:textId="77777777" w:rsidR="006A2F41" w:rsidRPr="00E91314" w:rsidRDefault="006A2F41" w:rsidP="0026766E">
            <w:r>
              <w:t>Kodverk för länskod.</w:t>
            </w:r>
            <w:r w:rsidRPr="00B944DA">
              <w:t xml:space="preserve"> </w:t>
            </w:r>
          </w:p>
        </w:tc>
        <w:tc>
          <w:tcPr>
            <w:tcW w:w="742" w:type="pct"/>
            <w:tcPrChange w:id="4422" w:author="Jarno Nieminen" w:date="2014-06-11T12:40:00Z">
              <w:tcPr>
                <w:tcW w:w="742" w:type="pct"/>
                <w:gridSpan w:val="2"/>
              </w:tcPr>
            </w:tcPrChange>
          </w:tcPr>
          <w:p w14:paraId="09E61E3D" w14:textId="77777777" w:rsidR="006A2F41" w:rsidRPr="00E91314" w:rsidRDefault="006A2F41" w:rsidP="0026766E">
            <w:r>
              <w:t>Länskod enligt SCB</w:t>
            </w:r>
          </w:p>
        </w:tc>
        <w:tc>
          <w:tcPr>
            <w:tcW w:w="424" w:type="pct"/>
            <w:tcPrChange w:id="4423" w:author="Jarno Nieminen" w:date="2014-06-11T12:40:00Z">
              <w:tcPr>
                <w:tcW w:w="424" w:type="pct"/>
                <w:gridSpan w:val="2"/>
              </w:tcPr>
            </w:tcPrChange>
          </w:tcPr>
          <w:p w14:paraId="5C22C3DB" w14:textId="77777777" w:rsidR="006A2F41" w:rsidRPr="00E91314" w:rsidRDefault="006A2F41" w:rsidP="0026766E"/>
        </w:tc>
        <w:tc>
          <w:tcPr>
            <w:tcW w:w="534" w:type="pct"/>
            <w:tcPrChange w:id="4424" w:author="Jarno Nieminen" w:date="2014-06-11T12:40:00Z">
              <w:tcPr>
                <w:tcW w:w="534" w:type="pct"/>
                <w:gridSpan w:val="2"/>
              </w:tcPr>
            </w:tcPrChange>
          </w:tcPr>
          <w:p w14:paraId="3CC07D27" w14:textId="77777777" w:rsidR="006A2F41" w:rsidRPr="00E91314" w:rsidRDefault="006A2F41" w:rsidP="0026766E"/>
        </w:tc>
        <w:tc>
          <w:tcPr>
            <w:tcW w:w="609" w:type="pct"/>
            <w:tcPrChange w:id="4425" w:author="Jarno Nieminen" w:date="2014-06-11T12:40:00Z">
              <w:tcPr>
                <w:tcW w:w="609" w:type="pct"/>
                <w:gridSpan w:val="2"/>
              </w:tcPr>
            </w:tcPrChange>
          </w:tcPr>
          <w:p w14:paraId="3F8E1DC8" w14:textId="77777777" w:rsidR="006A2F41" w:rsidRPr="00E91314" w:rsidRDefault="006A2F41" w:rsidP="0026766E"/>
        </w:tc>
        <w:tc>
          <w:tcPr>
            <w:tcW w:w="344" w:type="pct"/>
            <w:tcPrChange w:id="4426" w:author="Jarno Nieminen" w:date="2014-06-11T12:40:00Z">
              <w:tcPr>
                <w:tcW w:w="344" w:type="pct"/>
                <w:gridSpan w:val="2"/>
              </w:tcPr>
            </w:tcPrChange>
          </w:tcPr>
          <w:p w14:paraId="4A19489D" w14:textId="77777777" w:rsidR="006A2F41" w:rsidRPr="00E91314" w:rsidRDefault="006A2F41" w:rsidP="0026766E"/>
        </w:tc>
        <w:tc>
          <w:tcPr>
            <w:tcW w:w="483" w:type="pct"/>
            <w:tcPrChange w:id="4427" w:author="Jarno Nieminen" w:date="2014-06-11T12:40:00Z">
              <w:tcPr>
                <w:tcW w:w="483" w:type="pct"/>
                <w:gridSpan w:val="2"/>
              </w:tcPr>
            </w:tcPrChange>
          </w:tcPr>
          <w:p w14:paraId="47038966" w14:textId="77777777" w:rsidR="006A2F41" w:rsidRPr="00E91314" w:rsidRDefault="006A2F41" w:rsidP="0026766E"/>
        </w:tc>
      </w:tr>
      <w:tr w:rsidR="006A2F41" w:rsidRPr="00E91314" w14:paraId="16B0F70F"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428"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429" w:author="Jarno Nieminen" w:date="2014-06-11T12:40:00Z">
            <w:trPr>
              <w:gridAfter w:val="0"/>
            </w:trPr>
          </w:trPrChange>
        </w:trPr>
        <w:tc>
          <w:tcPr>
            <w:tcW w:w="455" w:type="pct"/>
            <w:vAlign w:val="center"/>
            <w:tcPrChange w:id="4430" w:author="Jarno Nieminen" w:date="2014-06-11T12:40:00Z">
              <w:tcPr>
                <w:tcW w:w="455" w:type="pct"/>
                <w:gridSpan w:val="2"/>
                <w:vAlign w:val="center"/>
              </w:tcPr>
            </w:tcPrChange>
          </w:tcPr>
          <w:p w14:paraId="36B549FC" w14:textId="77777777" w:rsidR="006A2F41" w:rsidRPr="00B944DA" w:rsidRDefault="006A2F41" w:rsidP="0026766E">
            <w:r>
              <w:t>KV valideringshändelse</w:t>
            </w:r>
          </w:p>
        </w:tc>
        <w:tc>
          <w:tcPr>
            <w:tcW w:w="449" w:type="pct"/>
            <w:vAlign w:val="center"/>
            <w:tcPrChange w:id="4431" w:author="Jarno Nieminen" w:date="2014-06-11T12:40:00Z">
              <w:tcPr>
                <w:tcW w:w="449" w:type="pct"/>
                <w:gridSpan w:val="2"/>
                <w:vAlign w:val="center"/>
              </w:tcPr>
            </w:tcPrChange>
          </w:tcPr>
          <w:p w14:paraId="63E41965" w14:textId="77777777" w:rsidR="006A2F41" w:rsidRDefault="006A2F41" w:rsidP="0026766E">
            <w:r>
              <w:t>Kodverk för formulärvalideringshändelser.</w:t>
            </w:r>
          </w:p>
        </w:tc>
        <w:tc>
          <w:tcPr>
            <w:tcW w:w="960" w:type="pct"/>
            <w:vAlign w:val="center"/>
            <w:tcPrChange w:id="4432" w:author="Jarno Nieminen" w:date="2014-06-11T12:40:00Z">
              <w:tcPr>
                <w:tcW w:w="960" w:type="pct"/>
                <w:gridSpan w:val="2"/>
                <w:vAlign w:val="center"/>
              </w:tcPr>
            </w:tcPrChange>
          </w:tcPr>
          <w:p w14:paraId="40AF1128" w14:textId="77777777" w:rsidR="006A2F41" w:rsidRPr="00704D45" w:rsidRDefault="006A2F41" w:rsidP="0026766E">
            <w:pPr>
              <w:rPr>
                <w:rFonts w:eastAsia="Arial Unicode MS"/>
                <w:lang w:val="en-US"/>
              </w:rPr>
            </w:pPr>
            <w:r w:rsidRPr="00704D45">
              <w:rPr>
                <w:rFonts w:eastAsia="Arial Unicode MS"/>
                <w:lang w:val="en-US"/>
              </w:rPr>
              <w:t>Gilgitga värden</w:t>
            </w:r>
          </w:p>
          <w:p w14:paraId="173200BA" w14:textId="77777777" w:rsidR="006A2F41" w:rsidRPr="00704D45" w:rsidRDefault="006A2F41" w:rsidP="0026766E">
            <w:pPr>
              <w:rPr>
                <w:rFonts w:eastAsia="Arial Unicode MS"/>
                <w:lang w:val="en-US"/>
              </w:rPr>
            </w:pPr>
            <w:r w:rsidRPr="00704D45">
              <w:rPr>
                <w:rFonts w:eastAsia="Arial Unicode MS"/>
                <w:lang w:val="en-US"/>
              </w:rPr>
              <w:t xml:space="preserve">mandatory </w:t>
            </w:r>
          </w:p>
          <w:p w14:paraId="7452A733" w14:textId="77777777" w:rsidR="006A2F41" w:rsidRPr="00704D45" w:rsidRDefault="006A2F41" w:rsidP="0026766E">
            <w:pPr>
              <w:rPr>
                <w:rFonts w:eastAsia="Arial Unicode MS"/>
                <w:lang w:val="en-US"/>
              </w:rPr>
            </w:pPr>
            <w:r w:rsidRPr="00704D45">
              <w:rPr>
                <w:rFonts w:eastAsia="Arial Unicode MS"/>
                <w:lang w:val="en-US"/>
              </w:rPr>
              <w:t xml:space="preserve">answerMax </w:t>
            </w:r>
          </w:p>
          <w:p w14:paraId="21E5423F" w14:textId="77777777" w:rsidR="006A2F41" w:rsidRPr="00704D45" w:rsidRDefault="006A2F41" w:rsidP="0026766E">
            <w:pPr>
              <w:rPr>
                <w:rFonts w:eastAsia="Arial Unicode MS"/>
                <w:lang w:val="en-US"/>
              </w:rPr>
            </w:pPr>
            <w:r w:rsidRPr="00704D45">
              <w:rPr>
                <w:rFonts w:eastAsia="Arial Unicode MS"/>
                <w:lang w:val="en-US"/>
              </w:rPr>
              <w:lastRenderedPageBreak/>
              <w:t xml:space="preserve">answerMin </w:t>
            </w:r>
          </w:p>
          <w:p w14:paraId="732B21F5" w14:textId="77777777" w:rsidR="006A2F41" w:rsidRPr="00704D45" w:rsidRDefault="006A2F41" w:rsidP="0026766E">
            <w:pPr>
              <w:rPr>
                <w:rFonts w:eastAsia="Arial Unicode MS"/>
                <w:lang w:val="en-US"/>
              </w:rPr>
            </w:pPr>
            <w:r w:rsidRPr="00704D45">
              <w:rPr>
                <w:rFonts w:eastAsia="Arial Unicode MS"/>
                <w:lang w:val="en-US"/>
              </w:rPr>
              <w:t>answerMaxLength answerPattern</w:t>
            </w:r>
          </w:p>
          <w:p w14:paraId="58C2A140" w14:textId="77777777" w:rsidR="006A2F41" w:rsidRDefault="006A2F41" w:rsidP="0026766E">
            <w:r>
              <w:rPr>
                <w:rFonts w:eastAsia="Arial Unicode MS"/>
              </w:rPr>
              <w:t>m</w:t>
            </w:r>
            <w:r w:rsidRPr="00DC028F">
              <w:rPr>
                <w:rFonts w:eastAsia="Arial Unicode MS"/>
              </w:rPr>
              <w:t>axNumberOfChoises minNumberOfChoises answerSuperior</w:t>
            </w:r>
          </w:p>
        </w:tc>
        <w:tc>
          <w:tcPr>
            <w:tcW w:w="742" w:type="pct"/>
            <w:tcPrChange w:id="4433" w:author="Jarno Nieminen" w:date="2014-06-11T12:40:00Z">
              <w:tcPr>
                <w:tcW w:w="742" w:type="pct"/>
                <w:gridSpan w:val="2"/>
              </w:tcPr>
            </w:tcPrChange>
          </w:tcPr>
          <w:p w14:paraId="3DB0E7CC" w14:textId="77777777" w:rsidR="006A2F41" w:rsidRDefault="006A2F41" w:rsidP="0026766E"/>
        </w:tc>
        <w:tc>
          <w:tcPr>
            <w:tcW w:w="424" w:type="pct"/>
            <w:tcPrChange w:id="4434" w:author="Jarno Nieminen" w:date="2014-06-11T12:40:00Z">
              <w:tcPr>
                <w:tcW w:w="424" w:type="pct"/>
                <w:gridSpan w:val="2"/>
              </w:tcPr>
            </w:tcPrChange>
          </w:tcPr>
          <w:p w14:paraId="46B944E4" w14:textId="77777777" w:rsidR="006A2F41" w:rsidRPr="00E91314" w:rsidRDefault="006A2F41" w:rsidP="0026766E"/>
        </w:tc>
        <w:tc>
          <w:tcPr>
            <w:tcW w:w="534" w:type="pct"/>
            <w:tcPrChange w:id="4435" w:author="Jarno Nieminen" w:date="2014-06-11T12:40:00Z">
              <w:tcPr>
                <w:tcW w:w="534" w:type="pct"/>
                <w:gridSpan w:val="2"/>
              </w:tcPr>
            </w:tcPrChange>
          </w:tcPr>
          <w:p w14:paraId="4C94B91E" w14:textId="77777777" w:rsidR="006A2F41" w:rsidRPr="00E91314" w:rsidRDefault="006A2F41" w:rsidP="0026766E"/>
        </w:tc>
        <w:tc>
          <w:tcPr>
            <w:tcW w:w="609" w:type="pct"/>
            <w:tcPrChange w:id="4436" w:author="Jarno Nieminen" w:date="2014-06-11T12:40:00Z">
              <w:tcPr>
                <w:tcW w:w="609" w:type="pct"/>
                <w:gridSpan w:val="2"/>
              </w:tcPr>
            </w:tcPrChange>
          </w:tcPr>
          <w:p w14:paraId="008E8905" w14:textId="77777777" w:rsidR="006A2F41" w:rsidRPr="00E91314" w:rsidRDefault="006A2F41" w:rsidP="0026766E"/>
        </w:tc>
        <w:tc>
          <w:tcPr>
            <w:tcW w:w="344" w:type="pct"/>
            <w:tcPrChange w:id="4437" w:author="Jarno Nieminen" w:date="2014-06-11T12:40:00Z">
              <w:tcPr>
                <w:tcW w:w="344" w:type="pct"/>
                <w:gridSpan w:val="2"/>
              </w:tcPr>
            </w:tcPrChange>
          </w:tcPr>
          <w:p w14:paraId="772B457A" w14:textId="77777777" w:rsidR="006A2F41" w:rsidRPr="00E91314" w:rsidRDefault="006A2F41" w:rsidP="0026766E"/>
        </w:tc>
        <w:tc>
          <w:tcPr>
            <w:tcW w:w="483" w:type="pct"/>
            <w:tcPrChange w:id="4438" w:author="Jarno Nieminen" w:date="2014-06-11T12:40:00Z">
              <w:tcPr>
                <w:tcW w:w="483" w:type="pct"/>
                <w:gridSpan w:val="2"/>
              </w:tcPr>
            </w:tcPrChange>
          </w:tcPr>
          <w:p w14:paraId="52155028" w14:textId="77777777" w:rsidR="006A2F41" w:rsidRPr="00E91314" w:rsidRDefault="006A2F41" w:rsidP="0026766E"/>
        </w:tc>
      </w:tr>
      <w:tr w:rsidR="006A2F41" w:rsidRPr="00E91314" w14:paraId="57BE8419" w14:textId="77777777" w:rsidTr="0026766E">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Change w:id="4439" w:author="Jarno Nieminen" w:date="2014-06-11T12:40:00Z">
            <w:tblPrEx>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Ex>
          </w:tblPrExChange>
        </w:tblPrEx>
        <w:trPr>
          <w:trPrChange w:id="4440" w:author="Jarno Nieminen" w:date="2014-06-11T12:40:00Z">
            <w:trPr>
              <w:gridAfter w:val="0"/>
            </w:trPr>
          </w:trPrChange>
        </w:trPr>
        <w:tc>
          <w:tcPr>
            <w:tcW w:w="455" w:type="pct"/>
            <w:vAlign w:val="center"/>
            <w:tcPrChange w:id="4441" w:author="Jarno Nieminen" w:date="2014-06-11T12:40:00Z">
              <w:tcPr>
                <w:tcW w:w="455" w:type="pct"/>
                <w:gridSpan w:val="2"/>
                <w:vAlign w:val="center"/>
              </w:tcPr>
            </w:tcPrChange>
          </w:tcPr>
          <w:p w14:paraId="1E02BCD7" w14:textId="77777777" w:rsidR="006A2F41" w:rsidRDefault="006A2F41" w:rsidP="0026766E">
            <w:r>
              <w:rPr>
                <w:rFonts w:eastAsia="Arial Unicode MS"/>
              </w:rPr>
              <w:lastRenderedPageBreak/>
              <w:t>KV Publicerings status</w:t>
            </w:r>
          </w:p>
        </w:tc>
        <w:tc>
          <w:tcPr>
            <w:tcW w:w="449" w:type="pct"/>
            <w:vAlign w:val="center"/>
            <w:tcPrChange w:id="4442" w:author="Jarno Nieminen" w:date="2014-06-11T12:40:00Z">
              <w:tcPr>
                <w:tcW w:w="449" w:type="pct"/>
                <w:gridSpan w:val="2"/>
                <w:vAlign w:val="center"/>
              </w:tcPr>
            </w:tcPrChange>
          </w:tcPr>
          <w:p w14:paraId="6A133508" w14:textId="77777777" w:rsidR="006A2F41" w:rsidRDefault="006A2F41" w:rsidP="0026766E"/>
        </w:tc>
        <w:tc>
          <w:tcPr>
            <w:tcW w:w="960" w:type="pct"/>
            <w:vAlign w:val="center"/>
            <w:tcPrChange w:id="4443" w:author="Jarno Nieminen" w:date="2014-06-11T12:40:00Z">
              <w:tcPr>
                <w:tcW w:w="960" w:type="pct"/>
                <w:gridSpan w:val="2"/>
                <w:vAlign w:val="center"/>
              </w:tcPr>
            </w:tcPrChange>
          </w:tcPr>
          <w:p w14:paraId="7DE66532" w14:textId="77777777" w:rsidR="006A2F41" w:rsidRPr="00E80F66" w:rsidRDefault="006A2F41" w:rsidP="0026766E">
            <w:pPr>
              <w:rPr>
                <w:rFonts w:eastAsia="Arial Unicode MS"/>
              </w:rPr>
            </w:pPr>
            <w:r w:rsidRPr="00E80F66">
              <w:rPr>
                <w:rFonts w:eastAsia="Arial Unicode MS"/>
              </w:rPr>
              <w:t>Unpublished</w:t>
            </w:r>
          </w:p>
          <w:p w14:paraId="0AC52195" w14:textId="77777777" w:rsidR="006A2F41" w:rsidRPr="00E80F66" w:rsidRDefault="006A2F41" w:rsidP="0026766E">
            <w:pPr>
              <w:rPr>
                <w:rFonts w:eastAsia="Arial Unicode MS"/>
              </w:rPr>
            </w:pPr>
            <w:r w:rsidRPr="00E80F66">
              <w:rPr>
                <w:rFonts w:eastAsia="Arial Unicode MS"/>
              </w:rPr>
              <w:t>Pending</w:t>
            </w:r>
          </w:p>
          <w:p w14:paraId="47A612B1" w14:textId="77777777" w:rsidR="006A2F41" w:rsidRPr="00E80F66" w:rsidRDefault="006A2F41" w:rsidP="0026766E">
            <w:pPr>
              <w:rPr>
                <w:rFonts w:eastAsia="Arial Unicode MS"/>
              </w:rPr>
            </w:pPr>
            <w:r w:rsidRPr="00E80F66">
              <w:rPr>
                <w:rFonts w:eastAsia="Arial Unicode MS"/>
              </w:rPr>
              <w:t>Published</w:t>
            </w:r>
          </w:p>
          <w:p w14:paraId="4927E7AB" w14:textId="77777777" w:rsidR="006A2F41" w:rsidRDefault="006A2F41" w:rsidP="0026766E">
            <w:pPr>
              <w:rPr>
                <w:rFonts w:eastAsia="Arial Unicode MS"/>
              </w:rPr>
            </w:pPr>
            <w:r w:rsidRPr="00E80F66">
              <w:rPr>
                <w:rFonts w:eastAsia="Arial Unicode MS"/>
              </w:rPr>
              <w:t>Archived</w:t>
            </w:r>
          </w:p>
        </w:tc>
        <w:tc>
          <w:tcPr>
            <w:tcW w:w="742" w:type="pct"/>
            <w:tcPrChange w:id="4444" w:author="Jarno Nieminen" w:date="2014-06-11T12:40:00Z">
              <w:tcPr>
                <w:tcW w:w="742" w:type="pct"/>
                <w:gridSpan w:val="2"/>
              </w:tcPr>
            </w:tcPrChange>
          </w:tcPr>
          <w:p w14:paraId="1AEF5D05" w14:textId="77777777" w:rsidR="006A2F41" w:rsidRDefault="006A2F41" w:rsidP="0026766E"/>
        </w:tc>
        <w:tc>
          <w:tcPr>
            <w:tcW w:w="424" w:type="pct"/>
            <w:tcPrChange w:id="4445" w:author="Jarno Nieminen" w:date="2014-06-11T12:40:00Z">
              <w:tcPr>
                <w:tcW w:w="424" w:type="pct"/>
                <w:gridSpan w:val="2"/>
              </w:tcPr>
            </w:tcPrChange>
          </w:tcPr>
          <w:p w14:paraId="6BD050BF" w14:textId="77777777" w:rsidR="006A2F41" w:rsidRPr="00E91314" w:rsidRDefault="006A2F41" w:rsidP="0026766E"/>
        </w:tc>
        <w:tc>
          <w:tcPr>
            <w:tcW w:w="534" w:type="pct"/>
            <w:tcPrChange w:id="4446" w:author="Jarno Nieminen" w:date="2014-06-11T12:40:00Z">
              <w:tcPr>
                <w:tcW w:w="534" w:type="pct"/>
                <w:gridSpan w:val="2"/>
              </w:tcPr>
            </w:tcPrChange>
          </w:tcPr>
          <w:p w14:paraId="31B6979D" w14:textId="77777777" w:rsidR="006A2F41" w:rsidRPr="00E91314" w:rsidRDefault="006A2F41" w:rsidP="0026766E"/>
        </w:tc>
        <w:tc>
          <w:tcPr>
            <w:tcW w:w="609" w:type="pct"/>
            <w:tcPrChange w:id="4447" w:author="Jarno Nieminen" w:date="2014-06-11T12:40:00Z">
              <w:tcPr>
                <w:tcW w:w="609" w:type="pct"/>
                <w:gridSpan w:val="2"/>
              </w:tcPr>
            </w:tcPrChange>
          </w:tcPr>
          <w:p w14:paraId="44E32EFD" w14:textId="77777777" w:rsidR="006A2F41" w:rsidRPr="00E91314" w:rsidRDefault="006A2F41" w:rsidP="0026766E"/>
        </w:tc>
        <w:tc>
          <w:tcPr>
            <w:tcW w:w="344" w:type="pct"/>
            <w:tcPrChange w:id="4448" w:author="Jarno Nieminen" w:date="2014-06-11T12:40:00Z">
              <w:tcPr>
                <w:tcW w:w="344" w:type="pct"/>
                <w:gridSpan w:val="2"/>
              </w:tcPr>
            </w:tcPrChange>
          </w:tcPr>
          <w:p w14:paraId="5A8E684A" w14:textId="77777777" w:rsidR="006A2F41" w:rsidRPr="00E91314" w:rsidRDefault="006A2F41" w:rsidP="0026766E"/>
        </w:tc>
        <w:tc>
          <w:tcPr>
            <w:tcW w:w="483" w:type="pct"/>
            <w:tcPrChange w:id="4449" w:author="Jarno Nieminen" w:date="2014-06-11T12:40:00Z">
              <w:tcPr>
                <w:tcW w:w="483" w:type="pct"/>
                <w:gridSpan w:val="2"/>
              </w:tcPr>
            </w:tcPrChange>
          </w:tcPr>
          <w:p w14:paraId="2443CA8F" w14:textId="77777777" w:rsidR="006A2F41" w:rsidRPr="00E91314" w:rsidRDefault="006A2F41" w:rsidP="0026766E"/>
        </w:tc>
      </w:tr>
    </w:tbl>
    <w:p w14:paraId="42DE9D1B" w14:textId="77777777" w:rsidR="006A2F41" w:rsidRPr="00E91314" w:rsidRDefault="006A2F41" w:rsidP="006A2F41">
      <w:r w:rsidRPr="00E91314">
        <w:t>* http://www.w3.org/TR/html5/the-input-element.html#attr-input-type</w:t>
      </w:r>
    </w:p>
    <w:p w14:paraId="7018C68D" w14:textId="3423EB21" w:rsidR="006A2F41" w:rsidRPr="00D82A73" w:rsidRDefault="006A2F41">
      <w:pPr>
        <w:spacing w:line="240" w:lineRule="auto"/>
        <w:rPr>
          <w:sz w:val="24"/>
          <w:rPrChange w:id="4450" w:author="Jarno Nieminen" w:date="2014-06-11T12:40:00Z">
            <w:rPr/>
          </w:rPrChange>
        </w:rPr>
        <w:pPrChange w:id="4451" w:author="Jarno Nieminen" w:date="2014-06-11T12:40:00Z">
          <w:pPr/>
        </w:pPrChange>
      </w:pPr>
    </w:p>
    <w:p w14:paraId="75FC8A77" w14:textId="61E1F70A" w:rsidR="006A2F41" w:rsidRPr="006A2F41" w:rsidRDefault="00AE1B20">
      <w:pPr>
        <w:rPr>
          <w:rPrChange w:id="4452" w:author="Jarno Nieminen" w:date="2014-06-11T12:40:00Z">
            <w:rPr>
              <w:sz w:val="24"/>
            </w:rPr>
          </w:rPrChange>
        </w:rPr>
        <w:pPrChange w:id="4453" w:author="Jarno Nieminen" w:date="2014-06-11T12:40:00Z">
          <w:pPr>
            <w:spacing w:line="240" w:lineRule="auto"/>
          </w:pPr>
        </w:pPrChange>
      </w:pPr>
      <w:del w:id="4454" w:author="Jarno Nieminen" w:date="2014-06-11T12:40:00Z">
        <w:r w:rsidRPr="00D82A73">
          <w:br w:type="page"/>
        </w:r>
      </w:del>
    </w:p>
    <w:p w14:paraId="61EBF507" w14:textId="77777777" w:rsidR="006C37C2" w:rsidRDefault="006C37C2">
      <w:pPr>
        <w:pStyle w:val="Heading2"/>
        <w:numPr>
          <w:ilvl w:val="0"/>
          <w:numId w:val="0"/>
        </w:numPr>
        <w:ind w:left="576"/>
        <w:sectPr w:rsidR="006C37C2" w:rsidSect="006A2F41">
          <w:pgSz w:w="16838" w:h="11906" w:orient="landscape" w:code="9"/>
          <w:pgMar w:top="720" w:right="3232" w:bottom="720" w:left="720" w:header="0" w:footer="907" w:gutter="0"/>
          <w:cols w:space="708"/>
          <w:titlePg/>
          <w:docGrid w:linePitch="360"/>
          <w:sectPrChange w:id="4455" w:author="Jarno Nieminen" w:date="2014-06-11T12:40:00Z">
            <w:sectPr w:rsidR="006C37C2" w:rsidSect="006A2F41">
              <w:pgMar w:top="1701" w:right="2495" w:bottom="1531" w:left="1701" w:header="1304" w:footer="907" w:gutter="0"/>
            </w:sectPr>
          </w:sectPrChange>
        </w:sectPr>
        <w:pPrChange w:id="4456" w:author="Jarno Nieminen" w:date="2014-06-11T12:40:00Z">
          <w:pPr>
            <w:pStyle w:val="Heading2"/>
          </w:pPr>
        </w:pPrChange>
      </w:pPr>
      <w:bookmarkStart w:id="4457" w:name="_Toc357754857"/>
      <w:bookmarkStart w:id="4458" w:name="_Toc243452567"/>
    </w:p>
    <w:p w14:paraId="3578D5D8" w14:textId="3A3A195E" w:rsidR="0039481C" w:rsidRDefault="0039481C" w:rsidP="0039481C">
      <w:pPr>
        <w:pStyle w:val="Heading2"/>
      </w:pPr>
      <w:bookmarkStart w:id="4459" w:name="_Toc390253662"/>
      <w:bookmarkStart w:id="4460" w:name="_Toc386458101"/>
      <w:r>
        <w:lastRenderedPageBreak/>
        <w:t>Formatregler</w:t>
      </w:r>
      <w:bookmarkEnd w:id="4457"/>
      <w:bookmarkEnd w:id="4458"/>
      <w:bookmarkEnd w:id="4459"/>
      <w:bookmarkEnd w:id="4460"/>
    </w:p>
    <w:p w14:paraId="42AC6F4C" w14:textId="77777777" w:rsidR="006C37C2" w:rsidRPr="00D82A73" w:rsidRDefault="006C37C2" w:rsidP="006C37C2">
      <w:pPr>
        <w:pStyle w:val="Heading3"/>
      </w:pPr>
      <w:bookmarkStart w:id="4461" w:name="_Toc258862131"/>
      <w:bookmarkStart w:id="4462" w:name="_Toc386458102"/>
      <w:bookmarkStart w:id="4463" w:name="_Toc390253663"/>
      <w:r w:rsidRPr="00D82A73">
        <w:t>Format för datum</w:t>
      </w:r>
      <w:bookmarkEnd w:id="4461"/>
      <w:bookmarkEnd w:id="4462"/>
      <w:bookmarkEnd w:id="4463"/>
    </w:p>
    <w:p w14:paraId="6C369A56" w14:textId="77777777" w:rsidR="006C37C2" w:rsidRPr="00D82A73" w:rsidRDefault="006C37C2" w:rsidP="006C37C2">
      <w:r w:rsidRPr="00D82A73">
        <w:t>Datum anges alltid på formatet ”ÅÅÅÅMMDD”, vilket motsvara den ISO 8601:2004-kompatibla formatbeskrivningen ”YYYYMMDD”.</w:t>
      </w:r>
    </w:p>
    <w:p w14:paraId="05CBCC62" w14:textId="77777777" w:rsidR="006C37C2" w:rsidRPr="00D82A73" w:rsidRDefault="006C37C2" w:rsidP="006C37C2"/>
    <w:p w14:paraId="766C77E2" w14:textId="77777777" w:rsidR="006C37C2" w:rsidRPr="00D82A73" w:rsidRDefault="006C37C2" w:rsidP="006C37C2">
      <w:pPr>
        <w:pStyle w:val="Heading3"/>
      </w:pPr>
      <w:bookmarkStart w:id="4464" w:name="_Toc258862132"/>
      <w:bookmarkStart w:id="4465" w:name="_Toc386458103"/>
      <w:bookmarkStart w:id="4466" w:name="_Toc390253664"/>
      <w:r w:rsidRPr="00D82A73">
        <w:t>Format för tidpunkter</w:t>
      </w:r>
      <w:bookmarkEnd w:id="4464"/>
      <w:bookmarkEnd w:id="4465"/>
      <w:bookmarkEnd w:id="4466"/>
    </w:p>
    <w:p w14:paraId="3A40005A" w14:textId="77777777" w:rsidR="006C37C2" w:rsidRPr="00D82A73" w:rsidRDefault="006C37C2" w:rsidP="006C37C2">
      <w:r w:rsidRPr="00D82A73">
        <w:t>Tidpunkter anges alltid på formatet ”ÅÅÅÅMMDDTttmmss”, vilket motsvara den ISO 8601:2004-kompatibla formatbeskrivningen ”YYYYMMDDTttmmss”.</w:t>
      </w:r>
    </w:p>
    <w:p w14:paraId="445A6239" w14:textId="77777777" w:rsidR="006C37C2" w:rsidRPr="00D82A73" w:rsidRDefault="006C37C2" w:rsidP="006C37C2"/>
    <w:p w14:paraId="5A770344" w14:textId="77777777" w:rsidR="006C37C2" w:rsidRPr="00D82A73" w:rsidRDefault="006C37C2" w:rsidP="006C37C2">
      <w:pPr>
        <w:pStyle w:val="Heading3"/>
      </w:pPr>
      <w:bookmarkStart w:id="4467" w:name="_Toc258862133"/>
      <w:bookmarkStart w:id="4468" w:name="_Toc386458104"/>
      <w:bookmarkStart w:id="4469" w:name="_Toc390253665"/>
      <w:r w:rsidRPr="00D82A73">
        <w:t>Tidszon för tidpunkter</w:t>
      </w:r>
      <w:bookmarkEnd w:id="4467"/>
      <w:bookmarkEnd w:id="4468"/>
      <w:bookmarkEnd w:id="4469"/>
    </w:p>
    <w:p w14:paraId="22C52A63" w14:textId="77777777" w:rsidR="006C37C2" w:rsidRPr="00D82A73" w:rsidRDefault="006C37C2" w:rsidP="006C37C2">
      <w:r w:rsidRPr="00D82A73">
        <w:t>Tidszon anges inte i meddelandeformaten. All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E19B37B" w14:textId="77777777" w:rsidR="0039481C" w:rsidRPr="002F2D14" w:rsidRDefault="0039481C" w:rsidP="0039481C"/>
    <w:p w14:paraId="5B073D2A" w14:textId="77777777" w:rsidR="0039481C" w:rsidRDefault="0039481C">
      <w:pPr>
        <w:spacing w:line="240" w:lineRule="auto"/>
        <w:rPr>
          <w:sz w:val="30"/>
          <w:rPrChange w:id="4470" w:author="Jarno Nieminen" w:date="2014-06-11T12:40:00Z">
            <w:rPr/>
          </w:rPrChange>
        </w:rPr>
        <w:pPrChange w:id="4471" w:author="Jarno Nieminen" w:date="2014-06-11T12:40:00Z">
          <w:pPr/>
        </w:pPrChange>
      </w:pPr>
      <w:r>
        <w:br w:type="page"/>
      </w:r>
      <w:bookmarkStart w:id="4472" w:name="_Toc258862136"/>
    </w:p>
    <w:p w14:paraId="2CA6564A" w14:textId="77777777" w:rsidR="006C37C2" w:rsidRPr="00D82A73" w:rsidRDefault="006C37C2" w:rsidP="006C37C2">
      <w:pPr>
        <w:pStyle w:val="Heading1"/>
      </w:pPr>
      <w:bookmarkStart w:id="4473" w:name="_Toc386458105"/>
      <w:bookmarkStart w:id="4474" w:name="_Toc390253666"/>
      <w:bookmarkEnd w:id="1650"/>
      <w:r>
        <w:lastRenderedPageBreak/>
        <w:t>Tjänster sammanställning</w:t>
      </w:r>
      <w:bookmarkEnd w:id="4473"/>
      <w:bookmarkEnd w:id="44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475" w:author="Jarno Nieminen" w:date="2014-06-11T12:4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594"/>
        <w:gridCol w:w="2835"/>
        <w:gridCol w:w="3969"/>
        <w:tblGridChange w:id="4476">
          <w:tblGrid>
            <w:gridCol w:w="2364"/>
            <w:gridCol w:w="2744"/>
            <w:gridCol w:w="3782"/>
          </w:tblGrid>
        </w:tblGridChange>
      </w:tblGrid>
      <w:tr w:rsidR="006C37C2" w:rsidRPr="00D82A73" w14:paraId="6B09581B" w14:textId="77777777" w:rsidTr="0026766E">
        <w:tc>
          <w:tcPr>
            <w:tcW w:w="2376" w:type="dxa"/>
            <w:shd w:val="clear" w:color="auto" w:fill="auto"/>
            <w:tcPrChange w:id="4477" w:author="Jarno Nieminen" w:date="2014-06-11T12:40:00Z">
              <w:tcPr>
                <w:tcW w:w="2376" w:type="dxa"/>
                <w:shd w:val="clear" w:color="auto" w:fill="auto"/>
              </w:tcPr>
            </w:tcPrChange>
          </w:tcPr>
          <w:p w14:paraId="04492104" w14:textId="77777777" w:rsidR="006C37C2" w:rsidRPr="00D82A73" w:rsidRDefault="006C37C2" w:rsidP="0026766E">
            <w:pPr>
              <w:rPr>
                <w:b/>
              </w:rPr>
            </w:pPr>
            <w:r w:rsidRPr="00D82A73">
              <w:rPr>
                <w:b/>
              </w:rPr>
              <w:t>Namn på tjänst</w:t>
            </w:r>
          </w:p>
        </w:tc>
        <w:tc>
          <w:tcPr>
            <w:tcW w:w="2835" w:type="dxa"/>
            <w:shd w:val="clear" w:color="auto" w:fill="auto"/>
            <w:tcPrChange w:id="4478" w:author="Jarno Nieminen" w:date="2014-06-11T12:40:00Z">
              <w:tcPr>
                <w:tcW w:w="2835" w:type="dxa"/>
                <w:shd w:val="clear" w:color="auto" w:fill="auto"/>
              </w:tcPr>
            </w:tcPrChange>
          </w:tcPr>
          <w:p w14:paraId="0484388D" w14:textId="77777777" w:rsidR="006C37C2" w:rsidRPr="00D82A73" w:rsidRDefault="006C37C2" w:rsidP="0026766E">
            <w:pPr>
              <w:rPr>
                <w:b/>
              </w:rPr>
            </w:pPr>
            <w:r w:rsidRPr="00D82A73">
              <w:rPr>
                <w:b/>
              </w:rPr>
              <w:t>Aktiviteter</w:t>
            </w:r>
          </w:p>
        </w:tc>
        <w:tc>
          <w:tcPr>
            <w:tcW w:w="3969" w:type="dxa"/>
            <w:shd w:val="clear" w:color="auto" w:fill="auto"/>
            <w:tcPrChange w:id="4479" w:author="Jarno Nieminen" w:date="2014-06-11T12:40:00Z">
              <w:tcPr>
                <w:tcW w:w="3969" w:type="dxa"/>
                <w:shd w:val="clear" w:color="auto" w:fill="auto"/>
              </w:tcPr>
            </w:tcPrChange>
          </w:tcPr>
          <w:p w14:paraId="5F7A1F23" w14:textId="77777777" w:rsidR="006C37C2" w:rsidRPr="00D82A73" w:rsidRDefault="006C37C2" w:rsidP="0026766E">
            <w:pPr>
              <w:rPr>
                <w:b/>
              </w:rPr>
            </w:pPr>
            <w:r w:rsidRPr="00D82A73">
              <w:rPr>
                <w:b/>
              </w:rPr>
              <w:t>Beskrivning</w:t>
            </w:r>
          </w:p>
        </w:tc>
      </w:tr>
      <w:tr w:rsidR="006C37C2" w:rsidRPr="00D82A73" w14:paraId="1EA77CA8" w14:textId="77777777" w:rsidTr="0026766E">
        <w:tc>
          <w:tcPr>
            <w:tcW w:w="2376" w:type="dxa"/>
            <w:shd w:val="clear" w:color="auto" w:fill="auto"/>
            <w:tcPrChange w:id="4480" w:author="Jarno Nieminen" w:date="2014-06-11T12:40:00Z">
              <w:tcPr>
                <w:tcW w:w="2376" w:type="dxa"/>
                <w:shd w:val="clear" w:color="auto" w:fill="auto"/>
              </w:tcPr>
            </w:tcPrChange>
          </w:tcPr>
          <w:p w14:paraId="6085EE35" w14:textId="34CF2508" w:rsidR="006C37C2" w:rsidRPr="00D82A73" w:rsidRDefault="003D0313" w:rsidP="0026766E">
            <w:del w:id="4481" w:author="Jarno Nieminen" w:date="2014-06-11T12:40:00Z">
              <w:r w:rsidRPr="00D82A73">
                <w:delText>GetFormTempates</w:delText>
              </w:r>
            </w:del>
            <w:ins w:id="4482" w:author="Jarno Nieminen" w:date="2014-06-11T12:40:00Z">
              <w:r w:rsidR="006C37C2" w:rsidRPr="00D82A73">
                <w:t>GetFormTemp</w:t>
              </w:r>
              <w:r w:rsidR="00C129B8">
                <w:t>l</w:t>
              </w:r>
              <w:r w:rsidR="006C37C2" w:rsidRPr="00D82A73">
                <w:t>ates</w:t>
              </w:r>
            </w:ins>
          </w:p>
        </w:tc>
        <w:tc>
          <w:tcPr>
            <w:tcW w:w="2835" w:type="dxa"/>
            <w:shd w:val="clear" w:color="auto" w:fill="auto"/>
            <w:tcPrChange w:id="4483" w:author="Jarno Nieminen" w:date="2014-06-11T12:40:00Z">
              <w:tcPr>
                <w:tcW w:w="2835" w:type="dxa"/>
                <w:shd w:val="clear" w:color="auto" w:fill="auto"/>
              </w:tcPr>
            </w:tcPrChange>
          </w:tcPr>
          <w:p w14:paraId="0D103E66" w14:textId="77777777" w:rsidR="006C37C2" w:rsidRPr="00D82A73" w:rsidRDefault="006C37C2" w:rsidP="0026766E">
            <w:r w:rsidRPr="00D82A73">
              <w:t>Hämta valbara formulärmallar</w:t>
            </w:r>
          </w:p>
        </w:tc>
        <w:tc>
          <w:tcPr>
            <w:tcW w:w="3969" w:type="dxa"/>
            <w:shd w:val="clear" w:color="auto" w:fill="auto"/>
            <w:tcPrChange w:id="4484" w:author="Jarno Nieminen" w:date="2014-06-11T12:40:00Z">
              <w:tcPr>
                <w:tcW w:w="3969" w:type="dxa"/>
                <w:shd w:val="clear" w:color="auto" w:fill="auto"/>
              </w:tcPr>
            </w:tcPrChange>
          </w:tcPr>
          <w:p w14:paraId="43368C0C" w14:textId="77777777" w:rsidR="006C37C2" w:rsidRPr="00D82A73" w:rsidRDefault="006C37C2" w:rsidP="0026766E">
            <w:r w:rsidRPr="00D82A73">
              <w:t>Tjänsten används för att lista valbara formulär för en användare.</w:t>
            </w:r>
          </w:p>
        </w:tc>
      </w:tr>
      <w:tr w:rsidR="006C37C2" w:rsidRPr="00D82A73" w14:paraId="49D9DE07" w14:textId="77777777" w:rsidTr="0026766E">
        <w:tc>
          <w:tcPr>
            <w:tcW w:w="2376" w:type="dxa"/>
            <w:shd w:val="clear" w:color="auto" w:fill="auto"/>
            <w:tcPrChange w:id="4485" w:author="Jarno Nieminen" w:date="2014-06-11T12:40:00Z">
              <w:tcPr>
                <w:tcW w:w="2376" w:type="dxa"/>
                <w:shd w:val="clear" w:color="auto" w:fill="auto"/>
              </w:tcPr>
            </w:tcPrChange>
          </w:tcPr>
          <w:p w14:paraId="1A65F9C6" w14:textId="77777777" w:rsidR="006C37C2" w:rsidRPr="00D82A73" w:rsidRDefault="006C37C2" w:rsidP="0026766E">
            <w:r w:rsidRPr="00D82A73">
              <w:t>GetForms</w:t>
            </w:r>
          </w:p>
        </w:tc>
        <w:tc>
          <w:tcPr>
            <w:tcW w:w="2835" w:type="dxa"/>
            <w:shd w:val="clear" w:color="auto" w:fill="auto"/>
            <w:tcPrChange w:id="4486" w:author="Jarno Nieminen" w:date="2014-06-11T12:40:00Z">
              <w:tcPr>
                <w:tcW w:w="2835" w:type="dxa"/>
                <w:shd w:val="clear" w:color="auto" w:fill="auto"/>
              </w:tcPr>
            </w:tcPrChange>
          </w:tcPr>
          <w:p w14:paraId="552BD202" w14:textId="77777777" w:rsidR="006C37C2" w:rsidRPr="00D82A73" w:rsidRDefault="006C37C2" w:rsidP="0026766E">
            <w:r w:rsidRPr="00D82A73">
              <w:t>Hämta användarens formulär</w:t>
            </w:r>
          </w:p>
        </w:tc>
        <w:tc>
          <w:tcPr>
            <w:tcW w:w="3969" w:type="dxa"/>
            <w:shd w:val="clear" w:color="auto" w:fill="auto"/>
            <w:tcPrChange w:id="4487" w:author="Jarno Nieminen" w:date="2014-06-11T12:40:00Z">
              <w:tcPr>
                <w:tcW w:w="3969" w:type="dxa"/>
                <w:shd w:val="clear" w:color="auto" w:fill="auto"/>
              </w:tcPr>
            </w:tcPrChange>
          </w:tcPr>
          <w:p w14:paraId="0D246F98" w14:textId="77777777" w:rsidR="006C37C2" w:rsidRPr="00D82A73" w:rsidRDefault="006C37C2" w:rsidP="0026766E">
            <w:r w:rsidRPr="00D82A73">
              <w:t xml:space="preserve">Tjänsten används för att hämta alla pågående eller avslutade formulär.  </w:t>
            </w:r>
          </w:p>
        </w:tc>
      </w:tr>
      <w:tr w:rsidR="006C37C2" w:rsidRPr="00D82A73" w14:paraId="711F419B" w14:textId="77777777" w:rsidTr="0026766E">
        <w:tc>
          <w:tcPr>
            <w:tcW w:w="2376" w:type="dxa"/>
            <w:shd w:val="clear" w:color="auto" w:fill="auto"/>
            <w:tcPrChange w:id="4488" w:author="Jarno Nieminen" w:date="2014-06-11T12:40:00Z">
              <w:tcPr>
                <w:tcW w:w="2376" w:type="dxa"/>
                <w:shd w:val="clear" w:color="auto" w:fill="auto"/>
              </w:tcPr>
            </w:tcPrChange>
          </w:tcPr>
          <w:p w14:paraId="46279B25" w14:textId="77777777" w:rsidR="006C37C2" w:rsidRPr="00D82A73" w:rsidRDefault="006C37C2" w:rsidP="0026766E">
            <w:r w:rsidRPr="00D82A73">
              <w:t>GetForm</w:t>
            </w:r>
          </w:p>
        </w:tc>
        <w:tc>
          <w:tcPr>
            <w:tcW w:w="2835" w:type="dxa"/>
            <w:shd w:val="clear" w:color="auto" w:fill="auto"/>
            <w:tcPrChange w:id="4489" w:author="Jarno Nieminen" w:date="2014-06-11T12:40:00Z">
              <w:tcPr>
                <w:tcW w:w="2835" w:type="dxa"/>
                <w:shd w:val="clear" w:color="auto" w:fill="auto"/>
              </w:tcPr>
            </w:tcPrChange>
          </w:tcPr>
          <w:p w14:paraId="7877A3CB" w14:textId="77777777" w:rsidR="006C37C2" w:rsidRPr="00D82A73" w:rsidRDefault="006C37C2" w:rsidP="0026766E">
            <w:r w:rsidRPr="00D82A73">
              <w:t>Hämta ett specifikt formulär</w:t>
            </w:r>
          </w:p>
        </w:tc>
        <w:tc>
          <w:tcPr>
            <w:tcW w:w="3969" w:type="dxa"/>
            <w:shd w:val="clear" w:color="auto" w:fill="auto"/>
            <w:tcPrChange w:id="4490" w:author="Jarno Nieminen" w:date="2014-06-11T12:40:00Z">
              <w:tcPr>
                <w:tcW w:w="3969" w:type="dxa"/>
                <w:shd w:val="clear" w:color="auto" w:fill="auto"/>
              </w:tcPr>
            </w:tcPrChange>
          </w:tcPr>
          <w:p w14:paraId="20D39C48" w14:textId="77777777" w:rsidR="006C37C2" w:rsidRPr="00D82A73" w:rsidRDefault="006C37C2" w:rsidP="0026766E">
            <w:r w:rsidRPr="00D82A73">
              <w:t>Tjänsten används för att hämta ett specifikt formulär.</w:t>
            </w:r>
          </w:p>
        </w:tc>
      </w:tr>
      <w:tr w:rsidR="006C37C2" w:rsidRPr="00D82A73" w14:paraId="5F5F83D0" w14:textId="77777777" w:rsidTr="0026766E">
        <w:tc>
          <w:tcPr>
            <w:tcW w:w="2376" w:type="dxa"/>
            <w:shd w:val="clear" w:color="auto" w:fill="auto"/>
            <w:tcPrChange w:id="4491" w:author="Jarno Nieminen" w:date="2014-06-11T12:40:00Z">
              <w:tcPr>
                <w:tcW w:w="2376" w:type="dxa"/>
                <w:shd w:val="clear" w:color="auto" w:fill="auto"/>
              </w:tcPr>
            </w:tcPrChange>
          </w:tcPr>
          <w:p w14:paraId="5724D423" w14:textId="77777777" w:rsidR="006C37C2" w:rsidRPr="00D82A73" w:rsidRDefault="006C37C2" w:rsidP="0026766E">
            <w:r w:rsidRPr="00D82A73">
              <w:t>CreateForm</w:t>
            </w:r>
          </w:p>
        </w:tc>
        <w:tc>
          <w:tcPr>
            <w:tcW w:w="2835" w:type="dxa"/>
            <w:shd w:val="clear" w:color="auto" w:fill="auto"/>
            <w:tcPrChange w:id="4492" w:author="Jarno Nieminen" w:date="2014-06-11T12:40:00Z">
              <w:tcPr>
                <w:tcW w:w="2835" w:type="dxa"/>
                <w:shd w:val="clear" w:color="auto" w:fill="auto"/>
              </w:tcPr>
            </w:tcPrChange>
          </w:tcPr>
          <w:p w14:paraId="3AEB343B" w14:textId="77777777" w:rsidR="006C37C2" w:rsidRPr="00D82A73" w:rsidRDefault="006C37C2" w:rsidP="0026766E">
            <w:r w:rsidRPr="00D82A73">
              <w:t>Skapa formulär</w:t>
            </w:r>
          </w:p>
        </w:tc>
        <w:tc>
          <w:tcPr>
            <w:tcW w:w="3969" w:type="dxa"/>
            <w:shd w:val="clear" w:color="auto" w:fill="auto"/>
            <w:tcPrChange w:id="4493" w:author="Jarno Nieminen" w:date="2014-06-11T12:40:00Z">
              <w:tcPr>
                <w:tcW w:w="3969" w:type="dxa"/>
                <w:shd w:val="clear" w:color="auto" w:fill="auto"/>
              </w:tcPr>
            </w:tcPrChange>
          </w:tcPr>
          <w:p w14:paraId="6C3F9C63" w14:textId="77777777" w:rsidR="006C37C2" w:rsidRPr="00D82A73" w:rsidRDefault="006C37C2" w:rsidP="0026766E">
            <w:r w:rsidRPr="00D82A73">
              <w:t>Tjänsten används för att skapa och starta ett formulär.</w:t>
            </w:r>
          </w:p>
        </w:tc>
      </w:tr>
      <w:tr w:rsidR="006C37C2" w:rsidRPr="00D82A73" w14:paraId="62ABB31F" w14:textId="77777777" w:rsidTr="0026766E">
        <w:tc>
          <w:tcPr>
            <w:tcW w:w="2376" w:type="dxa"/>
            <w:shd w:val="clear" w:color="auto" w:fill="auto"/>
            <w:tcPrChange w:id="4494" w:author="Jarno Nieminen" w:date="2014-06-11T12:40:00Z">
              <w:tcPr>
                <w:tcW w:w="2376" w:type="dxa"/>
                <w:shd w:val="clear" w:color="auto" w:fill="auto"/>
              </w:tcPr>
            </w:tcPrChange>
          </w:tcPr>
          <w:p w14:paraId="6E50BA85" w14:textId="77777777" w:rsidR="006C37C2" w:rsidRPr="00D82A73" w:rsidRDefault="006C37C2" w:rsidP="0026766E">
            <w:r w:rsidRPr="00D82A73">
              <w:t>SaveFormPage</w:t>
            </w:r>
          </w:p>
        </w:tc>
        <w:tc>
          <w:tcPr>
            <w:tcW w:w="2835" w:type="dxa"/>
            <w:shd w:val="clear" w:color="auto" w:fill="auto"/>
            <w:tcPrChange w:id="4495" w:author="Jarno Nieminen" w:date="2014-06-11T12:40:00Z">
              <w:tcPr>
                <w:tcW w:w="2835" w:type="dxa"/>
                <w:shd w:val="clear" w:color="auto" w:fill="auto"/>
              </w:tcPr>
            </w:tcPrChange>
          </w:tcPr>
          <w:p w14:paraId="2A10791A" w14:textId="77777777" w:rsidR="006C37C2" w:rsidRPr="00D82A73" w:rsidRDefault="006C37C2" w:rsidP="0026766E">
            <w:r w:rsidRPr="00D82A73">
              <w:t>Temporärspara</w:t>
            </w:r>
          </w:p>
        </w:tc>
        <w:tc>
          <w:tcPr>
            <w:tcW w:w="3969" w:type="dxa"/>
            <w:shd w:val="clear" w:color="auto" w:fill="auto"/>
            <w:tcPrChange w:id="4496" w:author="Jarno Nieminen" w:date="2014-06-11T12:40:00Z">
              <w:tcPr>
                <w:tcW w:w="3969" w:type="dxa"/>
                <w:shd w:val="clear" w:color="auto" w:fill="auto"/>
              </w:tcPr>
            </w:tcPrChange>
          </w:tcPr>
          <w:p w14:paraId="5502ACCA" w14:textId="77777777" w:rsidR="006C37C2" w:rsidRPr="00D82A73" w:rsidRDefault="006C37C2" w:rsidP="0026766E">
            <w:r w:rsidRPr="00D82A73">
              <w:t>Spara och hämta formulärfrågor</w:t>
            </w:r>
          </w:p>
        </w:tc>
      </w:tr>
      <w:tr w:rsidR="006C37C2" w:rsidRPr="00D82A73" w14:paraId="57EE55F1" w14:textId="77777777" w:rsidTr="0026766E">
        <w:tc>
          <w:tcPr>
            <w:tcW w:w="2376" w:type="dxa"/>
            <w:shd w:val="clear" w:color="auto" w:fill="auto"/>
            <w:tcPrChange w:id="4497" w:author="Jarno Nieminen" w:date="2014-06-11T12:40:00Z">
              <w:tcPr>
                <w:tcW w:w="2376" w:type="dxa"/>
                <w:shd w:val="clear" w:color="auto" w:fill="auto"/>
              </w:tcPr>
            </w:tcPrChange>
          </w:tcPr>
          <w:p w14:paraId="7003A21F" w14:textId="77777777" w:rsidR="006C37C2" w:rsidRPr="00D82A73" w:rsidRDefault="006C37C2" w:rsidP="0026766E">
            <w:r w:rsidRPr="00D82A73">
              <w:t>SaveForm</w:t>
            </w:r>
          </w:p>
        </w:tc>
        <w:tc>
          <w:tcPr>
            <w:tcW w:w="2835" w:type="dxa"/>
            <w:shd w:val="clear" w:color="auto" w:fill="auto"/>
            <w:tcPrChange w:id="4498" w:author="Jarno Nieminen" w:date="2014-06-11T12:40:00Z">
              <w:tcPr>
                <w:tcW w:w="2835" w:type="dxa"/>
                <w:shd w:val="clear" w:color="auto" w:fill="auto"/>
              </w:tcPr>
            </w:tcPrChange>
          </w:tcPr>
          <w:p w14:paraId="566F74C0" w14:textId="77777777" w:rsidR="006C37C2" w:rsidRPr="00D82A73" w:rsidRDefault="006C37C2" w:rsidP="0026766E">
            <w:r w:rsidRPr="00D82A73">
              <w:t>Spara och avsluta</w:t>
            </w:r>
          </w:p>
        </w:tc>
        <w:tc>
          <w:tcPr>
            <w:tcW w:w="3969" w:type="dxa"/>
            <w:shd w:val="clear" w:color="auto" w:fill="auto"/>
            <w:tcPrChange w:id="4499" w:author="Jarno Nieminen" w:date="2014-06-11T12:40:00Z">
              <w:tcPr>
                <w:tcW w:w="3969" w:type="dxa"/>
                <w:shd w:val="clear" w:color="auto" w:fill="auto"/>
              </w:tcPr>
            </w:tcPrChange>
          </w:tcPr>
          <w:p w14:paraId="0CDEBC66" w14:textId="77777777" w:rsidR="006C37C2" w:rsidRPr="00D82A73" w:rsidRDefault="006C37C2" w:rsidP="0026766E">
            <w:r w:rsidRPr="00D82A73">
              <w:t>Spara och avsluta formulär.</w:t>
            </w:r>
          </w:p>
        </w:tc>
      </w:tr>
      <w:tr w:rsidR="006C37C2" w:rsidRPr="00D82A73" w14:paraId="0082D4C9" w14:textId="77777777" w:rsidTr="0026766E">
        <w:tc>
          <w:tcPr>
            <w:tcW w:w="2376" w:type="dxa"/>
            <w:shd w:val="clear" w:color="auto" w:fill="auto"/>
            <w:tcPrChange w:id="4500" w:author="Jarno Nieminen" w:date="2014-06-11T12:40:00Z">
              <w:tcPr>
                <w:tcW w:w="2376" w:type="dxa"/>
                <w:shd w:val="clear" w:color="auto" w:fill="auto"/>
              </w:tcPr>
            </w:tcPrChange>
          </w:tcPr>
          <w:p w14:paraId="6D63E3ED" w14:textId="77777777" w:rsidR="006C37C2" w:rsidRPr="00D82A73" w:rsidRDefault="006C37C2" w:rsidP="0026766E">
            <w:r w:rsidRPr="00D82A73">
              <w:t>CancelForm</w:t>
            </w:r>
          </w:p>
        </w:tc>
        <w:tc>
          <w:tcPr>
            <w:tcW w:w="2835" w:type="dxa"/>
            <w:shd w:val="clear" w:color="auto" w:fill="auto"/>
            <w:tcPrChange w:id="4501" w:author="Jarno Nieminen" w:date="2014-06-11T12:40:00Z">
              <w:tcPr>
                <w:tcW w:w="2835" w:type="dxa"/>
                <w:shd w:val="clear" w:color="auto" w:fill="auto"/>
              </w:tcPr>
            </w:tcPrChange>
          </w:tcPr>
          <w:p w14:paraId="2C2BF216" w14:textId="77777777" w:rsidR="006C37C2" w:rsidRPr="00D82A73" w:rsidRDefault="006C37C2" w:rsidP="0026766E">
            <w:r w:rsidRPr="00D82A73">
              <w:t>Avbryt/radera formulär</w:t>
            </w:r>
          </w:p>
        </w:tc>
        <w:tc>
          <w:tcPr>
            <w:tcW w:w="3969" w:type="dxa"/>
            <w:shd w:val="clear" w:color="auto" w:fill="auto"/>
            <w:tcPrChange w:id="4502" w:author="Jarno Nieminen" w:date="2014-06-11T12:40:00Z">
              <w:tcPr>
                <w:tcW w:w="3969" w:type="dxa"/>
                <w:shd w:val="clear" w:color="auto" w:fill="auto"/>
              </w:tcPr>
            </w:tcPrChange>
          </w:tcPr>
          <w:p w14:paraId="2CF2FA8E" w14:textId="77777777" w:rsidR="006C37C2" w:rsidRPr="00D82A73" w:rsidRDefault="006C37C2" w:rsidP="0026766E">
            <w:r w:rsidRPr="00D82A73">
              <w:t>Avbryter och radera ett pågående formulär.</w:t>
            </w:r>
          </w:p>
        </w:tc>
      </w:tr>
      <w:tr w:rsidR="006C37C2" w:rsidRPr="00D82A73" w14:paraId="020D9BFC" w14:textId="77777777" w:rsidTr="0026766E">
        <w:tc>
          <w:tcPr>
            <w:tcW w:w="2376" w:type="dxa"/>
            <w:shd w:val="clear" w:color="auto" w:fill="auto"/>
            <w:tcPrChange w:id="4503" w:author="Jarno Nieminen" w:date="2014-06-11T12:40:00Z">
              <w:tcPr>
                <w:tcW w:w="2376" w:type="dxa"/>
                <w:shd w:val="clear" w:color="auto" w:fill="auto"/>
              </w:tcPr>
            </w:tcPrChange>
          </w:tcPr>
          <w:p w14:paraId="3629C32A" w14:textId="77777777" w:rsidR="006C37C2" w:rsidRPr="00D82A73" w:rsidRDefault="006C37C2" w:rsidP="0026766E">
            <w:r w:rsidRPr="00D82A73">
              <w:t>GetFormQuestionPage</w:t>
            </w:r>
          </w:p>
        </w:tc>
        <w:tc>
          <w:tcPr>
            <w:tcW w:w="2835" w:type="dxa"/>
            <w:shd w:val="clear" w:color="auto" w:fill="auto"/>
            <w:tcPrChange w:id="4504" w:author="Jarno Nieminen" w:date="2014-06-11T12:40:00Z">
              <w:tcPr>
                <w:tcW w:w="2835" w:type="dxa"/>
                <w:shd w:val="clear" w:color="auto" w:fill="auto"/>
              </w:tcPr>
            </w:tcPrChange>
          </w:tcPr>
          <w:p w14:paraId="7B30F92C" w14:textId="77777777" w:rsidR="006C37C2" w:rsidRPr="00D82A73" w:rsidRDefault="006C37C2" w:rsidP="0026766E">
            <w:r w:rsidRPr="00D82A73">
              <w:t xml:space="preserve">Tjänst för hoppa till en sida. </w:t>
            </w:r>
          </w:p>
        </w:tc>
        <w:tc>
          <w:tcPr>
            <w:tcW w:w="3969" w:type="dxa"/>
            <w:shd w:val="clear" w:color="auto" w:fill="auto"/>
            <w:tcPrChange w:id="4505" w:author="Jarno Nieminen" w:date="2014-06-11T12:40:00Z">
              <w:tcPr>
                <w:tcW w:w="3969" w:type="dxa"/>
                <w:shd w:val="clear" w:color="auto" w:fill="auto"/>
              </w:tcPr>
            </w:tcPrChange>
          </w:tcPr>
          <w:p w14:paraId="20D40D44" w14:textId="77777777" w:rsidR="006C37C2" w:rsidRPr="00D82A73" w:rsidRDefault="006C37C2" w:rsidP="0026766E">
            <w:r w:rsidRPr="00D82A73">
              <w:t>Tjänst för att hoppa till en specifik sida(grupp med frågor). Används typiskt för att navigera fram/bak i ett formulär med många frågor.</w:t>
            </w:r>
          </w:p>
        </w:tc>
      </w:tr>
      <w:tr w:rsidR="006C37C2" w:rsidRPr="00D82A73" w14:paraId="6DD425A5" w14:textId="77777777" w:rsidTr="0026766E">
        <w:tc>
          <w:tcPr>
            <w:tcW w:w="2376" w:type="dxa"/>
            <w:shd w:val="clear" w:color="auto" w:fill="auto"/>
            <w:tcPrChange w:id="4506" w:author="Jarno Nieminen" w:date="2014-06-11T12:40:00Z">
              <w:tcPr>
                <w:tcW w:w="2376" w:type="dxa"/>
                <w:shd w:val="clear" w:color="auto" w:fill="auto"/>
              </w:tcPr>
            </w:tcPrChange>
          </w:tcPr>
          <w:p w14:paraId="5F25C173" w14:textId="77777777" w:rsidR="006C37C2" w:rsidRPr="00D82A73" w:rsidRDefault="006C37C2" w:rsidP="0026766E">
            <w:r w:rsidRPr="00D82A73">
              <w:t>CreateFormRequest</w:t>
            </w:r>
          </w:p>
        </w:tc>
        <w:tc>
          <w:tcPr>
            <w:tcW w:w="2835" w:type="dxa"/>
            <w:shd w:val="clear" w:color="auto" w:fill="auto"/>
            <w:tcPrChange w:id="4507" w:author="Jarno Nieminen" w:date="2014-06-11T12:40:00Z">
              <w:tcPr>
                <w:tcW w:w="2835" w:type="dxa"/>
                <w:shd w:val="clear" w:color="auto" w:fill="auto"/>
              </w:tcPr>
            </w:tcPrChange>
          </w:tcPr>
          <w:p w14:paraId="467B4DBE" w14:textId="77777777" w:rsidR="006C37C2" w:rsidRPr="00D82A73" w:rsidRDefault="006C37C2" w:rsidP="0026766E">
            <w:r w:rsidRPr="00D82A73">
              <w:t>Skapa en formulärbegäran.</w:t>
            </w:r>
          </w:p>
        </w:tc>
        <w:tc>
          <w:tcPr>
            <w:tcW w:w="3969" w:type="dxa"/>
            <w:shd w:val="clear" w:color="auto" w:fill="auto"/>
            <w:tcPrChange w:id="4508" w:author="Jarno Nieminen" w:date="2014-06-11T12:40:00Z">
              <w:tcPr>
                <w:tcW w:w="3969" w:type="dxa"/>
                <w:shd w:val="clear" w:color="auto" w:fill="auto"/>
              </w:tcPr>
            </w:tcPrChange>
          </w:tcPr>
          <w:p w14:paraId="03625143" w14:textId="77777777" w:rsidR="006C37C2" w:rsidRPr="00D82A73" w:rsidRDefault="006C37C2" w:rsidP="0026766E">
            <w:r w:rsidRPr="00D82A73">
              <w:t xml:space="preserve">Ett vårdsystem använder tjänsten för att skapa en begäran om formulär. </w:t>
            </w:r>
          </w:p>
        </w:tc>
      </w:tr>
      <w:tr w:rsidR="006C37C2" w:rsidRPr="00D82A73" w14:paraId="275497A2" w14:textId="77777777" w:rsidTr="0026766E">
        <w:tc>
          <w:tcPr>
            <w:tcW w:w="2376" w:type="dxa"/>
            <w:shd w:val="clear" w:color="auto" w:fill="auto"/>
            <w:tcPrChange w:id="4509" w:author="Jarno Nieminen" w:date="2014-06-11T12:40:00Z">
              <w:tcPr>
                <w:tcW w:w="2376" w:type="dxa"/>
                <w:shd w:val="clear" w:color="auto" w:fill="auto"/>
              </w:tcPr>
            </w:tcPrChange>
          </w:tcPr>
          <w:p w14:paraId="7EB50E85" w14:textId="77777777" w:rsidR="006C37C2" w:rsidRPr="00D82A73" w:rsidRDefault="006C37C2" w:rsidP="0026766E">
            <w:r w:rsidRPr="00D82A73">
              <w:t>GetFormTemplate</w:t>
            </w:r>
          </w:p>
        </w:tc>
        <w:tc>
          <w:tcPr>
            <w:tcW w:w="2835" w:type="dxa"/>
            <w:shd w:val="clear" w:color="auto" w:fill="auto"/>
            <w:tcPrChange w:id="4510" w:author="Jarno Nieminen" w:date="2014-06-11T12:40:00Z">
              <w:tcPr>
                <w:tcW w:w="2835" w:type="dxa"/>
                <w:shd w:val="clear" w:color="auto" w:fill="auto"/>
              </w:tcPr>
            </w:tcPrChange>
          </w:tcPr>
          <w:p w14:paraId="02FAED98" w14:textId="77777777" w:rsidR="006C37C2" w:rsidRPr="00D82A73" w:rsidRDefault="006C37C2" w:rsidP="0026766E">
            <w:r w:rsidRPr="00D82A73">
              <w:t>Hämta formulärmall.</w:t>
            </w:r>
          </w:p>
        </w:tc>
        <w:tc>
          <w:tcPr>
            <w:tcW w:w="3969" w:type="dxa"/>
            <w:shd w:val="clear" w:color="auto" w:fill="auto"/>
            <w:tcPrChange w:id="4511" w:author="Jarno Nieminen" w:date="2014-06-11T12:40:00Z">
              <w:tcPr>
                <w:tcW w:w="3969" w:type="dxa"/>
                <w:shd w:val="clear" w:color="auto" w:fill="auto"/>
              </w:tcPr>
            </w:tcPrChange>
          </w:tcPr>
          <w:p w14:paraId="6F799BA2" w14:textId="77777777" w:rsidR="006C37C2" w:rsidRPr="00D82A73" w:rsidRDefault="006C37C2" w:rsidP="0026766E">
            <w:r w:rsidRPr="00D82A73">
              <w:t>Tjänst för att hämta formulärmall från tjänsteproducent.</w:t>
            </w:r>
          </w:p>
        </w:tc>
      </w:tr>
      <w:tr w:rsidR="006C37C2" w:rsidRPr="00D82A73" w14:paraId="608A5B25" w14:textId="77777777" w:rsidTr="0026766E">
        <w:tc>
          <w:tcPr>
            <w:tcW w:w="2376" w:type="dxa"/>
            <w:shd w:val="clear" w:color="auto" w:fill="auto"/>
            <w:tcPrChange w:id="4512" w:author="Jarno Nieminen" w:date="2014-06-11T12:40:00Z">
              <w:tcPr>
                <w:tcW w:w="2376" w:type="dxa"/>
                <w:shd w:val="clear" w:color="auto" w:fill="auto"/>
              </w:tcPr>
            </w:tcPrChange>
          </w:tcPr>
          <w:p w14:paraId="7349DD1E" w14:textId="77777777" w:rsidR="006C37C2" w:rsidRPr="00D82A73" w:rsidRDefault="006C37C2" w:rsidP="0026766E">
            <w:r w:rsidRPr="00D82A73">
              <w:t>SaveFormTemplate</w:t>
            </w:r>
          </w:p>
        </w:tc>
        <w:tc>
          <w:tcPr>
            <w:tcW w:w="2835" w:type="dxa"/>
            <w:shd w:val="clear" w:color="auto" w:fill="auto"/>
            <w:tcPrChange w:id="4513" w:author="Jarno Nieminen" w:date="2014-06-11T12:40:00Z">
              <w:tcPr>
                <w:tcW w:w="2835" w:type="dxa"/>
                <w:shd w:val="clear" w:color="auto" w:fill="auto"/>
              </w:tcPr>
            </w:tcPrChange>
          </w:tcPr>
          <w:p w14:paraId="73B4BBBC" w14:textId="77777777" w:rsidR="006C37C2" w:rsidRPr="00D82A73" w:rsidRDefault="006C37C2" w:rsidP="0026766E">
            <w:r w:rsidRPr="00D82A73">
              <w:t>Spara formulärmall.</w:t>
            </w:r>
          </w:p>
        </w:tc>
        <w:tc>
          <w:tcPr>
            <w:tcW w:w="3969" w:type="dxa"/>
            <w:shd w:val="clear" w:color="auto" w:fill="auto"/>
            <w:tcPrChange w:id="4514" w:author="Jarno Nieminen" w:date="2014-06-11T12:40:00Z">
              <w:tcPr>
                <w:tcW w:w="3969" w:type="dxa"/>
                <w:shd w:val="clear" w:color="auto" w:fill="auto"/>
              </w:tcPr>
            </w:tcPrChange>
          </w:tcPr>
          <w:p w14:paraId="7793149A" w14:textId="77777777" w:rsidR="006C37C2" w:rsidRPr="00D82A73" w:rsidRDefault="006C37C2" w:rsidP="0026766E">
            <w:r w:rsidRPr="00D82A73">
              <w:t>Tjänst för att spara formulärmall hos tjänsteproducent.</w:t>
            </w:r>
          </w:p>
        </w:tc>
      </w:tr>
    </w:tbl>
    <w:p w14:paraId="52A06305" w14:textId="77777777" w:rsidR="0039481C" w:rsidRPr="00C55071" w:rsidRDefault="0039481C" w:rsidP="0039481C"/>
    <w:p w14:paraId="4A7C0546" w14:textId="77777777" w:rsidR="00D70633" w:rsidRDefault="00D70633">
      <w:pPr>
        <w:spacing w:line="240" w:lineRule="auto"/>
        <w:rPr>
          <w:rFonts w:eastAsia="Times New Roman"/>
          <w:bCs/>
          <w:sz w:val="30"/>
          <w:szCs w:val="28"/>
        </w:rPr>
      </w:pPr>
      <w:bookmarkStart w:id="4515" w:name="_Toc386458106"/>
      <w:r>
        <w:br w:type="page"/>
      </w:r>
    </w:p>
    <w:p w14:paraId="400407C5" w14:textId="3F66168D" w:rsidR="006C37C2" w:rsidRPr="00D82A73" w:rsidRDefault="006C37C2" w:rsidP="006C37C2">
      <w:pPr>
        <w:pStyle w:val="Heading1"/>
      </w:pPr>
      <w:bookmarkStart w:id="4516" w:name="_Toc390253667"/>
      <w:r w:rsidRPr="00D82A73">
        <w:lastRenderedPageBreak/>
        <w:t>Tjänstekontrakt GetFormTemplates</w:t>
      </w:r>
      <w:bookmarkEnd w:id="4472"/>
      <w:bookmarkEnd w:id="4515"/>
      <w:bookmarkEnd w:id="4516"/>
    </w:p>
    <w:p w14:paraId="75AAE981" w14:textId="77777777" w:rsidR="006C37C2" w:rsidRPr="00D82A73" w:rsidRDefault="006C37C2" w:rsidP="006C37C2">
      <w:r w:rsidRPr="00D82A73">
        <w:t>Tjänst för att hämta tillgängliga formulär för invånare. Tjänsten används för att lista de formulär som invånaren kan använda för att skapa formulär.</w:t>
      </w:r>
    </w:p>
    <w:p w14:paraId="38CCEB01" w14:textId="77777777" w:rsidR="006C37C2" w:rsidRPr="00D82A73" w:rsidRDefault="006C37C2" w:rsidP="006C37C2"/>
    <w:p w14:paraId="286069FE" w14:textId="77777777" w:rsidR="006C37C2" w:rsidRPr="00D82A73" w:rsidRDefault="006C37C2" w:rsidP="006C37C2">
      <w:r w:rsidRPr="00D82A73">
        <w:t xml:space="preserve">Tjänsten returnerar formulär baserat på olika parametrar. </w:t>
      </w:r>
    </w:p>
    <w:p w14:paraId="15CF0CF1" w14:textId="77777777" w:rsidR="006C37C2" w:rsidRPr="00D82A73" w:rsidRDefault="006C37C2" w:rsidP="004F0033">
      <w:pPr>
        <w:numPr>
          <w:ilvl w:val="0"/>
          <w:numId w:val="42"/>
        </w:numPr>
        <w:spacing w:line="240" w:lineRule="auto"/>
      </w:pPr>
      <w:r w:rsidRPr="00D82A73">
        <w:t>Vårdenhets hsa-id.</w:t>
      </w:r>
    </w:p>
    <w:p w14:paraId="433040F5" w14:textId="77777777" w:rsidR="006C37C2" w:rsidRPr="00D82A73" w:rsidRDefault="006C37C2" w:rsidP="004F0033">
      <w:pPr>
        <w:numPr>
          <w:ilvl w:val="0"/>
          <w:numId w:val="42"/>
        </w:numPr>
        <w:spacing w:line="240" w:lineRule="auto"/>
      </w:pPr>
      <w:r w:rsidRPr="00D82A73">
        <w:t>Personnummer.</w:t>
      </w:r>
    </w:p>
    <w:p w14:paraId="2D38D4D1" w14:textId="77777777" w:rsidR="006C37C2" w:rsidRPr="00D82A73" w:rsidRDefault="006C37C2" w:rsidP="004F0033">
      <w:pPr>
        <w:numPr>
          <w:ilvl w:val="1"/>
          <w:numId w:val="42"/>
        </w:numPr>
        <w:spacing w:line="240" w:lineRule="auto"/>
      </w:pPr>
      <w:r w:rsidRPr="00D82A73">
        <w:t>Indikerar att producerande system kan presentera formulär anpassat till användaren.</w:t>
      </w:r>
    </w:p>
    <w:p w14:paraId="78491949" w14:textId="77777777" w:rsidR="006C37C2" w:rsidRPr="00D82A73" w:rsidRDefault="006C37C2" w:rsidP="004F0033">
      <w:pPr>
        <w:numPr>
          <w:ilvl w:val="0"/>
          <w:numId w:val="42"/>
        </w:numPr>
        <w:spacing w:line="240" w:lineRule="auto"/>
      </w:pPr>
      <w:r w:rsidRPr="00D82A73">
        <w:t>Formulärmall.</w:t>
      </w:r>
    </w:p>
    <w:p w14:paraId="275BEAAD" w14:textId="77777777" w:rsidR="006C37C2" w:rsidRPr="00D82A73" w:rsidRDefault="006C37C2" w:rsidP="004F0033">
      <w:pPr>
        <w:numPr>
          <w:ilvl w:val="1"/>
          <w:numId w:val="42"/>
        </w:numPr>
        <w:spacing w:line="240" w:lineRule="auto"/>
      </w:pPr>
      <w:r w:rsidRPr="00D82A73">
        <w:t>Indikerar att producerandesystem skall presentera formulärmall om denna finns tillgänglig.</w:t>
      </w:r>
    </w:p>
    <w:p w14:paraId="0C46AAB8" w14:textId="77777777" w:rsidR="006C37C2" w:rsidRPr="00D82A73" w:rsidRDefault="006C37C2" w:rsidP="004F0033">
      <w:pPr>
        <w:numPr>
          <w:ilvl w:val="0"/>
          <w:numId w:val="42"/>
        </w:numPr>
        <w:spacing w:line="240" w:lineRule="auto"/>
      </w:pPr>
      <w:r w:rsidRPr="00D82A73">
        <w:t>Hälsoärende.</w:t>
      </w:r>
    </w:p>
    <w:p w14:paraId="0E100D58" w14:textId="77777777" w:rsidR="006C37C2" w:rsidRPr="00D82A73" w:rsidRDefault="006C37C2" w:rsidP="004F0033">
      <w:pPr>
        <w:numPr>
          <w:ilvl w:val="1"/>
          <w:numId w:val="42"/>
        </w:numPr>
        <w:spacing w:line="240" w:lineRule="auto"/>
      </w:pPr>
      <w:r w:rsidRPr="00D82A73">
        <w:t>Indikerar att producerande system skall visa formulär kopplade till hälsoärende.</w:t>
      </w:r>
    </w:p>
    <w:p w14:paraId="18DC9ACC" w14:textId="77777777" w:rsidR="006C37C2" w:rsidRPr="00D82A73" w:rsidRDefault="006C37C2" w:rsidP="006C37C2"/>
    <w:p w14:paraId="622B55EE" w14:textId="77777777" w:rsidR="006C37C2" w:rsidRPr="00D82A73" w:rsidRDefault="006C37C2" w:rsidP="006C37C2"/>
    <w:p w14:paraId="338C72CA" w14:textId="77777777" w:rsidR="006C37C2" w:rsidRPr="00D82A73" w:rsidRDefault="006C37C2" w:rsidP="006C37C2">
      <w:r w:rsidRPr="00D82A73">
        <w:t>Tjänst används för att:</w:t>
      </w:r>
    </w:p>
    <w:p w14:paraId="2E1C755E" w14:textId="77777777" w:rsidR="006C37C2" w:rsidRPr="00D82A73" w:rsidRDefault="006C37C2" w:rsidP="004F0033">
      <w:pPr>
        <w:numPr>
          <w:ilvl w:val="0"/>
          <w:numId w:val="34"/>
        </w:numPr>
        <w:spacing w:line="240" w:lineRule="auto"/>
      </w:pPr>
      <w:r w:rsidRPr="00D82A73">
        <w:t>Hämta och lista formulär som användaren kan använda/fylla i.</w:t>
      </w:r>
    </w:p>
    <w:p w14:paraId="14CF63A7" w14:textId="77777777" w:rsidR="006C37C2" w:rsidRPr="00D82A73" w:rsidRDefault="006C37C2" w:rsidP="004F0033">
      <w:pPr>
        <w:numPr>
          <w:ilvl w:val="0"/>
          <w:numId w:val="34"/>
        </w:numPr>
        <w:spacing w:line="240" w:lineRule="auto"/>
      </w:pPr>
      <w:r w:rsidRPr="00D82A73">
        <w:t>Hämta specifika formulär som användaren skall fylla i.</w:t>
      </w:r>
    </w:p>
    <w:p w14:paraId="732EC299" w14:textId="77777777" w:rsidR="006C37C2" w:rsidRPr="00D82A73" w:rsidRDefault="006C37C2" w:rsidP="004F0033">
      <w:pPr>
        <w:numPr>
          <w:ilvl w:val="0"/>
          <w:numId w:val="34"/>
        </w:numPr>
        <w:spacing w:line="240" w:lineRule="auto"/>
      </w:pPr>
      <w:r w:rsidRPr="00D82A73">
        <w:t xml:space="preserve">Hämta formulär som användaren skall använda som resultat av en vårdprocess/vårdaktivitet. </w:t>
      </w:r>
    </w:p>
    <w:p w14:paraId="09CC7B0D" w14:textId="77777777" w:rsidR="00A1023C" w:rsidRPr="00D82A73" w:rsidRDefault="00A1023C" w:rsidP="00A1023C">
      <w:pPr>
        <w:rPr>
          <w:del w:id="4517" w:author="Jarno Nieminen" w:date="2014-06-11T12:40:00Z"/>
        </w:rPr>
      </w:pPr>
    </w:p>
    <w:p w14:paraId="04995EB8" w14:textId="77777777" w:rsidR="00A1023C" w:rsidRPr="00D82A73" w:rsidRDefault="00A1023C" w:rsidP="00A1023C">
      <w:pPr>
        <w:rPr>
          <w:del w:id="4518" w:author="Jarno Nieminen" w:date="2014-06-11T12:40:00Z"/>
        </w:rPr>
      </w:pPr>
      <w:del w:id="4519" w:author="Jarno Nieminen" w:date="2014-06-11T12:40:00Z">
        <w:r w:rsidRPr="00D82A73">
          <w:delText xml:space="preserve"> </w:delText>
        </w:r>
      </w:del>
    </w:p>
    <w:p w14:paraId="0AD366C7" w14:textId="77777777" w:rsidR="00A1023C" w:rsidRPr="00D82A73" w:rsidRDefault="00A1023C" w:rsidP="00A1023C">
      <w:pPr>
        <w:rPr>
          <w:del w:id="4520" w:author="Jarno Nieminen" w:date="2014-06-11T12:40:00Z"/>
          <w:i/>
        </w:rPr>
      </w:pPr>
    </w:p>
    <w:p w14:paraId="4E727870" w14:textId="7E8BAFDC" w:rsidR="006C37C2" w:rsidRPr="00D82A73" w:rsidRDefault="006C37C2" w:rsidP="006C37C2">
      <w:pPr>
        <w:rPr>
          <w:ins w:id="4521" w:author="Jarno Nieminen" w:date="2014-06-11T12:40:00Z"/>
          <w:i/>
        </w:rPr>
      </w:pPr>
      <w:ins w:id="4522" w:author="Jarno Nieminen" w:date="2014-06-11T12:40:00Z">
        <w:r w:rsidRPr="00D82A73">
          <w:t xml:space="preserve"> </w:t>
        </w:r>
      </w:ins>
    </w:p>
    <w:p w14:paraId="18833FED" w14:textId="6494E8BA" w:rsidR="006C37C2" w:rsidRPr="00D82A73" w:rsidRDefault="006C37C2" w:rsidP="006C37C2">
      <w:pPr>
        <w:pStyle w:val="Heading2"/>
      </w:pPr>
      <w:bookmarkStart w:id="4523" w:name="_Toc258862137"/>
      <w:bookmarkStart w:id="4524" w:name="_Toc386458107"/>
      <w:bookmarkStart w:id="4525" w:name="_Toc390253668"/>
      <w:r w:rsidRPr="00D82A73">
        <w:t>Frivillighet</w:t>
      </w:r>
      <w:bookmarkEnd w:id="4523"/>
      <w:bookmarkEnd w:id="4524"/>
      <w:bookmarkEnd w:id="4525"/>
    </w:p>
    <w:p w14:paraId="7E381566" w14:textId="77777777" w:rsidR="006C37C2" w:rsidRPr="00D82A73" w:rsidRDefault="006C37C2" w:rsidP="006C37C2">
      <w:r w:rsidRPr="00D82A73">
        <w:t xml:space="preserve">Obligatoriskt </w:t>
      </w:r>
    </w:p>
    <w:p w14:paraId="4899F3FF" w14:textId="77777777" w:rsidR="006C37C2" w:rsidRPr="00D82A73" w:rsidRDefault="006C37C2" w:rsidP="006C37C2">
      <w:pPr>
        <w:pStyle w:val="Heading2"/>
      </w:pPr>
      <w:bookmarkStart w:id="4526" w:name="_Toc258862138"/>
      <w:bookmarkStart w:id="4527" w:name="_Toc386458108"/>
      <w:bookmarkStart w:id="4528" w:name="_Toc390253669"/>
      <w:r w:rsidRPr="00D82A73">
        <w:t>Version</w:t>
      </w:r>
      <w:bookmarkEnd w:id="4526"/>
      <w:bookmarkEnd w:id="4527"/>
      <w:bookmarkEnd w:id="4528"/>
    </w:p>
    <w:p w14:paraId="553266E9" w14:textId="77777777" w:rsidR="006C37C2" w:rsidRPr="00D82A73" w:rsidRDefault="006C37C2" w:rsidP="006C37C2">
      <w:r>
        <w:t>2.0</w:t>
      </w:r>
    </w:p>
    <w:p w14:paraId="09A2DA5B" w14:textId="77777777" w:rsidR="006C37C2" w:rsidRPr="00D82A73" w:rsidRDefault="006C37C2" w:rsidP="006C37C2">
      <w:pPr>
        <w:pStyle w:val="Heading2"/>
      </w:pPr>
      <w:bookmarkStart w:id="4529" w:name="_Toc258862139"/>
      <w:bookmarkStart w:id="4530" w:name="_Toc386458109"/>
      <w:bookmarkStart w:id="4531" w:name="_Toc390253670"/>
      <w:r w:rsidRPr="00D82A73">
        <w:t>Tjänstens signatur</w:t>
      </w:r>
      <w:bookmarkEnd w:id="4529"/>
      <w:bookmarkEnd w:id="4530"/>
      <w:bookmarkEnd w:id="4531"/>
    </w:p>
    <w:p w14:paraId="479F8324" w14:textId="77777777" w:rsidR="006C37C2" w:rsidRPr="00D82A73" w:rsidRDefault="006C37C2" w:rsidP="006C37C2">
      <w:r w:rsidRPr="00D82A73">
        <w:t>Request</w:t>
      </w:r>
    </w:p>
    <w:p w14:paraId="4D76CAC1" w14:textId="77777777" w:rsidR="006C37C2" w:rsidRPr="00D82A73" w:rsidRDefault="006C37C2" w:rsidP="004F0033">
      <w:pPr>
        <w:numPr>
          <w:ilvl w:val="0"/>
          <w:numId w:val="35"/>
        </w:numPr>
        <w:spacing w:line="240" w:lineRule="auto"/>
      </w:pPr>
      <w:r w:rsidRPr="00D82A73">
        <w:t>Healthcare_Facility_CareUnit[1..1]</w:t>
      </w:r>
    </w:p>
    <w:p w14:paraId="614D1D50" w14:textId="77777777" w:rsidR="006C37C2" w:rsidRPr="00D82A73" w:rsidRDefault="006C37C2" w:rsidP="004F0033">
      <w:pPr>
        <w:numPr>
          <w:ilvl w:val="0"/>
          <w:numId w:val="35"/>
        </w:numPr>
        <w:spacing w:line="240" w:lineRule="auto"/>
      </w:pPr>
      <w:r w:rsidRPr="00D82A73">
        <w:t>PublishedStatus [0..*]</w:t>
      </w:r>
    </w:p>
    <w:p w14:paraId="666A5FAD" w14:textId="77777777" w:rsidR="006C37C2" w:rsidRPr="00D82A73" w:rsidRDefault="006C37C2" w:rsidP="004F0033">
      <w:pPr>
        <w:numPr>
          <w:ilvl w:val="0"/>
          <w:numId w:val="35"/>
        </w:numPr>
        <w:spacing w:line="240" w:lineRule="auto"/>
      </w:pPr>
      <w:r w:rsidRPr="00D82A73">
        <w:t>SubjectOfCare [0..1]</w:t>
      </w:r>
    </w:p>
    <w:p w14:paraId="19E552FB" w14:textId="77777777" w:rsidR="006C37C2" w:rsidRPr="00D82A73" w:rsidRDefault="006C37C2" w:rsidP="004F0033">
      <w:pPr>
        <w:numPr>
          <w:ilvl w:val="0"/>
          <w:numId w:val="35"/>
        </w:numPr>
        <w:spacing w:line="240" w:lineRule="auto"/>
      </w:pPr>
      <w:r w:rsidRPr="00D82A73">
        <w:rPr>
          <w:rFonts w:eastAsia="Arial Unicode MS"/>
        </w:rPr>
        <w:t>TemplateId</w:t>
      </w:r>
      <w:r w:rsidRPr="00D82A73">
        <w:t xml:space="preserve"> [0..*]</w:t>
      </w:r>
    </w:p>
    <w:p w14:paraId="0DAD2694" w14:textId="77777777" w:rsidR="006C37C2" w:rsidRPr="00D82A73" w:rsidRDefault="006C37C2" w:rsidP="004F0033">
      <w:pPr>
        <w:numPr>
          <w:ilvl w:val="0"/>
          <w:numId w:val="35"/>
        </w:numPr>
        <w:spacing w:line="240" w:lineRule="auto"/>
      </w:pPr>
      <w:r w:rsidRPr="00D82A73">
        <w:t>ClinicalProcessInterestId [0..*]</w:t>
      </w:r>
    </w:p>
    <w:p w14:paraId="46ADA281" w14:textId="77777777" w:rsidR="006C37C2" w:rsidRPr="00D82A73" w:rsidRDefault="006C37C2" w:rsidP="006C37C2">
      <w:r w:rsidRPr="00D82A73">
        <w:t xml:space="preserve">Response </w:t>
      </w:r>
    </w:p>
    <w:p w14:paraId="0E40052F" w14:textId="77777777" w:rsidR="006C37C2" w:rsidRPr="00D82A73" w:rsidRDefault="006C37C2" w:rsidP="004F0033">
      <w:pPr>
        <w:numPr>
          <w:ilvl w:val="0"/>
          <w:numId w:val="36"/>
        </w:numPr>
        <w:spacing w:line="240" w:lineRule="auto"/>
      </w:pPr>
      <w:r w:rsidRPr="00D82A73">
        <w:t>FormsTemplatesType [0..*]</w:t>
      </w:r>
    </w:p>
    <w:p w14:paraId="49139924" w14:textId="77777777" w:rsidR="006C37C2" w:rsidRPr="00D82A73" w:rsidRDefault="006C37C2" w:rsidP="006C37C2"/>
    <w:p w14:paraId="0FE6D558" w14:textId="77777777" w:rsidR="006C37C2" w:rsidRPr="00D82A73" w:rsidRDefault="006C37C2" w:rsidP="006C37C2">
      <w:pPr>
        <w:pStyle w:val="Heading3"/>
      </w:pPr>
      <w:r w:rsidRPr="00D82A73">
        <w:br w:type="page"/>
      </w:r>
      <w:bookmarkStart w:id="4532" w:name="_Toc258862140"/>
      <w:bookmarkStart w:id="4533" w:name="_Toc386458110"/>
      <w:bookmarkStart w:id="4534" w:name="_Toc390253671"/>
      <w:r w:rsidRPr="00D82A73">
        <w:lastRenderedPageBreak/>
        <w:t>Begäran (Request) och Svar (Response)</w:t>
      </w:r>
      <w:bookmarkEnd w:id="4532"/>
      <w:bookmarkEnd w:id="4533"/>
      <w:bookmarkEnd w:id="4534"/>
    </w:p>
    <w:p w14:paraId="25934D96" w14:textId="77777777" w:rsidR="006C37C2" w:rsidRPr="00D82A73" w:rsidRDefault="006C37C2" w:rsidP="006C37C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535"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536">
          <w:tblGrid>
            <w:gridCol w:w="2628"/>
            <w:gridCol w:w="1260"/>
            <w:gridCol w:w="4867"/>
            <w:gridCol w:w="1134"/>
          </w:tblGrid>
        </w:tblGridChange>
      </w:tblGrid>
      <w:tr w:rsidR="006C37C2" w:rsidRPr="00D82A73" w14:paraId="452DED34" w14:textId="77777777" w:rsidTr="0026766E">
        <w:tc>
          <w:tcPr>
            <w:tcW w:w="2628" w:type="dxa"/>
            <w:shd w:val="clear" w:color="auto" w:fill="auto"/>
            <w:tcPrChange w:id="4537" w:author="Jarno Nieminen" w:date="2014-06-11T12:40:00Z">
              <w:tcPr>
                <w:tcW w:w="2628" w:type="dxa"/>
                <w:shd w:val="clear" w:color="auto" w:fill="auto"/>
              </w:tcPr>
            </w:tcPrChange>
          </w:tcPr>
          <w:p w14:paraId="1F144B4F" w14:textId="77777777" w:rsidR="006C37C2" w:rsidRPr="00D82A73" w:rsidRDefault="006C37C2" w:rsidP="0026766E">
            <w:pPr>
              <w:rPr>
                <w:b/>
              </w:rPr>
            </w:pPr>
            <w:r w:rsidRPr="00D82A73">
              <w:rPr>
                <w:b/>
              </w:rPr>
              <w:t>Namn</w:t>
            </w:r>
          </w:p>
        </w:tc>
        <w:tc>
          <w:tcPr>
            <w:tcW w:w="1260" w:type="dxa"/>
            <w:shd w:val="clear" w:color="auto" w:fill="auto"/>
            <w:tcPrChange w:id="4538" w:author="Jarno Nieminen" w:date="2014-06-11T12:40:00Z">
              <w:tcPr>
                <w:tcW w:w="1260" w:type="dxa"/>
                <w:shd w:val="clear" w:color="auto" w:fill="auto"/>
              </w:tcPr>
            </w:tcPrChange>
          </w:tcPr>
          <w:p w14:paraId="6899EB0A" w14:textId="77777777" w:rsidR="006C37C2" w:rsidRPr="00D82A73" w:rsidRDefault="006C37C2" w:rsidP="0026766E">
            <w:pPr>
              <w:rPr>
                <w:b/>
              </w:rPr>
            </w:pPr>
            <w:r w:rsidRPr="00D82A73">
              <w:rPr>
                <w:b/>
              </w:rPr>
              <w:t>Typ</w:t>
            </w:r>
          </w:p>
        </w:tc>
        <w:tc>
          <w:tcPr>
            <w:tcW w:w="4867" w:type="dxa"/>
            <w:shd w:val="clear" w:color="auto" w:fill="auto"/>
            <w:tcPrChange w:id="4539" w:author="Jarno Nieminen" w:date="2014-06-11T12:40:00Z">
              <w:tcPr>
                <w:tcW w:w="4867" w:type="dxa"/>
                <w:shd w:val="clear" w:color="auto" w:fill="auto"/>
              </w:tcPr>
            </w:tcPrChange>
          </w:tcPr>
          <w:p w14:paraId="73DADA90" w14:textId="77777777" w:rsidR="006C37C2" w:rsidRPr="00D82A73" w:rsidRDefault="006C37C2" w:rsidP="0026766E">
            <w:pPr>
              <w:rPr>
                <w:b/>
              </w:rPr>
            </w:pPr>
            <w:r w:rsidRPr="00D82A73">
              <w:rPr>
                <w:b/>
              </w:rPr>
              <w:t>Kommentar</w:t>
            </w:r>
          </w:p>
        </w:tc>
        <w:tc>
          <w:tcPr>
            <w:tcW w:w="1134" w:type="dxa"/>
            <w:shd w:val="clear" w:color="auto" w:fill="auto"/>
            <w:tcPrChange w:id="4540" w:author="Jarno Nieminen" w:date="2014-06-11T12:40:00Z">
              <w:tcPr>
                <w:tcW w:w="1134" w:type="dxa"/>
                <w:shd w:val="clear" w:color="auto" w:fill="auto"/>
              </w:tcPr>
            </w:tcPrChange>
          </w:tcPr>
          <w:p w14:paraId="2DFFB0C9" w14:textId="77777777" w:rsidR="006C37C2" w:rsidRPr="00D82A73" w:rsidRDefault="006C37C2" w:rsidP="0026766E">
            <w:pPr>
              <w:rPr>
                <w:b/>
              </w:rPr>
            </w:pPr>
            <w:r w:rsidRPr="00D82A73">
              <w:rPr>
                <w:b/>
              </w:rPr>
              <w:t>Kardi-nalitet</w:t>
            </w:r>
          </w:p>
        </w:tc>
      </w:tr>
      <w:tr w:rsidR="006C37C2" w:rsidRPr="00D82A73" w14:paraId="28914140" w14:textId="77777777" w:rsidTr="0026766E">
        <w:tc>
          <w:tcPr>
            <w:tcW w:w="2628" w:type="dxa"/>
            <w:shd w:val="clear" w:color="auto" w:fill="auto"/>
            <w:tcPrChange w:id="4541" w:author="Jarno Nieminen" w:date="2014-06-11T12:40:00Z">
              <w:tcPr>
                <w:tcW w:w="2628" w:type="dxa"/>
                <w:shd w:val="clear" w:color="auto" w:fill="auto"/>
              </w:tcPr>
            </w:tcPrChange>
          </w:tcPr>
          <w:p w14:paraId="0DF1CA19" w14:textId="77777777" w:rsidR="006C37C2" w:rsidRPr="00D82A73" w:rsidRDefault="006C37C2" w:rsidP="0026766E">
            <w:pPr>
              <w:rPr>
                <w:i/>
              </w:rPr>
            </w:pPr>
            <w:r w:rsidRPr="00D82A73">
              <w:rPr>
                <w:i/>
              </w:rPr>
              <w:t>Begäran</w:t>
            </w:r>
          </w:p>
        </w:tc>
        <w:tc>
          <w:tcPr>
            <w:tcW w:w="1260" w:type="dxa"/>
            <w:shd w:val="clear" w:color="auto" w:fill="auto"/>
            <w:tcPrChange w:id="4542" w:author="Jarno Nieminen" w:date="2014-06-11T12:40:00Z">
              <w:tcPr>
                <w:tcW w:w="1260" w:type="dxa"/>
                <w:shd w:val="clear" w:color="auto" w:fill="auto"/>
              </w:tcPr>
            </w:tcPrChange>
          </w:tcPr>
          <w:p w14:paraId="0FE2CB45" w14:textId="77777777" w:rsidR="006C37C2" w:rsidRPr="00D82A73" w:rsidRDefault="006C37C2" w:rsidP="0026766E"/>
        </w:tc>
        <w:tc>
          <w:tcPr>
            <w:tcW w:w="4867" w:type="dxa"/>
            <w:shd w:val="clear" w:color="auto" w:fill="auto"/>
            <w:tcPrChange w:id="4543" w:author="Jarno Nieminen" w:date="2014-06-11T12:40:00Z">
              <w:tcPr>
                <w:tcW w:w="4867" w:type="dxa"/>
                <w:shd w:val="clear" w:color="auto" w:fill="auto"/>
              </w:tcPr>
            </w:tcPrChange>
          </w:tcPr>
          <w:p w14:paraId="0A9CD3A9" w14:textId="77777777" w:rsidR="006C37C2" w:rsidRPr="00D82A73" w:rsidRDefault="006C37C2" w:rsidP="0026766E"/>
        </w:tc>
        <w:tc>
          <w:tcPr>
            <w:tcW w:w="1134" w:type="dxa"/>
            <w:shd w:val="clear" w:color="auto" w:fill="auto"/>
            <w:tcPrChange w:id="4544" w:author="Jarno Nieminen" w:date="2014-06-11T12:40:00Z">
              <w:tcPr>
                <w:tcW w:w="1134" w:type="dxa"/>
                <w:shd w:val="clear" w:color="auto" w:fill="auto"/>
              </w:tcPr>
            </w:tcPrChange>
          </w:tcPr>
          <w:p w14:paraId="3D70B9B6" w14:textId="77777777" w:rsidR="006C37C2" w:rsidRPr="00D82A73" w:rsidRDefault="006C37C2" w:rsidP="0026766E"/>
        </w:tc>
      </w:tr>
      <w:tr w:rsidR="006C37C2" w:rsidRPr="00D82A73" w14:paraId="2402FBA0" w14:textId="77777777" w:rsidTr="0026766E">
        <w:tc>
          <w:tcPr>
            <w:tcW w:w="2628" w:type="dxa"/>
            <w:shd w:val="clear" w:color="auto" w:fill="auto"/>
            <w:tcPrChange w:id="4545" w:author="Jarno Nieminen" w:date="2014-06-11T12:40:00Z">
              <w:tcPr>
                <w:tcW w:w="2628" w:type="dxa"/>
                <w:shd w:val="clear" w:color="auto" w:fill="auto"/>
              </w:tcPr>
            </w:tcPrChange>
          </w:tcPr>
          <w:p w14:paraId="67810EB0" w14:textId="77777777" w:rsidR="006C37C2" w:rsidRPr="00D82A73" w:rsidRDefault="006C37C2" w:rsidP="0026766E">
            <w:pPr>
              <w:rPr>
                <w:b/>
              </w:rPr>
            </w:pPr>
            <w:r w:rsidRPr="00D82A73">
              <w:t>Healthcare_Facility_CareUnit</w:t>
            </w:r>
          </w:p>
        </w:tc>
        <w:tc>
          <w:tcPr>
            <w:tcW w:w="1260" w:type="dxa"/>
            <w:shd w:val="clear" w:color="auto" w:fill="auto"/>
            <w:tcPrChange w:id="4546" w:author="Jarno Nieminen" w:date="2014-06-11T12:40:00Z">
              <w:tcPr>
                <w:tcW w:w="1260" w:type="dxa"/>
                <w:shd w:val="clear" w:color="auto" w:fill="auto"/>
              </w:tcPr>
            </w:tcPrChange>
          </w:tcPr>
          <w:p w14:paraId="5D1D58FE" w14:textId="77777777" w:rsidR="006C37C2" w:rsidRPr="00D82A73" w:rsidRDefault="006C37C2" w:rsidP="0026766E"/>
        </w:tc>
        <w:tc>
          <w:tcPr>
            <w:tcW w:w="4867" w:type="dxa"/>
            <w:shd w:val="clear" w:color="auto" w:fill="auto"/>
            <w:tcPrChange w:id="4547" w:author="Jarno Nieminen" w:date="2014-06-11T12:40:00Z">
              <w:tcPr>
                <w:tcW w:w="4867" w:type="dxa"/>
                <w:shd w:val="clear" w:color="auto" w:fill="auto"/>
              </w:tcPr>
            </w:tcPrChange>
          </w:tcPr>
          <w:p w14:paraId="49EBE70F" w14:textId="77777777" w:rsidR="006C37C2" w:rsidRPr="00D82A73" w:rsidRDefault="006C37C2" w:rsidP="0026766E">
            <w:r w:rsidRPr="00D82A73">
              <w:t xml:space="preserve">Hsa-Id (Vårdenhet/enhets-id).   </w:t>
            </w:r>
          </w:p>
          <w:p w14:paraId="7A0BFBAB" w14:textId="77777777" w:rsidR="006C37C2" w:rsidRPr="00D82A73" w:rsidRDefault="006C37C2" w:rsidP="0026766E">
            <w:r w:rsidRPr="00D82A73">
              <w:t>T.ex. se2321000016-1hz3</w:t>
            </w:r>
          </w:p>
        </w:tc>
        <w:tc>
          <w:tcPr>
            <w:tcW w:w="1134" w:type="dxa"/>
            <w:shd w:val="clear" w:color="auto" w:fill="auto"/>
            <w:tcPrChange w:id="4548" w:author="Jarno Nieminen" w:date="2014-06-11T12:40:00Z">
              <w:tcPr>
                <w:tcW w:w="1134" w:type="dxa"/>
                <w:shd w:val="clear" w:color="auto" w:fill="auto"/>
              </w:tcPr>
            </w:tcPrChange>
          </w:tcPr>
          <w:p w14:paraId="38C2CB6E" w14:textId="77777777" w:rsidR="006C37C2" w:rsidRPr="00D82A73" w:rsidRDefault="006C37C2" w:rsidP="0026766E">
            <w:pPr>
              <w:rPr>
                <w:b/>
              </w:rPr>
            </w:pPr>
            <w:r w:rsidRPr="00D82A73">
              <w:t>1..1</w:t>
            </w:r>
          </w:p>
        </w:tc>
      </w:tr>
      <w:tr w:rsidR="006C37C2" w:rsidRPr="00D82A73" w14:paraId="219AF23A" w14:textId="77777777" w:rsidTr="0026766E">
        <w:tc>
          <w:tcPr>
            <w:tcW w:w="2628" w:type="dxa"/>
            <w:shd w:val="clear" w:color="auto" w:fill="auto"/>
            <w:tcPrChange w:id="4549" w:author="Jarno Nieminen" w:date="2014-06-11T12:40:00Z">
              <w:tcPr>
                <w:tcW w:w="2628" w:type="dxa"/>
                <w:shd w:val="clear" w:color="auto" w:fill="auto"/>
              </w:tcPr>
            </w:tcPrChange>
          </w:tcPr>
          <w:p w14:paraId="217BF99A" w14:textId="77777777" w:rsidR="006C37C2" w:rsidRPr="00D82A73" w:rsidRDefault="006C37C2" w:rsidP="0026766E">
            <w:r w:rsidRPr="00D82A73">
              <w:t>PublishedStatus</w:t>
            </w:r>
          </w:p>
        </w:tc>
        <w:tc>
          <w:tcPr>
            <w:tcW w:w="1260" w:type="dxa"/>
            <w:shd w:val="clear" w:color="auto" w:fill="auto"/>
            <w:tcPrChange w:id="4550" w:author="Jarno Nieminen" w:date="2014-06-11T12:40:00Z">
              <w:tcPr>
                <w:tcW w:w="1260" w:type="dxa"/>
                <w:shd w:val="clear" w:color="auto" w:fill="auto"/>
              </w:tcPr>
            </w:tcPrChange>
          </w:tcPr>
          <w:p w14:paraId="2C233F92" w14:textId="77777777" w:rsidR="006C37C2" w:rsidRPr="00D82A73" w:rsidRDefault="006C37C2" w:rsidP="0026766E"/>
        </w:tc>
        <w:tc>
          <w:tcPr>
            <w:tcW w:w="4867" w:type="dxa"/>
            <w:shd w:val="clear" w:color="auto" w:fill="auto"/>
            <w:tcPrChange w:id="4551" w:author="Jarno Nieminen" w:date="2014-06-11T12:40:00Z">
              <w:tcPr>
                <w:tcW w:w="4867" w:type="dxa"/>
                <w:shd w:val="clear" w:color="auto" w:fill="auto"/>
              </w:tcPr>
            </w:tcPrChange>
          </w:tcPr>
          <w:p w14:paraId="5F4A8779" w14:textId="77777777" w:rsidR="006C37C2" w:rsidRPr="00D82A73" w:rsidRDefault="006C37C2" w:rsidP="0026766E">
            <w:r w:rsidRPr="00D82A73">
              <w:t>Indikerar vilken status en mall skall ha.</w:t>
            </w:r>
          </w:p>
        </w:tc>
        <w:tc>
          <w:tcPr>
            <w:tcW w:w="1134" w:type="dxa"/>
            <w:shd w:val="clear" w:color="auto" w:fill="auto"/>
            <w:tcPrChange w:id="4552" w:author="Jarno Nieminen" w:date="2014-06-11T12:40:00Z">
              <w:tcPr>
                <w:tcW w:w="1134" w:type="dxa"/>
                <w:shd w:val="clear" w:color="auto" w:fill="auto"/>
              </w:tcPr>
            </w:tcPrChange>
          </w:tcPr>
          <w:p w14:paraId="493C1914" w14:textId="77777777" w:rsidR="006C37C2" w:rsidRPr="00D82A73" w:rsidRDefault="006C37C2" w:rsidP="0026766E">
            <w:r w:rsidRPr="00D82A73">
              <w:t>0..*</w:t>
            </w:r>
          </w:p>
        </w:tc>
      </w:tr>
      <w:tr w:rsidR="006C37C2" w:rsidRPr="00D82A73" w14:paraId="6F4A81AB" w14:textId="77777777" w:rsidTr="0026766E">
        <w:tc>
          <w:tcPr>
            <w:tcW w:w="2628" w:type="dxa"/>
            <w:shd w:val="clear" w:color="auto" w:fill="auto"/>
            <w:tcPrChange w:id="4553" w:author="Jarno Nieminen" w:date="2014-06-11T12:40:00Z">
              <w:tcPr>
                <w:tcW w:w="2628" w:type="dxa"/>
                <w:shd w:val="clear" w:color="auto" w:fill="auto"/>
              </w:tcPr>
            </w:tcPrChange>
          </w:tcPr>
          <w:p w14:paraId="504B6C5E" w14:textId="77777777" w:rsidR="006C37C2" w:rsidRPr="00D82A73" w:rsidRDefault="006C37C2" w:rsidP="0026766E">
            <w:pPr>
              <w:rPr>
                <w:b/>
              </w:rPr>
            </w:pPr>
            <w:r w:rsidRPr="00D82A73">
              <w:t>SubjectOfCare</w:t>
            </w:r>
          </w:p>
        </w:tc>
        <w:tc>
          <w:tcPr>
            <w:tcW w:w="1260" w:type="dxa"/>
            <w:shd w:val="clear" w:color="auto" w:fill="auto"/>
            <w:tcPrChange w:id="4554" w:author="Jarno Nieminen" w:date="2014-06-11T12:40:00Z">
              <w:tcPr>
                <w:tcW w:w="1260" w:type="dxa"/>
                <w:shd w:val="clear" w:color="auto" w:fill="auto"/>
              </w:tcPr>
            </w:tcPrChange>
          </w:tcPr>
          <w:p w14:paraId="78892F0E" w14:textId="77777777" w:rsidR="006C37C2" w:rsidRPr="00D82A73" w:rsidRDefault="006C37C2" w:rsidP="0026766E"/>
        </w:tc>
        <w:tc>
          <w:tcPr>
            <w:tcW w:w="4867" w:type="dxa"/>
            <w:shd w:val="clear" w:color="auto" w:fill="auto"/>
            <w:tcPrChange w:id="4555" w:author="Jarno Nieminen" w:date="2014-06-11T12:40:00Z">
              <w:tcPr>
                <w:tcW w:w="4867" w:type="dxa"/>
                <w:shd w:val="clear" w:color="auto" w:fill="auto"/>
              </w:tcPr>
            </w:tcPrChange>
          </w:tcPr>
          <w:p w14:paraId="41DF3548" w14:textId="77777777" w:rsidR="006C37C2" w:rsidRPr="00D82A73" w:rsidRDefault="006C37C2" w:rsidP="0026766E">
            <w:r w:rsidRPr="00D82A73">
              <w:t xml:space="preserve">Starkt autentiserad användares personnummer. </w:t>
            </w:r>
          </w:p>
          <w:p w14:paraId="2B0BD51D" w14:textId="77777777" w:rsidR="006C37C2" w:rsidRPr="00D82A73" w:rsidRDefault="006C37C2" w:rsidP="0026766E">
            <w:r w:rsidRPr="00D82A73">
              <w:t>T.ex. 191212121212 (yyyymmddnnnn)</w:t>
            </w:r>
          </w:p>
          <w:p w14:paraId="7FFB77B9"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556" w:author="Jarno Nieminen" w:date="2014-06-11T12:40:00Z">
              <w:tcPr>
                <w:tcW w:w="1134" w:type="dxa"/>
                <w:shd w:val="clear" w:color="auto" w:fill="auto"/>
              </w:tcPr>
            </w:tcPrChange>
          </w:tcPr>
          <w:p w14:paraId="6D2CEB44" w14:textId="77777777" w:rsidR="006C37C2" w:rsidRPr="00D82A73" w:rsidRDefault="006C37C2" w:rsidP="0026766E">
            <w:pPr>
              <w:rPr>
                <w:b/>
              </w:rPr>
            </w:pPr>
            <w:r w:rsidRPr="00D82A73">
              <w:t>0..1</w:t>
            </w:r>
          </w:p>
        </w:tc>
      </w:tr>
      <w:tr w:rsidR="006C37C2" w:rsidRPr="00D82A73" w14:paraId="2CC90E23" w14:textId="77777777" w:rsidTr="0026766E">
        <w:tc>
          <w:tcPr>
            <w:tcW w:w="2628" w:type="dxa"/>
            <w:shd w:val="clear" w:color="auto" w:fill="auto"/>
            <w:tcPrChange w:id="4557" w:author="Jarno Nieminen" w:date="2014-06-11T12:40:00Z">
              <w:tcPr>
                <w:tcW w:w="2628" w:type="dxa"/>
                <w:shd w:val="clear" w:color="auto" w:fill="auto"/>
              </w:tcPr>
            </w:tcPrChange>
          </w:tcPr>
          <w:p w14:paraId="185D619A" w14:textId="77777777" w:rsidR="006C37C2" w:rsidRPr="00D82A73" w:rsidRDefault="006C37C2" w:rsidP="0026766E">
            <w:r w:rsidRPr="00D82A73">
              <w:rPr>
                <w:rFonts w:eastAsia="Arial Unicode MS"/>
              </w:rPr>
              <w:t>TemplateId</w:t>
            </w:r>
          </w:p>
        </w:tc>
        <w:tc>
          <w:tcPr>
            <w:tcW w:w="1260" w:type="dxa"/>
            <w:shd w:val="clear" w:color="auto" w:fill="auto"/>
            <w:tcPrChange w:id="4558" w:author="Jarno Nieminen" w:date="2014-06-11T12:40:00Z">
              <w:tcPr>
                <w:tcW w:w="1260" w:type="dxa"/>
                <w:shd w:val="clear" w:color="auto" w:fill="auto"/>
              </w:tcPr>
            </w:tcPrChange>
          </w:tcPr>
          <w:p w14:paraId="51761AC0" w14:textId="77777777" w:rsidR="006C37C2" w:rsidRPr="00D82A73" w:rsidRDefault="006C37C2" w:rsidP="0026766E"/>
        </w:tc>
        <w:tc>
          <w:tcPr>
            <w:tcW w:w="4867" w:type="dxa"/>
            <w:shd w:val="clear" w:color="auto" w:fill="auto"/>
            <w:tcPrChange w:id="4559" w:author="Jarno Nieminen" w:date="2014-06-11T12:40:00Z">
              <w:tcPr>
                <w:tcW w:w="4867" w:type="dxa"/>
                <w:shd w:val="clear" w:color="auto" w:fill="auto"/>
              </w:tcPr>
            </w:tcPrChange>
          </w:tcPr>
          <w:p w14:paraId="3AED0E5E" w14:textId="77777777" w:rsidR="006C37C2" w:rsidRPr="00D82A73" w:rsidRDefault="006C37C2" w:rsidP="0026766E">
            <w:r w:rsidRPr="00D82A73">
              <w:t>Typ av formulärmall. Kodverk. Om denna inte anges skall formulärtjänsten som default returnera ALLA tillgängliga formulär för medborgaren.</w:t>
            </w:r>
          </w:p>
        </w:tc>
        <w:tc>
          <w:tcPr>
            <w:tcW w:w="1134" w:type="dxa"/>
            <w:shd w:val="clear" w:color="auto" w:fill="auto"/>
            <w:tcPrChange w:id="4560" w:author="Jarno Nieminen" w:date="2014-06-11T12:40:00Z">
              <w:tcPr>
                <w:tcW w:w="1134" w:type="dxa"/>
                <w:shd w:val="clear" w:color="auto" w:fill="auto"/>
              </w:tcPr>
            </w:tcPrChange>
          </w:tcPr>
          <w:p w14:paraId="334D0517" w14:textId="77777777" w:rsidR="006C37C2" w:rsidRPr="00D82A73" w:rsidRDefault="006C37C2" w:rsidP="0026766E">
            <w:r w:rsidRPr="00D82A73">
              <w:t>0..*</w:t>
            </w:r>
          </w:p>
        </w:tc>
      </w:tr>
      <w:tr w:rsidR="006C37C2" w:rsidRPr="00D82A73" w14:paraId="36AE2C1A" w14:textId="77777777" w:rsidTr="0026766E">
        <w:tc>
          <w:tcPr>
            <w:tcW w:w="2628" w:type="dxa"/>
            <w:shd w:val="clear" w:color="auto" w:fill="auto"/>
            <w:tcPrChange w:id="4561" w:author="Jarno Nieminen" w:date="2014-06-11T12:40:00Z">
              <w:tcPr>
                <w:tcW w:w="2628" w:type="dxa"/>
                <w:shd w:val="clear" w:color="auto" w:fill="auto"/>
              </w:tcPr>
            </w:tcPrChange>
          </w:tcPr>
          <w:p w14:paraId="383012D5" w14:textId="77777777" w:rsidR="006C37C2" w:rsidRPr="00D82A73" w:rsidRDefault="006C37C2" w:rsidP="0026766E">
            <w:pPr>
              <w:rPr>
                <w:i/>
              </w:rPr>
            </w:pPr>
            <w:r w:rsidRPr="00D82A73">
              <w:t>ClinicalProcessInterestId</w:t>
            </w:r>
          </w:p>
        </w:tc>
        <w:tc>
          <w:tcPr>
            <w:tcW w:w="1260" w:type="dxa"/>
            <w:shd w:val="clear" w:color="auto" w:fill="auto"/>
            <w:tcPrChange w:id="4562" w:author="Jarno Nieminen" w:date="2014-06-11T12:40:00Z">
              <w:tcPr>
                <w:tcW w:w="1260" w:type="dxa"/>
                <w:shd w:val="clear" w:color="auto" w:fill="auto"/>
              </w:tcPr>
            </w:tcPrChange>
          </w:tcPr>
          <w:p w14:paraId="274F3F1C" w14:textId="77777777" w:rsidR="006C37C2" w:rsidRPr="00D82A73" w:rsidRDefault="006C37C2" w:rsidP="0026766E"/>
        </w:tc>
        <w:tc>
          <w:tcPr>
            <w:tcW w:w="4867" w:type="dxa"/>
            <w:shd w:val="clear" w:color="auto" w:fill="auto"/>
            <w:tcPrChange w:id="4563" w:author="Jarno Nieminen" w:date="2014-06-11T12:40:00Z">
              <w:tcPr>
                <w:tcW w:w="4867" w:type="dxa"/>
                <w:shd w:val="clear" w:color="auto" w:fill="auto"/>
              </w:tcPr>
            </w:tcPrChange>
          </w:tcPr>
          <w:p w14:paraId="2634E4D3" w14:textId="77777777" w:rsidR="006C37C2" w:rsidRPr="00D82A73" w:rsidRDefault="006C37C2" w:rsidP="0026766E">
            <w:r w:rsidRPr="00D82A73">
              <w:t>Hälsoärende.</w:t>
            </w:r>
          </w:p>
        </w:tc>
        <w:tc>
          <w:tcPr>
            <w:tcW w:w="1134" w:type="dxa"/>
            <w:shd w:val="clear" w:color="auto" w:fill="auto"/>
            <w:tcPrChange w:id="4564" w:author="Jarno Nieminen" w:date="2014-06-11T12:40:00Z">
              <w:tcPr>
                <w:tcW w:w="1134" w:type="dxa"/>
                <w:shd w:val="clear" w:color="auto" w:fill="auto"/>
              </w:tcPr>
            </w:tcPrChange>
          </w:tcPr>
          <w:p w14:paraId="563B2959" w14:textId="77777777" w:rsidR="006C37C2" w:rsidRPr="00D82A73" w:rsidRDefault="006C37C2" w:rsidP="0026766E">
            <w:r w:rsidRPr="00D82A73">
              <w:t>0..*</w:t>
            </w:r>
          </w:p>
        </w:tc>
      </w:tr>
      <w:tr w:rsidR="006C37C2" w:rsidRPr="00D82A73" w14:paraId="6E35D81B" w14:textId="77777777" w:rsidTr="0026766E">
        <w:tc>
          <w:tcPr>
            <w:tcW w:w="2628" w:type="dxa"/>
            <w:shd w:val="clear" w:color="auto" w:fill="auto"/>
            <w:tcPrChange w:id="4565" w:author="Jarno Nieminen" w:date="2014-06-11T12:40:00Z">
              <w:tcPr>
                <w:tcW w:w="2628" w:type="dxa"/>
                <w:shd w:val="clear" w:color="auto" w:fill="auto"/>
              </w:tcPr>
            </w:tcPrChange>
          </w:tcPr>
          <w:p w14:paraId="52DEA315" w14:textId="77777777" w:rsidR="006C37C2" w:rsidRPr="00D82A73" w:rsidRDefault="006C37C2" w:rsidP="0026766E">
            <w:pPr>
              <w:rPr>
                <w:i/>
              </w:rPr>
            </w:pPr>
            <w:r w:rsidRPr="00D82A73">
              <w:rPr>
                <w:i/>
              </w:rPr>
              <w:t>Svar</w:t>
            </w:r>
          </w:p>
        </w:tc>
        <w:tc>
          <w:tcPr>
            <w:tcW w:w="1260" w:type="dxa"/>
            <w:shd w:val="clear" w:color="auto" w:fill="auto"/>
            <w:tcPrChange w:id="4566" w:author="Jarno Nieminen" w:date="2014-06-11T12:40:00Z">
              <w:tcPr>
                <w:tcW w:w="1260" w:type="dxa"/>
                <w:shd w:val="clear" w:color="auto" w:fill="auto"/>
              </w:tcPr>
            </w:tcPrChange>
          </w:tcPr>
          <w:p w14:paraId="42233AF7" w14:textId="77777777" w:rsidR="006C37C2" w:rsidRPr="00D82A73" w:rsidRDefault="006C37C2" w:rsidP="0026766E"/>
        </w:tc>
        <w:tc>
          <w:tcPr>
            <w:tcW w:w="4867" w:type="dxa"/>
            <w:shd w:val="clear" w:color="auto" w:fill="auto"/>
            <w:tcPrChange w:id="4567" w:author="Jarno Nieminen" w:date="2014-06-11T12:40:00Z">
              <w:tcPr>
                <w:tcW w:w="4867" w:type="dxa"/>
                <w:shd w:val="clear" w:color="auto" w:fill="auto"/>
              </w:tcPr>
            </w:tcPrChange>
          </w:tcPr>
          <w:p w14:paraId="5C99E381" w14:textId="77777777" w:rsidR="006C37C2" w:rsidRPr="00D82A73" w:rsidRDefault="006C37C2" w:rsidP="0026766E"/>
        </w:tc>
        <w:tc>
          <w:tcPr>
            <w:tcW w:w="1134" w:type="dxa"/>
            <w:shd w:val="clear" w:color="auto" w:fill="auto"/>
            <w:tcPrChange w:id="4568" w:author="Jarno Nieminen" w:date="2014-06-11T12:40:00Z">
              <w:tcPr>
                <w:tcW w:w="1134" w:type="dxa"/>
                <w:shd w:val="clear" w:color="auto" w:fill="auto"/>
              </w:tcPr>
            </w:tcPrChange>
          </w:tcPr>
          <w:p w14:paraId="16B9BA89" w14:textId="77777777" w:rsidR="006C37C2" w:rsidRPr="00D82A73" w:rsidRDefault="006C37C2" w:rsidP="0026766E"/>
        </w:tc>
      </w:tr>
      <w:tr w:rsidR="006C37C2" w:rsidRPr="00D82A73" w14:paraId="6CEF71F7" w14:textId="77777777" w:rsidTr="0026766E">
        <w:tc>
          <w:tcPr>
            <w:tcW w:w="2628" w:type="dxa"/>
            <w:shd w:val="clear" w:color="auto" w:fill="auto"/>
            <w:tcPrChange w:id="4569" w:author="Jarno Nieminen" w:date="2014-06-11T12:40:00Z">
              <w:tcPr>
                <w:tcW w:w="2628" w:type="dxa"/>
                <w:shd w:val="clear" w:color="auto" w:fill="auto"/>
              </w:tcPr>
            </w:tcPrChange>
          </w:tcPr>
          <w:p w14:paraId="22B088CF" w14:textId="77777777" w:rsidR="006C37C2" w:rsidRPr="00D82A73" w:rsidRDefault="006C37C2" w:rsidP="0026766E">
            <w:pPr>
              <w:rPr>
                <w:b/>
              </w:rPr>
            </w:pPr>
            <w:r w:rsidRPr="00D82A73">
              <w:t>FormTemplate</w:t>
            </w:r>
          </w:p>
        </w:tc>
        <w:tc>
          <w:tcPr>
            <w:tcW w:w="1260" w:type="dxa"/>
            <w:shd w:val="clear" w:color="auto" w:fill="auto"/>
            <w:tcPrChange w:id="4570" w:author="Jarno Nieminen" w:date="2014-06-11T12:40:00Z">
              <w:tcPr>
                <w:tcW w:w="1260" w:type="dxa"/>
                <w:shd w:val="clear" w:color="auto" w:fill="auto"/>
              </w:tcPr>
            </w:tcPrChange>
          </w:tcPr>
          <w:p w14:paraId="697D308F" w14:textId="77777777" w:rsidR="006C37C2" w:rsidRPr="00D82A73" w:rsidRDefault="006C37C2" w:rsidP="0026766E">
            <w:pPr>
              <w:rPr>
                <w:b/>
              </w:rPr>
            </w:pPr>
            <w:r w:rsidRPr="00D82A73">
              <w:t xml:space="preserve"> </w:t>
            </w:r>
          </w:p>
        </w:tc>
        <w:tc>
          <w:tcPr>
            <w:tcW w:w="4867" w:type="dxa"/>
            <w:shd w:val="clear" w:color="auto" w:fill="auto"/>
            <w:tcPrChange w:id="4571" w:author="Jarno Nieminen" w:date="2014-06-11T12:40:00Z">
              <w:tcPr>
                <w:tcW w:w="4867" w:type="dxa"/>
                <w:shd w:val="clear" w:color="auto" w:fill="auto"/>
              </w:tcPr>
            </w:tcPrChange>
          </w:tcPr>
          <w:p w14:paraId="02BCC31B" w14:textId="77777777" w:rsidR="006C37C2" w:rsidRPr="00D82A73" w:rsidRDefault="006C37C2" w:rsidP="0026766E">
            <w:pPr>
              <w:rPr>
                <w:b/>
              </w:rPr>
            </w:pPr>
            <w:r w:rsidRPr="00D82A73">
              <w:t>Objekt FormTemplateType.</w:t>
            </w:r>
          </w:p>
        </w:tc>
        <w:tc>
          <w:tcPr>
            <w:tcW w:w="1134" w:type="dxa"/>
            <w:shd w:val="clear" w:color="auto" w:fill="auto"/>
            <w:tcPrChange w:id="4572" w:author="Jarno Nieminen" w:date="2014-06-11T12:40:00Z">
              <w:tcPr>
                <w:tcW w:w="1134" w:type="dxa"/>
                <w:shd w:val="clear" w:color="auto" w:fill="auto"/>
              </w:tcPr>
            </w:tcPrChange>
          </w:tcPr>
          <w:p w14:paraId="1E959E87" w14:textId="77777777" w:rsidR="006C37C2" w:rsidRPr="00D82A73" w:rsidRDefault="006C37C2" w:rsidP="0026766E">
            <w:pPr>
              <w:rPr>
                <w:b/>
              </w:rPr>
            </w:pPr>
            <w:r w:rsidRPr="00D82A73">
              <w:t>0..*</w:t>
            </w:r>
          </w:p>
        </w:tc>
      </w:tr>
    </w:tbl>
    <w:p w14:paraId="38F4082B" w14:textId="77777777" w:rsidR="006C37C2" w:rsidRPr="00D82A73" w:rsidRDefault="006C37C2" w:rsidP="006C37C2"/>
    <w:p w14:paraId="04EA21C8" w14:textId="77777777" w:rsidR="006C37C2" w:rsidRPr="00D82A73" w:rsidRDefault="006C37C2" w:rsidP="006C37C2"/>
    <w:p w14:paraId="251EA610" w14:textId="77777777" w:rsidR="006C37C2" w:rsidRPr="00D82A73" w:rsidRDefault="006C37C2" w:rsidP="006C37C2">
      <w:pPr>
        <w:pStyle w:val="Heading2"/>
      </w:pPr>
      <w:bookmarkStart w:id="4573" w:name="_Toc258862141"/>
      <w:bookmarkStart w:id="4574" w:name="_Toc386458111"/>
      <w:bookmarkStart w:id="4575" w:name="_Toc390253672"/>
      <w:r w:rsidRPr="00D82A73">
        <w:t>Regler</w:t>
      </w:r>
      <w:bookmarkEnd w:id="4573"/>
      <w:bookmarkEnd w:id="4574"/>
      <w:bookmarkEnd w:id="4575"/>
    </w:p>
    <w:p w14:paraId="23D57454" w14:textId="77777777" w:rsidR="006C37C2" w:rsidRPr="00D82A73" w:rsidRDefault="006C37C2" w:rsidP="006C37C2">
      <w:pPr>
        <w:pStyle w:val="Heading3"/>
      </w:pPr>
      <w:bookmarkStart w:id="4576" w:name="_Toc258862142"/>
      <w:bookmarkStart w:id="4577" w:name="_Toc386458112"/>
      <w:bookmarkStart w:id="4578" w:name="_Toc390253673"/>
      <w:r w:rsidRPr="00D82A73">
        <w:t>Begäran</w:t>
      </w:r>
      <w:bookmarkEnd w:id="4576"/>
      <w:bookmarkEnd w:id="4577"/>
      <w:bookmarkEnd w:id="4578"/>
    </w:p>
    <w:p w14:paraId="4EDC7D0D"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7BB640F3" w14:textId="77777777" w:rsidR="006C37C2" w:rsidRPr="00D82A73" w:rsidRDefault="006C37C2" w:rsidP="006C37C2"/>
    <w:p w14:paraId="19E69354" w14:textId="77777777" w:rsidR="006C37C2" w:rsidRPr="00D82A73" w:rsidRDefault="006C37C2" w:rsidP="006C37C2">
      <w:r w:rsidRPr="00D82A73">
        <w:t>Filtreringsprioritet</w:t>
      </w:r>
    </w:p>
    <w:p w14:paraId="3DAECA78" w14:textId="77777777" w:rsidR="006C37C2" w:rsidRPr="00D82A73" w:rsidRDefault="006C37C2" w:rsidP="004F0033">
      <w:pPr>
        <w:numPr>
          <w:ilvl w:val="0"/>
          <w:numId w:val="43"/>
        </w:numPr>
        <w:spacing w:line="240" w:lineRule="auto"/>
      </w:pPr>
      <w:r w:rsidRPr="00D82A73">
        <w:t>Personnummer (subjectOfCare).</w:t>
      </w:r>
    </w:p>
    <w:p w14:paraId="759A25F9" w14:textId="77777777" w:rsidR="006C37C2" w:rsidRPr="00D82A73" w:rsidRDefault="006C37C2" w:rsidP="004F0033">
      <w:pPr>
        <w:numPr>
          <w:ilvl w:val="0"/>
          <w:numId w:val="43"/>
        </w:numPr>
        <w:spacing w:line="240" w:lineRule="auto"/>
      </w:pPr>
      <w:r w:rsidRPr="00D82A73">
        <w:t>Hälsoärende (ClinicalProcessInterestId). Formulär relaterade till ett eller flera hälsoärenden.</w:t>
      </w:r>
    </w:p>
    <w:p w14:paraId="35AFAD21" w14:textId="77777777" w:rsidR="006C37C2" w:rsidRPr="00D82A73" w:rsidRDefault="006C37C2" w:rsidP="004F0033">
      <w:pPr>
        <w:numPr>
          <w:ilvl w:val="0"/>
          <w:numId w:val="43"/>
        </w:numPr>
        <w:spacing w:line="240" w:lineRule="auto"/>
      </w:pPr>
      <w:r w:rsidRPr="00D82A73">
        <w:t>Formulärtyp (TemplateId).</w:t>
      </w:r>
    </w:p>
    <w:p w14:paraId="2F91A594" w14:textId="77777777" w:rsidR="006C37C2" w:rsidRPr="00D82A73" w:rsidRDefault="006C37C2" w:rsidP="006C37C2">
      <w:r w:rsidRPr="00D82A73">
        <w:t xml:space="preserve"> </w:t>
      </w:r>
    </w:p>
    <w:p w14:paraId="0189E966" w14:textId="77777777" w:rsidR="006C37C2" w:rsidRPr="00D82A73" w:rsidRDefault="006C37C2" w:rsidP="006C37C2">
      <w:pPr>
        <w:pStyle w:val="Heading3"/>
      </w:pPr>
      <w:bookmarkStart w:id="4579" w:name="_Toc258862143"/>
      <w:bookmarkStart w:id="4580" w:name="_Toc386458113"/>
      <w:bookmarkStart w:id="4581" w:name="_Toc390253674"/>
      <w:r w:rsidRPr="00D82A73">
        <w:t>Svar</w:t>
      </w:r>
      <w:bookmarkEnd w:id="4579"/>
      <w:bookmarkEnd w:id="4580"/>
      <w:bookmarkEnd w:id="4581"/>
    </w:p>
    <w:p w14:paraId="22CB9E3C" w14:textId="77777777" w:rsidR="006C37C2" w:rsidRPr="00D82A73" w:rsidRDefault="006C37C2" w:rsidP="006C37C2">
      <w:r w:rsidRPr="00D82A73">
        <w:t xml:space="preserve">Sökresultatet framställs genom att svaret begränsas av de värden som angivits i begäran. </w:t>
      </w:r>
    </w:p>
    <w:p w14:paraId="788235C4" w14:textId="77777777" w:rsidR="006C37C2" w:rsidRPr="00D82A73" w:rsidRDefault="006C37C2" w:rsidP="006C37C2"/>
    <w:p w14:paraId="3655A0F8" w14:textId="77777777" w:rsidR="006C37C2" w:rsidRPr="00D82A73" w:rsidRDefault="006C37C2" w:rsidP="006C37C2">
      <w:r w:rsidRPr="00D82A73">
        <w:rPr>
          <w:highlight w:val="yellow"/>
        </w:rPr>
        <w:t>Null/tomt</w:t>
      </w:r>
      <w:r w:rsidRPr="00D82A73">
        <w:t xml:space="preserve"> indikerar att det inte finns något formulär för angivna sökparametrar.</w:t>
      </w:r>
    </w:p>
    <w:p w14:paraId="0E0D1699" w14:textId="77777777" w:rsidR="006C37C2" w:rsidRPr="00D82A73" w:rsidRDefault="006C37C2" w:rsidP="006C37C2"/>
    <w:p w14:paraId="2728B085" w14:textId="77777777" w:rsidR="006C37C2" w:rsidRPr="00D82A73" w:rsidRDefault="006C37C2" w:rsidP="006C37C2">
      <w:pPr>
        <w:pStyle w:val="Heading2"/>
      </w:pPr>
      <w:bookmarkStart w:id="4582" w:name="_Toc258862144"/>
      <w:bookmarkStart w:id="4583" w:name="_Toc386458114"/>
      <w:bookmarkStart w:id="4584" w:name="_Toc390253675"/>
      <w:r w:rsidRPr="00D82A73">
        <w:t>Tjänsteinteraktion</w:t>
      </w:r>
      <w:bookmarkEnd w:id="4582"/>
      <w:bookmarkEnd w:id="4583"/>
      <w:bookmarkEnd w:id="4584"/>
    </w:p>
    <w:p w14:paraId="5F0895FD" w14:textId="77777777" w:rsidR="006C37C2" w:rsidRPr="00D82A73" w:rsidRDefault="006C37C2" w:rsidP="004F0033">
      <w:pPr>
        <w:numPr>
          <w:ilvl w:val="0"/>
          <w:numId w:val="40"/>
        </w:numPr>
        <w:spacing w:line="240" w:lineRule="auto"/>
      </w:pPr>
      <w:r w:rsidRPr="00D82A73">
        <w:t>GetFormTempatesInteraction</w:t>
      </w:r>
    </w:p>
    <w:p w14:paraId="676EE32C" w14:textId="77777777" w:rsidR="006C37C2" w:rsidRPr="00D82A73" w:rsidRDefault="006C37C2" w:rsidP="006C37C2">
      <w:pPr>
        <w:pStyle w:val="Heading1"/>
      </w:pPr>
      <w:bookmarkStart w:id="4585" w:name="_Toc184091415"/>
      <w:bookmarkStart w:id="4586" w:name="_Toc258862145"/>
      <w:bookmarkStart w:id="4587" w:name="_Toc386458115"/>
      <w:bookmarkStart w:id="4588" w:name="_Toc390253676"/>
      <w:r w:rsidRPr="00D82A73">
        <w:lastRenderedPageBreak/>
        <w:t>Tjänstekontrakt Create</w:t>
      </w:r>
      <w:bookmarkEnd w:id="4585"/>
      <w:r w:rsidRPr="00D82A73">
        <w:t>Form</w:t>
      </w:r>
      <w:bookmarkEnd w:id="4586"/>
      <w:bookmarkEnd w:id="4587"/>
      <w:bookmarkEnd w:id="4588"/>
      <w:r w:rsidRPr="00D82A73">
        <w:t xml:space="preserve"> </w:t>
      </w:r>
    </w:p>
    <w:p w14:paraId="240E0E24" w14:textId="77777777" w:rsidR="006C37C2" w:rsidRPr="00D82A73" w:rsidRDefault="006C37C2" w:rsidP="006C37C2">
      <w:r w:rsidRPr="00D82A73">
        <w:t xml:space="preserve">Tjänsten används för att skapa och initiera/starta ett formulär. </w:t>
      </w:r>
    </w:p>
    <w:p w14:paraId="4A4137EB" w14:textId="77777777" w:rsidR="006C37C2" w:rsidRPr="00D82A73" w:rsidRDefault="006C37C2" w:rsidP="006C37C2"/>
    <w:p w14:paraId="430B1F18" w14:textId="77777777" w:rsidR="006C37C2" w:rsidRPr="00D82A73" w:rsidRDefault="006C37C2" w:rsidP="006C37C2">
      <w:r w:rsidRPr="00D82A73">
        <w:t>Tjänsten anropas när användaren vill:</w:t>
      </w:r>
    </w:p>
    <w:p w14:paraId="1CB4A4B4" w14:textId="77777777" w:rsidR="006C37C2" w:rsidRPr="00D82A73" w:rsidRDefault="006C37C2" w:rsidP="004F0033">
      <w:pPr>
        <w:numPr>
          <w:ilvl w:val="0"/>
          <w:numId w:val="41"/>
        </w:numPr>
        <w:spacing w:line="240" w:lineRule="auto"/>
      </w:pPr>
      <w:r w:rsidRPr="00D82A73">
        <w:t xml:space="preserve">Starta/skapa ett nytt formulär. </w:t>
      </w:r>
    </w:p>
    <w:p w14:paraId="591F3DB8" w14:textId="77777777" w:rsidR="006C37C2" w:rsidRPr="00D82A73" w:rsidRDefault="006C37C2" w:rsidP="006C37C2"/>
    <w:p w14:paraId="1E8F9BC1" w14:textId="77777777" w:rsidR="006C37C2" w:rsidRPr="00D82A73" w:rsidRDefault="006C37C2" w:rsidP="006C37C2">
      <w:r w:rsidRPr="00D82A73">
        <w:t>En ”CreateForm” kan hämta nödvändiga parametrar från tjänsten GetFormTemplates eller från en alternativ källa som engagemangsindex.</w:t>
      </w:r>
    </w:p>
    <w:p w14:paraId="065701C6" w14:textId="77777777" w:rsidR="006C37C2" w:rsidRPr="00D82A73" w:rsidRDefault="006C37C2" w:rsidP="006C37C2">
      <w:pPr>
        <w:rPr>
          <w:i/>
        </w:rPr>
      </w:pPr>
    </w:p>
    <w:p w14:paraId="52EBC76B" w14:textId="77777777" w:rsidR="006C37C2" w:rsidRPr="00D82A73" w:rsidRDefault="006C37C2" w:rsidP="006C37C2">
      <w:pPr>
        <w:pStyle w:val="Heading2"/>
      </w:pPr>
      <w:bookmarkStart w:id="4589" w:name="_Toc258862146"/>
      <w:bookmarkStart w:id="4590" w:name="_Toc386458116"/>
      <w:bookmarkStart w:id="4591" w:name="_Toc390253677"/>
      <w:r w:rsidRPr="00D82A73">
        <w:t>Frivillighet</w:t>
      </w:r>
      <w:bookmarkEnd w:id="4589"/>
      <w:bookmarkEnd w:id="4590"/>
      <w:bookmarkEnd w:id="4591"/>
    </w:p>
    <w:p w14:paraId="3A4E4071" w14:textId="77777777" w:rsidR="006C37C2" w:rsidRPr="00D82A73" w:rsidRDefault="006C37C2" w:rsidP="006C37C2">
      <w:r w:rsidRPr="00D82A73">
        <w:t xml:space="preserve">Obligatoriskt </w:t>
      </w:r>
    </w:p>
    <w:p w14:paraId="670B1075" w14:textId="77777777" w:rsidR="006C37C2" w:rsidRPr="00D82A73" w:rsidRDefault="006C37C2" w:rsidP="006C37C2">
      <w:pPr>
        <w:pStyle w:val="Heading2"/>
      </w:pPr>
      <w:bookmarkStart w:id="4592" w:name="_Toc258862147"/>
      <w:bookmarkStart w:id="4593" w:name="_Toc386458117"/>
      <w:bookmarkStart w:id="4594" w:name="_Toc390253678"/>
      <w:r w:rsidRPr="00D82A73">
        <w:t>Version</w:t>
      </w:r>
      <w:bookmarkEnd w:id="4592"/>
      <w:bookmarkEnd w:id="4593"/>
      <w:bookmarkEnd w:id="4594"/>
    </w:p>
    <w:p w14:paraId="2E833770" w14:textId="77777777" w:rsidR="006C37C2" w:rsidRPr="00D82A73" w:rsidRDefault="006C37C2" w:rsidP="006C37C2">
      <w:r>
        <w:t>2.0</w:t>
      </w:r>
    </w:p>
    <w:p w14:paraId="7AF2A2D8" w14:textId="77777777" w:rsidR="006C37C2" w:rsidRPr="00D82A73" w:rsidRDefault="006C37C2" w:rsidP="006C37C2">
      <w:pPr>
        <w:pStyle w:val="Heading2"/>
      </w:pPr>
      <w:bookmarkStart w:id="4595" w:name="_Toc258862148"/>
      <w:bookmarkStart w:id="4596" w:name="_Toc386458118"/>
      <w:bookmarkStart w:id="4597" w:name="_Toc390253679"/>
      <w:r w:rsidRPr="00D82A73">
        <w:t>Tjänstens signatur</w:t>
      </w:r>
      <w:bookmarkEnd w:id="4595"/>
      <w:bookmarkEnd w:id="4596"/>
      <w:bookmarkEnd w:id="4597"/>
    </w:p>
    <w:p w14:paraId="495E2C88" w14:textId="77777777" w:rsidR="006C37C2" w:rsidRPr="00D82A73" w:rsidRDefault="006C37C2" w:rsidP="006C37C2">
      <w:r w:rsidRPr="00D82A73">
        <w:t xml:space="preserve">Request </w:t>
      </w:r>
    </w:p>
    <w:p w14:paraId="3CDF452F" w14:textId="77777777" w:rsidR="006C37C2" w:rsidRPr="00D82A73" w:rsidRDefault="006C37C2" w:rsidP="004F0033">
      <w:pPr>
        <w:numPr>
          <w:ilvl w:val="0"/>
          <w:numId w:val="32"/>
        </w:numPr>
        <w:spacing w:line="240" w:lineRule="auto"/>
      </w:pPr>
      <w:r w:rsidRPr="00D82A73">
        <w:t>Healthcare_Facility_CareUnit [1..1]</w:t>
      </w:r>
    </w:p>
    <w:p w14:paraId="5C6DE581" w14:textId="77777777" w:rsidR="006C37C2" w:rsidRPr="00D82A73" w:rsidRDefault="006C37C2" w:rsidP="004F0033">
      <w:pPr>
        <w:numPr>
          <w:ilvl w:val="0"/>
          <w:numId w:val="32"/>
        </w:numPr>
        <w:spacing w:line="240" w:lineRule="auto"/>
      </w:pPr>
      <w:r w:rsidRPr="00D82A73">
        <w:t>SubjectOfCare [0..1]</w:t>
      </w:r>
    </w:p>
    <w:p w14:paraId="7F0A6000" w14:textId="77777777" w:rsidR="006C37C2" w:rsidRPr="00D82A73" w:rsidRDefault="006C37C2" w:rsidP="004F0033">
      <w:pPr>
        <w:numPr>
          <w:ilvl w:val="0"/>
          <w:numId w:val="32"/>
        </w:numPr>
        <w:spacing w:line="240" w:lineRule="auto"/>
      </w:pPr>
      <w:r w:rsidRPr="00D82A73">
        <w:rPr>
          <w:rFonts w:eastAsia="Arial Unicode MS"/>
        </w:rPr>
        <w:t>TemplateId</w:t>
      </w:r>
      <w:r w:rsidRPr="00D82A73">
        <w:t xml:space="preserve"> [1..1]</w:t>
      </w:r>
    </w:p>
    <w:p w14:paraId="4C11CD8B" w14:textId="77777777" w:rsidR="006C37C2" w:rsidRPr="00D82A73" w:rsidRDefault="006C37C2" w:rsidP="004F0033">
      <w:pPr>
        <w:numPr>
          <w:ilvl w:val="0"/>
          <w:numId w:val="32"/>
        </w:numPr>
        <w:spacing w:line="240" w:lineRule="auto"/>
      </w:pPr>
      <w:r w:rsidRPr="00D82A73">
        <w:t>TemplateVersion [0..1]</w:t>
      </w:r>
    </w:p>
    <w:p w14:paraId="62073CEA" w14:textId="77777777" w:rsidR="006C37C2" w:rsidRPr="00D82A73" w:rsidRDefault="006C37C2" w:rsidP="004F0033">
      <w:pPr>
        <w:numPr>
          <w:ilvl w:val="0"/>
          <w:numId w:val="32"/>
        </w:numPr>
        <w:spacing w:line="240" w:lineRule="auto"/>
      </w:pPr>
      <w:r w:rsidRPr="00D82A73">
        <w:t>ClinicalProcessInterestId [0..1]</w:t>
      </w:r>
    </w:p>
    <w:p w14:paraId="4AB8BAAB" w14:textId="77777777" w:rsidR="006C37C2" w:rsidRPr="00D82A73" w:rsidRDefault="006C37C2" w:rsidP="006C37C2">
      <w:r w:rsidRPr="00D82A73">
        <w:t xml:space="preserve">Response </w:t>
      </w:r>
    </w:p>
    <w:p w14:paraId="2BDE0DE9" w14:textId="77777777" w:rsidR="006C37C2" w:rsidRPr="00D82A73" w:rsidRDefault="006C37C2" w:rsidP="004F0033">
      <w:pPr>
        <w:numPr>
          <w:ilvl w:val="0"/>
          <w:numId w:val="33"/>
        </w:numPr>
        <w:spacing w:line="240" w:lineRule="auto"/>
      </w:pPr>
      <w:r w:rsidRPr="00D82A73">
        <w:t>Form [1..1]</w:t>
      </w:r>
    </w:p>
    <w:p w14:paraId="00C86AAE" w14:textId="77777777" w:rsidR="006C37C2" w:rsidRPr="00D82A73" w:rsidRDefault="006C37C2" w:rsidP="006C37C2"/>
    <w:p w14:paraId="6B1AA107" w14:textId="77777777" w:rsidR="00A1023C" w:rsidRPr="00D82A73" w:rsidRDefault="00A1023C" w:rsidP="00A1023C">
      <w:pPr>
        <w:rPr>
          <w:del w:id="4598" w:author="Jarno Nieminen" w:date="2014-06-11T12:40:00Z"/>
        </w:rPr>
      </w:pPr>
      <w:bookmarkStart w:id="4599" w:name="_Toc386457344"/>
      <w:bookmarkStart w:id="4600" w:name="_Toc386458119"/>
      <w:bookmarkStart w:id="4601" w:name="_Toc258862149"/>
      <w:bookmarkStart w:id="4602" w:name="_Toc386458121"/>
      <w:bookmarkStart w:id="4603" w:name="_Toc390253680"/>
      <w:bookmarkEnd w:id="4599"/>
      <w:bookmarkEnd w:id="4600"/>
    </w:p>
    <w:p w14:paraId="645DCCAD" w14:textId="77777777" w:rsidR="006C37C2" w:rsidRPr="00D82A73" w:rsidRDefault="006C37C2" w:rsidP="006C37C2">
      <w:pPr>
        <w:pStyle w:val="Heading3"/>
      </w:pPr>
      <w:bookmarkStart w:id="4604" w:name="_Toc386457345"/>
      <w:bookmarkStart w:id="4605" w:name="_Toc386458120"/>
      <w:bookmarkEnd w:id="4604"/>
      <w:bookmarkEnd w:id="4605"/>
      <w:r w:rsidRPr="00D82A73">
        <w:t>Begäran (Request) och Svar (Response)</w:t>
      </w:r>
      <w:bookmarkEnd w:id="4601"/>
      <w:bookmarkEnd w:id="4602"/>
      <w:bookmarkEnd w:id="460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606"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607">
          <w:tblGrid>
            <w:gridCol w:w="2628"/>
            <w:gridCol w:w="1260"/>
            <w:gridCol w:w="4867"/>
            <w:gridCol w:w="1134"/>
          </w:tblGrid>
        </w:tblGridChange>
      </w:tblGrid>
      <w:tr w:rsidR="006C37C2" w:rsidRPr="00D82A73" w14:paraId="05D75BFF" w14:textId="77777777" w:rsidTr="0026766E">
        <w:tc>
          <w:tcPr>
            <w:tcW w:w="2628" w:type="dxa"/>
            <w:shd w:val="clear" w:color="auto" w:fill="auto"/>
            <w:tcPrChange w:id="4608" w:author="Jarno Nieminen" w:date="2014-06-11T12:40:00Z">
              <w:tcPr>
                <w:tcW w:w="2628" w:type="dxa"/>
                <w:shd w:val="clear" w:color="auto" w:fill="auto"/>
              </w:tcPr>
            </w:tcPrChange>
          </w:tcPr>
          <w:p w14:paraId="7D81F7A0" w14:textId="77777777" w:rsidR="006C37C2" w:rsidRPr="00D82A73" w:rsidRDefault="006C37C2" w:rsidP="0026766E">
            <w:pPr>
              <w:rPr>
                <w:b/>
              </w:rPr>
            </w:pPr>
            <w:r w:rsidRPr="00D82A73">
              <w:rPr>
                <w:b/>
              </w:rPr>
              <w:br w:type="page"/>
              <w:t>Attribut</w:t>
            </w:r>
          </w:p>
        </w:tc>
        <w:tc>
          <w:tcPr>
            <w:tcW w:w="1260" w:type="dxa"/>
            <w:shd w:val="clear" w:color="auto" w:fill="auto"/>
            <w:tcPrChange w:id="4609" w:author="Jarno Nieminen" w:date="2014-06-11T12:40:00Z">
              <w:tcPr>
                <w:tcW w:w="1260" w:type="dxa"/>
                <w:shd w:val="clear" w:color="auto" w:fill="auto"/>
              </w:tcPr>
            </w:tcPrChange>
          </w:tcPr>
          <w:p w14:paraId="7E05B77F" w14:textId="77777777" w:rsidR="006C37C2" w:rsidRPr="00D82A73" w:rsidRDefault="006C37C2" w:rsidP="0026766E">
            <w:pPr>
              <w:rPr>
                <w:b/>
              </w:rPr>
            </w:pPr>
            <w:r w:rsidRPr="00D82A73">
              <w:rPr>
                <w:b/>
              </w:rPr>
              <w:t>Typ</w:t>
            </w:r>
          </w:p>
        </w:tc>
        <w:tc>
          <w:tcPr>
            <w:tcW w:w="4867" w:type="dxa"/>
            <w:shd w:val="clear" w:color="auto" w:fill="auto"/>
            <w:tcPrChange w:id="4610" w:author="Jarno Nieminen" w:date="2014-06-11T12:40:00Z">
              <w:tcPr>
                <w:tcW w:w="4867" w:type="dxa"/>
                <w:shd w:val="clear" w:color="auto" w:fill="auto"/>
              </w:tcPr>
            </w:tcPrChange>
          </w:tcPr>
          <w:p w14:paraId="3C5D8570" w14:textId="77777777" w:rsidR="006C37C2" w:rsidRPr="00D82A73" w:rsidRDefault="006C37C2" w:rsidP="0026766E">
            <w:pPr>
              <w:rPr>
                <w:b/>
              </w:rPr>
            </w:pPr>
            <w:r w:rsidRPr="00D82A73">
              <w:rPr>
                <w:b/>
              </w:rPr>
              <w:t>Kommentar</w:t>
            </w:r>
          </w:p>
        </w:tc>
        <w:tc>
          <w:tcPr>
            <w:tcW w:w="1134" w:type="dxa"/>
            <w:shd w:val="clear" w:color="auto" w:fill="auto"/>
            <w:tcPrChange w:id="4611" w:author="Jarno Nieminen" w:date="2014-06-11T12:40:00Z">
              <w:tcPr>
                <w:tcW w:w="1134" w:type="dxa"/>
                <w:shd w:val="clear" w:color="auto" w:fill="auto"/>
              </w:tcPr>
            </w:tcPrChange>
          </w:tcPr>
          <w:p w14:paraId="6AD4EEBB" w14:textId="77777777" w:rsidR="006C37C2" w:rsidRPr="00D82A73" w:rsidRDefault="006C37C2" w:rsidP="0026766E">
            <w:pPr>
              <w:rPr>
                <w:b/>
              </w:rPr>
            </w:pPr>
            <w:r w:rsidRPr="00D82A73">
              <w:rPr>
                <w:b/>
              </w:rPr>
              <w:t>Kardi-nalitet</w:t>
            </w:r>
          </w:p>
        </w:tc>
      </w:tr>
      <w:tr w:rsidR="006C37C2" w:rsidRPr="00D82A73" w14:paraId="01B12549" w14:textId="77777777" w:rsidTr="0026766E">
        <w:tc>
          <w:tcPr>
            <w:tcW w:w="2628" w:type="dxa"/>
            <w:shd w:val="clear" w:color="auto" w:fill="auto"/>
            <w:tcPrChange w:id="4612" w:author="Jarno Nieminen" w:date="2014-06-11T12:40:00Z">
              <w:tcPr>
                <w:tcW w:w="2628" w:type="dxa"/>
                <w:shd w:val="clear" w:color="auto" w:fill="auto"/>
              </w:tcPr>
            </w:tcPrChange>
          </w:tcPr>
          <w:p w14:paraId="31F0F405" w14:textId="77777777" w:rsidR="006C37C2" w:rsidRPr="00D82A73" w:rsidRDefault="006C37C2" w:rsidP="0026766E">
            <w:pPr>
              <w:rPr>
                <w:i/>
              </w:rPr>
            </w:pPr>
            <w:r w:rsidRPr="00D82A73">
              <w:rPr>
                <w:i/>
              </w:rPr>
              <w:t>Begäran</w:t>
            </w:r>
          </w:p>
        </w:tc>
        <w:tc>
          <w:tcPr>
            <w:tcW w:w="1260" w:type="dxa"/>
            <w:shd w:val="clear" w:color="auto" w:fill="auto"/>
            <w:tcPrChange w:id="4613" w:author="Jarno Nieminen" w:date="2014-06-11T12:40:00Z">
              <w:tcPr>
                <w:tcW w:w="1260" w:type="dxa"/>
                <w:shd w:val="clear" w:color="auto" w:fill="auto"/>
              </w:tcPr>
            </w:tcPrChange>
          </w:tcPr>
          <w:p w14:paraId="03CE2801" w14:textId="77777777" w:rsidR="006C37C2" w:rsidRPr="00D82A73" w:rsidRDefault="006C37C2" w:rsidP="0026766E"/>
        </w:tc>
        <w:tc>
          <w:tcPr>
            <w:tcW w:w="4867" w:type="dxa"/>
            <w:shd w:val="clear" w:color="auto" w:fill="auto"/>
            <w:tcPrChange w:id="4614" w:author="Jarno Nieminen" w:date="2014-06-11T12:40:00Z">
              <w:tcPr>
                <w:tcW w:w="4867" w:type="dxa"/>
                <w:shd w:val="clear" w:color="auto" w:fill="auto"/>
              </w:tcPr>
            </w:tcPrChange>
          </w:tcPr>
          <w:p w14:paraId="16E16D15" w14:textId="77777777" w:rsidR="006C37C2" w:rsidRPr="00D82A73" w:rsidRDefault="006C37C2" w:rsidP="0026766E"/>
        </w:tc>
        <w:tc>
          <w:tcPr>
            <w:tcW w:w="1134" w:type="dxa"/>
            <w:shd w:val="clear" w:color="auto" w:fill="auto"/>
            <w:tcPrChange w:id="4615" w:author="Jarno Nieminen" w:date="2014-06-11T12:40:00Z">
              <w:tcPr>
                <w:tcW w:w="1134" w:type="dxa"/>
                <w:shd w:val="clear" w:color="auto" w:fill="auto"/>
              </w:tcPr>
            </w:tcPrChange>
          </w:tcPr>
          <w:p w14:paraId="61227360" w14:textId="77777777" w:rsidR="006C37C2" w:rsidRPr="00D82A73" w:rsidRDefault="006C37C2" w:rsidP="0026766E"/>
        </w:tc>
      </w:tr>
      <w:tr w:rsidR="006C37C2" w:rsidRPr="00D82A73" w14:paraId="4DF66AB0" w14:textId="77777777" w:rsidTr="0026766E">
        <w:tc>
          <w:tcPr>
            <w:tcW w:w="2628" w:type="dxa"/>
            <w:shd w:val="clear" w:color="auto" w:fill="auto"/>
            <w:tcPrChange w:id="4616" w:author="Jarno Nieminen" w:date="2014-06-11T12:40:00Z">
              <w:tcPr>
                <w:tcW w:w="2628" w:type="dxa"/>
                <w:shd w:val="clear" w:color="auto" w:fill="auto"/>
              </w:tcPr>
            </w:tcPrChange>
          </w:tcPr>
          <w:p w14:paraId="03F01B38" w14:textId="77777777" w:rsidR="006C37C2" w:rsidRPr="00D82A73" w:rsidRDefault="006C37C2" w:rsidP="0026766E">
            <w:pPr>
              <w:rPr>
                <w:b/>
              </w:rPr>
            </w:pPr>
          </w:p>
        </w:tc>
        <w:tc>
          <w:tcPr>
            <w:tcW w:w="1260" w:type="dxa"/>
            <w:shd w:val="clear" w:color="auto" w:fill="auto"/>
            <w:tcPrChange w:id="4617" w:author="Jarno Nieminen" w:date="2014-06-11T12:40:00Z">
              <w:tcPr>
                <w:tcW w:w="1260" w:type="dxa"/>
                <w:shd w:val="clear" w:color="auto" w:fill="auto"/>
              </w:tcPr>
            </w:tcPrChange>
          </w:tcPr>
          <w:p w14:paraId="2D50E194" w14:textId="77777777" w:rsidR="006C37C2" w:rsidRPr="00D82A73" w:rsidRDefault="006C37C2" w:rsidP="0026766E"/>
        </w:tc>
        <w:tc>
          <w:tcPr>
            <w:tcW w:w="4867" w:type="dxa"/>
            <w:shd w:val="clear" w:color="auto" w:fill="auto"/>
            <w:tcPrChange w:id="4618" w:author="Jarno Nieminen" w:date="2014-06-11T12:40:00Z">
              <w:tcPr>
                <w:tcW w:w="4867" w:type="dxa"/>
                <w:shd w:val="clear" w:color="auto" w:fill="auto"/>
              </w:tcPr>
            </w:tcPrChange>
          </w:tcPr>
          <w:p w14:paraId="12EAB803" w14:textId="77777777" w:rsidR="006C37C2" w:rsidRPr="00D82A73" w:rsidRDefault="006C37C2" w:rsidP="0026766E"/>
        </w:tc>
        <w:tc>
          <w:tcPr>
            <w:tcW w:w="1134" w:type="dxa"/>
            <w:shd w:val="clear" w:color="auto" w:fill="auto"/>
            <w:tcPrChange w:id="4619" w:author="Jarno Nieminen" w:date="2014-06-11T12:40:00Z">
              <w:tcPr>
                <w:tcW w:w="1134" w:type="dxa"/>
                <w:shd w:val="clear" w:color="auto" w:fill="auto"/>
              </w:tcPr>
            </w:tcPrChange>
          </w:tcPr>
          <w:p w14:paraId="51A1F9BB" w14:textId="77777777" w:rsidR="006C37C2" w:rsidRPr="00D82A73" w:rsidRDefault="006C37C2" w:rsidP="0026766E">
            <w:pPr>
              <w:rPr>
                <w:b/>
              </w:rPr>
            </w:pPr>
          </w:p>
        </w:tc>
      </w:tr>
      <w:tr w:rsidR="006C37C2" w:rsidRPr="00D82A73" w14:paraId="55F798DD" w14:textId="77777777" w:rsidTr="0026766E">
        <w:tc>
          <w:tcPr>
            <w:tcW w:w="2628" w:type="dxa"/>
            <w:shd w:val="clear" w:color="auto" w:fill="auto"/>
            <w:tcPrChange w:id="4620" w:author="Jarno Nieminen" w:date="2014-06-11T12:40:00Z">
              <w:tcPr>
                <w:tcW w:w="2628" w:type="dxa"/>
                <w:shd w:val="clear" w:color="auto" w:fill="auto"/>
              </w:tcPr>
            </w:tcPrChange>
          </w:tcPr>
          <w:p w14:paraId="0167CBBE" w14:textId="77777777" w:rsidR="006C37C2" w:rsidRPr="00D82A73" w:rsidRDefault="006C37C2" w:rsidP="0026766E">
            <w:pPr>
              <w:rPr>
                <w:b/>
              </w:rPr>
            </w:pPr>
            <w:r w:rsidRPr="00D82A73">
              <w:t>Healthcare_Facility_CareUnit</w:t>
            </w:r>
          </w:p>
        </w:tc>
        <w:tc>
          <w:tcPr>
            <w:tcW w:w="1260" w:type="dxa"/>
            <w:shd w:val="clear" w:color="auto" w:fill="auto"/>
            <w:tcPrChange w:id="4621" w:author="Jarno Nieminen" w:date="2014-06-11T12:40:00Z">
              <w:tcPr>
                <w:tcW w:w="1260" w:type="dxa"/>
                <w:shd w:val="clear" w:color="auto" w:fill="auto"/>
              </w:tcPr>
            </w:tcPrChange>
          </w:tcPr>
          <w:p w14:paraId="05FFD76C" w14:textId="77777777" w:rsidR="006C37C2" w:rsidRPr="00D82A73" w:rsidRDefault="006C37C2" w:rsidP="0026766E"/>
        </w:tc>
        <w:tc>
          <w:tcPr>
            <w:tcW w:w="4867" w:type="dxa"/>
            <w:shd w:val="clear" w:color="auto" w:fill="auto"/>
            <w:tcPrChange w:id="4622" w:author="Jarno Nieminen" w:date="2014-06-11T12:40:00Z">
              <w:tcPr>
                <w:tcW w:w="4867" w:type="dxa"/>
                <w:shd w:val="clear" w:color="auto" w:fill="auto"/>
              </w:tcPr>
            </w:tcPrChange>
          </w:tcPr>
          <w:p w14:paraId="42F801D5" w14:textId="77777777" w:rsidR="006C37C2" w:rsidRPr="00D82A73" w:rsidRDefault="006C37C2" w:rsidP="0026766E">
            <w:r w:rsidRPr="00D82A73">
              <w:t>Hsa-Id (Vårdenhet/enhets-id).</w:t>
            </w:r>
          </w:p>
          <w:p w14:paraId="3F6B252C" w14:textId="77777777" w:rsidR="006C37C2" w:rsidRPr="00D82A73" w:rsidRDefault="006C37C2" w:rsidP="0026766E">
            <w:r w:rsidRPr="00D82A73">
              <w:t>T.ex. se2321000016-1hz3</w:t>
            </w:r>
          </w:p>
        </w:tc>
        <w:tc>
          <w:tcPr>
            <w:tcW w:w="1134" w:type="dxa"/>
            <w:shd w:val="clear" w:color="auto" w:fill="auto"/>
            <w:tcPrChange w:id="4623" w:author="Jarno Nieminen" w:date="2014-06-11T12:40:00Z">
              <w:tcPr>
                <w:tcW w:w="1134" w:type="dxa"/>
                <w:shd w:val="clear" w:color="auto" w:fill="auto"/>
              </w:tcPr>
            </w:tcPrChange>
          </w:tcPr>
          <w:p w14:paraId="0C7DECF1" w14:textId="77777777" w:rsidR="006C37C2" w:rsidRPr="00D82A73" w:rsidRDefault="006C37C2" w:rsidP="0026766E">
            <w:pPr>
              <w:rPr>
                <w:b/>
              </w:rPr>
            </w:pPr>
            <w:r w:rsidRPr="00D82A73">
              <w:t>1..1</w:t>
            </w:r>
          </w:p>
        </w:tc>
      </w:tr>
      <w:tr w:rsidR="006C37C2" w:rsidRPr="00D82A73" w14:paraId="0679329F" w14:textId="77777777" w:rsidTr="0026766E">
        <w:tc>
          <w:tcPr>
            <w:tcW w:w="2628" w:type="dxa"/>
            <w:shd w:val="clear" w:color="auto" w:fill="auto"/>
            <w:tcPrChange w:id="4624" w:author="Jarno Nieminen" w:date="2014-06-11T12:40:00Z">
              <w:tcPr>
                <w:tcW w:w="2628" w:type="dxa"/>
                <w:shd w:val="clear" w:color="auto" w:fill="auto"/>
              </w:tcPr>
            </w:tcPrChange>
          </w:tcPr>
          <w:p w14:paraId="16B042C9" w14:textId="77777777" w:rsidR="006C37C2" w:rsidRPr="00D82A73" w:rsidRDefault="006C37C2" w:rsidP="0026766E">
            <w:pPr>
              <w:rPr>
                <w:b/>
                <w:i/>
              </w:rPr>
            </w:pPr>
            <w:r w:rsidRPr="00D82A73">
              <w:t>SubjectOfCare</w:t>
            </w:r>
          </w:p>
        </w:tc>
        <w:tc>
          <w:tcPr>
            <w:tcW w:w="1260" w:type="dxa"/>
            <w:shd w:val="clear" w:color="auto" w:fill="auto"/>
            <w:tcPrChange w:id="4625" w:author="Jarno Nieminen" w:date="2014-06-11T12:40:00Z">
              <w:tcPr>
                <w:tcW w:w="1260" w:type="dxa"/>
                <w:shd w:val="clear" w:color="auto" w:fill="auto"/>
              </w:tcPr>
            </w:tcPrChange>
          </w:tcPr>
          <w:p w14:paraId="02FECD19" w14:textId="77777777" w:rsidR="006C37C2" w:rsidRPr="00D82A73" w:rsidRDefault="006C37C2" w:rsidP="0026766E"/>
        </w:tc>
        <w:tc>
          <w:tcPr>
            <w:tcW w:w="4867" w:type="dxa"/>
            <w:shd w:val="clear" w:color="auto" w:fill="auto"/>
            <w:tcPrChange w:id="4626" w:author="Jarno Nieminen" w:date="2014-06-11T12:40:00Z">
              <w:tcPr>
                <w:tcW w:w="4867" w:type="dxa"/>
                <w:shd w:val="clear" w:color="auto" w:fill="auto"/>
              </w:tcPr>
            </w:tcPrChange>
          </w:tcPr>
          <w:p w14:paraId="040EF4C7" w14:textId="77777777" w:rsidR="006C37C2" w:rsidRPr="00D82A73" w:rsidRDefault="006C37C2" w:rsidP="0026766E">
            <w:r w:rsidRPr="00D82A73">
              <w:t xml:space="preserve">Starkt autentiserad användares personnummer. </w:t>
            </w:r>
          </w:p>
          <w:p w14:paraId="4CD12EB7" w14:textId="77777777" w:rsidR="006C37C2" w:rsidRPr="00D82A73" w:rsidRDefault="006C37C2" w:rsidP="0026766E">
            <w:r w:rsidRPr="00D82A73">
              <w:t>T.ex. 191212121212 (yyyymmddnnnn). FormTemplate attributet ”anonymousForm” styr huruvida formulärmotorn hanterar detta fält som obligatoriskt eller frivilligt.</w:t>
            </w:r>
          </w:p>
        </w:tc>
        <w:tc>
          <w:tcPr>
            <w:tcW w:w="1134" w:type="dxa"/>
            <w:shd w:val="clear" w:color="auto" w:fill="auto"/>
            <w:tcPrChange w:id="4627" w:author="Jarno Nieminen" w:date="2014-06-11T12:40:00Z">
              <w:tcPr>
                <w:tcW w:w="1134" w:type="dxa"/>
                <w:shd w:val="clear" w:color="auto" w:fill="auto"/>
              </w:tcPr>
            </w:tcPrChange>
          </w:tcPr>
          <w:p w14:paraId="0FFA0AB3" w14:textId="77777777" w:rsidR="006C37C2" w:rsidRPr="00D82A73" w:rsidRDefault="006C37C2" w:rsidP="0026766E">
            <w:pPr>
              <w:rPr>
                <w:b/>
              </w:rPr>
            </w:pPr>
            <w:r w:rsidRPr="00D82A73">
              <w:t>0..1</w:t>
            </w:r>
          </w:p>
        </w:tc>
      </w:tr>
      <w:tr w:rsidR="006C37C2" w:rsidRPr="00D82A73" w14:paraId="4BE078CD" w14:textId="77777777" w:rsidTr="0026766E">
        <w:tc>
          <w:tcPr>
            <w:tcW w:w="2628" w:type="dxa"/>
            <w:shd w:val="clear" w:color="auto" w:fill="auto"/>
            <w:tcPrChange w:id="4628" w:author="Jarno Nieminen" w:date="2014-06-11T12:40:00Z">
              <w:tcPr>
                <w:tcW w:w="2628" w:type="dxa"/>
                <w:shd w:val="clear" w:color="auto" w:fill="auto"/>
              </w:tcPr>
            </w:tcPrChange>
          </w:tcPr>
          <w:p w14:paraId="7297BD13" w14:textId="77777777" w:rsidR="006C37C2" w:rsidRPr="00D82A73" w:rsidRDefault="006C37C2" w:rsidP="0026766E">
            <w:pPr>
              <w:rPr>
                <w:highlight w:val="yellow"/>
              </w:rPr>
            </w:pPr>
            <w:r w:rsidRPr="00D82A73">
              <w:rPr>
                <w:rFonts w:eastAsia="Arial Unicode MS"/>
              </w:rPr>
              <w:t>TemplateId</w:t>
            </w:r>
          </w:p>
        </w:tc>
        <w:tc>
          <w:tcPr>
            <w:tcW w:w="1260" w:type="dxa"/>
            <w:shd w:val="clear" w:color="auto" w:fill="auto"/>
            <w:tcPrChange w:id="4629" w:author="Jarno Nieminen" w:date="2014-06-11T12:40:00Z">
              <w:tcPr>
                <w:tcW w:w="1260" w:type="dxa"/>
                <w:shd w:val="clear" w:color="auto" w:fill="auto"/>
              </w:tcPr>
            </w:tcPrChange>
          </w:tcPr>
          <w:p w14:paraId="423D6E66" w14:textId="77777777" w:rsidR="006C37C2" w:rsidRPr="00D82A73" w:rsidRDefault="006C37C2" w:rsidP="0026766E"/>
        </w:tc>
        <w:tc>
          <w:tcPr>
            <w:tcW w:w="4867" w:type="dxa"/>
            <w:shd w:val="clear" w:color="auto" w:fill="auto"/>
            <w:tcPrChange w:id="4630" w:author="Jarno Nieminen" w:date="2014-06-11T12:40:00Z">
              <w:tcPr>
                <w:tcW w:w="4867" w:type="dxa"/>
                <w:shd w:val="clear" w:color="auto" w:fill="auto"/>
              </w:tcPr>
            </w:tcPrChange>
          </w:tcPr>
          <w:p w14:paraId="49C1197E" w14:textId="77777777" w:rsidR="006C37C2" w:rsidRPr="00D82A73" w:rsidRDefault="006C37C2" w:rsidP="0026766E">
            <w:r w:rsidRPr="00D82A73">
              <w:t>Mallid.</w:t>
            </w:r>
          </w:p>
        </w:tc>
        <w:tc>
          <w:tcPr>
            <w:tcW w:w="1134" w:type="dxa"/>
            <w:shd w:val="clear" w:color="auto" w:fill="auto"/>
            <w:tcPrChange w:id="4631" w:author="Jarno Nieminen" w:date="2014-06-11T12:40:00Z">
              <w:tcPr>
                <w:tcW w:w="1134" w:type="dxa"/>
                <w:shd w:val="clear" w:color="auto" w:fill="auto"/>
              </w:tcPr>
            </w:tcPrChange>
          </w:tcPr>
          <w:p w14:paraId="0FFBD9D5" w14:textId="77777777" w:rsidR="006C37C2" w:rsidRPr="00D82A73" w:rsidRDefault="006C37C2" w:rsidP="0026766E">
            <w:r w:rsidRPr="00D82A73">
              <w:t>1..1</w:t>
            </w:r>
          </w:p>
        </w:tc>
      </w:tr>
      <w:tr w:rsidR="006C37C2" w:rsidRPr="00D82A73" w14:paraId="63B9B477" w14:textId="77777777" w:rsidTr="0026766E">
        <w:tc>
          <w:tcPr>
            <w:tcW w:w="2628" w:type="dxa"/>
            <w:shd w:val="clear" w:color="auto" w:fill="auto"/>
            <w:tcPrChange w:id="4632" w:author="Jarno Nieminen" w:date="2014-06-11T12:40:00Z">
              <w:tcPr>
                <w:tcW w:w="2628" w:type="dxa"/>
                <w:shd w:val="clear" w:color="auto" w:fill="auto"/>
              </w:tcPr>
            </w:tcPrChange>
          </w:tcPr>
          <w:p w14:paraId="7D8721B1" w14:textId="77777777" w:rsidR="006C37C2" w:rsidRPr="00D82A73" w:rsidRDefault="006C37C2" w:rsidP="0026766E">
            <w:r w:rsidRPr="00D82A73">
              <w:lastRenderedPageBreak/>
              <w:t>TemplateVersion</w:t>
            </w:r>
          </w:p>
        </w:tc>
        <w:tc>
          <w:tcPr>
            <w:tcW w:w="1260" w:type="dxa"/>
            <w:shd w:val="clear" w:color="auto" w:fill="auto"/>
            <w:tcPrChange w:id="4633" w:author="Jarno Nieminen" w:date="2014-06-11T12:40:00Z">
              <w:tcPr>
                <w:tcW w:w="1260" w:type="dxa"/>
                <w:shd w:val="clear" w:color="auto" w:fill="auto"/>
              </w:tcPr>
            </w:tcPrChange>
          </w:tcPr>
          <w:p w14:paraId="44247F9B" w14:textId="77777777" w:rsidR="006C37C2" w:rsidRPr="00D82A73" w:rsidRDefault="006C37C2" w:rsidP="0026766E"/>
        </w:tc>
        <w:tc>
          <w:tcPr>
            <w:tcW w:w="4867" w:type="dxa"/>
            <w:shd w:val="clear" w:color="auto" w:fill="auto"/>
            <w:tcPrChange w:id="4634" w:author="Jarno Nieminen" w:date="2014-06-11T12:40:00Z">
              <w:tcPr>
                <w:tcW w:w="4867" w:type="dxa"/>
                <w:shd w:val="clear" w:color="auto" w:fill="auto"/>
              </w:tcPr>
            </w:tcPrChange>
          </w:tcPr>
          <w:p w14:paraId="47404456" w14:textId="77777777" w:rsidR="006C37C2" w:rsidRPr="00D82A73" w:rsidRDefault="006C37C2" w:rsidP="0026766E">
            <w:r w:rsidRPr="00D82A73">
              <w:t>Mallens version. Utelämnas denna parameter skall producerande system använda den senaste versionen.</w:t>
            </w:r>
          </w:p>
        </w:tc>
        <w:tc>
          <w:tcPr>
            <w:tcW w:w="1134" w:type="dxa"/>
            <w:shd w:val="clear" w:color="auto" w:fill="auto"/>
            <w:tcPrChange w:id="4635" w:author="Jarno Nieminen" w:date="2014-06-11T12:40:00Z">
              <w:tcPr>
                <w:tcW w:w="1134" w:type="dxa"/>
                <w:shd w:val="clear" w:color="auto" w:fill="auto"/>
              </w:tcPr>
            </w:tcPrChange>
          </w:tcPr>
          <w:p w14:paraId="078A67B8" w14:textId="77777777" w:rsidR="006C37C2" w:rsidRPr="00D82A73" w:rsidRDefault="006C37C2" w:rsidP="0026766E">
            <w:r w:rsidRPr="00D82A73">
              <w:t>0..1</w:t>
            </w:r>
          </w:p>
        </w:tc>
      </w:tr>
      <w:tr w:rsidR="006C37C2" w:rsidRPr="00D82A73" w14:paraId="47004FFD" w14:textId="77777777" w:rsidTr="0026766E">
        <w:tc>
          <w:tcPr>
            <w:tcW w:w="2628" w:type="dxa"/>
            <w:shd w:val="clear" w:color="auto" w:fill="auto"/>
            <w:tcPrChange w:id="4636" w:author="Jarno Nieminen" w:date="2014-06-11T12:40:00Z">
              <w:tcPr>
                <w:tcW w:w="2628" w:type="dxa"/>
                <w:shd w:val="clear" w:color="auto" w:fill="auto"/>
              </w:tcPr>
            </w:tcPrChange>
          </w:tcPr>
          <w:p w14:paraId="664D2307" w14:textId="77777777" w:rsidR="006C37C2" w:rsidRPr="00D82A73" w:rsidRDefault="006C37C2" w:rsidP="0026766E">
            <w:r w:rsidRPr="00D82A73">
              <w:t>ClinicalProcessInterestId</w:t>
            </w:r>
          </w:p>
        </w:tc>
        <w:tc>
          <w:tcPr>
            <w:tcW w:w="1260" w:type="dxa"/>
            <w:shd w:val="clear" w:color="auto" w:fill="auto"/>
            <w:tcPrChange w:id="4637" w:author="Jarno Nieminen" w:date="2014-06-11T12:40:00Z">
              <w:tcPr>
                <w:tcW w:w="1260" w:type="dxa"/>
                <w:shd w:val="clear" w:color="auto" w:fill="auto"/>
              </w:tcPr>
            </w:tcPrChange>
          </w:tcPr>
          <w:p w14:paraId="3845AFAA" w14:textId="77777777" w:rsidR="006C37C2" w:rsidRPr="00D82A73" w:rsidRDefault="006C37C2" w:rsidP="0026766E"/>
        </w:tc>
        <w:tc>
          <w:tcPr>
            <w:tcW w:w="4867" w:type="dxa"/>
            <w:shd w:val="clear" w:color="auto" w:fill="auto"/>
            <w:tcPrChange w:id="4638" w:author="Jarno Nieminen" w:date="2014-06-11T12:40:00Z">
              <w:tcPr>
                <w:tcW w:w="4867" w:type="dxa"/>
                <w:shd w:val="clear" w:color="auto" w:fill="auto"/>
              </w:tcPr>
            </w:tcPrChange>
          </w:tcPr>
          <w:p w14:paraId="6470EAB7" w14:textId="77777777" w:rsidR="006C37C2" w:rsidRPr="00D82A73" w:rsidRDefault="006C37C2" w:rsidP="0026766E">
            <w:r w:rsidRPr="00D82A73">
              <w:t>Hälsoärende id. Parameter indikerar att formiuläret ingår i ett Hälsoärende.</w:t>
            </w:r>
          </w:p>
        </w:tc>
        <w:tc>
          <w:tcPr>
            <w:tcW w:w="1134" w:type="dxa"/>
            <w:shd w:val="clear" w:color="auto" w:fill="auto"/>
            <w:tcPrChange w:id="4639" w:author="Jarno Nieminen" w:date="2014-06-11T12:40:00Z">
              <w:tcPr>
                <w:tcW w:w="1134" w:type="dxa"/>
                <w:shd w:val="clear" w:color="auto" w:fill="auto"/>
              </w:tcPr>
            </w:tcPrChange>
          </w:tcPr>
          <w:p w14:paraId="5AE96624" w14:textId="77777777" w:rsidR="006C37C2" w:rsidRPr="00D82A73" w:rsidRDefault="006C37C2" w:rsidP="0026766E">
            <w:r w:rsidRPr="00D82A73">
              <w:t>0..1</w:t>
            </w:r>
          </w:p>
        </w:tc>
      </w:tr>
      <w:tr w:rsidR="006C37C2" w:rsidRPr="00D82A73" w14:paraId="38CA2961" w14:textId="77777777" w:rsidTr="0026766E">
        <w:tc>
          <w:tcPr>
            <w:tcW w:w="2628" w:type="dxa"/>
            <w:shd w:val="clear" w:color="auto" w:fill="auto"/>
            <w:tcPrChange w:id="4640" w:author="Jarno Nieminen" w:date="2014-06-11T12:40:00Z">
              <w:tcPr>
                <w:tcW w:w="2628" w:type="dxa"/>
                <w:shd w:val="clear" w:color="auto" w:fill="auto"/>
              </w:tcPr>
            </w:tcPrChange>
          </w:tcPr>
          <w:p w14:paraId="72097FBD" w14:textId="77777777" w:rsidR="006C37C2" w:rsidRPr="00D82A73" w:rsidRDefault="006C37C2" w:rsidP="0026766E">
            <w:pPr>
              <w:rPr>
                <w:i/>
              </w:rPr>
            </w:pPr>
          </w:p>
        </w:tc>
        <w:tc>
          <w:tcPr>
            <w:tcW w:w="1260" w:type="dxa"/>
            <w:shd w:val="clear" w:color="auto" w:fill="auto"/>
            <w:tcPrChange w:id="4641" w:author="Jarno Nieminen" w:date="2014-06-11T12:40:00Z">
              <w:tcPr>
                <w:tcW w:w="1260" w:type="dxa"/>
                <w:shd w:val="clear" w:color="auto" w:fill="auto"/>
              </w:tcPr>
            </w:tcPrChange>
          </w:tcPr>
          <w:p w14:paraId="717665E6" w14:textId="77777777" w:rsidR="006C37C2" w:rsidRPr="00D82A73" w:rsidRDefault="006C37C2" w:rsidP="0026766E"/>
        </w:tc>
        <w:tc>
          <w:tcPr>
            <w:tcW w:w="4867" w:type="dxa"/>
            <w:shd w:val="clear" w:color="auto" w:fill="auto"/>
            <w:tcPrChange w:id="4642" w:author="Jarno Nieminen" w:date="2014-06-11T12:40:00Z">
              <w:tcPr>
                <w:tcW w:w="4867" w:type="dxa"/>
                <w:shd w:val="clear" w:color="auto" w:fill="auto"/>
              </w:tcPr>
            </w:tcPrChange>
          </w:tcPr>
          <w:p w14:paraId="66302CA7" w14:textId="77777777" w:rsidR="006C37C2" w:rsidRPr="00D82A73" w:rsidRDefault="006C37C2" w:rsidP="0026766E"/>
        </w:tc>
        <w:tc>
          <w:tcPr>
            <w:tcW w:w="1134" w:type="dxa"/>
            <w:shd w:val="clear" w:color="auto" w:fill="auto"/>
            <w:tcPrChange w:id="4643" w:author="Jarno Nieminen" w:date="2014-06-11T12:40:00Z">
              <w:tcPr>
                <w:tcW w:w="1134" w:type="dxa"/>
                <w:shd w:val="clear" w:color="auto" w:fill="auto"/>
              </w:tcPr>
            </w:tcPrChange>
          </w:tcPr>
          <w:p w14:paraId="612DE57F" w14:textId="77777777" w:rsidR="006C37C2" w:rsidRPr="00D82A73" w:rsidRDefault="006C37C2" w:rsidP="0026766E"/>
        </w:tc>
      </w:tr>
      <w:tr w:rsidR="006C37C2" w:rsidRPr="00D82A73" w14:paraId="45BE2359" w14:textId="77777777" w:rsidTr="0026766E">
        <w:tc>
          <w:tcPr>
            <w:tcW w:w="2628" w:type="dxa"/>
            <w:shd w:val="clear" w:color="auto" w:fill="auto"/>
            <w:tcPrChange w:id="4644" w:author="Jarno Nieminen" w:date="2014-06-11T12:40:00Z">
              <w:tcPr>
                <w:tcW w:w="2628" w:type="dxa"/>
                <w:shd w:val="clear" w:color="auto" w:fill="auto"/>
              </w:tcPr>
            </w:tcPrChange>
          </w:tcPr>
          <w:p w14:paraId="3EA24BD3" w14:textId="77777777" w:rsidR="006C37C2" w:rsidRPr="00D82A73" w:rsidRDefault="006C37C2" w:rsidP="0026766E">
            <w:pPr>
              <w:rPr>
                <w:i/>
              </w:rPr>
            </w:pPr>
            <w:r w:rsidRPr="00D82A73">
              <w:rPr>
                <w:i/>
              </w:rPr>
              <w:t>Svar</w:t>
            </w:r>
          </w:p>
        </w:tc>
        <w:tc>
          <w:tcPr>
            <w:tcW w:w="1260" w:type="dxa"/>
            <w:shd w:val="clear" w:color="auto" w:fill="auto"/>
            <w:tcPrChange w:id="4645" w:author="Jarno Nieminen" w:date="2014-06-11T12:40:00Z">
              <w:tcPr>
                <w:tcW w:w="1260" w:type="dxa"/>
                <w:shd w:val="clear" w:color="auto" w:fill="auto"/>
              </w:tcPr>
            </w:tcPrChange>
          </w:tcPr>
          <w:p w14:paraId="7343B278" w14:textId="77777777" w:rsidR="006C37C2" w:rsidRPr="00D82A73" w:rsidRDefault="006C37C2" w:rsidP="0026766E"/>
        </w:tc>
        <w:tc>
          <w:tcPr>
            <w:tcW w:w="4867" w:type="dxa"/>
            <w:shd w:val="clear" w:color="auto" w:fill="auto"/>
            <w:tcPrChange w:id="4646" w:author="Jarno Nieminen" w:date="2014-06-11T12:40:00Z">
              <w:tcPr>
                <w:tcW w:w="4867" w:type="dxa"/>
                <w:shd w:val="clear" w:color="auto" w:fill="auto"/>
              </w:tcPr>
            </w:tcPrChange>
          </w:tcPr>
          <w:p w14:paraId="0722971D" w14:textId="77777777" w:rsidR="006C37C2" w:rsidRPr="00D82A73" w:rsidRDefault="006C37C2" w:rsidP="0026766E"/>
        </w:tc>
        <w:tc>
          <w:tcPr>
            <w:tcW w:w="1134" w:type="dxa"/>
            <w:shd w:val="clear" w:color="auto" w:fill="auto"/>
            <w:tcPrChange w:id="4647" w:author="Jarno Nieminen" w:date="2014-06-11T12:40:00Z">
              <w:tcPr>
                <w:tcW w:w="1134" w:type="dxa"/>
                <w:shd w:val="clear" w:color="auto" w:fill="auto"/>
              </w:tcPr>
            </w:tcPrChange>
          </w:tcPr>
          <w:p w14:paraId="550BEE34" w14:textId="77777777" w:rsidR="006C37C2" w:rsidRPr="00D82A73" w:rsidRDefault="006C37C2" w:rsidP="0026766E"/>
        </w:tc>
      </w:tr>
      <w:tr w:rsidR="006C37C2" w:rsidRPr="00D82A73" w14:paraId="36061684" w14:textId="77777777" w:rsidTr="0026766E">
        <w:tc>
          <w:tcPr>
            <w:tcW w:w="2628" w:type="dxa"/>
            <w:shd w:val="clear" w:color="auto" w:fill="auto"/>
            <w:tcPrChange w:id="4648" w:author="Jarno Nieminen" w:date="2014-06-11T12:40:00Z">
              <w:tcPr>
                <w:tcW w:w="2628" w:type="dxa"/>
                <w:shd w:val="clear" w:color="auto" w:fill="auto"/>
              </w:tcPr>
            </w:tcPrChange>
          </w:tcPr>
          <w:p w14:paraId="2A5EDABC" w14:textId="77777777" w:rsidR="006C37C2" w:rsidRPr="00D82A73" w:rsidRDefault="006C37C2" w:rsidP="0026766E">
            <w:pPr>
              <w:rPr>
                <w:b/>
              </w:rPr>
            </w:pPr>
            <w:r w:rsidRPr="00D82A73">
              <w:t>Form</w:t>
            </w:r>
          </w:p>
        </w:tc>
        <w:tc>
          <w:tcPr>
            <w:tcW w:w="1260" w:type="dxa"/>
            <w:shd w:val="clear" w:color="auto" w:fill="auto"/>
            <w:tcPrChange w:id="4649" w:author="Jarno Nieminen" w:date="2014-06-11T12:40:00Z">
              <w:tcPr>
                <w:tcW w:w="1260" w:type="dxa"/>
                <w:shd w:val="clear" w:color="auto" w:fill="auto"/>
              </w:tcPr>
            </w:tcPrChange>
          </w:tcPr>
          <w:p w14:paraId="13FA2A21" w14:textId="77777777" w:rsidR="006C37C2" w:rsidRPr="00D82A73" w:rsidRDefault="006C37C2" w:rsidP="0026766E">
            <w:pPr>
              <w:rPr>
                <w:i/>
              </w:rPr>
            </w:pPr>
            <w:r w:rsidRPr="00D82A73">
              <w:rPr>
                <w:i/>
              </w:rPr>
              <w:t>FormType</w:t>
            </w:r>
          </w:p>
        </w:tc>
        <w:tc>
          <w:tcPr>
            <w:tcW w:w="4867" w:type="dxa"/>
            <w:shd w:val="clear" w:color="auto" w:fill="auto"/>
            <w:tcPrChange w:id="4650" w:author="Jarno Nieminen" w:date="2014-06-11T12:40:00Z">
              <w:tcPr>
                <w:tcW w:w="4867" w:type="dxa"/>
                <w:shd w:val="clear" w:color="auto" w:fill="auto"/>
              </w:tcPr>
            </w:tcPrChange>
          </w:tcPr>
          <w:p w14:paraId="7F2EE091" w14:textId="77777777" w:rsidR="006C37C2" w:rsidRPr="00D82A73" w:rsidRDefault="006C37C2" w:rsidP="0026766E">
            <w:r w:rsidRPr="00D82A73">
              <w:t>Objekt CreateFormResponseType</w:t>
            </w:r>
          </w:p>
        </w:tc>
        <w:tc>
          <w:tcPr>
            <w:tcW w:w="1134" w:type="dxa"/>
            <w:shd w:val="clear" w:color="auto" w:fill="auto"/>
            <w:tcPrChange w:id="4651" w:author="Jarno Nieminen" w:date="2014-06-11T12:40:00Z">
              <w:tcPr>
                <w:tcW w:w="1134" w:type="dxa"/>
                <w:shd w:val="clear" w:color="auto" w:fill="auto"/>
              </w:tcPr>
            </w:tcPrChange>
          </w:tcPr>
          <w:p w14:paraId="446A1DCD" w14:textId="77777777" w:rsidR="006C37C2" w:rsidRPr="00D82A73" w:rsidRDefault="006C37C2" w:rsidP="0026766E">
            <w:pPr>
              <w:rPr>
                <w:b/>
              </w:rPr>
            </w:pPr>
            <w:r w:rsidRPr="00D82A73">
              <w:t>1..1</w:t>
            </w:r>
          </w:p>
        </w:tc>
      </w:tr>
    </w:tbl>
    <w:p w14:paraId="229AA603" w14:textId="77777777" w:rsidR="006C37C2" w:rsidRPr="00D82A73" w:rsidRDefault="006C37C2" w:rsidP="006C37C2">
      <w:pPr>
        <w:pStyle w:val="Heading2"/>
      </w:pPr>
      <w:bookmarkStart w:id="4652" w:name="_Toc258862150"/>
      <w:bookmarkStart w:id="4653" w:name="_Toc386458122"/>
      <w:bookmarkStart w:id="4654" w:name="_Toc390253681"/>
      <w:r w:rsidRPr="00D82A73">
        <w:t>Regler</w:t>
      </w:r>
      <w:bookmarkEnd w:id="4652"/>
      <w:bookmarkEnd w:id="4653"/>
      <w:bookmarkEnd w:id="4654"/>
    </w:p>
    <w:p w14:paraId="21DF95B0" w14:textId="77777777" w:rsidR="006C37C2" w:rsidRPr="00D82A73" w:rsidRDefault="006C37C2" w:rsidP="006C37C2">
      <w:pPr>
        <w:pStyle w:val="Heading3"/>
      </w:pPr>
      <w:bookmarkStart w:id="4655" w:name="_Toc258862151"/>
      <w:bookmarkStart w:id="4656" w:name="_Toc386458123"/>
      <w:bookmarkStart w:id="4657" w:name="_Toc390253682"/>
      <w:r w:rsidRPr="00D82A73">
        <w:t>Begäran</w:t>
      </w:r>
      <w:bookmarkEnd w:id="4655"/>
      <w:bookmarkEnd w:id="4656"/>
      <w:bookmarkEnd w:id="4657"/>
    </w:p>
    <w:p w14:paraId="197E3730" w14:textId="77777777" w:rsidR="006C37C2" w:rsidRPr="00D82A73" w:rsidRDefault="006C37C2" w:rsidP="006C37C2">
      <w:r w:rsidRPr="00D82A73">
        <w:t>Tjänsteproducenten validerar begäran enligt regler som specificerats i per attribut ovan. Anropande system kan använda följande parametrar.</w:t>
      </w:r>
    </w:p>
    <w:p w14:paraId="1A17F366" w14:textId="77777777" w:rsidR="006C37C2" w:rsidRPr="00D82A73" w:rsidRDefault="006C37C2" w:rsidP="006C37C2"/>
    <w:p w14:paraId="23E1440F" w14:textId="77777777" w:rsidR="006C37C2" w:rsidRPr="00D82A73" w:rsidRDefault="006C37C2" w:rsidP="006C37C2">
      <w:r w:rsidRPr="00D82A73">
        <w:t>Filtreringsprioritet</w:t>
      </w:r>
    </w:p>
    <w:p w14:paraId="13FCA92D" w14:textId="77777777" w:rsidR="006C37C2" w:rsidRPr="00D82A73" w:rsidRDefault="006C37C2" w:rsidP="004F0033">
      <w:pPr>
        <w:numPr>
          <w:ilvl w:val="0"/>
          <w:numId w:val="44"/>
        </w:numPr>
        <w:spacing w:line="240" w:lineRule="auto"/>
      </w:pPr>
      <w:r w:rsidRPr="00D82A73">
        <w:t>Personnummer (subjectOfCare)</w:t>
      </w:r>
    </w:p>
    <w:p w14:paraId="5EF2DFE3" w14:textId="77777777" w:rsidR="006C37C2" w:rsidRPr="00D82A73" w:rsidRDefault="006C37C2" w:rsidP="004F0033">
      <w:pPr>
        <w:numPr>
          <w:ilvl w:val="1"/>
          <w:numId w:val="44"/>
        </w:numPr>
        <w:spacing w:line="240" w:lineRule="auto"/>
      </w:pPr>
      <w:r w:rsidRPr="00D82A73">
        <w:t xml:space="preserve">Personnummer indikerar </w:t>
      </w:r>
      <w:r w:rsidRPr="00D82A73">
        <w:rPr>
          <w:b/>
        </w:rPr>
        <w:t>starkt autentiserad</w:t>
      </w:r>
      <w:r w:rsidRPr="00D82A73">
        <w:t xml:space="preserve"> invånare.</w:t>
      </w:r>
    </w:p>
    <w:p w14:paraId="2683FEAD" w14:textId="77777777" w:rsidR="006C37C2" w:rsidRPr="00D82A73" w:rsidRDefault="006C37C2" w:rsidP="004F0033">
      <w:pPr>
        <w:numPr>
          <w:ilvl w:val="1"/>
          <w:numId w:val="44"/>
        </w:numPr>
        <w:spacing w:line="240" w:lineRule="auto"/>
      </w:pPr>
      <w:r w:rsidRPr="00D82A73">
        <w:t>Tomt fält indikerar anonym användare.</w:t>
      </w:r>
    </w:p>
    <w:p w14:paraId="30CE0C50" w14:textId="77777777" w:rsidR="006C37C2" w:rsidRPr="00D82A73" w:rsidRDefault="006C37C2" w:rsidP="004F0033">
      <w:pPr>
        <w:numPr>
          <w:ilvl w:val="0"/>
          <w:numId w:val="44"/>
        </w:numPr>
        <w:spacing w:line="240" w:lineRule="auto"/>
      </w:pPr>
      <w:r w:rsidRPr="00D82A73">
        <w:t>Hälsoärende (ClinicalProcessInterestId)</w:t>
      </w:r>
    </w:p>
    <w:p w14:paraId="6BBB2E41" w14:textId="77777777" w:rsidR="006C37C2" w:rsidRPr="00D82A73" w:rsidRDefault="006C37C2" w:rsidP="004F0033">
      <w:pPr>
        <w:numPr>
          <w:ilvl w:val="1"/>
          <w:numId w:val="44"/>
        </w:numPr>
        <w:spacing w:line="240" w:lineRule="auto"/>
      </w:pPr>
      <w:r w:rsidRPr="00D82A73">
        <w:t>Indikerar att formuläret skall kopplas till ett hälsoärende.</w:t>
      </w:r>
    </w:p>
    <w:p w14:paraId="06EA619D" w14:textId="77777777" w:rsidR="006C37C2" w:rsidRPr="00D82A73" w:rsidRDefault="006C37C2" w:rsidP="006C37C2"/>
    <w:p w14:paraId="68AF6A06" w14:textId="77777777" w:rsidR="006C37C2" w:rsidRPr="00D82A73" w:rsidRDefault="006C37C2" w:rsidP="006C37C2">
      <w:pPr>
        <w:pStyle w:val="Heading3"/>
      </w:pPr>
      <w:bookmarkStart w:id="4658" w:name="_Toc258862152"/>
      <w:bookmarkStart w:id="4659" w:name="_Toc386458124"/>
      <w:bookmarkStart w:id="4660" w:name="_Toc390253683"/>
      <w:r w:rsidRPr="00D82A73">
        <w:t>Svar</w:t>
      </w:r>
      <w:bookmarkEnd w:id="4658"/>
      <w:bookmarkEnd w:id="4659"/>
      <w:bookmarkEnd w:id="4660"/>
    </w:p>
    <w:p w14:paraId="2C83458B" w14:textId="77777777" w:rsidR="006C37C2" w:rsidRPr="00D82A73" w:rsidRDefault="006C37C2" w:rsidP="006C37C2">
      <w:r w:rsidRPr="00D82A73">
        <w:t xml:space="preserve">Sökresultatet framställs genom att svaret begränsas av de värden som angivits i begäran. Formulärets (Form, FormTemplate) sida med frågor (Page) skall av konsumerande system(e-tjänst) presenteras för invånaren utan uppdelning. </w:t>
      </w:r>
    </w:p>
    <w:p w14:paraId="430FA569" w14:textId="77777777" w:rsidR="006C37C2" w:rsidRPr="00D82A73" w:rsidRDefault="006C37C2" w:rsidP="006C37C2"/>
    <w:p w14:paraId="4A4984A9" w14:textId="77777777" w:rsidR="006C37C2" w:rsidRPr="00D82A73" w:rsidRDefault="006C37C2" w:rsidP="006C37C2">
      <w:r w:rsidRPr="00D82A73">
        <w:t xml:space="preserve">Vid komplexa formulär med många frågor bör frågor delas upp i flera sidor (Page).  </w:t>
      </w:r>
    </w:p>
    <w:p w14:paraId="0173273B" w14:textId="77777777" w:rsidR="006C37C2" w:rsidRPr="00D82A73" w:rsidRDefault="006C37C2" w:rsidP="006C37C2"/>
    <w:p w14:paraId="39B4C220" w14:textId="77777777" w:rsidR="006C37C2" w:rsidRPr="00D82A73" w:rsidRDefault="006C37C2" w:rsidP="006C37C2"/>
    <w:p w14:paraId="6688083C" w14:textId="77777777" w:rsidR="006C37C2" w:rsidRPr="00D82A73" w:rsidRDefault="006C37C2" w:rsidP="006C37C2">
      <w:pPr>
        <w:pStyle w:val="Heading2"/>
      </w:pPr>
      <w:bookmarkStart w:id="4661" w:name="_Toc258862153"/>
      <w:bookmarkStart w:id="4662" w:name="_Toc386458125"/>
      <w:bookmarkStart w:id="4663" w:name="_Toc390253684"/>
      <w:r w:rsidRPr="00D82A73">
        <w:t>Tjänsteinteraktion</w:t>
      </w:r>
      <w:bookmarkEnd w:id="4661"/>
      <w:bookmarkEnd w:id="4662"/>
      <w:bookmarkEnd w:id="4663"/>
    </w:p>
    <w:p w14:paraId="0BB0DD76" w14:textId="77777777" w:rsidR="006C37C2" w:rsidRPr="00D82A73" w:rsidRDefault="006C37C2" w:rsidP="004F0033">
      <w:pPr>
        <w:numPr>
          <w:ilvl w:val="0"/>
          <w:numId w:val="40"/>
        </w:numPr>
        <w:spacing w:line="240" w:lineRule="auto"/>
      </w:pPr>
      <w:r w:rsidRPr="00D82A73">
        <w:t>CreateFormInteraction</w:t>
      </w:r>
    </w:p>
    <w:p w14:paraId="1B2CAE6B" w14:textId="77777777" w:rsidR="006C37C2" w:rsidRPr="00D82A73" w:rsidRDefault="006C37C2" w:rsidP="006C37C2"/>
    <w:p w14:paraId="1C2BFB57" w14:textId="77777777" w:rsidR="006C37C2" w:rsidRPr="00D82A73" w:rsidRDefault="006C37C2" w:rsidP="006C37C2"/>
    <w:p w14:paraId="31D1569E" w14:textId="77777777" w:rsidR="00D70633" w:rsidRDefault="00D70633">
      <w:pPr>
        <w:spacing w:line="240" w:lineRule="auto"/>
        <w:rPr>
          <w:ins w:id="4664" w:author="Jarno Nieminen" w:date="2014-06-11T12:40:00Z"/>
          <w:rFonts w:eastAsia="Times New Roman"/>
          <w:bCs/>
          <w:sz w:val="30"/>
          <w:szCs w:val="28"/>
        </w:rPr>
      </w:pPr>
      <w:bookmarkStart w:id="4665" w:name="_Toc258862154"/>
      <w:bookmarkStart w:id="4666" w:name="_Toc386458126"/>
      <w:ins w:id="4667" w:author="Jarno Nieminen" w:date="2014-06-11T12:40:00Z">
        <w:r>
          <w:br w:type="page"/>
        </w:r>
      </w:ins>
    </w:p>
    <w:p w14:paraId="5E56027C" w14:textId="12E33768" w:rsidR="006C37C2" w:rsidRPr="00D82A73" w:rsidRDefault="006C37C2" w:rsidP="006C37C2">
      <w:pPr>
        <w:pStyle w:val="Heading1"/>
      </w:pPr>
      <w:bookmarkStart w:id="4668" w:name="_Toc390253685"/>
      <w:r w:rsidRPr="00D82A73">
        <w:lastRenderedPageBreak/>
        <w:t>Tjänstekontrakt GetForms</w:t>
      </w:r>
      <w:bookmarkEnd w:id="4665"/>
      <w:bookmarkEnd w:id="4666"/>
      <w:bookmarkEnd w:id="4668"/>
      <w:r w:rsidRPr="00D82A73">
        <w:t xml:space="preserve"> </w:t>
      </w:r>
    </w:p>
    <w:p w14:paraId="24AA2CA2" w14:textId="77777777" w:rsidR="006C37C2" w:rsidRPr="00D82A73" w:rsidRDefault="006C37C2" w:rsidP="006C37C2">
      <w:r w:rsidRPr="00D82A73">
        <w:t xml:space="preserve">Tjänsten används för att lista alla pågående/avslutade formulär.   </w:t>
      </w:r>
    </w:p>
    <w:p w14:paraId="2F7F17AC" w14:textId="77777777" w:rsidR="006C37C2" w:rsidRPr="00D82A73" w:rsidRDefault="006C37C2" w:rsidP="006C37C2"/>
    <w:p w14:paraId="39BBECA3" w14:textId="77777777" w:rsidR="006C37C2" w:rsidRPr="00D82A73" w:rsidRDefault="006C37C2" w:rsidP="006C37C2">
      <w:r w:rsidRPr="00D82A73">
        <w:t>Tjänsten returnerar formulär baserat på olika parametrar.</w:t>
      </w:r>
    </w:p>
    <w:p w14:paraId="79720A2B" w14:textId="77777777" w:rsidR="006C37C2" w:rsidRPr="00D82A73" w:rsidRDefault="006C37C2" w:rsidP="004F0033">
      <w:pPr>
        <w:numPr>
          <w:ilvl w:val="0"/>
          <w:numId w:val="42"/>
        </w:numPr>
        <w:spacing w:line="240" w:lineRule="auto"/>
      </w:pPr>
      <w:r w:rsidRPr="00D82A73">
        <w:t>Vårdenhets hsa-id</w:t>
      </w:r>
    </w:p>
    <w:p w14:paraId="26FD1579" w14:textId="77777777" w:rsidR="006C37C2" w:rsidRPr="00D82A73" w:rsidRDefault="006C37C2" w:rsidP="004F0033">
      <w:pPr>
        <w:numPr>
          <w:ilvl w:val="0"/>
          <w:numId w:val="42"/>
        </w:numPr>
        <w:spacing w:line="240" w:lineRule="auto"/>
      </w:pPr>
      <w:r w:rsidRPr="00D82A73">
        <w:t>Personnummer</w:t>
      </w:r>
    </w:p>
    <w:p w14:paraId="562D948E" w14:textId="77777777" w:rsidR="006C37C2" w:rsidRPr="00D82A73" w:rsidRDefault="006C37C2" w:rsidP="004F0033">
      <w:pPr>
        <w:numPr>
          <w:ilvl w:val="1"/>
          <w:numId w:val="42"/>
        </w:numPr>
        <w:spacing w:line="240" w:lineRule="auto"/>
      </w:pPr>
      <w:r w:rsidRPr="00D82A73">
        <w:t>Indikerar att producerande system skall hämta formulär för den specifika användaren.</w:t>
      </w:r>
    </w:p>
    <w:p w14:paraId="2DA8DE02" w14:textId="77777777" w:rsidR="006C37C2" w:rsidRPr="00D82A73" w:rsidRDefault="006C37C2" w:rsidP="004F0033">
      <w:pPr>
        <w:numPr>
          <w:ilvl w:val="0"/>
          <w:numId w:val="42"/>
        </w:numPr>
        <w:spacing w:line="240" w:lineRule="auto"/>
      </w:pPr>
      <w:r w:rsidRPr="00D82A73">
        <w:t>Formulärtyp</w:t>
      </w:r>
    </w:p>
    <w:p w14:paraId="4259C513" w14:textId="77777777" w:rsidR="006C37C2" w:rsidRPr="00D82A73" w:rsidRDefault="006C37C2" w:rsidP="004F0033">
      <w:pPr>
        <w:numPr>
          <w:ilvl w:val="1"/>
          <w:numId w:val="42"/>
        </w:numPr>
        <w:spacing w:line="240" w:lineRule="auto"/>
      </w:pPr>
      <w:r w:rsidRPr="00D82A73">
        <w:t>Indikerar att producerandesystem skall filtrerar sitt svar baserat på formulärtypen (om denna finns tillgänglig).</w:t>
      </w:r>
    </w:p>
    <w:p w14:paraId="08EA3549" w14:textId="77777777" w:rsidR="006C37C2" w:rsidRPr="00D82A73" w:rsidRDefault="006C37C2" w:rsidP="004F0033">
      <w:pPr>
        <w:numPr>
          <w:ilvl w:val="0"/>
          <w:numId w:val="42"/>
        </w:numPr>
        <w:spacing w:line="240" w:lineRule="auto"/>
      </w:pPr>
      <w:r w:rsidRPr="00D82A73">
        <w:t>Hälsoärende.</w:t>
      </w:r>
    </w:p>
    <w:p w14:paraId="1C0ADAA8" w14:textId="77777777" w:rsidR="006C37C2" w:rsidRPr="00D82A73" w:rsidRDefault="006C37C2" w:rsidP="004F0033">
      <w:pPr>
        <w:numPr>
          <w:ilvl w:val="1"/>
          <w:numId w:val="42"/>
        </w:numPr>
        <w:spacing w:line="240" w:lineRule="auto"/>
      </w:pPr>
      <w:r w:rsidRPr="00D82A73">
        <w:t>Indikerar att producerande system skall filtrera formulär kopplade till ett specifikt hälsoärende.</w:t>
      </w:r>
    </w:p>
    <w:p w14:paraId="67732E27" w14:textId="77777777" w:rsidR="006C37C2" w:rsidRPr="00D82A73" w:rsidRDefault="006C37C2" w:rsidP="006C37C2"/>
    <w:p w14:paraId="77A08758" w14:textId="77777777" w:rsidR="00A1023C" w:rsidRPr="00D82A73" w:rsidRDefault="00A1023C" w:rsidP="00A1023C">
      <w:pPr>
        <w:rPr>
          <w:del w:id="4669" w:author="Jarno Nieminen" w:date="2014-06-11T12:40:00Z"/>
        </w:rPr>
      </w:pPr>
    </w:p>
    <w:p w14:paraId="5054B099" w14:textId="77777777" w:rsidR="006C37C2" w:rsidRPr="00D82A73" w:rsidRDefault="006C37C2" w:rsidP="006C37C2">
      <w:r w:rsidRPr="00D82A73">
        <w:t>Tjänsten anropas när användaren vill:</w:t>
      </w:r>
    </w:p>
    <w:p w14:paraId="5C07C2F5" w14:textId="77777777" w:rsidR="006C37C2" w:rsidRPr="00D82A73" w:rsidRDefault="006C37C2" w:rsidP="004F0033">
      <w:pPr>
        <w:numPr>
          <w:ilvl w:val="0"/>
          <w:numId w:val="41"/>
        </w:numPr>
        <w:spacing w:line="240" w:lineRule="auto"/>
      </w:pPr>
      <w:r w:rsidRPr="00D82A73">
        <w:t xml:space="preserve">Lista användarens alla formulär. </w:t>
      </w:r>
    </w:p>
    <w:p w14:paraId="30CF27FE" w14:textId="77777777" w:rsidR="006C37C2" w:rsidRPr="00D82A73" w:rsidRDefault="006C37C2" w:rsidP="004F0033">
      <w:pPr>
        <w:numPr>
          <w:ilvl w:val="0"/>
          <w:numId w:val="41"/>
        </w:numPr>
        <w:spacing w:line="240" w:lineRule="auto"/>
      </w:pPr>
      <w:r w:rsidRPr="00D82A73">
        <w:t>Formulär kan ha följande status:</w:t>
      </w:r>
    </w:p>
    <w:p w14:paraId="163DFFD6" w14:textId="77777777" w:rsidR="006C37C2" w:rsidRPr="00D82A73" w:rsidRDefault="006C37C2" w:rsidP="004F0033">
      <w:pPr>
        <w:numPr>
          <w:ilvl w:val="1"/>
          <w:numId w:val="41"/>
        </w:numPr>
        <w:spacing w:line="240" w:lineRule="auto"/>
      </w:pPr>
      <w:r w:rsidRPr="00D82A73">
        <w:t>ONGOING = Formulär skapat/formulärbegäran skapad. Pågående, frågor har temporärsparats</w:t>
      </w:r>
    </w:p>
    <w:p w14:paraId="638C6FEF" w14:textId="77777777" w:rsidR="006C37C2" w:rsidRPr="00D82A73" w:rsidRDefault="006C37C2" w:rsidP="004F0033">
      <w:pPr>
        <w:numPr>
          <w:ilvl w:val="1"/>
          <w:numId w:val="41"/>
        </w:numPr>
        <w:spacing w:line="240" w:lineRule="auto"/>
      </w:pPr>
      <w:r w:rsidRPr="00D82A73">
        <w:t>PENDING_COMPLETION = Pågående, frågor har temporärsparats. Alla frågor är besvarade.</w:t>
      </w:r>
    </w:p>
    <w:p w14:paraId="1DAF10B3" w14:textId="77777777" w:rsidR="006C37C2" w:rsidRPr="00D82A73" w:rsidRDefault="006C37C2" w:rsidP="004F0033">
      <w:pPr>
        <w:numPr>
          <w:ilvl w:val="1"/>
          <w:numId w:val="41"/>
        </w:numPr>
        <w:spacing w:line="240" w:lineRule="auto"/>
      </w:pPr>
      <w:r w:rsidRPr="00D82A73">
        <w:t>COMPLETED = Avslutad</w:t>
      </w:r>
    </w:p>
    <w:p w14:paraId="60205394" w14:textId="77777777" w:rsidR="006C37C2" w:rsidRPr="00D82A73" w:rsidRDefault="006C37C2" w:rsidP="006C37C2"/>
    <w:p w14:paraId="53334994" w14:textId="77777777" w:rsidR="006C37C2" w:rsidRPr="00D82A73" w:rsidRDefault="006C37C2" w:rsidP="006C37C2">
      <w:pPr>
        <w:pStyle w:val="Heading2"/>
      </w:pPr>
      <w:bookmarkStart w:id="4670" w:name="_Toc258862155"/>
      <w:bookmarkStart w:id="4671" w:name="_Toc386458127"/>
      <w:bookmarkStart w:id="4672" w:name="_Toc390253686"/>
      <w:r w:rsidRPr="00D82A73">
        <w:t>Frivillighet</w:t>
      </w:r>
      <w:bookmarkEnd w:id="4670"/>
      <w:bookmarkEnd w:id="4671"/>
      <w:bookmarkEnd w:id="4672"/>
    </w:p>
    <w:p w14:paraId="719A936C" w14:textId="77777777" w:rsidR="006C37C2" w:rsidRPr="00D82A73" w:rsidRDefault="006C37C2" w:rsidP="006C37C2">
      <w:r w:rsidRPr="00D82A73">
        <w:t xml:space="preserve">Obligatoriskt </w:t>
      </w:r>
    </w:p>
    <w:p w14:paraId="52167C36" w14:textId="77777777" w:rsidR="006C37C2" w:rsidRPr="00D82A73" w:rsidRDefault="006C37C2" w:rsidP="006C37C2">
      <w:pPr>
        <w:pStyle w:val="Heading2"/>
      </w:pPr>
      <w:bookmarkStart w:id="4673" w:name="_Toc258862156"/>
      <w:bookmarkStart w:id="4674" w:name="_Toc386458128"/>
      <w:bookmarkStart w:id="4675" w:name="_Toc390253687"/>
      <w:r w:rsidRPr="00D82A73">
        <w:t>Version</w:t>
      </w:r>
      <w:bookmarkEnd w:id="4673"/>
      <w:bookmarkEnd w:id="4674"/>
      <w:bookmarkEnd w:id="4675"/>
    </w:p>
    <w:p w14:paraId="43A805B3" w14:textId="77777777" w:rsidR="006C37C2" w:rsidRPr="00D82A73" w:rsidRDefault="006C37C2" w:rsidP="006C37C2">
      <w:r>
        <w:t>2.0</w:t>
      </w:r>
    </w:p>
    <w:p w14:paraId="1FEF74F4" w14:textId="77777777" w:rsidR="006C37C2" w:rsidRPr="00D82A73" w:rsidRDefault="006C37C2" w:rsidP="006C37C2">
      <w:pPr>
        <w:pStyle w:val="Heading2"/>
      </w:pPr>
      <w:bookmarkStart w:id="4676" w:name="_Toc258862157"/>
      <w:bookmarkStart w:id="4677" w:name="_Toc386458129"/>
      <w:bookmarkStart w:id="4678" w:name="_Toc390253688"/>
      <w:r w:rsidRPr="00D82A73">
        <w:t>Tjänstens signatur</w:t>
      </w:r>
      <w:bookmarkEnd w:id="4676"/>
      <w:bookmarkEnd w:id="4677"/>
      <w:bookmarkEnd w:id="4678"/>
    </w:p>
    <w:p w14:paraId="40666EB6" w14:textId="77777777" w:rsidR="006C37C2" w:rsidRPr="00D82A73" w:rsidRDefault="006C37C2" w:rsidP="006C37C2">
      <w:r w:rsidRPr="00D82A73">
        <w:t xml:space="preserve">Request </w:t>
      </w:r>
    </w:p>
    <w:p w14:paraId="34B20D31" w14:textId="77777777" w:rsidR="006C37C2" w:rsidRPr="00D82A73" w:rsidRDefault="006C37C2" w:rsidP="004F0033">
      <w:pPr>
        <w:numPr>
          <w:ilvl w:val="0"/>
          <w:numId w:val="32"/>
        </w:numPr>
        <w:spacing w:line="240" w:lineRule="auto"/>
      </w:pPr>
      <w:r>
        <w:t>Healthcare_Facility_CareUnit [0</w:t>
      </w:r>
      <w:r w:rsidRPr="00D82A73">
        <w:t>..1]</w:t>
      </w:r>
    </w:p>
    <w:p w14:paraId="2DB0D8CF" w14:textId="77777777" w:rsidR="006C37C2" w:rsidRPr="00D82A73" w:rsidRDefault="006C37C2" w:rsidP="004F0033">
      <w:pPr>
        <w:numPr>
          <w:ilvl w:val="0"/>
          <w:numId w:val="32"/>
        </w:numPr>
        <w:spacing w:line="240" w:lineRule="auto"/>
      </w:pPr>
      <w:r w:rsidRPr="00D82A73">
        <w:t>SubjectOfCare [0..1]</w:t>
      </w:r>
    </w:p>
    <w:p w14:paraId="747A4607" w14:textId="77777777" w:rsidR="006C37C2" w:rsidRPr="00D82A73" w:rsidRDefault="006C37C2" w:rsidP="004F0033">
      <w:pPr>
        <w:numPr>
          <w:ilvl w:val="0"/>
          <w:numId w:val="32"/>
        </w:numPr>
        <w:spacing w:line="240" w:lineRule="auto"/>
      </w:pPr>
      <w:r w:rsidRPr="00D82A73">
        <w:t>TemplateId [0..*]</w:t>
      </w:r>
    </w:p>
    <w:p w14:paraId="11DD69AA" w14:textId="77777777" w:rsidR="006C37C2" w:rsidRPr="00D82A73" w:rsidRDefault="006C37C2" w:rsidP="004F0033">
      <w:pPr>
        <w:numPr>
          <w:ilvl w:val="0"/>
          <w:numId w:val="32"/>
        </w:numPr>
        <w:spacing w:line="240" w:lineRule="auto"/>
      </w:pPr>
      <w:r w:rsidRPr="00D82A73">
        <w:t>ClinicalProcessInterestId [0..*]</w:t>
      </w:r>
    </w:p>
    <w:p w14:paraId="762B609E" w14:textId="77777777" w:rsidR="006C37C2" w:rsidRPr="00D82A73" w:rsidRDefault="006C37C2" w:rsidP="006C37C2">
      <w:r w:rsidRPr="00D82A73">
        <w:t xml:space="preserve">Response </w:t>
      </w:r>
    </w:p>
    <w:p w14:paraId="792680A3" w14:textId="77777777" w:rsidR="006C37C2" w:rsidRDefault="006C37C2" w:rsidP="004F0033">
      <w:pPr>
        <w:numPr>
          <w:ilvl w:val="0"/>
          <w:numId w:val="33"/>
        </w:numPr>
        <w:spacing w:line="240" w:lineRule="auto"/>
      </w:pPr>
      <w:r w:rsidRPr="00D82A73">
        <w:t>Forms [0..</w:t>
      </w:r>
      <w:r>
        <w:t>*]</w:t>
      </w:r>
    </w:p>
    <w:p w14:paraId="53501E42" w14:textId="77777777" w:rsidR="00A8636C" w:rsidRPr="00D82A73" w:rsidRDefault="00A8636C" w:rsidP="00A8636C">
      <w:pPr>
        <w:spacing w:line="240" w:lineRule="auto"/>
        <w:rPr>
          <w:ins w:id="4679" w:author="Jarno Nieminen" w:date="2014-06-11T12:40:00Z"/>
        </w:rPr>
      </w:pPr>
    </w:p>
    <w:p w14:paraId="5521D524" w14:textId="77777777" w:rsidR="006C37C2" w:rsidRPr="00D82A73" w:rsidRDefault="006C37C2" w:rsidP="006C37C2">
      <w:pPr>
        <w:pStyle w:val="Heading3"/>
      </w:pPr>
      <w:bookmarkStart w:id="4680" w:name="_Toc386457355"/>
      <w:bookmarkStart w:id="4681" w:name="_Toc386458130"/>
      <w:bookmarkStart w:id="4682" w:name="_Toc258862158"/>
      <w:bookmarkStart w:id="4683" w:name="_Toc386458131"/>
      <w:bookmarkStart w:id="4684" w:name="_Toc390253689"/>
      <w:bookmarkEnd w:id="4680"/>
      <w:bookmarkEnd w:id="4681"/>
      <w:r w:rsidRPr="00D82A73">
        <w:t>Begäran (Request) och Svar (Response)</w:t>
      </w:r>
      <w:bookmarkEnd w:id="4682"/>
      <w:bookmarkEnd w:id="4683"/>
      <w:bookmarkEnd w:id="468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685"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686">
          <w:tblGrid>
            <w:gridCol w:w="2628"/>
            <w:gridCol w:w="1260"/>
            <w:gridCol w:w="4867"/>
            <w:gridCol w:w="1134"/>
          </w:tblGrid>
        </w:tblGridChange>
      </w:tblGrid>
      <w:tr w:rsidR="006C37C2" w:rsidRPr="00D82A73" w14:paraId="070D7EC0" w14:textId="77777777" w:rsidTr="0026766E">
        <w:tc>
          <w:tcPr>
            <w:tcW w:w="2628" w:type="dxa"/>
            <w:shd w:val="clear" w:color="auto" w:fill="auto"/>
            <w:tcPrChange w:id="4687" w:author="Jarno Nieminen" w:date="2014-06-11T12:40:00Z">
              <w:tcPr>
                <w:tcW w:w="2628" w:type="dxa"/>
                <w:shd w:val="clear" w:color="auto" w:fill="auto"/>
              </w:tcPr>
            </w:tcPrChange>
          </w:tcPr>
          <w:p w14:paraId="0DFA9D86" w14:textId="77777777" w:rsidR="006C37C2" w:rsidRPr="00D82A73" w:rsidRDefault="006C37C2" w:rsidP="0026766E">
            <w:pPr>
              <w:rPr>
                <w:b/>
              </w:rPr>
            </w:pPr>
            <w:r w:rsidRPr="00D82A73">
              <w:rPr>
                <w:b/>
              </w:rPr>
              <w:br w:type="page"/>
              <w:t>Attribut</w:t>
            </w:r>
          </w:p>
        </w:tc>
        <w:tc>
          <w:tcPr>
            <w:tcW w:w="1260" w:type="dxa"/>
            <w:shd w:val="clear" w:color="auto" w:fill="auto"/>
            <w:tcPrChange w:id="4688" w:author="Jarno Nieminen" w:date="2014-06-11T12:40:00Z">
              <w:tcPr>
                <w:tcW w:w="1260" w:type="dxa"/>
                <w:shd w:val="clear" w:color="auto" w:fill="auto"/>
              </w:tcPr>
            </w:tcPrChange>
          </w:tcPr>
          <w:p w14:paraId="6279D02E" w14:textId="77777777" w:rsidR="006C37C2" w:rsidRPr="00D82A73" w:rsidRDefault="006C37C2" w:rsidP="0026766E">
            <w:pPr>
              <w:rPr>
                <w:b/>
              </w:rPr>
            </w:pPr>
            <w:r w:rsidRPr="00D82A73">
              <w:rPr>
                <w:b/>
              </w:rPr>
              <w:t>Typ</w:t>
            </w:r>
          </w:p>
        </w:tc>
        <w:tc>
          <w:tcPr>
            <w:tcW w:w="4867" w:type="dxa"/>
            <w:shd w:val="clear" w:color="auto" w:fill="auto"/>
            <w:tcPrChange w:id="4689" w:author="Jarno Nieminen" w:date="2014-06-11T12:40:00Z">
              <w:tcPr>
                <w:tcW w:w="4867" w:type="dxa"/>
                <w:shd w:val="clear" w:color="auto" w:fill="auto"/>
              </w:tcPr>
            </w:tcPrChange>
          </w:tcPr>
          <w:p w14:paraId="76345EE2" w14:textId="77777777" w:rsidR="006C37C2" w:rsidRPr="00D82A73" w:rsidRDefault="006C37C2" w:rsidP="0026766E">
            <w:pPr>
              <w:rPr>
                <w:b/>
              </w:rPr>
            </w:pPr>
            <w:r w:rsidRPr="00D82A73">
              <w:rPr>
                <w:b/>
              </w:rPr>
              <w:t>Kommentar</w:t>
            </w:r>
          </w:p>
        </w:tc>
        <w:tc>
          <w:tcPr>
            <w:tcW w:w="1134" w:type="dxa"/>
            <w:shd w:val="clear" w:color="auto" w:fill="auto"/>
            <w:tcPrChange w:id="4690" w:author="Jarno Nieminen" w:date="2014-06-11T12:40:00Z">
              <w:tcPr>
                <w:tcW w:w="1134" w:type="dxa"/>
                <w:shd w:val="clear" w:color="auto" w:fill="auto"/>
              </w:tcPr>
            </w:tcPrChange>
          </w:tcPr>
          <w:p w14:paraId="5228ECB3" w14:textId="77777777" w:rsidR="006C37C2" w:rsidRPr="00D82A73" w:rsidRDefault="006C37C2" w:rsidP="0026766E">
            <w:pPr>
              <w:rPr>
                <w:b/>
              </w:rPr>
            </w:pPr>
            <w:r w:rsidRPr="00D82A73">
              <w:rPr>
                <w:b/>
              </w:rPr>
              <w:t>Kardi-nalitet</w:t>
            </w:r>
          </w:p>
        </w:tc>
      </w:tr>
      <w:tr w:rsidR="006C37C2" w:rsidRPr="00D82A73" w14:paraId="77516335" w14:textId="77777777" w:rsidTr="0026766E">
        <w:tc>
          <w:tcPr>
            <w:tcW w:w="2628" w:type="dxa"/>
            <w:shd w:val="clear" w:color="auto" w:fill="auto"/>
            <w:tcPrChange w:id="4691" w:author="Jarno Nieminen" w:date="2014-06-11T12:40:00Z">
              <w:tcPr>
                <w:tcW w:w="2628" w:type="dxa"/>
                <w:shd w:val="clear" w:color="auto" w:fill="auto"/>
              </w:tcPr>
            </w:tcPrChange>
          </w:tcPr>
          <w:p w14:paraId="2BC4388F" w14:textId="77777777" w:rsidR="006C37C2" w:rsidRPr="00D82A73" w:rsidRDefault="006C37C2" w:rsidP="0026766E">
            <w:pPr>
              <w:rPr>
                <w:i/>
              </w:rPr>
            </w:pPr>
            <w:r w:rsidRPr="00D82A73">
              <w:rPr>
                <w:i/>
              </w:rPr>
              <w:t>Begäran</w:t>
            </w:r>
          </w:p>
        </w:tc>
        <w:tc>
          <w:tcPr>
            <w:tcW w:w="1260" w:type="dxa"/>
            <w:shd w:val="clear" w:color="auto" w:fill="auto"/>
            <w:tcPrChange w:id="4692" w:author="Jarno Nieminen" w:date="2014-06-11T12:40:00Z">
              <w:tcPr>
                <w:tcW w:w="1260" w:type="dxa"/>
                <w:shd w:val="clear" w:color="auto" w:fill="auto"/>
              </w:tcPr>
            </w:tcPrChange>
          </w:tcPr>
          <w:p w14:paraId="21BA9141" w14:textId="77777777" w:rsidR="006C37C2" w:rsidRPr="00D82A73" w:rsidRDefault="006C37C2" w:rsidP="0026766E"/>
        </w:tc>
        <w:tc>
          <w:tcPr>
            <w:tcW w:w="4867" w:type="dxa"/>
            <w:shd w:val="clear" w:color="auto" w:fill="auto"/>
            <w:tcPrChange w:id="4693" w:author="Jarno Nieminen" w:date="2014-06-11T12:40:00Z">
              <w:tcPr>
                <w:tcW w:w="4867" w:type="dxa"/>
                <w:shd w:val="clear" w:color="auto" w:fill="auto"/>
              </w:tcPr>
            </w:tcPrChange>
          </w:tcPr>
          <w:p w14:paraId="0D633326" w14:textId="77777777" w:rsidR="006C37C2" w:rsidRPr="00D82A73" w:rsidRDefault="006C37C2" w:rsidP="0026766E"/>
        </w:tc>
        <w:tc>
          <w:tcPr>
            <w:tcW w:w="1134" w:type="dxa"/>
            <w:shd w:val="clear" w:color="auto" w:fill="auto"/>
            <w:tcPrChange w:id="4694" w:author="Jarno Nieminen" w:date="2014-06-11T12:40:00Z">
              <w:tcPr>
                <w:tcW w:w="1134" w:type="dxa"/>
                <w:shd w:val="clear" w:color="auto" w:fill="auto"/>
              </w:tcPr>
            </w:tcPrChange>
          </w:tcPr>
          <w:p w14:paraId="31ADE5B0" w14:textId="77777777" w:rsidR="006C37C2" w:rsidRPr="00D82A73" w:rsidRDefault="006C37C2" w:rsidP="0026766E"/>
        </w:tc>
      </w:tr>
      <w:tr w:rsidR="006C37C2" w:rsidRPr="00D82A73" w14:paraId="7E5C2D72" w14:textId="77777777" w:rsidTr="0026766E">
        <w:tc>
          <w:tcPr>
            <w:tcW w:w="2628" w:type="dxa"/>
            <w:shd w:val="clear" w:color="auto" w:fill="auto"/>
            <w:tcPrChange w:id="4695" w:author="Jarno Nieminen" w:date="2014-06-11T12:40:00Z">
              <w:tcPr>
                <w:tcW w:w="2628" w:type="dxa"/>
                <w:shd w:val="clear" w:color="auto" w:fill="auto"/>
              </w:tcPr>
            </w:tcPrChange>
          </w:tcPr>
          <w:p w14:paraId="0857D308" w14:textId="77777777" w:rsidR="006C37C2" w:rsidRPr="00D82A73" w:rsidRDefault="006C37C2" w:rsidP="0026766E">
            <w:pPr>
              <w:rPr>
                <w:b/>
              </w:rPr>
            </w:pPr>
            <w:r w:rsidRPr="00D82A73">
              <w:t>Healthcare_Facility_CareUnit</w:t>
            </w:r>
          </w:p>
        </w:tc>
        <w:tc>
          <w:tcPr>
            <w:tcW w:w="1260" w:type="dxa"/>
            <w:shd w:val="clear" w:color="auto" w:fill="auto"/>
            <w:tcPrChange w:id="4696" w:author="Jarno Nieminen" w:date="2014-06-11T12:40:00Z">
              <w:tcPr>
                <w:tcW w:w="1260" w:type="dxa"/>
                <w:shd w:val="clear" w:color="auto" w:fill="auto"/>
              </w:tcPr>
            </w:tcPrChange>
          </w:tcPr>
          <w:p w14:paraId="2C47873D" w14:textId="77777777" w:rsidR="006C37C2" w:rsidRPr="00D82A73" w:rsidRDefault="006C37C2" w:rsidP="0026766E"/>
        </w:tc>
        <w:tc>
          <w:tcPr>
            <w:tcW w:w="4867" w:type="dxa"/>
            <w:shd w:val="clear" w:color="auto" w:fill="auto"/>
            <w:tcPrChange w:id="4697" w:author="Jarno Nieminen" w:date="2014-06-11T12:40:00Z">
              <w:tcPr>
                <w:tcW w:w="4867" w:type="dxa"/>
                <w:shd w:val="clear" w:color="auto" w:fill="auto"/>
              </w:tcPr>
            </w:tcPrChange>
          </w:tcPr>
          <w:p w14:paraId="4F1C04E1" w14:textId="77777777" w:rsidR="006C37C2" w:rsidRPr="00D82A73" w:rsidRDefault="006C37C2" w:rsidP="0026766E">
            <w:r w:rsidRPr="00D82A73">
              <w:t>Hsa-Id (Vårdenhet/enhets-id).</w:t>
            </w:r>
          </w:p>
          <w:p w14:paraId="00F3FDCA" w14:textId="77777777" w:rsidR="006C37C2" w:rsidRPr="00D82A73" w:rsidRDefault="006C37C2" w:rsidP="0026766E">
            <w:r w:rsidRPr="00D82A73">
              <w:t>T.ex. se2321000016-1hz3</w:t>
            </w:r>
          </w:p>
        </w:tc>
        <w:tc>
          <w:tcPr>
            <w:tcW w:w="1134" w:type="dxa"/>
            <w:shd w:val="clear" w:color="auto" w:fill="auto"/>
            <w:tcPrChange w:id="4698" w:author="Jarno Nieminen" w:date="2014-06-11T12:40:00Z">
              <w:tcPr>
                <w:tcW w:w="1134" w:type="dxa"/>
                <w:shd w:val="clear" w:color="auto" w:fill="auto"/>
              </w:tcPr>
            </w:tcPrChange>
          </w:tcPr>
          <w:p w14:paraId="2B5BDDE4" w14:textId="77777777" w:rsidR="006C37C2" w:rsidRPr="00D82A73" w:rsidRDefault="006C37C2" w:rsidP="0026766E">
            <w:pPr>
              <w:rPr>
                <w:b/>
              </w:rPr>
            </w:pPr>
            <w:r>
              <w:t>0</w:t>
            </w:r>
            <w:r w:rsidRPr="00D82A73">
              <w:t>..1</w:t>
            </w:r>
          </w:p>
        </w:tc>
      </w:tr>
      <w:tr w:rsidR="006C37C2" w:rsidRPr="00D82A73" w14:paraId="48CA35BC" w14:textId="77777777" w:rsidTr="0026766E">
        <w:tc>
          <w:tcPr>
            <w:tcW w:w="2628" w:type="dxa"/>
            <w:shd w:val="clear" w:color="auto" w:fill="auto"/>
            <w:tcPrChange w:id="4699" w:author="Jarno Nieminen" w:date="2014-06-11T12:40:00Z">
              <w:tcPr>
                <w:tcW w:w="2628" w:type="dxa"/>
                <w:shd w:val="clear" w:color="auto" w:fill="auto"/>
              </w:tcPr>
            </w:tcPrChange>
          </w:tcPr>
          <w:p w14:paraId="31486DE8" w14:textId="77777777" w:rsidR="006C37C2" w:rsidRPr="00D82A73" w:rsidRDefault="006C37C2" w:rsidP="0026766E">
            <w:pPr>
              <w:rPr>
                <w:b/>
                <w:i/>
              </w:rPr>
            </w:pPr>
            <w:r w:rsidRPr="00D82A73">
              <w:t>SubjectOfCare</w:t>
            </w:r>
          </w:p>
        </w:tc>
        <w:tc>
          <w:tcPr>
            <w:tcW w:w="1260" w:type="dxa"/>
            <w:shd w:val="clear" w:color="auto" w:fill="auto"/>
            <w:tcPrChange w:id="4700" w:author="Jarno Nieminen" w:date="2014-06-11T12:40:00Z">
              <w:tcPr>
                <w:tcW w:w="1260" w:type="dxa"/>
                <w:shd w:val="clear" w:color="auto" w:fill="auto"/>
              </w:tcPr>
            </w:tcPrChange>
          </w:tcPr>
          <w:p w14:paraId="42AD2656" w14:textId="77777777" w:rsidR="006C37C2" w:rsidRPr="00D82A73" w:rsidRDefault="006C37C2" w:rsidP="0026766E"/>
        </w:tc>
        <w:tc>
          <w:tcPr>
            <w:tcW w:w="4867" w:type="dxa"/>
            <w:shd w:val="clear" w:color="auto" w:fill="auto"/>
            <w:tcPrChange w:id="4701" w:author="Jarno Nieminen" w:date="2014-06-11T12:40:00Z">
              <w:tcPr>
                <w:tcW w:w="4867" w:type="dxa"/>
                <w:shd w:val="clear" w:color="auto" w:fill="auto"/>
              </w:tcPr>
            </w:tcPrChange>
          </w:tcPr>
          <w:p w14:paraId="07A48EE8" w14:textId="77777777" w:rsidR="006C37C2" w:rsidRPr="00D82A73" w:rsidRDefault="006C37C2" w:rsidP="0026766E">
            <w:r w:rsidRPr="00D82A73">
              <w:t xml:space="preserve">Starkt autentiserad användares personnummer. </w:t>
            </w:r>
          </w:p>
          <w:p w14:paraId="4F0B0FB4" w14:textId="77777777" w:rsidR="006C37C2" w:rsidRPr="00D82A73" w:rsidRDefault="006C37C2" w:rsidP="0026766E">
            <w:r w:rsidRPr="00D82A73">
              <w:lastRenderedPageBreak/>
              <w:t>T.ex. 191212121212 (yyyymmddnnnn)</w:t>
            </w:r>
          </w:p>
          <w:p w14:paraId="766659C8"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702" w:author="Jarno Nieminen" w:date="2014-06-11T12:40:00Z">
              <w:tcPr>
                <w:tcW w:w="1134" w:type="dxa"/>
                <w:shd w:val="clear" w:color="auto" w:fill="auto"/>
              </w:tcPr>
            </w:tcPrChange>
          </w:tcPr>
          <w:p w14:paraId="4F8F555A" w14:textId="77777777" w:rsidR="006C37C2" w:rsidRPr="00D82A73" w:rsidRDefault="006C37C2" w:rsidP="0026766E">
            <w:pPr>
              <w:rPr>
                <w:b/>
              </w:rPr>
            </w:pPr>
            <w:r w:rsidRPr="00D82A73">
              <w:lastRenderedPageBreak/>
              <w:t>0..1</w:t>
            </w:r>
          </w:p>
        </w:tc>
      </w:tr>
      <w:tr w:rsidR="006C37C2" w:rsidRPr="00D82A73" w14:paraId="7FE1B514" w14:textId="77777777" w:rsidTr="0026766E">
        <w:tc>
          <w:tcPr>
            <w:tcW w:w="2628" w:type="dxa"/>
            <w:shd w:val="clear" w:color="auto" w:fill="auto"/>
            <w:tcPrChange w:id="4703" w:author="Jarno Nieminen" w:date="2014-06-11T12:40:00Z">
              <w:tcPr>
                <w:tcW w:w="2628" w:type="dxa"/>
                <w:shd w:val="clear" w:color="auto" w:fill="auto"/>
              </w:tcPr>
            </w:tcPrChange>
          </w:tcPr>
          <w:p w14:paraId="107C578C" w14:textId="77777777" w:rsidR="006C37C2" w:rsidRPr="00D82A73" w:rsidRDefault="006C37C2" w:rsidP="0026766E">
            <w:pPr>
              <w:rPr>
                <w:highlight w:val="yellow"/>
              </w:rPr>
            </w:pPr>
            <w:r w:rsidRPr="00D82A73">
              <w:rPr>
                <w:rFonts w:eastAsia="Arial Unicode MS"/>
              </w:rPr>
              <w:lastRenderedPageBreak/>
              <w:t>TemplateId</w:t>
            </w:r>
          </w:p>
        </w:tc>
        <w:tc>
          <w:tcPr>
            <w:tcW w:w="1260" w:type="dxa"/>
            <w:shd w:val="clear" w:color="auto" w:fill="auto"/>
            <w:tcPrChange w:id="4704" w:author="Jarno Nieminen" w:date="2014-06-11T12:40:00Z">
              <w:tcPr>
                <w:tcW w:w="1260" w:type="dxa"/>
                <w:shd w:val="clear" w:color="auto" w:fill="auto"/>
              </w:tcPr>
            </w:tcPrChange>
          </w:tcPr>
          <w:p w14:paraId="0D375F11" w14:textId="77777777" w:rsidR="006C37C2" w:rsidRPr="00D82A73" w:rsidRDefault="006C37C2" w:rsidP="0026766E"/>
        </w:tc>
        <w:tc>
          <w:tcPr>
            <w:tcW w:w="4867" w:type="dxa"/>
            <w:shd w:val="clear" w:color="auto" w:fill="auto"/>
            <w:tcPrChange w:id="4705" w:author="Jarno Nieminen" w:date="2014-06-11T12:40:00Z">
              <w:tcPr>
                <w:tcW w:w="4867" w:type="dxa"/>
                <w:shd w:val="clear" w:color="auto" w:fill="auto"/>
              </w:tcPr>
            </w:tcPrChange>
          </w:tcPr>
          <w:p w14:paraId="2046D469" w14:textId="77777777" w:rsidR="006C37C2" w:rsidRPr="00D82A73" w:rsidRDefault="006C37C2" w:rsidP="0026766E">
            <w:r w:rsidRPr="00D82A73">
              <w:t>Ett unikt id för en formulärtyp.</w:t>
            </w:r>
          </w:p>
        </w:tc>
        <w:tc>
          <w:tcPr>
            <w:tcW w:w="1134" w:type="dxa"/>
            <w:shd w:val="clear" w:color="auto" w:fill="auto"/>
            <w:tcPrChange w:id="4706" w:author="Jarno Nieminen" w:date="2014-06-11T12:40:00Z">
              <w:tcPr>
                <w:tcW w:w="1134" w:type="dxa"/>
                <w:shd w:val="clear" w:color="auto" w:fill="auto"/>
              </w:tcPr>
            </w:tcPrChange>
          </w:tcPr>
          <w:p w14:paraId="584F93B0" w14:textId="77777777" w:rsidR="006C37C2" w:rsidRPr="00D82A73" w:rsidRDefault="006C37C2" w:rsidP="0026766E">
            <w:r w:rsidRPr="00D82A73">
              <w:t>0..*</w:t>
            </w:r>
          </w:p>
        </w:tc>
      </w:tr>
      <w:tr w:rsidR="006C37C2" w:rsidRPr="00D82A73" w14:paraId="691F1528" w14:textId="77777777" w:rsidTr="0026766E">
        <w:tc>
          <w:tcPr>
            <w:tcW w:w="2628" w:type="dxa"/>
            <w:shd w:val="clear" w:color="auto" w:fill="auto"/>
            <w:tcPrChange w:id="4707" w:author="Jarno Nieminen" w:date="2014-06-11T12:40:00Z">
              <w:tcPr>
                <w:tcW w:w="2628" w:type="dxa"/>
                <w:shd w:val="clear" w:color="auto" w:fill="auto"/>
              </w:tcPr>
            </w:tcPrChange>
          </w:tcPr>
          <w:p w14:paraId="10ECC0EC" w14:textId="77777777" w:rsidR="006C37C2" w:rsidRPr="00D82A73" w:rsidRDefault="006C37C2" w:rsidP="0026766E">
            <w:r w:rsidRPr="00D82A73">
              <w:t>ClinicalProcessInterestId</w:t>
            </w:r>
          </w:p>
        </w:tc>
        <w:tc>
          <w:tcPr>
            <w:tcW w:w="1260" w:type="dxa"/>
            <w:shd w:val="clear" w:color="auto" w:fill="auto"/>
            <w:tcPrChange w:id="4708" w:author="Jarno Nieminen" w:date="2014-06-11T12:40:00Z">
              <w:tcPr>
                <w:tcW w:w="1260" w:type="dxa"/>
                <w:shd w:val="clear" w:color="auto" w:fill="auto"/>
              </w:tcPr>
            </w:tcPrChange>
          </w:tcPr>
          <w:p w14:paraId="65B1CC90" w14:textId="77777777" w:rsidR="006C37C2" w:rsidRPr="00D82A73" w:rsidRDefault="006C37C2" w:rsidP="0026766E"/>
        </w:tc>
        <w:tc>
          <w:tcPr>
            <w:tcW w:w="4867" w:type="dxa"/>
            <w:shd w:val="clear" w:color="auto" w:fill="auto"/>
            <w:tcPrChange w:id="4709" w:author="Jarno Nieminen" w:date="2014-06-11T12:40:00Z">
              <w:tcPr>
                <w:tcW w:w="4867" w:type="dxa"/>
                <w:shd w:val="clear" w:color="auto" w:fill="auto"/>
              </w:tcPr>
            </w:tcPrChange>
          </w:tcPr>
          <w:p w14:paraId="71019E4E" w14:textId="77777777" w:rsidR="006C37C2" w:rsidRPr="00D82A73" w:rsidRDefault="006C37C2" w:rsidP="0026766E">
            <w:r w:rsidRPr="00D82A73">
              <w:t>Hälsoärende ID</w:t>
            </w:r>
          </w:p>
        </w:tc>
        <w:tc>
          <w:tcPr>
            <w:tcW w:w="1134" w:type="dxa"/>
            <w:shd w:val="clear" w:color="auto" w:fill="auto"/>
            <w:tcPrChange w:id="4710" w:author="Jarno Nieminen" w:date="2014-06-11T12:40:00Z">
              <w:tcPr>
                <w:tcW w:w="1134" w:type="dxa"/>
                <w:shd w:val="clear" w:color="auto" w:fill="auto"/>
              </w:tcPr>
            </w:tcPrChange>
          </w:tcPr>
          <w:p w14:paraId="6623090D" w14:textId="77777777" w:rsidR="006C37C2" w:rsidRPr="00D82A73" w:rsidRDefault="006C37C2" w:rsidP="0026766E">
            <w:r w:rsidRPr="00D82A73">
              <w:t>0..*</w:t>
            </w:r>
          </w:p>
        </w:tc>
      </w:tr>
      <w:tr w:rsidR="006C37C2" w:rsidRPr="00D82A73" w14:paraId="131182D5" w14:textId="77777777" w:rsidTr="0026766E">
        <w:tc>
          <w:tcPr>
            <w:tcW w:w="2628" w:type="dxa"/>
            <w:shd w:val="clear" w:color="auto" w:fill="auto"/>
            <w:tcPrChange w:id="4711" w:author="Jarno Nieminen" w:date="2014-06-11T12:40:00Z">
              <w:tcPr>
                <w:tcW w:w="2628" w:type="dxa"/>
                <w:shd w:val="clear" w:color="auto" w:fill="auto"/>
              </w:tcPr>
            </w:tcPrChange>
          </w:tcPr>
          <w:p w14:paraId="687B8CC6" w14:textId="77777777" w:rsidR="006C37C2" w:rsidRPr="00D82A73" w:rsidRDefault="006C37C2" w:rsidP="0026766E">
            <w:pPr>
              <w:rPr>
                <w:i/>
              </w:rPr>
            </w:pPr>
          </w:p>
        </w:tc>
        <w:tc>
          <w:tcPr>
            <w:tcW w:w="1260" w:type="dxa"/>
            <w:shd w:val="clear" w:color="auto" w:fill="auto"/>
            <w:tcPrChange w:id="4712" w:author="Jarno Nieminen" w:date="2014-06-11T12:40:00Z">
              <w:tcPr>
                <w:tcW w:w="1260" w:type="dxa"/>
                <w:shd w:val="clear" w:color="auto" w:fill="auto"/>
              </w:tcPr>
            </w:tcPrChange>
          </w:tcPr>
          <w:p w14:paraId="66D481B0" w14:textId="77777777" w:rsidR="006C37C2" w:rsidRPr="00D82A73" w:rsidRDefault="006C37C2" w:rsidP="0026766E"/>
        </w:tc>
        <w:tc>
          <w:tcPr>
            <w:tcW w:w="4867" w:type="dxa"/>
            <w:shd w:val="clear" w:color="auto" w:fill="auto"/>
            <w:tcPrChange w:id="4713" w:author="Jarno Nieminen" w:date="2014-06-11T12:40:00Z">
              <w:tcPr>
                <w:tcW w:w="4867" w:type="dxa"/>
                <w:shd w:val="clear" w:color="auto" w:fill="auto"/>
              </w:tcPr>
            </w:tcPrChange>
          </w:tcPr>
          <w:p w14:paraId="01801D26" w14:textId="77777777" w:rsidR="006C37C2" w:rsidRPr="00D82A73" w:rsidRDefault="006C37C2" w:rsidP="0026766E"/>
        </w:tc>
        <w:tc>
          <w:tcPr>
            <w:tcW w:w="1134" w:type="dxa"/>
            <w:shd w:val="clear" w:color="auto" w:fill="auto"/>
            <w:tcPrChange w:id="4714" w:author="Jarno Nieminen" w:date="2014-06-11T12:40:00Z">
              <w:tcPr>
                <w:tcW w:w="1134" w:type="dxa"/>
                <w:shd w:val="clear" w:color="auto" w:fill="auto"/>
              </w:tcPr>
            </w:tcPrChange>
          </w:tcPr>
          <w:p w14:paraId="2AEAF6F9" w14:textId="77777777" w:rsidR="006C37C2" w:rsidRPr="00D82A73" w:rsidRDefault="006C37C2" w:rsidP="0026766E"/>
        </w:tc>
      </w:tr>
      <w:tr w:rsidR="006C37C2" w:rsidRPr="00D82A73" w14:paraId="28A35238" w14:textId="77777777" w:rsidTr="0026766E">
        <w:tc>
          <w:tcPr>
            <w:tcW w:w="2628" w:type="dxa"/>
            <w:shd w:val="clear" w:color="auto" w:fill="auto"/>
            <w:tcPrChange w:id="4715" w:author="Jarno Nieminen" w:date="2014-06-11T12:40:00Z">
              <w:tcPr>
                <w:tcW w:w="2628" w:type="dxa"/>
                <w:shd w:val="clear" w:color="auto" w:fill="auto"/>
              </w:tcPr>
            </w:tcPrChange>
          </w:tcPr>
          <w:p w14:paraId="21D4D23A" w14:textId="77777777" w:rsidR="006C37C2" w:rsidRPr="00D82A73" w:rsidRDefault="006C37C2" w:rsidP="0026766E">
            <w:pPr>
              <w:rPr>
                <w:i/>
              </w:rPr>
            </w:pPr>
            <w:r w:rsidRPr="00D82A73">
              <w:rPr>
                <w:i/>
              </w:rPr>
              <w:t>Svar</w:t>
            </w:r>
          </w:p>
        </w:tc>
        <w:tc>
          <w:tcPr>
            <w:tcW w:w="1260" w:type="dxa"/>
            <w:shd w:val="clear" w:color="auto" w:fill="auto"/>
            <w:tcPrChange w:id="4716" w:author="Jarno Nieminen" w:date="2014-06-11T12:40:00Z">
              <w:tcPr>
                <w:tcW w:w="1260" w:type="dxa"/>
                <w:shd w:val="clear" w:color="auto" w:fill="auto"/>
              </w:tcPr>
            </w:tcPrChange>
          </w:tcPr>
          <w:p w14:paraId="7C91B6AC" w14:textId="77777777" w:rsidR="006C37C2" w:rsidRPr="00D82A73" w:rsidRDefault="006C37C2" w:rsidP="0026766E"/>
        </w:tc>
        <w:tc>
          <w:tcPr>
            <w:tcW w:w="4867" w:type="dxa"/>
            <w:shd w:val="clear" w:color="auto" w:fill="auto"/>
            <w:tcPrChange w:id="4717" w:author="Jarno Nieminen" w:date="2014-06-11T12:40:00Z">
              <w:tcPr>
                <w:tcW w:w="4867" w:type="dxa"/>
                <w:shd w:val="clear" w:color="auto" w:fill="auto"/>
              </w:tcPr>
            </w:tcPrChange>
          </w:tcPr>
          <w:p w14:paraId="7D19E47F" w14:textId="77777777" w:rsidR="006C37C2" w:rsidRPr="00D82A73" w:rsidRDefault="006C37C2" w:rsidP="0026766E"/>
        </w:tc>
        <w:tc>
          <w:tcPr>
            <w:tcW w:w="1134" w:type="dxa"/>
            <w:shd w:val="clear" w:color="auto" w:fill="auto"/>
            <w:tcPrChange w:id="4718" w:author="Jarno Nieminen" w:date="2014-06-11T12:40:00Z">
              <w:tcPr>
                <w:tcW w:w="1134" w:type="dxa"/>
                <w:shd w:val="clear" w:color="auto" w:fill="auto"/>
              </w:tcPr>
            </w:tcPrChange>
          </w:tcPr>
          <w:p w14:paraId="655FD60B" w14:textId="77777777" w:rsidR="006C37C2" w:rsidRPr="00D82A73" w:rsidRDefault="006C37C2" w:rsidP="0026766E"/>
        </w:tc>
      </w:tr>
      <w:tr w:rsidR="006C37C2" w:rsidRPr="00D82A73" w14:paraId="280072AD" w14:textId="77777777" w:rsidTr="0026766E">
        <w:tc>
          <w:tcPr>
            <w:tcW w:w="2628" w:type="dxa"/>
            <w:shd w:val="clear" w:color="auto" w:fill="auto"/>
            <w:tcPrChange w:id="4719" w:author="Jarno Nieminen" w:date="2014-06-11T12:40:00Z">
              <w:tcPr>
                <w:tcW w:w="2628" w:type="dxa"/>
                <w:shd w:val="clear" w:color="auto" w:fill="auto"/>
              </w:tcPr>
            </w:tcPrChange>
          </w:tcPr>
          <w:p w14:paraId="1C95E93D" w14:textId="77777777" w:rsidR="006C37C2" w:rsidRPr="00D82A73" w:rsidRDefault="006C37C2" w:rsidP="0026766E">
            <w:pPr>
              <w:rPr>
                <w:b/>
              </w:rPr>
            </w:pPr>
            <w:r w:rsidRPr="00D82A73">
              <w:t xml:space="preserve">Formulär </w:t>
            </w:r>
            <w:r w:rsidRPr="00D82A73">
              <w:br/>
              <w:t>(Form)</w:t>
            </w:r>
          </w:p>
        </w:tc>
        <w:tc>
          <w:tcPr>
            <w:tcW w:w="1260" w:type="dxa"/>
            <w:shd w:val="clear" w:color="auto" w:fill="auto"/>
            <w:tcPrChange w:id="4720" w:author="Jarno Nieminen" w:date="2014-06-11T12:40:00Z">
              <w:tcPr>
                <w:tcW w:w="1260" w:type="dxa"/>
                <w:shd w:val="clear" w:color="auto" w:fill="auto"/>
              </w:tcPr>
            </w:tcPrChange>
          </w:tcPr>
          <w:p w14:paraId="3E219A28" w14:textId="77777777" w:rsidR="006C37C2" w:rsidRPr="00D82A73" w:rsidRDefault="006C37C2" w:rsidP="0026766E">
            <w:r w:rsidRPr="00D82A73">
              <w:t>FormsType</w:t>
            </w:r>
          </w:p>
        </w:tc>
        <w:tc>
          <w:tcPr>
            <w:tcW w:w="4867" w:type="dxa"/>
            <w:shd w:val="clear" w:color="auto" w:fill="auto"/>
            <w:tcPrChange w:id="4721" w:author="Jarno Nieminen" w:date="2014-06-11T12:40:00Z">
              <w:tcPr>
                <w:tcW w:w="4867" w:type="dxa"/>
                <w:shd w:val="clear" w:color="auto" w:fill="auto"/>
              </w:tcPr>
            </w:tcPrChange>
          </w:tcPr>
          <w:p w14:paraId="2A23D7EF" w14:textId="77777777" w:rsidR="006C37C2" w:rsidRPr="00D82A73" w:rsidRDefault="006C37C2" w:rsidP="0026766E">
            <w:r w:rsidRPr="00D82A73">
              <w:t>Objekt GetFormsResponse</w:t>
            </w:r>
          </w:p>
        </w:tc>
        <w:tc>
          <w:tcPr>
            <w:tcW w:w="1134" w:type="dxa"/>
            <w:shd w:val="clear" w:color="auto" w:fill="auto"/>
            <w:tcPrChange w:id="4722" w:author="Jarno Nieminen" w:date="2014-06-11T12:40:00Z">
              <w:tcPr>
                <w:tcW w:w="1134" w:type="dxa"/>
                <w:shd w:val="clear" w:color="auto" w:fill="auto"/>
              </w:tcPr>
            </w:tcPrChange>
          </w:tcPr>
          <w:p w14:paraId="3C1FB8C7" w14:textId="77777777" w:rsidR="006C37C2" w:rsidRPr="00D82A73" w:rsidRDefault="006C37C2" w:rsidP="0026766E">
            <w:pPr>
              <w:rPr>
                <w:b/>
              </w:rPr>
            </w:pPr>
            <w:r w:rsidRPr="00D82A73">
              <w:t>0..*</w:t>
            </w:r>
          </w:p>
        </w:tc>
      </w:tr>
    </w:tbl>
    <w:p w14:paraId="343C1C28" w14:textId="77777777" w:rsidR="006C37C2" w:rsidRPr="00D82A73" w:rsidRDefault="006C37C2" w:rsidP="006C37C2">
      <w:pPr>
        <w:pStyle w:val="Heading2"/>
      </w:pPr>
      <w:bookmarkStart w:id="4723" w:name="_Toc258862159"/>
      <w:bookmarkStart w:id="4724" w:name="_Toc386458132"/>
      <w:bookmarkStart w:id="4725" w:name="_Toc390253690"/>
      <w:r w:rsidRPr="00D82A73">
        <w:t>Regler</w:t>
      </w:r>
      <w:bookmarkEnd w:id="4723"/>
      <w:bookmarkEnd w:id="4724"/>
      <w:bookmarkEnd w:id="4725"/>
    </w:p>
    <w:p w14:paraId="0111050C" w14:textId="77777777" w:rsidR="006C37C2" w:rsidRPr="00D82A73" w:rsidRDefault="006C37C2" w:rsidP="006C37C2">
      <w:pPr>
        <w:pStyle w:val="Heading3"/>
      </w:pPr>
      <w:bookmarkStart w:id="4726" w:name="_Toc258862160"/>
      <w:bookmarkStart w:id="4727" w:name="_Toc386458133"/>
      <w:bookmarkStart w:id="4728" w:name="_Toc390253691"/>
      <w:r w:rsidRPr="00D82A73">
        <w:t>Begäran</w:t>
      </w:r>
      <w:bookmarkEnd w:id="4726"/>
      <w:bookmarkEnd w:id="4727"/>
      <w:bookmarkEnd w:id="4728"/>
    </w:p>
    <w:p w14:paraId="04FB6106"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3AC5D77B" w14:textId="77777777" w:rsidR="006C37C2" w:rsidRPr="00D82A73" w:rsidRDefault="006C37C2" w:rsidP="006C37C2"/>
    <w:p w14:paraId="52E866C7" w14:textId="77777777" w:rsidR="006C37C2" w:rsidRPr="00D82A73" w:rsidRDefault="006C37C2" w:rsidP="006C37C2">
      <w:r w:rsidRPr="00D82A73">
        <w:t>Filtreringsprioritet</w:t>
      </w:r>
    </w:p>
    <w:p w14:paraId="38BBB9C2" w14:textId="77777777" w:rsidR="006C37C2" w:rsidRDefault="006C37C2" w:rsidP="004F0033">
      <w:pPr>
        <w:numPr>
          <w:ilvl w:val="0"/>
          <w:numId w:val="45"/>
        </w:numPr>
        <w:spacing w:line="240" w:lineRule="auto"/>
      </w:pPr>
      <w:r w:rsidRPr="00D82A73">
        <w:t>Healthcare_Facility_CareUnit</w:t>
      </w:r>
    </w:p>
    <w:p w14:paraId="14D21CAC" w14:textId="77777777" w:rsidR="006C37C2" w:rsidRPr="00D82A73" w:rsidRDefault="006C37C2" w:rsidP="004F0033">
      <w:pPr>
        <w:numPr>
          <w:ilvl w:val="0"/>
          <w:numId w:val="45"/>
        </w:numPr>
        <w:spacing w:line="240" w:lineRule="auto"/>
      </w:pPr>
      <w:r w:rsidRPr="00D82A73">
        <w:t>Personnummer (subjectOfCare)</w:t>
      </w:r>
    </w:p>
    <w:p w14:paraId="5BA2BA1D" w14:textId="77777777" w:rsidR="006C37C2" w:rsidRPr="00D82A73" w:rsidRDefault="006C37C2" w:rsidP="004F0033">
      <w:pPr>
        <w:numPr>
          <w:ilvl w:val="0"/>
          <w:numId w:val="45"/>
        </w:numPr>
        <w:spacing w:line="240" w:lineRule="auto"/>
      </w:pPr>
      <w:r w:rsidRPr="00D82A73">
        <w:t>Hälsoärende (ClinicalProcessInterestId)</w:t>
      </w:r>
    </w:p>
    <w:p w14:paraId="0CCADD41" w14:textId="77777777" w:rsidR="006C37C2" w:rsidRDefault="006C37C2" w:rsidP="004F0033">
      <w:pPr>
        <w:numPr>
          <w:ilvl w:val="0"/>
          <w:numId w:val="45"/>
        </w:numPr>
        <w:spacing w:line="240" w:lineRule="auto"/>
      </w:pPr>
      <w:r w:rsidRPr="00D82A73">
        <w:t>Formulärtyp (TemplateId)</w:t>
      </w:r>
    </w:p>
    <w:p w14:paraId="5D96BD9C" w14:textId="77777777" w:rsidR="006C37C2" w:rsidRPr="00D82A73" w:rsidRDefault="006C37C2" w:rsidP="006C37C2">
      <w:pPr>
        <w:spacing w:line="240" w:lineRule="auto"/>
      </w:pPr>
      <w:r>
        <w:t>Flera villkor kan anges.</w:t>
      </w:r>
    </w:p>
    <w:p w14:paraId="7AF4EFF2" w14:textId="77777777" w:rsidR="006C37C2" w:rsidRPr="00D82A73" w:rsidRDefault="006C37C2" w:rsidP="006C37C2"/>
    <w:p w14:paraId="21A614CC" w14:textId="77777777" w:rsidR="006C37C2" w:rsidRPr="00D82A73" w:rsidRDefault="006C37C2" w:rsidP="006C37C2">
      <w:pPr>
        <w:pStyle w:val="Heading3"/>
      </w:pPr>
      <w:bookmarkStart w:id="4729" w:name="_Toc258862161"/>
      <w:bookmarkStart w:id="4730" w:name="_Toc386458134"/>
      <w:bookmarkStart w:id="4731" w:name="_Toc390253692"/>
      <w:r w:rsidRPr="00D82A73">
        <w:t>Svar</w:t>
      </w:r>
      <w:bookmarkEnd w:id="4729"/>
      <w:bookmarkEnd w:id="4730"/>
      <w:bookmarkEnd w:id="4731"/>
    </w:p>
    <w:p w14:paraId="7B788F93" w14:textId="77777777" w:rsidR="006C37C2" w:rsidRPr="00D82A73" w:rsidRDefault="006C37C2" w:rsidP="006C37C2">
      <w:r w:rsidRPr="00D82A73">
        <w:t>Sökresultatet framställs genom att svaret begränsas av de värden som angivits i begäran. Formulär som returneras kan ha följande status:</w:t>
      </w:r>
    </w:p>
    <w:p w14:paraId="5B2906D1" w14:textId="77777777" w:rsidR="006C37C2" w:rsidRPr="00D82A73" w:rsidRDefault="006C37C2" w:rsidP="004F0033">
      <w:pPr>
        <w:numPr>
          <w:ilvl w:val="0"/>
          <w:numId w:val="41"/>
        </w:numPr>
        <w:spacing w:line="240" w:lineRule="auto"/>
      </w:pPr>
      <w:r w:rsidRPr="00D82A73">
        <w:t xml:space="preserve">ONGOING = Pågående, frågor har temporärsparats </w:t>
      </w:r>
    </w:p>
    <w:p w14:paraId="4FF7690D" w14:textId="77777777" w:rsidR="006C37C2" w:rsidRPr="00D82A73" w:rsidRDefault="006C37C2" w:rsidP="004F0033">
      <w:pPr>
        <w:numPr>
          <w:ilvl w:val="0"/>
          <w:numId w:val="41"/>
        </w:numPr>
        <w:spacing w:line="240" w:lineRule="auto"/>
      </w:pPr>
      <w:r w:rsidRPr="00D82A73">
        <w:t>PENDING_COMPLETION = Pågående, frågor har temporärsparats. Alla frågor är besvarade.</w:t>
      </w:r>
    </w:p>
    <w:p w14:paraId="6185EB7E" w14:textId="77777777" w:rsidR="006C37C2" w:rsidRPr="00D82A73" w:rsidRDefault="006C37C2" w:rsidP="004F0033">
      <w:pPr>
        <w:numPr>
          <w:ilvl w:val="0"/>
          <w:numId w:val="41"/>
        </w:numPr>
        <w:spacing w:line="240" w:lineRule="auto"/>
      </w:pPr>
      <w:r w:rsidRPr="00D82A73">
        <w:t>COMPLETED =  Formulär kan endast visas i ”läsläge”.</w:t>
      </w:r>
    </w:p>
    <w:p w14:paraId="69A81D75" w14:textId="77777777" w:rsidR="006C37C2" w:rsidRPr="00D82A73" w:rsidRDefault="006C37C2" w:rsidP="006C37C2"/>
    <w:p w14:paraId="717F05CA" w14:textId="77777777" w:rsidR="006C37C2" w:rsidRPr="00D82A73" w:rsidRDefault="006C37C2" w:rsidP="006C37C2">
      <w:pPr>
        <w:pStyle w:val="Heading2"/>
      </w:pPr>
      <w:bookmarkStart w:id="4732" w:name="_Toc258862162"/>
      <w:bookmarkStart w:id="4733" w:name="_Toc386458135"/>
      <w:bookmarkStart w:id="4734" w:name="_Toc390253693"/>
      <w:r w:rsidRPr="00D82A73">
        <w:t>Tjänsteinteraktion</w:t>
      </w:r>
      <w:bookmarkEnd w:id="4732"/>
      <w:bookmarkEnd w:id="4733"/>
      <w:bookmarkEnd w:id="4734"/>
    </w:p>
    <w:p w14:paraId="310E12FD" w14:textId="77777777" w:rsidR="006C37C2" w:rsidRPr="00D82A73" w:rsidRDefault="006C37C2" w:rsidP="004F0033">
      <w:pPr>
        <w:numPr>
          <w:ilvl w:val="0"/>
          <w:numId w:val="40"/>
        </w:numPr>
        <w:spacing w:line="240" w:lineRule="auto"/>
      </w:pPr>
      <w:r w:rsidRPr="00D82A73">
        <w:t>GetFormsInteraction</w:t>
      </w:r>
    </w:p>
    <w:p w14:paraId="03FB5073" w14:textId="77777777" w:rsidR="006C37C2" w:rsidRPr="00D82A73" w:rsidRDefault="006C37C2" w:rsidP="006C37C2"/>
    <w:p w14:paraId="5B4A0BC4" w14:textId="77777777" w:rsidR="006C37C2" w:rsidRPr="00D82A73" w:rsidRDefault="006C37C2" w:rsidP="006C37C2"/>
    <w:p w14:paraId="42B23CB0" w14:textId="77777777" w:rsidR="006C37C2" w:rsidRPr="00D82A73" w:rsidRDefault="006C37C2" w:rsidP="006C37C2"/>
    <w:p w14:paraId="332935E8" w14:textId="77777777" w:rsidR="00D70633" w:rsidRDefault="00D70633">
      <w:pPr>
        <w:spacing w:line="240" w:lineRule="auto"/>
        <w:rPr>
          <w:ins w:id="4735" w:author="Jarno Nieminen" w:date="2014-06-11T12:40:00Z"/>
          <w:rFonts w:eastAsia="Times New Roman"/>
          <w:bCs/>
          <w:sz w:val="30"/>
          <w:szCs w:val="28"/>
        </w:rPr>
      </w:pPr>
      <w:bookmarkStart w:id="4736" w:name="_Toc258862163"/>
      <w:bookmarkStart w:id="4737" w:name="_Toc386458136"/>
      <w:ins w:id="4738" w:author="Jarno Nieminen" w:date="2014-06-11T12:40:00Z">
        <w:r>
          <w:br w:type="page"/>
        </w:r>
      </w:ins>
    </w:p>
    <w:p w14:paraId="4ACF07A6" w14:textId="46F4A9F7" w:rsidR="006C37C2" w:rsidRPr="00D82A73" w:rsidRDefault="006C37C2" w:rsidP="006C37C2">
      <w:pPr>
        <w:pStyle w:val="Heading1"/>
      </w:pPr>
      <w:bookmarkStart w:id="4739" w:name="_Toc390253694"/>
      <w:r w:rsidRPr="00D82A73">
        <w:lastRenderedPageBreak/>
        <w:t>Tjänstekontrakt GetForm</w:t>
      </w:r>
      <w:bookmarkEnd w:id="4736"/>
      <w:bookmarkEnd w:id="4737"/>
      <w:bookmarkEnd w:id="4739"/>
      <w:r w:rsidRPr="00D82A73">
        <w:t xml:space="preserve"> </w:t>
      </w:r>
    </w:p>
    <w:p w14:paraId="036551BC" w14:textId="77777777" w:rsidR="006C37C2" w:rsidRPr="00D82A73" w:rsidRDefault="006C37C2" w:rsidP="006C37C2">
      <w:r w:rsidRPr="00D82A73">
        <w:t xml:space="preserve">Tjänsten används för att hämta ett specifikt formulär. Nödvändiga parametrar </w:t>
      </w:r>
      <w:r w:rsidRPr="00D82A73">
        <w:rPr>
          <w:b/>
        </w:rPr>
        <w:t>kan</w:t>
      </w:r>
      <w:r w:rsidRPr="00D82A73">
        <w:t xml:space="preserve"> hämtas från tjänsten </w:t>
      </w:r>
      <w:r w:rsidRPr="00D82A73">
        <w:rPr>
          <w:b/>
        </w:rPr>
        <w:t>GetForms(GetFormsInteraction) alternativt engagemangsindex</w:t>
      </w:r>
      <w:r w:rsidRPr="00D82A73">
        <w:t xml:space="preserve">. </w:t>
      </w:r>
    </w:p>
    <w:p w14:paraId="60FD5863" w14:textId="77777777" w:rsidR="006C37C2" w:rsidRPr="00D82A73" w:rsidRDefault="006C37C2" w:rsidP="006C37C2"/>
    <w:p w14:paraId="64753A45" w14:textId="77777777" w:rsidR="00A1023C" w:rsidRPr="00D82A73" w:rsidRDefault="00A1023C" w:rsidP="00A1023C">
      <w:pPr>
        <w:rPr>
          <w:del w:id="4740" w:author="Jarno Nieminen" w:date="2014-06-11T12:40:00Z"/>
        </w:rPr>
      </w:pPr>
    </w:p>
    <w:p w14:paraId="68C01F63" w14:textId="77777777" w:rsidR="006C37C2" w:rsidRPr="00D82A73" w:rsidRDefault="006C37C2" w:rsidP="006C37C2">
      <w:r w:rsidRPr="00D82A73">
        <w:t>Tjänsten anropas när:</w:t>
      </w:r>
    </w:p>
    <w:p w14:paraId="2D80FAE6" w14:textId="77777777" w:rsidR="006C37C2" w:rsidRPr="00D82A73" w:rsidRDefault="006C37C2" w:rsidP="004F0033">
      <w:pPr>
        <w:numPr>
          <w:ilvl w:val="0"/>
          <w:numId w:val="41"/>
        </w:numPr>
        <w:spacing w:line="240" w:lineRule="auto"/>
      </w:pPr>
      <w:r w:rsidRPr="00D82A73">
        <w:t>En invånare vill återuppta ett formulär (ONGOING).</w:t>
      </w:r>
    </w:p>
    <w:p w14:paraId="48260C8A" w14:textId="77777777" w:rsidR="006C37C2" w:rsidRPr="00D82A73" w:rsidRDefault="006C37C2" w:rsidP="004F0033">
      <w:pPr>
        <w:numPr>
          <w:ilvl w:val="0"/>
          <w:numId w:val="41"/>
        </w:numPr>
        <w:spacing w:line="240" w:lineRule="auto"/>
      </w:pPr>
      <w:r w:rsidRPr="00D82A73">
        <w:t>En invånare vill se en sammanställning av ifyllt formulär. (PENDING_COMPLETE).</w:t>
      </w:r>
    </w:p>
    <w:p w14:paraId="76BBF2CE" w14:textId="77777777" w:rsidR="006C37C2" w:rsidRPr="00D82A73" w:rsidRDefault="006C37C2" w:rsidP="004F0033">
      <w:pPr>
        <w:numPr>
          <w:ilvl w:val="0"/>
          <w:numId w:val="41"/>
        </w:numPr>
        <w:spacing w:line="240" w:lineRule="auto"/>
      </w:pPr>
      <w:r w:rsidRPr="00D82A73">
        <w:t xml:space="preserve">Ett vårdsystem skall hämta ett ifyllt, avslutat formulär (COMPLETED). </w:t>
      </w:r>
    </w:p>
    <w:p w14:paraId="235EBF86" w14:textId="77777777" w:rsidR="006C37C2" w:rsidRPr="00D82A73" w:rsidRDefault="006C37C2" w:rsidP="006C37C2"/>
    <w:p w14:paraId="04E646BC" w14:textId="77777777" w:rsidR="006C37C2" w:rsidRPr="00D82A73" w:rsidRDefault="006C37C2" w:rsidP="006C37C2">
      <w:r w:rsidRPr="00D82A73">
        <w:t xml:space="preserve">FormID kan t.ex. hämtas via </w:t>
      </w:r>
    </w:p>
    <w:p w14:paraId="11343F9D" w14:textId="77777777" w:rsidR="006C37C2" w:rsidRPr="00D82A73" w:rsidRDefault="006C37C2" w:rsidP="004F0033">
      <w:pPr>
        <w:numPr>
          <w:ilvl w:val="0"/>
          <w:numId w:val="41"/>
        </w:numPr>
        <w:spacing w:line="240" w:lineRule="auto"/>
      </w:pPr>
      <w:r w:rsidRPr="00D82A73">
        <w:t>GetFormsInteraction.</w:t>
      </w:r>
    </w:p>
    <w:p w14:paraId="700E9DFF" w14:textId="64168445" w:rsidR="006C37C2" w:rsidRPr="00D82A73" w:rsidRDefault="006C37C2" w:rsidP="006C37C2">
      <w:pPr>
        <w:numPr>
          <w:ilvl w:val="0"/>
          <w:numId w:val="41"/>
        </w:numPr>
        <w:spacing w:line="240" w:lineRule="auto"/>
      </w:pPr>
      <w:r w:rsidRPr="00D82A73">
        <w:t>Notifiering via Engagemangsindex.</w:t>
      </w:r>
    </w:p>
    <w:p w14:paraId="7BD03A24" w14:textId="77777777" w:rsidR="006C37C2" w:rsidRPr="00D82A73" w:rsidRDefault="006C37C2" w:rsidP="006C37C2"/>
    <w:p w14:paraId="00495A4A" w14:textId="77777777" w:rsidR="00A1023C" w:rsidRPr="00D82A73" w:rsidRDefault="00A1023C" w:rsidP="00A1023C">
      <w:pPr>
        <w:rPr>
          <w:del w:id="4741" w:author="Jarno Nieminen" w:date="2014-06-11T12:40:00Z"/>
        </w:rPr>
      </w:pPr>
      <w:bookmarkStart w:id="4742" w:name="_Toc258862164"/>
      <w:bookmarkStart w:id="4743" w:name="_Toc386458137"/>
      <w:bookmarkStart w:id="4744" w:name="_Toc390253695"/>
    </w:p>
    <w:p w14:paraId="7E5376AD" w14:textId="77777777" w:rsidR="006C37C2" w:rsidRPr="00D82A73" w:rsidRDefault="006C37C2" w:rsidP="006C37C2">
      <w:pPr>
        <w:pStyle w:val="Heading2"/>
      </w:pPr>
      <w:r w:rsidRPr="00D82A73">
        <w:t>Frivillighet</w:t>
      </w:r>
      <w:bookmarkEnd w:id="4742"/>
      <w:bookmarkEnd w:id="4743"/>
      <w:bookmarkEnd w:id="4744"/>
    </w:p>
    <w:p w14:paraId="62FCD7F0" w14:textId="77777777" w:rsidR="006C37C2" w:rsidRPr="00D82A73" w:rsidRDefault="006C37C2" w:rsidP="006C37C2">
      <w:r w:rsidRPr="00D82A73">
        <w:t xml:space="preserve">Obligatoriskt </w:t>
      </w:r>
    </w:p>
    <w:p w14:paraId="18F4ED3A" w14:textId="77777777" w:rsidR="006C37C2" w:rsidRPr="00D82A73" w:rsidRDefault="006C37C2" w:rsidP="006C37C2">
      <w:pPr>
        <w:pStyle w:val="Heading2"/>
      </w:pPr>
      <w:bookmarkStart w:id="4745" w:name="_Toc258862165"/>
      <w:bookmarkStart w:id="4746" w:name="_Toc386458138"/>
      <w:bookmarkStart w:id="4747" w:name="_Toc390253696"/>
      <w:r w:rsidRPr="00D82A73">
        <w:t>Version</w:t>
      </w:r>
      <w:bookmarkEnd w:id="4745"/>
      <w:bookmarkEnd w:id="4746"/>
      <w:bookmarkEnd w:id="4747"/>
    </w:p>
    <w:p w14:paraId="073D9826" w14:textId="77777777" w:rsidR="006C37C2" w:rsidRPr="00D82A73" w:rsidRDefault="006C37C2" w:rsidP="006C37C2">
      <w:r>
        <w:t>2.0</w:t>
      </w:r>
    </w:p>
    <w:p w14:paraId="6102A79E" w14:textId="77777777" w:rsidR="006C37C2" w:rsidRPr="00D82A73" w:rsidRDefault="006C37C2" w:rsidP="006C37C2">
      <w:pPr>
        <w:pStyle w:val="Heading2"/>
      </w:pPr>
      <w:bookmarkStart w:id="4748" w:name="_Toc258862166"/>
      <w:bookmarkStart w:id="4749" w:name="_Toc386458139"/>
      <w:bookmarkStart w:id="4750" w:name="_Toc390253697"/>
      <w:r w:rsidRPr="00D82A73">
        <w:t>Tjänstens signatur</w:t>
      </w:r>
      <w:bookmarkEnd w:id="4748"/>
      <w:bookmarkEnd w:id="4749"/>
      <w:bookmarkEnd w:id="4750"/>
    </w:p>
    <w:p w14:paraId="3DE552FB" w14:textId="77777777" w:rsidR="006C37C2" w:rsidRPr="00D82A73" w:rsidRDefault="006C37C2" w:rsidP="006C37C2">
      <w:r w:rsidRPr="00D82A73">
        <w:t xml:space="preserve">Request </w:t>
      </w:r>
    </w:p>
    <w:p w14:paraId="21AD4752" w14:textId="77777777" w:rsidR="006C37C2" w:rsidRPr="00D82A73" w:rsidRDefault="006C37C2" w:rsidP="004F0033">
      <w:pPr>
        <w:numPr>
          <w:ilvl w:val="0"/>
          <w:numId w:val="32"/>
        </w:numPr>
        <w:spacing w:line="240" w:lineRule="auto"/>
      </w:pPr>
      <w:r w:rsidRPr="00D82A73">
        <w:rPr>
          <w:rFonts w:eastAsia="Arial Unicode MS"/>
        </w:rPr>
        <w:t>FormID</w:t>
      </w:r>
      <w:r w:rsidRPr="00D82A73">
        <w:t xml:space="preserve"> [1..1]</w:t>
      </w:r>
    </w:p>
    <w:p w14:paraId="0F95C9FE" w14:textId="77777777" w:rsidR="006C37C2" w:rsidRPr="00D82A73" w:rsidRDefault="006C37C2" w:rsidP="004F0033">
      <w:pPr>
        <w:numPr>
          <w:ilvl w:val="0"/>
          <w:numId w:val="32"/>
        </w:numPr>
        <w:spacing w:line="240" w:lineRule="auto"/>
      </w:pPr>
      <w:r w:rsidRPr="00D82A73">
        <w:t>SubjectOfCare [0..1]</w:t>
      </w:r>
    </w:p>
    <w:p w14:paraId="0072C768" w14:textId="77777777" w:rsidR="006C37C2" w:rsidRPr="00D82A73" w:rsidRDefault="006C37C2" w:rsidP="006C37C2">
      <w:r w:rsidRPr="00D82A73">
        <w:t xml:space="preserve">Response </w:t>
      </w:r>
    </w:p>
    <w:p w14:paraId="4E5881C0" w14:textId="77777777" w:rsidR="006C37C2" w:rsidRPr="00D82A73" w:rsidRDefault="006C37C2" w:rsidP="004F0033">
      <w:pPr>
        <w:numPr>
          <w:ilvl w:val="0"/>
          <w:numId w:val="33"/>
        </w:numPr>
        <w:spacing w:line="240" w:lineRule="auto"/>
      </w:pPr>
      <w:r w:rsidRPr="00D82A73">
        <w:t>Form [0..1]</w:t>
      </w:r>
    </w:p>
    <w:p w14:paraId="34767998" w14:textId="77777777" w:rsidR="006C37C2" w:rsidRPr="00D82A73" w:rsidRDefault="006C37C2" w:rsidP="006C37C2">
      <w:pPr>
        <w:pStyle w:val="Heading3"/>
        <w:numPr>
          <w:ilvl w:val="0"/>
          <w:numId w:val="0"/>
        </w:numPr>
        <w:ind w:left="720" w:hanging="360"/>
      </w:pPr>
      <w:r w:rsidRPr="00D82A73">
        <w:br w:type="page"/>
      </w:r>
    </w:p>
    <w:p w14:paraId="40238F2A" w14:textId="77777777" w:rsidR="006C37C2" w:rsidRPr="00D82A73" w:rsidRDefault="006C37C2" w:rsidP="006C37C2">
      <w:pPr>
        <w:pStyle w:val="Heading3"/>
      </w:pPr>
      <w:bookmarkStart w:id="4751" w:name="_Toc258862167"/>
      <w:bookmarkStart w:id="4752" w:name="_Toc386458140"/>
      <w:bookmarkStart w:id="4753" w:name="_Toc390253698"/>
      <w:r w:rsidRPr="00D82A73">
        <w:lastRenderedPageBreak/>
        <w:t>Begäran (Request) och Svar (Response)</w:t>
      </w:r>
      <w:bookmarkEnd w:id="4751"/>
      <w:bookmarkEnd w:id="4752"/>
      <w:bookmarkEnd w:id="475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754"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755">
          <w:tblGrid>
            <w:gridCol w:w="2628"/>
            <w:gridCol w:w="1260"/>
            <w:gridCol w:w="4867"/>
            <w:gridCol w:w="1134"/>
          </w:tblGrid>
        </w:tblGridChange>
      </w:tblGrid>
      <w:tr w:rsidR="006C37C2" w:rsidRPr="00D82A73" w14:paraId="28F2D980" w14:textId="77777777" w:rsidTr="0026766E">
        <w:tc>
          <w:tcPr>
            <w:tcW w:w="2628" w:type="dxa"/>
            <w:shd w:val="clear" w:color="auto" w:fill="auto"/>
            <w:tcPrChange w:id="4756" w:author="Jarno Nieminen" w:date="2014-06-11T12:40:00Z">
              <w:tcPr>
                <w:tcW w:w="2628" w:type="dxa"/>
                <w:shd w:val="clear" w:color="auto" w:fill="auto"/>
              </w:tcPr>
            </w:tcPrChange>
          </w:tcPr>
          <w:p w14:paraId="2F381B05" w14:textId="77777777" w:rsidR="006C37C2" w:rsidRPr="00D82A73" w:rsidRDefault="006C37C2" w:rsidP="0026766E">
            <w:pPr>
              <w:rPr>
                <w:b/>
              </w:rPr>
            </w:pPr>
            <w:r w:rsidRPr="00D82A73">
              <w:rPr>
                <w:b/>
              </w:rPr>
              <w:br w:type="page"/>
              <w:t>Attribut</w:t>
            </w:r>
          </w:p>
        </w:tc>
        <w:tc>
          <w:tcPr>
            <w:tcW w:w="1260" w:type="dxa"/>
            <w:shd w:val="clear" w:color="auto" w:fill="auto"/>
            <w:tcPrChange w:id="4757" w:author="Jarno Nieminen" w:date="2014-06-11T12:40:00Z">
              <w:tcPr>
                <w:tcW w:w="1260" w:type="dxa"/>
                <w:shd w:val="clear" w:color="auto" w:fill="auto"/>
              </w:tcPr>
            </w:tcPrChange>
          </w:tcPr>
          <w:p w14:paraId="167163B7" w14:textId="77777777" w:rsidR="006C37C2" w:rsidRPr="00D82A73" w:rsidRDefault="006C37C2" w:rsidP="0026766E">
            <w:pPr>
              <w:rPr>
                <w:b/>
              </w:rPr>
            </w:pPr>
            <w:r w:rsidRPr="00D82A73">
              <w:rPr>
                <w:b/>
              </w:rPr>
              <w:t>Typ</w:t>
            </w:r>
          </w:p>
        </w:tc>
        <w:tc>
          <w:tcPr>
            <w:tcW w:w="4867" w:type="dxa"/>
            <w:shd w:val="clear" w:color="auto" w:fill="auto"/>
            <w:tcPrChange w:id="4758" w:author="Jarno Nieminen" w:date="2014-06-11T12:40:00Z">
              <w:tcPr>
                <w:tcW w:w="4867" w:type="dxa"/>
                <w:shd w:val="clear" w:color="auto" w:fill="auto"/>
              </w:tcPr>
            </w:tcPrChange>
          </w:tcPr>
          <w:p w14:paraId="170B0F3E" w14:textId="77777777" w:rsidR="006C37C2" w:rsidRPr="00D82A73" w:rsidRDefault="006C37C2" w:rsidP="0026766E">
            <w:pPr>
              <w:rPr>
                <w:b/>
              </w:rPr>
            </w:pPr>
            <w:r w:rsidRPr="00D82A73">
              <w:rPr>
                <w:b/>
              </w:rPr>
              <w:t>Kommentar</w:t>
            </w:r>
          </w:p>
        </w:tc>
        <w:tc>
          <w:tcPr>
            <w:tcW w:w="1134" w:type="dxa"/>
            <w:shd w:val="clear" w:color="auto" w:fill="auto"/>
            <w:tcPrChange w:id="4759" w:author="Jarno Nieminen" w:date="2014-06-11T12:40:00Z">
              <w:tcPr>
                <w:tcW w:w="1134" w:type="dxa"/>
                <w:shd w:val="clear" w:color="auto" w:fill="auto"/>
              </w:tcPr>
            </w:tcPrChange>
          </w:tcPr>
          <w:p w14:paraId="1E547400" w14:textId="77777777" w:rsidR="006C37C2" w:rsidRPr="00D82A73" w:rsidRDefault="006C37C2" w:rsidP="0026766E">
            <w:pPr>
              <w:rPr>
                <w:b/>
              </w:rPr>
            </w:pPr>
            <w:r w:rsidRPr="00D82A73">
              <w:rPr>
                <w:b/>
              </w:rPr>
              <w:t>Kardi-nalitet</w:t>
            </w:r>
          </w:p>
        </w:tc>
      </w:tr>
      <w:tr w:rsidR="006C37C2" w:rsidRPr="00D82A73" w14:paraId="2E20176D" w14:textId="77777777" w:rsidTr="0026766E">
        <w:tc>
          <w:tcPr>
            <w:tcW w:w="2628" w:type="dxa"/>
            <w:shd w:val="clear" w:color="auto" w:fill="auto"/>
            <w:tcPrChange w:id="4760" w:author="Jarno Nieminen" w:date="2014-06-11T12:40:00Z">
              <w:tcPr>
                <w:tcW w:w="2628" w:type="dxa"/>
                <w:shd w:val="clear" w:color="auto" w:fill="auto"/>
              </w:tcPr>
            </w:tcPrChange>
          </w:tcPr>
          <w:p w14:paraId="078ED181" w14:textId="77777777" w:rsidR="006C37C2" w:rsidRPr="00D82A73" w:rsidRDefault="006C37C2" w:rsidP="0026766E">
            <w:pPr>
              <w:rPr>
                <w:i/>
              </w:rPr>
            </w:pPr>
            <w:r w:rsidRPr="00D82A73">
              <w:rPr>
                <w:i/>
              </w:rPr>
              <w:t>Begäran</w:t>
            </w:r>
          </w:p>
        </w:tc>
        <w:tc>
          <w:tcPr>
            <w:tcW w:w="1260" w:type="dxa"/>
            <w:shd w:val="clear" w:color="auto" w:fill="auto"/>
            <w:tcPrChange w:id="4761" w:author="Jarno Nieminen" w:date="2014-06-11T12:40:00Z">
              <w:tcPr>
                <w:tcW w:w="1260" w:type="dxa"/>
                <w:shd w:val="clear" w:color="auto" w:fill="auto"/>
              </w:tcPr>
            </w:tcPrChange>
          </w:tcPr>
          <w:p w14:paraId="0D07F8B7" w14:textId="77777777" w:rsidR="006C37C2" w:rsidRPr="00D82A73" w:rsidRDefault="006C37C2" w:rsidP="0026766E"/>
        </w:tc>
        <w:tc>
          <w:tcPr>
            <w:tcW w:w="4867" w:type="dxa"/>
            <w:shd w:val="clear" w:color="auto" w:fill="auto"/>
            <w:tcPrChange w:id="4762" w:author="Jarno Nieminen" w:date="2014-06-11T12:40:00Z">
              <w:tcPr>
                <w:tcW w:w="4867" w:type="dxa"/>
                <w:shd w:val="clear" w:color="auto" w:fill="auto"/>
              </w:tcPr>
            </w:tcPrChange>
          </w:tcPr>
          <w:p w14:paraId="05DD3676" w14:textId="77777777" w:rsidR="006C37C2" w:rsidRPr="00D82A73" w:rsidRDefault="006C37C2" w:rsidP="0026766E"/>
        </w:tc>
        <w:tc>
          <w:tcPr>
            <w:tcW w:w="1134" w:type="dxa"/>
            <w:shd w:val="clear" w:color="auto" w:fill="auto"/>
            <w:tcPrChange w:id="4763" w:author="Jarno Nieminen" w:date="2014-06-11T12:40:00Z">
              <w:tcPr>
                <w:tcW w:w="1134" w:type="dxa"/>
                <w:shd w:val="clear" w:color="auto" w:fill="auto"/>
              </w:tcPr>
            </w:tcPrChange>
          </w:tcPr>
          <w:p w14:paraId="127F0644" w14:textId="77777777" w:rsidR="006C37C2" w:rsidRPr="00D82A73" w:rsidRDefault="006C37C2" w:rsidP="0026766E"/>
        </w:tc>
      </w:tr>
      <w:tr w:rsidR="006C37C2" w:rsidRPr="00D82A73" w14:paraId="73A0DD0A" w14:textId="77777777" w:rsidTr="0026766E">
        <w:tc>
          <w:tcPr>
            <w:tcW w:w="2628" w:type="dxa"/>
            <w:shd w:val="clear" w:color="auto" w:fill="auto"/>
            <w:tcPrChange w:id="4764" w:author="Jarno Nieminen" w:date="2014-06-11T12:40:00Z">
              <w:tcPr>
                <w:tcW w:w="2628" w:type="dxa"/>
                <w:shd w:val="clear" w:color="auto" w:fill="auto"/>
              </w:tcPr>
            </w:tcPrChange>
          </w:tcPr>
          <w:p w14:paraId="202F7755"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Change w:id="4765" w:author="Jarno Nieminen" w:date="2014-06-11T12:40:00Z">
              <w:tcPr>
                <w:tcW w:w="1260" w:type="dxa"/>
                <w:shd w:val="clear" w:color="auto" w:fill="auto"/>
              </w:tcPr>
            </w:tcPrChange>
          </w:tcPr>
          <w:p w14:paraId="5801BD56" w14:textId="77777777" w:rsidR="006C37C2" w:rsidRPr="00D82A73" w:rsidRDefault="006C37C2" w:rsidP="0026766E"/>
        </w:tc>
        <w:tc>
          <w:tcPr>
            <w:tcW w:w="4867" w:type="dxa"/>
            <w:shd w:val="clear" w:color="auto" w:fill="auto"/>
            <w:tcPrChange w:id="4766" w:author="Jarno Nieminen" w:date="2014-06-11T12:40:00Z">
              <w:tcPr>
                <w:tcW w:w="4867" w:type="dxa"/>
                <w:shd w:val="clear" w:color="auto" w:fill="auto"/>
              </w:tcPr>
            </w:tcPrChange>
          </w:tcPr>
          <w:p w14:paraId="55C974B1" w14:textId="77777777" w:rsidR="006C37C2" w:rsidRPr="00D82A73" w:rsidRDefault="006C37C2" w:rsidP="0026766E">
            <w:r w:rsidRPr="00D82A73">
              <w:t>Ett unikt id (GUID) för ett formulär.</w:t>
            </w:r>
          </w:p>
        </w:tc>
        <w:tc>
          <w:tcPr>
            <w:tcW w:w="1134" w:type="dxa"/>
            <w:shd w:val="clear" w:color="auto" w:fill="auto"/>
            <w:tcPrChange w:id="4767" w:author="Jarno Nieminen" w:date="2014-06-11T12:40:00Z">
              <w:tcPr>
                <w:tcW w:w="1134" w:type="dxa"/>
                <w:shd w:val="clear" w:color="auto" w:fill="auto"/>
              </w:tcPr>
            </w:tcPrChange>
          </w:tcPr>
          <w:p w14:paraId="2C8E8C15" w14:textId="77777777" w:rsidR="006C37C2" w:rsidRPr="00D82A73" w:rsidRDefault="006C37C2" w:rsidP="0026766E">
            <w:r w:rsidRPr="00D82A73">
              <w:t>1..1</w:t>
            </w:r>
          </w:p>
        </w:tc>
      </w:tr>
      <w:tr w:rsidR="006C37C2" w:rsidRPr="00D82A73" w14:paraId="652C7FE9" w14:textId="77777777" w:rsidTr="0026766E">
        <w:tc>
          <w:tcPr>
            <w:tcW w:w="2628" w:type="dxa"/>
            <w:shd w:val="clear" w:color="auto" w:fill="auto"/>
            <w:tcPrChange w:id="4768" w:author="Jarno Nieminen" w:date="2014-06-11T12:40:00Z">
              <w:tcPr>
                <w:tcW w:w="2628" w:type="dxa"/>
                <w:shd w:val="clear" w:color="auto" w:fill="auto"/>
              </w:tcPr>
            </w:tcPrChange>
          </w:tcPr>
          <w:p w14:paraId="7D4CB98C" w14:textId="77777777" w:rsidR="006C37C2" w:rsidRPr="00D82A73" w:rsidRDefault="006C37C2" w:rsidP="0026766E">
            <w:r w:rsidRPr="00D82A73">
              <w:t>SubjectOfCare</w:t>
            </w:r>
          </w:p>
        </w:tc>
        <w:tc>
          <w:tcPr>
            <w:tcW w:w="1260" w:type="dxa"/>
            <w:shd w:val="clear" w:color="auto" w:fill="auto"/>
            <w:tcPrChange w:id="4769" w:author="Jarno Nieminen" w:date="2014-06-11T12:40:00Z">
              <w:tcPr>
                <w:tcW w:w="1260" w:type="dxa"/>
                <w:shd w:val="clear" w:color="auto" w:fill="auto"/>
              </w:tcPr>
            </w:tcPrChange>
          </w:tcPr>
          <w:p w14:paraId="037725E0" w14:textId="77777777" w:rsidR="006C37C2" w:rsidRPr="00D82A73" w:rsidRDefault="006C37C2" w:rsidP="0026766E"/>
        </w:tc>
        <w:tc>
          <w:tcPr>
            <w:tcW w:w="4867" w:type="dxa"/>
            <w:shd w:val="clear" w:color="auto" w:fill="auto"/>
            <w:tcPrChange w:id="4770" w:author="Jarno Nieminen" w:date="2014-06-11T12:40:00Z">
              <w:tcPr>
                <w:tcW w:w="4867" w:type="dxa"/>
                <w:shd w:val="clear" w:color="auto" w:fill="auto"/>
              </w:tcPr>
            </w:tcPrChange>
          </w:tcPr>
          <w:p w14:paraId="0CF4B927" w14:textId="77777777" w:rsidR="006C37C2" w:rsidRPr="00D82A73" w:rsidRDefault="006C37C2" w:rsidP="0026766E">
            <w:r w:rsidRPr="00D82A73">
              <w:t xml:space="preserve">Starkt autentiserad användares personnummer. </w:t>
            </w:r>
          </w:p>
          <w:p w14:paraId="236FB82E" w14:textId="77777777" w:rsidR="006C37C2" w:rsidRPr="00D82A73" w:rsidRDefault="006C37C2" w:rsidP="0026766E">
            <w:r w:rsidRPr="00D82A73">
              <w:t>T.ex. 191212121212 (yyyymmddnnnn)</w:t>
            </w:r>
          </w:p>
          <w:p w14:paraId="0FF97A3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771" w:author="Jarno Nieminen" w:date="2014-06-11T12:40:00Z">
              <w:tcPr>
                <w:tcW w:w="1134" w:type="dxa"/>
                <w:shd w:val="clear" w:color="auto" w:fill="auto"/>
              </w:tcPr>
            </w:tcPrChange>
          </w:tcPr>
          <w:p w14:paraId="70D2E1C7" w14:textId="77777777" w:rsidR="006C37C2" w:rsidRPr="00D82A73" w:rsidRDefault="006C37C2" w:rsidP="0026766E">
            <w:r w:rsidRPr="00D82A73">
              <w:t>0..1</w:t>
            </w:r>
          </w:p>
        </w:tc>
      </w:tr>
      <w:tr w:rsidR="006C37C2" w:rsidRPr="00D82A73" w14:paraId="18676031" w14:textId="77777777" w:rsidTr="0026766E">
        <w:tc>
          <w:tcPr>
            <w:tcW w:w="2628" w:type="dxa"/>
            <w:shd w:val="clear" w:color="auto" w:fill="auto"/>
            <w:tcPrChange w:id="4772" w:author="Jarno Nieminen" w:date="2014-06-11T12:40:00Z">
              <w:tcPr>
                <w:tcW w:w="2628" w:type="dxa"/>
                <w:shd w:val="clear" w:color="auto" w:fill="auto"/>
              </w:tcPr>
            </w:tcPrChange>
          </w:tcPr>
          <w:p w14:paraId="7733E7C8" w14:textId="77777777" w:rsidR="006C37C2" w:rsidRPr="00D82A73" w:rsidRDefault="006C37C2" w:rsidP="0026766E">
            <w:pPr>
              <w:rPr>
                <w:i/>
              </w:rPr>
            </w:pPr>
          </w:p>
        </w:tc>
        <w:tc>
          <w:tcPr>
            <w:tcW w:w="1260" w:type="dxa"/>
            <w:shd w:val="clear" w:color="auto" w:fill="auto"/>
            <w:tcPrChange w:id="4773" w:author="Jarno Nieminen" w:date="2014-06-11T12:40:00Z">
              <w:tcPr>
                <w:tcW w:w="1260" w:type="dxa"/>
                <w:shd w:val="clear" w:color="auto" w:fill="auto"/>
              </w:tcPr>
            </w:tcPrChange>
          </w:tcPr>
          <w:p w14:paraId="1D4FD134" w14:textId="77777777" w:rsidR="006C37C2" w:rsidRPr="00D82A73" w:rsidRDefault="006C37C2" w:rsidP="0026766E"/>
        </w:tc>
        <w:tc>
          <w:tcPr>
            <w:tcW w:w="4867" w:type="dxa"/>
            <w:shd w:val="clear" w:color="auto" w:fill="auto"/>
            <w:tcPrChange w:id="4774" w:author="Jarno Nieminen" w:date="2014-06-11T12:40:00Z">
              <w:tcPr>
                <w:tcW w:w="4867" w:type="dxa"/>
                <w:shd w:val="clear" w:color="auto" w:fill="auto"/>
              </w:tcPr>
            </w:tcPrChange>
          </w:tcPr>
          <w:p w14:paraId="1A1980F3" w14:textId="77777777" w:rsidR="006C37C2" w:rsidRPr="00D82A73" w:rsidRDefault="006C37C2" w:rsidP="0026766E"/>
        </w:tc>
        <w:tc>
          <w:tcPr>
            <w:tcW w:w="1134" w:type="dxa"/>
            <w:shd w:val="clear" w:color="auto" w:fill="auto"/>
            <w:tcPrChange w:id="4775" w:author="Jarno Nieminen" w:date="2014-06-11T12:40:00Z">
              <w:tcPr>
                <w:tcW w:w="1134" w:type="dxa"/>
                <w:shd w:val="clear" w:color="auto" w:fill="auto"/>
              </w:tcPr>
            </w:tcPrChange>
          </w:tcPr>
          <w:p w14:paraId="5F74A193" w14:textId="77777777" w:rsidR="006C37C2" w:rsidRPr="00D82A73" w:rsidRDefault="006C37C2" w:rsidP="0026766E"/>
        </w:tc>
      </w:tr>
      <w:tr w:rsidR="006C37C2" w:rsidRPr="00D82A73" w14:paraId="04CA880D" w14:textId="77777777" w:rsidTr="0026766E">
        <w:tc>
          <w:tcPr>
            <w:tcW w:w="2628" w:type="dxa"/>
            <w:shd w:val="clear" w:color="auto" w:fill="auto"/>
            <w:tcPrChange w:id="4776" w:author="Jarno Nieminen" w:date="2014-06-11T12:40:00Z">
              <w:tcPr>
                <w:tcW w:w="2628" w:type="dxa"/>
                <w:shd w:val="clear" w:color="auto" w:fill="auto"/>
              </w:tcPr>
            </w:tcPrChange>
          </w:tcPr>
          <w:p w14:paraId="50E1FED5" w14:textId="77777777" w:rsidR="006C37C2" w:rsidRPr="00D82A73" w:rsidRDefault="006C37C2" w:rsidP="0026766E">
            <w:pPr>
              <w:rPr>
                <w:i/>
              </w:rPr>
            </w:pPr>
            <w:r w:rsidRPr="00D82A73">
              <w:rPr>
                <w:i/>
              </w:rPr>
              <w:t>Svar</w:t>
            </w:r>
          </w:p>
        </w:tc>
        <w:tc>
          <w:tcPr>
            <w:tcW w:w="1260" w:type="dxa"/>
            <w:shd w:val="clear" w:color="auto" w:fill="auto"/>
            <w:tcPrChange w:id="4777" w:author="Jarno Nieminen" w:date="2014-06-11T12:40:00Z">
              <w:tcPr>
                <w:tcW w:w="1260" w:type="dxa"/>
                <w:shd w:val="clear" w:color="auto" w:fill="auto"/>
              </w:tcPr>
            </w:tcPrChange>
          </w:tcPr>
          <w:p w14:paraId="08FA12B7" w14:textId="77777777" w:rsidR="006C37C2" w:rsidRPr="00D82A73" w:rsidRDefault="006C37C2" w:rsidP="0026766E"/>
        </w:tc>
        <w:tc>
          <w:tcPr>
            <w:tcW w:w="4867" w:type="dxa"/>
            <w:shd w:val="clear" w:color="auto" w:fill="auto"/>
            <w:tcPrChange w:id="4778" w:author="Jarno Nieminen" w:date="2014-06-11T12:40:00Z">
              <w:tcPr>
                <w:tcW w:w="4867" w:type="dxa"/>
                <w:shd w:val="clear" w:color="auto" w:fill="auto"/>
              </w:tcPr>
            </w:tcPrChange>
          </w:tcPr>
          <w:p w14:paraId="7CACA814" w14:textId="77777777" w:rsidR="006C37C2" w:rsidRPr="00D82A73" w:rsidRDefault="006C37C2" w:rsidP="0026766E"/>
        </w:tc>
        <w:tc>
          <w:tcPr>
            <w:tcW w:w="1134" w:type="dxa"/>
            <w:shd w:val="clear" w:color="auto" w:fill="auto"/>
            <w:tcPrChange w:id="4779" w:author="Jarno Nieminen" w:date="2014-06-11T12:40:00Z">
              <w:tcPr>
                <w:tcW w:w="1134" w:type="dxa"/>
                <w:shd w:val="clear" w:color="auto" w:fill="auto"/>
              </w:tcPr>
            </w:tcPrChange>
          </w:tcPr>
          <w:p w14:paraId="06B910EA" w14:textId="77777777" w:rsidR="006C37C2" w:rsidRPr="00D82A73" w:rsidRDefault="006C37C2" w:rsidP="0026766E"/>
        </w:tc>
      </w:tr>
      <w:tr w:rsidR="006C37C2" w:rsidRPr="00D82A73" w14:paraId="07EB1956" w14:textId="77777777" w:rsidTr="0026766E">
        <w:tc>
          <w:tcPr>
            <w:tcW w:w="2628" w:type="dxa"/>
            <w:shd w:val="clear" w:color="auto" w:fill="auto"/>
            <w:tcPrChange w:id="4780" w:author="Jarno Nieminen" w:date="2014-06-11T12:40:00Z">
              <w:tcPr>
                <w:tcW w:w="2628" w:type="dxa"/>
                <w:shd w:val="clear" w:color="auto" w:fill="auto"/>
              </w:tcPr>
            </w:tcPrChange>
          </w:tcPr>
          <w:p w14:paraId="68D2002F" w14:textId="77777777" w:rsidR="006C37C2" w:rsidRPr="00D82A73" w:rsidRDefault="006C37C2" w:rsidP="0026766E">
            <w:pPr>
              <w:rPr>
                <w:b/>
              </w:rPr>
            </w:pPr>
            <w:r w:rsidRPr="00D82A73">
              <w:t>Form</w:t>
            </w:r>
          </w:p>
        </w:tc>
        <w:tc>
          <w:tcPr>
            <w:tcW w:w="1260" w:type="dxa"/>
            <w:shd w:val="clear" w:color="auto" w:fill="auto"/>
            <w:tcPrChange w:id="4781" w:author="Jarno Nieminen" w:date="2014-06-11T12:40:00Z">
              <w:tcPr>
                <w:tcW w:w="1260" w:type="dxa"/>
                <w:shd w:val="clear" w:color="auto" w:fill="auto"/>
              </w:tcPr>
            </w:tcPrChange>
          </w:tcPr>
          <w:p w14:paraId="5B5E0462" w14:textId="77777777" w:rsidR="006C37C2" w:rsidRPr="00D82A73" w:rsidRDefault="006C37C2" w:rsidP="0026766E">
            <w:pPr>
              <w:rPr>
                <w:i/>
              </w:rPr>
            </w:pPr>
            <w:r w:rsidRPr="00D82A73">
              <w:rPr>
                <w:i/>
              </w:rPr>
              <w:t>FormType</w:t>
            </w:r>
          </w:p>
        </w:tc>
        <w:tc>
          <w:tcPr>
            <w:tcW w:w="4867" w:type="dxa"/>
            <w:shd w:val="clear" w:color="auto" w:fill="auto"/>
            <w:tcPrChange w:id="4782" w:author="Jarno Nieminen" w:date="2014-06-11T12:40:00Z">
              <w:tcPr>
                <w:tcW w:w="4867" w:type="dxa"/>
                <w:shd w:val="clear" w:color="auto" w:fill="auto"/>
              </w:tcPr>
            </w:tcPrChange>
          </w:tcPr>
          <w:p w14:paraId="40DB005D" w14:textId="77777777" w:rsidR="006C37C2" w:rsidRPr="00D82A73" w:rsidRDefault="006C37C2" w:rsidP="0026766E">
            <w:r w:rsidRPr="00D82A73">
              <w:t>Objekt FormResponseType</w:t>
            </w:r>
          </w:p>
        </w:tc>
        <w:tc>
          <w:tcPr>
            <w:tcW w:w="1134" w:type="dxa"/>
            <w:shd w:val="clear" w:color="auto" w:fill="auto"/>
            <w:tcPrChange w:id="4783" w:author="Jarno Nieminen" w:date="2014-06-11T12:40:00Z">
              <w:tcPr>
                <w:tcW w:w="1134" w:type="dxa"/>
                <w:shd w:val="clear" w:color="auto" w:fill="auto"/>
              </w:tcPr>
            </w:tcPrChange>
          </w:tcPr>
          <w:p w14:paraId="2CA9C4AE" w14:textId="77777777" w:rsidR="006C37C2" w:rsidRPr="00D82A73" w:rsidRDefault="006C37C2" w:rsidP="0026766E">
            <w:pPr>
              <w:rPr>
                <w:b/>
              </w:rPr>
            </w:pPr>
            <w:r>
              <w:t>0</w:t>
            </w:r>
            <w:r w:rsidRPr="00D82A73">
              <w:t>..1</w:t>
            </w:r>
          </w:p>
        </w:tc>
      </w:tr>
    </w:tbl>
    <w:p w14:paraId="6137AEB7" w14:textId="77777777" w:rsidR="006C37C2" w:rsidRPr="00D82A73" w:rsidRDefault="006C37C2" w:rsidP="006C37C2">
      <w:pPr>
        <w:pStyle w:val="Heading2"/>
      </w:pPr>
      <w:bookmarkStart w:id="4784" w:name="_Toc258862168"/>
      <w:bookmarkStart w:id="4785" w:name="_Toc386458141"/>
      <w:bookmarkStart w:id="4786" w:name="_Toc390253699"/>
      <w:r w:rsidRPr="00D82A73">
        <w:t>Regler</w:t>
      </w:r>
      <w:bookmarkEnd w:id="4784"/>
      <w:bookmarkEnd w:id="4785"/>
      <w:bookmarkEnd w:id="4786"/>
    </w:p>
    <w:p w14:paraId="30367E58" w14:textId="77777777" w:rsidR="006C37C2" w:rsidRPr="00D82A73" w:rsidRDefault="006C37C2" w:rsidP="006C37C2">
      <w:pPr>
        <w:pStyle w:val="Heading3"/>
      </w:pPr>
      <w:bookmarkStart w:id="4787" w:name="_Toc258862169"/>
      <w:bookmarkStart w:id="4788" w:name="_Toc386458142"/>
      <w:bookmarkStart w:id="4789" w:name="_Toc390253700"/>
      <w:r w:rsidRPr="00D82A73">
        <w:t>Begäran</w:t>
      </w:r>
      <w:bookmarkEnd w:id="4787"/>
      <w:bookmarkEnd w:id="4788"/>
      <w:bookmarkEnd w:id="4789"/>
    </w:p>
    <w:p w14:paraId="3599C3F8" w14:textId="77777777" w:rsidR="006C37C2" w:rsidRPr="00D82A73" w:rsidRDefault="006C37C2" w:rsidP="006C37C2">
      <w:r w:rsidRPr="00D82A73">
        <w:t>Tjänsteproducenten validerar begäran enligt regler som specificerats i per attribut ovan.</w:t>
      </w:r>
    </w:p>
    <w:p w14:paraId="66FFDE4D" w14:textId="77777777" w:rsidR="006C37C2" w:rsidRPr="00D82A73" w:rsidRDefault="006C37C2" w:rsidP="006C37C2">
      <w:pPr>
        <w:pStyle w:val="Heading3"/>
      </w:pPr>
      <w:bookmarkStart w:id="4790" w:name="_Toc258862170"/>
      <w:bookmarkStart w:id="4791" w:name="_Toc386458143"/>
      <w:bookmarkStart w:id="4792" w:name="_Toc390253701"/>
      <w:r w:rsidRPr="00D82A73">
        <w:t>Svar</w:t>
      </w:r>
      <w:bookmarkEnd w:id="4790"/>
      <w:bookmarkEnd w:id="4791"/>
      <w:bookmarkEnd w:id="4792"/>
    </w:p>
    <w:p w14:paraId="01002EAE" w14:textId="77777777" w:rsidR="006C37C2" w:rsidRPr="00D82A73" w:rsidRDefault="006C37C2" w:rsidP="006C37C2">
      <w:r w:rsidRPr="00D82A73">
        <w:t xml:space="preserve">Sökresultatet framställs genom att svaret begränsas av de värden som angivits i begäran. Om formuläret är uppdelat i sidor (Page) skall </w:t>
      </w:r>
      <w:r w:rsidRPr="00D82A73">
        <w:rPr>
          <w:b/>
        </w:rPr>
        <w:t>det sista ifyllda sidan i sekvensen returneras</w:t>
      </w:r>
      <w:r w:rsidRPr="00D82A73">
        <w:t>.</w:t>
      </w:r>
    </w:p>
    <w:p w14:paraId="7F0B829A" w14:textId="77777777" w:rsidR="006C37C2" w:rsidRPr="00D82A73" w:rsidRDefault="006C37C2" w:rsidP="004F0033">
      <w:pPr>
        <w:numPr>
          <w:ilvl w:val="0"/>
          <w:numId w:val="41"/>
        </w:numPr>
        <w:spacing w:line="240" w:lineRule="auto"/>
      </w:pPr>
      <w:r w:rsidRPr="00D82A73">
        <w:t>COMPLETED =  Avslutat. Formuläret är besvarat och avslutat av invånaren. Konsumerande system (e-tjänst) kan endast visas formulär i ”läsläge”.</w:t>
      </w:r>
    </w:p>
    <w:p w14:paraId="779E5364" w14:textId="77777777" w:rsidR="006C37C2" w:rsidRPr="00D82A73" w:rsidRDefault="006C37C2" w:rsidP="004F0033">
      <w:pPr>
        <w:numPr>
          <w:ilvl w:val="0"/>
          <w:numId w:val="41"/>
        </w:numPr>
        <w:spacing w:line="240" w:lineRule="auto"/>
      </w:pPr>
      <w:r w:rsidRPr="00D82A73">
        <w:t xml:space="preserve">ONGOING = Pågående, frågor har temporärsparats. Producenten skall returnera det </w:t>
      </w:r>
      <w:r w:rsidRPr="00D82A73">
        <w:rPr>
          <w:b/>
        </w:rPr>
        <w:t>sista/senaste</w:t>
      </w:r>
      <w:r w:rsidRPr="00D82A73">
        <w:t xml:space="preserve"> Page i sekvensen(currentPage).</w:t>
      </w:r>
    </w:p>
    <w:p w14:paraId="0FF21C0A" w14:textId="77777777" w:rsidR="006C37C2" w:rsidRPr="00D82A73" w:rsidRDefault="006C37C2" w:rsidP="004F0033">
      <w:pPr>
        <w:widowControl w:val="0"/>
        <w:numPr>
          <w:ilvl w:val="0"/>
          <w:numId w:val="41"/>
        </w:numPr>
        <w:autoSpaceDE w:val="0"/>
        <w:autoSpaceDN w:val="0"/>
        <w:adjustRightInd w:val="0"/>
        <w:spacing w:line="240" w:lineRule="auto"/>
        <w:rPr>
          <w:rFonts w:ascii="Calibri" w:hAnsi="Calibri" w:cs="Calibri"/>
          <w:sz w:val="22"/>
        </w:rPr>
      </w:pPr>
      <w:r w:rsidRPr="00D82A73">
        <w:t xml:space="preserve">PENDING_COMPLETION = Invånaren har besvarat(och temporärsparats) formulärets samtliga frågor. Formuläret byter status till COMPLETED genom att uppdateras via tjänsten ”SaveForm”. </w:t>
      </w:r>
    </w:p>
    <w:p w14:paraId="562A7716" w14:textId="77777777" w:rsidR="006C37C2" w:rsidRPr="00D82A73" w:rsidRDefault="006C37C2" w:rsidP="006C37C2"/>
    <w:p w14:paraId="36275D76" w14:textId="77777777" w:rsidR="006C37C2" w:rsidRDefault="006C37C2" w:rsidP="006C37C2">
      <w:r w:rsidRPr="00D82A73">
        <w:t>Om formulär saknas returneras ett SOAP exception.</w:t>
      </w:r>
    </w:p>
    <w:p w14:paraId="4EDD498B" w14:textId="77777777" w:rsidR="00A8636C" w:rsidRPr="00D82A73" w:rsidRDefault="00A8636C" w:rsidP="006C37C2">
      <w:pPr>
        <w:rPr>
          <w:ins w:id="4793" w:author="Jarno Nieminen" w:date="2014-06-11T12:40:00Z"/>
        </w:rPr>
      </w:pPr>
    </w:p>
    <w:p w14:paraId="1F3942DF" w14:textId="77777777" w:rsidR="006C37C2" w:rsidRPr="00D82A73" w:rsidRDefault="006C37C2" w:rsidP="006C37C2">
      <w:pPr>
        <w:pStyle w:val="Heading2"/>
      </w:pPr>
      <w:bookmarkStart w:id="4794" w:name="_Toc258862171"/>
      <w:bookmarkStart w:id="4795" w:name="_Toc386458144"/>
      <w:bookmarkStart w:id="4796" w:name="_Toc390253702"/>
      <w:r w:rsidRPr="00D82A73">
        <w:t>Tjänsteinteraktion</w:t>
      </w:r>
      <w:bookmarkEnd w:id="4794"/>
      <w:bookmarkEnd w:id="4795"/>
      <w:bookmarkEnd w:id="4796"/>
    </w:p>
    <w:p w14:paraId="72C73808" w14:textId="77777777" w:rsidR="006C37C2" w:rsidRPr="00D82A73" w:rsidRDefault="006C37C2" w:rsidP="004F0033">
      <w:pPr>
        <w:numPr>
          <w:ilvl w:val="0"/>
          <w:numId w:val="40"/>
        </w:numPr>
        <w:spacing w:line="240" w:lineRule="auto"/>
      </w:pPr>
      <w:r w:rsidRPr="00D82A73">
        <w:t>GetFormInteraction</w:t>
      </w:r>
    </w:p>
    <w:p w14:paraId="5FBD6EA2" w14:textId="77777777" w:rsidR="006C37C2" w:rsidRPr="00D82A73" w:rsidRDefault="006C37C2" w:rsidP="006C37C2"/>
    <w:p w14:paraId="014A3411" w14:textId="77777777" w:rsidR="006C37C2" w:rsidRPr="00D82A73" w:rsidRDefault="006C37C2" w:rsidP="006C37C2"/>
    <w:p w14:paraId="2FD1B3FC" w14:textId="77777777" w:rsidR="00D70633" w:rsidRDefault="00D70633">
      <w:pPr>
        <w:spacing w:line="240" w:lineRule="auto"/>
        <w:rPr>
          <w:ins w:id="4797" w:author="Jarno Nieminen" w:date="2014-06-11T12:40:00Z"/>
          <w:rFonts w:eastAsia="Times New Roman"/>
          <w:bCs/>
          <w:sz w:val="30"/>
          <w:szCs w:val="28"/>
        </w:rPr>
      </w:pPr>
      <w:bookmarkStart w:id="4798" w:name="_Toc258862172"/>
      <w:bookmarkStart w:id="4799" w:name="_Toc386458145"/>
      <w:ins w:id="4800" w:author="Jarno Nieminen" w:date="2014-06-11T12:40:00Z">
        <w:r>
          <w:br w:type="page"/>
        </w:r>
      </w:ins>
    </w:p>
    <w:p w14:paraId="16BC2348" w14:textId="4F05E291" w:rsidR="006C37C2" w:rsidRPr="00D82A73" w:rsidRDefault="006C37C2" w:rsidP="006C37C2">
      <w:pPr>
        <w:pStyle w:val="Heading1"/>
      </w:pPr>
      <w:bookmarkStart w:id="4801" w:name="_Toc390253703"/>
      <w:r w:rsidRPr="00D82A73">
        <w:lastRenderedPageBreak/>
        <w:t>Tjänstekontrakt GetFormQuestionPage</w:t>
      </w:r>
      <w:bookmarkEnd w:id="4798"/>
      <w:bookmarkEnd w:id="4799"/>
      <w:bookmarkEnd w:id="4801"/>
      <w:r w:rsidRPr="00D82A73">
        <w:t xml:space="preserve">  </w:t>
      </w:r>
    </w:p>
    <w:p w14:paraId="4AA22FFD" w14:textId="77777777" w:rsidR="006C37C2" w:rsidRPr="00D82A73" w:rsidRDefault="006C37C2" w:rsidP="006C37C2">
      <w:r w:rsidRPr="00D82A73">
        <w:t xml:space="preserve">Tjänsten används för att hoppa/navigera framåt eller bakåt i ett formulär. </w:t>
      </w:r>
    </w:p>
    <w:p w14:paraId="4B17D00B" w14:textId="77777777" w:rsidR="006C37C2" w:rsidRPr="00D82A73" w:rsidRDefault="006C37C2" w:rsidP="006C37C2"/>
    <w:p w14:paraId="6B9510F5" w14:textId="77777777" w:rsidR="006C37C2" w:rsidRPr="00D82A73" w:rsidRDefault="006C37C2" w:rsidP="006C37C2">
      <w:r w:rsidRPr="00D82A73">
        <w:t>Tjänsten anropas när användaren vill:</w:t>
      </w:r>
    </w:p>
    <w:p w14:paraId="50B87479" w14:textId="77777777" w:rsidR="006C37C2" w:rsidRPr="00D82A73" w:rsidRDefault="006C37C2" w:rsidP="004F0033">
      <w:pPr>
        <w:numPr>
          <w:ilvl w:val="0"/>
          <w:numId w:val="41"/>
        </w:numPr>
        <w:spacing w:line="240" w:lineRule="auto"/>
      </w:pPr>
      <w:r w:rsidRPr="00D82A73">
        <w:t xml:space="preserve">Hoppa framåt eller bakåt bland besvarade och sparade frågor. </w:t>
      </w:r>
    </w:p>
    <w:p w14:paraId="4F592E55" w14:textId="77777777" w:rsidR="006C37C2" w:rsidRPr="00D82A73" w:rsidRDefault="006C37C2" w:rsidP="006C37C2">
      <w:pPr>
        <w:rPr>
          <w:i/>
        </w:rPr>
      </w:pPr>
    </w:p>
    <w:p w14:paraId="2B534DB2" w14:textId="77777777" w:rsidR="006C37C2" w:rsidRPr="00D82A73" w:rsidRDefault="006C37C2" w:rsidP="006C37C2">
      <w:pPr>
        <w:pStyle w:val="Heading2"/>
      </w:pPr>
      <w:bookmarkStart w:id="4802" w:name="_Toc258862173"/>
      <w:bookmarkStart w:id="4803" w:name="_Toc386458146"/>
      <w:bookmarkStart w:id="4804" w:name="_Toc390253704"/>
      <w:r w:rsidRPr="00D82A73">
        <w:t>Frivillighet</w:t>
      </w:r>
      <w:bookmarkEnd w:id="4802"/>
      <w:bookmarkEnd w:id="4803"/>
      <w:bookmarkEnd w:id="4804"/>
    </w:p>
    <w:p w14:paraId="35D85ED6" w14:textId="77777777" w:rsidR="006C37C2" w:rsidRPr="00D82A73" w:rsidRDefault="006C37C2" w:rsidP="006C37C2">
      <w:r w:rsidRPr="00D82A73">
        <w:t xml:space="preserve">Obligatoriskt </w:t>
      </w:r>
    </w:p>
    <w:p w14:paraId="48BB01EC" w14:textId="77777777" w:rsidR="006C37C2" w:rsidRPr="00D82A73" w:rsidRDefault="006C37C2" w:rsidP="006C37C2">
      <w:pPr>
        <w:pStyle w:val="Heading2"/>
      </w:pPr>
      <w:bookmarkStart w:id="4805" w:name="_Toc258862174"/>
      <w:bookmarkStart w:id="4806" w:name="_Toc386458147"/>
      <w:bookmarkStart w:id="4807" w:name="_Toc390253705"/>
      <w:r w:rsidRPr="00D82A73">
        <w:t>Version</w:t>
      </w:r>
      <w:bookmarkEnd w:id="4805"/>
      <w:bookmarkEnd w:id="4806"/>
      <w:bookmarkEnd w:id="4807"/>
    </w:p>
    <w:p w14:paraId="49458DD4" w14:textId="77777777" w:rsidR="006C37C2" w:rsidRPr="00D82A73" w:rsidRDefault="006C37C2" w:rsidP="006C37C2">
      <w:r>
        <w:t>2.0</w:t>
      </w:r>
    </w:p>
    <w:p w14:paraId="0C5EE8B8" w14:textId="77777777" w:rsidR="006C37C2" w:rsidRPr="00D82A73" w:rsidRDefault="006C37C2" w:rsidP="006C37C2">
      <w:pPr>
        <w:pStyle w:val="Heading2"/>
      </w:pPr>
      <w:bookmarkStart w:id="4808" w:name="_Toc258862175"/>
      <w:bookmarkStart w:id="4809" w:name="_Toc386458148"/>
      <w:bookmarkStart w:id="4810" w:name="_Toc390253706"/>
      <w:r w:rsidRPr="00D82A73">
        <w:t>Tjänstens signatur</w:t>
      </w:r>
      <w:bookmarkEnd w:id="4808"/>
      <w:bookmarkEnd w:id="4809"/>
      <w:bookmarkEnd w:id="4810"/>
    </w:p>
    <w:p w14:paraId="30128122" w14:textId="77777777" w:rsidR="006C37C2" w:rsidRPr="00D82A73" w:rsidRDefault="006C37C2" w:rsidP="006C37C2">
      <w:r w:rsidRPr="00D82A73">
        <w:t>Request</w:t>
      </w:r>
    </w:p>
    <w:p w14:paraId="50F0C839" w14:textId="77777777" w:rsidR="006C37C2" w:rsidRPr="00D82A73" w:rsidRDefault="006C37C2" w:rsidP="004F0033">
      <w:pPr>
        <w:numPr>
          <w:ilvl w:val="0"/>
          <w:numId w:val="32"/>
        </w:numPr>
        <w:spacing w:line="240" w:lineRule="auto"/>
      </w:pPr>
      <w:r w:rsidRPr="00D82A73">
        <w:t>FormID [1..1]</w:t>
      </w:r>
    </w:p>
    <w:p w14:paraId="403E0880" w14:textId="77777777" w:rsidR="006C37C2" w:rsidRPr="00D82A73" w:rsidRDefault="006C37C2" w:rsidP="004F0033">
      <w:pPr>
        <w:numPr>
          <w:ilvl w:val="0"/>
          <w:numId w:val="32"/>
        </w:numPr>
        <w:spacing w:line="240" w:lineRule="auto"/>
      </w:pPr>
      <w:r w:rsidRPr="00D82A73">
        <w:t>pageNumber [1..1]</w:t>
      </w:r>
    </w:p>
    <w:p w14:paraId="26D8EF84" w14:textId="77777777" w:rsidR="006C37C2" w:rsidRPr="00D82A73" w:rsidRDefault="006C37C2" w:rsidP="004F0033">
      <w:pPr>
        <w:numPr>
          <w:ilvl w:val="0"/>
          <w:numId w:val="32"/>
        </w:numPr>
        <w:spacing w:line="240" w:lineRule="auto"/>
      </w:pPr>
      <w:r w:rsidRPr="00D82A73">
        <w:t>Direction [1..1]</w:t>
      </w:r>
    </w:p>
    <w:p w14:paraId="6B696CB3" w14:textId="77777777" w:rsidR="006C37C2" w:rsidRPr="00D82A73" w:rsidRDefault="006C37C2" w:rsidP="004F0033">
      <w:pPr>
        <w:numPr>
          <w:ilvl w:val="0"/>
          <w:numId w:val="32"/>
        </w:numPr>
        <w:spacing w:line="240" w:lineRule="auto"/>
      </w:pPr>
      <w:r w:rsidRPr="00D82A73">
        <w:t>subjectOfCare [0..1]</w:t>
      </w:r>
    </w:p>
    <w:p w14:paraId="467BEF63" w14:textId="77777777" w:rsidR="006C37C2" w:rsidRPr="00D82A73" w:rsidRDefault="006C37C2" w:rsidP="006C37C2">
      <w:r w:rsidRPr="00D82A73">
        <w:t xml:space="preserve">Response  </w:t>
      </w:r>
    </w:p>
    <w:p w14:paraId="1B9B7339" w14:textId="77777777" w:rsidR="006C37C2" w:rsidRPr="00D82A73" w:rsidRDefault="006C37C2" w:rsidP="004F0033">
      <w:pPr>
        <w:numPr>
          <w:ilvl w:val="0"/>
          <w:numId w:val="37"/>
        </w:numPr>
        <w:spacing w:line="240" w:lineRule="auto"/>
      </w:pPr>
      <w:r w:rsidRPr="00D82A73">
        <w:t>Form [0..1]</w:t>
      </w:r>
    </w:p>
    <w:p w14:paraId="35A00569" w14:textId="77777777" w:rsidR="006C37C2" w:rsidRPr="00D82A73" w:rsidRDefault="006C37C2" w:rsidP="006C37C2">
      <w:pPr>
        <w:ind w:left="360"/>
      </w:pPr>
    </w:p>
    <w:p w14:paraId="56FC4D5B" w14:textId="77777777" w:rsidR="006C37C2" w:rsidRPr="00D82A73" w:rsidRDefault="006C37C2" w:rsidP="006C37C2"/>
    <w:p w14:paraId="28308F73" w14:textId="77777777" w:rsidR="006C37C2" w:rsidRPr="00D82A73" w:rsidRDefault="006C37C2" w:rsidP="006C37C2"/>
    <w:p w14:paraId="69FBFE20" w14:textId="77777777" w:rsidR="006C37C2" w:rsidRPr="00D82A73" w:rsidRDefault="006C37C2" w:rsidP="006C37C2">
      <w:pPr>
        <w:pStyle w:val="Heading3"/>
      </w:pPr>
      <w:bookmarkStart w:id="4811" w:name="_Toc386457374"/>
      <w:bookmarkStart w:id="4812" w:name="_Toc386458149"/>
      <w:bookmarkStart w:id="4813" w:name="_Toc386457375"/>
      <w:bookmarkStart w:id="4814" w:name="_Toc386458150"/>
      <w:bookmarkStart w:id="4815" w:name="_Toc258862176"/>
      <w:bookmarkStart w:id="4816" w:name="_Toc386458151"/>
      <w:bookmarkStart w:id="4817" w:name="_Toc390253707"/>
      <w:bookmarkEnd w:id="4811"/>
      <w:bookmarkEnd w:id="4812"/>
      <w:bookmarkEnd w:id="4813"/>
      <w:bookmarkEnd w:id="4814"/>
      <w:r w:rsidRPr="00D82A73">
        <w:t>Begäran (Request) och Svar (Response)</w:t>
      </w:r>
      <w:bookmarkEnd w:id="4815"/>
      <w:bookmarkEnd w:id="4816"/>
      <w:bookmarkEnd w:id="481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818"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819">
          <w:tblGrid>
            <w:gridCol w:w="2628"/>
            <w:gridCol w:w="1260"/>
            <w:gridCol w:w="4867"/>
            <w:gridCol w:w="1134"/>
          </w:tblGrid>
        </w:tblGridChange>
      </w:tblGrid>
      <w:tr w:rsidR="006C37C2" w:rsidRPr="00D82A73" w14:paraId="76EDD8AC" w14:textId="77777777" w:rsidTr="0026766E">
        <w:tc>
          <w:tcPr>
            <w:tcW w:w="2628" w:type="dxa"/>
            <w:shd w:val="clear" w:color="auto" w:fill="auto"/>
            <w:tcPrChange w:id="4820" w:author="Jarno Nieminen" w:date="2014-06-11T12:40:00Z">
              <w:tcPr>
                <w:tcW w:w="2628" w:type="dxa"/>
                <w:shd w:val="clear" w:color="auto" w:fill="auto"/>
              </w:tcPr>
            </w:tcPrChange>
          </w:tcPr>
          <w:p w14:paraId="0350F92E" w14:textId="77777777" w:rsidR="006C37C2" w:rsidRPr="00D82A73" w:rsidRDefault="006C37C2" w:rsidP="0026766E">
            <w:pPr>
              <w:rPr>
                <w:b/>
              </w:rPr>
            </w:pPr>
            <w:r w:rsidRPr="00D82A73">
              <w:rPr>
                <w:b/>
              </w:rPr>
              <w:br w:type="page"/>
              <w:t>Attribut</w:t>
            </w:r>
          </w:p>
        </w:tc>
        <w:tc>
          <w:tcPr>
            <w:tcW w:w="1260" w:type="dxa"/>
            <w:shd w:val="clear" w:color="auto" w:fill="auto"/>
            <w:tcPrChange w:id="4821" w:author="Jarno Nieminen" w:date="2014-06-11T12:40:00Z">
              <w:tcPr>
                <w:tcW w:w="1260" w:type="dxa"/>
                <w:shd w:val="clear" w:color="auto" w:fill="auto"/>
              </w:tcPr>
            </w:tcPrChange>
          </w:tcPr>
          <w:p w14:paraId="54740E3C" w14:textId="77777777" w:rsidR="006C37C2" w:rsidRPr="00D82A73" w:rsidRDefault="006C37C2" w:rsidP="0026766E">
            <w:pPr>
              <w:rPr>
                <w:b/>
              </w:rPr>
            </w:pPr>
            <w:r w:rsidRPr="00D82A73">
              <w:rPr>
                <w:b/>
              </w:rPr>
              <w:t>Typ</w:t>
            </w:r>
          </w:p>
        </w:tc>
        <w:tc>
          <w:tcPr>
            <w:tcW w:w="4867" w:type="dxa"/>
            <w:shd w:val="clear" w:color="auto" w:fill="auto"/>
            <w:tcPrChange w:id="4822" w:author="Jarno Nieminen" w:date="2014-06-11T12:40:00Z">
              <w:tcPr>
                <w:tcW w:w="4867" w:type="dxa"/>
                <w:shd w:val="clear" w:color="auto" w:fill="auto"/>
              </w:tcPr>
            </w:tcPrChange>
          </w:tcPr>
          <w:p w14:paraId="0352FA4E" w14:textId="77777777" w:rsidR="006C37C2" w:rsidRPr="00D82A73" w:rsidRDefault="006C37C2" w:rsidP="0026766E">
            <w:pPr>
              <w:rPr>
                <w:b/>
              </w:rPr>
            </w:pPr>
            <w:r w:rsidRPr="00D82A73">
              <w:rPr>
                <w:b/>
              </w:rPr>
              <w:t>Kommentar</w:t>
            </w:r>
          </w:p>
        </w:tc>
        <w:tc>
          <w:tcPr>
            <w:tcW w:w="1134" w:type="dxa"/>
            <w:shd w:val="clear" w:color="auto" w:fill="auto"/>
            <w:tcPrChange w:id="4823" w:author="Jarno Nieminen" w:date="2014-06-11T12:40:00Z">
              <w:tcPr>
                <w:tcW w:w="1134" w:type="dxa"/>
                <w:shd w:val="clear" w:color="auto" w:fill="auto"/>
              </w:tcPr>
            </w:tcPrChange>
          </w:tcPr>
          <w:p w14:paraId="21593909" w14:textId="77777777" w:rsidR="006C37C2" w:rsidRPr="00D82A73" w:rsidRDefault="006C37C2" w:rsidP="0026766E">
            <w:pPr>
              <w:rPr>
                <w:b/>
              </w:rPr>
            </w:pPr>
            <w:r w:rsidRPr="00D82A73">
              <w:rPr>
                <w:b/>
              </w:rPr>
              <w:t>Kardi-nalitet</w:t>
            </w:r>
          </w:p>
        </w:tc>
      </w:tr>
      <w:tr w:rsidR="006C37C2" w:rsidRPr="00D82A73" w14:paraId="40FD26AF" w14:textId="77777777" w:rsidTr="0026766E">
        <w:tc>
          <w:tcPr>
            <w:tcW w:w="2628" w:type="dxa"/>
            <w:shd w:val="clear" w:color="auto" w:fill="auto"/>
            <w:tcPrChange w:id="4824" w:author="Jarno Nieminen" w:date="2014-06-11T12:40:00Z">
              <w:tcPr>
                <w:tcW w:w="2628" w:type="dxa"/>
                <w:shd w:val="clear" w:color="auto" w:fill="auto"/>
              </w:tcPr>
            </w:tcPrChange>
          </w:tcPr>
          <w:p w14:paraId="1D9E3D7E" w14:textId="77777777" w:rsidR="006C37C2" w:rsidRPr="00D82A73" w:rsidRDefault="006C37C2" w:rsidP="0026766E">
            <w:pPr>
              <w:rPr>
                <w:i/>
              </w:rPr>
            </w:pPr>
            <w:r w:rsidRPr="00D82A73">
              <w:rPr>
                <w:i/>
              </w:rPr>
              <w:t>Begäran</w:t>
            </w:r>
          </w:p>
        </w:tc>
        <w:tc>
          <w:tcPr>
            <w:tcW w:w="1260" w:type="dxa"/>
            <w:shd w:val="clear" w:color="auto" w:fill="auto"/>
            <w:tcPrChange w:id="4825" w:author="Jarno Nieminen" w:date="2014-06-11T12:40:00Z">
              <w:tcPr>
                <w:tcW w:w="1260" w:type="dxa"/>
                <w:shd w:val="clear" w:color="auto" w:fill="auto"/>
              </w:tcPr>
            </w:tcPrChange>
          </w:tcPr>
          <w:p w14:paraId="5AA9B9C1" w14:textId="77777777" w:rsidR="006C37C2" w:rsidRPr="00D82A73" w:rsidRDefault="006C37C2" w:rsidP="0026766E"/>
        </w:tc>
        <w:tc>
          <w:tcPr>
            <w:tcW w:w="4867" w:type="dxa"/>
            <w:shd w:val="clear" w:color="auto" w:fill="auto"/>
            <w:tcPrChange w:id="4826" w:author="Jarno Nieminen" w:date="2014-06-11T12:40:00Z">
              <w:tcPr>
                <w:tcW w:w="4867" w:type="dxa"/>
                <w:shd w:val="clear" w:color="auto" w:fill="auto"/>
              </w:tcPr>
            </w:tcPrChange>
          </w:tcPr>
          <w:p w14:paraId="3C47F6AF" w14:textId="77777777" w:rsidR="006C37C2" w:rsidRPr="00D82A73" w:rsidRDefault="006C37C2" w:rsidP="0026766E"/>
        </w:tc>
        <w:tc>
          <w:tcPr>
            <w:tcW w:w="1134" w:type="dxa"/>
            <w:shd w:val="clear" w:color="auto" w:fill="auto"/>
            <w:tcPrChange w:id="4827" w:author="Jarno Nieminen" w:date="2014-06-11T12:40:00Z">
              <w:tcPr>
                <w:tcW w:w="1134" w:type="dxa"/>
                <w:shd w:val="clear" w:color="auto" w:fill="auto"/>
              </w:tcPr>
            </w:tcPrChange>
          </w:tcPr>
          <w:p w14:paraId="2FCF5BAF" w14:textId="77777777" w:rsidR="006C37C2" w:rsidRPr="00D82A73" w:rsidRDefault="006C37C2" w:rsidP="0026766E"/>
        </w:tc>
      </w:tr>
      <w:tr w:rsidR="006C37C2" w:rsidRPr="00D82A73" w14:paraId="59CB8ECE" w14:textId="77777777" w:rsidTr="0026766E">
        <w:tc>
          <w:tcPr>
            <w:tcW w:w="2628" w:type="dxa"/>
            <w:shd w:val="clear" w:color="auto" w:fill="auto"/>
            <w:tcPrChange w:id="4828" w:author="Jarno Nieminen" w:date="2014-06-11T12:40:00Z">
              <w:tcPr>
                <w:tcW w:w="2628" w:type="dxa"/>
                <w:shd w:val="clear" w:color="auto" w:fill="auto"/>
              </w:tcPr>
            </w:tcPrChange>
          </w:tcPr>
          <w:p w14:paraId="4AC1E6CF"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Change w:id="4829" w:author="Jarno Nieminen" w:date="2014-06-11T12:40:00Z">
              <w:tcPr>
                <w:tcW w:w="1260" w:type="dxa"/>
                <w:shd w:val="clear" w:color="auto" w:fill="auto"/>
              </w:tcPr>
            </w:tcPrChange>
          </w:tcPr>
          <w:p w14:paraId="0BC067DF" w14:textId="77777777" w:rsidR="006C37C2" w:rsidRPr="00D82A73" w:rsidRDefault="006C37C2" w:rsidP="0026766E"/>
        </w:tc>
        <w:tc>
          <w:tcPr>
            <w:tcW w:w="4867" w:type="dxa"/>
            <w:shd w:val="clear" w:color="auto" w:fill="auto"/>
            <w:tcPrChange w:id="4830" w:author="Jarno Nieminen" w:date="2014-06-11T12:40:00Z">
              <w:tcPr>
                <w:tcW w:w="4867" w:type="dxa"/>
                <w:shd w:val="clear" w:color="auto" w:fill="auto"/>
              </w:tcPr>
            </w:tcPrChange>
          </w:tcPr>
          <w:p w14:paraId="6F5D933A" w14:textId="77777777" w:rsidR="006C37C2" w:rsidRPr="00D82A73" w:rsidRDefault="006C37C2" w:rsidP="0026766E">
            <w:r w:rsidRPr="00D82A73">
              <w:t>Ett unikt id (GUID) för ett formulär.</w:t>
            </w:r>
          </w:p>
        </w:tc>
        <w:tc>
          <w:tcPr>
            <w:tcW w:w="1134" w:type="dxa"/>
            <w:shd w:val="clear" w:color="auto" w:fill="auto"/>
            <w:tcPrChange w:id="4831" w:author="Jarno Nieminen" w:date="2014-06-11T12:40:00Z">
              <w:tcPr>
                <w:tcW w:w="1134" w:type="dxa"/>
                <w:shd w:val="clear" w:color="auto" w:fill="auto"/>
              </w:tcPr>
            </w:tcPrChange>
          </w:tcPr>
          <w:p w14:paraId="73E60144" w14:textId="77777777" w:rsidR="006C37C2" w:rsidRPr="00D82A73" w:rsidRDefault="006C37C2" w:rsidP="0026766E">
            <w:r w:rsidRPr="00D82A73">
              <w:t>1..1</w:t>
            </w:r>
          </w:p>
        </w:tc>
      </w:tr>
      <w:tr w:rsidR="006C37C2" w:rsidRPr="00D82A73" w14:paraId="1EAD82D1" w14:textId="77777777" w:rsidTr="0026766E">
        <w:tc>
          <w:tcPr>
            <w:tcW w:w="2628" w:type="dxa"/>
            <w:shd w:val="clear" w:color="auto" w:fill="auto"/>
            <w:tcPrChange w:id="4832" w:author="Jarno Nieminen" w:date="2014-06-11T12:40:00Z">
              <w:tcPr>
                <w:tcW w:w="2628" w:type="dxa"/>
                <w:shd w:val="clear" w:color="auto" w:fill="auto"/>
              </w:tcPr>
            </w:tcPrChange>
          </w:tcPr>
          <w:p w14:paraId="71324D79" w14:textId="77777777" w:rsidR="006C37C2" w:rsidRPr="00D82A73" w:rsidRDefault="006C37C2" w:rsidP="0026766E">
            <w:pPr>
              <w:rPr>
                <w:i/>
              </w:rPr>
            </w:pPr>
            <w:r w:rsidRPr="00D82A73">
              <w:t>pageNumber</w:t>
            </w:r>
          </w:p>
        </w:tc>
        <w:tc>
          <w:tcPr>
            <w:tcW w:w="1260" w:type="dxa"/>
            <w:shd w:val="clear" w:color="auto" w:fill="auto"/>
            <w:tcPrChange w:id="4833" w:author="Jarno Nieminen" w:date="2014-06-11T12:40:00Z">
              <w:tcPr>
                <w:tcW w:w="1260" w:type="dxa"/>
                <w:shd w:val="clear" w:color="auto" w:fill="auto"/>
              </w:tcPr>
            </w:tcPrChange>
          </w:tcPr>
          <w:p w14:paraId="31D31697" w14:textId="77777777" w:rsidR="006C37C2" w:rsidRPr="00D82A73" w:rsidRDefault="006C37C2" w:rsidP="0026766E"/>
        </w:tc>
        <w:tc>
          <w:tcPr>
            <w:tcW w:w="4867" w:type="dxa"/>
            <w:shd w:val="clear" w:color="auto" w:fill="auto"/>
            <w:tcPrChange w:id="4834" w:author="Jarno Nieminen" w:date="2014-06-11T12:40:00Z">
              <w:tcPr>
                <w:tcW w:w="4867" w:type="dxa"/>
                <w:shd w:val="clear" w:color="auto" w:fill="auto"/>
              </w:tcPr>
            </w:tcPrChange>
          </w:tcPr>
          <w:p w14:paraId="0A166D9C" w14:textId="77777777" w:rsidR="006C37C2" w:rsidRPr="00D82A73" w:rsidRDefault="006C37C2" w:rsidP="0026766E">
            <w:r w:rsidRPr="00D82A73">
              <w:t>Nummer på sidan som navigering utgår</w:t>
            </w:r>
            <w:r>
              <w:t xml:space="preserve"> </w:t>
            </w:r>
            <w:r w:rsidRPr="00D82A73">
              <w:t xml:space="preserve">ifrån. </w:t>
            </w:r>
          </w:p>
        </w:tc>
        <w:tc>
          <w:tcPr>
            <w:tcW w:w="1134" w:type="dxa"/>
            <w:shd w:val="clear" w:color="auto" w:fill="auto"/>
            <w:tcPrChange w:id="4835" w:author="Jarno Nieminen" w:date="2014-06-11T12:40:00Z">
              <w:tcPr>
                <w:tcW w:w="1134" w:type="dxa"/>
                <w:shd w:val="clear" w:color="auto" w:fill="auto"/>
              </w:tcPr>
            </w:tcPrChange>
          </w:tcPr>
          <w:p w14:paraId="1977A97B" w14:textId="77777777" w:rsidR="006C37C2" w:rsidRPr="00D82A73" w:rsidRDefault="006C37C2" w:rsidP="0026766E">
            <w:r w:rsidRPr="00D82A73">
              <w:t>1..1</w:t>
            </w:r>
          </w:p>
        </w:tc>
      </w:tr>
      <w:tr w:rsidR="006C37C2" w:rsidRPr="00D82A73" w14:paraId="14B0458A" w14:textId="77777777" w:rsidTr="0026766E">
        <w:tc>
          <w:tcPr>
            <w:tcW w:w="2628" w:type="dxa"/>
            <w:shd w:val="clear" w:color="auto" w:fill="auto"/>
            <w:tcPrChange w:id="4836" w:author="Jarno Nieminen" w:date="2014-06-11T12:40:00Z">
              <w:tcPr>
                <w:tcW w:w="2628" w:type="dxa"/>
                <w:shd w:val="clear" w:color="auto" w:fill="auto"/>
              </w:tcPr>
            </w:tcPrChange>
          </w:tcPr>
          <w:p w14:paraId="01804912" w14:textId="77777777" w:rsidR="006C37C2" w:rsidRPr="00D82A73" w:rsidRDefault="006C37C2" w:rsidP="0026766E">
            <w:r w:rsidRPr="00D82A73">
              <w:t>Direction</w:t>
            </w:r>
          </w:p>
        </w:tc>
        <w:tc>
          <w:tcPr>
            <w:tcW w:w="1260" w:type="dxa"/>
            <w:shd w:val="clear" w:color="auto" w:fill="auto"/>
            <w:tcPrChange w:id="4837" w:author="Jarno Nieminen" w:date="2014-06-11T12:40:00Z">
              <w:tcPr>
                <w:tcW w:w="1260" w:type="dxa"/>
                <w:shd w:val="clear" w:color="auto" w:fill="auto"/>
              </w:tcPr>
            </w:tcPrChange>
          </w:tcPr>
          <w:p w14:paraId="317FF368" w14:textId="77777777" w:rsidR="006C37C2" w:rsidRPr="00D82A73" w:rsidRDefault="006C37C2" w:rsidP="0026766E"/>
        </w:tc>
        <w:tc>
          <w:tcPr>
            <w:tcW w:w="4867" w:type="dxa"/>
            <w:shd w:val="clear" w:color="auto" w:fill="auto"/>
            <w:tcPrChange w:id="4838" w:author="Jarno Nieminen" w:date="2014-06-11T12:40:00Z">
              <w:tcPr>
                <w:tcW w:w="4867" w:type="dxa"/>
                <w:shd w:val="clear" w:color="auto" w:fill="auto"/>
              </w:tcPr>
            </w:tcPrChange>
          </w:tcPr>
          <w:p w14:paraId="14A9BBA5" w14:textId="77777777" w:rsidR="006C37C2" w:rsidRPr="00D82A73" w:rsidRDefault="006C37C2" w:rsidP="0026766E">
            <w:r w:rsidRPr="00D82A73">
              <w:t xml:space="preserve">Kodverk. </w:t>
            </w:r>
            <w:r w:rsidRPr="00D82A73">
              <w:rPr>
                <w:b/>
              </w:rPr>
              <w:t>FORWARD</w:t>
            </w:r>
            <w:r w:rsidRPr="00D82A73">
              <w:t xml:space="preserve">, </w:t>
            </w:r>
            <w:r w:rsidRPr="00D82A73">
              <w:rPr>
                <w:b/>
              </w:rPr>
              <w:t>BACK</w:t>
            </w:r>
          </w:p>
        </w:tc>
        <w:tc>
          <w:tcPr>
            <w:tcW w:w="1134" w:type="dxa"/>
            <w:shd w:val="clear" w:color="auto" w:fill="auto"/>
            <w:tcPrChange w:id="4839" w:author="Jarno Nieminen" w:date="2014-06-11T12:40:00Z">
              <w:tcPr>
                <w:tcW w:w="1134" w:type="dxa"/>
                <w:shd w:val="clear" w:color="auto" w:fill="auto"/>
              </w:tcPr>
            </w:tcPrChange>
          </w:tcPr>
          <w:p w14:paraId="4E906645" w14:textId="77777777" w:rsidR="006C37C2" w:rsidRPr="00D82A73" w:rsidRDefault="006C37C2" w:rsidP="0026766E">
            <w:r w:rsidRPr="00D82A73">
              <w:t>1..1</w:t>
            </w:r>
          </w:p>
        </w:tc>
      </w:tr>
      <w:tr w:rsidR="006C37C2" w:rsidRPr="00D82A73" w14:paraId="20724753" w14:textId="77777777" w:rsidTr="0026766E">
        <w:tc>
          <w:tcPr>
            <w:tcW w:w="2628" w:type="dxa"/>
            <w:shd w:val="clear" w:color="auto" w:fill="auto"/>
            <w:tcPrChange w:id="4840" w:author="Jarno Nieminen" w:date="2014-06-11T12:40:00Z">
              <w:tcPr>
                <w:tcW w:w="2628" w:type="dxa"/>
                <w:shd w:val="clear" w:color="auto" w:fill="auto"/>
              </w:tcPr>
            </w:tcPrChange>
          </w:tcPr>
          <w:p w14:paraId="49688078" w14:textId="77777777" w:rsidR="006C37C2" w:rsidRPr="00D82A73" w:rsidRDefault="006C37C2" w:rsidP="0026766E">
            <w:r w:rsidRPr="00D82A73">
              <w:t>subjectOfCare</w:t>
            </w:r>
          </w:p>
        </w:tc>
        <w:tc>
          <w:tcPr>
            <w:tcW w:w="1260" w:type="dxa"/>
            <w:shd w:val="clear" w:color="auto" w:fill="auto"/>
            <w:tcPrChange w:id="4841" w:author="Jarno Nieminen" w:date="2014-06-11T12:40:00Z">
              <w:tcPr>
                <w:tcW w:w="1260" w:type="dxa"/>
                <w:shd w:val="clear" w:color="auto" w:fill="auto"/>
              </w:tcPr>
            </w:tcPrChange>
          </w:tcPr>
          <w:p w14:paraId="4915646B" w14:textId="77777777" w:rsidR="006C37C2" w:rsidRPr="00D82A73" w:rsidRDefault="006C37C2" w:rsidP="0026766E"/>
        </w:tc>
        <w:tc>
          <w:tcPr>
            <w:tcW w:w="4867" w:type="dxa"/>
            <w:shd w:val="clear" w:color="auto" w:fill="auto"/>
            <w:tcPrChange w:id="4842" w:author="Jarno Nieminen" w:date="2014-06-11T12:40:00Z">
              <w:tcPr>
                <w:tcW w:w="4867" w:type="dxa"/>
                <w:shd w:val="clear" w:color="auto" w:fill="auto"/>
              </w:tcPr>
            </w:tcPrChange>
          </w:tcPr>
          <w:p w14:paraId="54BA3B21" w14:textId="77777777" w:rsidR="006C37C2" w:rsidRPr="00D82A73" w:rsidRDefault="006C37C2" w:rsidP="0026766E">
            <w:r w:rsidRPr="00D82A73">
              <w:t>Invånarens personnummer.</w:t>
            </w:r>
          </w:p>
        </w:tc>
        <w:tc>
          <w:tcPr>
            <w:tcW w:w="1134" w:type="dxa"/>
            <w:shd w:val="clear" w:color="auto" w:fill="auto"/>
            <w:tcPrChange w:id="4843" w:author="Jarno Nieminen" w:date="2014-06-11T12:40:00Z">
              <w:tcPr>
                <w:tcW w:w="1134" w:type="dxa"/>
                <w:shd w:val="clear" w:color="auto" w:fill="auto"/>
              </w:tcPr>
            </w:tcPrChange>
          </w:tcPr>
          <w:p w14:paraId="077B4E2A" w14:textId="77777777" w:rsidR="006C37C2" w:rsidRPr="00D82A73" w:rsidRDefault="006C37C2" w:rsidP="0026766E">
            <w:r w:rsidRPr="00D82A73">
              <w:t>0..1</w:t>
            </w:r>
          </w:p>
        </w:tc>
      </w:tr>
      <w:tr w:rsidR="006C37C2" w:rsidRPr="00D82A73" w14:paraId="11B5BA4E" w14:textId="77777777" w:rsidTr="0026766E">
        <w:tc>
          <w:tcPr>
            <w:tcW w:w="2628" w:type="dxa"/>
            <w:shd w:val="clear" w:color="auto" w:fill="auto"/>
            <w:tcPrChange w:id="4844" w:author="Jarno Nieminen" w:date="2014-06-11T12:40:00Z">
              <w:tcPr>
                <w:tcW w:w="2628" w:type="dxa"/>
                <w:shd w:val="clear" w:color="auto" w:fill="auto"/>
              </w:tcPr>
            </w:tcPrChange>
          </w:tcPr>
          <w:p w14:paraId="5B26F91E" w14:textId="77777777" w:rsidR="006C37C2" w:rsidRPr="00D82A73" w:rsidRDefault="006C37C2" w:rsidP="0026766E">
            <w:pPr>
              <w:rPr>
                <w:i/>
              </w:rPr>
            </w:pPr>
            <w:r w:rsidRPr="00D82A73">
              <w:rPr>
                <w:i/>
              </w:rPr>
              <w:t>Svar</w:t>
            </w:r>
          </w:p>
        </w:tc>
        <w:tc>
          <w:tcPr>
            <w:tcW w:w="1260" w:type="dxa"/>
            <w:shd w:val="clear" w:color="auto" w:fill="auto"/>
            <w:tcPrChange w:id="4845" w:author="Jarno Nieminen" w:date="2014-06-11T12:40:00Z">
              <w:tcPr>
                <w:tcW w:w="1260" w:type="dxa"/>
                <w:shd w:val="clear" w:color="auto" w:fill="auto"/>
              </w:tcPr>
            </w:tcPrChange>
          </w:tcPr>
          <w:p w14:paraId="012FD60F" w14:textId="77777777" w:rsidR="006C37C2" w:rsidRPr="00D82A73" w:rsidRDefault="006C37C2" w:rsidP="0026766E"/>
        </w:tc>
        <w:tc>
          <w:tcPr>
            <w:tcW w:w="4867" w:type="dxa"/>
            <w:shd w:val="clear" w:color="auto" w:fill="auto"/>
            <w:tcPrChange w:id="4846" w:author="Jarno Nieminen" w:date="2014-06-11T12:40:00Z">
              <w:tcPr>
                <w:tcW w:w="4867" w:type="dxa"/>
                <w:shd w:val="clear" w:color="auto" w:fill="auto"/>
              </w:tcPr>
            </w:tcPrChange>
          </w:tcPr>
          <w:p w14:paraId="2333AEFB" w14:textId="77777777" w:rsidR="006C37C2" w:rsidRPr="00D82A73" w:rsidRDefault="006C37C2" w:rsidP="0026766E"/>
        </w:tc>
        <w:tc>
          <w:tcPr>
            <w:tcW w:w="1134" w:type="dxa"/>
            <w:shd w:val="clear" w:color="auto" w:fill="auto"/>
            <w:tcPrChange w:id="4847" w:author="Jarno Nieminen" w:date="2014-06-11T12:40:00Z">
              <w:tcPr>
                <w:tcW w:w="1134" w:type="dxa"/>
                <w:shd w:val="clear" w:color="auto" w:fill="auto"/>
              </w:tcPr>
            </w:tcPrChange>
          </w:tcPr>
          <w:p w14:paraId="10CC8923" w14:textId="77777777" w:rsidR="006C37C2" w:rsidRPr="00D82A73" w:rsidRDefault="006C37C2" w:rsidP="0026766E"/>
        </w:tc>
      </w:tr>
      <w:tr w:rsidR="006C37C2" w:rsidRPr="00D82A73" w14:paraId="65FEF20C" w14:textId="77777777" w:rsidTr="0026766E">
        <w:tc>
          <w:tcPr>
            <w:tcW w:w="2628" w:type="dxa"/>
            <w:shd w:val="clear" w:color="auto" w:fill="auto"/>
            <w:tcPrChange w:id="4848" w:author="Jarno Nieminen" w:date="2014-06-11T12:40:00Z">
              <w:tcPr>
                <w:tcW w:w="2628" w:type="dxa"/>
                <w:shd w:val="clear" w:color="auto" w:fill="auto"/>
              </w:tcPr>
            </w:tcPrChange>
          </w:tcPr>
          <w:p w14:paraId="03B8EF1C" w14:textId="77777777" w:rsidR="006C37C2" w:rsidRPr="00D82A73" w:rsidRDefault="006C37C2" w:rsidP="0026766E">
            <w:pPr>
              <w:rPr>
                <w:b/>
              </w:rPr>
            </w:pPr>
            <w:r w:rsidRPr="00D82A73">
              <w:t>Form</w:t>
            </w:r>
          </w:p>
        </w:tc>
        <w:tc>
          <w:tcPr>
            <w:tcW w:w="1260" w:type="dxa"/>
            <w:shd w:val="clear" w:color="auto" w:fill="auto"/>
            <w:tcPrChange w:id="4849" w:author="Jarno Nieminen" w:date="2014-06-11T12:40:00Z">
              <w:tcPr>
                <w:tcW w:w="1260" w:type="dxa"/>
                <w:shd w:val="clear" w:color="auto" w:fill="auto"/>
              </w:tcPr>
            </w:tcPrChange>
          </w:tcPr>
          <w:p w14:paraId="68B9B9CF" w14:textId="77777777" w:rsidR="006C37C2" w:rsidRPr="00D82A73" w:rsidRDefault="006C37C2" w:rsidP="0026766E">
            <w:pPr>
              <w:rPr>
                <w:i/>
              </w:rPr>
            </w:pPr>
          </w:p>
        </w:tc>
        <w:tc>
          <w:tcPr>
            <w:tcW w:w="4867" w:type="dxa"/>
            <w:shd w:val="clear" w:color="auto" w:fill="auto"/>
            <w:tcPrChange w:id="4850" w:author="Jarno Nieminen" w:date="2014-06-11T12:40:00Z">
              <w:tcPr>
                <w:tcW w:w="4867" w:type="dxa"/>
                <w:shd w:val="clear" w:color="auto" w:fill="auto"/>
              </w:tcPr>
            </w:tcPrChange>
          </w:tcPr>
          <w:p w14:paraId="381A17F9" w14:textId="77777777" w:rsidR="006C37C2" w:rsidRPr="00D82A73" w:rsidRDefault="006C37C2" w:rsidP="0026766E">
            <w:r w:rsidRPr="00D82A73">
              <w:t>Objekt FormType</w:t>
            </w:r>
          </w:p>
        </w:tc>
        <w:tc>
          <w:tcPr>
            <w:tcW w:w="1134" w:type="dxa"/>
            <w:shd w:val="clear" w:color="auto" w:fill="auto"/>
            <w:tcPrChange w:id="4851" w:author="Jarno Nieminen" w:date="2014-06-11T12:40:00Z">
              <w:tcPr>
                <w:tcW w:w="1134" w:type="dxa"/>
                <w:shd w:val="clear" w:color="auto" w:fill="auto"/>
              </w:tcPr>
            </w:tcPrChange>
          </w:tcPr>
          <w:p w14:paraId="5C167E7A" w14:textId="77777777" w:rsidR="006C37C2" w:rsidRPr="00D82A73" w:rsidRDefault="006C37C2" w:rsidP="0026766E">
            <w:pPr>
              <w:rPr>
                <w:b/>
              </w:rPr>
            </w:pPr>
            <w:r w:rsidRPr="00D82A73">
              <w:t>0..1</w:t>
            </w:r>
          </w:p>
        </w:tc>
      </w:tr>
    </w:tbl>
    <w:p w14:paraId="0098AD80" w14:textId="77777777" w:rsidR="006C37C2" w:rsidRPr="00D82A73" w:rsidRDefault="006C37C2" w:rsidP="006C37C2">
      <w:pPr>
        <w:pStyle w:val="Heading2"/>
      </w:pPr>
      <w:bookmarkStart w:id="4852" w:name="_Toc258862177"/>
      <w:bookmarkStart w:id="4853" w:name="_Toc386458152"/>
      <w:bookmarkStart w:id="4854" w:name="_Toc390253708"/>
      <w:r w:rsidRPr="00D82A73">
        <w:t>Regler</w:t>
      </w:r>
      <w:bookmarkEnd w:id="4852"/>
      <w:bookmarkEnd w:id="4853"/>
      <w:bookmarkEnd w:id="4854"/>
    </w:p>
    <w:p w14:paraId="7C44B3A1" w14:textId="77777777" w:rsidR="006C37C2" w:rsidRPr="00D82A73" w:rsidRDefault="006C37C2" w:rsidP="006C37C2">
      <w:pPr>
        <w:pStyle w:val="Heading3"/>
      </w:pPr>
      <w:bookmarkStart w:id="4855" w:name="_Toc258862178"/>
      <w:bookmarkStart w:id="4856" w:name="_Toc386458153"/>
      <w:bookmarkStart w:id="4857" w:name="_Toc390253709"/>
      <w:r w:rsidRPr="00D82A73">
        <w:t>Begäran</w:t>
      </w:r>
      <w:bookmarkEnd w:id="4855"/>
      <w:bookmarkEnd w:id="4856"/>
      <w:bookmarkEnd w:id="4857"/>
    </w:p>
    <w:p w14:paraId="72AC272A" w14:textId="77777777" w:rsidR="006C37C2" w:rsidRPr="00D82A73" w:rsidRDefault="006C37C2" w:rsidP="006C37C2">
      <w:r w:rsidRPr="00D82A73">
        <w:t xml:space="preserve">Tjänsteproducenten validerar begäran enligt regler som specificerats i per attribut ovan. Konsumenten kan endast hoppa till en gruppering(FormType.currentPage) med sparade frågor. </w:t>
      </w:r>
    </w:p>
    <w:p w14:paraId="51676F6B" w14:textId="77777777" w:rsidR="006C37C2" w:rsidRPr="00D82A73" w:rsidRDefault="006C37C2" w:rsidP="004F0033">
      <w:pPr>
        <w:numPr>
          <w:ilvl w:val="0"/>
          <w:numId w:val="47"/>
        </w:numPr>
        <w:spacing w:line="240" w:lineRule="auto"/>
      </w:pPr>
      <w:r w:rsidRPr="00D82A73">
        <w:t>Direction ”</w:t>
      </w:r>
      <w:r w:rsidRPr="00D82A73">
        <w:rPr>
          <w:b/>
        </w:rPr>
        <w:t>BACK</w:t>
      </w:r>
      <w:r w:rsidRPr="00D82A73">
        <w:t>” är inte tillåtet om objektet ”</w:t>
      </w:r>
      <w:r w:rsidRPr="00D82A73">
        <w:rPr>
          <w:b/>
        </w:rPr>
        <w:t>PageNumber</w:t>
      </w:r>
      <w:r w:rsidRPr="00D82A73">
        <w:t>” är 1.</w:t>
      </w:r>
    </w:p>
    <w:p w14:paraId="082A2AC6" w14:textId="77777777" w:rsidR="006C37C2" w:rsidRPr="00D82A73" w:rsidRDefault="006C37C2" w:rsidP="004F0033">
      <w:pPr>
        <w:numPr>
          <w:ilvl w:val="0"/>
          <w:numId w:val="47"/>
        </w:numPr>
        <w:spacing w:line="240" w:lineRule="auto"/>
      </w:pPr>
      <w:r w:rsidRPr="00D82A73">
        <w:t>Direction ”</w:t>
      </w:r>
      <w:r w:rsidRPr="00D82A73">
        <w:rPr>
          <w:b/>
        </w:rPr>
        <w:t>FORWARD</w:t>
      </w:r>
      <w:r w:rsidRPr="00D82A73">
        <w:t xml:space="preserve">” är inte tillåtet om objektets </w:t>
      </w:r>
      <w:r w:rsidRPr="00D82A73">
        <w:rPr>
          <w:b/>
        </w:rPr>
        <w:t>LastPage</w:t>
      </w:r>
      <w:r w:rsidRPr="00D82A73">
        <w:t>(PageType) är sant (true).</w:t>
      </w:r>
    </w:p>
    <w:p w14:paraId="54B7ABAB" w14:textId="77777777" w:rsidR="006C37C2" w:rsidRPr="00D82A73" w:rsidRDefault="006C37C2" w:rsidP="004F0033">
      <w:pPr>
        <w:numPr>
          <w:ilvl w:val="0"/>
          <w:numId w:val="47"/>
        </w:numPr>
        <w:spacing w:line="240" w:lineRule="auto"/>
      </w:pPr>
      <w:r w:rsidRPr="00D82A73">
        <w:lastRenderedPageBreak/>
        <w:t>Anges ”PageNumber = 0” och ”direction = FORWARD” för att gå till första sidan.</w:t>
      </w:r>
    </w:p>
    <w:p w14:paraId="2541B2BD" w14:textId="77777777" w:rsidR="006C37C2" w:rsidRPr="00D82A73" w:rsidRDefault="006C37C2" w:rsidP="004F0033">
      <w:pPr>
        <w:numPr>
          <w:ilvl w:val="0"/>
          <w:numId w:val="47"/>
        </w:numPr>
        <w:spacing w:line="240" w:lineRule="auto"/>
      </w:pPr>
      <w:r w:rsidRPr="00D82A73">
        <w:t>Anges ”PageNumber = 0” och ”direction = BACK” för att gå till sista sidan.</w:t>
      </w:r>
    </w:p>
    <w:p w14:paraId="6472BA8D" w14:textId="77777777" w:rsidR="006C37C2" w:rsidRPr="00D82A73" w:rsidRDefault="006C37C2" w:rsidP="004F0033">
      <w:pPr>
        <w:numPr>
          <w:ilvl w:val="0"/>
          <w:numId w:val="47"/>
        </w:numPr>
        <w:spacing w:line="240" w:lineRule="auto"/>
      </w:pPr>
    </w:p>
    <w:p w14:paraId="206B8E6A" w14:textId="77777777" w:rsidR="006C37C2" w:rsidRPr="00D82A73" w:rsidRDefault="006C37C2" w:rsidP="006C37C2">
      <w:r w:rsidRPr="00D82A73">
        <w:t>Vid ovanstående fel genereras ett exception.</w:t>
      </w:r>
    </w:p>
    <w:p w14:paraId="59432E28" w14:textId="77777777" w:rsidR="006C37C2" w:rsidRPr="00D82A73" w:rsidRDefault="006C37C2" w:rsidP="006C37C2">
      <w:pPr>
        <w:pStyle w:val="Heading3"/>
      </w:pPr>
      <w:bookmarkStart w:id="4858" w:name="_Toc258862179"/>
      <w:bookmarkStart w:id="4859" w:name="_Toc386458154"/>
      <w:bookmarkStart w:id="4860" w:name="_Toc390253710"/>
      <w:r w:rsidRPr="00D82A73">
        <w:t>Svar</w:t>
      </w:r>
      <w:bookmarkEnd w:id="4858"/>
      <w:bookmarkEnd w:id="4859"/>
      <w:bookmarkEnd w:id="4860"/>
    </w:p>
    <w:p w14:paraId="014E9079" w14:textId="77777777" w:rsidR="006C37C2" w:rsidRPr="00D82A73" w:rsidRDefault="006C37C2" w:rsidP="006C37C2">
      <w:r w:rsidRPr="00D82A73">
        <w:t xml:space="preserve">Sökresultatet framställs genom att svaret begränsas av de värden som angivits i begäran. </w:t>
      </w:r>
      <w:r w:rsidRPr="00D82A73">
        <w:rPr>
          <w:b/>
        </w:rPr>
        <w:t xml:space="preserve"> </w:t>
      </w:r>
    </w:p>
    <w:p w14:paraId="3E092090" w14:textId="77777777" w:rsidR="006C37C2" w:rsidRPr="00D82A73" w:rsidRDefault="006C37C2" w:rsidP="006C37C2"/>
    <w:p w14:paraId="7F330D66" w14:textId="77777777" w:rsidR="006C37C2" w:rsidRPr="00D82A73" w:rsidRDefault="006C37C2" w:rsidP="006C37C2">
      <w:pPr>
        <w:pStyle w:val="Heading2"/>
      </w:pPr>
      <w:bookmarkStart w:id="4861" w:name="_Toc258862180"/>
      <w:bookmarkStart w:id="4862" w:name="_Toc386458155"/>
      <w:bookmarkStart w:id="4863" w:name="_Toc390253711"/>
      <w:r w:rsidRPr="00D82A73">
        <w:t>Tjänsteinteraktion</w:t>
      </w:r>
      <w:bookmarkEnd w:id="4861"/>
      <w:bookmarkEnd w:id="4862"/>
      <w:bookmarkEnd w:id="4863"/>
    </w:p>
    <w:p w14:paraId="64960C98" w14:textId="77777777" w:rsidR="006C37C2" w:rsidRPr="00D82A73" w:rsidRDefault="006C37C2" w:rsidP="004F0033">
      <w:pPr>
        <w:numPr>
          <w:ilvl w:val="0"/>
          <w:numId w:val="40"/>
        </w:numPr>
        <w:spacing w:line="240" w:lineRule="auto"/>
      </w:pPr>
      <w:r w:rsidRPr="00D82A73">
        <w:t xml:space="preserve">GetFormQuestionPageInteraction </w:t>
      </w:r>
    </w:p>
    <w:p w14:paraId="6B6E1DE0" w14:textId="77777777" w:rsidR="006C37C2" w:rsidRPr="00D82A73" w:rsidRDefault="006C37C2" w:rsidP="006C37C2"/>
    <w:p w14:paraId="0D2BA2FC" w14:textId="77777777" w:rsidR="00D70633" w:rsidRDefault="00D70633">
      <w:pPr>
        <w:spacing w:line="240" w:lineRule="auto"/>
        <w:rPr>
          <w:ins w:id="4864" w:author="Jarno Nieminen" w:date="2014-06-11T12:40:00Z"/>
          <w:rFonts w:eastAsia="Times New Roman"/>
          <w:bCs/>
          <w:sz w:val="30"/>
          <w:szCs w:val="28"/>
        </w:rPr>
      </w:pPr>
      <w:bookmarkStart w:id="4865" w:name="_Toc258862181"/>
      <w:bookmarkStart w:id="4866" w:name="_Toc386458156"/>
      <w:ins w:id="4867" w:author="Jarno Nieminen" w:date="2014-06-11T12:40:00Z">
        <w:r>
          <w:br w:type="page"/>
        </w:r>
      </w:ins>
    </w:p>
    <w:p w14:paraId="7A7D0179" w14:textId="69DE3888" w:rsidR="006C37C2" w:rsidRPr="00D82A73" w:rsidRDefault="006C37C2" w:rsidP="006C37C2">
      <w:pPr>
        <w:pStyle w:val="Heading1"/>
      </w:pPr>
      <w:bookmarkStart w:id="4868" w:name="_Toc390253712"/>
      <w:r w:rsidRPr="00D82A73">
        <w:lastRenderedPageBreak/>
        <w:t>Tjänstekontrakt SaveFormPage</w:t>
      </w:r>
      <w:bookmarkEnd w:id="4865"/>
      <w:bookmarkEnd w:id="4866"/>
      <w:bookmarkEnd w:id="4868"/>
    </w:p>
    <w:p w14:paraId="28AE7CC3" w14:textId="77777777" w:rsidR="006C37C2" w:rsidRPr="00D82A73" w:rsidRDefault="006C37C2" w:rsidP="006C37C2">
      <w:r w:rsidRPr="00D82A73">
        <w:t>Tjänsten används för att spara invånarens besvarade frågor. Tjänsten används under pågående formulär session.</w:t>
      </w:r>
    </w:p>
    <w:p w14:paraId="48F51DC8" w14:textId="77777777" w:rsidR="006C37C2" w:rsidRPr="00D82A73" w:rsidRDefault="006C37C2" w:rsidP="004F0033">
      <w:pPr>
        <w:numPr>
          <w:ilvl w:val="0"/>
          <w:numId w:val="46"/>
        </w:numPr>
        <w:spacing w:line="240" w:lineRule="auto"/>
      </w:pPr>
      <w:r w:rsidRPr="00D82A73">
        <w:t xml:space="preserve">E-tjänsten (konsumerande system) sparar invånarens svar med ”PageAnswers”. </w:t>
      </w:r>
    </w:p>
    <w:p w14:paraId="7E844C6E" w14:textId="77777777" w:rsidR="006C37C2" w:rsidRDefault="006C37C2" w:rsidP="004F0033">
      <w:pPr>
        <w:numPr>
          <w:ilvl w:val="0"/>
          <w:numId w:val="46"/>
        </w:numPr>
        <w:spacing w:line="240" w:lineRule="auto"/>
      </w:pPr>
      <w:r w:rsidRPr="00D82A73">
        <w:t>Formulärmotor (producerande system) returnerar nästa sida med frågor (nextPage).</w:t>
      </w:r>
    </w:p>
    <w:p w14:paraId="347522CE" w14:textId="77777777" w:rsidR="006C37C2" w:rsidRDefault="006C37C2" w:rsidP="004F0033">
      <w:pPr>
        <w:numPr>
          <w:ilvl w:val="0"/>
          <w:numId w:val="46"/>
        </w:numPr>
        <w:spacing w:line="240" w:lineRule="auto"/>
      </w:pPr>
      <w:r>
        <w:t>Om parametern ”temporarySave” anges kommer formulärmotorn.</w:t>
      </w:r>
    </w:p>
    <w:p w14:paraId="0CC502A5" w14:textId="77777777" w:rsidR="006C37C2" w:rsidRDefault="006C37C2" w:rsidP="004F0033">
      <w:pPr>
        <w:numPr>
          <w:ilvl w:val="1"/>
          <w:numId w:val="46"/>
        </w:numPr>
        <w:spacing w:line="240" w:lineRule="auto"/>
      </w:pPr>
      <w:r>
        <w:t>Spara formulärvärden som skickas in.</w:t>
      </w:r>
    </w:p>
    <w:p w14:paraId="7D032431" w14:textId="77777777" w:rsidR="006C37C2" w:rsidRDefault="006C37C2" w:rsidP="004F0033">
      <w:pPr>
        <w:numPr>
          <w:ilvl w:val="1"/>
          <w:numId w:val="46"/>
        </w:numPr>
        <w:spacing w:line="240" w:lineRule="auto"/>
      </w:pPr>
      <w:r>
        <w:t>Validering av formulärdata skall ej göras.</w:t>
      </w:r>
    </w:p>
    <w:p w14:paraId="7C906B1A" w14:textId="77777777" w:rsidR="006C37C2" w:rsidRDefault="006C37C2" w:rsidP="004F0033">
      <w:pPr>
        <w:numPr>
          <w:ilvl w:val="1"/>
          <w:numId w:val="46"/>
        </w:numPr>
        <w:spacing w:line="240" w:lineRule="auto"/>
      </w:pPr>
      <w:r>
        <w:t xml:space="preserve">Det Form och Page som skickades in skall returneras. </w:t>
      </w:r>
    </w:p>
    <w:p w14:paraId="4B69B5A9" w14:textId="77777777" w:rsidR="006C37C2" w:rsidRPr="00D82A73" w:rsidRDefault="006C37C2" w:rsidP="004F0033">
      <w:pPr>
        <w:numPr>
          <w:ilvl w:val="1"/>
          <w:numId w:val="46"/>
        </w:numPr>
        <w:spacing w:line="240" w:lineRule="auto"/>
      </w:pPr>
      <w:r>
        <w:t>Formulärmotorn skall inte skicka med nästa sida (page).</w:t>
      </w:r>
    </w:p>
    <w:p w14:paraId="316AFFEB" w14:textId="77777777" w:rsidR="006C37C2" w:rsidRPr="00D82A73" w:rsidRDefault="006C37C2" w:rsidP="006C37C2"/>
    <w:p w14:paraId="70E8A6F2" w14:textId="77777777" w:rsidR="006C37C2" w:rsidRPr="00D82A73" w:rsidRDefault="006C37C2" w:rsidP="006C37C2">
      <w:r w:rsidRPr="00D82A73">
        <w:t>Vid valideringsfel signaleras fel via ”ResultCode” och ”PageAnswer” returneras. ”AnswerStatus” (i AnswerType) kommer innehålla felindikering samt feltext.</w:t>
      </w:r>
    </w:p>
    <w:p w14:paraId="2859842E" w14:textId="77777777" w:rsidR="006C37C2" w:rsidRPr="00D82A73" w:rsidRDefault="006C37C2" w:rsidP="006C37C2"/>
    <w:p w14:paraId="0D30B2B4" w14:textId="77777777" w:rsidR="006C37C2" w:rsidRPr="00D82A73" w:rsidRDefault="006C37C2" w:rsidP="006C37C2">
      <w:pPr>
        <w:pStyle w:val="Heading2"/>
      </w:pPr>
      <w:bookmarkStart w:id="4869" w:name="_Toc258862182"/>
      <w:bookmarkStart w:id="4870" w:name="_Toc386458157"/>
      <w:bookmarkStart w:id="4871" w:name="_Toc390253713"/>
      <w:r w:rsidRPr="00D82A73">
        <w:t>Frivillighet</w:t>
      </w:r>
      <w:bookmarkEnd w:id="4869"/>
      <w:bookmarkEnd w:id="4870"/>
      <w:bookmarkEnd w:id="4871"/>
    </w:p>
    <w:p w14:paraId="20445CA3" w14:textId="77777777" w:rsidR="006C37C2" w:rsidRPr="00D82A73" w:rsidRDefault="006C37C2" w:rsidP="006C37C2">
      <w:r w:rsidRPr="00D82A73">
        <w:t xml:space="preserve">Obligatoriskt </w:t>
      </w:r>
    </w:p>
    <w:p w14:paraId="79A2AA5C" w14:textId="77777777" w:rsidR="006C37C2" w:rsidRPr="00D82A73" w:rsidRDefault="006C37C2" w:rsidP="006C37C2">
      <w:pPr>
        <w:pStyle w:val="Heading2"/>
      </w:pPr>
      <w:bookmarkStart w:id="4872" w:name="_Toc258862183"/>
      <w:bookmarkStart w:id="4873" w:name="_Toc386458158"/>
      <w:bookmarkStart w:id="4874" w:name="_Toc390253714"/>
      <w:r w:rsidRPr="00D82A73">
        <w:t>Version</w:t>
      </w:r>
      <w:bookmarkEnd w:id="4872"/>
      <w:bookmarkEnd w:id="4873"/>
      <w:bookmarkEnd w:id="4874"/>
    </w:p>
    <w:p w14:paraId="706E80C2" w14:textId="77777777" w:rsidR="006C37C2" w:rsidRPr="00D82A73" w:rsidRDefault="006C37C2" w:rsidP="006C37C2">
      <w:r>
        <w:t>2.0</w:t>
      </w:r>
    </w:p>
    <w:p w14:paraId="5A4E7DB3" w14:textId="77777777" w:rsidR="006C37C2" w:rsidRPr="00D82A73" w:rsidRDefault="006C37C2" w:rsidP="006C37C2">
      <w:pPr>
        <w:pStyle w:val="Heading2"/>
      </w:pPr>
      <w:bookmarkStart w:id="4875" w:name="_Toc258862184"/>
      <w:bookmarkStart w:id="4876" w:name="_Toc386458159"/>
      <w:bookmarkStart w:id="4877" w:name="_Toc390253715"/>
      <w:r w:rsidRPr="00D82A73">
        <w:t>Tjänstens signatur</w:t>
      </w:r>
      <w:bookmarkEnd w:id="4875"/>
      <w:bookmarkEnd w:id="4876"/>
      <w:bookmarkEnd w:id="4877"/>
    </w:p>
    <w:p w14:paraId="1039132C" w14:textId="77777777" w:rsidR="006C37C2" w:rsidRPr="00D82A73" w:rsidRDefault="006C37C2" w:rsidP="006C37C2">
      <w:r w:rsidRPr="00D82A73">
        <w:t xml:space="preserve">Request  </w:t>
      </w:r>
    </w:p>
    <w:p w14:paraId="78A13BF9" w14:textId="77777777" w:rsidR="006C37C2" w:rsidRPr="00D82A73" w:rsidRDefault="006C37C2" w:rsidP="004F0033">
      <w:pPr>
        <w:numPr>
          <w:ilvl w:val="0"/>
          <w:numId w:val="36"/>
        </w:numPr>
        <w:spacing w:line="240" w:lineRule="auto"/>
      </w:pPr>
      <w:r w:rsidRPr="00D82A73">
        <w:t xml:space="preserve">formID [1..1] </w:t>
      </w:r>
    </w:p>
    <w:p w14:paraId="5C86BA1D" w14:textId="77777777" w:rsidR="006C37C2" w:rsidRPr="00D82A73" w:rsidRDefault="006C37C2" w:rsidP="004F0033">
      <w:pPr>
        <w:numPr>
          <w:ilvl w:val="0"/>
          <w:numId w:val="36"/>
        </w:numPr>
        <w:spacing w:line="240" w:lineRule="auto"/>
      </w:pPr>
      <w:r w:rsidRPr="00D82A73">
        <w:t>subjectOfCare [0..1]</w:t>
      </w:r>
    </w:p>
    <w:p w14:paraId="379ED1B6" w14:textId="77777777" w:rsidR="006C37C2" w:rsidRPr="00D82A73" w:rsidRDefault="006C37C2" w:rsidP="004F0033">
      <w:pPr>
        <w:numPr>
          <w:ilvl w:val="0"/>
          <w:numId w:val="36"/>
        </w:numPr>
        <w:spacing w:line="240" w:lineRule="auto"/>
      </w:pPr>
      <w:r w:rsidRPr="00D82A73">
        <w:t>pageAnswer [1..1]</w:t>
      </w:r>
    </w:p>
    <w:p w14:paraId="62E01186" w14:textId="77777777" w:rsidR="006C37C2" w:rsidRPr="00D82A73" w:rsidRDefault="006C37C2" w:rsidP="004F0033">
      <w:pPr>
        <w:numPr>
          <w:ilvl w:val="1"/>
          <w:numId w:val="36"/>
        </w:numPr>
        <w:spacing w:line="240" w:lineRule="auto"/>
      </w:pPr>
      <w:r w:rsidRPr="00D82A73">
        <w:t>pageNumber [1..1]</w:t>
      </w:r>
    </w:p>
    <w:p w14:paraId="490D3CC9" w14:textId="77777777" w:rsidR="006C37C2" w:rsidRPr="00D82A73" w:rsidRDefault="006C37C2" w:rsidP="004F0033">
      <w:pPr>
        <w:numPr>
          <w:ilvl w:val="1"/>
          <w:numId w:val="36"/>
        </w:numPr>
        <w:spacing w:line="240" w:lineRule="auto"/>
      </w:pPr>
      <w:r w:rsidRPr="00D82A73">
        <w:t>questionAnswerBlock [1..*]</w:t>
      </w:r>
    </w:p>
    <w:p w14:paraId="1BE1D592" w14:textId="77777777" w:rsidR="006C37C2" w:rsidRPr="00D82A73" w:rsidRDefault="006C37C2" w:rsidP="004F0033">
      <w:pPr>
        <w:numPr>
          <w:ilvl w:val="2"/>
          <w:numId w:val="36"/>
        </w:numPr>
        <w:spacing w:line="240" w:lineRule="auto"/>
      </w:pPr>
      <w:r w:rsidRPr="00D82A73">
        <w:t>blockNumber [1..1]</w:t>
      </w:r>
    </w:p>
    <w:p w14:paraId="41CB00C1" w14:textId="77777777" w:rsidR="006C37C2" w:rsidRDefault="006C37C2" w:rsidP="004F0033">
      <w:pPr>
        <w:numPr>
          <w:ilvl w:val="3"/>
          <w:numId w:val="36"/>
        </w:numPr>
        <w:spacing w:line="240" w:lineRule="auto"/>
      </w:pPr>
      <w:r w:rsidRPr="00D82A73">
        <w:t>..</w:t>
      </w:r>
    </w:p>
    <w:p w14:paraId="23E8C73A" w14:textId="77777777" w:rsidR="006C37C2" w:rsidRPr="00D82A73" w:rsidRDefault="006C37C2" w:rsidP="004F0033">
      <w:pPr>
        <w:numPr>
          <w:ilvl w:val="0"/>
          <w:numId w:val="36"/>
        </w:numPr>
        <w:spacing w:line="240" w:lineRule="auto"/>
      </w:pPr>
      <w:r w:rsidRPr="00AC432A">
        <w:t>temporarySave</w:t>
      </w:r>
      <w:r>
        <w:t xml:space="preserve"> [0..1]</w:t>
      </w:r>
    </w:p>
    <w:p w14:paraId="342FD11D" w14:textId="77777777" w:rsidR="006C37C2" w:rsidRPr="00D82A73" w:rsidRDefault="006C37C2" w:rsidP="006C37C2">
      <w:r w:rsidRPr="00D82A73">
        <w:t>Response</w:t>
      </w:r>
    </w:p>
    <w:p w14:paraId="29762598" w14:textId="77777777" w:rsidR="006C37C2" w:rsidRPr="00D82A73" w:rsidRDefault="006C37C2" w:rsidP="004F0033">
      <w:pPr>
        <w:numPr>
          <w:ilvl w:val="0"/>
          <w:numId w:val="37"/>
        </w:numPr>
        <w:spacing w:line="240" w:lineRule="auto"/>
      </w:pPr>
      <w:r w:rsidRPr="00D82A73">
        <w:t xml:space="preserve">Form [0..1] </w:t>
      </w:r>
    </w:p>
    <w:p w14:paraId="348D0CD0" w14:textId="77777777" w:rsidR="006C37C2" w:rsidRPr="00D82A73" w:rsidRDefault="006C37C2" w:rsidP="004F0033">
      <w:pPr>
        <w:numPr>
          <w:ilvl w:val="0"/>
          <w:numId w:val="37"/>
        </w:numPr>
        <w:spacing w:line="240" w:lineRule="auto"/>
      </w:pPr>
      <w:r w:rsidRPr="00D82A73">
        <w:t>resultCode [1..1]</w:t>
      </w:r>
    </w:p>
    <w:p w14:paraId="2231642D" w14:textId="77777777" w:rsidR="006C37C2" w:rsidRPr="00D82A73" w:rsidRDefault="006C37C2" w:rsidP="004F0033">
      <w:pPr>
        <w:numPr>
          <w:ilvl w:val="0"/>
          <w:numId w:val="37"/>
        </w:numPr>
        <w:spacing w:line="240" w:lineRule="auto"/>
      </w:pPr>
      <w:r w:rsidRPr="00D82A73">
        <w:t>comment [0..1]</w:t>
      </w:r>
    </w:p>
    <w:p w14:paraId="5BDCD94E" w14:textId="77777777" w:rsidR="006C37C2" w:rsidRPr="00D82A73" w:rsidRDefault="006C37C2" w:rsidP="006C37C2"/>
    <w:p w14:paraId="1919679B" w14:textId="77777777" w:rsidR="00A1023C" w:rsidRPr="00D82A73" w:rsidRDefault="00A1023C" w:rsidP="00A1023C">
      <w:pPr>
        <w:rPr>
          <w:del w:id="4878" w:author="Jarno Nieminen" w:date="2014-06-11T12:40:00Z"/>
        </w:rPr>
      </w:pPr>
    </w:p>
    <w:p w14:paraId="7EA86AEA" w14:textId="77777777" w:rsidR="00A1023C" w:rsidRPr="00D82A73" w:rsidRDefault="00A1023C" w:rsidP="00A1023C">
      <w:pPr>
        <w:rPr>
          <w:del w:id="4879" w:author="Jarno Nieminen" w:date="2014-06-11T12:40:00Z"/>
        </w:rPr>
      </w:pPr>
    </w:p>
    <w:p w14:paraId="1E1A97C4" w14:textId="77777777" w:rsidR="00A1023C" w:rsidRPr="00D82A73" w:rsidRDefault="00A1023C" w:rsidP="00A1023C">
      <w:pPr>
        <w:rPr>
          <w:del w:id="4880" w:author="Jarno Nieminen" w:date="2014-06-11T12:40:00Z"/>
        </w:rPr>
      </w:pPr>
    </w:p>
    <w:p w14:paraId="7D3CF086" w14:textId="77777777" w:rsidR="00A1023C" w:rsidRPr="00D82A73" w:rsidRDefault="00A1023C" w:rsidP="00A1023C">
      <w:pPr>
        <w:rPr>
          <w:del w:id="4881" w:author="Jarno Nieminen" w:date="2014-06-11T12:40:00Z"/>
        </w:rPr>
      </w:pPr>
    </w:p>
    <w:p w14:paraId="25E438F8" w14:textId="77777777" w:rsidR="00A1023C" w:rsidRPr="00D82A73" w:rsidRDefault="00A1023C" w:rsidP="00A1023C">
      <w:pPr>
        <w:rPr>
          <w:del w:id="4882" w:author="Jarno Nieminen" w:date="2014-06-11T12:40:00Z"/>
        </w:rPr>
      </w:pPr>
    </w:p>
    <w:p w14:paraId="70CFF202" w14:textId="3F6A5856" w:rsidR="006C37C2" w:rsidRPr="00D82A73" w:rsidRDefault="00A1023C" w:rsidP="006C37C2">
      <w:pPr>
        <w:pStyle w:val="Heading3"/>
      </w:pPr>
      <w:del w:id="4883" w:author="Jarno Nieminen" w:date="2014-06-11T12:40:00Z">
        <w:r w:rsidRPr="00D82A73">
          <w:br w:type="page"/>
        </w:r>
      </w:del>
      <w:r w:rsidR="006C37C2" w:rsidRPr="00D82A73">
        <w:t xml:space="preserve"> </w:t>
      </w:r>
      <w:bookmarkStart w:id="4884" w:name="_Toc258862185"/>
      <w:bookmarkStart w:id="4885" w:name="_Toc386458160"/>
      <w:bookmarkStart w:id="4886" w:name="_Toc390253716"/>
      <w:r w:rsidR="006C37C2" w:rsidRPr="00D82A73">
        <w:t>Begäran (Request) och Svar (Response)</w:t>
      </w:r>
      <w:bookmarkEnd w:id="4884"/>
      <w:bookmarkEnd w:id="4885"/>
      <w:bookmarkEnd w:id="488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887"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888">
          <w:tblGrid>
            <w:gridCol w:w="2628"/>
            <w:gridCol w:w="1260"/>
            <w:gridCol w:w="4867"/>
            <w:gridCol w:w="1134"/>
          </w:tblGrid>
        </w:tblGridChange>
      </w:tblGrid>
      <w:tr w:rsidR="006C37C2" w:rsidRPr="00D82A73" w14:paraId="3AB8E43A" w14:textId="77777777" w:rsidTr="0026766E">
        <w:tc>
          <w:tcPr>
            <w:tcW w:w="2628" w:type="dxa"/>
            <w:shd w:val="clear" w:color="auto" w:fill="auto"/>
            <w:tcPrChange w:id="4889" w:author="Jarno Nieminen" w:date="2014-06-11T12:40:00Z">
              <w:tcPr>
                <w:tcW w:w="2628" w:type="dxa"/>
                <w:shd w:val="clear" w:color="auto" w:fill="auto"/>
              </w:tcPr>
            </w:tcPrChange>
          </w:tcPr>
          <w:p w14:paraId="748424B8" w14:textId="77777777" w:rsidR="006C37C2" w:rsidRPr="00D82A73" w:rsidRDefault="006C37C2" w:rsidP="0026766E">
            <w:pPr>
              <w:rPr>
                <w:b/>
              </w:rPr>
            </w:pPr>
            <w:r w:rsidRPr="00D82A73">
              <w:rPr>
                <w:b/>
              </w:rPr>
              <w:t>Attribut</w:t>
            </w:r>
          </w:p>
        </w:tc>
        <w:tc>
          <w:tcPr>
            <w:tcW w:w="1260" w:type="dxa"/>
            <w:shd w:val="clear" w:color="auto" w:fill="auto"/>
            <w:tcPrChange w:id="4890" w:author="Jarno Nieminen" w:date="2014-06-11T12:40:00Z">
              <w:tcPr>
                <w:tcW w:w="1260" w:type="dxa"/>
                <w:shd w:val="clear" w:color="auto" w:fill="auto"/>
              </w:tcPr>
            </w:tcPrChange>
          </w:tcPr>
          <w:p w14:paraId="0C819990" w14:textId="77777777" w:rsidR="006C37C2" w:rsidRPr="00D82A73" w:rsidRDefault="006C37C2" w:rsidP="0026766E">
            <w:pPr>
              <w:rPr>
                <w:b/>
              </w:rPr>
            </w:pPr>
            <w:r w:rsidRPr="00D82A73">
              <w:rPr>
                <w:b/>
              </w:rPr>
              <w:t>Typ</w:t>
            </w:r>
          </w:p>
        </w:tc>
        <w:tc>
          <w:tcPr>
            <w:tcW w:w="4867" w:type="dxa"/>
            <w:shd w:val="clear" w:color="auto" w:fill="auto"/>
            <w:tcPrChange w:id="4891" w:author="Jarno Nieminen" w:date="2014-06-11T12:40:00Z">
              <w:tcPr>
                <w:tcW w:w="4867" w:type="dxa"/>
                <w:shd w:val="clear" w:color="auto" w:fill="auto"/>
              </w:tcPr>
            </w:tcPrChange>
          </w:tcPr>
          <w:p w14:paraId="62ECE062" w14:textId="77777777" w:rsidR="006C37C2" w:rsidRPr="00D82A73" w:rsidRDefault="006C37C2" w:rsidP="0026766E">
            <w:pPr>
              <w:rPr>
                <w:b/>
              </w:rPr>
            </w:pPr>
            <w:r w:rsidRPr="00D82A73">
              <w:rPr>
                <w:b/>
              </w:rPr>
              <w:t>Kommentar</w:t>
            </w:r>
          </w:p>
        </w:tc>
        <w:tc>
          <w:tcPr>
            <w:tcW w:w="1134" w:type="dxa"/>
            <w:shd w:val="clear" w:color="auto" w:fill="auto"/>
            <w:tcPrChange w:id="4892" w:author="Jarno Nieminen" w:date="2014-06-11T12:40:00Z">
              <w:tcPr>
                <w:tcW w:w="1134" w:type="dxa"/>
                <w:shd w:val="clear" w:color="auto" w:fill="auto"/>
              </w:tcPr>
            </w:tcPrChange>
          </w:tcPr>
          <w:p w14:paraId="3468FCD9" w14:textId="77777777" w:rsidR="006C37C2" w:rsidRPr="00D82A73" w:rsidRDefault="006C37C2" w:rsidP="0026766E">
            <w:pPr>
              <w:rPr>
                <w:b/>
              </w:rPr>
            </w:pPr>
            <w:r w:rsidRPr="00D82A73">
              <w:rPr>
                <w:b/>
              </w:rPr>
              <w:t>Kardi-nalitet</w:t>
            </w:r>
          </w:p>
        </w:tc>
      </w:tr>
      <w:tr w:rsidR="006C37C2" w:rsidRPr="00D82A73" w14:paraId="61710C49" w14:textId="77777777" w:rsidTr="0026766E">
        <w:tc>
          <w:tcPr>
            <w:tcW w:w="2628" w:type="dxa"/>
            <w:shd w:val="clear" w:color="auto" w:fill="auto"/>
            <w:tcPrChange w:id="4893" w:author="Jarno Nieminen" w:date="2014-06-11T12:40:00Z">
              <w:tcPr>
                <w:tcW w:w="2628" w:type="dxa"/>
                <w:shd w:val="clear" w:color="auto" w:fill="auto"/>
              </w:tcPr>
            </w:tcPrChange>
          </w:tcPr>
          <w:p w14:paraId="62186547" w14:textId="77777777" w:rsidR="006C37C2" w:rsidRPr="00D82A73" w:rsidRDefault="006C37C2" w:rsidP="0026766E">
            <w:pPr>
              <w:rPr>
                <w:i/>
              </w:rPr>
            </w:pPr>
            <w:r w:rsidRPr="00D82A73">
              <w:rPr>
                <w:i/>
              </w:rPr>
              <w:t>Begäran</w:t>
            </w:r>
          </w:p>
        </w:tc>
        <w:tc>
          <w:tcPr>
            <w:tcW w:w="1260" w:type="dxa"/>
            <w:shd w:val="clear" w:color="auto" w:fill="auto"/>
            <w:tcPrChange w:id="4894" w:author="Jarno Nieminen" w:date="2014-06-11T12:40:00Z">
              <w:tcPr>
                <w:tcW w:w="1260" w:type="dxa"/>
                <w:shd w:val="clear" w:color="auto" w:fill="auto"/>
              </w:tcPr>
            </w:tcPrChange>
          </w:tcPr>
          <w:p w14:paraId="5CF23752" w14:textId="77777777" w:rsidR="006C37C2" w:rsidRPr="00D82A73" w:rsidRDefault="006C37C2" w:rsidP="0026766E"/>
        </w:tc>
        <w:tc>
          <w:tcPr>
            <w:tcW w:w="4867" w:type="dxa"/>
            <w:shd w:val="clear" w:color="auto" w:fill="auto"/>
            <w:tcPrChange w:id="4895" w:author="Jarno Nieminen" w:date="2014-06-11T12:40:00Z">
              <w:tcPr>
                <w:tcW w:w="4867" w:type="dxa"/>
                <w:shd w:val="clear" w:color="auto" w:fill="auto"/>
              </w:tcPr>
            </w:tcPrChange>
          </w:tcPr>
          <w:p w14:paraId="53413F85" w14:textId="77777777" w:rsidR="006C37C2" w:rsidRPr="00D82A73" w:rsidRDefault="006C37C2" w:rsidP="0026766E"/>
        </w:tc>
        <w:tc>
          <w:tcPr>
            <w:tcW w:w="1134" w:type="dxa"/>
            <w:shd w:val="clear" w:color="auto" w:fill="auto"/>
            <w:tcPrChange w:id="4896" w:author="Jarno Nieminen" w:date="2014-06-11T12:40:00Z">
              <w:tcPr>
                <w:tcW w:w="1134" w:type="dxa"/>
                <w:shd w:val="clear" w:color="auto" w:fill="auto"/>
              </w:tcPr>
            </w:tcPrChange>
          </w:tcPr>
          <w:p w14:paraId="092EBF64" w14:textId="77777777" w:rsidR="006C37C2" w:rsidRPr="00D82A73" w:rsidRDefault="006C37C2" w:rsidP="0026766E"/>
        </w:tc>
      </w:tr>
      <w:tr w:rsidR="006C37C2" w:rsidRPr="00D82A73" w14:paraId="181CE8DC" w14:textId="77777777" w:rsidTr="0026766E">
        <w:tc>
          <w:tcPr>
            <w:tcW w:w="2628" w:type="dxa"/>
            <w:shd w:val="clear" w:color="auto" w:fill="auto"/>
            <w:tcPrChange w:id="4897" w:author="Jarno Nieminen" w:date="2014-06-11T12:40:00Z">
              <w:tcPr>
                <w:tcW w:w="2628" w:type="dxa"/>
                <w:shd w:val="clear" w:color="auto" w:fill="auto"/>
              </w:tcPr>
            </w:tcPrChange>
          </w:tcPr>
          <w:p w14:paraId="48F125C2" w14:textId="77777777" w:rsidR="006C37C2" w:rsidRPr="00D82A73" w:rsidRDefault="006C37C2" w:rsidP="0026766E">
            <w:r w:rsidRPr="00D82A73">
              <w:t>FormID</w:t>
            </w:r>
          </w:p>
        </w:tc>
        <w:tc>
          <w:tcPr>
            <w:tcW w:w="1260" w:type="dxa"/>
            <w:shd w:val="clear" w:color="auto" w:fill="auto"/>
            <w:tcPrChange w:id="4898" w:author="Jarno Nieminen" w:date="2014-06-11T12:40:00Z">
              <w:tcPr>
                <w:tcW w:w="1260" w:type="dxa"/>
                <w:shd w:val="clear" w:color="auto" w:fill="auto"/>
              </w:tcPr>
            </w:tcPrChange>
          </w:tcPr>
          <w:p w14:paraId="66426A20" w14:textId="77777777" w:rsidR="006C37C2" w:rsidRPr="00D82A73" w:rsidRDefault="006C37C2" w:rsidP="0026766E"/>
        </w:tc>
        <w:tc>
          <w:tcPr>
            <w:tcW w:w="4867" w:type="dxa"/>
            <w:shd w:val="clear" w:color="auto" w:fill="auto"/>
            <w:tcPrChange w:id="4899" w:author="Jarno Nieminen" w:date="2014-06-11T12:40:00Z">
              <w:tcPr>
                <w:tcW w:w="4867" w:type="dxa"/>
                <w:shd w:val="clear" w:color="auto" w:fill="auto"/>
              </w:tcPr>
            </w:tcPrChange>
          </w:tcPr>
          <w:p w14:paraId="1CEE47FC" w14:textId="77777777" w:rsidR="006C37C2" w:rsidRPr="00D82A73" w:rsidRDefault="006C37C2" w:rsidP="0026766E">
            <w:r w:rsidRPr="00D82A73">
              <w:t>Formulärets unika id.</w:t>
            </w:r>
          </w:p>
        </w:tc>
        <w:tc>
          <w:tcPr>
            <w:tcW w:w="1134" w:type="dxa"/>
            <w:shd w:val="clear" w:color="auto" w:fill="auto"/>
            <w:tcPrChange w:id="4900" w:author="Jarno Nieminen" w:date="2014-06-11T12:40:00Z">
              <w:tcPr>
                <w:tcW w:w="1134" w:type="dxa"/>
                <w:shd w:val="clear" w:color="auto" w:fill="auto"/>
              </w:tcPr>
            </w:tcPrChange>
          </w:tcPr>
          <w:p w14:paraId="7C4C59C6" w14:textId="77777777" w:rsidR="006C37C2" w:rsidRPr="00D82A73" w:rsidRDefault="006C37C2" w:rsidP="0026766E">
            <w:r w:rsidRPr="00D82A73">
              <w:t>1..1</w:t>
            </w:r>
          </w:p>
        </w:tc>
      </w:tr>
      <w:tr w:rsidR="006C37C2" w:rsidRPr="00D82A73" w14:paraId="495B232A" w14:textId="77777777" w:rsidTr="0026766E">
        <w:tc>
          <w:tcPr>
            <w:tcW w:w="2628" w:type="dxa"/>
            <w:shd w:val="clear" w:color="auto" w:fill="auto"/>
            <w:tcPrChange w:id="4901" w:author="Jarno Nieminen" w:date="2014-06-11T12:40:00Z">
              <w:tcPr>
                <w:tcW w:w="2628" w:type="dxa"/>
                <w:shd w:val="clear" w:color="auto" w:fill="auto"/>
              </w:tcPr>
            </w:tcPrChange>
          </w:tcPr>
          <w:p w14:paraId="281DF100" w14:textId="77777777" w:rsidR="006C37C2" w:rsidRPr="00D82A73" w:rsidRDefault="006C37C2" w:rsidP="0026766E">
            <w:pPr>
              <w:rPr>
                <w:b/>
                <w:i/>
              </w:rPr>
            </w:pPr>
            <w:r w:rsidRPr="00D82A73">
              <w:t>PageAnswers</w:t>
            </w:r>
          </w:p>
        </w:tc>
        <w:tc>
          <w:tcPr>
            <w:tcW w:w="1260" w:type="dxa"/>
            <w:shd w:val="clear" w:color="auto" w:fill="auto"/>
            <w:tcPrChange w:id="4902" w:author="Jarno Nieminen" w:date="2014-06-11T12:40:00Z">
              <w:tcPr>
                <w:tcW w:w="1260" w:type="dxa"/>
                <w:shd w:val="clear" w:color="auto" w:fill="auto"/>
              </w:tcPr>
            </w:tcPrChange>
          </w:tcPr>
          <w:p w14:paraId="1FB365DE" w14:textId="77777777" w:rsidR="006C37C2" w:rsidRPr="00D82A73" w:rsidRDefault="006C37C2" w:rsidP="0026766E"/>
        </w:tc>
        <w:tc>
          <w:tcPr>
            <w:tcW w:w="4867" w:type="dxa"/>
            <w:shd w:val="clear" w:color="auto" w:fill="auto"/>
            <w:tcPrChange w:id="4903" w:author="Jarno Nieminen" w:date="2014-06-11T12:40:00Z">
              <w:tcPr>
                <w:tcW w:w="4867" w:type="dxa"/>
                <w:shd w:val="clear" w:color="auto" w:fill="auto"/>
              </w:tcPr>
            </w:tcPrChange>
          </w:tcPr>
          <w:p w14:paraId="4057B975" w14:textId="77777777" w:rsidR="006C37C2" w:rsidRPr="00D82A73" w:rsidRDefault="006C37C2" w:rsidP="0026766E">
            <w:r w:rsidRPr="00D82A73">
              <w:t xml:space="preserve">Objek PageAnswerType. </w:t>
            </w:r>
          </w:p>
        </w:tc>
        <w:tc>
          <w:tcPr>
            <w:tcW w:w="1134" w:type="dxa"/>
            <w:shd w:val="clear" w:color="auto" w:fill="auto"/>
            <w:tcPrChange w:id="4904" w:author="Jarno Nieminen" w:date="2014-06-11T12:40:00Z">
              <w:tcPr>
                <w:tcW w:w="1134" w:type="dxa"/>
                <w:shd w:val="clear" w:color="auto" w:fill="auto"/>
              </w:tcPr>
            </w:tcPrChange>
          </w:tcPr>
          <w:p w14:paraId="0072A61C" w14:textId="77777777" w:rsidR="006C37C2" w:rsidRPr="00D82A73" w:rsidRDefault="006C37C2" w:rsidP="0026766E">
            <w:pPr>
              <w:rPr>
                <w:b/>
              </w:rPr>
            </w:pPr>
            <w:r w:rsidRPr="00D82A73">
              <w:t>1..1</w:t>
            </w:r>
          </w:p>
        </w:tc>
      </w:tr>
      <w:tr w:rsidR="006C37C2" w:rsidRPr="00D82A73" w14:paraId="300105A1" w14:textId="77777777" w:rsidTr="0026766E">
        <w:tc>
          <w:tcPr>
            <w:tcW w:w="2628" w:type="dxa"/>
            <w:shd w:val="clear" w:color="auto" w:fill="auto"/>
            <w:tcPrChange w:id="4905" w:author="Jarno Nieminen" w:date="2014-06-11T12:40:00Z">
              <w:tcPr>
                <w:tcW w:w="2628" w:type="dxa"/>
                <w:shd w:val="clear" w:color="auto" w:fill="auto"/>
              </w:tcPr>
            </w:tcPrChange>
          </w:tcPr>
          <w:p w14:paraId="4860D56E" w14:textId="77777777" w:rsidR="006C37C2" w:rsidRPr="00D82A73" w:rsidRDefault="006C37C2" w:rsidP="0026766E">
            <w:r w:rsidRPr="00D82A73">
              <w:t>SubjectOfCare</w:t>
            </w:r>
          </w:p>
        </w:tc>
        <w:tc>
          <w:tcPr>
            <w:tcW w:w="1260" w:type="dxa"/>
            <w:shd w:val="clear" w:color="auto" w:fill="auto"/>
            <w:tcPrChange w:id="4906" w:author="Jarno Nieminen" w:date="2014-06-11T12:40:00Z">
              <w:tcPr>
                <w:tcW w:w="1260" w:type="dxa"/>
                <w:shd w:val="clear" w:color="auto" w:fill="auto"/>
              </w:tcPr>
            </w:tcPrChange>
          </w:tcPr>
          <w:p w14:paraId="45E8B3BA" w14:textId="77777777" w:rsidR="006C37C2" w:rsidRPr="00D82A73" w:rsidRDefault="006C37C2" w:rsidP="0026766E"/>
        </w:tc>
        <w:tc>
          <w:tcPr>
            <w:tcW w:w="4867" w:type="dxa"/>
            <w:shd w:val="clear" w:color="auto" w:fill="auto"/>
            <w:tcPrChange w:id="4907" w:author="Jarno Nieminen" w:date="2014-06-11T12:40:00Z">
              <w:tcPr>
                <w:tcW w:w="4867" w:type="dxa"/>
                <w:shd w:val="clear" w:color="auto" w:fill="auto"/>
              </w:tcPr>
            </w:tcPrChange>
          </w:tcPr>
          <w:p w14:paraId="0B43CD73" w14:textId="77777777" w:rsidR="006C37C2" w:rsidRPr="00D82A73" w:rsidRDefault="006C37C2" w:rsidP="0026766E">
            <w:r w:rsidRPr="00D82A73">
              <w:t xml:space="preserve">Starkt autentiserad användares personnummer. </w:t>
            </w:r>
          </w:p>
          <w:p w14:paraId="432D7750" w14:textId="77777777" w:rsidR="006C37C2" w:rsidRPr="00D82A73" w:rsidRDefault="006C37C2" w:rsidP="0026766E">
            <w:r w:rsidRPr="00D82A73">
              <w:t>T.ex. 191212121212 (yyyymmddnnnn)</w:t>
            </w:r>
          </w:p>
          <w:p w14:paraId="42471D4A" w14:textId="77777777" w:rsidR="006C37C2" w:rsidRPr="00D82A73" w:rsidRDefault="006C37C2" w:rsidP="0026766E">
            <w:r w:rsidRPr="00D82A73">
              <w:lastRenderedPageBreak/>
              <w:t>FormTemplate attributet ”anonymousForm” styr huruvida formulärmotorn hanterar detta fält som obligatoriskt eller frivilligt.</w:t>
            </w:r>
          </w:p>
        </w:tc>
        <w:tc>
          <w:tcPr>
            <w:tcW w:w="1134" w:type="dxa"/>
            <w:shd w:val="clear" w:color="auto" w:fill="auto"/>
            <w:tcPrChange w:id="4908" w:author="Jarno Nieminen" w:date="2014-06-11T12:40:00Z">
              <w:tcPr>
                <w:tcW w:w="1134" w:type="dxa"/>
                <w:shd w:val="clear" w:color="auto" w:fill="auto"/>
              </w:tcPr>
            </w:tcPrChange>
          </w:tcPr>
          <w:p w14:paraId="3D3B88EF" w14:textId="77777777" w:rsidR="006C37C2" w:rsidRPr="00D82A73" w:rsidRDefault="006C37C2" w:rsidP="0026766E">
            <w:r w:rsidRPr="00D82A73">
              <w:lastRenderedPageBreak/>
              <w:t>0..1</w:t>
            </w:r>
          </w:p>
        </w:tc>
      </w:tr>
      <w:tr w:rsidR="006C37C2" w:rsidRPr="00D82A73" w14:paraId="092266F7" w14:textId="77777777" w:rsidTr="0026766E">
        <w:tc>
          <w:tcPr>
            <w:tcW w:w="2628" w:type="dxa"/>
            <w:shd w:val="clear" w:color="auto" w:fill="auto"/>
            <w:tcPrChange w:id="4909" w:author="Jarno Nieminen" w:date="2014-06-11T12:40:00Z">
              <w:tcPr>
                <w:tcW w:w="2628" w:type="dxa"/>
                <w:shd w:val="clear" w:color="auto" w:fill="auto"/>
              </w:tcPr>
            </w:tcPrChange>
          </w:tcPr>
          <w:p w14:paraId="3241ABEF" w14:textId="77777777" w:rsidR="006C37C2" w:rsidRPr="00EE65D2" w:rsidRDefault="006C37C2" w:rsidP="0026766E">
            <w:r w:rsidRPr="00EE65D2">
              <w:lastRenderedPageBreak/>
              <w:t>temporarySave</w:t>
            </w:r>
          </w:p>
        </w:tc>
        <w:tc>
          <w:tcPr>
            <w:tcW w:w="1260" w:type="dxa"/>
            <w:shd w:val="clear" w:color="auto" w:fill="auto"/>
            <w:tcPrChange w:id="4910" w:author="Jarno Nieminen" w:date="2014-06-11T12:40:00Z">
              <w:tcPr>
                <w:tcW w:w="1260" w:type="dxa"/>
                <w:shd w:val="clear" w:color="auto" w:fill="auto"/>
              </w:tcPr>
            </w:tcPrChange>
          </w:tcPr>
          <w:p w14:paraId="1C6DBD61" w14:textId="77777777" w:rsidR="006C37C2" w:rsidRPr="00D82A73" w:rsidRDefault="006C37C2" w:rsidP="0026766E"/>
        </w:tc>
        <w:tc>
          <w:tcPr>
            <w:tcW w:w="4867" w:type="dxa"/>
            <w:shd w:val="clear" w:color="auto" w:fill="auto"/>
            <w:tcPrChange w:id="4911" w:author="Jarno Nieminen" w:date="2014-06-11T12:40:00Z">
              <w:tcPr>
                <w:tcW w:w="4867" w:type="dxa"/>
                <w:shd w:val="clear" w:color="auto" w:fill="auto"/>
              </w:tcPr>
            </w:tcPrChange>
          </w:tcPr>
          <w:p w14:paraId="3906E5A4" w14:textId="77777777" w:rsidR="006C37C2" w:rsidRDefault="006C37C2" w:rsidP="0026766E">
            <w:r>
              <w:t>Parameter för att indikera temporärsparning.</w:t>
            </w:r>
          </w:p>
          <w:p w14:paraId="58A48F48" w14:textId="77777777" w:rsidR="006C37C2" w:rsidRDefault="006C37C2" w:rsidP="0026766E">
            <w:r>
              <w:t>True = temporär</w:t>
            </w:r>
          </w:p>
          <w:p w14:paraId="3C199AAB" w14:textId="77777777" w:rsidR="006C37C2" w:rsidRDefault="006C37C2" w:rsidP="0026766E">
            <w:r>
              <w:t>False = normal hantering</w:t>
            </w:r>
          </w:p>
          <w:p w14:paraId="3D4F5FF9" w14:textId="77777777" w:rsidR="006C37C2" w:rsidRDefault="006C37C2" w:rsidP="0026766E"/>
          <w:p w14:paraId="2921A2BC" w14:textId="77777777" w:rsidR="006C37C2" w:rsidRPr="00D82A73" w:rsidRDefault="006C37C2" w:rsidP="0026766E">
            <w:r>
              <w:t>Utelämnad parameter = normal hantering.</w:t>
            </w:r>
          </w:p>
        </w:tc>
        <w:tc>
          <w:tcPr>
            <w:tcW w:w="1134" w:type="dxa"/>
            <w:shd w:val="clear" w:color="auto" w:fill="auto"/>
            <w:tcPrChange w:id="4912" w:author="Jarno Nieminen" w:date="2014-06-11T12:40:00Z">
              <w:tcPr>
                <w:tcW w:w="1134" w:type="dxa"/>
                <w:shd w:val="clear" w:color="auto" w:fill="auto"/>
              </w:tcPr>
            </w:tcPrChange>
          </w:tcPr>
          <w:p w14:paraId="0A6CC085" w14:textId="77777777" w:rsidR="006C37C2" w:rsidRPr="00D82A73" w:rsidRDefault="006C37C2" w:rsidP="0026766E">
            <w:r>
              <w:t>0..1</w:t>
            </w:r>
          </w:p>
        </w:tc>
      </w:tr>
      <w:tr w:rsidR="006C37C2" w:rsidRPr="00D82A73" w14:paraId="188B9A7C" w14:textId="77777777" w:rsidTr="0026766E">
        <w:tc>
          <w:tcPr>
            <w:tcW w:w="2628" w:type="dxa"/>
            <w:shd w:val="clear" w:color="auto" w:fill="auto"/>
            <w:tcPrChange w:id="4913" w:author="Jarno Nieminen" w:date="2014-06-11T12:40:00Z">
              <w:tcPr>
                <w:tcW w:w="2628" w:type="dxa"/>
                <w:shd w:val="clear" w:color="auto" w:fill="auto"/>
              </w:tcPr>
            </w:tcPrChange>
          </w:tcPr>
          <w:p w14:paraId="07D4D180" w14:textId="77777777" w:rsidR="006C37C2" w:rsidRPr="00D82A73" w:rsidRDefault="006C37C2" w:rsidP="0026766E">
            <w:pPr>
              <w:rPr>
                <w:i/>
              </w:rPr>
            </w:pPr>
          </w:p>
        </w:tc>
        <w:tc>
          <w:tcPr>
            <w:tcW w:w="1260" w:type="dxa"/>
            <w:shd w:val="clear" w:color="auto" w:fill="auto"/>
            <w:tcPrChange w:id="4914" w:author="Jarno Nieminen" w:date="2014-06-11T12:40:00Z">
              <w:tcPr>
                <w:tcW w:w="1260" w:type="dxa"/>
                <w:shd w:val="clear" w:color="auto" w:fill="auto"/>
              </w:tcPr>
            </w:tcPrChange>
          </w:tcPr>
          <w:p w14:paraId="0A75BEB8" w14:textId="77777777" w:rsidR="006C37C2" w:rsidRPr="00D82A73" w:rsidRDefault="006C37C2" w:rsidP="0026766E"/>
        </w:tc>
        <w:tc>
          <w:tcPr>
            <w:tcW w:w="4867" w:type="dxa"/>
            <w:shd w:val="clear" w:color="auto" w:fill="auto"/>
            <w:tcPrChange w:id="4915" w:author="Jarno Nieminen" w:date="2014-06-11T12:40:00Z">
              <w:tcPr>
                <w:tcW w:w="4867" w:type="dxa"/>
                <w:shd w:val="clear" w:color="auto" w:fill="auto"/>
              </w:tcPr>
            </w:tcPrChange>
          </w:tcPr>
          <w:p w14:paraId="62225A8E" w14:textId="77777777" w:rsidR="006C37C2" w:rsidRPr="00D82A73" w:rsidRDefault="006C37C2" w:rsidP="0026766E"/>
        </w:tc>
        <w:tc>
          <w:tcPr>
            <w:tcW w:w="1134" w:type="dxa"/>
            <w:shd w:val="clear" w:color="auto" w:fill="auto"/>
            <w:tcPrChange w:id="4916" w:author="Jarno Nieminen" w:date="2014-06-11T12:40:00Z">
              <w:tcPr>
                <w:tcW w:w="1134" w:type="dxa"/>
                <w:shd w:val="clear" w:color="auto" w:fill="auto"/>
              </w:tcPr>
            </w:tcPrChange>
          </w:tcPr>
          <w:p w14:paraId="5AF8DEE3" w14:textId="77777777" w:rsidR="006C37C2" w:rsidRPr="00D82A73" w:rsidRDefault="006C37C2" w:rsidP="0026766E"/>
        </w:tc>
      </w:tr>
      <w:tr w:rsidR="006C37C2" w:rsidRPr="00D82A73" w14:paraId="7CF01585" w14:textId="77777777" w:rsidTr="0026766E">
        <w:tc>
          <w:tcPr>
            <w:tcW w:w="2628" w:type="dxa"/>
            <w:shd w:val="clear" w:color="auto" w:fill="auto"/>
            <w:tcPrChange w:id="4917" w:author="Jarno Nieminen" w:date="2014-06-11T12:40:00Z">
              <w:tcPr>
                <w:tcW w:w="2628" w:type="dxa"/>
                <w:shd w:val="clear" w:color="auto" w:fill="auto"/>
              </w:tcPr>
            </w:tcPrChange>
          </w:tcPr>
          <w:p w14:paraId="3EB24FBA" w14:textId="77777777" w:rsidR="006C37C2" w:rsidRPr="00D82A73" w:rsidRDefault="006C37C2" w:rsidP="0026766E">
            <w:pPr>
              <w:rPr>
                <w:i/>
              </w:rPr>
            </w:pPr>
            <w:r w:rsidRPr="00D82A73">
              <w:rPr>
                <w:i/>
              </w:rPr>
              <w:t>Svar</w:t>
            </w:r>
          </w:p>
        </w:tc>
        <w:tc>
          <w:tcPr>
            <w:tcW w:w="1260" w:type="dxa"/>
            <w:shd w:val="clear" w:color="auto" w:fill="auto"/>
            <w:tcPrChange w:id="4918" w:author="Jarno Nieminen" w:date="2014-06-11T12:40:00Z">
              <w:tcPr>
                <w:tcW w:w="1260" w:type="dxa"/>
                <w:shd w:val="clear" w:color="auto" w:fill="auto"/>
              </w:tcPr>
            </w:tcPrChange>
          </w:tcPr>
          <w:p w14:paraId="59A973C0" w14:textId="77777777" w:rsidR="006C37C2" w:rsidRPr="00D82A73" w:rsidRDefault="006C37C2" w:rsidP="0026766E"/>
        </w:tc>
        <w:tc>
          <w:tcPr>
            <w:tcW w:w="4867" w:type="dxa"/>
            <w:shd w:val="clear" w:color="auto" w:fill="auto"/>
            <w:tcPrChange w:id="4919" w:author="Jarno Nieminen" w:date="2014-06-11T12:40:00Z">
              <w:tcPr>
                <w:tcW w:w="4867" w:type="dxa"/>
                <w:shd w:val="clear" w:color="auto" w:fill="auto"/>
              </w:tcPr>
            </w:tcPrChange>
          </w:tcPr>
          <w:p w14:paraId="54CA7D24" w14:textId="77777777" w:rsidR="006C37C2" w:rsidRPr="00D82A73" w:rsidRDefault="006C37C2" w:rsidP="0026766E"/>
        </w:tc>
        <w:tc>
          <w:tcPr>
            <w:tcW w:w="1134" w:type="dxa"/>
            <w:shd w:val="clear" w:color="auto" w:fill="auto"/>
            <w:tcPrChange w:id="4920" w:author="Jarno Nieminen" w:date="2014-06-11T12:40:00Z">
              <w:tcPr>
                <w:tcW w:w="1134" w:type="dxa"/>
                <w:shd w:val="clear" w:color="auto" w:fill="auto"/>
              </w:tcPr>
            </w:tcPrChange>
          </w:tcPr>
          <w:p w14:paraId="772FB999" w14:textId="77777777" w:rsidR="006C37C2" w:rsidRPr="00D82A73" w:rsidRDefault="006C37C2" w:rsidP="0026766E"/>
        </w:tc>
      </w:tr>
      <w:tr w:rsidR="006C37C2" w:rsidRPr="00D82A73" w14:paraId="10AF8197" w14:textId="77777777" w:rsidTr="0026766E">
        <w:tc>
          <w:tcPr>
            <w:tcW w:w="2628" w:type="dxa"/>
            <w:shd w:val="clear" w:color="auto" w:fill="auto"/>
            <w:tcPrChange w:id="4921" w:author="Jarno Nieminen" w:date="2014-06-11T12:40:00Z">
              <w:tcPr>
                <w:tcW w:w="2628" w:type="dxa"/>
                <w:shd w:val="clear" w:color="auto" w:fill="auto"/>
              </w:tcPr>
            </w:tcPrChange>
          </w:tcPr>
          <w:p w14:paraId="217681BC" w14:textId="77777777" w:rsidR="006C37C2" w:rsidRPr="00D82A73" w:rsidRDefault="006C37C2" w:rsidP="0026766E">
            <w:pPr>
              <w:rPr>
                <w:b/>
              </w:rPr>
            </w:pPr>
            <w:r w:rsidRPr="00D82A73">
              <w:t>Form</w:t>
            </w:r>
          </w:p>
        </w:tc>
        <w:tc>
          <w:tcPr>
            <w:tcW w:w="1260" w:type="dxa"/>
            <w:shd w:val="clear" w:color="auto" w:fill="auto"/>
            <w:tcPrChange w:id="4922" w:author="Jarno Nieminen" w:date="2014-06-11T12:40:00Z">
              <w:tcPr>
                <w:tcW w:w="1260" w:type="dxa"/>
                <w:shd w:val="clear" w:color="auto" w:fill="auto"/>
              </w:tcPr>
            </w:tcPrChange>
          </w:tcPr>
          <w:p w14:paraId="5A5BCADC" w14:textId="77777777" w:rsidR="006C37C2" w:rsidRPr="00D82A73" w:rsidRDefault="006C37C2" w:rsidP="0026766E"/>
        </w:tc>
        <w:tc>
          <w:tcPr>
            <w:tcW w:w="4867" w:type="dxa"/>
            <w:shd w:val="clear" w:color="auto" w:fill="auto"/>
            <w:tcPrChange w:id="4923" w:author="Jarno Nieminen" w:date="2014-06-11T12:40:00Z">
              <w:tcPr>
                <w:tcW w:w="4867" w:type="dxa"/>
                <w:shd w:val="clear" w:color="auto" w:fill="auto"/>
              </w:tcPr>
            </w:tcPrChange>
          </w:tcPr>
          <w:p w14:paraId="0E82314B" w14:textId="77777777" w:rsidR="006C37C2" w:rsidRPr="00D82A73" w:rsidRDefault="006C37C2" w:rsidP="0026766E">
            <w:r w:rsidRPr="00D82A73">
              <w:t>Objekt FormType.</w:t>
            </w:r>
          </w:p>
        </w:tc>
        <w:tc>
          <w:tcPr>
            <w:tcW w:w="1134" w:type="dxa"/>
            <w:shd w:val="clear" w:color="auto" w:fill="auto"/>
            <w:tcPrChange w:id="4924" w:author="Jarno Nieminen" w:date="2014-06-11T12:40:00Z">
              <w:tcPr>
                <w:tcW w:w="1134" w:type="dxa"/>
                <w:shd w:val="clear" w:color="auto" w:fill="auto"/>
              </w:tcPr>
            </w:tcPrChange>
          </w:tcPr>
          <w:p w14:paraId="33A9B5C8" w14:textId="77777777" w:rsidR="006C37C2" w:rsidRPr="00D82A73" w:rsidRDefault="006C37C2" w:rsidP="0026766E">
            <w:pPr>
              <w:rPr>
                <w:b/>
              </w:rPr>
            </w:pPr>
            <w:r w:rsidRPr="00D82A73">
              <w:t>0..1</w:t>
            </w:r>
          </w:p>
        </w:tc>
      </w:tr>
      <w:tr w:rsidR="006C37C2" w:rsidRPr="00D82A73" w14:paraId="28124EF1" w14:textId="77777777" w:rsidTr="0026766E">
        <w:tc>
          <w:tcPr>
            <w:tcW w:w="2628" w:type="dxa"/>
            <w:shd w:val="clear" w:color="auto" w:fill="auto"/>
            <w:tcPrChange w:id="4925" w:author="Jarno Nieminen" w:date="2014-06-11T12:40:00Z">
              <w:tcPr>
                <w:tcW w:w="2628" w:type="dxa"/>
                <w:shd w:val="clear" w:color="auto" w:fill="auto"/>
              </w:tcPr>
            </w:tcPrChange>
          </w:tcPr>
          <w:p w14:paraId="380B3FB8" w14:textId="77777777" w:rsidR="006C37C2" w:rsidRPr="00D82A73" w:rsidRDefault="006C37C2" w:rsidP="0026766E">
            <w:r w:rsidRPr="00D82A73">
              <w:t>comment</w:t>
            </w:r>
          </w:p>
        </w:tc>
        <w:tc>
          <w:tcPr>
            <w:tcW w:w="1260" w:type="dxa"/>
            <w:shd w:val="clear" w:color="auto" w:fill="auto"/>
            <w:tcPrChange w:id="4926" w:author="Jarno Nieminen" w:date="2014-06-11T12:40:00Z">
              <w:tcPr>
                <w:tcW w:w="1260" w:type="dxa"/>
                <w:shd w:val="clear" w:color="auto" w:fill="auto"/>
              </w:tcPr>
            </w:tcPrChange>
          </w:tcPr>
          <w:p w14:paraId="229842B9" w14:textId="77777777" w:rsidR="006C37C2" w:rsidRPr="00D82A73" w:rsidRDefault="006C37C2" w:rsidP="0026766E">
            <w:pPr>
              <w:rPr>
                <w:b/>
              </w:rPr>
            </w:pPr>
          </w:p>
        </w:tc>
        <w:tc>
          <w:tcPr>
            <w:tcW w:w="4867" w:type="dxa"/>
            <w:shd w:val="clear" w:color="auto" w:fill="auto"/>
            <w:tcPrChange w:id="4927" w:author="Jarno Nieminen" w:date="2014-06-11T12:40:00Z">
              <w:tcPr>
                <w:tcW w:w="4867" w:type="dxa"/>
                <w:shd w:val="clear" w:color="auto" w:fill="auto"/>
              </w:tcPr>
            </w:tcPrChange>
          </w:tcPr>
          <w:p w14:paraId="4644749F" w14:textId="77777777" w:rsidR="006C37C2" w:rsidRPr="00D82A73" w:rsidRDefault="006C37C2" w:rsidP="0026766E">
            <w:r w:rsidRPr="00D82A73">
              <w:t>Attribut för felsignalering. Skall kunna visas för slutanvändaren.</w:t>
            </w:r>
          </w:p>
        </w:tc>
        <w:tc>
          <w:tcPr>
            <w:tcW w:w="1134" w:type="dxa"/>
            <w:shd w:val="clear" w:color="auto" w:fill="auto"/>
            <w:tcPrChange w:id="4928" w:author="Jarno Nieminen" w:date="2014-06-11T12:40:00Z">
              <w:tcPr>
                <w:tcW w:w="1134" w:type="dxa"/>
                <w:shd w:val="clear" w:color="auto" w:fill="auto"/>
              </w:tcPr>
            </w:tcPrChange>
          </w:tcPr>
          <w:p w14:paraId="4B3AC131" w14:textId="77777777" w:rsidR="006C37C2" w:rsidRPr="00D82A73" w:rsidRDefault="006C37C2" w:rsidP="0026766E">
            <w:r w:rsidRPr="00D82A73">
              <w:t>0..1</w:t>
            </w:r>
          </w:p>
        </w:tc>
      </w:tr>
      <w:tr w:rsidR="006C37C2" w:rsidRPr="00D82A73" w14:paraId="21203E89" w14:textId="77777777" w:rsidTr="0026766E">
        <w:tc>
          <w:tcPr>
            <w:tcW w:w="2628" w:type="dxa"/>
            <w:shd w:val="clear" w:color="auto" w:fill="auto"/>
            <w:tcPrChange w:id="4929" w:author="Jarno Nieminen" w:date="2014-06-11T12:40:00Z">
              <w:tcPr>
                <w:tcW w:w="2628" w:type="dxa"/>
                <w:shd w:val="clear" w:color="auto" w:fill="auto"/>
              </w:tcPr>
            </w:tcPrChange>
          </w:tcPr>
          <w:p w14:paraId="616B3ABB" w14:textId="77777777" w:rsidR="006C37C2" w:rsidRPr="00D82A73" w:rsidRDefault="006C37C2" w:rsidP="0026766E">
            <w:pPr>
              <w:rPr>
                <w:b/>
              </w:rPr>
            </w:pPr>
            <w:r w:rsidRPr="00D82A73">
              <w:t>ResultCode</w:t>
            </w:r>
          </w:p>
        </w:tc>
        <w:tc>
          <w:tcPr>
            <w:tcW w:w="1260" w:type="dxa"/>
            <w:shd w:val="clear" w:color="auto" w:fill="auto"/>
            <w:tcPrChange w:id="4930" w:author="Jarno Nieminen" w:date="2014-06-11T12:40:00Z">
              <w:tcPr>
                <w:tcW w:w="1260" w:type="dxa"/>
                <w:shd w:val="clear" w:color="auto" w:fill="auto"/>
              </w:tcPr>
            </w:tcPrChange>
          </w:tcPr>
          <w:p w14:paraId="69B90733" w14:textId="77777777" w:rsidR="006C37C2" w:rsidRPr="00D82A73" w:rsidRDefault="006C37C2" w:rsidP="0026766E">
            <w:pPr>
              <w:rPr>
                <w:b/>
              </w:rPr>
            </w:pPr>
          </w:p>
        </w:tc>
        <w:tc>
          <w:tcPr>
            <w:tcW w:w="4867" w:type="dxa"/>
            <w:shd w:val="clear" w:color="auto" w:fill="auto"/>
            <w:tcPrChange w:id="4931" w:author="Jarno Nieminen" w:date="2014-06-11T12:40:00Z">
              <w:tcPr>
                <w:tcW w:w="4867" w:type="dxa"/>
                <w:shd w:val="clear" w:color="auto" w:fill="auto"/>
              </w:tcPr>
            </w:tcPrChange>
          </w:tcPr>
          <w:p w14:paraId="7A56259C" w14:textId="77777777" w:rsidR="006C37C2" w:rsidRPr="00D82A73" w:rsidRDefault="006C37C2" w:rsidP="0026766E">
            <w:pPr>
              <w:rPr>
                <w:b/>
              </w:rPr>
            </w:pPr>
            <w:r w:rsidRPr="00D82A73">
              <w:t xml:space="preserve">Objekt StatusType. </w:t>
            </w:r>
          </w:p>
        </w:tc>
        <w:tc>
          <w:tcPr>
            <w:tcW w:w="1134" w:type="dxa"/>
            <w:shd w:val="clear" w:color="auto" w:fill="auto"/>
            <w:tcPrChange w:id="4932" w:author="Jarno Nieminen" w:date="2014-06-11T12:40:00Z">
              <w:tcPr>
                <w:tcW w:w="1134" w:type="dxa"/>
                <w:shd w:val="clear" w:color="auto" w:fill="auto"/>
              </w:tcPr>
            </w:tcPrChange>
          </w:tcPr>
          <w:p w14:paraId="55EDDC10" w14:textId="77777777" w:rsidR="006C37C2" w:rsidRPr="00D82A73" w:rsidRDefault="006C37C2" w:rsidP="0026766E">
            <w:pPr>
              <w:rPr>
                <w:b/>
              </w:rPr>
            </w:pPr>
            <w:r w:rsidRPr="00D82A73">
              <w:t>1..1</w:t>
            </w:r>
          </w:p>
        </w:tc>
      </w:tr>
    </w:tbl>
    <w:p w14:paraId="6D0BD6BF" w14:textId="77777777" w:rsidR="006C37C2" w:rsidRPr="00D82A73" w:rsidRDefault="006C37C2" w:rsidP="006C37C2"/>
    <w:p w14:paraId="7A3A5A70" w14:textId="77777777" w:rsidR="006C37C2" w:rsidRPr="00D82A73" w:rsidRDefault="006C37C2" w:rsidP="006C37C2">
      <w:pPr>
        <w:pStyle w:val="Heading2"/>
      </w:pPr>
      <w:bookmarkStart w:id="4933" w:name="_Toc258862186"/>
      <w:bookmarkStart w:id="4934" w:name="_Toc386458161"/>
      <w:bookmarkStart w:id="4935" w:name="_Toc390253717"/>
      <w:r w:rsidRPr="00D82A73">
        <w:t>Regler</w:t>
      </w:r>
      <w:bookmarkEnd w:id="4933"/>
      <w:bookmarkEnd w:id="4934"/>
      <w:bookmarkEnd w:id="4935"/>
    </w:p>
    <w:p w14:paraId="2BAC8109" w14:textId="77777777" w:rsidR="006C37C2" w:rsidRPr="00D82A73" w:rsidRDefault="006C37C2" w:rsidP="006C37C2">
      <w:pPr>
        <w:pStyle w:val="Heading3"/>
      </w:pPr>
      <w:bookmarkStart w:id="4936" w:name="_Toc258862187"/>
      <w:bookmarkStart w:id="4937" w:name="_Toc386458162"/>
      <w:bookmarkStart w:id="4938" w:name="_Toc390253718"/>
      <w:r w:rsidRPr="00D82A73">
        <w:t>Begäran</w:t>
      </w:r>
      <w:bookmarkEnd w:id="4936"/>
      <w:bookmarkEnd w:id="4937"/>
      <w:bookmarkEnd w:id="4938"/>
    </w:p>
    <w:p w14:paraId="13DF03F9" w14:textId="77777777" w:rsidR="006C37C2" w:rsidRPr="00D82A73" w:rsidRDefault="006C37C2" w:rsidP="006C37C2">
      <w:r w:rsidRPr="00D82A73">
        <w:t>Tjänsteproducenten validerar begäran enligt regler som specificerats i per attribut ovan. Endast formulär som har FormStatus ”</w:t>
      </w:r>
      <w:r w:rsidRPr="00D82A73">
        <w:rPr>
          <w:b/>
        </w:rPr>
        <w:t>ONGOING</w:t>
      </w:r>
      <w:r w:rsidRPr="00D82A73">
        <w:t>” kan a</w:t>
      </w:r>
      <w:r>
        <w:t>n</w:t>
      </w:r>
      <w:r w:rsidRPr="00D82A73">
        <w:t>vända denna tjänst.</w:t>
      </w:r>
    </w:p>
    <w:p w14:paraId="6DA828CB" w14:textId="77777777" w:rsidR="006C37C2" w:rsidRPr="00D82A73" w:rsidRDefault="006C37C2" w:rsidP="006C37C2">
      <w:pPr>
        <w:pStyle w:val="Heading3"/>
      </w:pPr>
      <w:bookmarkStart w:id="4939" w:name="_Toc258862188"/>
      <w:bookmarkStart w:id="4940" w:name="_Toc386458163"/>
      <w:bookmarkStart w:id="4941" w:name="_Toc390253719"/>
      <w:r w:rsidRPr="00D82A73">
        <w:t>Svar</w:t>
      </w:r>
      <w:bookmarkEnd w:id="4939"/>
      <w:bookmarkEnd w:id="4940"/>
      <w:bookmarkEnd w:id="4941"/>
    </w:p>
    <w:p w14:paraId="6731DC92" w14:textId="77777777" w:rsidR="006C37C2" w:rsidRPr="00D82A73" w:rsidRDefault="006C37C2" w:rsidP="006C37C2">
      <w:r w:rsidRPr="00D82A73">
        <w:t>Sökresultatet framställs genom att svaret begränsas av de värden som angivits i begäran.</w:t>
      </w:r>
    </w:p>
    <w:p w14:paraId="7EE7AB5F" w14:textId="77777777" w:rsidR="006C37C2" w:rsidRPr="00D82A73" w:rsidRDefault="006C37C2" w:rsidP="004F0033">
      <w:pPr>
        <w:numPr>
          <w:ilvl w:val="0"/>
          <w:numId w:val="37"/>
        </w:numPr>
        <w:spacing w:line="240" w:lineRule="auto"/>
      </w:pPr>
      <w:r w:rsidRPr="00D82A73">
        <w:t>Attributet ”LastPage” = sant (Objekt PageType) indikerar att detta är det sista frågesida.</w:t>
      </w:r>
    </w:p>
    <w:p w14:paraId="3F4A8220" w14:textId="77777777" w:rsidR="006C37C2" w:rsidRPr="00D82A73" w:rsidRDefault="006C37C2" w:rsidP="006C37C2"/>
    <w:p w14:paraId="6DCBB7B4" w14:textId="77777777" w:rsidR="00A1023C" w:rsidRPr="00D82A73" w:rsidRDefault="00A1023C" w:rsidP="00A1023C">
      <w:pPr>
        <w:rPr>
          <w:del w:id="4942" w:author="Jarno Nieminen" w:date="2014-06-11T12:40:00Z"/>
        </w:rPr>
      </w:pPr>
    </w:p>
    <w:p w14:paraId="286ED1E7" w14:textId="77777777" w:rsidR="006C37C2" w:rsidRPr="00D82A73" w:rsidRDefault="006C37C2" w:rsidP="006C37C2">
      <w:r w:rsidRPr="00D82A73">
        <w:t>Förklaring:</w:t>
      </w:r>
    </w:p>
    <w:p w14:paraId="3E776150" w14:textId="77777777" w:rsidR="006C37C2" w:rsidRPr="00D82A73" w:rsidRDefault="006C37C2" w:rsidP="006C37C2">
      <w:pPr>
        <w:rPr>
          <w:b/>
          <w:u w:val="single"/>
        </w:rPr>
      </w:pPr>
      <w:r w:rsidRPr="00D82A73">
        <w:rPr>
          <w:b/>
          <w:u w:val="single"/>
        </w:rPr>
        <w:t>Status = ”ERROR”</w:t>
      </w:r>
    </w:p>
    <w:p w14:paraId="04DCFE1A" w14:textId="77777777" w:rsidR="006C37C2" w:rsidRPr="00D82A73" w:rsidRDefault="006C37C2" w:rsidP="006C37C2">
      <w:r w:rsidRPr="00D82A73">
        <w:t xml:space="preserve">Vid  </w:t>
      </w:r>
      <w:r w:rsidRPr="00D82A73">
        <w:rPr>
          <w:b/>
        </w:rPr>
        <w:t>SaveFormPage</w:t>
      </w:r>
      <w:r w:rsidRPr="00D82A73">
        <w:t xml:space="preserve"> skall producerandesystem validera begäran. Vid valideringsfel skall producerande (formulärmotorn) skicka objekt (FormType) tillbaka till konsumerande (e-tjänst) system.   Objektet ”form.currentPage.questionBlock.question.answer.answerStatus” används för att markera fält som innehåller fel.  Producerande system presenterar dessa för användaren för åtgärd.</w:t>
      </w:r>
    </w:p>
    <w:p w14:paraId="61695A0F" w14:textId="77777777" w:rsidR="006C37C2" w:rsidRPr="00D82A73" w:rsidRDefault="006C37C2" w:rsidP="006C37C2"/>
    <w:p w14:paraId="3B5353C6" w14:textId="77777777" w:rsidR="00A1023C" w:rsidRPr="00D82A73" w:rsidRDefault="00A1023C" w:rsidP="00A1023C">
      <w:pPr>
        <w:rPr>
          <w:del w:id="4943" w:author="Jarno Nieminen" w:date="2014-06-11T12:40:00Z"/>
        </w:rPr>
      </w:pPr>
    </w:p>
    <w:p w14:paraId="21B0EC1C" w14:textId="77777777" w:rsidR="006C37C2" w:rsidRPr="00D82A73" w:rsidRDefault="006C37C2" w:rsidP="006C37C2">
      <w:r w:rsidRPr="00D82A73">
        <w:rPr>
          <w:b/>
          <w:u w:val="single"/>
        </w:rPr>
        <w:t>Status = ”OK”</w:t>
      </w:r>
    </w:p>
    <w:p w14:paraId="1B5EAEEA" w14:textId="77777777" w:rsidR="006C37C2" w:rsidRPr="00D82A73" w:rsidRDefault="006C37C2" w:rsidP="006C37C2">
      <w:r w:rsidRPr="00D82A73">
        <w:t xml:space="preserve">Vid godkänd begäran returneras validerade frågor/svar. </w:t>
      </w:r>
      <w:r w:rsidRPr="00D82A73">
        <w:rPr>
          <w:b/>
        </w:rPr>
        <w:t xml:space="preserve">Null </w:t>
      </w:r>
      <w:r w:rsidRPr="00D82A73">
        <w:t>”form” bedöms formuläret färdigifyllt. Detta har föregåtts av ”LastPage” sant i objektet PageType.</w:t>
      </w:r>
    </w:p>
    <w:p w14:paraId="1A68F817" w14:textId="77777777" w:rsidR="006C37C2" w:rsidRPr="00D82A73" w:rsidRDefault="006C37C2" w:rsidP="006C37C2"/>
    <w:p w14:paraId="48023CDB" w14:textId="77777777" w:rsidR="006C37C2" w:rsidRPr="00D82A73" w:rsidRDefault="006C37C2" w:rsidP="006C37C2">
      <w:pPr>
        <w:pStyle w:val="Heading2"/>
      </w:pPr>
      <w:bookmarkStart w:id="4944" w:name="_Toc258862189"/>
      <w:bookmarkStart w:id="4945" w:name="_Toc386458164"/>
      <w:bookmarkStart w:id="4946" w:name="_Toc390253720"/>
      <w:r w:rsidRPr="00D82A73">
        <w:t>Tjänsteinteraktion</w:t>
      </w:r>
      <w:bookmarkEnd w:id="4944"/>
      <w:bookmarkEnd w:id="4945"/>
      <w:bookmarkEnd w:id="4946"/>
    </w:p>
    <w:p w14:paraId="18E587BC" w14:textId="77777777" w:rsidR="006C37C2" w:rsidRPr="00D82A73" w:rsidRDefault="006C37C2" w:rsidP="004F0033">
      <w:pPr>
        <w:numPr>
          <w:ilvl w:val="0"/>
          <w:numId w:val="40"/>
        </w:numPr>
        <w:spacing w:line="240" w:lineRule="auto"/>
      </w:pPr>
      <w:r w:rsidRPr="00D82A73">
        <w:t>SaveFormAnswerPageInteraction</w:t>
      </w:r>
    </w:p>
    <w:p w14:paraId="06C1B59D" w14:textId="77777777" w:rsidR="00A1023C" w:rsidRPr="00D82A73" w:rsidRDefault="00A1023C" w:rsidP="00A1023C">
      <w:pPr>
        <w:rPr>
          <w:del w:id="4947" w:author="Jarno Nieminen" w:date="2014-06-11T12:40:00Z"/>
        </w:rPr>
      </w:pPr>
      <w:bookmarkStart w:id="4948" w:name="_Toc258862190"/>
      <w:bookmarkStart w:id="4949" w:name="_Toc386458165"/>
      <w:bookmarkStart w:id="4950" w:name="_Toc390253721"/>
    </w:p>
    <w:p w14:paraId="4635C620" w14:textId="77777777" w:rsidR="006C37C2" w:rsidRPr="00D82A73" w:rsidRDefault="006C37C2" w:rsidP="006C37C2">
      <w:pPr>
        <w:pStyle w:val="Heading1"/>
      </w:pPr>
      <w:r w:rsidRPr="00D82A73">
        <w:t>Tjänstekontrakt SaveForm</w:t>
      </w:r>
      <w:bookmarkEnd w:id="4948"/>
      <w:bookmarkEnd w:id="4949"/>
      <w:bookmarkEnd w:id="4950"/>
    </w:p>
    <w:p w14:paraId="17FE8CCC" w14:textId="77777777" w:rsidR="006C37C2" w:rsidRPr="00D82A73" w:rsidRDefault="006C37C2" w:rsidP="006C37C2">
      <w:r w:rsidRPr="00D82A73">
        <w:t>Tjänsten används för att indikera/signalera att invånarens formulär är färdig</w:t>
      </w:r>
      <w:r>
        <w:t>t</w:t>
      </w:r>
      <w:r w:rsidRPr="00D82A73">
        <w:t xml:space="preserve"> ifyllt </w:t>
      </w:r>
      <w:r>
        <w:t xml:space="preserve">och </w:t>
      </w:r>
      <w:r w:rsidRPr="00D82A73">
        <w:t>skall avslutas/stängas.</w:t>
      </w:r>
    </w:p>
    <w:p w14:paraId="1B6C396A" w14:textId="77777777" w:rsidR="006C37C2" w:rsidRPr="00D82A73" w:rsidRDefault="006C37C2" w:rsidP="006C37C2"/>
    <w:p w14:paraId="21E3600A" w14:textId="77777777" w:rsidR="006C37C2" w:rsidRPr="00D82A73" w:rsidRDefault="006C37C2" w:rsidP="006C37C2">
      <w:r w:rsidRPr="00D82A73">
        <w:t xml:space="preserve">Exempel spara och avsluta formulär: </w:t>
      </w:r>
    </w:p>
    <w:p w14:paraId="2AE832E1" w14:textId="77777777" w:rsidR="006C37C2" w:rsidRPr="00D82A73" w:rsidRDefault="006C37C2" w:rsidP="004F0033">
      <w:pPr>
        <w:numPr>
          <w:ilvl w:val="0"/>
          <w:numId w:val="48"/>
        </w:numPr>
        <w:spacing w:line="240" w:lineRule="auto"/>
      </w:pPr>
      <w:r w:rsidRPr="00D82A73">
        <w:t>Konsumerandesystem(e-tjänst) frågar användaren (i grafiskt gränssnitt) om formuläret skall avslutas.</w:t>
      </w:r>
    </w:p>
    <w:p w14:paraId="28F4B403" w14:textId="77777777" w:rsidR="006C37C2" w:rsidRPr="00D82A73" w:rsidRDefault="006C37C2" w:rsidP="004F0033">
      <w:pPr>
        <w:numPr>
          <w:ilvl w:val="0"/>
          <w:numId w:val="48"/>
        </w:numPr>
        <w:spacing w:line="240" w:lineRule="auto"/>
      </w:pPr>
      <w:r w:rsidRPr="00D82A73">
        <w:t xml:space="preserve">Konsumerandesystem(e-tjänst) hämtar en sammanställning (formulär, sida, frågor, svar) via tjänst </w:t>
      </w:r>
      <w:r w:rsidRPr="00D82A73">
        <w:rPr>
          <w:b/>
        </w:rPr>
        <w:t>GetForm.</w:t>
      </w:r>
      <w:r w:rsidRPr="00D82A73">
        <w:t xml:space="preserve"> </w:t>
      </w:r>
    </w:p>
    <w:p w14:paraId="4EAA9B80" w14:textId="77777777" w:rsidR="006C37C2" w:rsidRPr="00D82A73" w:rsidRDefault="006C37C2" w:rsidP="004F0033">
      <w:pPr>
        <w:numPr>
          <w:ilvl w:val="1"/>
          <w:numId w:val="48"/>
        </w:numPr>
        <w:spacing w:line="240" w:lineRule="auto"/>
      </w:pPr>
      <w:r w:rsidRPr="00D82A73">
        <w:t xml:space="preserve">Användaren/patienten granskar och godkänner formuläret. </w:t>
      </w:r>
    </w:p>
    <w:p w14:paraId="021C5120" w14:textId="77777777" w:rsidR="006C37C2" w:rsidRPr="00D82A73" w:rsidRDefault="006C37C2" w:rsidP="004F0033">
      <w:pPr>
        <w:numPr>
          <w:ilvl w:val="0"/>
          <w:numId w:val="48"/>
        </w:numPr>
        <w:spacing w:line="240" w:lineRule="auto"/>
      </w:pPr>
      <w:r w:rsidRPr="00D82A73">
        <w:t xml:space="preserve">Konsumerandesystem avslutar formuläret (på invånarens begäran). Anropar </w:t>
      </w:r>
      <w:r w:rsidRPr="00D82A73">
        <w:rPr>
          <w:b/>
        </w:rPr>
        <w:t>SaveForm</w:t>
      </w:r>
      <w:r w:rsidRPr="00D82A73">
        <w:t xml:space="preserve">. </w:t>
      </w:r>
    </w:p>
    <w:p w14:paraId="1360E104" w14:textId="77777777" w:rsidR="006C37C2" w:rsidRPr="00D82A73" w:rsidRDefault="006C37C2" w:rsidP="006C37C2"/>
    <w:p w14:paraId="06A50643" w14:textId="77777777" w:rsidR="006C37C2" w:rsidRPr="00D82A73" w:rsidRDefault="006C37C2" w:rsidP="006C37C2">
      <w:r w:rsidRPr="00D82A73">
        <w:t xml:space="preserve">Producerande system validerar begäran och avslutar formulär. </w:t>
      </w:r>
    </w:p>
    <w:p w14:paraId="5C484265" w14:textId="77777777" w:rsidR="006C37C2" w:rsidRPr="00D82A73" w:rsidRDefault="006C37C2" w:rsidP="006C37C2">
      <w:pPr>
        <w:rPr>
          <w:i/>
          <w:rPrChange w:id="4951" w:author="Jarno Nieminen" w:date="2014-06-11T12:40:00Z">
            <w:rPr>
              <w:b/>
            </w:rPr>
          </w:rPrChange>
        </w:rPr>
      </w:pPr>
    </w:p>
    <w:p w14:paraId="506103FA" w14:textId="77777777" w:rsidR="00A1023C" w:rsidRPr="00D82A73" w:rsidRDefault="00A1023C" w:rsidP="00A1023C">
      <w:pPr>
        <w:rPr>
          <w:del w:id="4952" w:author="Jarno Nieminen" w:date="2014-06-11T12:40:00Z"/>
          <w:i/>
        </w:rPr>
      </w:pPr>
      <w:bookmarkStart w:id="4953" w:name="_Toc258862191"/>
      <w:bookmarkStart w:id="4954" w:name="_Toc386458166"/>
      <w:bookmarkStart w:id="4955" w:name="_Toc390253722"/>
    </w:p>
    <w:p w14:paraId="5B27FFBF" w14:textId="77777777" w:rsidR="006C37C2" w:rsidRPr="00D82A73" w:rsidRDefault="006C37C2" w:rsidP="006C37C2">
      <w:pPr>
        <w:pStyle w:val="Heading2"/>
      </w:pPr>
      <w:r w:rsidRPr="00D82A73">
        <w:t>Frivillighet</w:t>
      </w:r>
      <w:bookmarkEnd w:id="4953"/>
      <w:bookmarkEnd w:id="4954"/>
      <w:bookmarkEnd w:id="4955"/>
    </w:p>
    <w:p w14:paraId="288B212C" w14:textId="77777777" w:rsidR="006C37C2" w:rsidRPr="00D82A73" w:rsidRDefault="006C37C2" w:rsidP="006C37C2">
      <w:r w:rsidRPr="00D82A73">
        <w:t xml:space="preserve">Obligatoriskt </w:t>
      </w:r>
    </w:p>
    <w:p w14:paraId="7C846634" w14:textId="77777777" w:rsidR="006C37C2" w:rsidRPr="00D82A73" w:rsidRDefault="006C37C2" w:rsidP="006C37C2">
      <w:pPr>
        <w:pStyle w:val="Heading2"/>
      </w:pPr>
      <w:bookmarkStart w:id="4956" w:name="_Toc258862192"/>
      <w:bookmarkStart w:id="4957" w:name="_Toc386458167"/>
      <w:bookmarkStart w:id="4958" w:name="_Toc390253723"/>
      <w:r w:rsidRPr="00D82A73">
        <w:t>Version</w:t>
      </w:r>
      <w:bookmarkEnd w:id="4956"/>
      <w:bookmarkEnd w:id="4957"/>
      <w:bookmarkEnd w:id="4958"/>
    </w:p>
    <w:p w14:paraId="7E51D531" w14:textId="77777777" w:rsidR="006C37C2" w:rsidRPr="00D82A73" w:rsidRDefault="006C37C2" w:rsidP="006C37C2">
      <w:r>
        <w:t>2.0</w:t>
      </w:r>
    </w:p>
    <w:p w14:paraId="246CC631" w14:textId="77777777" w:rsidR="006C37C2" w:rsidRPr="00D82A73" w:rsidRDefault="006C37C2" w:rsidP="006C37C2">
      <w:pPr>
        <w:pStyle w:val="Heading2"/>
      </w:pPr>
      <w:bookmarkStart w:id="4959" w:name="_Toc258862193"/>
      <w:bookmarkStart w:id="4960" w:name="_Toc386458168"/>
      <w:bookmarkStart w:id="4961" w:name="_Toc390253724"/>
      <w:r w:rsidRPr="00D82A73">
        <w:t>Tjänstens signatur</w:t>
      </w:r>
      <w:bookmarkEnd w:id="4959"/>
      <w:bookmarkEnd w:id="4960"/>
      <w:bookmarkEnd w:id="4961"/>
    </w:p>
    <w:p w14:paraId="7BFC1658" w14:textId="77777777" w:rsidR="006C37C2" w:rsidRPr="00D82A73" w:rsidRDefault="006C37C2" w:rsidP="006C37C2">
      <w:r w:rsidRPr="00D82A73">
        <w:t>Request</w:t>
      </w:r>
    </w:p>
    <w:p w14:paraId="10F2384A" w14:textId="77777777" w:rsidR="006C37C2" w:rsidRPr="00D82A73" w:rsidRDefault="006C37C2" w:rsidP="004F0033">
      <w:pPr>
        <w:numPr>
          <w:ilvl w:val="0"/>
          <w:numId w:val="36"/>
        </w:numPr>
        <w:spacing w:line="240" w:lineRule="auto"/>
      </w:pPr>
      <w:r w:rsidRPr="00D82A73">
        <w:t>FormID [1..1]</w:t>
      </w:r>
    </w:p>
    <w:p w14:paraId="37662E59" w14:textId="77777777" w:rsidR="006C37C2" w:rsidRPr="00D82A73" w:rsidRDefault="006C37C2" w:rsidP="004F0033">
      <w:pPr>
        <w:numPr>
          <w:ilvl w:val="0"/>
          <w:numId w:val="36"/>
        </w:numPr>
        <w:spacing w:line="240" w:lineRule="auto"/>
      </w:pPr>
      <w:r w:rsidRPr="00D82A73">
        <w:t>SubjectOfCare [0..1]</w:t>
      </w:r>
    </w:p>
    <w:p w14:paraId="660CE066" w14:textId="77777777" w:rsidR="006C37C2" w:rsidRPr="00D82A73" w:rsidRDefault="006C37C2" w:rsidP="006C37C2">
      <w:r w:rsidRPr="00D82A73">
        <w:t>Response</w:t>
      </w:r>
    </w:p>
    <w:p w14:paraId="1709A19E" w14:textId="77777777" w:rsidR="006C37C2" w:rsidRPr="00D82A73" w:rsidRDefault="006C37C2" w:rsidP="004F0033">
      <w:pPr>
        <w:numPr>
          <w:ilvl w:val="0"/>
          <w:numId w:val="37"/>
        </w:numPr>
        <w:spacing w:line="240" w:lineRule="auto"/>
      </w:pPr>
      <w:r w:rsidRPr="00D82A73">
        <w:t>ResultCode [1..1]</w:t>
      </w:r>
    </w:p>
    <w:p w14:paraId="6789E7D6" w14:textId="77777777" w:rsidR="006C37C2" w:rsidRPr="00D82A73" w:rsidRDefault="006C37C2" w:rsidP="004F0033">
      <w:pPr>
        <w:numPr>
          <w:ilvl w:val="0"/>
          <w:numId w:val="37"/>
        </w:numPr>
        <w:spacing w:line="240" w:lineRule="auto"/>
      </w:pPr>
      <w:r w:rsidRPr="00D82A73">
        <w:t>Comment [0..1]</w:t>
      </w:r>
    </w:p>
    <w:p w14:paraId="308FFAD9" w14:textId="77777777" w:rsidR="006C37C2" w:rsidRPr="00D82A73" w:rsidRDefault="006C37C2" w:rsidP="006C37C2">
      <w:pPr>
        <w:pStyle w:val="Heading3"/>
      </w:pPr>
      <w:bookmarkStart w:id="4962" w:name="_Toc258862194"/>
      <w:bookmarkStart w:id="4963" w:name="_Toc386458169"/>
      <w:bookmarkStart w:id="4964" w:name="_Toc390253725"/>
      <w:r w:rsidRPr="00D82A73">
        <w:t>Begäran (Request) och Svar (Response)</w:t>
      </w:r>
      <w:bookmarkEnd w:id="4962"/>
      <w:bookmarkEnd w:id="4963"/>
      <w:bookmarkEnd w:id="496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965"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4966">
          <w:tblGrid>
            <w:gridCol w:w="2628"/>
            <w:gridCol w:w="1260"/>
            <w:gridCol w:w="4867"/>
            <w:gridCol w:w="1134"/>
          </w:tblGrid>
        </w:tblGridChange>
      </w:tblGrid>
      <w:tr w:rsidR="006C37C2" w:rsidRPr="00D82A73" w14:paraId="03B787AB" w14:textId="77777777" w:rsidTr="0026766E">
        <w:tc>
          <w:tcPr>
            <w:tcW w:w="2628" w:type="dxa"/>
            <w:shd w:val="clear" w:color="auto" w:fill="auto"/>
            <w:tcPrChange w:id="4967" w:author="Jarno Nieminen" w:date="2014-06-11T12:40:00Z">
              <w:tcPr>
                <w:tcW w:w="2628" w:type="dxa"/>
                <w:shd w:val="clear" w:color="auto" w:fill="auto"/>
              </w:tcPr>
            </w:tcPrChange>
          </w:tcPr>
          <w:p w14:paraId="1E972536" w14:textId="77777777" w:rsidR="006C37C2" w:rsidRPr="00D82A73" w:rsidRDefault="006C37C2" w:rsidP="0026766E">
            <w:pPr>
              <w:rPr>
                <w:b/>
              </w:rPr>
            </w:pPr>
            <w:r w:rsidRPr="00D82A73">
              <w:rPr>
                <w:b/>
              </w:rPr>
              <w:t>Attribut</w:t>
            </w:r>
          </w:p>
        </w:tc>
        <w:tc>
          <w:tcPr>
            <w:tcW w:w="1260" w:type="dxa"/>
            <w:shd w:val="clear" w:color="auto" w:fill="auto"/>
            <w:tcPrChange w:id="4968" w:author="Jarno Nieminen" w:date="2014-06-11T12:40:00Z">
              <w:tcPr>
                <w:tcW w:w="1260" w:type="dxa"/>
                <w:shd w:val="clear" w:color="auto" w:fill="auto"/>
              </w:tcPr>
            </w:tcPrChange>
          </w:tcPr>
          <w:p w14:paraId="277B3BF2" w14:textId="77777777" w:rsidR="006C37C2" w:rsidRPr="00D82A73" w:rsidRDefault="006C37C2" w:rsidP="0026766E">
            <w:pPr>
              <w:rPr>
                <w:b/>
              </w:rPr>
            </w:pPr>
            <w:r w:rsidRPr="00D82A73">
              <w:rPr>
                <w:b/>
              </w:rPr>
              <w:t>Typ</w:t>
            </w:r>
          </w:p>
        </w:tc>
        <w:tc>
          <w:tcPr>
            <w:tcW w:w="4867" w:type="dxa"/>
            <w:shd w:val="clear" w:color="auto" w:fill="auto"/>
            <w:tcPrChange w:id="4969" w:author="Jarno Nieminen" w:date="2014-06-11T12:40:00Z">
              <w:tcPr>
                <w:tcW w:w="4867" w:type="dxa"/>
                <w:shd w:val="clear" w:color="auto" w:fill="auto"/>
              </w:tcPr>
            </w:tcPrChange>
          </w:tcPr>
          <w:p w14:paraId="3DB776A6" w14:textId="77777777" w:rsidR="006C37C2" w:rsidRPr="00D82A73" w:rsidRDefault="006C37C2" w:rsidP="0026766E">
            <w:pPr>
              <w:rPr>
                <w:b/>
              </w:rPr>
            </w:pPr>
            <w:r w:rsidRPr="00D82A73">
              <w:rPr>
                <w:b/>
              </w:rPr>
              <w:t>Kommentar</w:t>
            </w:r>
          </w:p>
        </w:tc>
        <w:tc>
          <w:tcPr>
            <w:tcW w:w="1134" w:type="dxa"/>
            <w:shd w:val="clear" w:color="auto" w:fill="auto"/>
            <w:tcPrChange w:id="4970" w:author="Jarno Nieminen" w:date="2014-06-11T12:40:00Z">
              <w:tcPr>
                <w:tcW w:w="1134" w:type="dxa"/>
                <w:shd w:val="clear" w:color="auto" w:fill="auto"/>
              </w:tcPr>
            </w:tcPrChange>
          </w:tcPr>
          <w:p w14:paraId="424F9FF0" w14:textId="77777777" w:rsidR="006C37C2" w:rsidRPr="00D82A73" w:rsidRDefault="006C37C2" w:rsidP="0026766E">
            <w:pPr>
              <w:rPr>
                <w:b/>
              </w:rPr>
            </w:pPr>
            <w:r w:rsidRPr="00D82A73">
              <w:rPr>
                <w:b/>
              </w:rPr>
              <w:t>Kardi-nalitet</w:t>
            </w:r>
          </w:p>
        </w:tc>
      </w:tr>
      <w:tr w:rsidR="006C37C2" w:rsidRPr="00D82A73" w14:paraId="58DE03EC" w14:textId="77777777" w:rsidTr="0026766E">
        <w:tc>
          <w:tcPr>
            <w:tcW w:w="2628" w:type="dxa"/>
            <w:shd w:val="clear" w:color="auto" w:fill="auto"/>
            <w:tcPrChange w:id="4971" w:author="Jarno Nieminen" w:date="2014-06-11T12:40:00Z">
              <w:tcPr>
                <w:tcW w:w="2628" w:type="dxa"/>
                <w:shd w:val="clear" w:color="auto" w:fill="auto"/>
              </w:tcPr>
            </w:tcPrChange>
          </w:tcPr>
          <w:p w14:paraId="32DC578E" w14:textId="77777777" w:rsidR="006C37C2" w:rsidRPr="00D82A73" w:rsidRDefault="006C37C2" w:rsidP="0026766E">
            <w:pPr>
              <w:rPr>
                <w:i/>
              </w:rPr>
            </w:pPr>
            <w:r w:rsidRPr="00D82A73">
              <w:rPr>
                <w:i/>
              </w:rPr>
              <w:t>Begäran</w:t>
            </w:r>
          </w:p>
        </w:tc>
        <w:tc>
          <w:tcPr>
            <w:tcW w:w="1260" w:type="dxa"/>
            <w:shd w:val="clear" w:color="auto" w:fill="auto"/>
            <w:tcPrChange w:id="4972" w:author="Jarno Nieminen" w:date="2014-06-11T12:40:00Z">
              <w:tcPr>
                <w:tcW w:w="1260" w:type="dxa"/>
                <w:shd w:val="clear" w:color="auto" w:fill="auto"/>
              </w:tcPr>
            </w:tcPrChange>
          </w:tcPr>
          <w:p w14:paraId="4A17B169" w14:textId="77777777" w:rsidR="006C37C2" w:rsidRPr="00D82A73" w:rsidRDefault="006C37C2" w:rsidP="0026766E"/>
        </w:tc>
        <w:tc>
          <w:tcPr>
            <w:tcW w:w="4867" w:type="dxa"/>
            <w:shd w:val="clear" w:color="auto" w:fill="auto"/>
            <w:tcPrChange w:id="4973" w:author="Jarno Nieminen" w:date="2014-06-11T12:40:00Z">
              <w:tcPr>
                <w:tcW w:w="4867" w:type="dxa"/>
                <w:shd w:val="clear" w:color="auto" w:fill="auto"/>
              </w:tcPr>
            </w:tcPrChange>
          </w:tcPr>
          <w:p w14:paraId="09FDE649" w14:textId="77777777" w:rsidR="006C37C2" w:rsidRPr="00D82A73" w:rsidRDefault="006C37C2" w:rsidP="0026766E"/>
        </w:tc>
        <w:tc>
          <w:tcPr>
            <w:tcW w:w="1134" w:type="dxa"/>
            <w:shd w:val="clear" w:color="auto" w:fill="auto"/>
            <w:tcPrChange w:id="4974" w:author="Jarno Nieminen" w:date="2014-06-11T12:40:00Z">
              <w:tcPr>
                <w:tcW w:w="1134" w:type="dxa"/>
                <w:shd w:val="clear" w:color="auto" w:fill="auto"/>
              </w:tcPr>
            </w:tcPrChange>
          </w:tcPr>
          <w:p w14:paraId="6C782987" w14:textId="77777777" w:rsidR="006C37C2" w:rsidRPr="00D82A73" w:rsidRDefault="006C37C2" w:rsidP="0026766E"/>
        </w:tc>
      </w:tr>
      <w:tr w:rsidR="006C37C2" w:rsidRPr="00D82A73" w14:paraId="4C222010" w14:textId="77777777" w:rsidTr="0026766E">
        <w:tc>
          <w:tcPr>
            <w:tcW w:w="2628" w:type="dxa"/>
            <w:shd w:val="clear" w:color="auto" w:fill="auto"/>
            <w:tcPrChange w:id="4975" w:author="Jarno Nieminen" w:date="2014-06-11T12:40:00Z">
              <w:tcPr>
                <w:tcW w:w="2628" w:type="dxa"/>
                <w:shd w:val="clear" w:color="auto" w:fill="auto"/>
              </w:tcPr>
            </w:tcPrChange>
          </w:tcPr>
          <w:p w14:paraId="58495384" w14:textId="77777777" w:rsidR="006C37C2" w:rsidRPr="00D82A73" w:rsidRDefault="006C37C2" w:rsidP="0026766E">
            <w:pPr>
              <w:rPr>
                <w:b/>
                <w:i/>
              </w:rPr>
            </w:pPr>
            <w:r w:rsidRPr="00D82A73">
              <w:t>FormID</w:t>
            </w:r>
          </w:p>
        </w:tc>
        <w:tc>
          <w:tcPr>
            <w:tcW w:w="1260" w:type="dxa"/>
            <w:shd w:val="clear" w:color="auto" w:fill="auto"/>
            <w:tcPrChange w:id="4976" w:author="Jarno Nieminen" w:date="2014-06-11T12:40:00Z">
              <w:tcPr>
                <w:tcW w:w="1260" w:type="dxa"/>
                <w:shd w:val="clear" w:color="auto" w:fill="auto"/>
              </w:tcPr>
            </w:tcPrChange>
          </w:tcPr>
          <w:p w14:paraId="1015E68B" w14:textId="77777777" w:rsidR="006C37C2" w:rsidRPr="00D82A73" w:rsidRDefault="006C37C2" w:rsidP="0026766E"/>
        </w:tc>
        <w:tc>
          <w:tcPr>
            <w:tcW w:w="4867" w:type="dxa"/>
            <w:shd w:val="clear" w:color="auto" w:fill="auto"/>
            <w:tcPrChange w:id="4977" w:author="Jarno Nieminen" w:date="2014-06-11T12:40:00Z">
              <w:tcPr>
                <w:tcW w:w="4867" w:type="dxa"/>
                <w:shd w:val="clear" w:color="auto" w:fill="auto"/>
              </w:tcPr>
            </w:tcPrChange>
          </w:tcPr>
          <w:p w14:paraId="333A1214" w14:textId="77777777" w:rsidR="006C37C2" w:rsidRPr="00D82A73" w:rsidRDefault="006C37C2" w:rsidP="0026766E">
            <w:r w:rsidRPr="00D82A73">
              <w:t xml:space="preserve">Formulärets ID. </w:t>
            </w:r>
          </w:p>
        </w:tc>
        <w:tc>
          <w:tcPr>
            <w:tcW w:w="1134" w:type="dxa"/>
            <w:shd w:val="clear" w:color="auto" w:fill="auto"/>
            <w:tcPrChange w:id="4978" w:author="Jarno Nieminen" w:date="2014-06-11T12:40:00Z">
              <w:tcPr>
                <w:tcW w:w="1134" w:type="dxa"/>
                <w:shd w:val="clear" w:color="auto" w:fill="auto"/>
              </w:tcPr>
            </w:tcPrChange>
          </w:tcPr>
          <w:p w14:paraId="55D449DA" w14:textId="77777777" w:rsidR="006C37C2" w:rsidRPr="00D82A73" w:rsidRDefault="006C37C2" w:rsidP="0026766E">
            <w:pPr>
              <w:rPr>
                <w:b/>
              </w:rPr>
            </w:pPr>
            <w:r w:rsidRPr="00D82A73">
              <w:t>1..1</w:t>
            </w:r>
          </w:p>
        </w:tc>
      </w:tr>
      <w:tr w:rsidR="006C37C2" w:rsidRPr="00D82A73" w14:paraId="43545E89" w14:textId="77777777" w:rsidTr="0026766E">
        <w:tc>
          <w:tcPr>
            <w:tcW w:w="2628" w:type="dxa"/>
            <w:shd w:val="clear" w:color="auto" w:fill="auto"/>
            <w:tcPrChange w:id="4979" w:author="Jarno Nieminen" w:date="2014-06-11T12:40:00Z">
              <w:tcPr>
                <w:tcW w:w="2628" w:type="dxa"/>
                <w:shd w:val="clear" w:color="auto" w:fill="auto"/>
              </w:tcPr>
            </w:tcPrChange>
          </w:tcPr>
          <w:p w14:paraId="5434E6EB" w14:textId="77777777" w:rsidR="006C37C2" w:rsidRPr="00D82A73" w:rsidRDefault="006C37C2" w:rsidP="0026766E">
            <w:r w:rsidRPr="00D82A73">
              <w:t>SubjectOfCare</w:t>
            </w:r>
          </w:p>
        </w:tc>
        <w:tc>
          <w:tcPr>
            <w:tcW w:w="1260" w:type="dxa"/>
            <w:shd w:val="clear" w:color="auto" w:fill="auto"/>
            <w:tcPrChange w:id="4980" w:author="Jarno Nieminen" w:date="2014-06-11T12:40:00Z">
              <w:tcPr>
                <w:tcW w:w="1260" w:type="dxa"/>
                <w:shd w:val="clear" w:color="auto" w:fill="auto"/>
              </w:tcPr>
            </w:tcPrChange>
          </w:tcPr>
          <w:p w14:paraId="0C8BAECC" w14:textId="77777777" w:rsidR="006C37C2" w:rsidRPr="00D82A73" w:rsidRDefault="006C37C2" w:rsidP="0026766E"/>
        </w:tc>
        <w:tc>
          <w:tcPr>
            <w:tcW w:w="4867" w:type="dxa"/>
            <w:shd w:val="clear" w:color="auto" w:fill="auto"/>
            <w:tcPrChange w:id="4981" w:author="Jarno Nieminen" w:date="2014-06-11T12:40:00Z">
              <w:tcPr>
                <w:tcW w:w="4867" w:type="dxa"/>
                <w:shd w:val="clear" w:color="auto" w:fill="auto"/>
              </w:tcPr>
            </w:tcPrChange>
          </w:tcPr>
          <w:p w14:paraId="65BD9163" w14:textId="77777777" w:rsidR="006C37C2" w:rsidRPr="00D82A73" w:rsidRDefault="006C37C2" w:rsidP="0026766E">
            <w:r w:rsidRPr="00D82A73">
              <w:t xml:space="preserve">Starkt autentiserad användares personnummer. </w:t>
            </w:r>
          </w:p>
          <w:p w14:paraId="347F7588" w14:textId="77777777" w:rsidR="006C37C2" w:rsidRPr="00D82A73" w:rsidRDefault="006C37C2" w:rsidP="0026766E">
            <w:r w:rsidRPr="00D82A73">
              <w:t>T.ex. 191212121212 (yyyymmddnnnn)</w:t>
            </w:r>
          </w:p>
          <w:p w14:paraId="18CCB1D5"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4982" w:author="Jarno Nieminen" w:date="2014-06-11T12:40:00Z">
              <w:tcPr>
                <w:tcW w:w="1134" w:type="dxa"/>
                <w:shd w:val="clear" w:color="auto" w:fill="auto"/>
              </w:tcPr>
            </w:tcPrChange>
          </w:tcPr>
          <w:p w14:paraId="7FCF0088" w14:textId="77777777" w:rsidR="006C37C2" w:rsidRPr="00D82A73" w:rsidRDefault="006C37C2" w:rsidP="0026766E">
            <w:r w:rsidRPr="00D82A73">
              <w:t>0..1</w:t>
            </w:r>
          </w:p>
        </w:tc>
      </w:tr>
      <w:tr w:rsidR="006C37C2" w:rsidRPr="00D82A73" w14:paraId="1311DA01" w14:textId="77777777" w:rsidTr="0026766E">
        <w:tc>
          <w:tcPr>
            <w:tcW w:w="2628" w:type="dxa"/>
            <w:shd w:val="clear" w:color="auto" w:fill="auto"/>
            <w:tcPrChange w:id="4983" w:author="Jarno Nieminen" w:date="2014-06-11T12:40:00Z">
              <w:tcPr>
                <w:tcW w:w="2628" w:type="dxa"/>
                <w:shd w:val="clear" w:color="auto" w:fill="auto"/>
              </w:tcPr>
            </w:tcPrChange>
          </w:tcPr>
          <w:p w14:paraId="16BB94CC" w14:textId="77777777" w:rsidR="006C37C2" w:rsidRPr="00D82A73" w:rsidRDefault="006C37C2" w:rsidP="0026766E"/>
        </w:tc>
        <w:tc>
          <w:tcPr>
            <w:tcW w:w="1260" w:type="dxa"/>
            <w:shd w:val="clear" w:color="auto" w:fill="auto"/>
            <w:tcPrChange w:id="4984" w:author="Jarno Nieminen" w:date="2014-06-11T12:40:00Z">
              <w:tcPr>
                <w:tcW w:w="1260" w:type="dxa"/>
                <w:shd w:val="clear" w:color="auto" w:fill="auto"/>
              </w:tcPr>
            </w:tcPrChange>
          </w:tcPr>
          <w:p w14:paraId="35482695" w14:textId="77777777" w:rsidR="006C37C2" w:rsidRPr="00D82A73" w:rsidRDefault="006C37C2" w:rsidP="0026766E"/>
        </w:tc>
        <w:tc>
          <w:tcPr>
            <w:tcW w:w="4867" w:type="dxa"/>
            <w:shd w:val="clear" w:color="auto" w:fill="auto"/>
            <w:tcPrChange w:id="4985" w:author="Jarno Nieminen" w:date="2014-06-11T12:40:00Z">
              <w:tcPr>
                <w:tcW w:w="4867" w:type="dxa"/>
                <w:shd w:val="clear" w:color="auto" w:fill="auto"/>
              </w:tcPr>
            </w:tcPrChange>
          </w:tcPr>
          <w:p w14:paraId="2BFCFF1E" w14:textId="77777777" w:rsidR="006C37C2" w:rsidRPr="00D82A73" w:rsidRDefault="006C37C2" w:rsidP="0026766E"/>
        </w:tc>
        <w:tc>
          <w:tcPr>
            <w:tcW w:w="1134" w:type="dxa"/>
            <w:shd w:val="clear" w:color="auto" w:fill="auto"/>
            <w:tcPrChange w:id="4986" w:author="Jarno Nieminen" w:date="2014-06-11T12:40:00Z">
              <w:tcPr>
                <w:tcW w:w="1134" w:type="dxa"/>
                <w:shd w:val="clear" w:color="auto" w:fill="auto"/>
              </w:tcPr>
            </w:tcPrChange>
          </w:tcPr>
          <w:p w14:paraId="23D3E556" w14:textId="77777777" w:rsidR="006C37C2" w:rsidRPr="00D82A73" w:rsidRDefault="006C37C2" w:rsidP="0026766E"/>
        </w:tc>
      </w:tr>
      <w:tr w:rsidR="006C37C2" w:rsidRPr="00D82A73" w14:paraId="0C04BF99" w14:textId="77777777" w:rsidTr="0026766E">
        <w:tc>
          <w:tcPr>
            <w:tcW w:w="2628" w:type="dxa"/>
            <w:shd w:val="clear" w:color="auto" w:fill="auto"/>
            <w:tcPrChange w:id="4987" w:author="Jarno Nieminen" w:date="2014-06-11T12:40:00Z">
              <w:tcPr>
                <w:tcW w:w="2628" w:type="dxa"/>
                <w:shd w:val="clear" w:color="auto" w:fill="auto"/>
              </w:tcPr>
            </w:tcPrChange>
          </w:tcPr>
          <w:p w14:paraId="2EE50FF6" w14:textId="77777777" w:rsidR="006C37C2" w:rsidRPr="00D82A73" w:rsidRDefault="006C37C2" w:rsidP="0026766E">
            <w:pPr>
              <w:rPr>
                <w:i/>
              </w:rPr>
            </w:pPr>
            <w:r w:rsidRPr="00D82A73">
              <w:rPr>
                <w:i/>
              </w:rPr>
              <w:t>Svar</w:t>
            </w:r>
          </w:p>
        </w:tc>
        <w:tc>
          <w:tcPr>
            <w:tcW w:w="1260" w:type="dxa"/>
            <w:shd w:val="clear" w:color="auto" w:fill="auto"/>
            <w:tcPrChange w:id="4988" w:author="Jarno Nieminen" w:date="2014-06-11T12:40:00Z">
              <w:tcPr>
                <w:tcW w:w="1260" w:type="dxa"/>
                <w:shd w:val="clear" w:color="auto" w:fill="auto"/>
              </w:tcPr>
            </w:tcPrChange>
          </w:tcPr>
          <w:p w14:paraId="24A221AB" w14:textId="77777777" w:rsidR="006C37C2" w:rsidRPr="00D82A73" w:rsidRDefault="006C37C2" w:rsidP="0026766E"/>
        </w:tc>
        <w:tc>
          <w:tcPr>
            <w:tcW w:w="4867" w:type="dxa"/>
            <w:shd w:val="clear" w:color="auto" w:fill="auto"/>
            <w:tcPrChange w:id="4989" w:author="Jarno Nieminen" w:date="2014-06-11T12:40:00Z">
              <w:tcPr>
                <w:tcW w:w="4867" w:type="dxa"/>
                <w:shd w:val="clear" w:color="auto" w:fill="auto"/>
              </w:tcPr>
            </w:tcPrChange>
          </w:tcPr>
          <w:p w14:paraId="7AF253AA" w14:textId="77777777" w:rsidR="006C37C2" w:rsidRPr="00D82A73" w:rsidRDefault="006C37C2" w:rsidP="0026766E"/>
        </w:tc>
        <w:tc>
          <w:tcPr>
            <w:tcW w:w="1134" w:type="dxa"/>
            <w:shd w:val="clear" w:color="auto" w:fill="auto"/>
            <w:tcPrChange w:id="4990" w:author="Jarno Nieminen" w:date="2014-06-11T12:40:00Z">
              <w:tcPr>
                <w:tcW w:w="1134" w:type="dxa"/>
                <w:shd w:val="clear" w:color="auto" w:fill="auto"/>
              </w:tcPr>
            </w:tcPrChange>
          </w:tcPr>
          <w:p w14:paraId="3D80A9F4" w14:textId="77777777" w:rsidR="006C37C2" w:rsidRPr="00D82A73" w:rsidRDefault="006C37C2" w:rsidP="0026766E"/>
        </w:tc>
      </w:tr>
      <w:tr w:rsidR="006C37C2" w:rsidRPr="00D82A73" w14:paraId="5218F5B6" w14:textId="77777777" w:rsidTr="0026766E">
        <w:tc>
          <w:tcPr>
            <w:tcW w:w="2628" w:type="dxa"/>
            <w:shd w:val="clear" w:color="auto" w:fill="auto"/>
            <w:tcPrChange w:id="4991" w:author="Jarno Nieminen" w:date="2014-06-11T12:40:00Z">
              <w:tcPr>
                <w:tcW w:w="2628" w:type="dxa"/>
                <w:shd w:val="clear" w:color="auto" w:fill="auto"/>
              </w:tcPr>
            </w:tcPrChange>
          </w:tcPr>
          <w:p w14:paraId="2D370EC6" w14:textId="77777777" w:rsidR="006C37C2" w:rsidRPr="00D82A73" w:rsidRDefault="006C37C2" w:rsidP="0026766E">
            <w:pPr>
              <w:rPr>
                <w:b/>
              </w:rPr>
            </w:pPr>
            <w:r w:rsidRPr="00D82A73">
              <w:t>ResultCode</w:t>
            </w:r>
          </w:p>
        </w:tc>
        <w:tc>
          <w:tcPr>
            <w:tcW w:w="1260" w:type="dxa"/>
            <w:shd w:val="clear" w:color="auto" w:fill="auto"/>
            <w:tcPrChange w:id="4992" w:author="Jarno Nieminen" w:date="2014-06-11T12:40:00Z">
              <w:tcPr>
                <w:tcW w:w="1260" w:type="dxa"/>
                <w:shd w:val="clear" w:color="auto" w:fill="auto"/>
              </w:tcPr>
            </w:tcPrChange>
          </w:tcPr>
          <w:p w14:paraId="343E92A1" w14:textId="77777777" w:rsidR="006C37C2" w:rsidRPr="00D82A73" w:rsidRDefault="006C37C2" w:rsidP="0026766E">
            <w:pPr>
              <w:rPr>
                <w:b/>
              </w:rPr>
            </w:pPr>
            <w:r w:rsidRPr="00D82A73">
              <w:t>ResultCodeEnumType</w:t>
            </w:r>
          </w:p>
        </w:tc>
        <w:tc>
          <w:tcPr>
            <w:tcW w:w="4867" w:type="dxa"/>
            <w:shd w:val="clear" w:color="auto" w:fill="auto"/>
            <w:tcPrChange w:id="4993" w:author="Jarno Nieminen" w:date="2014-06-11T12:40:00Z">
              <w:tcPr>
                <w:tcW w:w="4867" w:type="dxa"/>
                <w:shd w:val="clear" w:color="auto" w:fill="auto"/>
              </w:tcPr>
            </w:tcPrChange>
          </w:tcPr>
          <w:p w14:paraId="5F8BF604" w14:textId="77777777" w:rsidR="006C37C2" w:rsidRPr="00D82A73" w:rsidRDefault="006C37C2" w:rsidP="0026766E">
            <w:pPr>
              <w:rPr>
                <w:b/>
              </w:rPr>
            </w:pPr>
            <w:r w:rsidRPr="00D82A73">
              <w:t>Signalera status på operationen (gick det bra/uppstod fel).</w:t>
            </w:r>
          </w:p>
        </w:tc>
        <w:tc>
          <w:tcPr>
            <w:tcW w:w="1134" w:type="dxa"/>
            <w:shd w:val="clear" w:color="auto" w:fill="auto"/>
            <w:tcPrChange w:id="4994" w:author="Jarno Nieminen" w:date="2014-06-11T12:40:00Z">
              <w:tcPr>
                <w:tcW w:w="1134" w:type="dxa"/>
                <w:shd w:val="clear" w:color="auto" w:fill="auto"/>
              </w:tcPr>
            </w:tcPrChange>
          </w:tcPr>
          <w:p w14:paraId="1769D4E4" w14:textId="77777777" w:rsidR="006C37C2" w:rsidRPr="00D82A73" w:rsidRDefault="006C37C2" w:rsidP="0026766E">
            <w:pPr>
              <w:rPr>
                <w:b/>
              </w:rPr>
            </w:pPr>
            <w:r w:rsidRPr="00D82A73">
              <w:t>1..1</w:t>
            </w:r>
          </w:p>
        </w:tc>
      </w:tr>
      <w:tr w:rsidR="006C37C2" w:rsidRPr="00D82A73" w14:paraId="03106FFD" w14:textId="77777777" w:rsidTr="0026766E">
        <w:tc>
          <w:tcPr>
            <w:tcW w:w="2628" w:type="dxa"/>
            <w:shd w:val="clear" w:color="auto" w:fill="auto"/>
            <w:tcPrChange w:id="4995" w:author="Jarno Nieminen" w:date="2014-06-11T12:40:00Z">
              <w:tcPr>
                <w:tcW w:w="2628" w:type="dxa"/>
                <w:shd w:val="clear" w:color="auto" w:fill="auto"/>
              </w:tcPr>
            </w:tcPrChange>
          </w:tcPr>
          <w:p w14:paraId="22971A84" w14:textId="77777777" w:rsidR="006C37C2" w:rsidRPr="00D82A73" w:rsidRDefault="006C37C2" w:rsidP="0026766E">
            <w:r w:rsidRPr="00D82A73">
              <w:lastRenderedPageBreak/>
              <w:t>Comment</w:t>
            </w:r>
          </w:p>
        </w:tc>
        <w:tc>
          <w:tcPr>
            <w:tcW w:w="1260" w:type="dxa"/>
            <w:shd w:val="clear" w:color="auto" w:fill="auto"/>
            <w:tcPrChange w:id="4996" w:author="Jarno Nieminen" w:date="2014-06-11T12:40:00Z">
              <w:tcPr>
                <w:tcW w:w="1260" w:type="dxa"/>
                <w:shd w:val="clear" w:color="auto" w:fill="auto"/>
              </w:tcPr>
            </w:tcPrChange>
          </w:tcPr>
          <w:p w14:paraId="19E0F3CD" w14:textId="77777777" w:rsidR="006C37C2" w:rsidRPr="00D82A73" w:rsidRDefault="006C37C2" w:rsidP="0026766E"/>
        </w:tc>
        <w:tc>
          <w:tcPr>
            <w:tcW w:w="4867" w:type="dxa"/>
            <w:shd w:val="clear" w:color="auto" w:fill="auto"/>
            <w:tcPrChange w:id="4997" w:author="Jarno Nieminen" w:date="2014-06-11T12:40:00Z">
              <w:tcPr>
                <w:tcW w:w="4867" w:type="dxa"/>
                <w:shd w:val="clear" w:color="auto" w:fill="auto"/>
              </w:tcPr>
            </w:tcPrChange>
          </w:tcPr>
          <w:p w14:paraId="65F5BBA3" w14:textId="77777777" w:rsidR="006C37C2" w:rsidRPr="00D82A73" w:rsidRDefault="006C37C2" w:rsidP="0026766E">
            <w:r w:rsidRPr="00D82A73">
              <w:t>Attribut för felsignalering. Skall kunna visas för slutanvändaren.</w:t>
            </w:r>
          </w:p>
        </w:tc>
        <w:tc>
          <w:tcPr>
            <w:tcW w:w="1134" w:type="dxa"/>
            <w:shd w:val="clear" w:color="auto" w:fill="auto"/>
            <w:tcPrChange w:id="4998" w:author="Jarno Nieminen" w:date="2014-06-11T12:40:00Z">
              <w:tcPr>
                <w:tcW w:w="1134" w:type="dxa"/>
                <w:shd w:val="clear" w:color="auto" w:fill="auto"/>
              </w:tcPr>
            </w:tcPrChange>
          </w:tcPr>
          <w:p w14:paraId="1F2C56F3" w14:textId="77777777" w:rsidR="006C37C2" w:rsidRPr="00D82A73" w:rsidRDefault="006C37C2" w:rsidP="0026766E">
            <w:r w:rsidRPr="00D82A73">
              <w:t>0..1</w:t>
            </w:r>
          </w:p>
        </w:tc>
      </w:tr>
    </w:tbl>
    <w:p w14:paraId="28A4E9DE" w14:textId="77777777" w:rsidR="006C37C2" w:rsidRPr="00D82A73" w:rsidRDefault="006C37C2" w:rsidP="006C37C2"/>
    <w:p w14:paraId="59ACC2E4" w14:textId="77777777" w:rsidR="006C37C2" w:rsidRPr="00D82A73" w:rsidRDefault="006C37C2" w:rsidP="006C37C2">
      <w:pPr>
        <w:pStyle w:val="Heading2"/>
      </w:pPr>
      <w:bookmarkStart w:id="4999" w:name="_Toc258862195"/>
      <w:bookmarkStart w:id="5000" w:name="_Toc386458170"/>
      <w:bookmarkStart w:id="5001" w:name="_Toc390253726"/>
      <w:r w:rsidRPr="00D82A73">
        <w:t>Regler</w:t>
      </w:r>
      <w:bookmarkEnd w:id="4999"/>
      <w:bookmarkEnd w:id="5000"/>
      <w:bookmarkEnd w:id="5001"/>
      <w:r w:rsidRPr="00D82A73">
        <w:t xml:space="preserve"> </w:t>
      </w:r>
    </w:p>
    <w:p w14:paraId="53BD7C1E" w14:textId="77777777" w:rsidR="006C37C2" w:rsidRPr="00D82A73" w:rsidRDefault="006C37C2" w:rsidP="006C37C2">
      <w:pPr>
        <w:pStyle w:val="Heading3"/>
      </w:pPr>
      <w:bookmarkStart w:id="5002" w:name="_Toc258862196"/>
      <w:bookmarkStart w:id="5003" w:name="_Toc386458171"/>
      <w:bookmarkStart w:id="5004" w:name="_Toc390253727"/>
      <w:r w:rsidRPr="00D82A73">
        <w:t>Begäran</w:t>
      </w:r>
      <w:bookmarkEnd w:id="5002"/>
      <w:bookmarkEnd w:id="5003"/>
      <w:bookmarkEnd w:id="5004"/>
    </w:p>
    <w:p w14:paraId="274F7C31" w14:textId="77777777" w:rsidR="006C37C2" w:rsidRPr="00D82A73" w:rsidRDefault="006C37C2" w:rsidP="006C37C2">
      <w:r w:rsidRPr="00D82A73">
        <w:t>Tjänsteproducenten validerar begäran enligt regler som specificerats i per attribut ovan.</w:t>
      </w:r>
    </w:p>
    <w:p w14:paraId="2F5C2FDB" w14:textId="77777777" w:rsidR="006C37C2" w:rsidRPr="00D82A73" w:rsidRDefault="006C37C2" w:rsidP="004F0033">
      <w:pPr>
        <w:numPr>
          <w:ilvl w:val="0"/>
          <w:numId w:val="37"/>
        </w:numPr>
        <w:spacing w:line="240" w:lineRule="auto"/>
      </w:pPr>
      <w:r w:rsidRPr="00D82A73">
        <w:t>Endast formulär som har FormStatus ”</w:t>
      </w:r>
      <w:r w:rsidRPr="00D82A73">
        <w:rPr>
          <w:b/>
        </w:rPr>
        <w:t>PENDING_COMPLETE</w:t>
      </w:r>
      <w:r w:rsidRPr="00D82A73">
        <w:t xml:space="preserve">” kan använda tjänsten. </w:t>
      </w:r>
    </w:p>
    <w:p w14:paraId="7EA4A60B" w14:textId="77777777" w:rsidR="006C37C2" w:rsidRPr="00D82A73" w:rsidRDefault="006C37C2" w:rsidP="006C37C2">
      <w:pPr>
        <w:pStyle w:val="Heading3"/>
      </w:pPr>
      <w:bookmarkStart w:id="5005" w:name="_Toc258862197"/>
      <w:bookmarkStart w:id="5006" w:name="_Toc386458172"/>
      <w:bookmarkStart w:id="5007" w:name="_Toc390253728"/>
      <w:r w:rsidRPr="00D82A73">
        <w:t>Svar</w:t>
      </w:r>
      <w:bookmarkEnd w:id="5005"/>
      <w:bookmarkEnd w:id="5006"/>
      <w:bookmarkEnd w:id="5007"/>
    </w:p>
    <w:p w14:paraId="0D82EAC3" w14:textId="77777777" w:rsidR="006C37C2" w:rsidRPr="00D82A73" w:rsidRDefault="006C37C2" w:rsidP="006C37C2">
      <w:r w:rsidRPr="00D82A73">
        <w:t>Sökresultatet framställs genom att svaret begränsas av de värden som angivits i begäran.</w:t>
      </w:r>
    </w:p>
    <w:p w14:paraId="7274EA91" w14:textId="77777777" w:rsidR="006C37C2" w:rsidRPr="00D82A73" w:rsidRDefault="006C37C2" w:rsidP="006C37C2"/>
    <w:p w14:paraId="0A57B191" w14:textId="77777777" w:rsidR="006C37C2" w:rsidRPr="00D82A73" w:rsidRDefault="006C37C2" w:rsidP="006C37C2">
      <w:r w:rsidRPr="00D82A73">
        <w:t xml:space="preserve">Vid  </w:t>
      </w:r>
      <w:r w:rsidRPr="00D82A73">
        <w:rPr>
          <w:b/>
        </w:rPr>
        <w:t>SaveForm</w:t>
      </w:r>
      <w:r w:rsidRPr="00D82A73">
        <w:t xml:space="preserve"> skall producerandesystem validera begäran. Vid valideringsfel meddelas användaren fel via ”resultCode”. </w:t>
      </w:r>
    </w:p>
    <w:p w14:paraId="6143C8F0" w14:textId="77777777" w:rsidR="006C37C2" w:rsidRPr="00D82A73" w:rsidRDefault="006C37C2" w:rsidP="006C37C2"/>
    <w:p w14:paraId="0080810C" w14:textId="77777777" w:rsidR="006C37C2" w:rsidRPr="00D82A73" w:rsidRDefault="006C37C2" w:rsidP="006C37C2">
      <w:pPr>
        <w:pStyle w:val="Heading2"/>
      </w:pPr>
      <w:bookmarkStart w:id="5008" w:name="_Toc258862198"/>
      <w:bookmarkStart w:id="5009" w:name="_Toc386458173"/>
      <w:bookmarkStart w:id="5010" w:name="_Toc390253729"/>
      <w:r w:rsidRPr="00D82A73">
        <w:t>Tjänsteinteraktion</w:t>
      </w:r>
      <w:bookmarkEnd w:id="5008"/>
      <w:bookmarkEnd w:id="5009"/>
      <w:bookmarkEnd w:id="5010"/>
    </w:p>
    <w:p w14:paraId="5CE36560" w14:textId="77777777" w:rsidR="006C37C2" w:rsidRPr="00D82A73" w:rsidRDefault="006C37C2" w:rsidP="004F0033">
      <w:pPr>
        <w:numPr>
          <w:ilvl w:val="0"/>
          <w:numId w:val="40"/>
        </w:numPr>
        <w:spacing w:line="240" w:lineRule="auto"/>
      </w:pPr>
      <w:r w:rsidRPr="00D82A73">
        <w:t>SaveFormInteraction</w:t>
      </w:r>
    </w:p>
    <w:p w14:paraId="1AB500AD" w14:textId="77777777" w:rsidR="006C37C2" w:rsidRPr="00D82A73" w:rsidRDefault="006C37C2" w:rsidP="006C37C2"/>
    <w:p w14:paraId="2CE7A1E6" w14:textId="77777777" w:rsidR="006C37C2" w:rsidRPr="00D82A73" w:rsidRDefault="006C37C2" w:rsidP="006C37C2"/>
    <w:p w14:paraId="4D3ABF1C" w14:textId="77777777" w:rsidR="006C37C2" w:rsidRPr="00D82A73" w:rsidRDefault="006C37C2" w:rsidP="006C37C2"/>
    <w:p w14:paraId="61C264BE" w14:textId="77777777" w:rsidR="006C37C2" w:rsidRPr="00D82A73" w:rsidRDefault="006C37C2" w:rsidP="006C37C2"/>
    <w:p w14:paraId="077839D6" w14:textId="77777777" w:rsidR="00D70633" w:rsidRDefault="00D70633">
      <w:pPr>
        <w:spacing w:line="240" w:lineRule="auto"/>
        <w:rPr>
          <w:ins w:id="5011" w:author="Jarno Nieminen" w:date="2014-06-11T12:40:00Z"/>
          <w:rFonts w:eastAsia="Times New Roman"/>
          <w:bCs/>
          <w:sz w:val="30"/>
          <w:szCs w:val="28"/>
        </w:rPr>
      </w:pPr>
      <w:bookmarkStart w:id="5012" w:name="_Toc258862199"/>
      <w:bookmarkStart w:id="5013" w:name="_Toc386458174"/>
      <w:ins w:id="5014" w:author="Jarno Nieminen" w:date="2014-06-11T12:40:00Z">
        <w:r>
          <w:br w:type="page"/>
        </w:r>
      </w:ins>
    </w:p>
    <w:p w14:paraId="799FC97A" w14:textId="068A6CAF" w:rsidR="006C37C2" w:rsidRPr="00D82A73" w:rsidRDefault="006C37C2" w:rsidP="006C37C2">
      <w:pPr>
        <w:pStyle w:val="Heading1"/>
      </w:pPr>
      <w:bookmarkStart w:id="5015" w:name="_Toc390253730"/>
      <w:r w:rsidRPr="00D82A73">
        <w:lastRenderedPageBreak/>
        <w:t>Tjänstekontrakt CancelForm</w:t>
      </w:r>
      <w:bookmarkEnd w:id="5012"/>
      <w:bookmarkEnd w:id="5013"/>
      <w:bookmarkEnd w:id="5015"/>
      <w:r w:rsidRPr="00D82A73">
        <w:t xml:space="preserve"> </w:t>
      </w:r>
    </w:p>
    <w:p w14:paraId="02014236" w14:textId="77777777" w:rsidR="006C37C2" w:rsidRPr="00D82A73" w:rsidRDefault="006C37C2" w:rsidP="006C37C2">
      <w:r w:rsidRPr="00D82A73">
        <w:t>Tjänsten används för att avbryta/radera formulär.</w:t>
      </w:r>
      <w:r>
        <w:t xml:space="preserve"> Tjänsten användas av tjänsteproducent (e-tjänst eller verksamhetssystem).</w:t>
      </w:r>
    </w:p>
    <w:p w14:paraId="0555D2E2" w14:textId="77777777" w:rsidR="006C37C2" w:rsidRPr="00D82A73" w:rsidRDefault="006C37C2" w:rsidP="004F0033">
      <w:pPr>
        <w:numPr>
          <w:ilvl w:val="0"/>
          <w:numId w:val="42"/>
        </w:numPr>
        <w:spacing w:line="240" w:lineRule="auto"/>
      </w:pPr>
      <w:r w:rsidRPr="00D82A73">
        <w:t>Pågående (ONGOING, PENDING_COMPLETION) formulär kan raderas på användarens begäran.</w:t>
      </w:r>
    </w:p>
    <w:p w14:paraId="4887E399" w14:textId="77777777" w:rsidR="006C37C2" w:rsidRPr="00D82A73" w:rsidRDefault="006C37C2" w:rsidP="004F0033">
      <w:pPr>
        <w:numPr>
          <w:ilvl w:val="0"/>
          <w:numId w:val="42"/>
        </w:numPr>
        <w:spacing w:line="240" w:lineRule="auto"/>
      </w:pPr>
      <w:r w:rsidRPr="00D82A73">
        <w:t>Ett avslutat formulär (SaveForm har anropats) behöver inte automatiskt raderas. Anropet skall i detta fall ses som en begäran om rader</w:t>
      </w:r>
      <w:r>
        <w:t>i</w:t>
      </w:r>
      <w:r w:rsidRPr="00D82A73">
        <w:t xml:space="preserve">ng. </w:t>
      </w:r>
    </w:p>
    <w:p w14:paraId="20333798" w14:textId="77777777" w:rsidR="006C37C2" w:rsidRPr="00D82A73" w:rsidRDefault="006C37C2" w:rsidP="004F0033">
      <w:pPr>
        <w:numPr>
          <w:ilvl w:val="1"/>
          <w:numId w:val="42"/>
        </w:numPr>
        <w:spacing w:line="240" w:lineRule="auto"/>
      </w:pPr>
      <w:r w:rsidRPr="00D82A73">
        <w:t>Lokala verksamhetsregler gäller.</w:t>
      </w:r>
    </w:p>
    <w:p w14:paraId="60E8C66E" w14:textId="77777777" w:rsidR="006C37C2" w:rsidRPr="00D82A73" w:rsidRDefault="006C37C2" w:rsidP="006C37C2">
      <w:pPr>
        <w:rPr>
          <w:i/>
          <w:rPrChange w:id="5016" w:author="Jarno Nieminen" w:date="2014-06-11T12:40:00Z">
            <w:rPr/>
          </w:rPrChange>
        </w:rPr>
      </w:pPr>
    </w:p>
    <w:p w14:paraId="34E273A6" w14:textId="77777777" w:rsidR="00A1023C" w:rsidRPr="00D82A73" w:rsidRDefault="00A1023C" w:rsidP="00A1023C">
      <w:pPr>
        <w:rPr>
          <w:del w:id="5017" w:author="Jarno Nieminen" w:date="2014-06-11T12:40:00Z"/>
          <w:i/>
        </w:rPr>
      </w:pPr>
      <w:bookmarkStart w:id="5018" w:name="_Toc258862200"/>
      <w:bookmarkStart w:id="5019" w:name="_Toc386458175"/>
      <w:bookmarkStart w:id="5020" w:name="_Toc390253731"/>
    </w:p>
    <w:p w14:paraId="5D115F86" w14:textId="77777777" w:rsidR="006C37C2" w:rsidRPr="00D82A73" w:rsidRDefault="006C37C2" w:rsidP="006C37C2">
      <w:pPr>
        <w:pStyle w:val="Heading2"/>
      </w:pPr>
      <w:r w:rsidRPr="00D82A73">
        <w:t>Frivillighet</w:t>
      </w:r>
      <w:bookmarkEnd w:id="5018"/>
      <w:bookmarkEnd w:id="5019"/>
      <w:bookmarkEnd w:id="5020"/>
    </w:p>
    <w:p w14:paraId="7E8A714A" w14:textId="77777777" w:rsidR="006C37C2" w:rsidRPr="00D82A73" w:rsidRDefault="006C37C2" w:rsidP="006C37C2">
      <w:r w:rsidRPr="00D82A73">
        <w:t xml:space="preserve">Obligatoriskt </w:t>
      </w:r>
    </w:p>
    <w:p w14:paraId="20292D61" w14:textId="77777777" w:rsidR="006C37C2" w:rsidRPr="00D82A73" w:rsidRDefault="006C37C2" w:rsidP="006C37C2">
      <w:pPr>
        <w:pStyle w:val="Heading2"/>
      </w:pPr>
      <w:bookmarkStart w:id="5021" w:name="_Toc258862201"/>
      <w:bookmarkStart w:id="5022" w:name="_Toc386458176"/>
      <w:bookmarkStart w:id="5023" w:name="_Toc390253732"/>
      <w:r w:rsidRPr="00D82A73">
        <w:t>Version</w:t>
      </w:r>
      <w:bookmarkEnd w:id="5021"/>
      <w:bookmarkEnd w:id="5022"/>
      <w:bookmarkEnd w:id="5023"/>
    </w:p>
    <w:p w14:paraId="66BEA1B3" w14:textId="77777777" w:rsidR="006C37C2" w:rsidRPr="00D82A73" w:rsidRDefault="006C37C2" w:rsidP="006C37C2">
      <w:r w:rsidRPr="00D82A73">
        <w:t>2.0</w:t>
      </w:r>
    </w:p>
    <w:p w14:paraId="3A4E4A76" w14:textId="77777777" w:rsidR="006C37C2" w:rsidRPr="00D82A73" w:rsidRDefault="006C37C2" w:rsidP="006C37C2">
      <w:pPr>
        <w:pStyle w:val="Heading2"/>
      </w:pPr>
      <w:bookmarkStart w:id="5024" w:name="_Toc258862202"/>
      <w:bookmarkStart w:id="5025" w:name="_Toc386458177"/>
      <w:bookmarkStart w:id="5026" w:name="_Toc390253733"/>
      <w:r w:rsidRPr="00D82A73">
        <w:t>Tjänstens signatur</w:t>
      </w:r>
      <w:bookmarkEnd w:id="5024"/>
      <w:bookmarkEnd w:id="5025"/>
      <w:bookmarkEnd w:id="5026"/>
    </w:p>
    <w:p w14:paraId="688B6310" w14:textId="77777777" w:rsidR="006C37C2" w:rsidRPr="00D82A73" w:rsidRDefault="006C37C2" w:rsidP="006C37C2">
      <w:r w:rsidRPr="00D82A73">
        <w:t>Request</w:t>
      </w:r>
    </w:p>
    <w:p w14:paraId="4664409E" w14:textId="77777777" w:rsidR="006C37C2" w:rsidRPr="00D82A73" w:rsidRDefault="006C37C2" w:rsidP="004F0033">
      <w:pPr>
        <w:numPr>
          <w:ilvl w:val="0"/>
          <w:numId w:val="38"/>
        </w:numPr>
        <w:spacing w:line="240" w:lineRule="auto"/>
      </w:pPr>
      <w:r w:rsidRPr="00D82A73">
        <w:t>FormID [1..1]</w:t>
      </w:r>
    </w:p>
    <w:p w14:paraId="0F0FC525" w14:textId="77777777" w:rsidR="006C37C2" w:rsidRPr="00D82A73" w:rsidRDefault="006C37C2" w:rsidP="004F0033">
      <w:pPr>
        <w:numPr>
          <w:ilvl w:val="0"/>
          <w:numId w:val="38"/>
        </w:numPr>
        <w:spacing w:line="240" w:lineRule="auto"/>
      </w:pPr>
      <w:r w:rsidRPr="00D82A73">
        <w:t>subjectOfCare [0..1]</w:t>
      </w:r>
    </w:p>
    <w:p w14:paraId="6B0AC473" w14:textId="77777777" w:rsidR="006C37C2" w:rsidRPr="00D82A73" w:rsidRDefault="006C37C2" w:rsidP="006C37C2">
      <w:r w:rsidRPr="00D82A73">
        <w:t>Response</w:t>
      </w:r>
    </w:p>
    <w:p w14:paraId="171F6FD5" w14:textId="77777777" w:rsidR="006C37C2" w:rsidRPr="00D82A73" w:rsidRDefault="006C37C2" w:rsidP="004F0033">
      <w:pPr>
        <w:numPr>
          <w:ilvl w:val="0"/>
          <w:numId w:val="39"/>
        </w:numPr>
        <w:spacing w:line="240" w:lineRule="auto"/>
      </w:pPr>
      <w:r w:rsidRPr="00D82A73">
        <w:t>ResultCode [1..1]</w:t>
      </w:r>
    </w:p>
    <w:p w14:paraId="2C120231" w14:textId="77777777" w:rsidR="006C37C2" w:rsidRPr="00D82A73" w:rsidRDefault="006C37C2" w:rsidP="004F0033">
      <w:pPr>
        <w:numPr>
          <w:ilvl w:val="0"/>
          <w:numId w:val="39"/>
        </w:numPr>
        <w:spacing w:line="240" w:lineRule="auto"/>
      </w:pPr>
      <w:r w:rsidRPr="00D82A73">
        <w:t>Comment [0..1]</w:t>
      </w:r>
    </w:p>
    <w:p w14:paraId="49EAD40A" w14:textId="77777777" w:rsidR="006C37C2" w:rsidRPr="00D82A73" w:rsidRDefault="006C37C2" w:rsidP="006C37C2">
      <w:pPr>
        <w:ind w:left="720"/>
      </w:pPr>
    </w:p>
    <w:p w14:paraId="50D54CFD" w14:textId="77777777" w:rsidR="006C37C2" w:rsidRPr="00D82A73" w:rsidRDefault="006C37C2" w:rsidP="006C37C2">
      <w:pPr>
        <w:pStyle w:val="Heading3"/>
      </w:pPr>
      <w:bookmarkStart w:id="5027" w:name="_Toc386458178"/>
      <w:bookmarkStart w:id="5028" w:name="_Toc390253734"/>
      <w:r w:rsidRPr="00D82A73">
        <w:t>Begäran (Request) och Svar (Response)</w:t>
      </w:r>
      <w:bookmarkEnd w:id="5027"/>
      <w:bookmarkEnd w:id="502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029"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5030">
          <w:tblGrid>
            <w:gridCol w:w="2628"/>
            <w:gridCol w:w="1260"/>
            <w:gridCol w:w="4867"/>
            <w:gridCol w:w="1134"/>
          </w:tblGrid>
        </w:tblGridChange>
      </w:tblGrid>
      <w:tr w:rsidR="006C37C2" w:rsidRPr="00D82A73" w14:paraId="6CE4DAAE" w14:textId="77777777" w:rsidTr="0026766E">
        <w:tc>
          <w:tcPr>
            <w:tcW w:w="2628" w:type="dxa"/>
            <w:shd w:val="clear" w:color="auto" w:fill="auto"/>
            <w:tcPrChange w:id="5031" w:author="Jarno Nieminen" w:date="2014-06-11T12:40:00Z">
              <w:tcPr>
                <w:tcW w:w="2628" w:type="dxa"/>
                <w:shd w:val="clear" w:color="auto" w:fill="auto"/>
              </w:tcPr>
            </w:tcPrChange>
          </w:tcPr>
          <w:p w14:paraId="21F75915" w14:textId="77777777" w:rsidR="006C37C2" w:rsidRPr="00D82A73" w:rsidRDefault="006C37C2" w:rsidP="0026766E">
            <w:pPr>
              <w:rPr>
                <w:b/>
              </w:rPr>
            </w:pPr>
            <w:r w:rsidRPr="00D82A73">
              <w:rPr>
                <w:b/>
              </w:rPr>
              <w:t>Attribut</w:t>
            </w:r>
          </w:p>
        </w:tc>
        <w:tc>
          <w:tcPr>
            <w:tcW w:w="1260" w:type="dxa"/>
            <w:shd w:val="clear" w:color="auto" w:fill="auto"/>
            <w:tcPrChange w:id="5032" w:author="Jarno Nieminen" w:date="2014-06-11T12:40:00Z">
              <w:tcPr>
                <w:tcW w:w="1260" w:type="dxa"/>
                <w:shd w:val="clear" w:color="auto" w:fill="auto"/>
              </w:tcPr>
            </w:tcPrChange>
          </w:tcPr>
          <w:p w14:paraId="292145EF" w14:textId="77777777" w:rsidR="006C37C2" w:rsidRPr="00D82A73" w:rsidRDefault="006C37C2" w:rsidP="0026766E">
            <w:pPr>
              <w:rPr>
                <w:b/>
              </w:rPr>
            </w:pPr>
            <w:r w:rsidRPr="00D82A73">
              <w:rPr>
                <w:b/>
              </w:rPr>
              <w:t>Typ</w:t>
            </w:r>
          </w:p>
        </w:tc>
        <w:tc>
          <w:tcPr>
            <w:tcW w:w="4867" w:type="dxa"/>
            <w:shd w:val="clear" w:color="auto" w:fill="auto"/>
            <w:tcPrChange w:id="5033" w:author="Jarno Nieminen" w:date="2014-06-11T12:40:00Z">
              <w:tcPr>
                <w:tcW w:w="4867" w:type="dxa"/>
                <w:shd w:val="clear" w:color="auto" w:fill="auto"/>
              </w:tcPr>
            </w:tcPrChange>
          </w:tcPr>
          <w:p w14:paraId="7C84AA5A" w14:textId="77777777" w:rsidR="006C37C2" w:rsidRPr="00D82A73" w:rsidRDefault="006C37C2" w:rsidP="0026766E">
            <w:pPr>
              <w:rPr>
                <w:b/>
              </w:rPr>
            </w:pPr>
            <w:r w:rsidRPr="00D82A73">
              <w:rPr>
                <w:b/>
              </w:rPr>
              <w:t>Kommentar</w:t>
            </w:r>
          </w:p>
        </w:tc>
        <w:tc>
          <w:tcPr>
            <w:tcW w:w="1134" w:type="dxa"/>
            <w:shd w:val="clear" w:color="auto" w:fill="auto"/>
            <w:tcPrChange w:id="5034" w:author="Jarno Nieminen" w:date="2014-06-11T12:40:00Z">
              <w:tcPr>
                <w:tcW w:w="1134" w:type="dxa"/>
                <w:shd w:val="clear" w:color="auto" w:fill="auto"/>
              </w:tcPr>
            </w:tcPrChange>
          </w:tcPr>
          <w:p w14:paraId="0888384F" w14:textId="77777777" w:rsidR="006C37C2" w:rsidRPr="00D82A73" w:rsidRDefault="006C37C2" w:rsidP="0026766E">
            <w:pPr>
              <w:rPr>
                <w:b/>
              </w:rPr>
            </w:pPr>
            <w:r w:rsidRPr="00D82A73">
              <w:rPr>
                <w:b/>
              </w:rPr>
              <w:t>Kardi-nalitet</w:t>
            </w:r>
          </w:p>
        </w:tc>
      </w:tr>
      <w:tr w:rsidR="006C37C2" w:rsidRPr="00D82A73" w14:paraId="2996E26E" w14:textId="77777777" w:rsidTr="0026766E">
        <w:tc>
          <w:tcPr>
            <w:tcW w:w="2628" w:type="dxa"/>
            <w:shd w:val="clear" w:color="auto" w:fill="auto"/>
            <w:tcPrChange w:id="5035" w:author="Jarno Nieminen" w:date="2014-06-11T12:40:00Z">
              <w:tcPr>
                <w:tcW w:w="2628" w:type="dxa"/>
                <w:shd w:val="clear" w:color="auto" w:fill="auto"/>
              </w:tcPr>
            </w:tcPrChange>
          </w:tcPr>
          <w:p w14:paraId="22A636F4" w14:textId="77777777" w:rsidR="006C37C2" w:rsidRPr="00D82A73" w:rsidRDefault="006C37C2" w:rsidP="0026766E">
            <w:pPr>
              <w:rPr>
                <w:i/>
              </w:rPr>
            </w:pPr>
            <w:r w:rsidRPr="00D82A73">
              <w:rPr>
                <w:i/>
              </w:rPr>
              <w:t>Begäran</w:t>
            </w:r>
          </w:p>
        </w:tc>
        <w:tc>
          <w:tcPr>
            <w:tcW w:w="1260" w:type="dxa"/>
            <w:shd w:val="clear" w:color="auto" w:fill="auto"/>
            <w:tcPrChange w:id="5036" w:author="Jarno Nieminen" w:date="2014-06-11T12:40:00Z">
              <w:tcPr>
                <w:tcW w:w="1260" w:type="dxa"/>
                <w:shd w:val="clear" w:color="auto" w:fill="auto"/>
              </w:tcPr>
            </w:tcPrChange>
          </w:tcPr>
          <w:p w14:paraId="5D96FE4A" w14:textId="77777777" w:rsidR="006C37C2" w:rsidRPr="00D82A73" w:rsidRDefault="006C37C2" w:rsidP="0026766E"/>
        </w:tc>
        <w:tc>
          <w:tcPr>
            <w:tcW w:w="4867" w:type="dxa"/>
            <w:shd w:val="clear" w:color="auto" w:fill="auto"/>
            <w:tcPrChange w:id="5037" w:author="Jarno Nieminen" w:date="2014-06-11T12:40:00Z">
              <w:tcPr>
                <w:tcW w:w="4867" w:type="dxa"/>
                <w:shd w:val="clear" w:color="auto" w:fill="auto"/>
              </w:tcPr>
            </w:tcPrChange>
          </w:tcPr>
          <w:p w14:paraId="04A639F3" w14:textId="77777777" w:rsidR="006C37C2" w:rsidRPr="00D82A73" w:rsidRDefault="006C37C2" w:rsidP="0026766E"/>
        </w:tc>
        <w:tc>
          <w:tcPr>
            <w:tcW w:w="1134" w:type="dxa"/>
            <w:shd w:val="clear" w:color="auto" w:fill="auto"/>
            <w:tcPrChange w:id="5038" w:author="Jarno Nieminen" w:date="2014-06-11T12:40:00Z">
              <w:tcPr>
                <w:tcW w:w="1134" w:type="dxa"/>
                <w:shd w:val="clear" w:color="auto" w:fill="auto"/>
              </w:tcPr>
            </w:tcPrChange>
          </w:tcPr>
          <w:p w14:paraId="7809C351" w14:textId="77777777" w:rsidR="006C37C2" w:rsidRPr="00D82A73" w:rsidRDefault="006C37C2" w:rsidP="0026766E"/>
        </w:tc>
      </w:tr>
      <w:tr w:rsidR="006C37C2" w:rsidRPr="00D82A73" w14:paraId="1F9AAD26" w14:textId="77777777" w:rsidTr="0026766E">
        <w:tc>
          <w:tcPr>
            <w:tcW w:w="2628" w:type="dxa"/>
            <w:shd w:val="clear" w:color="auto" w:fill="auto"/>
            <w:tcPrChange w:id="5039" w:author="Jarno Nieminen" w:date="2014-06-11T12:40:00Z">
              <w:tcPr>
                <w:tcW w:w="2628" w:type="dxa"/>
                <w:shd w:val="clear" w:color="auto" w:fill="auto"/>
              </w:tcPr>
            </w:tcPrChange>
          </w:tcPr>
          <w:p w14:paraId="1C794DEF" w14:textId="77777777" w:rsidR="006C37C2" w:rsidRPr="00D82A73" w:rsidRDefault="006C37C2" w:rsidP="0026766E">
            <w:pPr>
              <w:rPr>
                <w:b/>
              </w:rPr>
            </w:pPr>
            <w:r w:rsidRPr="00D82A73">
              <w:t>FormID</w:t>
            </w:r>
          </w:p>
        </w:tc>
        <w:tc>
          <w:tcPr>
            <w:tcW w:w="1260" w:type="dxa"/>
            <w:shd w:val="clear" w:color="auto" w:fill="auto"/>
            <w:tcPrChange w:id="5040" w:author="Jarno Nieminen" w:date="2014-06-11T12:40:00Z">
              <w:tcPr>
                <w:tcW w:w="1260" w:type="dxa"/>
                <w:shd w:val="clear" w:color="auto" w:fill="auto"/>
              </w:tcPr>
            </w:tcPrChange>
          </w:tcPr>
          <w:p w14:paraId="74AF9799" w14:textId="77777777" w:rsidR="006C37C2" w:rsidRPr="00D82A73" w:rsidRDefault="006C37C2" w:rsidP="0026766E"/>
        </w:tc>
        <w:tc>
          <w:tcPr>
            <w:tcW w:w="4867" w:type="dxa"/>
            <w:shd w:val="clear" w:color="auto" w:fill="auto"/>
            <w:tcPrChange w:id="5041" w:author="Jarno Nieminen" w:date="2014-06-11T12:40:00Z">
              <w:tcPr>
                <w:tcW w:w="4867" w:type="dxa"/>
                <w:shd w:val="clear" w:color="auto" w:fill="auto"/>
              </w:tcPr>
            </w:tcPrChange>
          </w:tcPr>
          <w:p w14:paraId="0F57B741" w14:textId="77777777" w:rsidR="006C37C2" w:rsidRPr="00D82A73" w:rsidRDefault="006C37C2" w:rsidP="0026766E">
            <w:r w:rsidRPr="00D82A73">
              <w:t>Formulärets unika id.</w:t>
            </w:r>
          </w:p>
        </w:tc>
        <w:tc>
          <w:tcPr>
            <w:tcW w:w="1134" w:type="dxa"/>
            <w:shd w:val="clear" w:color="auto" w:fill="auto"/>
            <w:tcPrChange w:id="5042" w:author="Jarno Nieminen" w:date="2014-06-11T12:40:00Z">
              <w:tcPr>
                <w:tcW w:w="1134" w:type="dxa"/>
                <w:shd w:val="clear" w:color="auto" w:fill="auto"/>
              </w:tcPr>
            </w:tcPrChange>
          </w:tcPr>
          <w:p w14:paraId="331DF708" w14:textId="77777777" w:rsidR="006C37C2" w:rsidRPr="00D82A73" w:rsidRDefault="006C37C2" w:rsidP="0026766E">
            <w:pPr>
              <w:rPr>
                <w:b/>
              </w:rPr>
            </w:pPr>
            <w:r w:rsidRPr="00D82A73">
              <w:t>1..1</w:t>
            </w:r>
          </w:p>
        </w:tc>
      </w:tr>
      <w:tr w:rsidR="006C37C2" w:rsidRPr="00D82A73" w14:paraId="1509B560" w14:textId="77777777" w:rsidTr="0026766E">
        <w:tc>
          <w:tcPr>
            <w:tcW w:w="2628" w:type="dxa"/>
            <w:shd w:val="clear" w:color="auto" w:fill="auto"/>
            <w:tcPrChange w:id="5043" w:author="Jarno Nieminen" w:date="2014-06-11T12:40:00Z">
              <w:tcPr>
                <w:tcW w:w="2628" w:type="dxa"/>
                <w:shd w:val="clear" w:color="auto" w:fill="auto"/>
              </w:tcPr>
            </w:tcPrChange>
          </w:tcPr>
          <w:p w14:paraId="0BF149F9" w14:textId="77777777" w:rsidR="006C37C2" w:rsidRPr="00D82A73" w:rsidRDefault="006C37C2" w:rsidP="0026766E">
            <w:r w:rsidRPr="00D82A73">
              <w:t>subjectOfCare</w:t>
            </w:r>
          </w:p>
        </w:tc>
        <w:tc>
          <w:tcPr>
            <w:tcW w:w="1260" w:type="dxa"/>
            <w:shd w:val="clear" w:color="auto" w:fill="auto"/>
            <w:tcPrChange w:id="5044" w:author="Jarno Nieminen" w:date="2014-06-11T12:40:00Z">
              <w:tcPr>
                <w:tcW w:w="1260" w:type="dxa"/>
                <w:shd w:val="clear" w:color="auto" w:fill="auto"/>
              </w:tcPr>
            </w:tcPrChange>
          </w:tcPr>
          <w:p w14:paraId="42AF8DA7" w14:textId="77777777" w:rsidR="006C37C2" w:rsidRPr="00D82A73" w:rsidRDefault="006C37C2" w:rsidP="0026766E"/>
        </w:tc>
        <w:tc>
          <w:tcPr>
            <w:tcW w:w="4867" w:type="dxa"/>
            <w:shd w:val="clear" w:color="auto" w:fill="auto"/>
            <w:tcPrChange w:id="5045" w:author="Jarno Nieminen" w:date="2014-06-11T12:40:00Z">
              <w:tcPr>
                <w:tcW w:w="4867" w:type="dxa"/>
                <w:shd w:val="clear" w:color="auto" w:fill="auto"/>
              </w:tcPr>
            </w:tcPrChange>
          </w:tcPr>
          <w:p w14:paraId="63DA2259" w14:textId="77777777" w:rsidR="006C37C2" w:rsidRPr="00D82A73" w:rsidRDefault="006C37C2" w:rsidP="0026766E">
            <w:r w:rsidRPr="00D82A73">
              <w:t xml:space="preserve">Starkt autentiserad användares personnummer. </w:t>
            </w:r>
          </w:p>
          <w:p w14:paraId="426492A3" w14:textId="77777777" w:rsidR="006C37C2" w:rsidRPr="00D82A73" w:rsidRDefault="006C37C2" w:rsidP="0026766E">
            <w:r w:rsidRPr="00D82A73">
              <w:t>T.ex. 191212121212 (yyyymmddnnnn)</w:t>
            </w:r>
          </w:p>
          <w:p w14:paraId="275A5D0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Change w:id="5046" w:author="Jarno Nieminen" w:date="2014-06-11T12:40:00Z">
              <w:tcPr>
                <w:tcW w:w="1134" w:type="dxa"/>
                <w:shd w:val="clear" w:color="auto" w:fill="auto"/>
              </w:tcPr>
            </w:tcPrChange>
          </w:tcPr>
          <w:p w14:paraId="50B04311" w14:textId="77777777" w:rsidR="006C37C2" w:rsidRPr="00D82A73" w:rsidRDefault="006C37C2" w:rsidP="0026766E">
            <w:r w:rsidRPr="00D82A73">
              <w:t>0..1</w:t>
            </w:r>
          </w:p>
        </w:tc>
      </w:tr>
      <w:tr w:rsidR="006C37C2" w:rsidRPr="00D82A73" w14:paraId="22283941" w14:textId="77777777" w:rsidTr="0026766E">
        <w:tc>
          <w:tcPr>
            <w:tcW w:w="2628" w:type="dxa"/>
            <w:shd w:val="clear" w:color="auto" w:fill="auto"/>
            <w:tcPrChange w:id="5047" w:author="Jarno Nieminen" w:date="2014-06-11T12:40:00Z">
              <w:tcPr>
                <w:tcW w:w="2628" w:type="dxa"/>
                <w:shd w:val="clear" w:color="auto" w:fill="auto"/>
              </w:tcPr>
            </w:tcPrChange>
          </w:tcPr>
          <w:p w14:paraId="307FE151" w14:textId="77777777" w:rsidR="006C37C2" w:rsidRPr="00D82A73" w:rsidRDefault="006C37C2" w:rsidP="0026766E">
            <w:pPr>
              <w:rPr>
                <w:i/>
              </w:rPr>
            </w:pPr>
            <w:r w:rsidRPr="00D82A73">
              <w:rPr>
                <w:i/>
              </w:rPr>
              <w:t>Svar</w:t>
            </w:r>
          </w:p>
        </w:tc>
        <w:tc>
          <w:tcPr>
            <w:tcW w:w="1260" w:type="dxa"/>
            <w:shd w:val="clear" w:color="auto" w:fill="auto"/>
            <w:tcPrChange w:id="5048" w:author="Jarno Nieminen" w:date="2014-06-11T12:40:00Z">
              <w:tcPr>
                <w:tcW w:w="1260" w:type="dxa"/>
                <w:shd w:val="clear" w:color="auto" w:fill="auto"/>
              </w:tcPr>
            </w:tcPrChange>
          </w:tcPr>
          <w:p w14:paraId="34F3B82B" w14:textId="77777777" w:rsidR="006C37C2" w:rsidRPr="00D82A73" w:rsidRDefault="006C37C2" w:rsidP="0026766E"/>
        </w:tc>
        <w:tc>
          <w:tcPr>
            <w:tcW w:w="4867" w:type="dxa"/>
            <w:shd w:val="clear" w:color="auto" w:fill="auto"/>
            <w:tcPrChange w:id="5049" w:author="Jarno Nieminen" w:date="2014-06-11T12:40:00Z">
              <w:tcPr>
                <w:tcW w:w="4867" w:type="dxa"/>
                <w:shd w:val="clear" w:color="auto" w:fill="auto"/>
              </w:tcPr>
            </w:tcPrChange>
          </w:tcPr>
          <w:p w14:paraId="04ED1800" w14:textId="77777777" w:rsidR="006C37C2" w:rsidRPr="00D82A73" w:rsidRDefault="006C37C2" w:rsidP="0026766E"/>
        </w:tc>
        <w:tc>
          <w:tcPr>
            <w:tcW w:w="1134" w:type="dxa"/>
            <w:shd w:val="clear" w:color="auto" w:fill="auto"/>
            <w:tcPrChange w:id="5050" w:author="Jarno Nieminen" w:date="2014-06-11T12:40:00Z">
              <w:tcPr>
                <w:tcW w:w="1134" w:type="dxa"/>
                <w:shd w:val="clear" w:color="auto" w:fill="auto"/>
              </w:tcPr>
            </w:tcPrChange>
          </w:tcPr>
          <w:p w14:paraId="16BE6B54" w14:textId="77777777" w:rsidR="006C37C2" w:rsidRPr="00D82A73" w:rsidRDefault="006C37C2" w:rsidP="0026766E"/>
        </w:tc>
      </w:tr>
      <w:tr w:rsidR="006C37C2" w:rsidRPr="00D82A73" w14:paraId="1083FAA3" w14:textId="77777777" w:rsidTr="0026766E">
        <w:tc>
          <w:tcPr>
            <w:tcW w:w="2628" w:type="dxa"/>
            <w:shd w:val="clear" w:color="auto" w:fill="auto"/>
            <w:tcPrChange w:id="5051" w:author="Jarno Nieminen" w:date="2014-06-11T12:40:00Z">
              <w:tcPr>
                <w:tcW w:w="2628" w:type="dxa"/>
                <w:shd w:val="clear" w:color="auto" w:fill="auto"/>
              </w:tcPr>
            </w:tcPrChange>
          </w:tcPr>
          <w:p w14:paraId="7C292DE1" w14:textId="77777777" w:rsidR="006C37C2" w:rsidRPr="00D82A73" w:rsidRDefault="006C37C2" w:rsidP="0026766E">
            <w:pPr>
              <w:rPr>
                <w:b/>
              </w:rPr>
            </w:pPr>
            <w:r w:rsidRPr="00D82A73">
              <w:t>ResultCode</w:t>
            </w:r>
          </w:p>
        </w:tc>
        <w:tc>
          <w:tcPr>
            <w:tcW w:w="1260" w:type="dxa"/>
            <w:shd w:val="clear" w:color="auto" w:fill="auto"/>
            <w:tcPrChange w:id="5052" w:author="Jarno Nieminen" w:date="2014-06-11T12:40:00Z">
              <w:tcPr>
                <w:tcW w:w="1260" w:type="dxa"/>
                <w:shd w:val="clear" w:color="auto" w:fill="auto"/>
              </w:tcPr>
            </w:tcPrChange>
          </w:tcPr>
          <w:p w14:paraId="52D20494" w14:textId="77777777" w:rsidR="006C37C2" w:rsidRPr="00D82A73" w:rsidRDefault="006C37C2" w:rsidP="0026766E">
            <w:r w:rsidRPr="00D82A73">
              <w:t>ResultCodeEnumType</w:t>
            </w:r>
          </w:p>
        </w:tc>
        <w:tc>
          <w:tcPr>
            <w:tcW w:w="4867" w:type="dxa"/>
            <w:shd w:val="clear" w:color="auto" w:fill="auto"/>
            <w:tcPrChange w:id="5053" w:author="Jarno Nieminen" w:date="2014-06-11T12:40:00Z">
              <w:tcPr>
                <w:tcW w:w="4867" w:type="dxa"/>
                <w:shd w:val="clear" w:color="auto" w:fill="auto"/>
              </w:tcPr>
            </w:tcPrChange>
          </w:tcPr>
          <w:p w14:paraId="5E0674B6"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Change w:id="5054" w:author="Jarno Nieminen" w:date="2014-06-11T12:40:00Z">
              <w:tcPr>
                <w:tcW w:w="1134" w:type="dxa"/>
                <w:shd w:val="clear" w:color="auto" w:fill="auto"/>
              </w:tcPr>
            </w:tcPrChange>
          </w:tcPr>
          <w:p w14:paraId="38B846E1" w14:textId="77777777" w:rsidR="006C37C2" w:rsidRPr="00D82A73" w:rsidRDefault="006C37C2" w:rsidP="0026766E">
            <w:pPr>
              <w:rPr>
                <w:b/>
              </w:rPr>
            </w:pPr>
            <w:r w:rsidRPr="00D82A73">
              <w:t>1..1</w:t>
            </w:r>
          </w:p>
        </w:tc>
      </w:tr>
      <w:tr w:rsidR="006C37C2" w:rsidRPr="00D82A73" w14:paraId="377B0132" w14:textId="77777777" w:rsidTr="0026766E">
        <w:tc>
          <w:tcPr>
            <w:tcW w:w="2628" w:type="dxa"/>
            <w:shd w:val="clear" w:color="auto" w:fill="auto"/>
            <w:tcPrChange w:id="5055" w:author="Jarno Nieminen" w:date="2014-06-11T12:40:00Z">
              <w:tcPr>
                <w:tcW w:w="2628" w:type="dxa"/>
                <w:shd w:val="clear" w:color="auto" w:fill="auto"/>
              </w:tcPr>
            </w:tcPrChange>
          </w:tcPr>
          <w:p w14:paraId="3232EAF9" w14:textId="77777777" w:rsidR="006C37C2" w:rsidRPr="00D82A73" w:rsidRDefault="006C37C2" w:rsidP="0026766E">
            <w:r w:rsidRPr="00D82A73">
              <w:t>Comment</w:t>
            </w:r>
          </w:p>
        </w:tc>
        <w:tc>
          <w:tcPr>
            <w:tcW w:w="1260" w:type="dxa"/>
            <w:shd w:val="clear" w:color="auto" w:fill="auto"/>
            <w:tcPrChange w:id="5056" w:author="Jarno Nieminen" w:date="2014-06-11T12:40:00Z">
              <w:tcPr>
                <w:tcW w:w="1260" w:type="dxa"/>
                <w:shd w:val="clear" w:color="auto" w:fill="auto"/>
              </w:tcPr>
            </w:tcPrChange>
          </w:tcPr>
          <w:p w14:paraId="666D2F4B" w14:textId="77777777" w:rsidR="006C37C2" w:rsidRPr="00D82A73" w:rsidRDefault="006C37C2" w:rsidP="0026766E"/>
        </w:tc>
        <w:tc>
          <w:tcPr>
            <w:tcW w:w="4867" w:type="dxa"/>
            <w:shd w:val="clear" w:color="auto" w:fill="auto"/>
            <w:tcPrChange w:id="5057" w:author="Jarno Nieminen" w:date="2014-06-11T12:40:00Z">
              <w:tcPr>
                <w:tcW w:w="4867" w:type="dxa"/>
                <w:shd w:val="clear" w:color="auto" w:fill="auto"/>
              </w:tcPr>
            </w:tcPrChange>
          </w:tcPr>
          <w:p w14:paraId="05BC2C1D" w14:textId="77777777" w:rsidR="006C37C2" w:rsidRPr="00D82A73" w:rsidRDefault="006C37C2" w:rsidP="0026766E">
            <w:r w:rsidRPr="00D82A73">
              <w:t>Attribut för felsignalering. Skall kunna visas för slutanvändaren.</w:t>
            </w:r>
          </w:p>
        </w:tc>
        <w:tc>
          <w:tcPr>
            <w:tcW w:w="1134" w:type="dxa"/>
            <w:shd w:val="clear" w:color="auto" w:fill="auto"/>
            <w:tcPrChange w:id="5058" w:author="Jarno Nieminen" w:date="2014-06-11T12:40:00Z">
              <w:tcPr>
                <w:tcW w:w="1134" w:type="dxa"/>
                <w:shd w:val="clear" w:color="auto" w:fill="auto"/>
              </w:tcPr>
            </w:tcPrChange>
          </w:tcPr>
          <w:p w14:paraId="1EF4FC2D" w14:textId="77777777" w:rsidR="006C37C2" w:rsidRPr="00D82A73" w:rsidRDefault="006C37C2" w:rsidP="0026766E">
            <w:r w:rsidRPr="00D82A73">
              <w:t>0..1</w:t>
            </w:r>
          </w:p>
        </w:tc>
      </w:tr>
    </w:tbl>
    <w:p w14:paraId="04E9B382" w14:textId="77777777" w:rsidR="006C37C2" w:rsidRPr="00D82A73" w:rsidRDefault="006C37C2" w:rsidP="006C37C2"/>
    <w:p w14:paraId="14983BA0" w14:textId="77777777" w:rsidR="006C37C2" w:rsidRPr="00D82A73" w:rsidRDefault="006C37C2" w:rsidP="006C37C2"/>
    <w:p w14:paraId="2F3421D9" w14:textId="77777777" w:rsidR="006C37C2" w:rsidRPr="006954D3" w:rsidRDefault="006C37C2" w:rsidP="006C37C2">
      <w:pPr>
        <w:pStyle w:val="Heading2"/>
      </w:pPr>
      <w:bookmarkStart w:id="5059" w:name="_Toc258862203"/>
      <w:bookmarkStart w:id="5060" w:name="_Toc386458179"/>
      <w:bookmarkStart w:id="5061" w:name="_Toc390253735"/>
      <w:r w:rsidRPr="006954D3">
        <w:lastRenderedPageBreak/>
        <w:t>Regler</w:t>
      </w:r>
      <w:bookmarkEnd w:id="5059"/>
      <w:bookmarkEnd w:id="5060"/>
      <w:bookmarkEnd w:id="5061"/>
    </w:p>
    <w:p w14:paraId="7E034890" w14:textId="77777777" w:rsidR="006C37C2" w:rsidRPr="00D82A73" w:rsidRDefault="006C37C2" w:rsidP="006C37C2">
      <w:pPr>
        <w:pStyle w:val="Heading3"/>
      </w:pPr>
      <w:bookmarkStart w:id="5062" w:name="_Toc258862204"/>
      <w:bookmarkStart w:id="5063" w:name="_Toc386458180"/>
      <w:bookmarkStart w:id="5064" w:name="_Toc390253736"/>
      <w:r w:rsidRPr="00D82A73">
        <w:t>Begäran</w:t>
      </w:r>
      <w:bookmarkEnd w:id="5062"/>
      <w:bookmarkEnd w:id="5063"/>
      <w:bookmarkEnd w:id="5064"/>
    </w:p>
    <w:p w14:paraId="5F03A822" w14:textId="77777777" w:rsidR="006C37C2" w:rsidRPr="00D82A73" w:rsidRDefault="006C37C2" w:rsidP="006C37C2">
      <w:r w:rsidRPr="00D82A73">
        <w:t>Tjänsteproducenten validerar begäran enligt regler som specificerats i per attribut ovan.</w:t>
      </w:r>
    </w:p>
    <w:p w14:paraId="2A5608E1" w14:textId="77777777" w:rsidR="006C37C2" w:rsidRPr="00D82A73" w:rsidRDefault="006C37C2" w:rsidP="006C37C2">
      <w:pPr>
        <w:pStyle w:val="Heading3"/>
      </w:pPr>
      <w:bookmarkStart w:id="5065" w:name="_Toc258862205"/>
      <w:bookmarkStart w:id="5066" w:name="_Toc386458181"/>
      <w:bookmarkStart w:id="5067" w:name="_Toc390253737"/>
      <w:r w:rsidRPr="00D82A73">
        <w:t>Svar</w:t>
      </w:r>
      <w:bookmarkEnd w:id="5065"/>
      <w:bookmarkEnd w:id="5066"/>
      <w:bookmarkEnd w:id="5067"/>
    </w:p>
    <w:p w14:paraId="419F6220" w14:textId="77777777" w:rsidR="006C37C2" w:rsidRPr="00D82A73" w:rsidRDefault="006C37C2" w:rsidP="006C37C2"/>
    <w:p w14:paraId="1A843CEB" w14:textId="77777777" w:rsidR="006C37C2" w:rsidRPr="00D82A73" w:rsidRDefault="006C37C2" w:rsidP="006C37C2">
      <w:r w:rsidRPr="00D82A73">
        <w:t>Sökresultatet framställs genom att svaret begränsas av de värden som angivits i begäran.</w:t>
      </w:r>
    </w:p>
    <w:p w14:paraId="5E21CE4C" w14:textId="77777777" w:rsidR="006C37C2" w:rsidRPr="00D82A73" w:rsidRDefault="006C37C2" w:rsidP="006C37C2"/>
    <w:p w14:paraId="51F42C06" w14:textId="77777777" w:rsidR="006C37C2" w:rsidRPr="00D82A73" w:rsidRDefault="006C37C2" w:rsidP="006C37C2">
      <w:r w:rsidRPr="00D82A73">
        <w:t xml:space="preserve">Vid </w:t>
      </w:r>
      <w:r w:rsidRPr="00D82A73">
        <w:rPr>
          <w:b/>
        </w:rPr>
        <w:t>CancelForm</w:t>
      </w:r>
      <w:r w:rsidRPr="00D82A73">
        <w:t xml:space="preserve"> skall producerandesystem validera begäran. Vid valideringsfel meddelas användaren fel via ”resultCode”. Eventuellt felmeddelande presenteras för användaren.</w:t>
      </w:r>
    </w:p>
    <w:p w14:paraId="1F49CA08" w14:textId="77777777" w:rsidR="006C37C2" w:rsidRPr="006954D3" w:rsidRDefault="006C37C2" w:rsidP="006C37C2">
      <w:pPr>
        <w:pStyle w:val="Heading2"/>
      </w:pPr>
      <w:bookmarkStart w:id="5068" w:name="_Toc258862206"/>
      <w:bookmarkStart w:id="5069" w:name="_Toc386458182"/>
      <w:bookmarkStart w:id="5070" w:name="_Toc390253738"/>
      <w:r w:rsidRPr="006954D3">
        <w:t>Tjänsteinteraktion</w:t>
      </w:r>
      <w:bookmarkEnd w:id="5068"/>
      <w:bookmarkEnd w:id="5069"/>
      <w:bookmarkEnd w:id="5070"/>
    </w:p>
    <w:p w14:paraId="6CD8654D" w14:textId="77777777" w:rsidR="006C37C2" w:rsidRPr="00D82A73" w:rsidRDefault="006C37C2" w:rsidP="004F0033">
      <w:pPr>
        <w:numPr>
          <w:ilvl w:val="0"/>
          <w:numId w:val="40"/>
        </w:numPr>
        <w:spacing w:line="240" w:lineRule="auto"/>
      </w:pPr>
      <w:bookmarkStart w:id="5071" w:name="_TOC19845"/>
      <w:bookmarkStart w:id="5072" w:name="TOC254083426"/>
      <w:bookmarkStart w:id="5073" w:name="_TOC20880"/>
      <w:bookmarkStart w:id="5074" w:name="TOC254083427"/>
      <w:bookmarkStart w:id="5075" w:name="_TOC23051"/>
      <w:bookmarkStart w:id="5076" w:name="TOC254083428"/>
      <w:bookmarkStart w:id="5077" w:name="_TOC23820"/>
      <w:bookmarkStart w:id="5078" w:name="TOC254083429"/>
      <w:bookmarkEnd w:id="5071"/>
      <w:bookmarkEnd w:id="5072"/>
      <w:bookmarkEnd w:id="5073"/>
      <w:bookmarkEnd w:id="5074"/>
      <w:bookmarkEnd w:id="5075"/>
      <w:bookmarkEnd w:id="5076"/>
      <w:bookmarkEnd w:id="5077"/>
      <w:bookmarkEnd w:id="5078"/>
      <w:r w:rsidRPr="00D82A73">
        <w:t>CancelFormInteraction</w:t>
      </w:r>
    </w:p>
    <w:p w14:paraId="44B3375B" w14:textId="77777777" w:rsidR="006C37C2" w:rsidRPr="00D82A73" w:rsidRDefault="006C37C2" w:rsidP="006C37C2"/>
    <w:p w14:paraId="48CB0897" w14:textId="77777777" w:rsidR="00D70633" w:rsidRDefault="00D70633">
      <w:pPr>
        <w:spacing w:line="240" w:lineRule="auto"/>
        <w:rPr>
          <w:ins w:id="5079" w:author="Jarno Nieminen" w:date="2014-06-11T12:40:00Z"/>
          <w:rFonts w:eastAsia="Times New Roman"/>
          <w:bCs/>
          <w:sz w:val="30"/>
          <w:szCs w:val="28"/>
        </w:rPr>
      </w:pPr>
      <w:bookmarkStart w:id="5080" w:name="_Toc258862207"/>
      <w:bookmarkStart w:id="5081" w:name="_Toc386458183"/>
      <w:ins w:id="5082" w:author="Jarno Nieminen" w:date="2014-06-11T12:40:00Z">
        <w:r>
          <w:br w:type="page"/>
        </w:r>
      </w:ins>
    </w:p>
    <w:p w14:paraId="2A5F659E" w14:textId="2A4F8C6D" w:rsidR="006C37C2" w:rsidRPr="006954D3" w:rsidRDefault="006C37C2" w:rsidP="006C37C2">
      <w:pPr>
        <w:pStyle w:val="Heading1"/>
      </w:pPr>
      <w:bookmarkStart w:id="5083" w:name="_Toc390253739"/>
      <w:r w:rsidRPr="006954D3">
        <w:lastRenderedPageBreak/>
        <w:t>Tjänstekontrakt CreateFormRequest</w:t>
      </w:r>
      <w:bookmarkEnd w:id="5080"/>
      <w:bookmarkEnd w:id="5081"/>
      <w:bookmarkEnd w:id="5083"/>
      <w:r w:rsidRPr="006954D3">
        <w:t xml:space="preserve"> </w:t>
      </w:r>
    </w:p>
    <w:p w14:paraId="28CA23C9" w14:textId="1238E413" w:rsidR="006C37C2" w:rsidRPr="00D82A73" w:rsidRDefault="006C37C2" w:rsidP="006C37C2">
      <w:r w:rsidRPr="00D82A73">
        <w:t xml:space="preserve">Tjänsten används av ett </w:t>
      </w:r>
      <w:r w:rsidRPr="00D82A73">
        <w:rPr>
          <w:b/>
        </w:rPr>
        <w:t>system</w:t>
      </w:r>
      <w:r>
        <w:rPr>
          <w:b/>
        </w:rPr>
        <w:t xml:space="preserve"> </w:t>
      </w:r>
      <w:r w:rsidRPr="00D82A73">
        <w:t>(Verksamhet</w:t>
      </w:r>
      <w:r>
        <w:t>s</w:t>
      </w:r>
      <w:r w:rsidRPr="00D82A73">
        <w:t xml:space="preserve">system) för att skapa en begäran om formulär(formulärbegäran), </w:t>
      </w:r>
      <w:del w:id="5084" w:author="Jarno Nieminen" w:date="2014-06-11T12:40:00Z">
        <w:r w:rsidR="00A1023C" w:rsidRPr="00D82A73">
          <w:delText>dvs</w:delText>
        </w:r>
      </w:del>
      <w:ins w:id="5085" w:author="Jarno Nieminen" w:date="2014-06-11T12:40:00Z">
        <w:r w:rsidR="00A8636C" w:rsidRPr="00D82A73">
          <w:t>d.v.s.</w:t>
        </w:r>
      </w:ins>
      <w:r w:rsidR="00A8636C">
        <w:t xml:space="preserve"> att en </w:t>
      </w:r>
      <w:del w:id="5086" w:author="Jarno Nieminen" w:date="2014-06-11T12:40:00Z">
        <w:r w:rsidR="00A1023C" w:rsidRPr="00D82A73">
          <w:delText>patienten</w:delText>
        </w:r>
      </w:del>
      <w:ins w:id="5087" w:author="Jarno Nieminen" w:date="2014-06-11T12:40:00Z">
        <w:r w:rsidR="00A8636C">
          <w:t>patient</w:t>
        </w:r>
      </w:ins>
      <w:r w:rsidRPr="00D82A73">
        <w:t xml:space="preserve"> skall fylla i t.ex. en hälsodeklaration. Formulärmotorn ansvarar för att skapa ett unik</w:t>
      </w:r>
      <w:r>
        <w:t>t</w:t>
      </w:r>
      <w:r w:rsidRPr="00D82A73">
        <w:t xml:space="preserve"> id (FormID) för formulärbegäran. </w:t>
      </w:r>
    </w:p>
    <w:p w14:paraId="6DCB9123" w14:textId="77777777" w:rsidR="006C37C2" w:rsidRPr="00D82A73" w:rsidRDefault="006C37C2" w:rsidP="006C37C2"/>
    <w:p w14:paraId="358BD19E" w14:textId="77777777" w:rsidR="006C37C2" w:rsidRPr="00D82A73" w:rsidRDefault="006C37C2" w:rsidP="006C37C2">
      <w:r w:rsidRPr="00D82A73">
        <w:t xml:space="preserve">Begäran (CreateFormRequest) om formulär instruerar </w:t>
      </w:r>
      <w:r w:rsidRPr="00D82A73">
        <w:rPr>
          <w:b/>
        </w:rPr>
        <w:t>Formulärmotorn</w:t>
      </w:r>
      <w:r w:rsidRPr="00D82A73">
        <w:t xml:space="preserve"> (tjänsteproducent) att skapa en engagemangsindexpost (Update).</w:t>
      </w:r>
    </w:p>
    <w:p w14:paraId="4FF57570" w14:textId="77777777" w:rsidR="006C37C2" w:rsidRPr="00D82A73" w:rsidRDefault="006C37C2" w:rsidP="006C37C2">
      <w:r w:rsidRPr="00D82A73">
        <w:t xml:space="preserve"> </w:t>
      </w:r>
    </w:p>
    <w:p w14:paraId="16A717C4" w14:textId="77777777" w:rsidR="006C37C2" w:rsidRPr="00D82A73" w:rsidRDefault="006C37C2" w:rsidP="006C37C2">
      <w:r w:rsidRPr="00D82A73">
        <w:t>Tjänsten används för att begära ett formulär från formulärmotorn.</w:t>
      </w:r>
    </w:p>
    <w:p w14:paraId="23477805" w14:textId="77777777" w:rsidR="006C37C2" w:rsidRPr="00D82A73" w:rsidRDefault="006C37C2" w:rsidP="004F0033">
      <w:pPr>
        <w:numPr>
          <w:ilvl w:val="0"/>
          <w:numId w:val="42"/>
        </w:numPr>
        <w:spacing w:line="240" w:lineRule="auto"/>
      </w:pPr>
      <w:r w:rsidRPr="00D82A73">
        <w:t xml:space="preserve">Formulärmotorn tar emot begäran och skapar en post i engagemangsindex (enligt specifikation avsnitt 2.1). Aktiviteten är nödvändig för att notifieringsflödet skall fungera. </w:t>
      </w:r>
    </w:p>
    <w:p w14:paraId="07D42C0A" w14:textId="77777777" w:rsidR="006C37C2" w:rsidRPr="00D82A73" w:rsidRDefault="006C37C2" w:rsidP="004F0033">
      <w:pPr>
        <w:numPr>
          <w:ilvl w:val="1"/>
          <w:numId w:val="42"/>
        </w:numPr>
        <w:spacing w:line="240" w:lineRule="auto"/>
      </w:pPr>
      <w:r w:rsidRPr="00D82A73">
        <w:t xml:space="preserve">Vårdsystemet skall använda ”FormID” för att identifiera sin patients formulär i sin vårdprocess. </w:t>
      </w:r>
    </w:p>
    <w:p w14:paraId="71AA3566" w14:textId="77777777" w:rsidR="006C37C2" w:rsidRPr="00D82A73" w:rsidRDefault="006C37C2" w:rsidP="004F0033">
      <w:pPr>
        <w:numPr>
          <w:ilvl w:val="0"/>
          <w:numId w:val="42"/>
        </w:numPr>
        <w:spacing w:line="240" w:lineRule="auto"/>
      </w:pPr>
      <w:r w:rsidRPr="00D82A73">
        <w:t>System(Mina vårdkontakter) som prenumererar(Engagemangsindex) på händelsen kan t.ex. ge användaren/patienten tillgång till en e-tjänst för att besvara/fylla i formuläret (Hälsodeklarationen).</w:t>
      </w:r>
    </w:p>
    <w:p w14:paraId="29CF8BFB" w14:textId="77777777" w:rsidR="006C37C2" w:rsidRPr="00D82A73" w:rsidRDefault="006C37C2" w:rsidP="006C37C2"/>
    <w:p w14:paraId="1A39F4D4" w14:textId="77777777" w:rsidR="006C37C2" w:rsidRPr="006954D3" w:rsidRDefault="006C37C2" w:rsidP="006C37C2">
      <w:pPr>
        <w:pStyle w:val="Heading2"/>
      </w:pPr>
      <w:bookmarkStart w:id="5088" w:name="_Toc258862208"/>
      <w:bookmarkStart w:id="5089" w:name="_Toc386458184"/>
      <w:bookmarkStart w:id="5090" w:name="_Toc390253740"/>
      <w:r w:rsidRPr="006954D3">
        <w:t>Frivillighet</w:t>
      </w:r>
      <w:bookmarkEnd w:id="5088"/>
      <w:bookmarkEnd w:id="5089"/>
      <w:bookmarkEnd w:id="5090"/>
    </w:p>
    <w:p w14:paraId="3C7217EC" w14:textId="77777777" w:rsidR="006C37C2" w:rsidRPr="00D82A73" w:rsidRDefault="006C37C2" w:rsidP="006C37C2">
      <w:r w:rsidRPr="00D82A73">
        <w:t>Frivillig</w:t>
      </w:r>
    </w:p>
    <w:p w14:paraId="000C8757" w14:textId="77777777" w:rsidR="006C37C2" w:rsidRPr="006954D3" w:rsidRDefault="006C37C2" w:rsidP="006C37C2">
      <w:pPr>
        <w:pStyle w:val="Heading2"/>
      </w:pPr>
      <w:bookmarkStart w:id="5091" w:name="_Toc258862209"/>
      <w:bookmarkStart w:id="5092" w:name="_Toc386458185"/>
      <w:bookmarkStart w:id="5093" w:name="_Toc390253741"/>
      <w:r w:rsidRPr="006954D3">
        <w:t>Version</w:t>
      </w:r>
      <w:bookmarkEnd w:id="5091"/>
      <w:bookmarkEnd w:id="5092"/>
      <w:bookmarkEnd w:id="5093"/>
    </w:p>
    <w:p w14:paraId="7BB0B678" w14:textId="77777777" w:rsidR="006C37C2" w:rsidRPr="00D82A73" w:rsidRDefault="006C37C2" w:rsidP="006C37C2">
      <w:r>
        <w:t>2.0</w:t>
      </w:r>
    </w:p>
    <w:p w14:paraId="45551DB2" w14:textId="77777777" w:rsidR="006C37C2" w:rsidRPr="006954D3" w:rsidRDefault="006C37C2" w:rsidP="006C37C2">
      <w:pPr>
        <w:pStyle w:val="Heading2"/>
      </w:pPr>
      <w:bookmarkStart w:id="5094" w:name="_Toc258862210"/>
      <w:bookmarkStart w:id="5095" w:name="_Toc386458186"/>
      <w:bookmarkStart w:id="5096" w:name="_Toc390253742"/>
      <w:r w:rsidRPr="006954D3">
        <w:t>Tjänstens signatur</w:t>
      </w:r>
      <w:bookmarkEnd w:id="5094"/>
      <w:bookmarkEnd w:id="5095"/>
      <w:bookmarkEnd w:id="5096"/>
    </w:p>
    <w:p w14:paraId="6D60FFC4" w14:textId="77777777" w:rsidR="006C37C2" w:rsidRPr="00D82A73" w:rsidRDefault="006C37C2" w:rsidP="006C37C2">
      <w:r w:rsidRPr="00D82A73">
        <w:t>Request</w:t>
      </w:r>
    </w:p>
    <w:p w14:paraId="3D40F4B2" w14:textId="77777777" w:rsidR="006C37C2" w:rsidRPr="00D82A73" w:rsidRDefault="006C37C2" w:rsidP="004F0033">
      <w:pPr>
        <w:numPr>
          <w:ilvl w:val="0"/>
          <w:numId w:val="32"/>
        </w:numPr>
        <w:spacing w:line="240" w:lineRule="auto"/>
      </w:pPr>
      <w:r w:rsidRPr="00D82A73">
        <w:rPr>
          <w:rFonts w:eastAsia="Arial Unicode MS"/>
        </w:rPr>
        <w:t>FormRequest [1..*]</w:t>
      </w:r>
    </w:p>
    <w:p w14:paraId="7FF8191E" w14:textId="77777777" w:rsidR="006C37C2" w:rsidRPr="00D82A73" w:rsidRDefault="006C37C2" w:rsidP="004F0033">
      <w:pPr>
        <w:numPr>
          <w:ilvl w:val="1"/>
          <w:numId w:val="32"/>
        </w:numPr>
        <w:spacing w:line="240" w:lineRule="auto"/>
      </w:pPr>
      <w:r w:rsidRPr="00D82A73">
        <w:rPr>
          <w:rFonts w:eastAsia="Arial Unicode MS"/>
        </w:rPr>
        <w:t>Healthcare_ CareGiver [0..1]</w:t>
      </w:r>
    </w:p>
    <w:p w14:paraId="6BE88689" w14:textId="77777777" w:rsidR="006C37C2" w:rsidRPr="00D82A73" w:rsidRDefault="006C37C2" w:rsidP="004F0033">
      <w:pPr>
        <w:numPr>
          <w:ilvl w:val="1"/>
          <w:numId w:val="32"/>
        </w:numPr>
        <w:spacing w:line="240" w:lineRule="auto"/>
      </w:pPr>
      <w:r w:rsidRPr="00D82A73">
        <w:rPr>
          <w:rFonts w:eastAsia="Arial Unicode MS"/>
        </w:rPr>
        <w:t>Healthcare_ MedUnit [0..1]</w:t>
      </w:r>
    </w:p>
    <w:p w14:paraId="527E32AD" w14:textId="77777777" w:rsidR="006C37C2" w:rsidRPr="00D82A73" w:rsidRDefault="006C37C2" w:rsidP="004F0033">
      <w:pPr>
        <w:numPr>
          <w:ilvl w:val="1"/>
          <w:numId w:val="32"/>
        </w:numPr>
        <w:spacing w:line="240" w:lineRule="auto"/>
      </w:pPr>
      <w:r w:rsidRPr="00D82A73">
        <w:t>Healthcare_Facility_CareUnit [1..1]</w:t>
      </w:r>
    </w:p>
    <w:p w14:paraId="4E6AE8E5" w14:textId="77777777" w:rsidR="006C37C2" w:rsidRPr="00D82A73" w:rsidRDefault="006C37C2" w:rsidP="004F0033">
      <w:pPr>
        <w:numPr>
          <w:ilvl w:val="1"/>
          <w:numId w:val="32"/>
        </w:numPr>
        <w:spacing w:line="240" w:lineRule="auto"/>
      </w:pPr>
      <w:r w:rsidRPr="00D82A73">
        <w:t>healthcare_systemID [0..1]</w:t>
      </w:r>
    </w:p>
    <w:p w14:paraId="76756F0E" w14:textId="77777777" w:rsidR="006C37C2" w:rsidRPr="00D82A73" w:rsidRDefault="006C37C2" w:rsidP="004F0033">
      <w:pPr>
        <w:numPr>
          <w:ilvl w:val="1"/>
          <w:numId w:val="32"/>
        </w:numPr>
        <w:spacing w:line="240" w:lineRule="auto"/>
      </w:pPr>
      <w:r w:rsidRPr="00D82A73">
        <w:t>SubjectOfCare [0..1]</w:t>
      </w:r>
    </w:p>
    <w:p w14:paraId="1232726F" w14:textId="77777777" w:rsidR="006C37C2" w:rsidRPr="00D82A73" w:rsidRDefault="006C37C2" w:rsidP="004F0033">
      <w:pPr>
        <w:numPr>
          <w:ilvl w:val="1"/>
          <w:numId w:val="32"/>
        </w:numPr>
        <w:spacing w:line="240" w:lineRule="auto"/>
      </w:pPr>
      <w:r w:rsidRPr="00D82A73">
        <w:t>TemplateId [1..1]</w:t>
      </w:r>
    </w:p>
    <w:p w14:paraId="345CDA07" w14:textId="77777777" w:rsidR="006C37C2" w:rsidRPr="00D82A73" w:rsidRDefault="006C37C2" w:rsidP="004F0033">
      <w:pPr>
        <w:numPr>
          <w:ilvl w:val="1"/>
          <w:numId w:val="32"/>
        </w:numPr>
        <w:spacing w:line="240" w:lineRule="auto"/>
      </w:pPr>
      <w:r w:rsidRPr="00D82A73">
        <w:t>TemplateVersion [0..1]</w:t>
      </w:r>
    </w:p>
    <w:p w14:paraId="6924FFE1" w14:textId="77777777" w:rsidR="006C37C2" w:rsidRPr="00D82A73" w:rsidRDefault="006C37C2" w:rsidP="004F0033">
      <w:pPr>
        <w:numPr>
          <w:ilvl w:val="1"/>
          <w:numId w:val="32"/>
        </w:numPr>
        <w:spacing w:line="240" w:lineRule="auto"/>
      </w:pPr>
      <w:r w:rsidRPr="00D82A73">
        <w:t>ClinicalProcessInterestId [0..1]</w:t>
      </w:r>
    </w:p>
    <w:p w14:paraId="4B794390" w14:textId="77777777" w:rsidR="006C37C2" w:rsidRDefault="006C37C2" w:rsidP="004F0033">
      <w:pPr>
        <w:numPr>
          <w:ilvl w:val="1"/>
          <w:numId w:val="32"/>
        </w:numPr>
        <w:spacing w:line="240" w:lineRule="auto"/>
      </w:pPr>
      <w:r w:rsidRPr="00D82A73">
        <w:t>FormText [0..1]</w:t>
      </w:r>
    </w:p>
    <w:p w14:paraId="0621C993" w14:textId="77777777" w:rsidR="006C37C2" w:rsidRDefault="006C37C2" w:rsidP="004F0033">
      <w:pPr>
        <w:numPr>
          <w:ilvl w:val="1"/>
          <w:numId w:val="32"/>
        </w:numPr>
        <w:spacing w:line="240" w:lineRule="auto"/>
      </w:pPr>
      <w:r>
        <w:t>expireDate [1..1]</w:t>
      </w:r>
    </w:p>
    <w:p w14:paraId="593ED335" w14:textId="77777777" w:rsidR="006C37C2" w:rsidRPr="00D82A73" w:rsidRDefault="006C37C2" w:rsidP="004F0033">
      <w:pPr>
        <w:numPr>
          <w:ilvl w:val="1"/>
          <w:numId w:val="32"/>
        </w:numPr>
        <w:spacing w:line="240" w:lineRule="auto"/>
      </w:pPr>
      <w:r>
        <w:t>keepUntil [1..1]</w:t>
      </w:r>
    </w:p>
    <w:p w14:paraId="5A398B0B" w14:textId="77777777" w:rsidR="006C37C2" w:rsidRPr="00D82A73" w:rsidRDefault="006C37C2" w:rsidP="006C37C2">
      <w:r w:rsidRPr="00D82A73">
        <w:t>Response</w:t>
      </w:r>
    </w:p>
    <w:p w14:paraId="6C980953" w14:textId="77777777" w:rsidR="006C37C2" w:rsidRPr="00D82A73" w:rsidRDefault="006C37C2" w:rsidP="004F0033">
      <w:pPr>
        <w:numPr>
          <w:ilvl w:val="0"/>
          <w:numId w:val="39"/>
        </w:numPr>
        <w:spacing w:line="240" w:lineRule="auto"/>
      </w:pPr>
      <w:r w:rsidRPr="00D82A73">
        <w:t>FormRequestResponse [0..*]</w:t>
      </w:r>
    </w:p>
    <w:p w14:paraId="1FAA9750" w14:textId="77777777" w:rsidR="006C37C2" w:rsidRPr="00D82A73" w:rsidRDefault="006C37C2" w:rsidP="004F0033">
      <w:pPr>
        <w:numPr>
          <w:ilvl w:val="0"/>
          <w:numId w:val="39"/>
        </w:numPr>
        <w:spacing w:line="240" w:lineRule="auto"/>
      </w:pPr>
      <w:r w:rsidRPr="00D82A73">
        <w:t>Comment [0..1]</w:t>
      </w:r>
    </w:p>
    <w:p w14:paraId="6E7B89BD" w14:textId="77777777" w:rsidR="006C37C2" w:rsidRPr="00D82A73" w:rsidRDefault="006C37C2" w:rsidP="004F0033">
      <w:pPr>
        <w:numPr>
          <w:ilvl w:val="0"/>
          <w:numId w:val="39"/>
        </w:numPr>
        <w:spacing w:line="240" w:lineRule="auto"/>
      </w:pPr>
      <w:r w:rsidRPr="00D82A73">
        <w:t>ResultCode [1..1]</w:t>
      </w:r>
    </w:p>
    <w:p w14:paraId="146001E9" w14:textId="77777777" w:rsidR="006C37C2" w:rsidRPr="00D82A73" w:rsidRDefault="006C37C2" w:rsidP="006C37C2">
      <w:pPr>
        <w:ind w:left="720"/>
      </w:pPr>
    </w:p>
    <w:p w14:paraId="42361100" w14:textId="77777777" w:rsidR="006C37C2" w:rsidRPr="00D82A73" w:rsidRDefault="006C37C2" w:rsidP="006C37C2">
      <w:pPr>
        <w:pStyle w:val="Heading3"/>
      </w:pPr>
      <w:bookmarkStart w:id="5097" w:name="_Toc386457412"/>
      <w:bookmarkStart w:id="5098" w:name="_Toc386458187"/>
      <w:bookmarkStart w:id="5099" w:name="_Toc386458188"/>
      <w:bookmarkStart w:id="5100" w:name="_Toc390253743"/>
      <w:bookmarkEnd w:id="5097"/>
      <w:bookmarkEnd w:id="5098"/>
      <w:r w:rsidRPr="00D82A73">
        <w:t>Begäran (Request) och Svar (Response)</w:t>
      </w:r>
      <w:bookmarkEnd w:id="5099"/>
      <w:bookmarkEnd w:id="510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101"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5102">
          <w:tblGrid>
            <w:gridCol w:w="2628"/>
            <w:gridCol w:w="1260"/>
            <w:gridCol w:w="4867"/>
            <w:gridCol w:w="1134"/>
          </w:tblGrid>
        </w:tblGridChange>
      </w:tblGrid>
      <w:tr w:rsidR="006C37C2" w:rsidRPr="00D82A73" w14:paraId="70768575" w14:textId="77777777" w:rsidTr="0026766E">
        <w:tc>
          <w:tcPr>
            <w:tcW w:w="2628" w:type="dxa"/>
            <w:shd w:val="clear" w:color="auto" w:fill="auto"/>
            <w:tcPrChange w:id="5103" w:author="Jarno Nieminen" w:date="2014-06-11T12:40:00Z">
              <w:tcPr>
                <w:tcW w:w="2628" w:type="dxa"/>
                <w:shd w:val="clear" w:color="auto" w:fill="auto"/>
              </w:tcPr>
            </w:tcPrChange>
          </w:tcPr>
          <w:p w14:paraId="2F37002C" w14:textId="77777777" w:rsidR="006C37C2" w:rsidRPr="00D82A73" w:rsidRDefault="006C37C2" w:rsidP="0026766E">
            <w:pPr>
              <w:rPr>
                <w:b/>
              </w:rPr>
            </w:pPr>
            <w:r w:rsidRPr="00D82A73">
              <w:rPr>
                <w:b/>
              </w:rPr>
              <w:t>Attribut</w:t>
            </w:r>
          </w:p>
        </w:tc>
        <w:tc>
          <w:tcPr>
            <w:tcW w:w="1260" w:type="dxa"/>
            <w:shd w:val="clear" w:color="auto" w:fill="auto"/>
            <w:tcPrChange w:id="5104" w:author="Jarno Nieminen" w:date="2014-06-11T12:40:00Z">
              <w:tcPr>
                <w:tcW w:w="1260" w:type="dxa"/>
                <w:shd w:val="clear" w:color="auto" w:fill="auto"/>
              </w:tcPr>
            </w:tcPrChange>
          </w:tcPr>
          <w:p w14:paraId="6C0E6349" w14:textId="77777777" w:rsidR="006C37C2" w:rsidRPr="00D82A73" w:rsidRDefault="006C37C2" w:rsidP="0026766E">
            <w:pPr>
              <w:rPr>
                <w:b/>
              </w:rPr>
            </w:pPr>
            <w:r w:rsidRPr="00D82A73">
              <w:rPr>
                <w:b/>
              </w:rPr>
              <w:t>Typ</w:t>
            </w:r>
          </w:p>
        </w:tc>
        <w:tc>
          <w:tcPr>
            <w:tcW w:w="4867" w:type="dxa"/>
            <w:shd w:val="clear" w:color="auto" w:fill="auto"/>
            <w:tcPrChange w:id="5105" w:author="Jarno Nieminen" w:date="2014-06-11T12:40:00Z">
              <w:tcPr>
                <w:tcW w:w="4867" w:type="dxa"/>
                <w:shd w:val="clear" w:color="auto" w:fill="auto"/>
              </w:tcPr>
            </w:tcPrChange>
          </w:tcPr>
          <w:p w14:paraId="7F03D669" w14:textId="77777777" w:rsidR="006C37C2" w:rsidRPr="00D82A73" w:rsidRDefault="006C37C2" w:rsidP="0026766E">
            <w:pPr>
              <w:rPr>
                <w:b/>
              </w:rPr>
            </w:pPr>
            <w:r w:rsidRPr="00D82A73">
              <w:rPr>
                <w:b/>
              </w:rPr>
              <w:t>Kommentar</w:t>
            </w:r>
          </w:p>
        </w:tc>
        <w:tc>
          <w:tcPr>
            <w:tcW w:w="1134" w:type="dxa"/>
            <w:shd w:val="clear" w:color="auto" w:fill="auto"/>
            <w:tcPrChange w:id="5106" w:author="Jarno Nieminen" w:date="2014-06-11T12:40:00Z">
              <w:tcPr>
                <w:tcW w:w="1134" w:type="dxa"/>
                <w:shd w:val="clear" w:color="auto" w:fill="auto"/>
              </w:tcPr>
            </w:tcPrChange>
          </w:tcPr>
          <w:p w14:paraId="514573C1" w14:textId="77777777" w:rsidR="006C37C2" w:rsidRPr="00D82A73" w:rsidRDefault="006C37C2" w:rsidP="0026766E">
            <w:pPr>
              <w:rPr>
                <w:b/>
              </w:rPr>
            </w:pPr>
            <w:r w:rsidRPr="00D82A73">
              <w:rPr>
                <w:b/>
              </w:rPr>
              <w:t>Kardi-nalitet</w:t>
            </w:r>
          </w:p>
        </w:tc>
      </w:tr>
      <w:tr w:rsidR="006C37C2" w:rsidRPr="00D82A73" w14:paraId="0B1E20BC" w14:textId="77777777" w:rsidTr="0026766E">
        <w:tc>
          <w:tcPr>
            <w:tcW w:w="2628" w:type="dxa"/>
            <w:shd w:val="clear" w:color="auto" w:fill="auto"/>
            <w:tcPrChange w:id="5107" w:author="Jarno Nieminen" w:date="2014-06-11T12:40:00Z">
              <w:tcPr>
                <w:tcW w:w="2628" w:type="dxa"/>
                <w:shd w:val="clear" w:color="auto" w:fill="auto"/>
              </w:tcPr>
            </w:tcPrChange>
          </w:tcPr>
          <w:p w14:paraId="0DEACB40" w14:textId="77777777" w:rsidR="006C37C2" w:rsidRPr="00D82A73" w:rsidRDefault="006C37C2" w:rsidP="0026766E">
            <w:pPr>
              <w:rPr>
                <w:i/>
              </w:rPr>
            </w:pPr>
            <w:r w:rsidRPr="00D82A73">
              <w:rPr>
                <w:i/>
              </w:rPr>
              <w:lastRenderedPageBreak/>
              <w:t>Begäran</w:t>
            </w:r>
          </w:p>
        </w:tc>
        <w:tc>
          <w:tcPr>
            <w:tcW w:w="1260" w:type="dxa"/>
            <w:shd w:val="clear" w:color="auto" w:fill="auto"/>
            <w:tcPrChange w:id="5108" w:author="Jarno Nieminen" w:date="2014-06-11T12:40:00Z">
              <w:tcPr>
                <w:tcW w:w="1260" w:type="dxa"/>
                <w:shd w:val="clear" w:color="auto" w:fill="auto"/>
              </w:tcPr>
            </w:tcPrChange>
          </w:tcPr>
          <w:p w14:paraId="0383FF8A" w14:textId="77777777" w:rsidR="006C37C2" w:rsidRPr="00D82A73" w:rsidRDefault="006C37C2" w:rsidP="0026766E"/>
        </w:tc>
        <w:tc>
          <w:tcPr>
            <w:tcW w:w="4867" w:type="dxa"/>
            <w:shd w:val="clear" w:color="auto" w:fill="auto"/>
            <w:tcPrChange w:id="5109" w:author="Jarno Nieminen" w:date="2014-06-11T12:40:00Z">
              <w:tcPr>
                <w:tcW w:w="4867" w:type="dxa"/>
                <w:shd w:val="clear" w:color="auto" w:fill="auto"/>
              </w:tcPr>
            </w:tcPrChange>
          </w:tcPr>
          <w:p w14:paraId="79EF07D4" w14:textId="77777777" w:rsidR="006C37C2" w:rsidRPr="00D82A73" w:rsidRDefault="006C37C2" w:rsidP="0026766E">
            <w:pPr>
              <w:pStyle w:val="Normal1"/>
              <w:rPr>
                <w:lang w:val="sv-SE"/>
              </w:rPr>
            </w:pPr>
          </w:p>
        </w:tc>
        <w:tc>
          <w:tcPr>
            <w:tcW w:w="1134" w:type="dxa"/>
            <w:shd w:val="clear" w:color="auto" w:fill="auto"/>
            <w:tcPrChange w:id="5110" w:author="Jarno Nieminen" w:date="2014-06-11T12:40:00Z">
              <w:tcPr>
                <w:tcW w:w="1134" w:type="dxa"/>
                <w:shd w:val="clear" w:color="auto" w:fill="auto"/>
              </w:tcPr>
            </w:tcPrChange>
          </w:tcPr>
          <w:p w14:paraId="620C40C8" w14:textId="77777777" w:rsidR="006C37C2" w:rsidRPr="00D82A73" w:rsidRDefault="006C37C2" w:rsidP="0026766E"/>
        </w:tc>
      </w:tr>
      <w:tr w:rsidR="006C37C2" w:rsidRPr="00D82A73" w14:paraId="4B0000CD" w14:textId="77777777" w:rsidTr="0026766E">
        <w:tc>
          <w:tcPr>
            <w:tcW w:w="2628" w:type="dxa"/>
            <w:shd w:val="clear" w:color="auto" w:fill="auto"/>
            <w:tcPrChange w:id="5111" w:author="Jarno Nieminen" w:date="2014-06-11T12:40:00Z">
              <w:tcPr>
                <w:tcW w:w="2628" w:type="dxa"/>
                <w:shd w:val="clear" w:color="auto" w:fill="auto"/>
              </w:tcPr>
            </w:tcPrChange>
          </w:tcPr>
          <w:p w14:paraId="1DDA8B3D" w14:textId="77777777" w:rsidR="006C37C2" w:rsidRPr="00D82A73" w:rsidRDefault="006C37C2" w:rsidP="0026766E">
            <w:pPr>
              <w:rPr>
                <w:rFonts w:eastAsia="Arial Unicode MS"/>
              </w:rPr>
            </w:pPr>
            <w:r w:rsidRPr="00D82A73">
              <w:rPr>
                <w:rFonts w:eastAsia="Arial Unicode MS"/>
              </w:rPr>
              <w:t>FormRequest</w:t>
            </w:r>
          </w:p>
        </w:tc>
        <w:tc>
          <w:tcPr>
            <w:tcW w:w="1260" w:type="dxa"/>
            <w:shd w:val="clear" w:color="auto" w:fill="auto"/>
            <w:tcPrChange w:id="5112" w:author="Jarno Nieminen" w:date="2014-06-11T12:40:00Z">
              <w:tcPr>
                <w:tcW w:w="1260" w:type="dxa"/>
                <w:shd w:val="clear" w:color="auto" w:fill="auto"/>
              </w:tcPr>
            </w:tcPrChange>
          </w:tcPr>
          <w:p w14:paraId="641C6CD0" w14:textId="77777777" w:rsidR="006C37C2" w:rsidRPr="00D82A73" w:rsidRDefault="006C37C2" w:rsidP="0026766E"/>
        </w:tc>
        <w:tc>
          <w:tcPr>
            <w:tcW w:w="4867" w:type="dxa"/>
            <w:shd w:val="clear" w:color="auto" w:fill="auto"/>
            <w:tcPrChange w:id="5113" w:author="Jarno Nieminen" w:date="2014-06-11T12:40:00Z">
              <w:tcPr>
                <w:tcW w:w="4867" w:type="dxa"/>
                <w:shd w:val="clear" w:color="auto" w:fill="auto"/>
              </w:tcPr>
            </w:tcPrChange>
          </w:tcPr>
          <w:p w14:paraId="3187569C" w14:textId="77777777" w:rsidR="006C37C2" w:rsidRPr="00D82A73" w:rsidRDefault="006C37C2" w:rsidP="0026766E">
            <w:pPr>
              <w:pStyle w:val="Normal1"/>
              <w:rPr>
                <w:sz w:val="20"/>
                <w:lang w:val="sv-SE"/>
              </w:rPr>
            </w:pPr>
            <w:r w:rsidRPr="00D82A73">
              <w:rPr>
                <w:sz w:val="20"/>
                <w:lang w:val="sv-SE"/>
              </w:rPr>
              <w:t>Objekt FormRequestType. Objektet innehåller information för att skapa en formulärbegäran.</w:t>
            </w:r>
          </w:p>
        </w:tc>
        <w:tc>
          <w:tcPr>
            <w:tcW w:w="1134" w:type="dxa"/>
            <w:shd w:val="clear" w:color="auto" w:fill="auto"/>
            <w:tcPrChange w:id="5114" w:author="Jarno Nieminen" w:date="2014-06-11T12:40:00Z">
              <w:tcPr>
                <w:tcW w:w="1134" w:type="dxa"/>
                <w:shd w:val="clear" w:color="auto" w:fill="auto"/>
              </w:tcPr>
            </w:tcPrChange>
          </w:tcPr>
          <w:p w14:paraId="3012597E" w14:textId="77777777" w:rsidR="006C37C2" w:rsidRPr="00D82A73" w:rsidRDefault="006C37C2" w:rsidP="0026766E">
            <w:r w:rsidRPr="00D82A73">
              <w:t>1..*</w:t>
            </w:r>
          </w:p>
        </w:tc>
      </w:tr>
      <w:tr w:rsidR="006C37C2" w:rsidRPr="00D82A73" w14:paraId="540B7D18" w14:textId="77777777" w:rsidTr="0026766E">
        <w:tc>
          <w:tcPr>
            <w:tcW w:w="2628" w:type="dxa"/>
            <w:shd w:val="clear" w:color="auto" w:fill="auto"/>
            <w:tcPrChange w:id="5115" w:author="Jarno Nieminen" w:date="2014-06-11T12:40:00Z">
              <w:tcPr>
                <w:tcW w:w="2628" w:type="dxa"/>
                <w:shd w:val="clear" w:color="auto" w:fill="auto"/>
              </w:tcPr>
            </w:tcPrChange>
          </w:tcPr>
          <w:p w14:paraId="5A2BA3FE" w14:textId="77777777" w:rsidR="006C37C2" w:rsidRPr="00356790" w:rsidRDefault="006C37C2" w:rsidP="0026766E">
            <w:r w:rsidRPr="000C67F0">
              <w:rPr>
                <w:rFonts w:eastAsia="Arial Unicode MS"/>
              </w:rPr>
              <w:t>Healthcare_ CareGiver</w:t>
            </w:r>
          </w:p>
        </w:tc>
        <w:tc>
          <w:tcPr>
            <w:tcW w:w="1260" w:type="dxa"/>
            <w:shd w:val="clear" w:color="auto" w:fill="auto"/>
            <w:tcPrChange w:id="5116" w:author="Jarno Nieminen" w:date="2014-06-11T12:40:00Z">
              <w:tcPr>
                <w:tcW w:w="1260" w:type="dxa"/>
                <w:shd w:val="clear" w:color="auto" w:fill="auto"/>
              </w:tcPr>
            </w:tcPrChange>
          </w:tcPr>
          <w:p w14:paraId="573F3A36" w14:textId="77777777" w:rsidR="006C37C2" w:rsidRPr="00356790" w:rsidRDefault="006C37C2" w:rsidP="0026766E"/>
        </w:tc>
        <w:tc>
          <w:tcPr>
            <w:tcW w:w="4867" w:type="dxa"/>
            <w:shd w:val="clear" w:color="auto" w:fill="auto"/>
            <w:tcPrChange w:id="5117" w:author="Jarno Nieminen" w:date="2014-06-11T12:40:00Z">
              <w:tcPr>
                <w:tcW w:w="4867" w:type="dxa"/>
                <w:shd w:val="clear" w:color="auto" w:fill="auto"/>
              </w:tcPr>
            </w:tcPrChange>
          </w:tcPr>
          <w:p w14:paraId="2FA91BE2" w14:textId="77777777" w:rsidR="006C37C2" w:rsidRPr="00356790" w:rsidRDefault="006C37C2" w:rsidP="0026766E">
            <w:r>
              <w:t>Hsa-id vårdgivare (informationsägare).</w:t>
            </w:r>
          </w:p>
        </w:tc>
        <w:tc>
          <w:tcPr>
            <w:tcW w:w="1134" w:type="dxa"/>
            <w:shd w:val="clear" w:color="auto" w:fill="auto"/>
            <w:tcPrChange w:id="5118" w:author="Jarno Nieminen" w:date="2014-06-11T12:40:00Z">
              <w:tcPr>
                <w:tcW w:w="1134" w:type="dxa"/>
                <w:shd w:val="clear" w:color="auto" w:fill="auto"/>
              </w:tcPr>
            </w:tcPrChange>
          </w:tcPr>
          <w:p w14:paraId="059F8705" w14:textId="77777777" w:rsidR="006C37C2" w:rsidRPr="00356790" w:rsidRDefault="006C37C2" w:rsidP="0026766E">
            <w:r>
              <w:t>0..1</w:t>
            </w:r>
          </w:p>
        </w:tc>
      </w:tr>
      <w:tr w:rsidR="006C37C2" w:rsidRPr="00D82A73" w14:paraId="7854C5EF" w14:textId="77777777" w:rsidTr="0026766E">
        <w:tc>
          <w:tcPr>
            <w:tcW w:w="2628" w:type="dxa"/>
            <w:shd w:val="clear" w:color="auto" w:fill="auto"/>
            <w:tcPrChange w:id="5119" w:author="Jarno Nieminen" w:date="2014-06-11T12:40:00Z">
              <w:tcPr>
                <w:tcW w:w="2628" w:type="dxa"/>
                <w:shd w:val="clear" w:color="auto" w:fill="auto"/>
              </w:tcPr>
            </w:tcPrChange>
          </w:tcPr>
          <w:p w14:paraId="57CAD6FC" w14:textId="77777777" w:rsidR="006C37C2" w:rsidRPr="00356790" w:rsidRDefault="006C37C2" w:rsidP="0026766E">
            <w:r w:rsidRPr="000C67F0">
              <w:rPr>
                <w:rFonts w:eastAsia="Arial Unicode MS"/>
              </w:rPr>
              <w:t xml:space="preserve">Healthcare_ MedUnit </w:t>
            </w:r>
          </w:p>
        </w:tc>
        <w:tc>
          <w:tcPr>
            <w:tcW w:w="1260" w:type="dxa"/>
            <w:shd w:val="clear" w:color="auto" w:fill="auto"/>
            <w:tcPrChange w:id="5120" w:author="Jarno Nieminen" w:date="2014-06-11T12:40:00Z">
              <w:tcPr>
                <w:tcW w:w="1260" w:type="dxa"/>
                <w:shd w:val="clear" w:color="auto" w:fill="auto"/>
              </w:tcPr>
            </w:tcPrChange>
          </w:tcPr>
          <w:p w14:paraId="1BA67683" w14:textId="77777777" w:rsidR="006C37C2" w:rsidRPr="00356790" w:rsidRDefault="006C37C2" w:rsidP="0026766E"/>
        </w:tc>
        <w:tc>
          <w:tcPr>
            <w:tcW w:w="4867" w:type="dxa"/>
            <w:shd w:val="clear" w:color="auto" w:fill="auto"/>
            <w:tcPrChange w:id="5121" w:author="Jarno Nieminen" w:date="2014-06-11T12:40:00Z">
              <w:tcPr>
                <w:tcW w:w="4867" w:type="dxa"/>
                <w:shd w:val="clear" w:color="auto" w:fill="auto"/>
              </w:tcPr>
            </w:tcPrChange>
          </w:tcPr>
          <w:p w14:paraId="5C1D47D2" w14:textId="77777777" w:rsidR="006C37C2" w:rsidRPr="00356790" w:rsidRDefault="006C37C2" w:rsidP="0026766E">
            <w:r>
              <w:t>Hsa-id medicinskt ansvarig (informationsägare)..</w:t>
            </w:r>
          </w:p>
        </w:tc>
        <w:tc>
          <w:tcPr>
            <w:tcW w:w="1134" w:type="dxa"/>
            <w:shd w:val="clear" w:color="auto" w:fill="auto"/>
            <w:tcPrChange w:id="5122" w:author="Jarno Nieminen" w:date="2014-06-11T12:40:00Z">
              <w:tcPr>
                <w:tcW w:w="1134" w:type="dxa"/>
                <w:shd w:val="clear" w:color="auto" w:fill="auto"/>
              </w:tcPr>
            </w:tcPrChange>
          </w:tcPr>
          <w:p w14:paraId="6A592106" w14:textId="77777777" w:rsidR="006C37C2" w:rsidRPr="00356790" w:rsidRDefault="006C37C2" w:rsidP="0026766E">
            <w:r>
              <w:t>0..1</w:t>
            </w:r>
          </w:p>
        </w:tc>
      </w:tr>
      <w:tr w:rsidR="006C37C2" w:rsidRPr="00D82A73" w14:paraId="67DA08C7" w14:textId="77777777" w:rsidTr="0026766E">
        <w:tc>
          <w:tcPr>
            <w:tcW w:w="2628" w:type="dxa"/>
            <w:shd w:val="clear" w:color="auto" w:fill="auto"/>
            <w:tcPrChange w:id="5123" w:author="Jarno Nieminen" w:date="2014-06-11T12:40:00Z">
              <w:tcPr>
                <w:tcW w:w="2628" w:type="dxa"/>
                <w:shd w:val="clear" w:color="auto" w:fill="auto"/>
              </w:tcPr>
            </w:tcPrChange>
          </w:tcPr>
          <w:p w14:paraId="673A4B19" w14:textId="77777777" w:rsidR="006C37C2" w:rsidRPr="00356790" w:rsidRDefault="006C37C2" w:rsidP="0026766E">
            <w:r w:rsidRPr="000C67F0">
              <w:t xml:space="preserve">Healthcare_Facility_CareUnit </w:t>
            </w:r>
          </w:p>
        </w:tc>
        <w:tc>
          <w:tcPr>
            <w:tcW w:w="1260" w:type="dxa"/>
            <w:shd w:val="clear" w:color="auto" w:fill="auto"/>
            <w:tcPrChange w:id="5124" w:author="Jarno Nieminen" w:date="2014-06-11T12:40:00Z">
              <w:tcPr>
                <w:tcW w:w="1260" w:type="dxa"/>
                <w:shd w:val="clear" w:color="auto" w:fill="auto"/>
              </w:tcPr>
            </w:tcPrChange>
          </w:tcPr>
          <w:p w14:paraId="425FDFDD" w14:textId="77777777" w:rsidR="006C37C2" w:rsidRPr="00356790" w:rsidRDefault="006C37C2" w:rsidP="0026766E"/>
        </w:tc>
        <w:tc>
          <w:tcPr>
            <w:tcW w:w="4867" w:type="dxa"/>
            <w:shd w:val="clear" w:color="auto" w:fill="auto"/>
            <w:tcPrChange w:id="5125" w:author="Jarno Nieminen" w:date="2014-06-11T12:40:00Z">
              <w:tcPr>
                <w:tcW w:w="4867" w:type="dxa"/>
                <w:shd w:val="clear" w:color="auto" w:fill="auto"/>
              </w:tcPr>
            </w:tcPrChange>
          </w:tcPr>
          <w:p w14:paraId="731BFCB2" w14:textId="77777777" w:rsidR="006C37C2" w:rsidRPr="00356790" w:rsidRDefault="006C37C2" w:rsidP="0026766E">
            <w:r>
              <w:t>Hsa-id vårdenhet (informationsägare).</w:t>
            </w:r>
          </w:p>
        </w:tc>
        <w:tc>
          <w:tcPr>
            <w:tcW w:w="1134" w:type="dxa"/>
            <w:shd w:val="clear" w:color="auto" w:fill="auto"/>
            <w:tcPrChange w:id="5126" w:author="Jarno Nieminen" w:date="2014-06-11T12:40:00Z">
              <w:tcPr>
                <w:tcW w:w="1134" w:type="dxa"/>
                <w:shd w:val="clear" w:color="auto" w:fill="auto"/>
              </w:tcPr>
            </w:tcPrChange>
          </w:tcPr>
          <w:p w14:paraId="13BA2996" w14:textId="77777777" w:rsidR="006C37C2" w:rsidRPr="00356790" w:rsidRDefault="006C37C2" w:rsidP="0026766E">
            <w:r>
              <w:t>1..1</w:t>
            </w:r>
          </w:p>
        </w:tc>
      </w:tr>
      <w:tr w:rsidR="006C37C2" w:rsidRPr="00D82A73" w14:paraId="0E6A1953" w14:textId="77777777" w:rsidTr="0026766E">
        <w:tc>
          <w:tcPr>
            <w:tcW w:w="2628" w:type="dxa"/>
            <w:shd w:val="clear" w:color="auto" w:fill="auto"/>
            <w:tcPrChange w:id="5127" w:author="Jarno Nieminen" w:date="2014-06-11T12:40:00Z">
              <w:tcPr>
                <w:tcW w:w="2628" w:type="dxa"/>
                <w:shd w:val="clear" w:color="auto" w:fill="auto"/>
              </w:tcPr>
            </w:tcPrChange>
          </w:tcPr>
          <w:p w14:paraId="328F975B" w14:textId="77777777" w:rsidR="006C37C2" w:rsidRPr="00356790" w:rsidRDefault="006C37C2" w:rsidP="0026766E">
            <w:r w:rsidRPr="000C67F0">
              <w:t xml:space="preserve">healthcare_systemID </w:t>
            </w:r>
          </w:p>
        </w:tc>
        <w:tc>
          <w:tcPr>
            <w:tcW w:w="1260" w:type="dxa"/>
            <w:shd w:val="clear" w:color="auto" w:fill="auto"/>
            <w:tcPrChange w:id="5128" w:author="Jarno Nieminen" w:date="2014-06-11T12:40:00Z">
              <w:tcPr>
                <w:tcW w:w="1260" w:type="dxa"/>
                <w:shd w:val="clear" w:color="auto" w:fill="auto"/>
              </w:tcPr>
            </w:tcPrChange>
          </w:tcPr>
          <w:p w14:paraId="49AE4876" w14:textId="77777777" w:rsidR="006C37C2" w:rsidRPr="00356790" w:rsidRDefault="006C37C2" w:rsidP="0026766E"/>
        </w:tc>
        <w:tc>
          <w:tcPr>
            <w:tcW w:w="4867" w:type="dxa"/>
            <w:shd w:val="clear" w:color="auto" w:fill="auto"/>
            <w:tcPrChange w:id="5129" w:author="Jarno Nieminen" w:date="2014-06-11T12:40:00Z">
              <w:tcPr>
                <w:tcW w:w="4867" w:type="dxa"/>
                <w:shd w:val="clear" w:color="auto" w:fill="auto"/>
              </w:tcPr>
            </w:tcPrChange>
          </w:tcPr>
          <w:p w14:paraId="3E1EBEDE" w14:textId="77777777" w:rsidR="006C37C2" w:rsidRPr="00356790" w:rsidRDefault="006C37C2" w:rsidP="0026766E">
            <w:r>
              <w:t>Hsa-id vårdsystem.</w:t>
            </w:r>
          </w:p>
        </w:tc>
        <w:tc>
          <w:tcPr>
            <w:tcW w:w="1134" w:type="dxa"/>
            <w:shd w:val="clear" w:color="auto" w:fill="auto"/>
            <w:tcPrChange w:id="5130" w:author="Jarno Nieminen" w:date="2014-06-11T12:40:00Z">
              <w:tcPr>
                <w:tcW w:w="1134" w:type="dxa"/>
                <w:shd w:val="clear" w:color="auto" w:fill="auto"/>
              </w:tcPr>
            </w:tcPrChange>
          </w:tcPr>
          <w:p w14:paraId="3C8D28FC" w14:textId="77777777" w:rsidR="006C37C2" w:rsidRPr="00356790" w:rsidRDefault="006C37C2" w:rsidP="0026766E">
            <w:r>
              <w:t>0..1</w:t>
            </w:r>
          </w:p>
        </w:tc>
      </w:tr>
      <w:tr w:rsidR="006C37C2" w:rsidRPr="00D82A73" w14:paraId="293C8FCF" w14:textId="77777777" w:rsidTr="0026766E">
        <w:tc>
          <w:tcPr>
            <w:tcW w:w="2628" w:type="dxa"/>
            <w:shd w:val="clear" w:color="auto" w:fill="auto"/>
            <w:tcPrChange w:id="5131" w:author="Jarno Nieminen" w:date="2014-06-11T12:40:00Z">
              <w:tcPr>
                <w:tcW w:w="2628" w:type="dxa"/>
                <w:shd w:val="clear" w:color="auto" w:fill="auto"/>
              </w:tcPr>
            </w:tcPrChange>
          </w:tcPr>
          <w:p w14:paraId="175A4D76" w14:textId="77777777" w:rsidR="006C37C2" w:rsidRPr="00356790" w:rsidRDefault="006C37C2" w:rsidP="0026766E">
            <w:r w:rsidRPr="000C67F0">
              <w:t xml:space="preserve">SubjectOfCare </w:t>
            </w:r>
          </w:p>
        </w:tc>
        <w:tc>
          <w:tcPr>
            <w:tcW w:w="1260" w:type="dxa"/>
            <w:shd w:val="clear" w:color="auto" w:fill="auto"/>
            <w:tcPrChange w:id="5132" w:author="Jarno Nieminen" w:date="2014-06-11T12:40:00Z">
              <w:tcPr>
                <w:tcW w:w="1260" w:type="dxa"/>
                <w:shd w:val="clear" w:color="auto" w:fill="auto"/>
              </w:tcPr>
            </w:tcPrChange>
          </w:tcPr>
          <w:p w14:paraId="7E5A6634" w14:textId="77777777" w:rsidR="006C37C2" w:rsidRPr="00356790" w:rsidRDefault="006C37C2" w:rsidP="0026766E"/>
        </w:tc>
        <w:tc>
          <w:tcPr>
            <w:tcW w:w="4867" w:type="dxa"/>
            <w:shd w:val="clear" w:color="auto" w:fill="auto"/>
            <w:tcPrChange w:id="5133" w:author="Jarno Nieminen" w:date="2014-06-11T12:40:00Z">
              <w:tcPr>
                <w:tcW w:w="4867" w:type="dxa"/>
                <w:shd w:val="clear" w:color="auto" w:fill="auto"/>
              </w:tcPr>
            </w:tcPrChange>
          </w:tcPr>
          <w:p w14:paraId="6D0FDDE3" w14:textId="77777777" w:rsidR="006C37C2" w:rsidRDefault="006C37C2" w:rsidP="0026766E">
            <w:r>
              <w:t>Personnummer patient/invånare.</w:t>
            </w:r>
          </w:p>
          <w:p w14:paraId="14C03731" w14:textId="77777777" w:rsidR="006C37C2" w:rsidRPr="00356790" w:rsidRDefault="006C37C2" w:rsidP="0026766E">
            <w:r>
              <w:t>- Utelämnas parameter hanteras formulär som anonymt.</w:t>
            </w:r>
          </w:p>
        </w:tc>
        <w:tc>
          <w:tcPr>
            <w:tcW w:w="1134" w:type="dxa"/>
            <w:shd w:val="clear" w:color="auto" w:fill="auto"/>
            <w:tcPrChange w:id="5134" w:author="Jarno Nieminen" w:date="2014-06-11T12:40:00Z">
              <w:tcPr>
                <w:tcW w:w="1134" w:type="dxa"/>
                <w:shd w:val="clear" w:color="auto" w:fill="auto"/>
              </w:tcPr>
            </w:tcPrChange>
          </w:tcPr>
          <w:p w14:paraId="2D1211AB" w14:textId="77777777" w:rsidR="006C37C2" w:rsidRPr="00356790" w:rsidRDefault="006C37C2" w:rsidP="0026766E">
            <w:r>
              <w:t>0..1</w:t>
            </w:r>
          </w:p>
        </w:tc>
      </w:tr>
      <w:tr w:rsidR="006C37C2" w:rsidRPr="00D82A73" w14:paraId="22E46CA9" w14:textId="77777777" w:rsidTr="0026766E">
        <w:tc>
          <w:tcPr>
            <w:tcW w:w="2628" w:type="dxa"/>
            <w:shd w:val="clear" w:color="auto" w:fill="auto"/>
            <w:tcPrChange w:id="5135" w:author="Jarno Nieminen" w:date="2014-06-11T12:40:00Z">
              <w:tcPr>
                <w:tcW w:w="2628" w:type="dxa"/>
                <w:shd w:val="clear" w:color="auto" w:fill="auto"/>
              </w:tcPr>
            </w:tcPrChange>
          </w:tcPr>
          <w:p w14:paraId="1365C501" w14:textId="77777777" w:rsidR="006C37C2" w:rsidRPr="00356790" w:rsidRDefault="006C37C2" w:rsidP="0026766E">
            <w:r w:rsidRPr="000C67F0">
              <w:t xml:space="preserve">TemplateId </w:t>
            </w:r>
          </w:p>
        </w:tc>
        <w:tc>
          <w:tcPr>
            <w:tcW w:w="1260" w:type="dxa"/>
            <w:shd w:val="clear" w:color="auto" w:fill="auto"/>
            <w:tcPrChange w:id="5136" w:author="Jarno Nieminen" w:date="2014-06-11T12:40:00Z">
              <w:tcPr>
                <w:tcW w:w="1260" w:type="dxa"/>
                <w:shd w:val="clear" w:color="auto" w:fill="auto"/>
              </w:tcPr>
            </w:tcPrChange>
          </w:tcPr>
          <w:p w14:paraId="424371CF" w14:textId="77777777" w:rsidR="006C37C2" w:rsidRPr="00356790" w:rsidRDefault="006C37C2" w:rsidP="0026766E"/>
        </w:tc>
        <w:tc>
          <w:tcPr>
            <w:tcW w:w="4867" w:type="dxa"/>
            <w:shd w:val="clear" w:color="auto" w:fill="auto"/>
            <w:tcPrChange w:id="5137" w:author="Jarno Nieminen" w:date="2014-06-11T12:40:00Z">
              <w:tcPr>
                <w:tcW w:w="4867" w:type="dxa"/>
                <w:shd w:val="clear" w:color="auto" w:fill="auto"/>
              </w:tcPr>
            </w:tcPrChange>
          </w:tcPr>
          <w:p w14:paraId="3071DFC0" w14:textId="77777777" w:rsidR="006C37C2" w:rsidRPr="00356790" w:rsidRDefault="006C37C2" w:rsidP="0026766E">
            <w:r>
              <w:t>Formulärmall id.</w:t>
            </w:r>
          </w:p>
        </w:tc>
        <w:tc>
          <w:tcPr>
            <w:tcW w:w="1134" w:type="dxa"/>
            <w:shd w:val="clear" w:color="auto" w:fill="auto"/>
            <w:tcPrChange w:id="5138" w:author="Jarno Nieminen" w:date="2014-06-11T12:40:00Z">
              <w:tcPr>
                <w:tcW w:w="1134" w:type="dxa"/>
                <w:shd w:val="clear" w:color="auto" w:fill="auto"/>
              </w:tcPr>
            </w:tcPrChange>
          </w:tcPr>
          <w:p w14:paraId="1BA1A284" w14:textId="77777777" w:rsidR="006C37C2" w:rsidRPr="00356790" w:rsidRDefault="006C37C2" w:rsidP="0026766E">
            <w:r>
              <w:t>1..1</w:t>
            </w:r>
          </w:p>
        </w:tc>
      </w:tr>
      <w:tr w:rsidR="006C37C2" w:rsidRPr="00D82A73" w14:paraId="0414D8EB" w14:textId="77777777" w:rsidTr="0026766E">
        <w:tc>
          <w:tcPr>
            <w:tcW w:w="2628" w:type="dxa"/>
            <w:shd w:val="clear" w:color="auto" w:fill="auto"/>
            <w:tcPrChange w:id="5139" w:author="Jarno Nieminen" w:date="2014-06-11T12:40:00Z">
              <w:tcPr>
                <w:tcW w:w="2628" w:type="dxa"/>
                <w:shd w:val="clear" w:color="auto" w:fill="auto"/>
              </w:tcPr>
            </w:tcPrChange>
          </w:tcPr>
          <w:p w14:paraId="3029468B" w14:textId="77777777" w:rsidR="006C37C2" w:rsidRPr="00356790" w:rsidRDefault="006C37C2" w:rsidP="0026766E">
            <w:r>
              <w:t xml:space="preserve">TemplateVersion </w:t>
            </w:r>
          </w:p>
        </w:tc>
        <w:tc>
          <w:tcPr>
            <w:tcW w:w="1260" w:type="dxa"/>
            <w:shd w:val="clear" w:color="auto" w:fill="auto"/>
            <w:tcPrChange w:id="5140" w:author="Jarno Nieminen" w:date="2014-06-11T12:40:00Z">
              <w:tcPr>
                <w:tcW w:w="1260" w:type="dxa"/>
                <w:shd w:val="clear" w:color="auto" w:fill="auto"/>
              </w:tcPr>
            </w:tcPrChange>
          </w:tcPr>
          <w:p w14:paraId="3A841059" w14:textId="77777777" w:rsidR="006C37C2" w:rsidRPr="00356790" w:rsidRDefault="006C37C2" w:rsidP="0026766E"/>
        </w:tc>
        <w:tc>
          <w:tcPr>
            <w:tcW w:w="4867" w:type="dxa"/>
            <w:shd w:val="clear" w:color="auto" w:fill="auto"/>
            <w:tcPrChange w:id="5141" w:author="Jarno Nieminen" w:date="2014-06-11T12:40:00Z">
              <w:tcPr>
                <w:tcW w:w="4867" w:type="dxa"/>
                <w:shd w:val="clear" w:color="auto" w:fill="auto"/>
              </w:tcPr>
            </w:tcPrChange>
          </w:tcPr>
          <w:p w14:paraId="7773F59A" w14:textId="77777777" w:rsidR="006C37C2" w:rsidRPr="00356790" w:rsidRDefault="006C37C2" w:rsidP="0026766E">
            <w:r>
              <w:t>Formulärmall version.</w:t>
            </w:r>
          </w:p>
        </w:tc>
        <w:tc>
          <w:tcPr>
            <w:tcW w:w="1134" w:type="dxa"/>
            <w:shd w:val="clear" w:color="auto" w:fill="auto"/>
            <w:tcPrChange w:id="5142" w:author="Jarno Nieminen" w:date="2014-06-11T12:40:00Z">
              <w:tcPr>
                <w:tcW w:w="1134" w:type="dxa"/>
                <w:shd w:val="clear" w:color="auto" w:fill="auto"/>
              </w:tcPr>
            </w:tcPrChange>
          </w:tcPr>
          <w:p w14:paraId="36A21BE4" w14:textId="77777777" w:rsidR="006C37C2" w:rsidRPr="00356790" w:rsidRDefault="006C37C2" w:rsidP="0026766E">
            <w:r>
              <w:t>0..1</w:t>
            </w:r>
          </w:p>
        </w:tc>
      </w:tr>
      <w:tr w:rsidR="006C37C2" w:rsidRPr="00D82A73" w14:paraId="0545C9C5" w14:textId="77777777" w:rsidTr="0026766E">
        <w:tc>
          <w:tcPr>
            <w:tcW w:w="2628" w:type="dxa"/>
            <w:shd w:val="clear" w:color="auto" w:fill="auto"/>
            <w:tcPrChange w:id="5143" w:author="Jarno Nieminen" w:date="2014-06-11T12:40:00Z">
              <w:tcPr>
                <w:tcW w:w="2628" w:type="dxa"/>
                <w:shd w:val="clear" w:color="auto" w:fill="auto"/>
              </w:tcPr>
            </w:tcPrChange>
          </w:tcPr>
          <w:p w14:paraId="2ED24FBE" w14:textId="77777777" w:rsidR="006C37C2" w:rsidRPr="00356790" w:rsidRDefault="006C37C2" w:rsidP="0026766E">
            <w:r>
              <w:t xml:space="preserve">ClinicalProcessInterestId </w:t>
            </w:r>
          </w:p>
        </w:tc>
        <w:tc>
          <w:tcPr>
            <w:tcW w:w="1260" w:type="dxa"/>
            <w:shd w:val="clear" w:color="auto" w:fill="auto"/>
            <w:tcPrChange w:id="5144" w:author="Jarno Nieminen" w:date="2014-06-11T12:40:00Z">
              <w:tcPr>
                <w:tcW w:w="1260" w:type="dxa"/>
                <w:shd w:val="clear" w:color="auto" w:fill="auto"/>
              </w:tcPr>
            </w:tcPrChange>
          </w:tcPr>
          <w:p w14:paraId="5549F17B" w14:textId="77777777" w:rsidR="006C37C2" w:rsidRPr="00356790" w:rsidRDefault="006C37C2" w:rsidP="0026766E"/>
        </w:tc>
        <w:tc>
          <w:tcPr>
            <w:tcW w:w="4867" w:type="dxa"/>
            <w:shd w:val="clear" w:color="auto" w:fill="auto"/>
            <w:tcPrChange w:id="5145" w:author="Jarno Nieminen" w:date="2014-06-11T12:40:00Z">
              <w:tcPr>
                <w:tcW w:w="4867" w:type="dxa"/>
                <w:shd w:val="clear" w:color="auto" w:fill="auto"/>
              </w:tcPr>
            </w:tcPrChange>
          </w:tcPr>
          <w:p w14:paraId="10C1E423" w14:textId="77777777" w:rsidR="006C37C2" w:rsidRPr="00356790" w:rsidRDefault="006C37C2" w:rsidP="0026766E">
            <w:r>
              <w:t>Hälsoärende id.</w:t>
            </w:r>
          </w:p>
        </w:tc>
        <w:tc>
          <w:tcPr>
            <w:tcW w:w="1134" w:type="dxa"/>
            <w:shd w:val="clear" w:color="auto" w:fill="auto"/>
            <w:tcPrChange w:id="5146" w:author="Jarno Nieminen" w:date="2014-06-11T12:40:00Z">
              <w:tcPr>
                <w:tcW w:w="1134" w:type="dxa"/>
                <w:shd w:val="clear" w:color="auto" w:fill="auto"/>
              </w:tcPr>
            </w:tcPrChange>
          </w:tcPr>
          <w:p w14:paraId="7959CE21" w14:textId="77777777" w:rsidR="006C37C2" w:rsidRPr="00356790" w:rsidRDefault="006C37C2" w:rsidP="0026766E">
            <w:r>
              <w:t>0..1</w:t>
            </w:r>
          </w:p>
        </w:tc>
      </w:tr>
      <w:tr w:rsidR="006C37C2" w:rsidRPr="00D82A73" w14:paraId="70ABC367" w14:textId="77777777" w:rsidTr="0026766E">
        <w:tc>
          <w:tcPr>
            <w:tcW w:w="2628" w:type="dxa"/>
            <w:shd w:val="clear" w:color="auto" w:fill="auto"/>
            <w:tcPrChange w:id="5147" w:author="Jarno Nieminen" w:date="2014-06-11T12:40:00Z">
              <w:tcPr>
                <w:tcW w:w="2628" w:type="dxa"/>
                <w:shd w:val="clear" w:color="auto" w:fill="auto"/>
              </w:tcPr>
            </w:tcPrChange>
          </w:tcPr>
          <w:p w14:paraId="615A2EC1" w14:textId="77777777" w:rsidR="006C37C2" w:rsidRPr="00356790" w:rsidRDefault="006C37C2" w:rsidP="0026766E">
            <w:r w:rsidRPr="000C67F0">
              <w:t xml:space="preserve">FormText </w:t>
            </w:r>
          </w:p>
        </w:tc>
        <w:tc>
          <w:tcPr>
            <w:tcW w:w="1260" w:type="dxa"/>
            <w:shd w:val="clear" w:color="auto" w:fill="auto"/>
            <w:tcPrChange w:id="5148" w:author="Jarno Nieminen" w:date="2014-06-11T12:40:00Z">
              <w:tcPr>
                <w:tcW w:w="1260" w:type="dxa"/>
                <w:shd w:val="clear" w:color="auto" w:fill="auto"/>
              </w:tcPr>
            </w:tcPrChange>
          </w:tcPr>
          <w:p w14:paraId="5BC0980D" w14:textId="77777777" w:rsidR="006C37C2" w:rsidRPr="00356790" w:rsidRDefault="006C37C2" w:rsidP="0026766E"/>
        </w:tc>
        <w:tc>
          <w:tcPr>
            <w:tcW w:w="4867" w:type="dxa"/>
            <w:shd w:val="clear" w:color="auto" w:fill="auto"/>
            <w:tcPrChange w:id="5149" w:author="Jarno Nieminen" w:date="2014-06-11T12:40:00Z">
              <w:tcPr>
                <w:tcW w:w="4867" w:type="dxa"/>
                <w:shd w:val="clear" w:color="auto" w:fill="auto"/>
              </w:tcPr>
            </w:tcPrChange>
          </w:tcPr>
          <w:p w14:paraId="069600D2" w14:textId="77777777" w:rsidR="006C37C2" w:rsidRPr="00356790" w:rsidRDefault="006C37C2" w:rsidP="0026766E">
            <w:r>
              <w:t>Formulärtext för formulärbegäran.</w:t>
            </w:r>
          </w:p>
        </w:tc>
        <w:tc>
          <w:tcPr>
            <w:tcW w:w="1134" w:type="dxa"/>
            <w:shd w:val="clear" w:color="auto" w:fill="auto"/>
            <w:tcPrChange w:id="5150" w:author="Jarno Nieminen" w:date="2014-06-11T12:40:00Z">
              <w:tcPr>
                <w:tcW w:w="1134" w:type="dxa"/>
                <w:shd w:val="clear" w:color="auto" w:fill="auto"/>
              </w:tcPr>
            </w:tcPrChange>
          </w:tcPr>
          <w:p w14:paraId="43AA2073" w14:textId="77777777" w:rsidR="006C37C2" w:rsidRPr="00356790" w:rsidRDefault="006C37C2" w:rsidP="0026766E">
            <w:r>
              <w:t>0..1</w:t>
            </w:r>
          </w:p>
        </w:tc>
      </w:tr>
      <w:tr w:rsidR="006C37C2" w:rsidRPr="00D82A73" w14:paraId="65359735" w14:textId="77777777" w:rsidTr="0026766E">
        <w:tc>
          <w:tcPr>
            <w:tcW w:w="2628" w:type="dxa"/>
            <w:shd w:val="clear" w:color="auto" w:fill="auto"/>
            <w:tcPrChange w:id="5151" w:author="Jarno Nieminen" w:date="2014-06-11T12:40:00Z">
              <w:tcPr>
                <w:tcW w:w="2628" w:type="dxa"/>
                <w:shd w:val="clear" w:color="auto" w:fill="auto"/>
              </w:tcPr>
            </w:tcPrChange>
          </w:tcPr>
          <w:p w14:paraId="08742847" w14:textId="77777777" w:rsidR="006C37C2" w:rsidRPr="00356790" w:rsidRDefault="006C37C2" w:rsidP="0026766E">
            <w:r>
              <w:t xml:space="preserve">expireDate </w:t>
            </w:r>
          </w:p>
        </w:tc>
        <w:tc>
          <w:tcPr>
            <w:tcW w:w="1260" w:type="dxa"/>
            <w:shd w:val="clear" w:color="auto" w:fill="auto"/>
            <w:tcPrChange w:id="5152" w:author="Jarno Nieminen" w:date="2014-06-11T12:40:00Z">
              <w:tcPr>
                <w:tcW w:w="1260" w:type="dxa"/>
                <w:shd w:val="clear" w:color="auto" w:fill="auto"/>
              </w:tcPr>
            </w:tcPrChange>
          </w:tcPr>
          <w:p w14:paraId="6B39E7F5" w14:textId="77777777" w:rsidR="006C37C2" w:rsidRPr="00356790" w:rsidRDefault="006C37C2" w:rsidP="0026766E"/>
        </w:tc>
        <w:tc>
          <w:tcPr>
            <w:tcW w:w="4867" w:type="dxa"/>
            <w:shd w:val="clear" w:color="auto" w:fill="auto"/>
            <w:tcPrChange w:id="5153" w:author="Jarno Nieminen" w:date="2014-06-11T12:40:00Z">
              <w:tcPr>
                <w:tcW w:w="4867" w:type="dxa"/>
                <w:shd w:val="clear" w:color="auto" w:fill="auto"/>
              </w:tcPr>
            </w:tcPrChange>
          </w:tcPr>
          <w:p w14:paraId="27849CBD" w14:textId="77777777" w:rsidR="006C37C2" w:rsidRPr="00356790" w:rsidRDefault="006C37C2" w:rsidP="0026766E">
            <w:r>
              <w:t>Datum för att reglera hur länge patient/invånaren kan besvara formulär.</w:t>
            </w:r>
          </w:p>
        </w:tc>
        <w:tc>
          <w:tcPr>
            <w:tcW w:w="1134" w:type="dxa"/>
            <w:shd w:val="clear" w:color="auto" w:fill="auto"/>
            <w:tcPrChange w:id="5154" w:author="Jarno Nieminen" w:date="2014-06-11T12:40:00Z">
              <w:tcPr>
                <w:tcW w:w="1134" w:type="dxa"/>
                <w:shd w:val="clear" w:color="auto" w:fill="auto"/>
              </w:tcPr>
            </w:tcPrChange>
          </w:tcPr>
          <w:p w14:paraId="257DC685" w14:textId="77777777" w:rsidR="006C37C2" w:rsidRPr="00356790" w:rsidRDefault="006C37C2" w:rsidP="0026766E">
            <w:r>
              <w:t>1..1</w:t>
            </w:r>
          </w:p>
        </w:tc>
      </w:tr>
      <w:tr w:rsidR="006C37C2" w:rsidRPr="00D82A73" w14:paraId="2C1107D4" w14:textId="77777777" w:rsidTr="0026766E">
        <w:tc>
          <w:tcPr>
            <w:tcW w:w="2628" w:type="dxa"/>
            <w:shd w:val="clear" w:color="auto" w:fill="auto"/>
            <w:tcPrChange w:id="5155" w:author="Jarno Nieminen" w:date="2014-06-11T12:40:00Z">
              <w:tcPr>
                <w:tcW w:w="2628" w:type="dxa"/>
                <w:shd w:val="clear" w:color="auto" w:fill="auto"/>
              </w:tcPr>
            </w:tcPrChange>
          </w:tcPr>
          <w:p w14:paraId="53F6C39D" w14:textId="77777777" w:rsidR="006C37C2" w:rsidRPr="00356790" w:rsidRDefault="006C37C2" w:rsidP="0026766E">
            <w:r>
              <w:t xml:space="preserve">keepUntil </w:t>
            </w:r>
          </w:p>
        </w:tc>
        <w:tc>
          <w:tcPr>
            <w:tcW w:w="1260" w:type="dxa"/>
            <w:shd w:val="clear" w:color="auto" w:fill="auto"/>
            <w:tcPrChange w:id="5156" w:author="Jarno Nieminen" w:date="2014-06-11T12:40:00Z">
              <w:tcPr>
                <w:tcW w:w="1260" w:type="dxa"/>
                <w:shd w:val="clear" w:color="auto" w:fill="auto"/>
              </w:tcPr>
            </w:tcPrChange>
          </w:tcPr>
          <w:p w14:paraId="3CBB4570" w14:textId="77777777" w:rsidR="006C37C2" w:rsidRPr="00356790" w:rsidRDefault="006C37C2" w:rsidP="0026766E"/>
        </w:tc>
        <w:tc>
          <w:tcPr>
            <w:tcW w:w="4867" w:type="dxa"/>
            <w:shd w:val="clear" w:color="auto" w:fill="auto"/>
            <w:tcPrChange w:id="5157" w:author="Jarno Nieminen" w:date="2014-06-11T12:40:00Z">
              <w:tcPr>
                <w:tcW w:w="4867" w:type="dxa"/>
                <w:shd w:val="clear" w:color="auto" w:fill="auto"/>
              </w:tcPr>
            </w:tcPrChange>
          </w:tcPr>
          <w:p w14:paraId="7763A6A3" w14:textId="77777777" w:rsidR="006C37C2" w:rsidRPr="00356790" w:rsidRDefault="006C37C2" w:rsidP="0026766E">
            <w:r>
              <w:t>Datum för hur läng formulär kommer lagras innan gallring/arkivering.</w:t>
            </w:r>
          </w:p>
        </w:tc>
        <w:tc>
          <w:tcPr>
            <w:tcW w:w="1134" w:type="dxa"/>
            <w:shd w:val="clear" w:color="auto" w:fill="auto"/>
            <w:tcPrChange w:id="5158" w:author="Jarno Nieminen" w:date="2014-06-11T12:40:00Z">
              <w:tcPr>
                <w:tcW w:w="1134" w:type="dxa"/>
                <w:shd w:val="clear" w:color="auto" w:fill="auto"/>
              </w:tcPr>
            </w:tcPrChange>
          </w:tcPr>
          <w:p w14:paraId="44FCA9F5" w14:textId="77777777" w:rsidR="006C37C2" w:rsidRPr="00356790" w:rsidRDefault="006C37C2" w:rsidP="0026766E">
            <w:r>
              <w:t>1..1</w:t>
            </w:r>
          </w:p>
        </w:tc>
      </w:tr>
      <w:tr w:rsidR="006C37C2" w:rsidRPr="00D82A73" w14:paraId="6E48E784" w14:textId="77777777" w:rsidTr="0026766E">
        <w:tc>
          <w:tcPr>
            <w:tcW w:w="2628" w:type="dxa"/>
            <w:shd w:val="clear" w:color="auto" w:fill="auto"/>
            <w:tcPrChange w:id="5159" w:author="Jarno Nieminen" w:date="2014-06-11T12:40:00Z">
              <w:tcPr>
                <w:tcW w:w="2628" w:type="dxa"/>
                <w:shd w:val="clear" w:color="auto" w:fill="auto"/>
              </w:tcPr>
            </w:tcPrChange>
          </w:tcPr>
          <w:p w14:paraId="2466121B" w14:textId="77777777" w:rsidR="006C37C2" w:rsidRPr="00D82A73" w:rsidRDefault="006C37C2" w:rsidP="0026766E">
            <w:pPr>
              <w:rPr>
                <w:i/>
              </w:rPr>
            </w:pPr>
            <w:r w:rsidRPr="00D82A73">
              <w:rPr>
                <w:i/>
              </w:rPr>
              <w:t>Svar</w:t>
            </w:r>
          </w:p>
        </w:tc>
        <w:tc>
          <w:tcPr>
            <w:tcW w:w="1260" w:type="dxa"/>
            <w:shd w:val="clear" w:color="auto" w:fill="auto"/>
            <w:tcPrChange w:id="5160" w:author="Jarno Nieminen" w:date="2014-06-11T12:40:00Z">
              <w:tcPr>
                <w:tcW w:w="1260" w:type="dxa"/>
                <w:shd w:val="clear" w:color="auto" w:fill="auto"/>
              </w:tcPr>
            </w:tcPrChange>
          </w:tcPr>
          <w:p w14:paraId="7AD15139" w14:textId="77777777" w:rsidR="006C37C2" w:rsidRPr="00D82A73" w:rsidRDefault="006C37C2" w:rsidP="0026766E"/>
        </w:tc>
        <w:tc>
          <w:tcPr>
            <w:tcW w:w="4867" w:type="dxa"/>
            <w:shd w:val="clear" w:color="auto" w:fill="auto"/>
            <w:tcPrChange w:id="5161" w:author="Jarno Nieminen" w:date="2014-06-11T12:40:00Z">
              <w:tcPr>
                <w:tcW w:w="4867" w:type="dxa"/>
                <w:shd w:val="clear" w:color="auto" w:fill="auto"/>
              </w:tcPr>
            </w:tcPrChange>
          </w:tcPr>
          <w:p w14:paraId="4B25F97C" w14:textId="77777777" w:rsidR="006C37C2" w:rsidRPr="00D82A73" w:rsidRDefault="006C37C2" w:rsidP="0026766E"/>
        </w:tc>
        <w:tc>
          <w:tcPr>
            <w:tcW w:w="1134" w:type="dxa"/>
            <w:shd w:val="clear" w:color="auto" w:fill="auto"/>
            <w:tcPrChange w:id="5162" w:author="Jarno Nieminen" w:date="2014-06-11T12:40:00Z">
              <w:tcPr>
                <w:tcW w:w="1134" w:type="dxa"/>
                <w:shd w:val="clear" w:color="auto" w:fill="auto"/>
              </w:tcPr>
            </w:tcPrChange>
          </w:tcPr>
          <w:p w14:paraId="0AE0D49B" w14:textId="77777777" w:rsidR="006C37C2" w:rsidRPr="00D82A73" w:rsidRDefault="006C37C2" w:rsidP="0026766E"/>
        </w:tc>
      </w:tr>
      <w:tr w:rsidR="006C37C2" w:rsidRPr="00D82A73" w14:paraId="1AEA5400" w14:textId="77777777" w:rsidTr="0026766E">
        <w:tc>
          <w:tcPr>
            <w:tcW w:w="2628" w:type="dxa"/>
            <w:shd w:val="clear" w:color="auto" w:fill="auto"/>
            <w:tcPrChange w:id="5163" w:author="Jarno Nieminen" w:date="2014-06-11T12:40:00Z">
              <w:tcPr>
                <w:tcW w:w="2628" w:type="dxa"/>
                <w:shd w:val="clear" w:color="auto" w:fill="auto"/>
              </w:tcPr>
            </w:tcPrChange>
          </w:tcPr>
          <w:p w14:paraId="7DE6AF68" w14:textId="77777777" w:rsidR="006C37C2" w:rsidRPr="00D82A73" w:rsidRDefault="006C37C2" w:rsidP="0026766E">
            <w:r w:rsidRPr="00D82A73">
              <w:t>FormRequestResponse</w:t>
            </w:r>
          </w:p>
        </w:tc>
        <w:tc>
          <w:tcPr>
            <w:tcW w:w="1260" w:type="dxa"/>
            <w:shd w:val="clear" w:color="auto" w:fill="auto"/>
            <w:tcPrChange w:id="5164" w:author="Jarno Nieminen" w:date="2014-06-11T12:40:00Z">
              <w:tcPr>
                <w:tcW w:w="1260" w:type="dxa"/>
                <w:shd w:val="clear" w:color="auto" w:fill="auto"/>
              </w:tcPr>
            </w:tcPrChange>
          </w:tcPr>
          <w:p w14:paraId="15E41DBF" w14:textId="77777777" w:rsidR="006C37C2" w:rsidRPr="00D82A73" w:rsidRDefault="006C37C2" w:rsidP="0026766E"/>
        </w:tc>
        <w:tc>
          <w:tcPr>
            <w:tcW w:w="4867" w:type="dxa"/>
            <w:shd w:val="clear" w:color="auto" w:fill="auto"/>
            <w:tcPrChange w:id="5165" w:author="Jarno Nieminen" w:date="2014-06-11T12:40:00Z">
              <w:tcPr>
                <w:tcW w:w="4867" w:type="dxa"/>
                <w:shd w:val="clear" w:color="auto" w:fill="auto"/>
              </w:tcPr>
            </w:tcPrChange>
          </w:tcPr>
          <w:p w14:paraId="6B55F0B1" w14:textId="77777777" w:rsidR="006C37C2" w:rsidRPr="00D82A73" w:rsidRDefault="006C37C2" w:rsidP="0026766E">
            <w:r w:rsidRPr="00D82A73">
              <w:t>Objekt FormRequestResponseType</w:t>
            </w:r>
          </w:p>
        </w:tc>
        <w:tc>
          <w:tcPr>
            <w:tcW w:w="1134" w:type="dxa"/>
            <w:shd w:val="clear" w:color="auto" w:fill="auto"/>
            <w:tcPrChange w:id="5166" w:author="Jarno Nieminen" w:date="2014-06-11T12:40:00Z">
              <w:tcPr>
                <w:tcW w:w="1134" w:type="dxa"/>
                <w:shd w:val="clear" w:color="auto" w:fill="auto"/>
              </w:tcPr>
            </w:tcPrChange>
          </w:tcPr>
          <w:p w14:paraId="5AFF9B01" w14:textId="77777777" w:rsidR="006C37C2" w:rsidRPr="00D82A73" w:rsidRDefault="006C37C2" w:rsidP="0026766E">
            <w:r w:rsidRPr="00D82A73">
              <w:t>0..*</w:t>
            </w:r>
          </w:p>
        </w:tc>
      </w:tr>
      <w:tr w:rsidR="006C37C2" w:rsidRPr="00D82A73" w14:paraId="7D5A323B" w14:textId="77777777" w:rsidTr="0026766E">
        <w:tc>
          <w:tcPr>
            <w:tcW w:w="2628" w:type="dxa"/>
            <w:shd w:val="clear" w:color="auto" w:fill="auto"/>
            <w:tcPrChange w:id="5167" w:author="Jarno Nieminen" w:date="2014-06-11T12:40:00Z">
              <w:tcPr>
                <w:tcW w:w="2628" w:type="dxa"/>
                <w:shd w:val="clear" w:color="auto" w:fill="auto"/>
              </w:tcPr>
            </w:tcPrChange>
          </w:tcPr>
          <w:p w14:paraId="2AA5474A" w14:textId="77777777" w:rsidR="006C37C2" w:rsidRPr="00D82A73" w:rsidRDefault="006C37C2" w:rsidP="0026766E">
            <w:r w:rsidRPr="00D82A73">
              <w:t>Comment</w:t>
            </w:r>
          </w:p>
        </w:tc>
        <w:tc>
          <w:tcPr>
            <w:tcW w:w="1260" w:type="dxa"/>
            <w:shd w:val="clear" w:color="auto" w:fill="auto"/>
            <w:tcPrChange w:id="5168" w:author="Jarno Nieminen" w:date="2014-06-11T12:40:00Z">
              <w:tcPr>
                <w:tcW w:w="1260" w:type="dxa"/>
                <w:shd w:val="clear" w:color="auto" w:fill="auto"/>
              </w:tcPr>
            </w:tcPrChange>
          </w:tcPr>
          <w:p w14:paraId="21AC99B5" w14:textId="77777777" w:rsidR="006C37C2" w:rsidRPr="00D82A73" w:rsidRDefault="006C37C2" w:rsidP="0026766E"/>
        </w:tc>
        <w:tc>
          <w:tcPr>
            <w:tcW w:w="4867" w:type="dxa"/>
            <w:shd w:val="clear" w:color="auto" w:fill="auto"/>
            <w:tcPrChange w:id="5169" w:author="Jarno Nieminen" w:date="2014-06-11T12:40:00Z">
              <w:tcPr>
                <w:tcW w:w="4867" w:type="dxa"/>
                <w:shd w:val="clear" w:color="auto" w:fill="auto"/>
              </w:tcPr>
            </w:tcPrChange>
          </w:tcPr>
          <w:p w14:paraId="75917497" w14:textId="77777777" w:rsidR="006C37C2" w:rsidRPr="00D82A73" w:rsidRDefault="006C37C2" w:rsidP="0026766E">
            <w:r w:rsidRPr="00D82A73">
              <w:t xml:space="preserve">Attribut för </w:t>
            </w:r>
            <w:r>
              <w:t>fel</w:t>
            </w:r>
            <w:r w:rsidRPr="00D82A73">
              <w:t>signalering. Skall kunna visas för slutanvändaren.</w:t>
            </w:r>
          </w:p>
        </w:tc>
        <w:tc>
          <w:tcPr>
            <w:tcW w:w="1134" w:type="dxa"/>
            <w:shd w:val="clear" w:color="auto" w:fill="auto"/>
            <w:tcPrChange w:id="5170" w:author="Jarno Nieminen" w:date="2014-06-11T12:40:00Z">
              <w:tcPr>
                <w:tcW w:w="1134" w:type="dxa"/>
                <w:shd w:val="clear" w:color="auto" w:fill="auto"/>
              </w:tcPr>
            </w:tcPrChange>
          </w:tcPr>
          <w:p w14:paraId="6832BBC4" w14:textId="77777777" w:rsidR="006C37C2" w:rsidRPr="00D82A73" w:rsidRDefault="006C37C2" w:rsidP="0026766E">
            <w:r w:rsidRPr="00D82A73">
              <w:t>0..1</w:t>
            </w:r>
          </w:p>
        </w:tc>
      </w:tr>
      <w:tr w:rsidR="006C37C2" w:rsidRPr="00D82A73" w14:paraId="1EA706B0" w14:textId="77777777" w:rsidTr="0026766E">
        <w:tc>
          <w:tcPr>
            <w:tcW w:w="2628" w:type="dxa"/>
            <w:shd w:val="clear" w:color="auto" w:fill="auto"/>
            <w:tcPrChange w:id="5171" w:author="Jarno Nieminen" w:date="2014-06-11T12:40:00Z">
              <w:tcPr>
                <w:tcW w:w="2628" w:type="dxa"/>
                <w:shd w:val="clear" w:color="auto" w:fill="auto"/>
              </w:tcPr>
            </w:tcPrChange>
          </w:tcPr>
          <w:p w14:paraId="0845EE15" w14:textId="77777777" w:rsidR="006C37C2" w:rsidRPr="00D82A73" w:rsidRDefault="006C37C2" w:rsidP="0026766E">
            <w:pPr>
              <w:rPr>
                <w:b/>
              </w:rPr>
            </w:pPr>
            <w:r w:rsidRPr="00D82A73">
              <w:t>ResultCode</w:t>
            </w:r>
          </w:p>
        </w:tc>
        <w:tc>
          <w:tcPr>
            <w:tcW w:w="1260" w:type="dxa"/>
            <w:shd w:val="clear" w:color="auto" w:fill="auto"/>
            <w:tcPrChange w:id="5172" w:author="Jarno Nieminen" w:date="2014-06-11T12:40:00Z">
              <w:tcPr>
                <w:tcW w:w="1260" w:type="dxa"/>
                <w:shd w:val="clear" w:color="auto" w:fill="auto"/>
              </w:tcPr>
            </w:tcPrChange>
          </w:tcPr>
          <w:p w14:paraId="7DCB5DCA" w14:textId="77777777" w:rsidR="006C37C2" w:rsidRPr="00D82A73" w:rsidRDefault="006C37C2" w:rsidP="0026766E">
            <w:r w:rsidRPr="00D82A73">
              <w:t>ResultCodeEnum</w:t>
            </w:r>
          </w:p>
        </w:tc>
        <w:tc>
          <w:tcPr>
            <w:tcW w:w="4867" w:type="dxa"/>
            <w:shd w:val="clear" w:color="auto" w:fill="auto"/>
            <w:tcPrChange w:id="5173" w:author="Jarno Nieminen" w:date="2014-06-11T12:40:00Z">
              <w:tcPr>
                <w:tcW w:w="4867" w:type="dxa"/>
                <w:shd w:val="clear" w:color="auto" w:fill="auto"/>
              </w:tcPr>
            </w:tcPrChange>
          </w:tcPr>
          <w:p w14:paraId="7DD9F721"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Change w:id="5174" w:author="Jarno Nieminen" w:date="2014-06-11T12:40:00Z">
              <w:tcPr>
                <w:tcW w:w="1134" w:type="dxa"/>
                <w:shd w:val="clear" w:color="auto" w:fill="auto"/>
              </w:tcPr>
            </w:tcPrChange>
          </w:tcPr>
          <w:p w14:paraId="2DEAAACB" w14:textId="77777777" w:rsidR="006C37C2" w:rsidRPr="00D82A73" w:rsidRDefault="006C37C2" w:rsidP="0026766E">
            <w:pPr>
              <w:rPr>
                <w:b/>
              </w:rPr>
            </w:pPr>
            <w:r w:rsidRPr="00D82A73">
              <w:t>1..1</w:t>
            </w:r>
          </w:p>
        </w:tc>
      </w:tr>
    </w:tbl>
    <w:p w14:paraId="08B858B8" w14:textId="77777777" w:rsidR="006C37C2" w:rsidRPr="00D82A73" w:rsidRDefault="006C37C2" w:rsidP="006C37C2"/>
    <w:p w14:paraId="233048F6" w14:textId="77777777" w:rsidR="006C37C2" w:rsidRPr="00D82A73" w:rsidRDefault="006C37C2" w:rsidP="006C37C2"/>
    <w:p w14:paraId="0E6BCF1A" w14:textId="77777777" w:rsidR="006C37C2" w:rsidRPr="006954D3" w:rsidRDefault="006C37C2" w:rsidP="006C37C2">
      <w:pPr>
        <w:pStyle w:val="Heading2"/>
      </w:pPr>
      <w:bookmarkStart w:id="5175" w:name="_Toc258862211"/>
      <w:bookmarkStart w:id="5176" w:name="_Toc386458189"/>
      <w:bookmarkStart w:id="5177" w:name="_Toc390253744"/>
      <w:r w:rsidRPr="006954D3">
        <w:t>Regler</w:t>
      </w:r>
      <w:bookmarkEnd w:id="5175"/>
      <w:bookmarkEnd w:id="5176"/>
      <w:bookmarkEnd w:id="5177"/>
    </w:p>
    <w:p w14:paraId="58F4C1BB" w14:textId="77777777" w:rsidR="006C37C2" w:rsidRPr="00D82A73" w:rsidRDefault="006C37C2" w:rsidP="006C37C2">
      <w:pPr>
        <w:pStyle w:val="Heading3"/>
      </w:pPr>
      <w:bookmarkStart w:id="5178" w:name="_Toc258862212"/>
      <w:bookmarkStart w:id="5179" w:name="_Toc386458190"/>
      <w:bookmarkStart w:id="5180" w:name="_Toc390253745"/>
      <w:r w:rsidRPr="00D82A73">
        <w:t>Begäran</w:t>
      </w:r>
      <w:bookmarkEnd w:id="5178"/>
      <w:bookmarkEnd w:id="5179"/>
      <w:bookmarkEnd w:id="5180"/>
    </w:p>
    <w:p w14:paraId="40B8FFFF" w14:textId="77777777" w:rsidR="006C37C2" w:rsidRPr="00D82A73" w:rsidRDefault="006C37C2" w:rsidP="006C37C2">
      <w:r w:rsidRPr="00D82A73">
        <w:t>Tjänsteproducenten validerar begäran enligt regler som specificerats i per attribut ovan.</w:t>
      </w:r>
    </w:p>
    <w:p w14:paraId="1441A40B" w14:textId="77777777" w:rsidR="006C37C2" w:rsidRPr="00D82A73" w:rsidRDefault="006C37C2" w:rsidP="006C37C2">
      <w:pPr>
        <w:pStyle w:val="Heading3"/>
      </w:pPr>
      <w:bookmarkStart w:id="5181" w:name="_Toc258862213"/>
      <w:bookmarkStart w:id="5182" w:name="_Toc386458191"/>
      <w:bookmarkStart w:id="5183" w:name="_Toc390253746"/>
      <w:r w:rsidRPr="00D82A73">
        <w:t>Svar</w:t>
      </w:r>
      <w:bookmarkEnd w:id="5181"/>
      <w:bookmarkEnd w:id="5182"/>
      <w:bookmarkEnd w:id="5183"/>
    </w:p>
    <w:p w14:paraId="353EFBA2" w14:textId="77777777" w:rsidR="006C37C2" w:rsidRPr="00D82A73" w:rsidRDefault="006C37C2" w:rsidP="006C37C2">
      <w:r w:rsidRPr="00D82A73">
        <w:t>Sökresultatet framställs genom att svaret begränsas av de värden som angivits i begäran.</w:t>
      </w:r>
    </w:p>
    <w:p w14:paraId="4C485430" w14:textId="77777777" w:rsidR="006C37C2" w:rsidRPr="00D82A73" w:rsidRDefault="006C37C2" w:rsidP="006C37C2"/>
    <w:p w14:paraId="0DD28337" w14:textId="77777777" w:rsidR="006C37C2" w:rsidRPr="00D82A73" w:rsidRDefault="006C37C2" w:rsidP="006C37C2">
      <w:r w:rsidRPr="00D82A73">
        <w:t>Formulärmotorn returnerar respektive formulärbegärans unika id (formID)</w:t>
      </w:r>
      <w:r>
        <w:t xml:space="preserve"> för det formulär som lyckades skapas</w:t>
      </w:r>
      <w:r w:rsidRPr="00D82A73">
        <w:t>.</w:t>
      </w:r>
    </w:p>
    <w:p w14:paraId="129EDE3A" w14:textId="77777777" w:rsidR="006C37C2" w:rsidRPr="00D82A73" w:rsidRDefault="006C37C2" w:rsidP="006C37C2"/>
    <w:p w14:paraId="2B926A6C" w14:textId="77777777" w:rsidR="00A1023C" w:rsidRPr="00D82A73" w:rsidRDefault="00A1023C" w:rsidP="00A1023C">
      <w:pPr>
        <w:rPr>
          <w:del w:id="5184" w:author="Jarno Nieminen" w:date="2014-06-11T12:40:00Z"/>
        </w:rPr>
      </w:pPr>
      <w:bookmarkStart w:id="5185" w:name="_Toc258862214"/>
      <w:bookmarkStart w:id="5186" w:name="_Toc386458192"/>
      <w:bookmarkStart w:id="5187" w:name="_Toc390253747"/>
    </w:p>
    <w:p w14:paraId="73C00F57" w14:textId="77777777" w:rsidR="006C37C2" w:rsidRPr="00D82A73" w:rsidRDefault="006C37C2" w:rsidP="006C37C2">
      <w:pPr>
        <w:pStyle w:val="Heading2"/>
      </w:pPr>
      <w:r w:rsidRPr="00D82A73">
        <w:t>Tjänsteinteraktion</w:t>
      </w:r>
      <w:bookmarkEnd w:id="5185"/>
      <w:bookmarkEnd w:id="5186"/>
      <w:bookmarkEnd w:id="5187"/>
    </w:p>
    <w:p w14:paraId="2A196642" w14:textId="77777777" w:rsidR="006C37C2" w:rsidRPr="00D82A73" w:rsidRDefault="006C37C2" w:rsidP="004F0033">
      <w:pPr>
        <w:numPr>
          <w:ilvl w:val="0"/>
          <w:numId w:val="40"/>
        </w:numPr>
        <w:spacing w:line="240" w:lineRule="auto"/>
      </w:pPr>
      <w:r w:rsidRPr="00D82A73">
        <w:t>CreateFormRequestInteraction</w:t>
      </w:r>
    </w:p>
    <w:p w14:paraId="2B096995" w14:textId="77777777" w:rsidR="00A1023C" w:rsidRPr="00D82A73" w:rsidRDefault="00A1023C" w:rsidP="00A1023C">
      <w:pPr>
        <w:rPr>
          <w:del w:id="5188" w:author="Jarno Nieminen" w:date="2014-06-11T12:40:00Z"/>
        </w:rPr>
      </w:pPr>
      <w:bookmarkStart w:id="5189" w:name="_Toc256433029"/>
      <w:bookmarkStart w:id="5190" w:name="_Toc386458193"/>
      <w:bookmarkStart w:id="5191" w:name="_Toc390253748"/>
    </w:p>
    <w:p w14:paraId="35A89D0E"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r w:rsidRPr="00D82A73">
        <w:lastRenderedPageBreak/>
        <w:t>Tjänstekontrakt GetFormTemplate</w:t>
      </w:r>
      <w:bookmarkEnd w:id="5189"/>
      <w:bookmarkEnd w:id="5190"/>
      <w:bookmarkEnd w:id="5191"/>
      <w:r w:rsidRPr="00D82A73">
        <w:t xml:space="preserve"> </w:t>
      </w:r>
    </w:p>
    <w:p w14:paraId="209DEA65" w14:textId="77777777" w:rsidR="006C37C2" w:rsidRPr="00D82A73" w:rsidRDefault="006C37C2" w:rsidP="006C37C2">
      <w:r w:rsidRPr="00D82A73">
        <w:t xml:space="preserve">Tjänsten används av ett </w:t>
      </w:r>
      <w:r w:rsidRPr="00D82A73">
        <w:rPr>
          <w:b/>
        </w:rPr>
        <w:t>system</w:t>
      </w:r>
      <w:r w:rsidRPr="00D82A73">
        <w:t>(t.ex. Verksamhets</w:t>
      </w:r>
      <w:r>
        <w:t>s</w:t>
      </w:r>
      <w:r w:rsidRPr="00D82A73">
        <w:t>ystem) för att hämta en formulärmall från tjänsteproducent (t.ex. Invånartjänsters Formulärmotor).</w:t>
      </w:r>
      <w:r>
        <w:t xml:space="preserve"> </w:t>
      </w:r>
      <w:r w:rsidRPr="00D82A73">
        <w:t xml:space="preserve">Formulärmallar adresseras med formulär mall id och version.  </w:t>
      </w:r>
    </w:p>
    <w:p w14:paraId="6535E308" w14:textId="77777777" w:rsidR="006C37C2" w:rsidRPr="00D82A73" w:rsidRDefault="006C37C2" w:rsidP="006C37C2">
      <w:r w:rsidRPr="00D82A73">
        <w:t xml:space="preserve"> </w:t>
      </w:r>
    </w:p>
    <w:p w14:paraId="5F53888A" w14:textId="77777777" w:rsidR="006C37C2" w:rsidRPr="00D82A73" w:rsidRDefault="006C37C2" w:rsidP="006C37C2">
      <w:r w:rsidRPr="00D82A73">
        <w:t>Tjänsten används för att hämta en malla från formulärmotorn.</w:t>
      </w:r>
    </w:p>
    <w:p w14:paraId="23244363" w14:textId="77777777" w:rsidR="000341C7" w:rsidRPr="00D82A73" w:rsidRDefault="000341C7" w:rsidP="000341C7">
      <w:pPr>
        <w:rPr>
          <w:del w:id="5192" w:author="Jarno Nieminen" w:date="2014-06-11T12:40:00Z"/>
        </w:rPr>
      </w:pPr>
      <w:bookmarkStart w:id="5193" w:name="_Toc256433030"/>
      <w:bookmarkStart w:id="5194" w:name="_Toc386458194"/>
      <w:bookmarkStart w:id="5195" w:name="_Toc390253749"/>
    </w:p>
    <w:p w14:paraId="6EC679D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Frivillighet</w:t>
      </w:r>
      <w:bookmarkEnd w:id="5193"/>
      <w:bookmarkEnd w:id="5194"/>
      <w:bookmarkEnd w:id="5195"/>
    </w:p>
    <w:p w14:paraId="4F3D134F" w14:textId="77777777" w:rsidR="006C37C2" w:rsidRPr="00D82A73" w:rsidRDefault="006C37C2" w:rsidP="006C37C2">
      <w:r w:rsidRPr="00D82A73">
        <w:t>Frivillig</w:t>
      </w:r>
    </w:p>
    <w:p w14:paraId="751A8E3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96" w:name="_Toc256433031"/>
      <w:bookmarkStart w:id="5197" w:name="_Toc386458195"/>
      <w:bookmarkStart w:id="5198" w:name="_Toc390253750"/>
      <w:r w:rsidRPr="00D82A73">
        <w:t>Version</w:t>
      </w:r>
      <w:bookmarkEnd w:id="5196"/>
      <w:bookmarkEnd w:id="5197"/>
      <w:bookmarkEnd w:id="5198"/>
    </w:p>
    <w:p w14:paraId="16CFEAD8" w14:textId="77777777" w:rsidR="006C37C2" w:rsidRPr="00D82A73" w:rsidRDefault="006C37C2" w:rsidP="006C37C2">
      <w:r w:rsidRPr="00D82A73">
        <w:t>2.0</w:t>
      </w:r>
    </w:p>
    <w:p w14:paraId="41711FE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99" w:name="_Toc256433032"/>
      <w:bookmarkStart w:id="5200" w:name="_Toc386458196"/>
      <w:bookmarkStart w:id="5201" w:name="_Toc390253751"/>
      <w:r w:rsidRPr="00D82A73">
        <w:t>Tjänstens signatur</w:t>
      </w:r>
      <w:bookmarkEnd w:id="5199"/>
      <w:bookmarkEnd w:id="5200"/>
      <w:bookmarkEnd w:id="5201"/>
    </w:p>
    <w:p w14:paraId="2BE2E7E5" w14:textId="77777777" w:rsidR="006C37C2" w:rsidRPr="00D82A73" w:rsidRDefault="006C37C2" w:rsidP="006C37C2">
      <w:r w:rsidRPr="00D82A73">
        <w:t>Request</w:t>
      </w:r>
    </w:p>
    <w:p w14:paraId="3AE70E63" w14:textId="77777777" w:rsidR="006C37C2" w:rsidRPr="00D82A73" w:rsidRDefault="006C37C2" w:rsidP="004F0033">
      <w:pPr>
        <w:numPr>
          <w:ilvl w:val="0"/>
          <w:numId w:val="32"/>
        </w:numPr>
        <w:spacing w:line="240" w:lineRule="auto"/>
      </w:pPr>
      <w:r w:rsidRPr="00D82A73">
        <w:rPr>
          <w:rFonts w:eastAsia="Arial Unicode MS"/>
        </w:rPr>
        <w:t>healthcare_facility_CareUnit [0..1]</w:t>
      </w:r>
    </w:p>
    <w:p w14:paraId="4D1FCFC5" w14:textId="77777777" w:rsidR="006C37C2" w:rsidRPr="00D82A73" w:rsidRDefault="006C37C2" w:rsidP="004F0033">
      <w:pPr>
        <w:numPr>
          <w:ilvl w:val="0"/>
          <w:numId w:val="32"/>
        </w:numPr>
        <w:spacing w:line="240" w:lineRule="auto"/>
      </w:pPr>
      <w:r w:rsidRPr="00D82A73">
        <w:t>templateId [0..1]</w:t>
      </w:r>
    </w:p>
    <w:p w14:paraId="5872904E" w14:textId="77777777" w:rsidR="006C37C2" w:rsidRPr="00D82A73" w:rsidRDefault="006C37C2" w:rsidP="004F0033">
      <w:pPr>
        <w:numPr>
          <w:ilvl w:val="0"/>
          <w:numId w:val="32"/>
        </w:numPr>
        <w:spacing w:line="240" w:lineRule="auto"/>
      </w:pPr>
      <w:r w:rsidRPr="00D82A73">
        <w:t>templateVersion [0..1]</w:t>
      </w:r>
    </w:p>
    <w:p w14:paraId="3E16F513" w14:textId="77777777" w:rsidR="006C37C2" w:rsidRPr="00D82A73" w:rsidRDefault="006C37C2" w:rsidP="006C37C2">
      <w:r w:rsidRPr="00D82A73">
        <w:t>Response</w:t>
      </w:r>
    </w:p>
    <w:p w14:paraId="11C4B398" w14:textId="77777777" w:rsidR="006C37C2" w:rsidRPr="00D82A73" w:rsidRDefault="006C37C2" w:rsidP="004F0033">
      <w:pPr>
        <w:numPr>
          <w:ilvl w:val="0"/>
          <w:numId w:val="39"/>
        </w:numPr>
        <w:spacing w:line="240" w:lineRule="auto"/>
      </w:pPr>
      <w:r w:rsidRPr="00D82A73">
        <w:t>FormTemplates [0..*]</w:t>
      </w:r>
    </w:p>
    <w:p w14:paraId="422A91F4" w14:textId="77777777" w:rsidR="006C37C2" w:rsidRPr="00D82A73" w:rsidRDefault="006C37C2" w:rsidP="004F0033">
      <w:pPr>
        <w:numPr>
          <w:ilvl w:val="1"/>
          <w:numId w:val="39"/>
        </w:numPr>
        <w:spacing w:line="240" w:lineRule="auto"/>
      </w:pPr>
      <w:r w:rsidRPr="00D82A73">
        <w:t>FormTemplateType</w:t>
      </w:r>
    </w:p>
    <w:p w14:paraId="762E1F45" w14:textId="77777777" w:rsidR="006C37C2" w:rsidRPr="00D82A73" w:rsidRDefault="006C37C2" w:rsidP="006C37C2">
      <w:pPr>
        <w:pStyle w:val="Heading3"/>
      </w:pPr>
      <w:bookmarkStart w:id="5202" w:name="_Toc386458197"/>
      <w:bookmarkStart w:id="5203" w:name="_Toc390253752"/>
      <w:r w:rsidRPr="00D82A73">
        <w:t>Begäran (Request) och Svar (Response)</w:t>
      </w:r>
      <w:bookmarkEnd w:id="5202"/>
      <w:bookmarkEnd w:id="520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204"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628"/>
        <w:gridCol w:w="1260"/>
        <w:gridCol w:w="4867"/>
        <w:gridCol w:w="1134"/>
        <w:tblGridChange w:id="5205">
          <w:tblGrid>
            <w:gridCol w:w="2628"/>
            <w:gridCol w:w="1260"/>
            <w:gridCol w:w="4867"/>
            <w:gridCol w:w="1134"/>
          </w:tblGrid>
        </w:tblGridChange>
      </w:tblGrid>
      <w:tr w:rsidR="006C37C2" w:rsidRPr="00D82A73" w14:paraId="4003D48D" w14:textId="77777777" w:rsidTr="0026766E">
        <w:tc>
          <w:tcPr>
            <w:tcW w:w="2628" w:type="dxa"/>
            <w:shd w:val="clear" w:color="auto" w:fill="auto"/>
            <w:tcPrChange w:id="5206" w:author="Jarno Nieminen" w:date="2014-06-11T12:40:00Z">
              <w:tcPr>
                <w:tcW w:w="2628" w:type="dxa"/>
                <w:shd w:val="clear" w:color="auto" w:fill="auto"/>
              </w:tcPr>
            </w:tcPrChange>
          </w:tcPr>
          <w:p w14:paraId="62728DE7" w14:textId="77777777" w:rsidR="006C37C2" w:rsidRPr="00D82A73" w:rsidRDefault="006C37C2" w:rsidP="0026766E">
            <w:pPr>
              <w:rPr>
                <w:b/>
              </w:rPr>
            </w:pPr>
            <w:r w:rsidRPr="00D82A73">
              <w:rPr>
                <w:b/>
              </w:rPr>
              <w:t>Attribut</w:t>
            </w:r>
          </w:p>
        </w:tc>
        <w:tc>
          <w:tcPr>
            <w:tcW w:w="1260" w:type="dxa"/>
            <w:shd w:val="clear" w:color="auto" w:fill="auto"/>
            <w:tcPrChange w:id="5207" w:author="Jarno Nieminen" w:date="2014-06-11T12:40:00Z">
              <w:tcPr>
                <w:tcW w:w="1260" w:type="dxa"/>
                <w:shd w:val="clear" w:color="auto" w:fill="auto"/>
              </w:tcPr>
            </w:tcPrChange>
          </w:tcPr>
          <w:p w14:paraId="5FBAD03A" w14:textId="77777777" w:rsidR="006C37C2" w:rsidRPr="00D82A73" w:rsidRDefault="006C37C2" w:rsidP="0026766E">
            <w:pPr>
              <w:rPr>
                <w:b/>
              </w:rPr>
            </w:pPr>
            <w:r w:rsidRPr="00D82A73">
              <w:rPr>
                <w:b/>
              </w:rPr>
              <w:t>Typ</w:t>
            </w:r>
          </w:p>
        </w:tc>
        <w:tc>
          <w:tcPr>
            <w:tcW w:w="4867" w:type="dxa"/>
            <w:shd w:val="clear" w:color="auto" w:fill="auto"/>
            <w:tcPrChange w:id="5208" w:author="Jarno Nieminen" w:date="2014-06-11T12:40:00Z">
              <w:tcPr>
                <w:tcW w:w="4867" w:type="dxa"/>
                <w:shd w:val="clear" w:color="auto" w:fill="auto"/>
              </w:tcPr>
            </w:tcPrChange>
          </w:tcPr>
          <w:p w14:paraId="1CD31DD6" w14:textId="77777777" w:rsidR="006C37C2" w:rsidRPr="00D82A73" w:rsidRDefault="006C37C2" w:rsidP="0026766E">
            <w:pPr>
              <w:rPr>
                <w:b/>
              </w:rPr>
            </w:pPr>
            <w:r w:rsidRPr="00D82A73">
              <w:rPr>
                <w:b/>
              </w:rPr>
              <w:t>Kommentar</w:t>
            </w:r>
          </w:p>
        </w:tc>
        <w:tc>
          <w:tcPr>
            <w:tcW w:w="1134" w:type="dxa"/>
            <w:shd w:val="clear" w:color="auto" w:fill="auto"/>
            <w:tcPrChange w:id="5209" w:author="Jarno Nieminen" w:date="2014-06-11T12:40:00Z">
              <w:tcPr>
                <w:tcW w:w="1134" w:type="dxa"/>
                <w:shd w:val="clear" w:color="auto" w:fill="auto"/>
              </w:tcPr>
            </w:tcPrChange>
          </w:tcPr>
          <w:p w14:paraId="6A2C4945" w14:textId="77777777" w:rsidR="006C37C2" w:rsidRPr="00D82A73" w:rsidRDefault="006C37C2" w:rsidP="0026766E">
            <w:pPr>
              <w:rPr>
                <w:b/>
              </w:rPr>
            </w:pPr>
            <w:r w:rsidRPr="00D82A73">
              <w:rPr>
                <w:b/>
              </w:rPr>
              <w:t>Kardi-nalitet</w:t>
            </w:r>
          </w:p>
        </w:tc>
      </w:tr>
      <w:tr w:rsidR="006C37C2" w:rsidRPr="00D82A73" w14:paraId="6DFF754D" w14:textId="77777777" w:rsidTr="0026766E">
        <w:tc>
          <w:tcPr>
            <w:tcW w:w="2628" w:type="dxa"/>
            <w:shd w:val="clear" w:color="auto" w:fill="auto"/>
            <w:tcPrChange w:id="5210" w:author="Jarno Nieminen" w:date="2014-06-11T12:40:00Z">
              <w:tcPr>
                <w:tcW w:w="2628" w:type="dxa"/>
                <w:shd w:val="clear" w:color="auto" w:fill="auto"/>
              </w:tcPr>
            </w:tcPrChange>
          </w:tcPr>
          <w:p w14:paraId="6DFE020E" w14:textId="77777777" w:rsidR="006C37C2" w:rsidRPr="00D82A73" w:rsidRDefault="006C37C2" w:rsidP="0026766E">
            <w:pPr>
              <w:rPr>
                <w:i/>
              </w:rPr>
            </w:pPr>
            <w:r w:rsidRPr="00D82A73">
              <w:rPr>
                <w:i/>
              </w:rPr>
              <w:t>Begäran</w:t>
            </w:r>
          </w:p>
        </w:tc>
        <w:tc>
          <w:tcPr>
            <w:tcW w:w="1260" w:type="dxa"/>
            <w:shd w:val="clear" w:color="auto" w:fill="auto"/>
            <w:tcPrChange w:id="5211" w:author="Jarno Nieminen" w:date="2014-06-11T12:40:00Z">
              <w:tcPr>
                <w:tcW w:w="1260" w:type="dxa"/>
                <w:shd w:val="clear" w:color="auto" w:fill="auto"/>
              </w:tcPr>
            </w:tcPrChange>
          </w:tcPr>
          <w:p w14:paraId="44A1D550" w14:textId="77777777" w:rsidR="006C37C2" w:rsidRPr="00D82A73" w:rsidRDefault="006C37C2" w:rsidP="0026766E"/>
        </w:tc>
        <w:tc>
          <w:tcPr>
            <w:tcW w:w="4867" w:type="dxa"/>
            <w:shd w:val="clear" w:color="auto" w:fill="auto"/>
            <w:tcPrChange w:id="5212" w:author="Jarno Nieminen" w:date="2014-06-11T12:40:00Z">
              <w:tcPr>
                <w:tcW w:w="4867" w:type="dxa"/>
                <w:shd w:val="clear" w:color="auto" w:fill="auto"/>
              </w:tcPr>
            </w:tcPrChange>
          </w:tcPr>
          <w:p w14:paraId="0F812C37" w14:textId="77777777" w:rsidR="006C37C2" w:rsidRPr="00D82A73" w:rsidRDefault="006C37C2" w:rsidP="0026766E">
            <w:pPr>
              <w:pStyle w:val="Normal1"/>
              <w:rPr>
                <w:lang w:val="sv-SE"/>
              </w:rPr>
            </w:pPr>
          </w:p>
        </w:tc>
        <w:tc>
          <w:tcPr>
            <w:tcW w:w="1134" w:type="dxa"/>
            <w:shd w:val="clear" w:color="auto" w:fill="auto"/>
            <w:tcPrChange w:id="5213" w:author="Jarno Nieminen" w:date="2014-06-11T12:40:00Z">
              <w:tcPr>
                <w:tcW w:w="1134" w:type="dxa"/>
                <w:shd w:val="clear" w:color="auto" w:fill="auto"/>
              </w:tcPr>
            </w:tcPrChange>
          </w:tcPr>
          <w:p w14:paraId="6989FEC3" w14:textId="77777777" w:rsidR="006C37C2" w:rsidRPr="00D82A73" w:rsidRDefault="006C37C2" w:rsidP="0026766E"/>
        </w:tc>
      </w:tr>
      <w:tr w:rsidR="006C37C2" w:rsidRPr="00D82A73" w14:paraId="2303163E" w14:textId="77777777" w:rsidTr="0026766E">
        <w:tc>
          <w:tcPr>
            <w:tcW w:w="2628" w:type="dxa"/>
            <w:shd w:val="clear" w:color="auto" w:fill="auto"/>
            <w:tcPrChange w:id="5214" w:author="Jarno Nieminen" w:date="2014-06-11T12:40:00Z">
              <w:tcPr>
                <w:tcW w:w="2628" w:type="dxa"/>
                <w:shd w:val="clear" w:color="auto" w:fill="auto"/>
              </w:tcPr>
            </w:tcPrChange>
          </w:tcPr>
          <w:p w14:paraId="7C43EB7A" w14:textId="77777777" w:rsidR="006C37C2" w:rsidRPr="00D82A73" w:rsidRDefault="006C37C2" w:rsidP="0026766E">
            <w:pPr>
              <w:rPr>
                <w:rFonts w:eastAsia="Arial Unicode MS"/>
              </w:rPr>
            </w:pPr>
            <w:r w:rsidRPr="00D82A73">
              <w:rPr>
                <w:rFonts w:eastAsia="Arial Unicode MS"/>
              </w:rPr>
              <w:t>healthcare_facility_CareUnit</w:t>
            </w:r>
          </w:p>
        </w:tc>
        <w:tc>
          <w:tcPr>
            <w:tcW w:w="1260" w:type="dxa"/>
            <w:shd w:val="clear" w:color="auto" w:fill="auto"/>
            <w:tcPrChange w:id="5215" w:author="Jarno Nieminen" w:date="2014-06-11T12:40:00Z">
              <w:tcPr>
                <w:tcW w:w="1260" w:type="dxa"/>
                <w:shd w:val="clear" w:color="auto" w:fill="auto"/>
              </w:tcPr>
            </w:tcPrChange>
          </w:tcPr>
          <w:p w14:paraId="54ADA5B9" w14:textId="77777777" w:rsidR="006C37C2" w:rsidRPr="00D82A73" w:rsidRDefault="006C37C2" w:rsidP="0026766E"/>
        </w:tc>
        <w:tc>
          <w:tcPr>
            <w:tcW w:w="4867" w:type="dxa"/>
            <w:shd w:val="clear" w:color="auto" w:fill="auto"/>
            <w:tcPrChange w:id="5216" w:author="Jarno Nieminen" w:date="2014-06-11T12:40:00Z">
              <w:tcPr>
                <w:tcW w:w="4867" w:type="dxa"/>
                <w:shd w:val="clear" w:color="auto" w:fill="auto"/>
              </w:tcPr>
            </w:tcPrChange>
          </w:tcPr>
          <w:p w14:paraId="24BB9488" w14:textId="77777777" w:rsidR="006C37C2" w:rsidRPr="00D82A73" w:rsidRDefault="006C37C2" w:rsidP="0026766E">
            <w:pPr>
              <w:pStyle w:val="Normal1"/>
              <w:rPr>
                <w:sz w:val="20"/>
                <w:lang w:val="sv-SE"/>
              </w:rPr>
            </w:pPr>
            <w:r w:rsidRPr="00D82A73">
              <w:rPr>
                <w:sz w:val="20"/>
                <w:lang w:val="sv-SE"/>
              </w:rPr>
              <w:t>Vårdenhetens hsa-id (ägaren av formulärmall)</w:t>
            </w:r>
          </w:p>
        </w:tc>
        <w:tc>
          <w:tcPr>
            <w:tcW w:w="1134" w:type="dxa"/>
            <w:shd w:val="clear" w:color="auto" w:fill="auto"/>
            <w:tcPrChange w:id="5217" w:author="Jarno Nieminen" w:date="2014-06-11T12:40:00Z">
              <w:tcPr>
                <w:tcW w:w="1134" w:type="dxa"/>
                <w:shd w:val="clear" w:color="auto" w:fill="auto"/>
              </w:tcPr>
            </w:tcPrChange>
          </w:tcPr>
          <w:p w14:paraId="4B3DF594" w14:textId="77777777" w:rsidR="006C37C2" w:rsidRPr="00D82A73" w:rsidRDefault="006C37C2" w:rsidP="0026766E">
            <w:r w:rsidRPr="00D82A73">
              <w:t>0..1</w:t>
            </w:r>
          </w:p>
        </w:tc>
      </w:tr>
      <w:tr w:rsidR="006C37C2" w:rsidRPr="00D82A73" w14:paraId="2E8A5179" w14:textId="77777777" w:rsidTr="0026766E">
        <w:tc>
          <w:tcPr>
            <w:tcW w:w="2628" w:type="dxa"/>
            <w:shd w:val="clear" w:color="auto" w:fill="auto"/>
            <w:tcPrChange w:id="5218" w:author="Jarno Nieminen" w:date="2014-06-11T12:40:00Z">
              <w:tcPr>
                <w:tcW w:w="2628" w:type="dxa"/>
                <w:shd w:val="clear" w:color="auto" w:fill="auto"/>
              </w:tcPr>
            </w:tcPrChange>
          </w:tcPr>
          <w:p w14:paraId="48791C71" w14:textId="77777777" w:rsidR="006C37C2" w:rsidRPr="00D82A73" w:rsidRDefault="006C37C2" w:rsidP="0026766E">
            <w:pPr>
              <w:rPr>
                <w:i/>
              </w:rPr>
            </w:pPr>
            <w:r w:rsidRPr="00D82A73">
              <w:t>templateId</w:t>
            </w:r>
          </w:p>
        </w:tc>
        <w:tc>
          <w:tcPr>
            <w:tcW w:w="1260" w:type="dxa"/>
            <w:shd w:val="clear" w:color="auto" w:fill="auto"/>
            <w:tcPrChange w:id="5219" w:author="Jarno Nieminen" w:date="2014-06-11T12:40:00Z">
              <w:tcPr>
                <w:tcW w:w="1260" w:type="dxa"/>
                <w:shd w:val="clear" w:color="auto" w:fill="auto"/>
              </w:tcPr>
            </w:tcPrChange>
          </w:tcPr>
          <w:p w14:paraId="694505AC" w14:textId="77777777" w:rsidR="006C37C2" w:rsidRPr="00D82A73" w:rsidRDefault="006C37C2" w:rsidP="0026766E"/>
        </w:tc>
        <w:tc>
          <w:tcPr>
            <w:tcW w:w="4867" w:type="dxa"/>
            <w:shd w:val="clear" w:color="auto" w:fill="auto"/>
            <w:tcPrChange w:id="5220" w:author="Jarno Nieminen" w:date="2014-06-11T12:40:00Z">
              <w:tcPr>
                <w:tcW w:w="4867" w:type="dxa"/>
                <w:shd w:val="clear" w:color="auto" w:fill="auto"/>
              </w:tcPr>
            </w:tcPrChange>
          </w:tcPr>
          <w:p w14:paraId="17F78389" w14:textId="77777777" w:rsidR="006C37C2" w:rsidRPr="00D82A73" w:rsidRDefault="006C37C2" w:rsidP="0026766E">
            <w:r w:rsidRPr="00D82A73">
              <w:t>Mallens id.</w:t>
            </w:r>
          </w:p>
        </w:tc>
        <w:tc>
          <w:tcPr>
            <w:tcW w:w="1134" w:type="dxa"/>
            <w:shd w:val="clear" w:color="auto" w:fill="auto"/>
            <w:tcPrChange w:id="5221" w:author="Jarno Nieminen" w:date="2014-06-11T12:40:00Z">
              <w:tcPr>
                <w:tcW w:w="1134" w:type="dxa"/>
                <w:shd w:val="clear" w:color="auto" w:fill="auto"/>
              </w:tcPr>
            </w:tcPrChange>
          </w:tcPr>
          <w:p w14:paraId="0D7DCF67" w14:textId="77777777" w:rsidR="006C37C2" w:rsidRPr="00D82A73" w:rsidRDefault="006C37C2" w:rsidP="0026766E">
            <w:r w:rsidRPr="00D82A73">
              <w:t>0..1</w:t>
            </w:r>
          </w:p>
        </w:tc>
      </w:tr>
      <w:tr w:rsidR="006C37C2" w:rsidRPr="00D82A73" w14:paraId="61963A87" w14:textId="77777777" w:rsidTr="0026766E">
        <w:tc>
          <w:tcPr>
            <w:tcW w:w="2628" w:type="dxa"/>
            <w:shd w:val="clear" w:color="auto" w:fill="auto"/>
            <w:tcPrChange w:id="5222" w:author="Jarno Nieminen" w:date="2014-06-11T12:40:00Z">
              <w:tcPr>
                <w:tcW w:w="2628" w:type="dxa"/>
                <w:shd w:val="clear" w:color="auto" w:fill="auto"/>
              </w:tcPr>
            </w:tcPrChange>
          </w:tcPr>
          <w:p w14:paraId="0B646B7F" w14:textId="77777777" w:rsidR="006C37C2" w:rsidRPr="00D82A73" w:rsidRDefault="006C37C2" w:rsidP="0026766E">
            <w:pPr>
              <w:rPr>
                <w:i/>
              </w:rPr>
            </w:pPr>
            <w:r w:rsidRPr="00D82A73">
              <w:t>templateVersion</w:t>
            </w:r>
          </w:p>
        </w:tc>
        <w:tc>
          <w:tcPr>
            <w:tcW w:w="1260" w:type="dxa"/>
            <w:shd w:val="clear" w:color="auto" w:fill="auto"/>
            <w:tcPrChange w:id="5223" w:author="Jarno Nieminen" w:date="2014-06-11T12:40:00Z">
              <w:tcPr>
                <w:tcW w:w="1260" w:type="dxa"/>
                <w:shd w:val="clear" w:color="auto" w:fill="auto"/>
              </w:tcPr>
            </w:tcPrChange>
          </w:tcPr>
          <w:p w14:paraId="267CA721" w14:textId="77777777" w:rsidR="006C37C2" w:rsidRPr="00D82A73" w:rsidRDefault="006C37C2" w:rsidP="0026766E"/>
        </w:tc>
        <w:tc>
          <w:tcPr>
            <w:tcW w:w="4867" w:type="dxa"/>
            <w:shd w:val="clear" w:color="auto" w:fill="auto"/>
            <w:tcPrChange w:id="5224" w:author="Jarno Nieminen" w:date="2014-06-11T12:40:00Z">
              <w:tcPr>
                <w:tcW w:w="4867" w:type="dxa"/>
                <w:shd w:val="clear" w:color="auto" w:fill="auto"/>
              </w:tcPr>
            </w:tcPrChange>
          </w:tcPr>
          <w:p w14:paraId="1724551D" w14:textId="77777777" w:rsidR="006C37C2" w:rsidRPr="00D82A73" w:rsidRDefault="006C37C2" w:rsidP="0026766E">
            <w:r w:rsidRPr="00D82A73">
              <w:t>Mallens version.</w:t>
            </w:r>
          </w:p>
        </w:tc>
        <w:tc>
          <w:tcPr>
            <w:tcW w:w="1134" w:type="dxa"/>
            <w:shd w:val="clear" w:color="auto" w:fill="auto"/>
            <w:tcPrChange w:id="5225" w:author="Jarno Nieminen" w:date="2014-06-11T12:40:00Z">
              <w:tcPr>
                <w:tcW w:w="1134" w:type="dxa"/>
                <w:shd w:val="clear" w:color="auto" w:fill="auto"/>
              </w:tcPr>
            </w:tcPrChange>
          </w:tcPr>
          <w:p w14:paraId="67E1EEE2" w14:textId="77777777" w:rsidR="006C37C2" w:rsidRPr="00D82A73" w:rsidRDefault="006C37C2" w:rsidP="0026766E">
            <w:r w:rsidRPr="00D82A73">
              <w:t>0..1</w:t>
            </w:r>
          </w:p>
        </w:tc>
      </w:tr>
      <w:tr w:rsidR="006C37C2" w:rsidRPr="00D82A73" w14:paraId="6D0B6166" w14:textId="77777777" w:rsidTr="0026766E">
        <w:tc>
          <w:tcPr>
            <w:tcW w:w="2628" w:type="dxa"/>
            <w:shd w:val="clear" w:color="auto" w:fill="auto"/>
            <w:tcPrChange w:id="5226" w:author="Jarno Nieminen" w:date="2014-06-11T12:40:00Z">
              <w:tcPr>
                <w:tcW w:w="2628" w:type="dxa"/>
                <w:shd w:val="clear" w:color="auto" w:fill="auto"/>
              </w:tcPr>
            </w:tcPrChange>
          </w:tcPr>
          <w:p w14:paraId="5B50327F" w14:textId="77777777" w:rsidR="006C37C2" w:rsidRPr="00D82A73" w:rsidRDefault="006C37C2" w:rsidP="0026766E">
            <w:pPr>
              <w:rPr>
                <w:i/>
              </w:rPr>
            </w:pPr>
          </w:p>
        </w:tc>
        <w:tc>
          <w:tcPr>
            <w:tcW w:w="1260" w:type="dxa"/>
            <w:shd w:val="clear" w:color="auto" w:fill="auto"/>
            <w:tcPrChange w:id="5227" w:author="Jarno Nieminen" w:date="2014-06-11T12:40:00Z">
              <w:tcPr>
                <w:tcW w:w="1260" w:type="dxa"/>
                <w:shd w:val="clear" w:color="auto" w:fill="auto"/>
              </w:tcPr>
            </w:tcPrChange>
          </w:tcPr>
          <w:p w14:paraId="2EAE09BB" w14:textId="77777777" w:rsidR="006C37C2" w:rsidRPr="00D82A73" w:rsidRDefault="006C37C2" w:rsidP="0026766E"/>
        </w:tc>
        <w:tc>
          <w:tcPr>
            <w:tcW w:w="4867" w:type="dxa"/>
            <w:shd w:val="clear" w:color="auto" w:fill="auto"/>
            <w:tcPrChange w:id="5228" w:author="Jarno Nieminen" w:date="2014-06-11T12:40:00Z">
              <w:tcPr>
                <w:tcW w:w="4867" w:type="dxa"/>
                <w:shd w:val="clear" w:color="auto" w:fill="auto"/>
              </w:tcPr>
            </w:tcPrChange>
          </w:tcPr>
          <w:p w14:paraId="65B80B5F" w14:textId="77777777" w:rsidR="006C37C2" w:rsidRPr="00D82A73" w:rsidRDefault="006C37C2" w:rsidP="0026766E"/>
        </w:tc>
        <w:tc>
          <w:tcPr>
            <w:tcW w:w="1134" w:type="dxa"/>
            <w:shd w:val="clear" w:color="auto" w:fill="auto"/>
            <w:tcPrChange w:id="5229" w:author="Jarno Nieminen" w:date="2014-06-11T12:40:00Z">
              <w:tcPr>
                <w:tcW w:w="1134" w:type="dxa"/>
                <w:shd w:val="clear" w:color="auto" w:fill="auto"/>
              </w:tcPr>
            </w:tcPrChange>
          </w:tcPr>
          <w:p w14:paraId="60991D71" w14:textId="77777777" w:rsidR="006C37C2" w:rsidRPr="00D82A73" w:rsidRDefault="006C37C2" w:rsidP="0026766E"/>
        </w:tc>
      </w:tr>
      <w:tr w:rsidR="006C37C2" w:rsidRPr="00D82A73" w14:paraId="3BEE9EEB" w14:textId="77777777" w:rsidTr="0026766E">
        <w:tc>
          <w:tcPr>
            <w:tcW w:w="2628" w:type="dxa"/>
            <w:shd w:val="clear" w:color="auto" w:fill="auto"/>
            <w:tcPrChange w:id="5230" w:author="Jarno Nieminen" w:date="2014-06-11T12:40:00Z">
              <w:tcPr>
                <w:tcW w:w="2628" w:type="dxa"/>
                <w:shd w:val="clear" w:color="auto" w:fill="auto"/>
              </w:tcPr>
            </w:tcPrChange>
          </w:tcPr>
          <w:p w14:paraId="68A46EBA" w14:textId="77777777" w:rsidR="006C37C2" w:rsidRPr="00D82A73" w:rsidRDefault="006C37C2" w:rsidP="0026766E">
            <w:pPr>
              <w:rPr>
                <w:i/>
              </w:rPr>
            </w:pPr>
            <w:r w:rsidRPr="00D82A73">
              <w:rPr>
                <w:i/>
              </w:rPr>
              <w:t>Svar</w:t>
            </w:r>
          </w:p>
        </w:tc>
        <w:tc>
          <w:tcPr>
            <w:tcW w:w="1260" w:type="dxa"/>
            <w:shd w:val="clear" w:color="auto" w:fill="auto"/>
            <w:tcPrChange w:id="5231" w:author="Jarno Nieminen" w:date="2014-06-11T12:40:00Z">
              <w:tcPr>
                <w:tcW w:w="1260" w:type="dxa"/>
                <w:shd w:val="clear" w:color="auto" w:fill="auto"/>
              </w:tcPr>
            </w:tcPrChange>
          </w:tcPr>
          <w:p w14:paraId="0738CC56" w14:textId="77777777" w:rsidR="006C37C2" w:rsidRPr="00D82A73" w:rsidRDefault="006C37C2" w:rsidP="0026766E"/>
        </w:tc>
        <w:tc>
          <w:tcPr>
            <w:tcW w:w="4867" w:type="dxa"/>
            <w:shd w:val="clear" w:color="auto" w:fill="auto"/>
            <w:tcPrChange w:id="5232" w:author="Jarno Nieminen" w:date="2014-06-11T12:40:00Z">
              <w:tcPr>
                <w:tcW w:w="4867" w:type="dxa"/>
                <w:shd w:val="clear" w:color="auto" w:fill="auto"/>
              </w:tcPr>
            </w:tcPrChange>
          </w:tcPr>
          <w:p w14:paraId="2903AEE6" w14:textId="77777777" w:rsidR="006C37C2" w:rsidRPr="00D82A73" w:rsidRDefault="006C37C2" w:rsidP="0026766E"/>
        </w:tc>
        <w:tc>
          <w:tcPr>
            <w:tcW w:w="1134" w:type="dxa"/>
            <w:shd w:val="clear" w:color="auto" w:fill="auto"/>
            <w:tcPrChange w:id="5233" w:author="Jarno Nieminen" w:date="2014-06-11T12:40:00Z">
              <w:tcPr>
                <w:tcW w:w="1134" w:type="dxa"/>
                <w:shd w:val="clear" w:color="auto" w:fill="auto"/>
              </w:tcPr>
            </w:tcPrChange>
          </w:tcPr>
          <w:p w14:paraId="0D59751D" w14:textId="77777777" w:rsidR="006C37C2" w:rsidRPr="00D82A73" w:rsidRDefault="006C37C2" w:rsidP="0026766E"/>
        </w:tc>
      </w:tr>
      <w:tr w:rsidR="006C37C2" w:rsidRPr="00D82A73" w14:paraId="3B452B6C" w14:textId="77777777" w:rsidTr="0026766E">
        <w:tc>
          <w:tcPr>
            <w:tcW w:w="2628" w:type="dxa"/>
            <w:shd w:val="clear" w:color="auto" w:fill="auto"/>
            <w:tcPrChange w:id="5234" w:author="Jarno Nieminen" w:date="2014-06-11T12:40:00Z">
              <w:tcPr>
                <w:tcW w:w="2628" w:type="dxa"/>
                <w:shd w:val="clear" w:color="auto" w:fill="auto"/>
              </w:tcPr>
            </w:tcPrChange>
          </w:tcPr>
          <w:p w14:paraId="4C537EDA" w14:textId="77777777" w:rsidR="006C37C2" w:rsidRPr="00D82A73" w:rsidRDefault="006C37C2" w:rsidP="0026766E">
            <w:r w:rsidRPr="00D82A73">
              <w:t>FormTemplates</w:t>
            </w:r>
          </w:p>
        </w:tc>
        <w:tc>
          <w:tcPr>
            <w:tcW w:w="1260" w:type="dxa"/>
            <w:shd w:val="clear" w:color="auto" w:fill="auto"/>
            <w:tcPrChange w:id="5235" w:author="Jarno Nieminen" w:date="2014-06-11T12:40:00Z">
              <w:tcPr>
                <w:tcW w:w="1260" w:type="dxa"/>
                <w:shd w:val="clear" w:color="auto" w:fill="auto"/>
              </w:tcPr>
            </w:tcPrChange>
          </w:tcPr>
          <w:p w14:paraId="3A365719" w14:textId="77777777" w:rsidR="006C37C2" w:rsidRPr="00D82A73" w:rsidRDefault="006C37C2" w:rsidP="0026766E"/>
        </w:tc>
        <w:tc>
          <w:tcPr>
            <w:tcW w:w="4867" w:type="dxa"/>
            <w:shd w:val="clear" w:color="auto" w:fill="auto"/>
            <w:tcPrChange w:id="5236" w:author="Jarno Nieminen" w:date="2014-06-11T12:40:00Z">
              <w:tcPr>
                <w:tcW w:w="4867" w:type="dxa"/>
                <w:shd w:val="clear" w:color="auto" w:fill="auto"/>
              </w:tcPr>
            </w:tcPrChange>
          </w:tcPr>
          <w:p w14:paraId="51B8351F" w14:textId="77777777" w:rsidR="006C37C2" w:rsidRPr="00D82A73" w:rsidRDefault="006C37C2" w:rsidP="0026766E">
            <w:r w:rsidRPr="00D82A73">
              <w:t>Objekt FormTemplateType (Formulärmallar)</w:t>
            </w:r>
          </w:p>
        </w:tc>
        <w:tc>
          <w:tcPr>
            <w:tcW w:w="1134" w:type="dxa"/>
            <w:shd w:val="clear" w:color="auto" w:fill="auto"/>
            <w:tcPrChange w:id="5237" w:author="Jarno Nieminen" w:date="2014-06-11T12:40:00Z">
              <w:tcPr>
                <w:tcW w:w="1134" w:type="dxa"/>
                <w:shd w:val="clear" w:color="auto" w:fill="auto"/>
              </w:tcPr>
            </w:tcPrChange>
          </w:tcPr>
          <w:p w14:paraId="22DAB457" w14:textId="77777777" w:rsidR="006C37C2" w:rsidRPr="00D82A73" w:rsidRDefault="006C37C2" w:rsidP="0026766E">
            <w:r w:rsidRPr="00D82A73">
              <w:t>0..*</w:t>
            </w:r>
          </w:p>
        </w:tc>
      </w:tr>
      <w:tr w:rsidR="006C37C2" w:rsidRPr="00D82A73" w14:paraId="5912D246" w14:textId="77777777" w:rsidTr="0026766E">
        <w:tc>
          <w:tcPr>
            <w:tcW w:w="2628" w:type="dxa"/>
            <w:shd w:val="clear" w:color="auto" w:fill="auto"/>
            <w:tcPrChange w:id="5238" w:author="Jarno Nieminen" w:date="2014-06-11T12:40:00Z">
              <w:tcPr>
                <w:tcW w:w="2628" w:type="dxa"/>
                <w:shd w:val="clear" w:color="auto" w:fill="auto"/>
              </w:tcPr>
            </w:tcPrChange>
          </w:tcPr>
          <w:p w14:paraId="679FA274" w14:textId="77777777" w:rsidR="006C37C2" w:rsidRPr="00D82A73" w:rsidRDefault="006C37C2" w:rsidP="0026766E"/>
        </w:tc>
        <w:tc>
          <w:tcPr>
            <w:tcW w:w="1260" w:type="dxa"/>
            <w:shd w:val="clear" w:color="auto" w:fill="auto"/>
            <w:tcPrChange w:id="5239" w:author="Jarno Nieminen" w:date="2014-06-11T12:40:00Z">
              <w:tcPr>
                <w:tcW w:w="1260" w:type="dxa"/>
                <w:shd w:val="clear" w:color="auto" w:fill="auto"/>
              </w:tcPr>
            </w:tcPrChange>
          </w:tcPr>
          <w:p w14:paraId="72281C45" w14:textId="77777777" w:rsidR="006C37C2" w:rsidRPr="00D82A73" w:rsidRDefault="006C37C2" w:rsidP="0026766E"/>
        </w:tc>
        <w:tc>
          <w:tcPr>
            <w:tcW w:w="4867" w:type="dxa"/>
            <w:shd w:val="clear" w:color="auto" w:fill="auto"/>
            <w:tcPrChange w:id="5240" w:author="Jarno Nieminen" w:date="2014-06-11T12:40:00Z">
              <w:tcPr>
                <w:tcW w:w="4867" w:type="dxa"/>
                <w:shd w:val="clear" w:color="auto" w:fill="auto"/>
              </w:tcPr>
            </w:tcPrChange>
          </w:tcPr>
          <w:p w14:paraId="07D184FF" w14:textId="77777777" w:rsidR="006C37C2" w:rsidRPr="00D82A73" w:rsidRDefault="006C37C2" w:rsidP="0026766E"/>
        </w:tc>
        <w:tc>
          <w:tcPr>
            <w:tcW w:w="1134" w:type="dxa"/>
            <w:shd w:val="clear" w:color="auto" w:fill="auto"/>
            <w:tcPrChange w:id="5241" w:author="Jarno Nieminen" w:date="2014-06-11T12:40:00Z">
              <w:tcPr>
                <w:tcW w:w="1134" w:type="dxa"/>
                <w:shd w:val="clear" w:color="auto" w:fill="auto"/>
              </w:tcPr>
            </w:tcPrChange>
          </w:tcPr>
          <w:p w14:paraId="0BE7DCEB" w14:textId="77777777" w:rsidR="006C37C2" w:rsidRPr="00D82A73" w:rsidRDefault="006C37C2" w:rsidP="0026766E"/>
        </w:tc>
      </w:tr>
      <w:tr w:rsidR="006C37C2" w:rsidRPr="00D82A73" w14:paraId="09B7267B" w14:textId="77777777" w:rsidTr="0026766E">
        <w:tc>
          <w:tcPr>
            <w:tcW w:w="2628" w:type="dxa"/>
            <w:shd w:val="clear" w:color="auto" w:fill="auto"/>
            <w:tcPrChange w:id="5242" w:author="Jarno Nieminen" w:date="2014-06-11T12:40:00Z">
              <w:tcPr>
                <w:tcW w:w="2628" w:type="dxa"/>
                <w:shd w:val="clear" w:color="auto" w:fill="auto"/>
              </w:tcPr>
            </w:tcPrChange>
          </w:tcPr>
          <w:p w14:paraId="4219BC65" w14:textId="77777777" w:rsidR="006C37C2" w:rsidRPr="00D82A73" w:rsidRDefault="006C37C2" w:rsidP="0026766E">
            <w:pPr>
              <w:rPr>
                <w:b/>
              </w:rPr>
            </w:pPr>
          </w:p>
        </w:tc>
        <w:tc>
          <w:tcPr>
            <w:tcW w:w="1260" w:type="dxa"/>
            <w:shd w:val="clear" w:color="auto" w:fill="auto"/>
            <w:tcPrChange w:id="5243" w:author="Jarno Nieminen" w:date="2014-06-11T12:40:00Z">
              <w:tcPr>
                <w:tcW w:w="1260" w:type="dxa"/>
                <w:shd w:val="clear" w:color="auto" w:fill="auto"/>
              </w:tcPr>
            </w:tcPrChange>
          </w:tcPr>
          <w:p w14:paraId="705D36EB" w14:textId="77777777" w:rsidR="006C37C2" w:rsidRPr="00D82A73" w:rsidRDefault="006C37C2" w:rsidP="0026766E"/>
        </w:tc>
        <w:tc>
          <w:tcPr>
            <w:tcW w:w="4867" w:type="dxa"/>
            <w:shd w:val="clear" w:color="auto" w:fill="auto"/>
            <w:tcPrChange w:id="5244" w:author="Jarno Nieminen" w:date="2014-06-11T12:40:00Z">
              <w:tcPr>
                <w:tcW w:w="4867" w:type="dxa"/>
                <w:shd w:val="clear" w:color="auto" w:fill="auto"/>
              </w:tcPr>
            </w:tcPrChange>
          </w:tcPr>
          <w:p w14:paraId="4310D978" w14:textId="77777777" w:rsidR="006C37C2" w:rsidRPr="00D82A73" w:rsidRDefault="006C37C2" w:rsidP="0026766E">
            <w:pPr>
              <w:rPr>
                <w:b/>
              </w:rPr>
            </w:pPr>
          </w:p>
        </w:tc>
        <w:tc>
          <w:tcPr>
            <w:tcW w:w="1134" w:type="dxa"/>
            <w:shd w:val="clear" w:color="auto" w:fill="auto"/>
            <w:tcPrChange w:id="5245" w:author="Jarno Nieminen" w:date="2014-06-11T12:40:00Z">
              <w:tcPr>
                <w:tcW w:w="1134" w:type="dxa"/>
                <w:shd w:val="clear" w:color="auto" w:fill="auto"/>
              </w:tcPr>
            </w:tcPrChange>
          </w:tcPr>
          <w:p w14:paraId="7873B36C" w14:textId="77777777" w:rsidR="006C37C2" w:rsidRPr="00D82A73" w:rsidRDefault="006C37C2" w:rsidP="0026766E">
            <w:pPr>
              <w:rPr>
                <w:b/>
              </w:rPr>
            </w:pPr>
          </w:p>
        </w:tc>
      </w:tr>
    </w:tbl>
    <w:p w14:paraId="524BF40E" w14:textId="77777777" w:rsidR="006C37C2" w:rsidRPr="00D82A73" w:rsidRDefault="006C37C2" w:rsidP="006C37C2"/>
    <w:p w14:paraId="46DE9FD7" w14:textId="77777777" w:rsidR="006C37C2" w:rsidRDefault="006C37C2" w:rsidP="006C37C2"/>
    <w:p w14:paraId="4139E0AA" w14:textId="77777777" w:rsidR="00AC2E2F" w:rsidRPr="00D82A73" w:rsidRDefault="00AC2E2F" w:rsidP="000341C7">
      <w:pPr>
        <w:rPr>
          <w:del w:id="5246" w:author="Jarno Nieminen" w:date="2014-06-11T12:40:00Z"/>
        </w:rPr>
      </w:pPr>
      <w:bookmarkStart w:id="5247" w:name="_Toc256433033"/>
      <w:bookmarkStart w:id="5248" w:name="_Toc386458198"/>
      <w:bookmarkStart w:id="5249" w:name="_Toc390253753"/>
    </w:p>
    <w:p w14:paraId="4E943EF2"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Regler</w:t>
      </w:r>
      <w:bookmarkEnd w:id="5247"/>
      <w:bookmarkEnd w:id="5248"/>
      <w:bookmarkEnd w:id="5249"/>
    </w:p>
    <w:p w14:paraId="283F9E5C" w14:textId="77777777" w:rsidR="006C37C2" w:rsidRPr="00D82A73" w:rsidRDefault="006C37C2" w:rsidP="006C37C2">
      <w:pPr>
        <w:pStyle w:val="Heading3"/>
      </w:pPr>
      <w:bookmarkStart w:id="5250" w:name="_Toc256433034"/>
      <w:bookmarkStart w:id="5251" w:name="_Toc386458199"/>
      <w:bookmarkStart w:id="5252" w:name="_Toc390253754"/>
      <w:r w:rsidRPr="00D82A73">
        <w:t>Begäran</w:t>
      </w:r>
      <w:bookmarkEnd w:id="5250"/>
      <w:bookmarkEnd w:id="5251"/>
      <w:bookmarkEnd w:id="5252"/>
    </w:p>
    <w:p w14:paraId="2BAAFE19" w14:textId="77777777" w:rsidR="006C37C2" w:rsidRPr="00D82A73" w:rsidRDefault="006C37C2" w:rsidP="006C37C2">
      <w:r w:rsidRPr="00D82A73">
        <w:t>Tjänsteproducenten validerar begäran enligt regler som specificerats i per attribut ovan.</w:t>
      </w:r>
    </w:p>
    <w:p w14:paraId="59E2D448" w14:textId="77777777" w:rsidR="006C37C2" w:rsidRPr="00D82A73" w:rsidRDefault="006C37C2" w:rsidP="004F0033">
      <w:pPr>
        <w:numPr>
          <w:ilvl w:val="0"/>
          <w:numId w:val="49"/>
        </w:numPr>
        <w:spacing w:line="240" w:lineRule="auto"/>
        <w:rPr>
          <w:rFonts w:eastAsia="Arial Unicode MS"/>
        </w:rPr>
      </w:pPr>
      <w:r w:rsidRPr="00D82A73">
        <w:t>Utlämnas ”</w:t>
      </w:r>
      <w:r w:rsidRPr="00D82A73">
        <w:rPr>
          <w:rFonts w:eastAsia="Arial Unicode MS"/>
        </w:rPr>
        <w:t>healthcare_facility_CareUnit” är ”templateId” obligatorisk.</w:t>
      </w:r>
    </w:p>
    <w:p w14:paraId="6DF6A7C5"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Samtliga mallar (templateId) skall returneras.</w:t>
      </w:r>
    </w:p>
    <w:p w14:paraId="2A8F13B3"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 xml:space="preserve">Utelämnas ”templateId” är </w:t>
      </w:r>
      <w:r w:rsidRPr="00D82A73">
        <w:t>”</w:t>
      </w:r>
      <w:r w:rsidRPr="00D82A73">
        <w:rPr>
          <w:rFonts w:eastAsia="Arial Unicode MS"/>
        </w:rPr>
        <w:t>healthcare_facility_CareUnit” obligatorisk.</w:t>
      </w:r>
    </w:p>
    <w:p w14:paraId="4DF3797E"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Vårdenhetens samtliga mallar skall returneras.</w:t>
      </w:r>
    </w:p>
    <w:p w14:paraId="1088AAD9"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Utelämnas ”templateVersion” skall samtliga versioner returneras (ej arkiverade mallar).</w:t>
      </w:r>
    </w:p>
    <w:p w14:paraId="660EF2AA" w14:textId="77777777" w:rsidR="006C37C2" w:rsidRPr="00D82A73" w:rsidRDefault="006C37C2" w:rsidP="006C37C2"/>
    <w:p w14:paraId="6680478F" w14:textId="77777777" w:rsidR="006C37C2" w:rsidRPr="00D82A73" w:rsidRDefault="006C37C2" w:rsidP="006C37C2">
      <w:pPr>
        <w:pStyle w:val="Heading3"/>
      </w:pPr>
      <w:bookmarkStart w:id="5253" w:name="_Toc256433035"/>
      <w:bookmarkStart w:id="5254" w:name="_Toc386458200"/>
      <w:bookmarkStart w:id="5255" w:name="_Toc390253755"/>
      <w:r w:rsidRPr="00D82A73">
        <w:t>Svar</w:t>
      </w:r>
      <w:bookmarkEnd w:id="5253"/>
      <w:bookmarkEnd w:id="5254"/>
      <w:bookmarkEnd w:id="5255"/>
    </w:p>
    <w:p w14:paraId="6246370D" w14:textId="77777777" w:rsidR="006C37C2" w:rsidRPr="00D82A73" w:rsidRDefault="006C37C2" w:rsidP="006C37C2">
      <w:r w:rsidRPr="00D82A73">
        <w:t>Sökresultatet framställs genom att svaret begränsas av de värden som angivits i begäran.</w:t>
      </w:r>
    </w:p>
    <w:p w14:paraId="646CC055" w14:textId="77777777" w:rsidR="000341C7" w:rsidRPr="00D82A73" w:rsidRDefault="000341C7" w:rsidP="000341C7">
      <w:pPr>
        <w:rPr>
          <w:del w:id="5256" w:author="Jarno Nieminen" w:date="2014-06-11T12:40:00Z"/>
        </w:rPr>
      </w:pPr>
      <w:bookmarkStart w:id="5257" w:name="_Toc256433036"/>
      <w:bookmarkStart w:id="5258" w:name="_Toc386458201"/>
      <w:bookmarkStart w:id="5259" w:name="_Toc390253756"/>
    </w:p>
    <w:p w14:paraId="3B1B7045" w14:textId="77777777" w:rsidR="000341C7" w:rsidRPr="00D82A73" w:rsidRDefault="000341C7" w:rsidP="000341C7">
      <w:pPr>
        <w:rPr>
          <w:del w:id="5260" w:author="Jarno Nieminen" w:date="2014-06-11T12:40:00Z"/>
        </w:rPr>
      </w:pPr>
    </w:p>
    <w:p w14:paraId="26AED66B" w14:textId="77777777" w:rsidR="000341C7" w:rsidRPr="00D82A73" w:rsidRDefault="000341C7" w:rsidP="000341C7">
      <w:pPr>
        <w:rPr>
          <w:del w:id="5261" w:author="Jarno Nieminen" w:date="2014-06-11T12:40:00Z"/>
        </w:rPr>
      </w:pPr>
    </w:p>
    <w:p w14:paraId="43701A35"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Tjänsteinteraktion</w:t>
      </w:r>
      <w:bookmarkEnd w:id="5257"/>
      <w:bookmarkEnd w:id="5258"/>
      <w:bookmarkEnd w:id="5259"/>
    </w:p>
    <w:p w14:paraId="3EAA30BB" w14:textId="77777777" w:rsidR="006C37C2" w:rsidRPr="00D82A73" w:rsidRDefault="006C37C2" w:rsidP="004F0033">
      <w:pPr>
        <w:numPr>
          <w:ilvl w:val="0"/>
          <w:numId w:val="40"/>
        </w:numPr>
        <w:spacing w:line="240" w:lineRule="auto"/>
      </w:pPr>
      <w:r w:rsidRPr="00D82A73">
        <w:t>GetFormTemplateInteraction</w:t>
      </w:r>
    </w:p>
    <w:p w14:paraId="221C48BB" w14:textId="77777777" w:rsidR="006C37C2" w:rsidRPr="00D82A73" w:rsidRDefault="006C37C2" w:rsidP="006C37C2"/>
    <w:p w14:paraId="321EFCC2" w14:textId="77777777" w:rsidR="006C37C2" w:rsidRPr="00D82A73" w:rsidRDefault="006C37C2" w:rsidP="006C37C2"/>
    <w:p w14:paraId="69D37B9C" w14:textId="77777777" w:rsidR="006C37C2" w:rsidRPr="00D82A73" w:rsidRDefault="006C37C2" w:rsidP="006C37C2"/>
    <w:p w14:paraId="713A0768" w14:textId="77777777" w:rsidR="006C37C2" w:rsidRPr="00D82A73" w:rsidRDefault="006C37C2" w:rsidP="006C37C2"/>
    <w:p w14:paraId="5A3B04A9" w14:textId="77777777" w:rsidR="006C37C2" w:rsidRPr="00D82A73" w:rsidRDefault="006C37C2" w:rsidP="006C37C2"/>
    <w:p w14:paraId="252EA62E" w14:textId="77777777" w:rsidR="006C37C2" w:rsidRPr="00D82A73" w:rsidRDefault="006C37C2" w:rsidP="006C37C2"/>
    <w:p w14:paraId="09AA03F0"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262" w:name="_Toc256433037"/>
      <w:bookmarkStart w:id="5263" w:name="_Toc386458202"/>
      <w:bookmarkStart w:id="5264" w:name="_Toc390253757"/>
      <w:r w:rsidRPr="00D82A73">
        <w:lastRenderedPageBreak/>
        <w:t>Tjänstekontrakt SaveFormTemplate</w:t>
      </w:r>
      <w:bookmarkEnd w:id="5262"/>
      <w:bookmarkEnd w:id="5263"/>
      <w:bookmarkEnd w:id="5264"/>
      <w:r w:rsidRPr="00D82A73">
        <w:t xml:space="preserve"> </w:t>
      </w:r>
    </w:p>
    <w:p w14:paraId="5A65BDC4" w14:textId="3F7DDD93" w:rsidR="006C37C2" w:rsidRPr="00D82A73" w:rsidRDefault="006C37C2" w:rsidP="006C37C2">
      <w:r w:rsidRPr="00D82A73">
        <w:t xml:space="preserve">Tjänsten används av ett </w:t>
      </w:r>
      <w:r w:rsidRPr="00D82A73">
        <w:rPr>
          <w:b/>
        </w:rPr>
        <w:t>system</w:t>
      </w:r>
      <w:r>
        <w:rPr>
          <w:b/>
        </w:rPr>
        <w:t xml:space="preserve"> </w:t>
      </w:r>
      <w:r w:rsidRPr="00D82A73">
        <w:t>(</w:t>
      </w:r>
      <w:r w:rsidR="00107098" w:rsidRPr="00D82A73">
        <w:t>t.ex</w:t>
      </w:r>
      <w:ins w:id="5265" w:author="Jarno Nieminen" w:date="2014-06-11T12:40:00Z">
        <w:r w:rsidR="00107098" w:rsidRPr="00D82A73">
          <w:t>.</w:t>
        </w:r>
      </w:ins>
      <w:r w:rsidRPr="00D82A73">
        <w:t xml:space="preserve"> Verksamhetssystem) för att spara en </w:t>
      </w:r>
    </w:p>
    <w:p w14:paraId="1C648810" w14:textId="77777777" w:rsidR="000341C7" w:rsidRPr="00D82A73" w:rsidRDefault="000341C7" w:rsidP="000341C7">
      <w:pPr>
        <w:rPr>
          <w:del w:id="5266" w:author="Jarno Nieminen" w:date="2014-06-11T12:40:00Z"/>
        </w:rPr>
      </w:pPr>
      <w:bookmarkStart w:id="5267" w:name="_Toc256433038"/>
      <w:bookmarkStart w:id="5268" w:name="_Toc386458203"/>
      <w:bookmarkStart w:id="5269" w:name="_Toc390253758"/>
    </w:p>
    <w:p w14:paraId="593C9B09"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Frivillighet</w:t>
      </w:r>
      <w:bookmarkEnd w:id="5267"/>
      <w:bookmarkEnd w:id="5268"/>
      <w:bookmarkEnd w:id="5269"/>
    </w:p>
    <w:p w14:paraId="05148961" w14:textId="77777777" w:rsidR="006C37C2" w:rsidRPr="00D82A73" w:rsidRDefault="006C37C2" w:rsidP="006C37C2">
      <w:r w:rsidRPr="00D82A73">
        <w:t>Frivillig</w:t>
      </w:r>
    </w:p>
    <w:p w14:paraId="7FE7114C"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270" w:name="_Toc256433039"/>
      <w:bookmarkStart w:id="5271" w:name="_Toc386458204"/>
      <w:bookmarkStart w:id="5272" w:name="_Toc390253759"/>
      <w:r w:rsidRPr="00D82A73">
        <w:t>Version</w:t>
      </w:r>
      <w:bookmarkEnd w:id="5270"/>
      <w:bookmarkEnd w:id="5271"/>
      <w:bookmarkEnd w:id="5272"/>
    </w:p>
    <w:p w14:paraId="5E8F8040" w14:textId="77777777" w:rsidR="006C37C2" w:rsidRPr="00D82A73" w:rsidRDefault="006C37C2" w:rsidP="006C37C2">
      <w:r w:rsidRPr="00D82A73">
        <w:t>2.0</w:t>
      </w:r>
    </w:p>
    <w:p w14:paraId="423809F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273" w:name="_Toc256433040"/>
      <w:bookmarkStart w:id="5274" w:name="_Toc386458205"/>
      <w:bookmarkStart w:id="5275" w:name="_Toc390253760"/>
      <w:r w:rsidRPr="00D82A73">
        <w:t>Tjänstens signatur</w:t>
      </w:r>
      <w:bookmarkEnd w:id="5273"/>
      <w:bookmarkEnd w:id="5274"/>
      <w:bookmarkEnd w:id="5275"/>
    </w:p>
    <w:p w14:paraId="7AE32616" w14:textId="77777777" w:rsidR="006C37C2" w:rsidRPr="00D82A73" w:rsidRDefault="006C37C2" w:rsidP="006C37C2">
      <w:r w:rsidRPr="00D82A73">
        <w:t>Request</w:t>
      </w:r>
    </w:p>
    <w:p w14:paraId="773926A1" w14:textId="77777777" w:rsidR="006C37C2" w:rsidRPr="00D82A73" w:rsidRDefault="006C37C2" w:rsidP="004F0033">
      <w:pPr>
        <w:numPr>
          <w:ilvl w:val="0"/>
          <w:numId w:val="32"/>
        </w:numPr>
        <w:spacing w:line="240" w:lineRule="auto"/>
      </w:pPr>
      <w:r w:rsidRPr="00D82A73">
        <w:rPr>
          <w:rFonts w:eastAsia="Arial Unicode MS"/>
        </w:rPr>
        <w:t>formTemplate [1..1]</w:t>
      </w:r>
    </w:p>
    <w:p w14:paraId="668BEC71" w14:textId="77777777" w:rsidR="006C37C2" w:rsidRPr="00D82A73" w:rsidRDefault="006C37C2" w:rsidP="006C37C2">
      <w:r w:rsidRPr="00D82A73">
        <w:t>Response</w:t>
      </w:r>
    </w:p>
    <w:p w14:paraId="20FA91EE" w14:textId="77777777" w:rsidR="006C37C2" w:rsidRPr="00D82A73" w:rsidRDefault="006C37C2" w:rsidP="004F0033">
      <w:pPr>
        <w:numPr>
          <w:ilvl w:val="0"/>
          <w:numId w:val="39"/>
        </w:numPr>
        <w:spacing w:line="240" w:lineRule="auto"/>
      </w:pPr>
      <w:r w:rsidRPr="00D82A73">
        <w:t>FormTemplates [0..*]</w:t>
      </w:r>
    </w:p>
    <w:p w14:paraId="47BD19FF" w14:textId="77777777" w:rsidR="006C37C2" w:rsidRPr="00D82A73" w:rsidRDefault="006C37C2" w:rsidP="004F0033">
      <w:pPr>
        <w:numPr>
          <w:ilvl w:val="1"/>
          <w:numId w:val="39"/>
        </w:numPr>
        <w:spacing w:line="240" w:lineRule="auto"/>
      </w:pPr>
      <w:r w:rsidRPr="00D82A73">
        <w:t>FormTemplateType</w:t>
      </w:r>
    </w:p>
    <w:p w14:paraId="3C9B30DE" w14:textId="77777777" w:rsidR="006C37C2" w:rsidRPr="00D82A73" w:rsidRDefault="006C37C2">
      <w:pPr>
        <w:pPrChange w:id="5276" w:author="Jarno Nieminen" w:date="2014-06-11T12:40:00Z">
          <w:pPr>
            <w:ind w:left="720"/>
          </w:pPr>
        </w:pPrChange>
      </w:pPr>
    </w:p>
    <w:p w14:paraId="28AE7756" w14:textId="77777777" w:rsidR="006C37C2" w:rsidRPr="00D82A73" w:rsidRDefault="006C37C2" w:rsidP="006C37C2">
      <w:pPr>
        <w:pStyle w:val="Heading3"/>
      </w:pPr>
      <w:bookmarkStart w:id="5277" w:name="_Toc386457431"/>
      <w:bookmarkStart w:id="5278" w:name="_Toc386458206"/>
      <w:bookmarkStart w:id="5279" w:name="_Toc386458207"/>
      <w:bookmarkStart w:id="5280" w:name="_Toc390253761"/>
      <w:bookmarkEnd w:id="5277"/>
      <w:bookmarkEnd w:id="5278"/>
      <w:r w:rsidRPr="00D82A73">
        <w:t>Begäran (Request) och Svar (Response)</w:t>
      </w:r>
      <w:bookmarkEnd w:id="5279"/>
      <w:bookmarkEnd w:id="528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281" w:author="Jarno Nieminen" w:date="2014-06-11T12:40:00Z">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2598"/>
        <w:gridCol w:w="1247"/>
        <w:gridCol w:w="4809"/>
        <w:gridCol w:w="1123"/>
        <w:gridCol w:w="112"/>
        <w:tblGridChange w:id="5282">
          <w:tblGrid>
            <w:gridCol w:w="113"/>
            <w:gridCol w:w="2515"/>
            <w:gridCol w:w="83"/>
            <w:gridCol w:w="1177"/>
            <w:gridCol w:w="70"/>
            <w:gridCol w:w="4797"/>
            <w:gridCol w:w="12"/>
            <w:gridCol w:w="1122"/>
            <w:gridCol w:w="1"/>
          </w:tblGrid>
        </w:tblGridChange>
      </w:tblGrid>
      <w:tr w:rsidR="006C37C2" w:rsidRPr="00D82A73" w14:paraId="6A20E8A3" w14:textId="77777777" w:rsidTr="0026766E">
        <w:trPr>
          <w:trPrChange w:id="5283" w:author="Jarno Nieminen" w:date="2014-06-11T12:40:00Z">
            <w:trPr>
              <w:gridAfter w:val="0"/>
            </w:trPr>
          </w:trPrChange>
        </w:trPr>
        <w:tc>
          <w:tcPr>
            <w:tcW w:w="2628" w:type="dxa"/>
            <w:shd w:val="clear" w:color="auto" w:fill="auto"/>
            <w:tcPrChange w:id="5284" w:author="Jarno Nieminen" w:date="2014-06-11T12:40:00Z">
              <w:tcPr>
                <w:tcW w:w="2628" w:type="dxa"/>
                <w:gridSpan w:val="2"/>
                <w:shd w:val="clear" w:color="auto" w:fill="auto"/>
              </w:tcPr>
            </w:tcPrChange>
          </w:tcPr>
          <w:p w14:paraId="4824EB0B" w14:textId="77777777" w:rsidR="006C37C2" w:rsidRPr="00D82A73" w:rsidRDefault="006C37C2" w:rsidP="0026766E">
            <w:pPr>
              <w:rPr>
                <w:b/>
              </w:rPr>
            </w:pPr>
            <w:r w:rsidRPr="00D82A73">
              <w:rPr>
                <w:b/>
              </w:rPr>
              <w:t>Attribut</w:t>
            </w:r>
          </w:p>
        </w:tc>
        <w:tc>
          <w:tcPr>
            <w:tcW w:w="1260" w:type="dxa"/>
            <w:shd w:val="clear" w:color="auto" w:fill="auto"/>
            <w:tcPrChange w:id="5285" w:author="Jarno Nieminen" w:date="2014-06-11T12:40:00Z">
              <w:tcPr>
                <w:tcW w:w="1260" w:type="dxa"/>
                <w:gridSpan w:val="2"/>
                <w:shd w:val="clear" w:color="auto" w:fill="auto"/>
              </w:tcPr>
            </w:tcPrChange>
          </w:tcPr>
          <w:p w14:paraId="4B59E5CE" w14:textId="77777777" w:rsidR="006C37C2" w:rsidRPr="00D82A73" w:rsidRDefault="006C37C2" w:rsidP="0026766E">
            <w:pPr>
              <w:rPr>
                <w:b/>
              </w:rPr>
            </w:pPr>
            <w:r w:rsidRPr="00D82A73">
              <w:rPr>
                <w:b/>
              </w:rPr>
              <w:t>Typ</w:t>
            </w:r>
          </w:p>
        </w:tc>
        <w:tc>
          <w:tcPr>
            <w:tcW w:w="4867" w:type="dxa"/>
            <w:shd w:val="clear" w:color="auto" w:fill="auto"/>
            <w:tcPrChange w:id="5286" w:author="Jarno Nieminen" w:date="2014-06-11T12:40:00Z">
              <w:tcPr>
                <w:tcW w:w="4867" w:type="dxa"/>
                <w:gridSpan w:val="2"/>
                <w:shd w:val="clear" w:color="auto" w:fill="auto"/>
              </w:tcPr>
            </w:tcPrChange>
          </w:tcPr>
          <w:p w14:paraId="52D1DD63" w14:textId="77777777" w:rsidR="006C37C2" w:rsidRPr="00D82A73" w:rsidRDefault="006C37C2" w:rsidP="0026766E">
            <w:pPr>
              <w:rPr>
                <w:b/>
              </w:rPr>
            </w:pPr>
            <w:r w:rsidRPr="00D82A73">
              <w:rPr>
                <w:b/>
              </w:rPr>
              <w:t>Kommentar</w:t>
            </w:r>
          </w:p>
        </w:tc>
        <w:tc>
          <w:tcPr>
            <w:tcW w:w="1134" w:type="dxa"/>
            <w:gridSpan w:val="2"/>
            <w:shd w:val="clear" w:color="auto" w:fill="auto"/>
            <w:tcPrChange w:id="5287" w:author="Jarno Nieminen" w:date="2014-06-11T12:40:00Z">
              <w:tcPr>
                <w:tcW w:w="1134" w:type="dxa"/>
                <w:gridSpan w:val="2"/>
                <w:shd w:val="clear" w:color="auto" w:fill="auto"/>
              </w:tcPr>
            </w:tcPrChange>
          </w:tcPr>
          <w:p w14:paraId="5826F8BA" w14:textId="77777777" w:rsidR="006C37C2" w:rsidRPr="00D82A73" w:rsidRDefault="006C37C2" w:rsidP="0026766E">
            <w:pPr>
              <w:rPr>
                <w:b/>
              </w:rPr>
            </w:pPr>
            <w:r w:rsidRPr="00D82A73">
              <w:rPr>
                <w:b/>
              </w:rPr>
              <w:t>Kardi-nalitet</w:t>
            </w:r>
          </w:p>
        </w:tc>
      </w:tr>
      <w:tr w:rsidR="006C37C2" w:rsidRPr="00D82A73" w14:paraId="61B9F435" w14:textId="77777777" w:rsidTr="0026766E">
        <w:trPr>
          <w:trPrChange w:id="5288" w:author="Jarno Nieminen" w:date="2014-06-11T12:40:00Z">
            <w:trPr>
              <w:gridAfter w:val="0"/>
            </w:trPr>
          </w:trPrChange>
        </w:trPr>
        <w:tc>
          <w:tcPr>
            <w:tcW w:w="2628" w:type="dxa"/>
            <w:shd w:val="clear" w:color="auto" w:fill="auto"/>
            <w:tcPrChange w:id="5289" w:author="Jarno Nieminen" w:date="2014-06-11T12:40:00Z">
              <w:tcPr>
                <w:tcW w:w="2628" w:type="dxa"/>
                <w:gridSpan w:val="2"/>
                <w:shd w:val="clear" w:color="auto" w:fill="auto"/>
              </w:tcPr>
            </w:tcPrChange>
          </w:tcPr>
          <w:p w14:paraId="0B8992BB" w14:textId="77777777" w:rsidR="006C37C2" w:rsidRPr="00D82A73" w:rsidRDefault="006C37C2" w:rsidP="0026766E">
            <w:pPr>
              <w:rPr>
                <w:i/>
              </w:rPr>
            </w:pPr>
            <w:r w:rsidRPr="00D82A73">
              <w:rPr>
                <w:i/>
              </w:rPr>
              <w:t>Begäran</w:t>
            </w:r>
          </w:p>
        </w:tc>
        <w:tc>
          <w:tcPr>
            <w:tcW w:w="1260" w:type="dxa"/>
            <w:shd w:val="clear" w:color="auto" w:fill="auto"/>
            <w:tcPrChange w:id="5290" w:author="Jarno Nieminen" w:date="2014-06-11T12:40:00Z">
              <w:tcPr>
                <w:tcW w:w="1260" w:type="dxa"/>
                <w:gridSpan w:val="2"/>
                <w:shd w:val="clear" w:color="auto" w:fill="auto"/>
              </w:tcPr>
            </w:tcPrChange>
          </w:tcPr>
          <w:p w14:paraId="37CEB76C" w14:textId="77777777" w:rsidR="006C37C2" w:rsidRPr="00D82A73" w:rsidRDefault="006C37C2" w:rsidP="0026766E"/>
        </w:tc>
        <w:tc>
          <w:tcPr>
            <w:tcW w:w="4867" w:type="dxa"/>
            <w:shd w:val="clear" w:color="auto" w:fill="auto"/>
            <w:tcPrChange w:id="5291" w:author="Jarno Nieminen" w:date="2014-06-11T12:40:00Z">
              <w:tcPr>
                <w:tcW w:w="4867" w:type="dxa"/>
                <w:gridSpan w:val="2"/>
                <w:shd w:val="clear" w:color="auto" w:fill="auto"/>
              </w:tcPr>
            </w:tcPrChange>
          </w:tcPr>
          <w:p w14:paraId="105F7983" w14:textId="77777777" w:rsidR="006C37C2" w:rsidRPr="00D82A73" w:rsidRDefault="006C37C2" w:rsidP="0026766E">
            <w:pPr>
              <w:pStyle w:val="Normal1"/>
              <w:rPr>
                <w:lang w:val="sv-SE"/>
              </w:rPr>
            </w:pPr>
          </w:p>
        </w:tc>
        <w:tc>
          <w:tcPr>
            <w:tcW w:w="1134" w:type="dxa"/>
            <w:gridSpan w:val="2"/>
            <w:shd w:val="clear" w:color="auto" w:fill="auto"/>
            <w:tcPrChange w:id="5292" w:author="Jarno Nieminen" w:date="2014-06-11T12:40:00Z">
              <w:tcPr>
                <w:tcW w:w="1134" w:type="dxa"/>
                <w:gridSpan w:val="2"/>
                <w:shd w:val="clear" w:color="auto" w:fill="auto"/>
              </w:tcPr>
            </w:tcPrChange>
          </w:tcPr>
          <w:p w14:paraId="39C550CF" w14:textId="77777777" w:rsidR="006C37C2" w:rsidRPr="00D82A73" w:rsidRDefault="006C37C2" w:rsidP="0026766E"/>
        </w:tc>
      </w:tr>
      <w:tr w:rsidR="006C37C2" w:rsidRPr="00D82A73" w14:paraId="6865A1CE" w14:textId="77777777" w:rsidTr="0026766E">
        <w:trPr>
          <w:trPrChange w:id="5293" w:author="Jarno Nieminen" w:date="2014-06-11T12:40:00Z">
            <w:trPr>
              <w:gridAfter w:val="0"/>
            </w:trPr>
          </w:trPrChange>
        </w:trPr>
        <w:tc>
          <w:tcPr>
            <w:tcW w:w="2628" w:type="dxa"/>
            <w:shd w:val="clear" w:color="auto" w:fill="auto"/>
            <w:tcPrChange w:id="5294" w:author="Jarno Nieminen" w:date="2014-06-11T12:40:00Z">
              <w:tcPr>
                <w:tcW w:w="2628" w:type="dxa"/>
                <w:gridSpan w:val="2"/>
                <w:shd w:val="clear" w:color="auto" w:fill="auto"/>
              </w:tcPr>
            </w:tcPrChange>
          </w:tcPr>
          <w:p w14:paraId="35DA7B62" w14:textId="77777777" w:rsidR="006C37C2" w:rsidRPr="00D82A73" w:rsidRDefault="006C37C2" w:rsidP="0026766E">
            <w:pPr>
              <w:rPr>
                <w:rFonts w:eastAsia="Arial Unicode MS"/>
              </w:rPr>
            </w:pPr>
            <w:r w:rsidRPr="00D82A73">
              <w:rPr>
                <w:rFonts w:eastAsia="Arial Unicode MS"/>
              </w:rPr>
              <w:t>formTemplate</w:t>
            </w:r>
          </w:p>
        </w:tc>
        <w:tc>
          <w:tcPr>
            <w:tcW w:w="1260" w:type="dxa"/>
            <w:shd w:val="clear" w:color="auto" w:fill="auto"/>
            <w:tcPrChange w:id="5295" w:author="Jarno Nieminen" w:date="2014-06-11T12:40:00Z">
              <w:tcPr>
                <w:tcW w:w="1260" w:type="dxa"/>
                <w:gridSpan w:val="2"/>
                <w:shd w:val="clear" w:color="auto" w:fill="auto"/>
              </w:tcPr>
            </w:tcPrChange>
          </w:tcPr>
          <w:p w14:paraId="19BC282F" w14:textId="77777777" w:rsidR="006C37C2" w:rsidRPr="00D82A73" w:rsidRDefault="006C37C2" w:rsidP="0026766E"/>
        </w:tc>
        <w:tc>
          <w:tcPr>
            <w:tcW w:w="4867" w:type="dxa"/>
            <w:shd w:val="clear" w:color="auto" w:fill="auto"/>
            <w:tcPrChange w:id="5296" w:author="Jarno Nieminen" w:date="2014-06-11T12:40:00Z">
              <w:tcPr>
                <w:tcW w:w="4867" w:type="dxa"/>
                <w:gridSpan w:val="2"/>
                <w:shd w:val="clear" w:color="auto" w:fill="auto"/>
              </w:tcPr>
            </w:tcPrChange>
          </w:tcPr>
          <w:p w14:paraId="625E54C9" w14:textId="77777777" w:rsidR="006C37C2" w:rsidRPr="00D82A73" w:rsidRDefault="006C37C2" w:rsidP="0026766E">
            <w:pPr>
              <w:pStyle w:val="Normal1"/>
              <w:rPr>
                <w:sz w:val="20"/>
                <w:lang w:val="sv-SE"/>
              </w:rPr>
            </w:pPr>
            <w:r w:rsidRPr="00D82A73">
              <w:rPr>
                <w:sz w:val="20"/>
                <w:lang w:val="sv-SE"/>
              </w:rPr>
              <w:t>Objektet innehåller formulärmallen.</w:t>
            </w:r>
          </w:p>
        </w:tc>
        <w:tc>
          <w:tcPr>
            <w:tcW w:w="1134" w:type="dxa"/>
            <w:gridSpan w:val="2"/>
            <w:shd w:val="clear" w:color="auto" w:fill="auto"/>
            <w:tcPrChange w:id="5297" w:author="Jarno Nieminen" w:date="2014-06-11T12:40:00Z">
              <w:tcPr>
                <w:tcW w:w="1134" w:type="dxa"/>
                <w:gridSpan w:val="2"/>
                <w:shd w:val="clear" w:color="auto" w:fill="auto"/>
              </w:tcPr>
            </w:tcPrChange>
          </w:tcPr>
          <w:p w14:paraId="57E78852" w14:textId="77777777" w:rsidR="006C37C2" w:rsidRPr="00D82A73" w:rsidRDefault="006C37C2" w:rsidP="0026766E">
            <w:r w:rsidRPr="00D82A73">
              <w:t>1..1</w:t>
            </w:r>
          </w:p>
        </w:tc>
      </w:tr>
      <w:tr w:rsidR="006C37C2" w:rsidRPr="00D82A73" w14:paraId="1493D15D" w14:textId="77777777" w:rsidTr="0026766E">
        <w:trPr>
          <w:trPrChange w:id="5298" w:author="Jarno Nieminen" w:date="2014-06-11T12:40:00Z">
            <w:trPr>
              <w:gridAfter w:val="0"/>
            </w:trPr>
          </w:trPrChange>
        </w:trPr>
        <w:tc>
          <w:tcPr>
            <w:tcW w:w="2628" w:type="dxa"/>
            <w:shd w:val="clear" w:color="auto" w:fill="auto"/>
            <w:tcPrChange w:id="5299" w:author="Jarno Nieminen" w:date="2014-06-11T12:40:00Z">
              <w:tcPr>
                <w:tcW w:w="2628" w:type="dxa"/>
                <w:gridSpan w:val="2"/>
                <w:shd w:val="clear" w:color="auto" w:fill="auto"/>
              </w:tcPr>
            </w:tcPrChange>
          </w:tcPr>
          <w:p w14:paraId="1DFD4AE2" w14:textId="77777777" w:rsidR="006C37C2" w:rsidRPr="00D82A73" w:rsidRDefault="006C37C2" w:rsidP="0026766E">
            <w:pPr>
              <w:rPr>
                <w:i/>
              </w:rPr>
            </w:pPr>
          </w:p>
        </w:tc>
        <w:tc>
          <w:tcPr>
            <w:tcW w:w="1260" w:type="dxa"/>
            <w:shd w:val="clear" w:color="auto" w:fill="auto"/>
            <w:tcPrChange w:id="5300" w:author="Jarno Nieminen" w:date="2014-06-11T12:40:00Z">
              <w:tcPr>
                <w:tcW w:w="1260" w:type="dxa"/>
                <w:gridSpan w:val="2"/>
                <w:shd w:val="clear" w:color="auto" w:fill="auto"/>
              </w:tcPr>
            </w:tcPrChange>
          </w:tcPr>
          <w:p w14:paraId="192E7AEC" w14:textId="77777777" w:rsidR="006C37C2" w:rsidRPr="00D82A73" w:rsidRDefault="006C37C2" w:rsidP="0026766E"/>
        </w:tc>
        <w:tc>
          <w:tcPr>
            <w:tcW w:w="4867" w:type="dxa"/>
            <w:shd w:val="clear" w:color="auto" w:fill="auto"/>
            <w:tcPrChange w:id="5301" w:author="Jarno Nieminen" w:date="2014-06-11T12:40:00Z">
              <w:tcPr>
                <w:tcW w:w="4867" w:type="dxa"/>
                <w:gridSpan w:val="2"/>
                <w:shd w:val="clear" w:color="auto" w:fill="auto"/>
              </w:tcPr>
            </w:tcPrChange>
          </w:tcPr>
          <w:p w14:paraId="272E79C4" w14:textId="77777777" w:rsidR="006C37C2" w:rsidRPr="00D82A73" w:rsidRDefault="006C37C2" w:rsidP="0026766E"/>
        </w:tc>
        <w:tc>
          <w:tcPr>
            <w:tcW w:w="1134" w:type="dxa"/>
            <w:gridSpan w:val="2"/>
            <w:shd w:val="clear" w:color="auto" w:fill="auto"/>
            <w:tcPrChange w:id="5302" w:author="Jarno Nieminen" w:date="2014-06-11T12:40:00Z">
              <w:tcPr>
                <w:tcW w:w="1134" w:type="dxa"/>
                <w:gridSpan w:val="2"/>
                <w:shd w:val="clear" w:color="auto" w:fill="auto"/>
              </w:tcPr>
            </w:tcPrChange>
          </w:tcPr>
          <w:p w14:paraId="3D02195D" w14:textId="77777777" w:rsidR="006C37C2" w:rsidRPr="00D82A73" w:rsidRDefault="006C37C2" w:rsidP="0026766E"/>
        </w:tc>
      </w:tr>
      <w:tr w:rsidR="006C37C2" w:rsidRPr="00D82A73" w14:paraId="63CA4CD6" w14:textId="77777777" w:rsidTr="0026766E">
        <w:trPr>
          <w:trPrChange w:id="5303" w:author="Jarno Nieminen" w:date="2014-06-11T12:40:00Z">
            <w:trPr>
              <w:gridAfter w:val="0"/>
            </w:trPr>
          </w:trPrChange>
        </w:trPr>
        <w:tc>
          <w:tcPr>
            <w:tcW w:w="2628" w:type="dxa"/>
            <w:shd w:val="clear" w:color="auto" w:fill="auto"/>
            <w:tcPrChange w:id="5304" w:author="Jarno Nieminen" w:date="2014-06-11T12:40:00Z">
              <w:tcPr>
                <w:tcW w:w="2628" w:type="dxa"/>
                <w:gridSpan w:val="2"/>
                <w:shd w:val="clear" w:color="auto" w:fill="auto"/>
              </w:tcPr>
            </w:tcPrChange>
          </w:tcPr>
          <w:p w14:paraId="05D3A8B1" w14:textId="77777777" w:rsidR="006C37C2" w:rsidRPr="00D82A73" w:rsidRDefault="006C37C2" w:rsidP="0026766E">
            <w:pPr>
              <w:rPr>
                <w:i/>
              </w:rPr>
            </w:pPr>
            <w:r w:rsidRPr="00D82A73">
              <w:rPr>
                <w:i/>
              </w:rPr>
              <w:t>Svar</w:t>
            </w:r>
          </w:p>
        </w:tc>
        <w:tc>
          <w:tcPr>
            <w:tcW w:w="1260" w:type="dxa"/>
            <w:shd w:val="clear" w:color="auto" w:fill="auto"/>
            <w:tcPrChange w:id="5305" w:author="Jarno Nieminen" w:date="2014-06-11T12:40:00Z">
              <w:tcPr>
                <w:tcW w:w="1260" w:type="dxa"/>
                <w:gridSpan w:val="2"/>
                <w:shd w:val="clear" w:color="auto" w:fill="auto"/>
              </w:tcPr>
            </w:tcPrChange>
          </w:tcPr>
          <w:p w14:paraId="23FB41DA" w14:textId="77777777" w:rsidR="006C37C2" w:rsidRPr="00D82A73" w:rsidRDefault="006C37C2" w:rsidP="0026766E"/>
        </w:tc>
        <w:tc>
          <w:tcPr>
            <w:tcW w:w="4867" w:type="dxa"/>
            <w:shd w:val="clear" w:color="auto" w:fill="auto"/>
            <w:tcPrChange w:id="5306" w:author="Jarno Nieminen" w:date="2014-06-11T12:40:00Z">
              <w:tcPr>
                <w:tcW w:w="4867" w:type="dxa"/>
                <w:gridSpan w:val="2"/>
                <w:shd w:val="clear" w:color="auto" w:fill="auto"/>
              </w:tcPr>
            </w:tcPrChange>
          </w:tcPr>
          <w:p w14:paraId="791A20D5" w14:textId="77777777" w:rsidR="006C37C2" w:rsidRPr="00D82A73" w:rsidRDefault="006C37C2" w:rsidP="0026766E"/>
        </w:tc>
        <w:tc>
          <w:tcPr>
            <w:tcW w:w="1134" w:type="dxa"/>
            <w:gridSpan w:val="2"/>
            <w:shd w:val="clear" w:color="auto" w:fill="auto"/>
            <w:tcPrChange w:id="5307" w:author="Jarno Nieminen" w:date="2014-06-11T12:40:00Z">
              <w:tcPr>
                <w:tcW w:w="1134" w:type="dxa"/>
                <w:gridSpan w:val="2"/>
                <w:shd w:val="clear" w:color="auto" w:fill="auto"/>
              </w:tcPr>
            </w:tcPrChange>
          </w:tcPr>
          <w:p w14:paraId="7A6A8702" w14:textId="77777777" w:rsidR="006C37C2" w:rsidRPr="00D82A73" w:rsidRDefault="006C37C2" w:rsidP="0026766E"/>
        </w:tc>
      </w:tr>
      <w:tr w:rsidR="006C37C2" w:rsidRPr="00D82A73" w14:paraId="35884D8F" w14:textId="77777777" w:rsidTr="0026766E">
        <w:trPr>
          <w:trPrChange w:id="5308" w:author="Jarno Nieminen" w:date="2014-06-11T12:40:00Z">
            <w:trPr>
              <w:gridAfter w:val="0"/>
            </w:trPr>
          </w:trPrChange>
        </w:trPr>
        <w:tc>
          <w:tcPr>
            <w:tcW w:w="2628" w:type="dxa"/>
            <w:shd w:val="clear" w:color="auto" w:fill="auto"/>
            <w:tcPrChange w:id="5309" w:author="Jarno Nieminen" w:date="2014-06-11T12:40:00Z">
              <w:tcPr>
                <w:tcW w:w="2628" w:type="dxa"/>
                <w:gridSpan w:val="2"/>
                <w:shd w:val="clear" w:color="auto" w:fill="auto"/>
              </w:tcPr>
            </w:tcPrChange>
          </w:tcPr>
          <w:p w14:paraId="62F2AA59" w14:textId="77777777" w:rsidR="006C37C2" w:rsidRPr="00D82A73" w:rsidRDefault="006C37C2" w:rsidP="0026766E">
            <w:r w:rsidRPr="00D82A73">
              <w:t>ResultCode</w:t>
            </w:r>
          </w:p>
        </w:tc>
        <w:tc>
          <w:tcPr>
            <w:tcW w:w="1260" w:type="dxa"/>
            <w:shd w:val="clear" w:color="auto" w:fill="auto"/>
            <w:tcPrChange w:id="5310" w:author="Jarno Nieminen" w:date="2014-06-11T12:40:00Z">
              <w:tcPr>
                <w:tcW w:w="1260" w:type="dxa"/>
                <w:gridSpan w:val="2"/>
                <w:shd w:val="clear" w:color="auto" w:fill="auto"/>
              </w:tcPr>
            </w:tcPrChange>
          </w:tcPr>
          <w:p w14:paraId="127DF4CC" w14:textId="77777777" w:rsidR="006C37C2" w:rsidRPr="00D82A73" w:rsidRDefault="006C37C2" w:rsidP="0026766E"/>
        </w:tc>
        <w:tc>
          <w:tcPr>
            <w:tcW w:w="4867" w:type="dxa"/>
            <w:shd w:val="clear" w:color="auto" w:fill="auto"/>
            <w:tcPrChange w:id="5311" w:author="Jarno Nieminen" w:date="2014-06-11T12:40:00Z">
              <w:tcPr>
                <w:tcW w:w="4867" w:type="dxa"/>
                <w:gridSpan w:val="2"/>
                <w:shd w:val="clear" w:color="auto" w:fill="auto"/>
              </w:tcPr>
            </w:tcPrChange>
          </w:tcPr>
          <w:p w14:paraId="0524EF22" w14:textId="77777777" w:rsidR="006C37C2" w:rsidRPr="00D82A73" w:rsidRDefault="006C37C2" w:rsidP="0026766E">
            <w:r w:rsidRPr="00D82A73">
              <w:t>Svarskod</w:t>
            </w:r>
          </w:p>
        </w:tc>
        <w:tc>
          <w:tcPr>
            <w:tcW w:w="1134" w:type="dxa"/>
            <w:gridSpan w:val="2"/>
            <w:shd w:val="clear" w:color="auto" w:fill="auto"/>
            <w:tcPrChange w:id="5312" w:author="Jarno Nieminen" w:date="2014-06-11T12:40:00Z">
              <w:tcPr>
                <w:tcW w:w="1134" w:type="dxa"/>
                <w:gridSpan w:val="2"/>
                <w:shd w:val="clear" w:color="auto" w:fill="auto"/>
              </w:tcPr>
            </w:tcPrChange>
          </w:tcPr>
          <w:p w14:paraId="74F6A797" w14:textId="77777777" w:rsidR="006C37C2" w:rsidRPr="00D82A73" w:rsidRDefault="006C37C2" w:rsidP="0026766E">
            <w:r w:rsidRPr="00D82A73">
              <w:t>1..1</w:t>
            </w:r>
          </w:p>
        </w:tc>
      </w:tr>
      <w:tr w:rsidR="006C37C2" w:rsidRPr="00D82A73" w14:paraId="34357464" w14:textId="77777777" w:rsidTr="0026766E">
        <w:trPr>
          <w:trPrChange w:id="5313" w:author="Jarno Nieminen" w:date="2014-06-11T12:40:00Z">
            <w:trPr>
              <w:gridAfter w:val="0"/>
            </w:trPr>
          </w:trPrChange>
        </w:trPr>
        <w:tc>
          <w:tcPr>
            <w:tcW w:w="2628" w:type="dxa"/>
            <w:shd w:val="clear" w:color="auto" w:fill="auto"/>
            <w:tcPrChange w:id="5314" w:author="Jarno Nieminen" w:date="2014-06-11T12:40:00Z">
              <w:tcPr>
                <w:tcW w:w="2628" w:type="dxa"/>
                <w:gridSpan w:val="2"/>
                <w:shd w:val="clear" w:color="auto" w:fill="auto"/>
              </w:tcPr>
            </w:tcPrChange>
          </w:tcPr>
          <w:p w14:paraId="49142A9C" w14:textId="77777777" w:rsidR="006C37C2" w:rsidRPr="00D82A73" w:rsidRDefault="006C37C2" w:rsidP="0026766E">
            <w:r w:rsidRPr="00D82A73">
              <w:t>Comment</w:t>
            </w:r>
          </w:p>
        </w:tc>
        <w:tc>
          <w:tcPr>
            <w:tcW w:w="1260" w:type="dxa"/>
            <w:shd w:val="clear" w:color="auto" w:fill="auto"/>
            <w:tcPrChange w:id="5315" w:author="Jarno Nieminen" w:date="2014-06-11T12:40:00Z">
              <w:tcPr>
                <w:tcW w:w="1260" w:type="dxa"/>
                <w:gridSpan w:val="2"/>
                <w:shd w:val="clear" w:color="auto" w:fill="auto"/>
              </w:tcPr>
            </w:tcPrChange>
          </w:tcPr>
          <w:p w14:paraId="25B37D56" w14:textId="77777777" w:rsidR="006C37C2" w:rsidRPr="00D82A73" w:rsidRDefault="006C37C2" w:rsidP="0026766E"/>
        </w:tc>
        <w:tc>
          <w:tcPr>
            <w:tcW w:w="4867" w:type="dxa"/>
            <w:shd w:val="clear" w:color="auto" w:fill="auto"/>
            <w:tcPrChange w:id="5316" w:author="Jarno Nieminen" w:date="2014-06-11T12:40:00Z">
              <w:tcPr>
                <w:tcW w:w="4867" w:type="dxa"/>
                <w:gridSpan w:val="2"/>
                <w:shd w:val="clear" w:color="auto" w:fill="auto"/>
              </w:tcPr>
            </w:tcPrChange>
          </w:tcPr>
          <w:p w14:paraId="71DC1DD6" w14:textId="77777777" w:rsidR="006C37C2" w:rsidRPr="00D82A73" w:rsidRDefault="006C37C2" w:rsidP="0026766E">
            <w:r w:rsidRPr="00D82A73">
              <w:t>Kommentar.</w:t>
            </w:r>
          </w:p>
        </w:tc>
        <w:tc>
          <w:tcPr>
            <w:tcW w:w="1134" w:type="dxa"/>
            <w:gridSpan w:val="2"/>
            <w:shd w:val="clear" w:color="auto" w:fill="auto"/>
            <w:tcPrChange w:id="5317" w:author="Jarno Nieminen" w:date="2014-06-11T12:40:00Z">
              <w:tcPr>
                <w:tcW w:w="1134" w:type="dxa"/>
                <w:gridSpan w:val="2"/>
                <w:shd w:val="clear" w:color="auto" w:fill="auto"/>
              </w:tcPr>
            </w:tcPrChange>
          </w:tcPr>
          <w:p w14:paraId="24719387" w14:textId="77777777" w:rsidR="006C37C2" w:rsidRPr="00D82A73" w:rsidRDefault="006C37C2" w:rsidP="0026766E">
            <w:r w:rsidRPr="00D82A73">
              <w:t>0..1</w:t>
            </w:r>
          </w:p>
        </w:tc>
      </w:tr>
      <w:tr w:rsidR="000341C7" w:rsidRPr="00D82A73" w14:paraId="72D26946" w14:textId="77777777" w:rsidTr="005B069E">
        <w:trPr>
          <w:gridAfter w:val="1"/>
          <w:wAfter w:w="113" w:type="dxa"/>
          <w:del w:id="5318" w:author="Jarno Nieminen" w:date="2014-06-11T12:40:00Z"/>
        </w:trPr>
        <w:tc>
          <w:tcPr>
            <w:tcW w:w="2628" w:type="dxa"/>
            <w:shd w:val="clear" w:color="auto" w:fill="auto"/>
          </w:tcPr>
          <w:p w14:paraId="57C48256" w14:textId="77777777" w:rsidR="000341C7" w:rsidRPr="00D82A73" w:rsidRDefault="000341C7" w:rsidP="005B069E">
            <w:pPr>
              <w:rPr>
                <w:del w:id="5319" w:author="Jarno Nieminen" w:date="2014-06-11T12:40:00Z"/>
                <w:b/>
              </w:rPr>
            </w:pPr>
            <w:bookmarkStart w:id="5320" w:name="_Toc256433041"/>
            <w:bookmarkStart w:id="5321" w:name="_Toc386458208"/>
            <w:bookmarkStart w:id="5322" w:name="_Toc390253762"/>
          </w:p>
        </w:tc>
        <w:tc>
          <w:tcPr>
            <w:tcW w:w="1260" w:type="dxa"/>
            <w:shd w:val="clear" w:color="auto" w:fill="auto"/>
          </w:tcPr>
          <w:p w14:paraId="28C903BF" w14:textId="77777777" w:rsidR="000341C7" w:rsidRPr="00D82A73" w:rsidRDefault="000341C7" w:rsidP="005B069E">
            <w:pPr>
              <w:rPr>
                <w:del w:id="5323" w:author="Jarno Nieminen" w:date="2014-06-11T12:40:00Z"/>
              </w:rPr>
            </w:pPr>
          </w:p>
        </w:tc>
        <w:tc>
          <w:tcPr>
            <w:tcW w:w="4867" w:type="dxa"/>
            <w:shd w:val="clear" w:color="auto" w:fill="auto"/>
          </w:tcPr>
          <w:p w14:paraId="42A17C72" w14:textId="77777777" w:rsidR="000341C7" w:rsidRPr="00D82A73" w:rsidRDefault="000341C7" w:rsidP="005B069E">
            <w:pPr>
              <w:rPr>
                <w:del w:id="5324" w:author="Jarno Nieminen" w:date="2014-06-11T12:40:00Z"/>
                <w:b/>
              </w:rPr>
            </w:pPr>
          </w:p>
        </w:tc>
        <w:tc>
          <w:tcPr>
            <w:tcW w:w="1134" w:type="dxa"/>
            <w:shd w:val="clear" w:color="auto" w:fill="auto"/>
          </w:tcPr>
          <w:p w14:paraId="482FF4E2" w14:textId="77777777" w:rsidR="000341C7" w:rsidRPr="00D82A73" w:rsidRDefault="000341C7" w:rsidP="005B069E">
            <w:pPr>
              <w:rPr>
                <w:del w:id="5325" w:author="Jarno Nieminen" w:date="2014-06-11T12:40:00Z"/>
                <w:b/>
              </w:rPr>
            </w:pPr>
          </w:p>
        </w:tc>
      </w:tr>
    </w:tbl>
    <w:p w14:paraId="0D1DA735" w14:textId="77777777" w:rsidR="000341C7" w:rsidRPr="00D82A73" w:rsidRDefault="000341C7" w:rsidP="000341C7">
      <w:pPr>
        <w:rPr>
          <w:del w:id="5326" w:author="Jarno Nieminen" w:date="2014-06-11T12:40:00Z"/>
        </w:rPr>
      </w:pPr>
    </w:p>
    <w:p w14:paraId="45A44AA2" w14:textId="77777777" w:rsidR="000341C7" w:rsidRPr="00D82A73" w:rsidRDefault="000341C7" w:rsidP="000341C7">
      <w:pPr>
        <w:rPr>
          <w:del w:id="5327" w:author="Jarno Nieminen" w:date="2014-06-11T12:40:00Z"/>
        </w:rPr>
      </w:pPr>
    </w:p>
    <w:p w14:paraId="425EE00E"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Regler</w:t>
      </w:r>
      <w:bookmarkEnd w:id="5320"/>
      <w:bookmarkEnd w:id="5321"/>
      <w:bookmarkEnd w:id="5322"/>
    </w:p>
    <w:p w14:paraId="4CC65EC3" w14:textId="77777777" w:rsidR="006C37C2" w:rsidRPr="00D82A73" w:rsidRDefault="006C37C2" w:rsidP="006C37C2">
      <w:pPr>
        <w:pStyle w:val="Heading3"/>
      </w:pPr>
      <w:bookmarkStart w:id="5328" w:name="_Toc256433042"/>
      <w:bookmarkStart w:id="5329" w:name="_Toc386458209"/>
      <w:bookmarkStart w:id="5330" w:name="_Toc390253763"/>
      <w:r w:rsidRPr="00D82A73">
        <w:t>Begäran</w:t>
      </w:r>
      <w:bookmarkEnd w:id="5328"/>
      <w:bookmarkEnd w:id="5329"/>
      <w:bookmarkEnd w:id="5330"/>
    </w:p>
    <w:p w14:paraId="712E4B55" w14:textId="77777777" w:rsidR="006C37C2" w:rsidRPr="00D82A73" w:rsidRDefault="006C37C2" w:rsidP="006C37C2">
      <w:r w:rsidRPr="00D82A73">
        <w:t>Tjänsteproducenten validerar begäran enligt regler som specificerats i per attribut ovan.</w:t>
      </w:r>
    </w:p>
    <w:p w14:paraId="4AD01366" w14:textId="77777777" w:rsidR="000341C7" w:rsidRPr="00D82A73" w:rsidRDefault="000341C7" w:rsidP="000341C7">
      <w:pPr>
        <w:rPr>
          <w:del w:id="5331" w:author="Jarno Nieminen" w:date="2014-06-11T12:40:00Z"/>
        </w:rPr>
      </w:pPr>
      <w:bookmarkStart w:id="5332" w:name="_Toc256433043"/>
      <w:bookmarkStart w:id="5333" w:name="_Toc386458210"/>
      <w:bookmarkStart w:id="5334" w:name="_Toc390253764"/>
    </w:p>
    <w:p w14:paraId="45468257" w14:textId="77777777" w:rsidR="006C37C2" w:rsidRPr="00D82A73" w:rsidRDefault="006C37C2" w:rsidP="006C37C2">
      <w:pPr>
        <w:pStyle w:val="Heading3"/>
      </w:pPr>
      <w:r w:rsidRPr="00D82A73">
        <w:t>Svar</w:t>
      </w:r>
      <w:bookmarkEnd w:id="5332"/>
      <w:bookmarkEnd w:id="5333"/>
      <w:bookmarkEnd w:id="5334"/>
    </w:p>
    <w:p w14:paraId="3D03295C" w14:textId="77777777" w:rsidR="006C37C2" w:rsidRPr="00D82A73" w:rsidRDefault="006C37C2" w:rsidP="006C37C2">
      <w:r w:rsidRPr="00D82A73">
        <w:t>Sökresultatet framställs genom att svaret begränsas av de värden som angivits i begäran.</w:t>
      </w:r>
    </w:p>
    <w:p w14:paraId="2B851522" w14:textId="77777777" w:rsidR="000341C7" w:rsidRPr="00D82A73" w:rsidRDefault="000341C7" w:rsidP="000341C7">
      <w:pPr>
        <w:rPr>
          <w:del w:id="5335" w:author="Jarno Nieminen" w:date="2014-06-11T12:40:00Z"/>
        </w:rPr>
      </w:pPr>
      <w:bookmarkStart w:id="5336" w:name="_Toc256433044"/>
      <w:bookmarkStart w:id="5337" w:name="_Toc386458211"/>
      <w:bookmarkStart w:id="5338" w:name="_Toc390253765"/>
    </w:p>
    <w:p w14:paraId="2B889477" w14:textId="77777777" w:rsidR="000341C7" w:rsidRPr="00D82A73" w:rsidRDefault="000341C7" w:rsidP="000341C7">
      <w:pPr>
        <w:rPr>
          <w:del w:id="5339" w:author="Jarno Nieminen" w:date="2014-06-11T12:40:00Z"/>
        </w:rPr>
      </w:pPr>
    </w:p>
    <w:p w14:paraId="31B46E46" w14:textId="77777777" w:rsidR="000341C7" w:rsidRPr="00D82A73" w:rsidRDefault="000341C7" w:rsidP="000341C7">
      <w:pPr>
        <w:rPr>
          <w:del w:id="5340" w:author="Jarno Nieminen" w:date="2014-06-11T12:40:00Z"/>
        </w:rPr>
      </w:pPr>
    </w:p>
    <w:p w14:paraId="65DDFA70"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r w:rsidRPr="00D82A73">
        <w:t>Tjänsteinteraktion</w:t>
      </w:r>
      <w:bookmarkEnd w:id="5336"/>
      <w:bookmarkEnd w:id="5337"/>
      <w:bookmarkEnd w:id="5338"/>
    </w:p>
    <w:p w14:paraId="0FDD7DAC" w14:textId="77777777" w:rsidR="006C37C2" w:rsidRPr="00D82A73" w:rsidRDefault="006C37C2" w:rsidP="004F0033">
      <w:pPr>
        <w:numPr>
          <w:ilvl w:val="0"/>
          <w:numId w:val="40"/>
        </w:numPr>
        <w:spacing w:line="240" w:lineRule="auto"/>
      </w:pPr>
      <w:r w:rsidRPr="00D82A73">
        <w:t>SaveFormTemplateInteraction</w:t>
      </w:r>
    </w:p>
    <w:sectPr w:rsidR="006C37C2" w:rsidRPr="00D82A73" w:rsidSect="006C37C2">
      <w:pgSz w:w="11906" w:h="16838" w:code="9"/>
      <w:pgMar w:top="3232" w:right="720" w:bottom="720" w:left="720" w:header="0" w:footer="907" w:gutter="0"/>
      <w:cols w:space="708"/>
      <w:titlePg/>
      <w:docGrid w:linePitch="360"/>
      <w:sectPrChange w:id="5341" w:author="Jarno Nieminen" w:date="2014-06-11T12:40:00Z">
        <w:sectPr w:rsidR="006C37C2" w:rsidRPr="00D82A73" w:rsidSect="006C37C2">
          <w:pgMar w:top="2495" w:right="1531" w:bottom="1701" w:left="1701" w:header="1304" w:footer="907"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EA38D" w14:textId="77777777" w:rsidR="00AC57BB" w:rsidRDefault="00AC57BB" w:rsidP="00C72B17">
      <w:pPr>
        <w:spacing w:line="240" w:lineRule="auto"/>
      </w:pPr>
      <w:r>
        <w:separator/>
      </w:r>
    </w:p>
  </w:endnote>
  <w:endnote w:type="continuationSeparator" w:id="0">
    <w:p w14:paraId="0A8C14B3" w14:textId="77777777" w:rsidR="00AC57BB" w:rsidRDefault="00AC57BB" w:rsidP="00C72B17">
      <w:pPr>
        <w:spacing w:line="240" w:lineRule="auto"/>
      </w:pPr>
      <w:r>
        <w:continuationSeparator/>
      </w:r>
    </w:p>
  </w:endnote>
  <w:endnote w:type="continuationNotice" w:id="1">
    <w:p w14:paraId="7827A59D" w14:textId="77777777" w:rsidR="00AC57BB" w:rsidRDefault="00AC57B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altName w:val="Cambri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60B96" w14:textId="77777777" w:rsidR="00601C65" w:rsidRDefault="00601C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2B63" w14:textId="77777777" w:rsidR="001170C1" w:rsidRDefault="001170C1">
    <w:pPr>
      <w:pStyle w:val="Footer"/>
    </w:pPr>
  </w:p>
  <w:p w14:paraId="5EC43EFE" w14:textId="77777777" w:rsidR="001170C1" w:rsidRDefault="001170C1">
    <w:pPr>
      <w:pStyle w:val="Footer"/>
    </w:pPr>
  </w:p>
  <w:p w14:paraId="29B181CC" w14:textId="77777777" w:rsidR="001170C1" w:rsidRDefault="001170C1">
    <w:pPr>
      <w:pStyle w:val="Footer"/>
    </w:pPr>
  </w:p>
  <w:p w14:paraId="19CD3BB0" w14:textId="77777777" w:rsidR="001170C1" w:rsidRDefault="001170C1">
    <w:pPr>
      <w:pStyle w:val="Footer"/>
    </w:pPr>
  </w:p>
  <w:p w14:paraId="71779AD6" w14:textId="77777777" w:rsidR="001170C1" w:rsidRDefault="001170C1">
    <w:pPr>
      <w:pStyle w:val="Footer"/>
    </w:pPr>
  </w:p>
  <w:p w14:paraId="147C0406" w14:textId="77777777" w:rsidR="001170C1" w:rsidRDefault="001170C1">
    <w:pPr>
      <w:pStyle w:val="Footer"/>
    </w:pPr>
  </w:p>
  <w:p w14:paraId="74B30C74" w14:textId="77777777" w:rsidR="001170C1" w:rsidRDefault="001170C1" w:rsidP="00956547">
    <w:pPr>
      <w:pStyle w:val="Footer"/>
    </w:pPr>
    <w:bookmarkStart w:id="1700"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00"/>
    <w:r>
      <w:rPr>
        <w:rFonts w:cs="Georgia"/>
        <w:noProof/>
        <w:color w:val="001610"/>
        <w:szCs w:val="12"/>
        <w:lang w:eastAsia="sv-SE"/>
      </w:rPr>
      <w:drawing>
        <wp:anchor distT="0" distB="0" distL="114300" distR="114300" simplePos="0" relativeHeight="251661312" behindDoc="0" locked="1" layoutInCell="0" allowOverlap="1" wp14:anchorId="69B4DB38" wp14:editId="5A4AE888">
          <wp:simplePos x="0" y="0"/>
          <wp:positionH relativeFrom="page">
            <wp:posOffset>1080135</wp:posOffset>
          </wp:positionH>
          <wp:positionV relativeFrom="page">
            <wp:posOffset>9721215</wp:posOffset>
          </wp:positionV>
          <wp:extent cx="311785" cy="481965"/>
          <wp:effectExtent l="19050" t="0" r="0" b="0"/>
          <wp:wrapNone/>
          <wp:docPr id="10"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2336" behindDoc="0" locked="1" layoutInCell="0" allowOverlap="1" wp14:anchorId="06C7868C" wp14:editId="2F8153DF">
          <wp:simplePos x="0" y="0"/>
          <wp:positionH relativeFrom="page">
            <wp:posOffset>0</wp:posOffset>
          </wp:positionH>
          <wp:positionV relativeFrom="page">
            <wp:posOffset>9645650</wp:posOffset>
          </wp:positionV>
          <wp:extent cx="1085850" cy="1047750"/>
          <wp:effectExtent l="19050" t="0" r="0" b="0"/>
          <wp:wrapNone/>
          <wp:docPr id="11"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D70633" w:rsidRDefault="00D70633">
    <w:pPr>
      <w:rPr>
        <w:ins w:id="1741" w:author="Jarno Nieminen" w:date="2014-06-11T12:40:00Z"/>
      </w:rPr>
    </w:pPr>
  </w:p>
  <w:p w14:paraId="1FC233E8" w14:textId="77777777" w:rsidR="00D70633" w:rsidRDefault="00D70633">
    <w:pPr>
      <w:rPr>
        <w:ins w:id="1742" w:author="Jarno Nieminen" w:date="2014-06-11T12:40:00Z"/>
      </w:rPr>
    </w:pPr>
  </w:p>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70633" w:rsidRPr="004A7C1C" w14:paraId="3C5A492F" w14:textId="77777777" w:rsidTr="00095A0D">
      <w:trPr>
        <w:trHeight w:val="629"/>
        <w:ins w:id="1743" w:author="Jarno Nieminen" w:date="2014-06-11T12:40:00Z"/>
      </w:trPr>
      <w:tc>
        <w:tcPr>
          <w:tcW w:w="1559" w:type="dxa"/>
        </w:tcPr>
        <w:p w14:paraId="784DFED4" w14:textId="77777777" w:rsidR="00D70633" w:rsidRPr="001304B6" w:rsidRDefault="00D70633" w:rsidP="00095A0D">
          <w:pPr>
            <w:pStyle w:val="Footer"/>
            <w:ind w:left="0"/>
            <w:rPr>
              <w:ins w:id="1744" w:author="Jarno Nieminen" w:date="2014-06-11T12:40:00Z"/>
              <w:rFonts w:ascii="Arial" w:eastAsia="Times New Roman" w:hAnsi="Arial"/>
              <w:color w:val="00A9A7"/>
              <w:sz w:val="14"/>
              <w:szCs w:val="24"/>
              <w:lang w:eastAsia="en-GB"/>
            </w:rPr>
          </w:pPr>
          <w:ins w:id="1745" w:author="Jarno Nieminen" w:date="2014-06-11T12:40:00Z">
            <w:r w:rsidRPr="001304B6">
              <w:rPr>
                <w:rFonts w:ascii="Arial" w:eastAsia="Times New Roman" w:hAnsi="Arial"/>
                <w:color w:val="00A9A7"/>
                <w:sz w:val="14"/>
                <w:szCs w:val="24"/>
                <w:lang w:eastAsia="en-GB"/>
              </w:rPr>
              <w:t>Inera AB</w:t>
            </w:r>
          </w:ins>
        </w:p>
      </w:tc>
      <w:tc>
        <w:tcPr>
          <w:tcW w:w="2127" w:type="dxa"/>
        </w:tcPr>
        <w:p w14:paraId="63360A04" w14:textId="77777777" w:rsidR="00D70633" w:rsidRPr="001304B6" w:rsidRDefault="00D70633" w:rsidP="00095A0D">
          <w:pPr>
            <w:pStyle w:val="Footer"/>
            <w:ind w:left="0"/>
            <w:rPr>
              <w:ins w:id="1746" w:author="Jarno Nieminen" w:date="2014-06-11T12:40:00Z"/>
              <w:rFonts w:ascii="Arial" w:eastAsia="Times New Roman" w:hAnsi="Arial"/>
              <w:color w:val="00A9A7"/>
              <w:sz w:val="14"/>
              <w:szCs w:val="24"/>
              <w:lang w:eastAsia="en-GB"/>
            </w:rPr>
          </w:pPr>
          <w:ins w:id="1747" w:author="Jarno Nieminen" w:date="2014-06-11T12:40:00Z">
            <w:r w:rsidRPr="001304B6">
              <w:rPr>
                <w:rFonts w:ascii="Arial" w:eastAsia="Times New Roman" w:hAnsi="Arial"/>
                <w:color w:val="00A9A7"/>
                <w:sz w:val="14"/>
                <w:szCs w:val="24"/>
                <w:lang w:eastAsia="en-GB"/>
              </w:rPr>
              <w:t>Box 177 03</w:t>
            </w:r>
          </w:ins>
        </w:p>
        <w:p w14:paraId="2B2B3729" w14:textId="77777777" w:rsidR="00D70633" w:rsidRPr="001304B6" w:rsidRDefault="00D70633" w:rsidP="00095A0D">
          <w:pPr>
            <w:pStyle w:val="Footer"/>
            <w:ind w:left="0"/>
            <w:rPr>
              <w:ins w:id="1748" w:author="Jarno Nieminen" w:date="2014-06-11T12:40:00Z"/>
              <w:rFonts w:ascii="Arial" w:eastAsia="Times New Roman" w:hAnsi="Arial"/>
              <w:color w:val="00A9A7"/>
              <w:sz w:val="14"/>
              <w:szCs w:val="24"/>
              <w:lang w:eastAsia="en-GB"/>
            </w:rPr>
          </w:pPr>
          <w:ins w:id="1749" w:author="Jarno Nieminen" w:date="2014-06-11T12:40:00Z">
            <w:r w:rsidRPr="001304B6">
              <w:rPr>
                <w:rFonts w:ascii="Arial" w:eastAsia="Times New Roman" w:hAnsi="Arial"/>
                <w:color w:val="00A9A7"/>
                <w:sz w:val="14"/>
                <w:szCs w:val="24"/>
                <w:lang w:eastAsia="en-GB"/>
              </w:rPr>
              <w:t>Östgötagatan 12</w:t>
            </w:r>
          </w:ins>
        </w:p>
        <w:p w14:paraId="33EFF577" w14:textId="77777777" w:rsidR="00D70633" w:rsidRPr="001304B6" w:rsidRDefault="00D70633" w:rsidP="00095A0D">
          <w:pPr>
            <w:pStyle w:val="Footer"/>
            <w:ind w:left="0"/>
            <w:rPr>
              <w:ins w:id="1750" w:author="Jarno Nieminen" w:date="2014-06-11T12:40:00Z"/>
              <w:rFonts w:ascii="Arial" w:eastAsia="Times New Roman" w:hAnsi="Arial"/>
              <w:color w:val="00A9A7"/>
              <w:sz w:val="14"/>
              <w:szCs w:val="24"/>
              <w:lang w:eastAsia="en-GB"/>
            </w:rPr>
          </w:pPr>
          <w:ins w:id="1751" w:author="Jarno Nieminen" w:date="2014-06-11T12:40:00Z">
            <w:r w:rsidRPr="001304B6">
              <w:rPr>
                <w:rFonts w:ascii="Arial" w:eastAsia="Times New Roman" w:hAnsi="Arial"/>
                <w:color w:val="00A9A7"/>
                <w:sz w:val="14"/>
                <w:szCs w:val="24"/>
                <w:lang w:eastAsia="en-GB"/>
              </w:rPr>
              <w:t>118 93 Stockholm</w:t>
            </w:r>
          </w:ins>
        </w:p>
      </w:tc>
      <w:tc>
        <w:tcPr>
          <w:tcW w:w="2268" w:type="dxa"/>
        </w:tcPr>
        <w:p w14:paraId="17A89A58" w14:textId="77777777" w:rsidR="00D70633" w:rsidRPr="001407C0" w:rsidRDefault="00D70633" w:rsidP="00095A0D">
          <w:pPr>
            <w:pStyle w:val="Footer"/>
            <w:ind w:left="0"/>
            <w:jc w:val="both"/>
            <w:rPr>
              <w:ins w:id="1752" w:author="Jarno Nieminen" w:date="2014-06-11T12:40:00Z"/>
              <w:rFonts w:ascii="Arial" w:eastAsia="Times New Roman" w:hAnsi="Arial"/>
              <w:color w:val="00A9A7"/>
              <w:sz w:val="14"/>
              <w:szCs w:val="24"/>
              <w:lang w:val="en-US" w:eastAsia="en-GB"/>
            </w:rPr>
          </w:pPr>
          <w:ins w:id="1753" w:author="Jarno Nieminen" w:date="2014-06-11T12:40:00Z">
            <w:r w:rsidRPr="001407C0">
              <w:rPr>
                <w:rFonts w:ascii="Arial" w:eastAsia="Times New Roman" w:hAnsi="Arial"/>
                <w:color w:val="00A9A7"/>
                <w:sz w:val="14"/>
                <w:szCs w:val="24"/>
                <w:lang w:val="en-US" w:eastAsia="en-GB"/>
              </w:rPr>
              <w:t>Tel 08 452 71 60</w:t>
            </w:r>
          </w:ins>
        </w:p>
        <w:p w14:paraId="3A35D9B7" w14:textId="77777777" w:rsidR="00D70633" w:rsidRPr="001407C0" w:rsidRDefault="00D70633" w:rsidP="00095A0D">
          <w:pPr>
            <w:pStyle w:val="Footer"/>
            <w:ind w:left="0"/>
            <w:jc w:val="both"/>
            <w:rPr>
              <w:ins w:id="1754" w:author="Jarno Nieminen" w:date="2014-06-11T12:40:00Z"/>
              <w:rFonts w:ascii="Arial" w:eastAsia="Times New Roman" w:hAnsi="Arial"/>
              <w:color w:val="00A9A7"/>
              <w:sz w:val="14"/>
              <w:szCs w:val="24"/>
              <w:lang w:val="en-US" w:eastAsia="en-GB"/>
            </w:rPr>
          </w:pPr>
          <w:ins w:id="1755" w:author="Jarno Nieminen" w:date="2014-06-11T12:40:00Z">
            <w:r w:rsidRPr="001407C0">
              <w:rPr>
                <w:rFonts w:ascii="Arial" w:eastAsia="Times New Roman" w:hAnsi="Arial"/>
                <w:color w:val="00A9A7"/>
                <w:sz w:val="14"/>
                <w:szCs w:val="24"/>
                <w:lang w:val="en-US" w:eastAsia="en-GB"/>
              </w:rPr>
              <w:t>info@inera.se</w:t>
            </w:r>
          </w:ins>
        </w:p>
        <w:p w14:paraId="3EEE20B7" w14:textId="77777777" w:rsidR="00D70633" w:rsidRPr="0091623E" w:rsidRDefault="00D70633" w:rsidP="00095A0D">
          <w:pPr>
            <w:pStyle w:val="Footer"/>
            <w:ind w:left="0"/>
            <w:jc w:val="both"/>
            <w:rPr>
              <w:ins w:id="1756" w:author="Jarno Nieminen" w:date="2014-06-11T12:40:00Z"/>
              <w:lang w:val="en-US"/>
            </w:rPr>
          </w:pPr>
          <w:ins w:id="1757" w:author="Jarno Nieminen" w:date="2014-06-11T12:40:00Z">
            <w:r w:rsidRPr="001407C0">
              <w:rPr>
                <w:rFonts w:ascii="Arial" w:eastAsia="Times New Roman" w:hAnsi="Arial"/>
                <w:color w:val="00A9A7"/>
                <w:sz w:val="14"/>
                <w:szCs w:val="24"/>
                <w:lang w:val="en-US" w:eastAsia="en-GB"/>
              </w:rPr>
              <w:t>www.inera.se</w:t>
            </w:r>
            <w:r w:rsidRPr="0091623E">
              <w:rPr>
                <w:lang w:val="en-US"/>
              </w:rPr>
              <w:t xml:space="preserve"> </w:t>
            </w:r>
          </w:ins>
        </w:p>
      </w:tc>
      <w:tc>
        <w:tcPr>
          <w:tcW w:w="2409" w:type="dxa"/>
        </w:tcPr>
        <w:p w14:paraId="5069E126" w14:textId="77777777" w:rsidR="00D70633" w:rsidRPr="001304B6" w:rsidRDefault="00D70633" w:rsidP="00095A0D">
          <w:pPr>
            <w:pStyle w:val="Footer"/>
            <w:ind w:left="0"/>
            <w:rPr>
              <w:ins w:id="1758" w:author="Jarno Nieminen" w:date="2014-06-11T12:40:00Z"/>
              <w:rFonts w:ascii="Arial" w:eastAsia="Times New Roman" w:hAnsi="Arial"/>
              <w:color w:val="00A9A7"/>
              <w:sz w:val="14"/>
              <w:szCs w:val="24"/>
              <w:lang w:eastAsia="en-GB"/>
            </w:rPr>
          </w:pPr>
          <w:ins w:id="1759" w:author="Jarno Nieminen" w:date="2014-06-11T12:40:00Z">
            <w:r w:rsidRPr="001304B6">
              <w:rPr>
                <w:rFonts w:ascii="Arial" w:eastAsia="Times New Roman" w:hAnsi="Arial"/>
                <w:color w:val="00A9A7"/>
                <w:sz w:val="14"/>
                <w:szCs w:val="24"/>
                <w:lang w:eastAsia="en-GB"/>
              </w:rPr>
              <w:t>Organisationsnummer</w:t>
            </w:r>
          </w:ins>
        </w:p>
        <w:p w14:paraId="08EF5263" w14:textId="77777777" w:rsidR="00D70633" w:rsidRPr="001304B6" w:rsidRDefault="00D70633" w:rsidP="00095A0D">
          <w:pPr>
            <w:pStyle w:val="Footer"/>
            <w:ind w:left="0"/>
            <w:rPr>
              <w:ins w:id="1760" w:author="Jarno Nieminen" w:date="2014-06-11T12:40:00Z"/>
              <w:rFonts w:ascii="Arial" w:eastAsia="Times New Roman" w:hAnsi="Arial"/>
              <w:color w:val="00A9A7"/>
              <w:sz w:val="14"/>
              <w:szCs w:val="24"/>
              <w:lang w:eastAsia="en-GB"/>
            </w:rPr>
          </w:pPr>
          <w:ins w:id="1761" w:author="Jarno Nieminen" w:date="2014-06-11T12:40:00Z">
            <w:r w:rsidRPr="001304B6">
              <w:rPr>
                <w:rFonts w:ascii="Arial" w:eastAsia="Times New Roman" w:hAnsi="Arial"/>
                <w:color w:val="00A9A7"/>
                <w:sz w:val="14"/>
                <w:szCs w:val="24"/>
                <w:lang w:eastAsia="en-GB"/>
              </w:rPr>
              <w:t>556559-4230</w:t>
            </w:r>
          </w:ins>
        </w:p>
        <w:p w14:paraId="603862CD" w14:textId="77777777" w:rsidR="00D70633" w:rsidRPr="004A7C1C" w:rsidRDefault="00D70633" w:rsidP="001304B6">
          <w:pPr>
            <w:pStyle w:val="Footer"/>
            <w:rPr>
              <w:ins w:id="1762" w:author="Jarno Nieminen" w:date="2014-06-11T12:40:00Z"/>
            </w:rPr>
          </w:pPr>
        </w:p>
      </w:tc>
      <w:tc>
        <w:tcPr>
          <w:tcW w:w="709" w:type="dxa"/>
        </w:tcPr>
        <w:p w14:paraId="6E332D35" w14:textId="77777777" w:rsidR="00D70633" w:rsidRPr="004A7C1C" w:rsidRDefault="00D70633" w:rsidP="00095A0D">
          <w:pPr>
            <w:pStyle w:val="Footer"/>
            <w:ind w:left="0"/>
            <w:rPr>
              <w:ins w:id="1763" w:author="Jarno Nieminen" w:date="2014-06-11T12:40:00Z"/>
              <w:rStyle w:val="PageNumber"/>
            </w:rPr>
          </w:pPr>
          <w:ins w:id="1764" w:author="Jarno Nieminen" w:date="2014-06-11T12:40:00Z">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ins>
          <w:r w:rsidR="00902A32">
            <w:rPr>
              <w:rStyle w:val="PageNumber"/>
              <w:noProof/>
            </w:rPr>
            <w:t>9</w:t>
          </w:r>
          <w:ins w:id="1765" w:author="Jarno Nieminen" w:date="2014-06-11T12:40:00Z">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ins>
          <w:r w:rsidR="00902A32">
            <w:rPr>
              <w:rStyle w:val="PageNumber"/>
              <w:noProof/>
            </w:rPr>
            <w:t>104</w:t>
          </w:r>
          <w:ins w:id="1766" w:author="Jarno Nieminen" w:date="2014-06-11T12:40:00Z">
            <w:r w:rsidRPr="004A7C1C">
              <w:rPr>
                <w:rStyle w:val="PageNumber"/>
              </w:rPr>
              <w:fldChar w:fldCharType="end"/>
            </w:r>
          </w:ins>
        </w:p>
      </w:tc>
    </w:tr>
  </w:tbl>
  <w:p w14:paraId="6EB65E86" w14:textId="77777777" w:rsidR="00D70633" w:rsidRDefault="00D70633" w:rsidP="001304B6">
    <w:pPr>
      <w:pStyle w:val="Footer"/>
      <w:ind w:left="0"/>
      <w:rPr>
        <w:ins w:id="1767" w:author="Jarno Nieminen" w:date="2014-06-11T12:40:00Z"/>
      </w:rPr>
    </w:pPr>
  </w:p>
  <w:p w14:paraId="3D12D70A" w14:textId="77777777" w:rsidR="00D70633" w:rsidRDefault="00D70633">
    <w:pPr>
      <w:pPrChange w:id="1768" w:author="Jarno Nieminen" w:date="2014-06-11T12:40:00Z">
        <w:pPr>
          <w:pStyle w:val="Footer"/>
        </w:pPr>
      </w:pPrChan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D70633" w:rsidRDefault="00D70633">
    <w:pPr>
      <w:pStyle w:val="Footer"/>
    </w:pPr>
  </w:p>
  <w:p w14:paraId="36E0CB75" w14:textId="77777777" w:rsidR="00D70633" w:rsidRDefault="00D70633">
    <w:pPr>
      <w:pStyle w:val="Footer"/>
    </w:pPr>
  </w:p>
  <w:p w14:paraId="68EA24B6" w14:textId="77777777" w:rsidR="00D70633" w:rsidRDefault="00D70633">
    <w:pPr>
      <w:pStyle w:val="Footer"/>
    </w:pPr>
  </w:p>
  <w:p w14:paraId="798F58D1" w14:textId="77777777" w:rsidR="00D70633" w:rsidRDefault="00D70633">
    <w:pPr>
      <w:pStyle w:val="Footer"/>
    </w:pPr>
  </w:p>
  <w:p w14:paraId="352CC889" w14:textId="77777777" w:rsidR="001170C1" w:rsidRDefault="001170C1">
    <w:pPr>
      <w:pStyle w:val="Footer"/>
      <w:rPr>
        <w:del w:id="1813" w:author="Jarno Nieminen" w:date="2014-06-11T12:40:00Z"/>
      </w:rPr>
    </w:pPr>
  </w:p>
  <w:p w14:paraId="1215F049" w14:textId="77777777" w:rsidR="001170C1" w:rsidRDefault="001170C1">
    <w:pPr>
      <w:pStyle w:val="Footer"/>
      <w:rPr>
        <w:del w:id="1814" w:author="Jarno Nieminen" w:date="2014-06-11T12:40:00Z"/>
      </w:rPr>
    </w:pPr>
  </w:p>
  <w:p w14:paraId="0B4F500D" w14:textId="6EAFE30E" w:rsidR="00D70633" w:rsidRDefault="001170C1">
    <w:pPr>
      <w:pStyle w:val="Footer"/>
    </w:pPr>
    <w:del w:id="1815" w:author="Jarno Nieminen" w:date="2014-06-11T12:40:00Z">
      <w:r w:rsidRPr="00E127E3">
        <w:rPr>
          <w:i/>
          <w:iCs/>
          <w:color w:val="333333"/>
          <w:szCs w:val="12"/>
        </w:rPr>
        <w:delText>Center för eHälsa i samverkan</w:delText>
      </w:r>
      <w:r w:rsidRPr="00E127E3">
        <w:rPr>
          <w:color w:val="333333"/>
          <w:szCs w:val="12"/>
        </w:rPr>
        <w:delText xml:space="preserve"> koordinerar landstingens och regionernas samarbete för att </w:delText>
      </w:r>
      <w:r w:rsidRPr="00E127E3">
        <w:rPr>
          <w:szCs w:val="12"/>
        </w:rPr>
        <w:delText>förverkliga strategin för Nationell eHälsa – tillgänglig och säker information inom vård och omsorg</w:delText>
      </w:r>
      <w:r w:rsidRPr="00E127E3">
        <w:rPr>
          <w:color w:val="333333"/>
          <w:szCs w:val="12"/>
        </w:rPr>
        <w:delText xml:space="preserve">. Centret ska skapa den långsiktighet som krävs för att utveckla och införa gemensamma eHälsostöd, infrastruktur och standarder som förbättrar informationstillgänglighet, kvalitet och patientsäkerhet. </w:delText>
      </w:r>
      <w:r w:rsidRPr="00E127E3">
        <w:rPr>
          <w:i/>
          <w:iCs/>
          <w:color w:val="333333"/>
          <w:szCs w:val="12"/>
        </w:rPr>
        <w:delText>Center för eHälsa i samverkan</w:delText>
      </w:r>
      <w:r w:rsidRPr="00E127E3">
        <w:rPr>
          <w:color w:val="333333"/>
          <w:szCs w:val="12"/>
        </w:rPr>
        <w:delText xml:space="preserve"> styrs av representanter från landsting och regioner, Sveriges Kommuner och Landsting (SKL), kommunerna och de privata vårdgivarna.</w:delText>
      </w:r>
      <w:r>
        <w:rPr>
          <w:rFonts w:cs="Georgia"/>
          <w:noProof/>
          <w:color w:val="001610"/>
          <w:szCs w:val="12"/>
          <w:lang w:eastAsia="sv-SE"/>
          <w:rPrChange w:id="1816" w:author="Unknown">
            <w:rPr>
              <w:noProof/>
              <w:lang w:eastAsia="sv-SE"/>
            </w:rPr>
          </w:rPrChange>
        </w:rPr>
        <w:drawing>
          <wp:anchor distT="0" distB="0" distL="114300" distR="114300" simplePos="0" relativeHeight="251673600" behindDoc="0" locked="1" layoutInCell="0" allowOverlap="1" wp14:anchorId="6CA67550" wp14:editId="48EF6730">
            <wp:simplePos x="0" y="0"/>
            <wp:positionH relativeFrom="page">
              <wp:posOffset>1080135</wp:posOffset>
            </wp:positionH>
            <wp:positionV relativeFrom="page">
              <wp:posOffset>9721215</wp:posOffset>
            </wp:positionV>
            <wp:extent cx="311785" cy="481965"/>
            <wp:effectExtent l="19050" t="0" r="0" b="0"/>
            <wp:wrapNone/>
            <wp:docPr id="26"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74624" behindDoc="0" locked="1" layoutInCell="0" allowOverlap="1" wp14:anchorId="23567049" wp14:editId="461E5DD0">
            <wp:simplePos x="0" y="0"/>
            <wp:positionH relativeFrom="page">
              <wp:posOffset>0</wp:posOffset>
            </wp:positionH>
            <wp:positionV relativeFrom="page">
              <wp:posOffset>9645650</wp:posOffset>
            </wp:positionV>
            <wp:extent cx="1085850" cy="1047750"/>
            <wp:effectExtent l="19050" t="0" r="0" b="0"/>
            <wp:wrapNone/>
            <wp:docPr id="27"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5823F" w14:textId="77777777" w:rsidR="00AC57BB" w:rsidRDefault="00AC57BB" w:rsidP="00C72B17">
      <w:pPr>
        <w:spacing w:line="240" w:lineRule="auto"/>
      </w:pPr>
      <w:r>
        <w:separator/>
      </w:r>
    </w:p>
  </w:footnote>
  <w:footnote w:type="continuationSeparator" w:id="0">
    <w:p w14:paraId="6025D81B" w14:textId="77777777" w:rsidR="00AC57BB" w:rsidRDefault="00AC57BB" w:rsidP="00C72B17">
      <w:pPr>
        <w:spacing w:line="240" w:lineRule="auto"/>
      </w:pPr>
      <w:r>
        <w:continuationSeparator/>
      </w:r>
    </w:p>
  </w:footnote>
  <w:footnote w:type="continuationNotice" w:id="1">
    <w:p w14:paraId="0B527A01" w14:textId="77777777" w:rsidR="00AC57BB" w:rsidRDefault="00AC57BB">
      <w:pPr>
        <w:spacing w:line="240" w:lineRule="auto"/>
      </w:pPr>
    </w:p>
  </w:footnote>
  <w:footnote w:id="2">
    <w:p w14:paraId="75C00E09" w14:textId="77777777" w:rsidR="00D70633" w:rsidRPr="007A295A" w:rsidRDefault="00D70633" w:rsidP="00F711C6">
      <w:pPr>
        <w:pStyle w:val="FootnoteText"/>
        <w:rPr>
          <w:sz w:val="16"/>
          <w:szCs w:val="16"/>
        </w:rPr>
      </w:pPr>
      <w:r w:rsidRPr="007A295A">
        <w:rPr>
          <w:rStyle w:val="FootnoteReference"/>
          <w:sz w:val="16"/>
          <w:szCs w:val="16"/>
        </w:rPr>
        <w:footnoteRef/>
      </w:r>
      <w:r w:rsidRPr="007A295A">
        <w:rPr>
          <w:sz w:val="16"/>
          <w:szCs w:val="16"/>
        </w:rPr>
        <w:t xml:space="preserve"> Vilka åtgärder för att medicinskt förebygga, utreda och behandla sjukdomar och skador (Hälso- och sjukvårdslag 1982:763, § 1)</w:t>
      </w:r>
    </w:p>
  </w:footnote>
  <w:footnote w:id="3">
    <w:p w14:paraId="63E7705E" w14:textId="77777777" w:rsidR="00D70633" w:rsidRPr="007D7B9A" w:rsidRDefault="00D70633" w:rsidP="00F711C6">
      <w:pPr>
        <w:pStyle w:val="FootnoteText"/>
        <w:rPr>
          <w:sz w:val="16"/>
          <w:szCs w:val="16"/>
        </w:rPr>
      </w:pPr>
      <w:r w:rsidRPr="00964071">
        <w:rPr>
          <w:rStyle w:val="FootnoteReference"/>
          <w:sz w:val="16"/>
          <w:szCs w:val="16"/>
        </w:rPr>
        <w:footnoteRef/>
      </w:r>
      <w:r w:rsidRPr="00964071">
        <w:rPr>
          <w:sz w:val="16"/>
          <w:szCs w:val="16"/>
        </w:rPr>
        <w:t xml:space="preserve"> Vårdenhet är den organisatoriska enhet som tillhandahåller hälso- och sjukvård (Socialstyrelsens termbank). Vårdenhet är en organisatorisk enhet som leds av en verksamhets</w:t>
      </w:r>
      <w:r w:rsidRPr="007D7B9A">
        <w:rPr>
          <w:sz w:val="16"/>
          <w:szCs w:val="16"/>
        </w:rPr>
        <w:t>chef eller motsvarande (Patientdatalagen i Praktiken).</w:t>
      </w:r>
    </w:p>
  </w:footnote>
  <w:footnote w:id="4">
    <w:p w14:paraId="40CEC527" w14:textId="77777777" w:rsidR="00D70633" w:rsidRPr="00825A32" w:rsidRDefault="00D70633" w:rsidP="00F711C6">
      <w:pPr>
        <w:pStyle w:val="FootnoteText"/>
        <w:rPr>
          <w:sz w:val="16"/>
          <w:szCs w:val="16"/>
        </w:rPr>
      </w:pPr>
      <w:r w:rsidRPr="00D530B5">
        <w:rPr>
          <w:rStyle w:val="FootnoteReference"/>
          <w:sz w:val="16"/>
          <w:szCs w:val="16"/>
        </w:rPr>
        <w:footnoteRef/>
      </w:r>
      <w:r w:rsidRPr="00D530B5">
        <w:rPr>
          <w:sz w:val="16"/>
          <w:szCs w:val="16"/>
        </w:rPr>
        <w:t xml:space="preserve"> Inom hälso- och sjukvård skall det finnas någon som svarar för verksamheten (verksamhetschef). (Hälso- och sjukvårdslag 1982:763, § 29) En verksamhet definie</w:t>
      </w:r>
      <w:r w:rsidRPr="00825A32">
        <w:rPr>
          <w:sz w:val="16"/>
          <w:szCs w:val="16"/>
        </w:rPr>
        <w:t>ras i praktiken ofta utifrån en verksamhetschefs ansvarsområde.</w:t>
      </w:r>
    </w:p>
  </w:footnote>
  <w:footnote w:id="5">
    <w:p w14:paraId="576E3E6F" w14:textId="77777777" w:rsidR="00D70633" w:rsidRPr="00CB219E" w:rsidRDefault="00D70633" w:rsidP="00F711C6">
      <w:pPr>
        <w:pStyle w:val="FootnoteText"/>
        <w:rPr>
          <w:sz w:val="16"/>
          <w:szCs w:val="16"/>
        </w:rPr>
      </w:pPr>
      <w:r w:rsidRPr="00CB219E">
        <w:rPr>
          <w:rStyle w:val="FootnoteReference"/>
          <w:sz w:val="16"/>
          <w:szCs w:val="16"/>
        </w:rPr>
        <w:footnoteRef/>
      </w:r>
      <w:r w:rsidRPr="00CB219E">
        <w:rPr>
          <w:sz w:val="16"/>
          <w:szCs w:val="16"/>
        </w:rPr>
        <w:t xml:space="preserve"> Vårdprocess utgör en följd av aktiviteter eller åtgärder, som utförs för en patient, avseende ett visst hälsoproblem, mellan inkommen vårdbegäran och avslag av vårdbegäran eller avslut av vårdåtagande (Socialstyrelsens termbank).</w:t>
      </w:r>
    </w:p>
    <w:p w14:paraId="3B5E1D4A" w14:textId="77777777" w:rsidR="00D70633" w:rsidRPr="004727B7" w:rsidRDefault="00D70633" w:rsidP="00F711C6">
      <w:pPr>
        <w:pStyle w:val="FootnoteText"/>
        <w:rPr>
          <w:sz w:val="16"/>
          <w:szCs w:val="16"/>
        </w:rPr>
      </w:pPr>
      <w:r w:rsidRPr="004727B7">
        <w:rPr>
          <w:sz w:val="16"/>
          <w:szCs w:val="16"/>
        </w:rPr>
        <w:t>En vårdprocess sker alltid inom en vårdgivare och de ska vara på förhand definierade av vårdgivaren. Exempel på vårdprocesser är t.ex. en remiss och samordnad vårdplanering. En vårdprocess kan också utgöras av aktiviteter och åtgärder, som utförs för en patient av flera vårdenheter som har ett på förhand definierat samarbete, exempelvis vid länssamarbete. De vårdgivare som avser att nyttja vårdprocesser måste definiera dessa, då de påverkar behörighetssystem och spärrar (Patientdatalagen i Praktiken).</w:t>
      </w:r>
    </w:p>
  </w:footnote>
  <w:footnote w:id="6">
    <w:p w14:paraId="2496681E" w14:textId="77777777" w:rsidR="00D70633" w:rsidRPr="004727B7" w:rsidRDefault="00D70633" w:rsidP="00F711C6">
      <w:pPr>
        <w:pStyle w:val="FootnoteText"/>
        <w:rPr>
          <w:sz w:val="16"/>
          <w:szCs w:val="16"/>
        </w:rPr>
      </w:pPr>
      <w:r w:rsidRPr="004727B7">
        <w:rPr>
          <w:rStyle w:val="FootnoteReference"/>
          <w:sz w:val="16"/>
          <w:szCs w:val="16"/>
        </w:rPr>
        <w:footnoteRef/>
      </w:r>
      <w:r w:rsidRPr="004727B7">
        <w:rPr>
          <w:sz w:val="16"/>
          <w:szCs w:val="16"/>
        </w:rPr>
        <w:t xml:space="preserve"> Vårdgivare är ”statlig myndighet, landsting och kommun i fråga om sådan hälso- och sjukvårds- verksamhet som myndigheten, landstinget eller kommunen har ansvar för (offent- lig vårdgivare) samt annan juridisk person eller enskild näringsidkare som bedri- ver hälso- och sjukvårdsverksamhet (privat vårdgivare).” (Socialstyrelsens termbank).</w:t>
      </w:r>
    </w:p>
  </w:footnote>
  <w:footnote w:id="7">
    <w:p w14:paraId="75F9CFB0" w14:textId="77777777" w:rsidR="00D70633" w:rsidRPr="000A0FB1" w:rsidRDefault="00D70633" w:rsidP="00F711C6">
      <w:pPr>
        <w:pStyle w:val="FootnoteText"/>
        <w:rPr>
          <w:sz w:val="16"/>
          <w:szCs w:val="16"/>
        </w:rPr>
      </w:pPr>
      <w:r w:rsidRPr="000A0FB1">
        <w:rPr>
          <w:rStyle w:val="FootnoteReference"/>
          <w:sz w:val="16"/>
          <w:szCs w:val="16"/>
        </w:rPr>
        <w:footnoteRef/>
      </w:r>
      <w:r w:rsidRPr="000A0FB1">
        <w:rPr>
          <w:sz w:val="16"/>
          <w:szCs w:val="16"/>
        </w:rPr>
        <w:t xml:space="preserve"> Kommittédirektiv 2011:111 “Förbättrad tillgång till personuppgifter inom och mellan hälso- och sjukvården och socialtjänsten m.m.” (http://www.sou.gov.se/kommittedirektiv/2011/dir2011_111.pdf)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CA0A" w14:textId="77777777" w:rsidR="001170C1" w:rsidRDefault="001170C1" w:rsidP="008303EF">
    <w:pPr>
      <w:tabs>
        <w:tab w:val="left" w:pos="6237"/>
      </w:tabs>
    </w:pPr>
    <w:r>
      <w:rPr>
        <w:rFonts w:cs="Georgia"/>
        <w:noProof/>
        <w:sz w:val="14"/>
        <w:szCs w:val="14"/>
        <w:lang w:eastAsia="sv-SE"/>
      </w:rPr>
      <w:drawing>
        <wp:anchor distT="0" distB="0" distL="114300" distR="114300" simplePos="0" relativeHeight="251660288" behindDoc="0" locked="1" layoutInCell="0" allowOverlap="1" wp14:anchorId="3B70AFAE" wp14:editId="6D107C60">
          <wp:simplePos x="0" y="0"/>
          <wp:positionH relativeFrom="page">
            <wp:posOffset>1080135</wp:posOffset>
          </wp:positionH>
          <wp:positionV relativeFrom="page">
            <wp:posOffset>828040</wp:posOffset>
          </wp:positionV>
          <wp:extent cx="1552575" cy="285750"/>
          <wp:effectExtent l="19050" t="0" r="9525" b="0"/>
          <wp:wrapNone/>
          <wp:docPr id="4"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94" w:name="Date1"/>
    <w:r>
      <w:t>23 maj 2013</w:t>
    </w:r>
    <w:bookmarkEnd w:id="1694"/>
  </w:p>
  <w:p w14:paraId="31C4B1CF" w14:textId="77777777" w:rsidR="001170C1" w:rsidRDefault="001170C1" w:rsidP="008303EF">
    <w:pPr>
      <w:tabs>
        <w:tab w:val="left" w:pos="6237"/>
      </w:tabs>
    </w:pPr>
    <w:r>
      <w:tab/>
      <w:t xml:space="preserve"> </w:t>
    </w:r>
    <w:r>
      <w:rPr>
        <w:rFonts w:cs="Georgia"/>
        <w:noProof/>
        <w:sz w:val="14"/>
        <w:szCs w:val="14"/>
        <w:lang w:eastAsia="sv-SE"/>
      </w:rPr>
      <mc:AlternateContent>
        <mc:Choice Requires="wps">
          <w:drawing>
            <wp:anchor distT="0" distB="0" distL="114300" distR="114300" simplePos="0" relativeHeight="251664384" behindDoc="0" locked="0" layoutInCell="1" allowOverlap="1" wp14:anchorId="2C806ABC" wp14:editId="558B6B83">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407F89" w14:textId="77777777" w:rsidR="001170C1" w:rsidRPr="00C05223" w:rsidRDefault="001170C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21</w:t>
                          </w:r>
                          <w:r w:rsidRPr="00E12C4A">
                            <w:rPr>
                              <w:sz w:val="16"/>
                              <w:szCs w:val="16"/>
                            </w:rPr>
                            <w:fldChar w:fldCharType="end"/>
                          </w:r>
                          <w:r w:rsidRPr="00E12C4A">
                            <w:rPr>
                              <w:sz w:val="16"/>
                              <w:szCs w:val="16"/>
                            </w:rPr>
                            <w:t xml:space="preserve"> (</w:t>
                          </w:r>
                          <w:fldSimple w:instr=" SECTIONPAGES   \* MERGEFORMAT ">
                            <w:r w:rsidR="00601C65" w:rsidRPr="00601C65">
                              <w:rPr>
                                <w:noProof/>
                                <w:sz w:val="16"/>
                                <w:szCs w:val="16"/>
                              </w:rPr>
                              <w:t>48</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06ABC"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QxAUQIAAG8EAAAOAAAAZHJzL2Uyb0RvYy54bWysVNuO2yAQfa/Uf0C8J7azzsVWnNUmUapK&#10;24u02w8gGMdWbYYCib2t9t87QJKm7VtVPyBmBs7MnDl4eT90LTkJbRqQBU3GMSVCcigbeSjol+fd&#10;aEGJsUyWrAUpCvoiDL1fvX2z7FUuJlBDWwpNEESavFcFra1VeRQZXouOmTEoITFYge6YRVMfolKz&#10;HtG7NprE8SzqQZdKAxfGoHcbgnTl8atKcPupqoywpC0o1mb9qv26d2u0WrL8oJmqG34ug/1DFR1r&#10;JCa9Qm2ZZeSom7+guoZrMFDZMYcugqpquPA9YDdJ/Ec3TzVTwveC5Bh1pcn8P1j+8fRZk6Ys6IwS&#10;yToc0bMYLFnDQO4cO70yOR56UnjMDujGKftOjXoE/tUQCZuayYN40Br6WrASq0vczejmasAxDmTf&#10;f4AS07CjBQ80VLpz1CEZBNFxSi/XybhSODqnd7PpfEoJx1Aap2k29RlYfrmstLHvBHTEbQqqcfAe&#10;nJ0ejXXFsPxyxOUy0DblrmlbbzixiU2ryYmhTPaH0GB77LDS4Eti9wW1oB81Ffzehdherw7CZ/oN&#10;vZUuhwSXLRQSPNgaluZirkmvlR9ZMknj9SQb7WaL+Sit0ukom8eLUZxk62wWp1m63b2eO7/c9zQ7&#10;ZgPHdtgP57HtoXxBwjUE1eMrxU0N+jslPSq+oObbkWlBSfte4tCyJE3dE/FGOp1P0NC3kf1thEmO&#10;UAW1lITtxoZndVS6OdSYKbAo4QEHXTV+CE4RoaqzPFDVnrHzC3TP5tb2p379J1Y/AQAA//8DAFBL&#10;AwQUAAYACAAAACEAbuIcMd8AAAAMAQAADwAAAGRycy9kb3ducmV2LnhtbEyPwU7DMAyG70i8Q2Qk&#10;bixZBevWNZ0AiQsXtDFxThuvKWucKsnWwtOTcYGbf/nT78/lZrI9O6MPnSMJ85kAhtQ43VErYf/+&#10;crcEFqIirXpHKOELA2yq66tSFdqNtMXzLrYslVAolAQT41BwHhqDVoWZG5DS7uC8VTFF33Lt1ZjK&#10;bc8zIRbcqo7SBaMGfDbYHHcnK+Gj/cSn7tV/izcuxuPSbfd1bqS8vZke18AiTvEPhot+UocqOdXu&#10;RDqwPmUxz/LESrh/WAG7EGKVZ8Dq32kBvCr5/yeqHwAAAP//AwBQSwECLQAUAAYACAAAACEAtoM4&#10;kv4AAADhAQAAEwAAAAAAAAAAAAAAAAAAAAAAW0NvbnRlbnRfVHlwZXNdLnhtbFBLAQItABQABgAI&#10;AAAAIQA4/SH/1gAAAJQBAAALAAAAAAAAAAAAAAAAAC8BAABfcmVscy8ucmVsc1BLAQItABQABgAI&#10;AAAAIQD5pQxAUQIAAG8EAAAOAAAAAAAAAAAAAAAAAC4CAABkcnMvZTJvRG9jLnhtbFBLAQItABQA&#10;BgAIAAAAIQBu4hwx3wAAAAwBAAAPAAAAAAAAAAAAAAAAAKsEAABkcnMvZG93bnJldi54bWxQSwUG&#10;AAAAAAQABADzAAAAtwUAAAAA&#10;" fillcolor="white [3212]" stroked="f">
              <v:textbox>
                <w:txbxContent>
                  <w:p w14:paraId="25407F89" w14:textId="77777777" w:rsidR="001170C1" w:rsidRPr="00C05223" w:rsidRDefault="001170C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21</w:t>
                    </w:r>
                    <w:r w:rsidRPr="00E12C4A">
                      <w:rPr>
                        <w:sz w:val="16"/>
                        <w:szCs w:val="16"/>
                      </w:rPr>
                      <w:fldChar w:fldCharType="end"/>
                    </w:r>
                    <w:r w:rsidRPr="00E12C4A">
                      <w:rPr>
                        <w:sz w:val="16"/>
                        <w:szCs w:val="16"/>
                      </w:rPr>
                      <w:t xml:space="preserve"> (</w:t>
                    </w:r>
                    <w:r w:rsidR="007B60C2">
                      <w:fldChar w:fldCharType="begin"/>
                    </w:r>
                    <w:r w:rsidR="007B60C2">
                      <w:instrText xml:space="preserve"> SECTIONPAGES   \* MERGEFORMAT </w:instrText>
                    </w:r>
                    <w:r w:rsidR="007B60C2">
                      <w:fldChar w:fldCharType="separate"/>
                    </w:r>
                    <w:r w:rsidR="00601C65" w:rsidRPr="00601C65">
                      <w:rPr>
                        <w:noProof/>
                        <w:sz w:val="16"/>
                        <w:szCs w:val="16"/>
                      </w:rPr>
                      <w:t>48</w:t>
                    </w:r>
                    <w:r w:rsidR="007B60C2">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B7FB" w14:textId="77777777" w:rsidR="001170C1" w:rsidRDefault="001170C1"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0A869CA" wp14:editId="37EF451F">
          <wp:simplePos x="0" y="0"/>
          <wp:positionH relativeFrom="page">
            <wp:posOffset>1080135</wp:posOffset>
          </wp:positionH>
          <wp:positionV relativeFrom="page">
            <wp:posOffset>828040</wp:posOffset>
          </wp:positionV>
          <wp:extent cx="1552575" cy="285750"/>
          <wp:effectExtent l="19050" t="0" r="9525" b="0"/>
          <wp:wrapNone/>
          <wp:docPr id="7"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95" w:name="Date"/>
    <w:r>
      <w:t>23 maj 2013</w:t>
    </w:r>
    <w:bookmarkEnd w:id="1695"/>
  </w:p>
  <w:p w14:paraId="08C202CF" w14:textId="77777777" w:rsidR="001170C1" w:rsidRDefault="001170C1" w:rsidP="00D774BC">
    <w:pPr>
      <w:tabs>
        <w:tab w:val="left" w:pos="6237"/>
      </w:tabs>
    </w:pPr>
    <w:r>
      <w:tab/>
      <w:t xml:space="preserve"> </w:t>
    </w:r>
  </w:p>
  <w:p w14:paraId="15F284E3" w14:textId="77777777" w:rsidR="001170C1" w:rsidRDefault="001170C1"/>
  <w:tbl>
    <w:tblPr>
      <w:tblW w:w="9180" w:type="dxa"/>
      <w:tblLayout w:type="fixed"/>
      <w:tblLook w:val="04A0" w:firstRow="1" w:lastRow="0" w:firstColumn="1" w:lastColumn="0" w:noHBand="0" w:noVBand="1"/>
    </w:tblPr>
    <w:tblGrid>
      <w:gridCol w:w="956"/>
      <w:gridCol w:w="1199"/>
      <w:gridCol w:w="4049"/>
      <w:gridCol w:w="2976"/>
    </w:tblGrid>
    <w:tr w:rsidR="001170C1" w:rsidRPr="0024387D" w14:paraId="08308D1A" w14:textId="77777777" w:rsidTr="00364AE6">
      <w:tc>
        <w:tcPr>
          <w:tcW w:w="2155" w:type="dxa"/>
          <w:gridSpan w:val="2"/>
        </w:tcPr>
        <w:p w14:paraId="13E0A919" w14:textId="77777777" w:rsidR="001170C1" w:rsidRPr="0024387D" w:rsidRDefault="001170C1" w:rsidP="00514BAB">
          <w:pPr>
            <w:pStyle w:val="Header"/>
            <w:rPr>
              <w:rFonts w:cs="Georgia"/>
              <w:sz w:val="14"/>
              <w:szCs w:val="14"/>
            </w:rPr>
          </w:pPr>
          <w:r w:rsidRPr="0024387D">
            <w:rPr>
              <w:rFonts w:cs="Georgia"/>
              <w:sz w:val="14"/>
              <w:szCs w:val="14"/>
            </w:rPr>
            <w:t>Center för eHälsa i samverkan</w:t>
          </w:r>
        </w:p>
        <w:p w14:paraId="2CC3D323" w14:textId="77777777" w:rsidR="001170C1" w:rsidRPr="0024387D" w:rsidRDefault="001170C1" w:rsidP="00514BAB">
          <w:pPr>
            <w:pStyle w:val="Header"/>
            <w:rPr>
              <w:rFonts w:cs="Georgia"/>
              <w:sz w:val="12"/>
              <w:szCs w:val="12"/>
            </w:rPr>
          </w:pPr>
          <w:r w:rsidRPr="0024387D">
            <w:rPr>
              <w:rFonts w:cs="Georgia"/>
              <w:sz w:val="12"/>
              <w:szCs w:val="12"/>
            </w:rPr>
            <w:t>Hornsgatan 20, 118 82 Stockholm</w:t>
          </w:r>
        </w:p>
        <w:p w14:paraId="6F87C240" w14:textId="77777777" w:rsidR="001170C1" w:rsidRPr="0024387D" w:rsidRDefault="001170C1" w:rsidP="00514BAB">
          <w:pPr>
            <w:pStyle w:val="Header"/>
            <w:rPr>
              <w:rFonts w:cs="Georgia"/>
              <w:sz w:val="12"/>
              <w:szCs w:val="12"/>
            </w:rPr>
          </w:pPr>
          <w:r>
            <w:rPr>
              <w:rFonts w:cs="Georgia"/>
              <w:sz w:val="12"/>
              <w:szCs w:val="12"/>
            </w:rPr>
            <w:t>Vxl: 08-452 70 00</w:t>
          </w:r>
          <w:bookmarkStart w:id="1696" w:name="PhoneDirect"/>
          <w:bookmarkStart w:id="1697" w:name="LMobile"/>
          <w:bookmarkEnd w:id="1696"/>
          <w:bookmarkEnd w:id="1697"/>
          <w:r w:rsidRPr="0024387D">
            <w:rPr>
              <w:rFonts w:cs="Georgia"/>
              <w:sz w:val="12"/>
              <w:szCs w:val="12"/>
            </w:rPr>
            <w:t xml:space="preserve"> </w:t>
          </w:r>
          <w:bookmarkStart w:id="1698" w:name="Mobile"/>
          <w:bookmarkEnd w:id="1698"/>
        </w:p>
        <w:p w14:paraId="4633F79A" w14:textId="77777777" w:rsidR="001170C1" w:rsidRDefault="001170C1" w:rsidP="00514BAB">
          <w:pPr>
            <w:pStyle w:val="Header"/>
            <w:rPr>
              <w:rFonts w:cs="Georgia"/>
              <w:sz w:val="12"/>
              <w:szCs w:val="12"/>
            </w:rPr>
          </w:pPr>
        </w:p>
        <w:p w14:paraId="52AEAD94" w14:textId="77777777" w:rsidR="001170C1" w:rsidRPr="002F2EFD" w:rsidRDefault="001170C1"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1699" w:name="Email"/>
        <w:bookmarkEnd w:id="1699"/>
        <w:p w14:paraId="1245F06B" w14:textId="77777777" w:rsidR="001170C1" w:rsidRDefault="001170C1"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024F0B2" w14:textId="77777777" w:rsidR="001170C1" w:rsidRPr="0024387D" w:rsidRDefault="001170C1" w:rsidP="00514BAB">
          <w:pPr>
            <w:pStyle w:val="Header"/>
            <w:rPr>
              <w:rFonts w:cs="Georgia"/>
              <w:sz w:val="12"/>
              <w:szCs w:val="12"/>
            </w:rPr>
          </w:pPr>
        </w:p>
      </w:tc>
      <w:tc>
        <w:tcPr>
          <w:tcW w:w="4049" w:type="dxa"/>
        </w:tcPr>
        <w:p w14:paraId="44329C81" w14:textId="77777777" w:rsidR="001170C1" w:rsidRPr="0024387D" w:rsidRDefault="001170C1" w:rsidP="00514BAB">
          <w:pPr>
            <w:pStyle w:val="Header"/>
            <w:rPr>
              <w:rFonts w:cs="Georgia"/>
              <w:sz w:val="14"/>
              <w:szCs w:val="14"/>
            </w:rPr>
          </w:pPr>
        </w:p>
      </w:tc>
      <w:tc>
        <w:tcPr>
          <w:tcW w:w="2976" w:type="dxa"/>
        </w:tcPr>
        <w:p w14:paraId="64AAD169" w14:textId="77777777" w:rsidR="001170C1" w:rsidRDefault="001170C1" w:rsidP="00514BAB">
          <w:r>
            <w:t xml:space="preserve"> </w:t>
          </w:r>
        </w:p>
      </w:tc>
    </w:tr>
    <w:tr w:rsidR="001170C1" w:rsidRPr="00F456CC" w14:paraId="43AB90AC" w14:textId="77777777" w:rsidTr="00364AE6">
      <w:tc>
        <w:tcPr>
          <w:tcW w:w="956" w:type="dxa"/>
          <w:tcBorders>
            <w:right w:val="single" w:sz="4" w:space="0" w:color="auto"/>
          </w:tcBorders>
        </w:tcPr>
        <w:p w14:paraId="49A1DDC2" w14:textId="77777777" w:rsidR="001170C1" w:rsidRPr="00F456CC" w:rsidRDefault="001170C1"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1C547F9" w14:textId="77777777" w:rsidR="001170C1" w:rsidRPr="00F456CC" w:rsidRDefault="001170C1" w:rsidP="00514BAB">
          <w:pPr>
            <w:pStyle w:val="Header"/>
            <w:rPr>
              <w:rFonts w:cs="Georgia"/>
              <w:sz w:val="12"/>
              <w:szCs w:val="12"/>
            </w:rPr>
          </w:pPr>
          <w:r w:rsidRPr="002C11AF">
            <w:rPr>
              <w:rFonts w:cs="Georgia"/>
              <w:sz w:val="12"/>
              <w:szCs w:val="12"/>
            </w:rPr>
            <w:t>info@cehis.se</w:t>
          </w:r>
        </w:p>
      </w:tc>
      <w:tc>
        <w:tcPr>
          <w:tcW w:w="4049" w:type="dxa"/>
        </w:tcPr>
        <w:p w14:paraId="6866F5E5" w14:textId="77777777" w:rsidR="001170C1" w:rsidRPr="002C11AF" w:rsidRDefault="001170C1" w:rsidP="00514BAB">
          <w:pPr>
            <w:pStyle w:val="Header"/>
            <w:rPr>
              <w:rFonts w:cs="Georgia"/>
              <w:sz w:val="12"/>
              <w:szCs w:val="12"/>
            </w:rPr>
          </w:pPr>
        </w:p>
      </w:tc>
      <w:tc>
        <w:tcPr>
          <w:tcW w:w="2976" w:type="dxa"/>
        </w:tcPr>
        <w:p w14:paraId="50F4353F" w14:textId="77777777" w:rsidR="001170C1" w:rsidRPr="002C11AF" w:rsidRDefault="001170C1" w:rsidP="00514BAB">
          <w:pPr>
            <w:pStyle w:val="Header"/>
            <w:rPr>
              <w:rFonts w:cs="Georgia"/>
              <w:sz w:val="12"/>
              <w:szCs w:val="12"/>
            </w:rPr>
          </w:pPr>
        </w:p>
      </w:tc>
    </w:tr>
  </w:tbl>
  <w:p w14:paraId="27D9E7B5" w14:textId="77777777" w:rsidR="001170C1" w:rsidRDefault="001170C1" w:rsidP="003755FD">
    <w:pPr>
      <w:pStyle w:val="Header"/>
    </w:pPr>
  </w:p>
  <w:p w14:paraId="6D9AE0B2" w14:textId="77777777" w:rsidR="001170C1" w:rsidRDefault="001170C1" w:rsidP="003755FD">
    <w:pPr>
      <w:pStyle w:val="Header"/>
    </w:pPr>
  </w:p>
  <w:p w14:paraId="69AAF39D" w14:textId="77777777" w:rsidR="001170C1" w:rsidRDefault="001170C1" w:rsidP="003755FD">
    <w:pPr>
      <w:pStyle w:val="Header"/>
    </w:pPr>
  </w:p>
  <w:p w14:paraId="5E50BE0D" w14:textId="77777777" w:rsidR="001170C1" w:rsidRPr="003755FD" w:rsidRDefault="001170C1" w:rsidP="007306AD">
    <w:r>
      <w:rPr>
        <w:noProof/>
        <w:lang w:eastAsia="sv-SE"/>
      </w:rPr>
      <mc:AlternateContent>
        <mc:Choice Requires="wps">
          <w:drawing>
            <wp:anchor distT="0" distB="0" distL="114300" distR="114300" simplePos="0" relativeHeight="251663360" behindDoc="0" locked="0" layoutInCell="1" allowOverlap="1" wp14:anchorId="713B8ED3" wp14:editId="14E32952">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28FEDD" w14:textId="77777777" w:rsidR="001170C1" w:rsidRPr="00C05223" w:rsidRDefault="001170C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1</w:t>
                          </w:r>
                          <w:r w:rsidRPr="00E12C4A">
                            <w:rPr>
                              <w:sz w:val="16"/>
                              <w:szCs w:val="16"/>
                            </w:rPr>
                            <w:fldChar w:fldCharType="end"/>
                          </w:r>
                          <w:r w:rsidRPr="00E12C4A">
                            <w:rPr>
                              <w:sz w:val="16"/>
                              <w:szCs w:val="16"/>
                            </w:rPr>
                            <w:t xml:space="preserve"> (</w:t>
                          </w:r>
                          <w:fldSimple w:instr=" SECTIONPAGES   \* MERGEFORMAT ">
                            <w:r w:rsidR="00601C65" w:rsidRPr="00601C65">
                              <w:rPr>
                                <w:noProof/>
                                <w:sz w:val="16"/>
                                <w:szCs w:val="16"/>
                              </w:rPr>
                              <w:t>48</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3B8ED3"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jEUgIAAHYEAAAOAAAAZHJzL2Uyb0RvYy54bWysVNuO2jAQfa/Uf7D8DklouCQirBYQVaXt&#10;RdrtBxjHIVETj2sbkm21/96xDSxt36ryYMUz9pkz54xZ3g1dS05CmwZkQZNxTImQHMpGHgr69Wk3&#10;WlBiLJMla0GKgj4LQ+9Wb98se5WLCdTQlkITBJEm71VBa2tVHkWG16JjZgxKSExWoDtmcasPUalZ&#10;j+hdG03ieBb1oEulgQtjMLoNSbry+FUluP1cVUZY0hYUuVm/ar/u3Rqtliw/aKbqhp9psH9g0bFG&#10;YtEr1JZZRo66+Quqa7gGA5Udc+giqKqGC98DdpPEf3TzWDMlfC8ojlFXmcz/g+WfTl80acqCTimR&#10;rEOLnsRgyRoGMnHq9MrkeOhR4TE7YBhd9p0a9QD8myESNjWTB3GvNfS1YCWyS9zN6OZqwDEOZN9/&#10;hBLLsKMFDzRUunPSoRgE0dGl56szjgrH4PTdbDpHhhxTaZym2dRXYPnlstLGvhfQEfdRUI3Ge3B2&#10;ejDWkWH55YirZaBtyl3Ttn7jhk1sWk1ODMdkfwgNtscOmYZYErtfmBaM40yFuA8htp9XB+Er/Ybe&#10;SldDgqsWiIQItobUXM416WflZ5ZM0ng9yUa72WI+Sqt0Osrm8WIUJ9k6m8Vplm53L+fOL/e9zE7Z&#10;oLEd9oP303vgLNhD+Yy6awjDj48VP2rQPyjpcfALar4fmRaUtB8kepclaepeit+k0/kEN/o2s7/N&#10;MMkRqqCWkvC5seF1HZVuDjVWCmJKuEe/q8Z78crqPCU43F6480N0r+d270+9/l2sfgEAAP//AwBQ&#10;SwMEFAAGAAgAAAAhAG7iHDHfAAAADAEAAA8AAABkcnMvZG93bnJldi54bWxMj8FOwzAMhu9IvENk&#10;JG4sWQXr1jWdAIkLF7QxcU4brylrnCrJ1sLTk3GBm3/50+/P5WayPTujD50jCfOZAIbUON1RK2H/&#10;/nK3BBaiIq16RyjhCwNsquurUhXajbTF8y62LJVQKJQEE+NQcB4ag1aFmRuQ0u7gvFUxRd9y7dWY&#10;ym3PMyEW3KqO0gWjBnw22Bx3Jyvho/3Ep+7Vf4s3Lsbj0m33dW6kvL2ZHtfAIk7xD4aLflKHKjnV&#10;7kQ6sD5lMc/yxEq4f1gBuxBilWfA6t9pAbwq+f8nqh8AAAD//wMAUEsBAi0AFAAGAAgAAAAhALaD&#10;OJL+AAAA4QEAABMAAAAAAAAAAAAAAAAAAAAAAFtDb250ZW50X1R5cGVzXS54bWxQSwECLQAUAAYA&#10;CAAAACEAOP0h/9YAAACUAQAACwAAAAAAAAAAAAAAAAAvAQAAX3JlbHMvLnJlbHNQSwECLQAUAAYA&#10;CAAAACEAS544xFICAAB2BAAADgAAAAAAAAAAAAAAAAAuAgAAZHJzL2Uyb0RvYy54bWxQSwECLQAU&#10;AAYACAAAACEAbuIcMd8AAAAMAQAADwAAAAAAAAAAAAAAAACsBAAAZHJzL2Rvd25yZXYueG1sUEsF&#10;BgAAAAAEAAQA8wAAALgFAAAAAA==&#10;" fillcolor="white [3212]" stroked="f">
              <v:textbox>
                <w:txbxContent>
                  <w:p w14:paraId="0428FEDD" w14:textId="77777777" w:rsidR="001170C1" w:rsidRPr="00C05223" w:rsidRDefault="001170C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1C65">
                      <w:rPr>
                        <w:noProof/>
                        <w:sz w:val="16"/>
                        <w:szCs w:val="16"/>
                      </w:rPr>
                      <w:t>1</w:t>
                    </w:r>
                    <w:r w:rsidRPr="00E12C4A">
                      <w:rPr>
                        <w:sz w:val="16"/>
                        <w:szCs w:val="16"/>
                      </w:rPr>
                      <w:fldChar w:fldCharType="end"/>
                    </w:r>
                    <w:r w:rsidRPr="00E12C4A">
                      <w:rPr>
                        <w:sz w:val="16"/>
                        <w:szCs w:val="16"/>
                      </w:rPr>
                      <w:t xml:space="preserve"> (</w:t>
                    </w:r>
                    <w:r w:rsidR="007B60C2">
                      <w:fldChar w:fldCharType="begin"/>
                    </w:r>
                    <w:r w:rsidR="007B60C2">
                      <w:instrText xml:space="preserve"> SECTIONPAGES   \* MERGEFORMAT </w:instrText>
                    </w:r>
                    <w:r w:rsidR="007B60C2">
                      <w:fldChar w:fldCharType="separate"/>
                    </w:r>
                    <w:r w:rsidR="00601C65" w:rsidRPr="00601C65">
                      <w:rPr>
                        <w:noProof/>
                        <w:sz w:val="16"/>
                        <w:szCs w:val="16"/>
                      </w:rPr>
                      <w:t>48</w:t>
                    </w:r>
                    <w:r w:rsidR="007B60C2">
                      <w:rPr>
                        <w:noProof/>
                        <w:sz w:val="16"/>
                        <w:szCs w:val="16"/>
                      </w:rPr>
                      <w:fldChar w:fldCharType="end"/>
                    </w:r>
                    <w:r w:rsidRPr="00E12C4A">
                      <w:rPr>
                        <w:sz w:val="16"/>
                        <w:szCs w:val="16"/>
                      </w:rPr>
                      <w: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591AD" w14:textId="77777777" w:rsidR="001170C1" w:rsidRDefault="001170C1" w:rsidP="008303EF">
    <w:pPr>
      <w:tabs>
        <w:tab w:val="left" w:pos="6237"/>
      </w:tabs>
      <w:rPr>
        <w:del w:id="1705" w:author="Jarno Nieminen" w:date="2014-06-11T12:40:00Z"/>
      </w:rPr>
    </w:pPr>
    <w:del w:id="1706" w:author="Jarno Nieminen" w:date="2014-06-11T12:40:00Z">
      <w:r>
        <w:rPr>
          <w:rFonts w:cs="Georgia"/>
          <w:noProof/>
          <w:sz w:val="14"/>
          <w:szCs w:val="14"/>
          <w:lang w:eastAsia="sv-SE"/>
          <w:rPrChange w:id="1707" w:author="Unknown">
            <w:rPr>
              <w:noProof/>
              <w:lang w:eastAsia="sv-SE"/>
            </w:rPr>
          </w:rPrChange>
        </w:rPr>
        <w:drawing>
          <wp:anchor distT="0" distB="0" distL="114300" distR="114300" simplePos="0" relativeHeight="251666432" behindDoc="0" locked="1" layoutInCell="0" allowOverlap="1" wp14:anchorId="0132404D" wp14:editId="7FD98A55">
            <wp:simplePos x="0" y="0"/>
            <wp:positionH relativeFrom="page">
              <wp:posOffset>1080135</wp:posOffset>
            </wp:positionH>
            <wp:positionV relativeFrom="page">
              <wp:posOffset>828040</wp:posOffset>
            </wp:positionV>
            <wp:extent cx="1552575" cy="285750"/>
            <wp:effectExtent l="19050" t="0" r="9525" b="0"/>
            <wp:wrapNone/>
            <wp:docPr id="20"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delText>23 maj 2013</w:delText>
      </w:r>
    </w:del>
  </w:p>
  <w:p w14:paraId="3192D9D9" w14:textId="7CF2945A" w:rsidR="00D70633" w:rsidRDefault="001170C1">
    <w:pPr>
      <w:rPr>
        <w:ins w:id="1708" w:author="Jarno Nieminen" w:date="2014-06-11T12:40:00Z"/>
      </w:rPr>
    </w:pPr>
    <w:del w:id="1709" w:author="Jarno Nieminen" w:date="2014-06-11T12:40:00Z">
      <w:r>
        <w:tab/>
        <w:delText xml:space="preserve"> </w:delText>
      </w:r>
      <w:r>
        <w:rPr>
          <w:rFonts w:cs="Georgia"/>
          <w:noProof/>
          <w:sz w:val="14"/>
          <w:szCs w:val="14"/>
          <w:lang w:eastAsia="sv-SE"/>
          <w:rPrChange w:id="1710" w:author="Unknown">
            <w:rPr>
              <w:noProof/>
              <w:lang w:eastAsia="sv-SE"/>
            </w:rPr>
          </w:rPrChange>
        </w:rPr>
        <mc:AlternateContent>
          <mc:Choice Requires="wps">
            <w:drawing>
              <wp:anchor distT="0" distB="0" distL="114300" distR="114300" simplePos="0" relativeHeight="251667456" behindDoc="0" locked="0" layoutInCell="1" allowOverlap="1" wp14:anchorId="579CE035" wp14:editId="385223E7">
                <wp:simplePos x="0" y="0"/>
                <wp:positionH relativeFrom="page">
                  <wp:posOffset>6430645</wp:posOffset>
                </wp:positionH>
                <wp:positionV relativeFrom="page">
                  <wp:posOffset>291465</wp:posOffset>
                </wp:positionV>
                <wp:extent cx="536575" cy="404495"/>
                <wp:effectExtent l="0" t="0" r="0" b="1905"/>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7DD4DB" w14:textId="77777777" w:rsidR="001170C1" w:rsidRPr="00C05223" w:rsidRDefault="001170C1" w:rsidP="00514BAB">
                            <w:pPr>
                              <w:jc w:val="right"/>
                              <w:rPr>
                                <w:del w:id="1711" w:author="Jarno Nieminen" w:date="2014-06-11T12:40:00Z"/>
                              </w:rPr>
                            </w:pPr>
                            <w:del w:id="1712"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36</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36</w:delText>
                              </w:r>
                              <w:r w:rsidR="007B60C2">
                                <w:rPr>
                                  <w:noProof/>
                                  <w:sz w:val="16"/>
                                  <w:szCs w:val="16"/>
                                </w:rPr>
                                <w:fldChar w:fldCharType="end"/>
                              </w:r>
                              <w:r w:rsidRPr="00E12C4A">
                                <w:rPr>
                                  <w:sz w:val="16"/>
                                  <w:szCs w:val="16"/>
                                </w:rPr>
                                <w:delText>)</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9CE035" id="_x0000_t202" coordsize="21600,21600" o:spt="202" path="m,l,21600r21600,l21600,xe">
                <v:stroke joinstyle="miter"/>
                <v:path gradientshapeok="t" o:connecttype="rect"/>
              </v:shapetype>
              <v:shape id="_x0000_s1029"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NpUwIAAHcEAAAOAAAAZHJzL2Uyb0RvYy54bWysVNtu2zAMfR+wfxD0nvhSJ6mNOEWTIMOA&#10;7gK0+wBFlmNjtqhJSuxu2L+PkpI2296G+UEQLzokD0kv78a+IyehTQuypMk0pkRIDlUrDyX98rSb&#10;3FJiLJMV60CKkj4LQ+9Wb98sB1WIFBroKqEJgkhTDKqkjbWqiCLDG9EzMwUlJBpr0D2zKOpDVGk2&#10;IHrfRWkcz6MBdKU0cGEMarfBSFcev64Ft5/q2ghLupJibtaf2p97d0arJSsOmqmm5ec02D9k0bNW&#10;YtAXqC2zjBx1+xdU33INBmo75dBHUNctF74GrCaJ/6jmsWFK+FqQHKNeaDL/D5Z/PH3WpK2wdykl&#10;kvXYoycxWrKGkdw4egZlCvR6VOhnR1Sjqy/VqAfgXw2RsGmYPIh7rWFoBKswvcS9jK6eBhzjQPbD&#10;B6gwDDta8EBjrXvHHbJBEB3b9PzSGpcKR+XsZj5bzCjhaMriLMtnPgIrLo+VNvadgJ64S0k1dt6D&#10;s9ODsS4ZVlxcXCwDXVvt2q7zgps2sek0OTGck/0hFNgde8w06JLYfWFcUI9DFfRehdh+YB2Ej/Qb&#10;eiddDAkuWkgkaLA0TM3ZXJF+WH7kSZrF6zSf7Oa3i0lWZ7NJvohvJ3GSr/N5nOXZdvfzXPnlvafZ&#10;MRs4tuN+9A1NnZ9rwR6qZ+RdQ5h+3Fa8NKC/UzLg5JfUfDsyLSjp3kvsXZ5kmVsVL2SzRYqCvrbs&#10;ry1McoQqqaUkXDc2rNdR6fbQYKRApoR77Hfd+l68ZnWeEpxuT9x5E936XMve6/V/sfoFAAD//wMA&#10;UEsDBBQABgAIAAAAIQBu4hwx3wAAAAwBAAAPAAAAZHJzL2Rvd25yZXYueG1sTI/BTsMwDIbvSLxD&#10;ZCRuLFkF69Y1nQCJCxe0MXFOG68pa5wqydbC05NxgZt/+dPvz+Vmsj07ow+dIwnzmQCG1DjdUSth&#10;//5ytwQWoiKtekco4QsDbKrrq1IV2o20xfMutiyVUCiUBBPjUHAeGoNWhZkbkNLu4LxVMUXfcu3V&#10;mMptzzMhFtyqjtIFowZ8Ntgcdycr4aP9xKfu1X+LNy7G49Jt93VupLy9mR7XwCJO8Q+Gi35Shyo5&#10;1e5EOrA+ZTHP8sRKuH9YAbsQYpVnwOrfaQG8Kvn/J6ofAAAA//8DAFBLAQItABQABgAIAAAAIQC2&#10;gziS/gAAAOEBAAATAAAAAAAAAAAAAAAAAAAAAABbQ29udGVudF9UeXBlc10ueG1sUEsBAi0AFAAG&#10;AAgAAAAhADj9If/WAAAAlAEAAAsAAAAAAAAAAAAAAAAALwEAAF9yZWxzLy5yZWxzUEsBAi0AFAAG&#10;AAgAAAAhAIWNc2lTAgAAdwQAAA4AAAAAAAAAAAAAAAAALgIAAGRycy9lMm9Eb2MueG1sUEsBAi0A&#10;FAAGAAgAAAAhAG7iHDHfAAAADAEAAA8AAAAAAAAAAAAAAAAArQQAAGRycy9kb3ducmV2LnhtbFBL&#10;BQYAAAAABAAEAPMAAAC5BQAAAAA=&#10;" fillcolor="white [3212]" stroked="f">
                <v:textbox>
                  <w:txbxContent>
                    <w:p w14:paraId="167DD4DB" w14:textId="77777777" w:rsidR="001170C1" w:rsidRPr="00C05223" w:rsidRDefault="001170C1" w:rsidP="00514BAB">
                      <w:pPr>
                        <w:jc w:val="right"/>
                        <w:rPr>
                          <w:del w:id="1560" w:author="Jarno Nieminen" w:date="2014-06-11T12:40:00Z"/>
                        </w:rPr>
                      </w:pPr>
                      <w:del w:id="1561"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36</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36</w:delText>
                        </w:r>
                        <w:r w:rsidR="007B60C2">
                          <w:rPr>
                            <w:noProof/>
                            <w:sz w:val="16"/>
                            <w:szCs w:val="16"/>
                          </w:rPr>
                          <w:fldChar w:fldCharType="end"/>
                        </w:r>
                        <w:r w:rsidRPr="00E12C4A">
                          <w:rPr>
                            <w:sz w:val="16"/>
                            <w:szCs w:val="16"/>
                          </w:rPr>
                          <w:delText>)</w:delText>
                        </w:r>
                      </w:del>
                    </w:p>
                  </w:txbxContent>
                </v:textbox>
                <w10:wrap anchorx="page" anchory="page"/>
              </v:shape>
            </w:pict>
          </mc:Fallback>
        </mc:AlternateContent>
      </w:r>
    </w:del>
  </w:p>
  <w:p w14:paraId="69BC34DE" w14:textId="77777777" w:rsidR="00D70633" w:rsidRDefault="00D70633">
    <w:pPr>
      <w:rPr>
        <w:ins w:id="1713" w:author="Jarno Nieminen" w:date="2014-06-11T12:40:00Z"/>
      </w:rPr>
    </w:pPr>
  </w:p>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70633" w:rsidRPr="00333716" w14:paraId="38E1EC6E" w14:textId="77777777" w:rsidTr="000A531A">
      <w:trPr>
        <w:trHeight w:hRule="exact" w:val="539"/>
        <w:ins w:id="1714" w:author="Jarno Nieminen" w:date="2014-06-11T12:40:00Z"/>
      </w:trPr>
      <w:tc>
        <w:tcPr>
          <w:tcW w:w="3168" w:type="dxa"/>
          <w:tcBorders>
            <w:top w:val="nil"/>
            <w:bottom w:val="nil"/>
          </w:tcBorders>
        </w:tcPr>
        <w:p w14:paraId="74451D16" w14:textId="77777777" w:rsidR="00D70633" w:rsidRPr="00095A0D" w:rsidRDefault="00D70633" w:rsidP="00095A0D">
          <w:pPr>
            <w:pStyle w:val="Footer"/>
            <w:rPr>
              <w:ins w:id="1715" w:author="Jarno Nieminen" w:date="2014-06-11T12:40:00Z"/>
              <w:rFonts w:ascii="Arial" w:eastAsia="Times New Roman" w:hAnsi="Arial"/>
              <w:color w:val="00A9A7"/>
              <w:sz w:val="14"/>
              <w:szCs w:val="24"/>
              <w:lang w:eastAsia="en-GB"/>
            </w:rPr>
          </w:pPr>
          <w:bookmarkStart w:id="1716" w:name="LDnr1"/>
          <w:bookmarkEnd w:id="1716"/>
        </w:p>
        <w:p w14:paraId="1A79B92D" w14:textId="77777777" w:rsidR="00D70633" w:rsidRPr="00095A0D" w:rsidRDefault="00D70633" w:rsidP="00551447">
          <w:pPr>
            <w:pStyle w:val="Footer"/>
            <w:jc w:val="center"/>
            <w:rPr>
              <w:ins w:id="1717" w:author="Jarno Nieminen" w:date="2014-06-11T12:40:00Z"/>
              <w:rFonts w:ascii="Arial" w:eastAsia="Times New Roman" w:hAnsi="Arial"/>
              <w:color w:val="00A9A7"/>
              <w:sz w:val="14"/>
              <w:szCs w:val="24"/>
              <w:lang w:eastAsia="en-GB"/>
            </w:rPr>
          </w:pPr>
        </w:p>
      </w:tc>
      <w:tc>
        <w:tcPr>
          <w:tcW w:w="4111" w:type="dxa"/>
          <w:tcBorders>
            <w:top w:val="nil"/>
            <w:bottom w:val="nil"/>
          </w:tcBorders>
        </w:tcPr>
        <w:p w14:paraId="2F581E38" w14:textId="77777777" w:rsidR="00D70633" w:rsidRPr="00F711C6" w:rsidRDefault="00D70633" w:rsidP="00551447">
          <w:pPr>
            <w:pStyle w:val="Footer"/>
            <w:tabs>
              <w:tab w:val="clear" w:pos="4309"/>
              <w:tab w:val="clear" w:pos="8618"/>
              <w:tab w:val="center" w:pos="4153"/>
              <w:tab w:val="right" w:pos="8306"/>
            </w:tabs>
            <w:spacing w:before="20" w:line="240" w:lineRule="auto"/>
            <w:ind w:left="0"/>
            <w:rPr>
              <w:ins w:id="1718" w:author="Jarno Nieminen" w:date="2014-06-11T12:40:00Z"/>
              <w:rFonts w:ascii="Arial" w:eastAsia="Times New Roman" w:hAnsi="Arial"/>
              <w:color w:val="00A9A7"/>
              <w:sz w:val="14"/>
              <w:szCs w:val="24"/>
              <w:lang w:val="en-US" w:eastAsia="en-GB"/>
            </w:rPr>
          </w:pPr>
          <w:ins w:id="1719" w:author="Jarno Nieminen" w:date="2014-06-11T12:40:00Z">
            <w:r>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infrastructure:supportservices:forminteraction</w:t>
            </w:r>
            <w:r>
              <w:rPr>
                <w:rFonts w:ascii="Arial" w:eastAsia="Times New Roman" w:hAnsi="Arial"/>
                <w:color w:val="00A9A7"/>
                <w:sz w:val="14"/>
                <w:szCs w:val="24"/>
                <w:lang w:eastAsia="en-GB"/>
              </w:rPr>
              <w:fldChar w:fldCharType="end"/>
            </w:r>
          </w:ins>
        </w:p>
        <w:p w14:paraId="628C25E8" w14:textId="77777777" w:rsidR="00D70633" w:rsidRPr="00F711C6" w:rsidRDefault="00D70633" w:rsidP="00551447">
          <w:pPr>
            <w:pStyle w:val="Footer"/>
            <w:tabs>
              <w:tab w:val="clear" w:pos="4309"/>
              <w:tab w:val="clear" w:pos="8618"/>
              <w:tab w:val="center" w:pos="4153"/>
              <w:tab w:val="right" w:pos="8306"/>
            </w:tabs>
            <w:spacing w:before="20" w:line="240" w:lineRule="auto"/>
            <w:ind w:left="0"/>
            <w:rPr>
              <w:ins w:id="1720" w:author="Jarno Nieminen" w:date="2014-06-11T12:40:00Z"/>
              <w:rFonts w:ascii="Arial" w:eastAsia="Times New Roman" w:hAnsi="Arial"/>
              <w:color w:val="00A9A7"/>
              <w:sz w:val="14"/>
              <w:szCs w:val="24"/>
              <w:lang w:val="en-US" w:eastAsia="en-GB"/>
            </w:rPr>
          </w:pPr>
          <w:ins w:id="1721" w:author="Jarno Nieminen" w:date="2014-06-11T12:40:00Z">
            <w:r w:rsidRPr="00F711C6">
              <w:rPr>
                <w:rFonts w:ascii="Arial" w:eastAsia="Times New Roman" w:hAnsi="Arial"/>
                <w:color w:val="00A9A7"/>
                <w:sz w:val="14"/>
                <w:szCs w:val="24"/>
                <w:lang w:val="en-US" w:eastAsia="en-GB"/>
              </w:rPr>
              <w:t>Version:</w:t>
            </w:r>
            <w:r w:rsidRPr="00F711C6">
              <w:rPr>
                <w:color w:val="008000"/>
                <w:sz w:val="32"/>
                <w:lang w:val="en-US"/>
              </w:rPr>
              <w:t xml:space="preserve"> </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2</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F711C6">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ins>
        </w:p>
        <w:p w14:paraId="361CB3A2" w14:textId="35970DC6" w:rsidR="00D70633" w:rsidRPr="00F711C6" w:rsidRDefault="00D70633" w:rsidP="00551447">
          <w:pPr>
            <w:pStyle w:val="Footer"/>
            <w:tabs>
              <w:tab w:val="clear" w:pos="4309"/>
              <w:tab w:val="clear" w:pos="8618"/>
              <w:tab w:val="center" w:pos="4153"/>
              <w:tab w:val="right" w:pos="8306"/>
            </w:tabs>
            <w:spacing w:before="20" w:line="240" w:lineRule="auto"/>
            <w:ind w:left="0"/>
            <w:rPr>
              <w:ins w:id="1722" w:author="Jarno Nieminen" w:date="2014-06-11T12:40:00Z"/>
              <w:rFonts w:ascii="Arial" w:eastAsia="Times New Roman" w:hAnsi="Arial"/>
              <w:color w:val="00A9A7"/>
              <w:sz w:val="14"/>
              <w:szCs w:val="24"/>
              <w:lang w:val="en-US" w:eastAsia="en-GB"/>
            </w:rPr>
          </w:pPr>
          <w:ins w:id="1723" w:author="Jarno Nieminen" w:date="2014-06-11T12:40:00Z">
            <w:r w:rsidRPr="00F711C6">
              <w:rPr>
                <w:rFonts w:ascii="Arial" w:eastAsia="Times New Roman" w:hAnsi="Arial"/>
                <w:color w:val="00A9A7"/>
                <w:sz w:val="14"/>
                <w:szCs w:val="24"/>
                <w:lang w:val="en-US" w:eastAsia="en-GB"/>
              </w:rPr>
              <w:t>Diarienummer:</w:t>
            </w:r>
          </w:ins>
        </w:p>
      </w:tc>
      <w:tc>
        <w:tcPr>
          <w:tcW w:w="2977" w:type="dxa"/>
          <w:tcBorders>
            <w:top w:val="nil"/>
            <w:bottom w:val="nil"/>
          </w:tcBorders>
        </w:tcPr>
        <w:p w14:paraId="062426B9" w14:textId="77777777" w:rsidR="00D70633" w:rsidRDefault="00D70633" w:rsidP="000A531A">
          <w:pPr>
            <w:pStyle w:val="Footer"/>
            <w:ind w:left="0"/>
            <w:rPr>
              <w:ins w:id="1724" w:author="Jarno Nieminen" w:date="2014-06-11T12:40:00Z"/>
              <w:rFonts w:ascii="Arial" w:eastAsia="Times New Roman" w:hAnsi="Arial"/>
              <w:color w:val="00A9A7"/>
              <w:sz w:val="14"/>
              <w:szCs w:val="24"/>
              <w:lang w:eastAsia="en-GB"/>
            </w:rPr>
          </w:pPr>
          <w:ins w:id="1725" w:author="Jarno Nieminen" w:date="2014-06-11T12:40:00Z">
            <w:r>
              <w:rPr>
                <w:rFonts w:ascii="Arial" w:eastAsia="Times New Roman" w:hAnsi="Arial"/>
                <w:color w:val="00A9A7"/>
                <w:sz w:val="14"/>
                <w:szCs w:val="24"/>
                <w:lang w:eastAsia="en-GB"/>
              </w:rPr>
              <w:t>Författare:</w:t>
            </w:r>
          </w:ins>
        </w:p>
        <w:p w14:paraId="33EE301E" w14:textId="77777777" w:rsidR="00D70633" w:rsidRPr="00095A0D" w:rsidRDefault="00D70633" w:rsidP="000A531A">
          <w:pPr>
            <w:pStyle w:val="Footer"/>
            <w:ind w:left="0"/>
            <w:rPr>
              <w:ins w:id="1726" w:author="Jarno Nieminen" w:date="2014-06-11T12:40:00Z"/>
              <w:rFonts w:ascii="Arial" w:eastAsia="Times New Roman" w:hAnsi="Arial"/>
              <w:color w:val="00A9A7"/>
              <w:sz w:val="14"/>
              <w:szCs w:val="24"/>
              <w:lang w:eastAsia="en-GB"/>
            </w:rPr>
          </w:pPr>
          <w:ins w:id="1727" w:author="Jarno Nieminen" w:date="2014-06-11T12:40:00Z">
            <w:r>
              <w:rPr>
                <w:rFonts w:ascii="Arial" w:eastAsia="Times New Roman" w:hAnsi="Arial"/>
                <w:color w:val="00A9A7"/>
                <w:sz w:val="14"/>
                <w:szCs w:val="24"/>
                <w:lang w:eastAsia="en-GB"/>
              </w:rPr>
              <w:t>Dokumentägare:</w:t>
            </w:r>
          </w:ins>
        </w:p>
      </w:tc>
      <w:tc>
        <w:tcPr>
          <w:tcW w:w="1276" w:type="dxa"/>
          <w:tcBorders>
            <w:top w:val="nil"/>
            <w:bottom w:val="nil"/>
          </w:tcBorders>
        </w:tcPr>
        <w:p w14:paraId="53B8CF7B" w14:textId="77777777" w:rsidR="00D70633" w:rsidRPr="00095A0D" w:rsidRDefault="00D70633" w:rsidP="000A531A">
          <w:pPr>
            <w:pStyle w:val="Footer"/>
            <w:ind w:left="0"/>
            <w:rPr>
              <w:ins w:id="1728" w:author="Jarno Nieminen" w:date="2014-06-11T12:40:00Z"/>
              <w:rFonts w:ascii="Arial" w:eastAsia="Times New Roman" w:hAnsi="Arial"/>
              <w:color w:val="00A9A7"/>
              <w:sz w:val="14"/>
              <w:szCs w:val="24"/>
              <w:lang w:eastAsia="en-GB"/>
            </w:rPr>
          </w:pPr>
          <w:ins w:id="1729" w:author="Jarno Nieminen" w:date="2014-06-11T12:40:00Z">
            <w:r w:rsidRPr="00095A0D">
              <w:rPr>
                <w:rFonts w:ascii="Arial" w:eastAsia="Times New Roman" w:hAnsi="Arial"/>
                <w:color w:val="00A9A7"/>
                <w:sz w:val="14"/>
                <w:szCs w:val="24"/>
                <w:lang w:eastAsia="en-GB"/>
              </w:rPr>
              <w:t>Senast ändrad</w:t>
            </w:r>
          </w:ins>
        </w:p>
        <w:p w14:paraId="73FC80B1" w14:textId="77777777" w:rsidR="00D70633" w:rsidRPr="000A531A" w:rsidRDefault="00D70633" w:rsidP="00932401">
          <w:pPr>
            <w:pStyle w:val="Footer"/>
            <w:ind w:left="0"/>
            <w:rPr>
              <w:ins w:id="1730" w:author="Jarno Nieminen" w:date="2014-06-11T12:40:00Z"/>
              <w:rFonts w:ascii="Arial" w:eastAsia="Times New Roman" w:hAnsi="Arial"/>
              <w:color w:val="76923C" w:themeColor="accent3" w:themeShade="BF"/>
              <w:sz w:val="14"/>
              <w:szCs w:val="24"/>
              <w:lang w:eastAsia="en-GB"/>
            </w:rPr>
          </w:pPr>
          <w:ins w:id="1731" w:author="Jarno Nieminen" w:date="2014-06-11T12:40:00Z">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ins>
        </w:p>
      </w:tc>
    </w:tr>
    <w:tr w:rsidR="00D70633" w:rsidRPr="00095A0D" w14:paraId="62888772" w14:textId="77777777" w:rsidTr="000A531A">
      <w:tblPrEx>
        <w:tblBorders>
          <w:insideH w:val="none" w:sz="0" w:space="0" w:color="auto"/>
          <w:insideV w:val="none" w:sz="0" w:space="0" w:color="auto"/>
        </w:tblBorders>
      </w:tblPrEx>
      <w:trPr>
        <w:gridAfter w:val="2"/>
        <w:wAfter w:w="4253" w:type="dxa"/>
        <w:trHeight w:hRule="exact" w:val="1444"/>
        <w:ins w:id="1732" w:author="Jarno Nieminen" w:date="2014-06-11T12:40:00Z"/>
      </w:trPr>
      <w:tc>
        <w:tcPr>
          <w:tcW w:w="3168" w:type="dxa"/>
          <w:tcBorders>
            <w:top w:val="nil"/>
            <w:left w:val="nil"/>
            <w:bottom w:val="nil"/>
            <w:right w:val="nil"/>
          </w:tcBorders>
          <w:vAlign w:val="bottom"/>
        </w:tcPr>
        <w:p w14:paraId="4E38019D" w14:textId="77777777" w:rsidR="00D70633" w:rsidRPr="00095A0D" w:rsidRDefault="00D70633" w:rsidP="00095A0D">
          <w:pPr>
            <w:pStyle w:val="Footer"/>
            <w:rPr>
              <w:ins w:id="1733" w:author="Jarno Nieminen" w:date="2014-06-11T12:40:00Z"/>
              <w:rFonts w:ascii="Arial" w:eastAsia="Times New Roman" w:hAnsi="Arial"/>
              <w:color w:val="00A9A7"/>
              <w:sz w:val="14"/>
              <w:szCs w:val="24"/>
              <w:lang w:eastAsia="en-GB"/>
            </w:rPr>
          </w:pPr>
          <w:ins w:id="1734" w:author="Jarno Nieminen" w:date="2014-06-11T12:40:00Z">
            <w:r w:rsidRPr="00095A0D">
              <w:rPr>
                <w:rFonts w:ascii="Arial" w:eastAsia="Times New Roman" w:hAnsi="Arial"/>
                <w:noProof/>
                <w:color w:val="00A9A7"/>
                <w:sz w:val="14"/>
                <w:szCs w:val="24"/>
                <w:lang w:eastAsia="sv-SE"/>
                <w:rPrChange w:id="1735" w:author="Unknown">
                  <w:rPr>
                    <w:noProof/>
                    <w:lang w:eastAsia="sv-SE"/>
                  </w:rPr>
                </w:rPrChange>
              </w:rPr>
              <w:drawing>
                <wp:inline distT="0" distB="0" distL="0" distR="0" wp14:anchorId="06F00A33" wp14:editId="41C3F0F0">
                  <wp:extent cx="1085850" cy="866775"/>
                  <wp:effectExtent l="0" t="0" r="0" b="9525"/>
                  <wp:docPr id="3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ins>
        </w:p>
      </w:tc>
      <w:tc>
        <w:tcPr>
          <w:tcW w:w="4111" w:type="dxa"/>
          <w:tcBorders>
            <w:top w:val="nil"/>
            <w:left w:val="nil"/>
            <w:bottom w:val="nil"/>
            <w:right w:val="nil"/>
          </w:tcBorders>
        </w:tcPr>
        <w:p w14:paraId="55A2D314" w14:textId="77777777" w:rsidR="00D70633" w:rsidRPr="00095A0D" w:rsidRDefault="00D70633" w:rsidP="00095A0D">
          <w:pPr>
            <w:pStyle w:val="Footer"/>
            <w:rPr>
              <w:ins w:id="1736" w:author="Jarno Nieminen" w:date="2014-06-11T12:40:00Z"/>
              <w:rFonts w:ascii="Arial" w:eastAsia="Times New Roman" w:hAnsi="Arial"/>
              <w:color w:val="00A9A7"/>
              <w:sz w:val="14"/>
              <w:szCs w:val="24"/>
              <w:lang w:eastAsia="en-GB"/>
            </w:rPr>
          </w:pPr>
        </w:p>
      </w:tc>
    </w:tr>
  </w:tbl>
  <w:p w14:paraId="2AC110CF" w14:textId="77777777" w:rsidR="00D70633" w:rsidRDefault="00D70633" w:rsidP="008303EF">
    <w:pPr>
      <w:tabs>
        <w:tab w:val="left" w:pos="6237"/>
      </w:tabs>
      <w:rPr>
        <w:ins w:id="1737" w:author="Jarno Nieminen" w:date="2014-06-11T12:40:00Z"/>
      </w:rPr>
    </w:pPr>
    <w:ins w:id="1738" w:author="Jarno Nieminen" w:date="2014-06-11T12:40:00Z">
      <w:r>
        <w:t xml:space="preserve"> </w:t>
      </w:r>
      <w:bookmarkStart w:id="1739" w:name="Dnr1"/>
      <w:bookmarkEnd w:id="1739"/>
    </w:ins>
  </w:p>
  <w:p w14:paraId="60E24374" w14:textId="77777777" w:rsidR="00D70633" w:rsidRDefault="00D70633">
    <w:pPr>
      <w:pPrChange w:id="1740" w:author="Jarno Nieminen" w:date="2014-06-11T12:40:00Z">
        <w:pPr>
          <w:tabs>
            <w:tab w:val="left" w:pos="6237"/>
          </w:tabs>
        </w:pPr>
      </w:pPrChang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815CE" w14:textId="77777777" w:rsidR="001170C1" w:rsidRDefault="001170C1" w:rsidP="00D774BC">
    <w:pPr>
      <w:tabs>
        <w:tab w:val="left" w:pos="6237"/>
      </w:tabs>
      <w:rPr>
        <w:del w:id="1769" w:author="Jarno Nieminen" w:date="2014-06-11T12:40:00Z"/>
      </w:rPr>
    </w:pPr>
    <w:del w:id="1770" w:author="Jarno Nieminen" w:date="2014-06-11T12:40:00Z">
      <w:r>
        <w:rPr>
          <w:rFonts w:cs="Georgia"/>
          <w:noProof/>
          <w:sz w:val="14"/>
          <w:szCs w:val="14"/>
          <w:lang w:eastAsia="sv-SE"/>
          <w:rPrChange w:id="1771" w:author="Unknown">
            <w:rPr>
              <w:noProof/>
              <w:lang w:eastAsia="sv-SE"/>
            </w:rPr>
          </w:rPrChange>
        </w:rPr>
        <w:drawing>
          <wp:anchor distT="0" distB="0" distL="114300" distR="114300" simplePos="0" relativeHeight="251669504" behindDoc="0" locked="1" layoutInCell="0" allowOverlap="1" wp14:anchorId="5D6F61DE" wp14:editId="150A6335">
            <wp:simplePos x="0" y="0"/>
            <wp:positionH relativeFrom="page">
              <wp:posOffset>1080135</wp:posOffset>
            </wp:positionH>
            <wp:positionV relativeFrom="page">
              <wp:posOffset>828040</wp:posOffset>
            </wp:positionV>
            <wp:extent cx="1552575" cy="285750"/>
            <wp:effectExtent l="19050" t="0" r="9525" b="0"/>
            <wp:wrapNone/>
            <wp:docPr id="2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delText>23 maj 2013</w:delText>
      </w:r>
    </w:del>
  </w:p>
  <w:p w14:paraId="7CA96536" w14:textId="77777777" w:rsidR="001170C1" w:rsidRDefault="001170C1" w:rsidP="00D774BC">
    <w:pPr>
      <w:tabs>
        <w:tab w:val="left" w:pos="6237"/>
      </w:tabs>
      <w:rPr>
        <w:del w:id="1772" w:author="Jarno Nieminen" w:date="2014-06-11T12:40:00Z"/>
      </w:rPr>
    </w:pPr>
    <w:del w:id="1773" w:author="Jarno Nieminen" w:date="2014-06-11T12:40:00Z">
      <w:r>
        <w:tab/>
        <w:delText xml:space="preserve"> </w:delText>
      </w:r>
    </w:del>
  </w:p>
  <w:p w14:paraId="099CBF9B" w14:textId="77777777" w:rsidR="001170C1" w:rsidRDefault="001170C1">
    <w:pPr>
      <w:rPr>
        <w:del w:id="1774" w:author="Jarno Nieminen" w:date="2014-06-11T12:40:00Z"/>
      </w:rPr>
    </w:pPr>
  </w:p>
  <w:p w14:paraId="0D06985F" w14:textId="77777777" w:rsidR="00D70633" w:rsidRDefault="00D70633" w:rsidP="00D774BC">
    <w:pPr>
      <w:tabs>
        <w:tab w:val="left" w:pos="6237"/>
      </w:tabs>
      <w:rPr>
        <w:ins w:id="1775" w:author="Jarno Nieminen" w:date="2014-06-11T12:40:00Z"/>
      </w:rPr>
    </w:pPr>
  </w:p>
  <w:p w14:paraId="51103E17" w14:textId="77777777" w:rsidR="00D70633" w:rsidRDefault="00D70633" w:rsidP="00D774BC">
    <w:pPr>
      <w:tabs>
        <w:tab w:val="left" w:pos="6237"/>
      </w:tabs>
      <w:rPr>
        <w:ins w:id="1776" w:author="Jarno Nieminen" w:date="2014-06-11T12:40:00Z"/>
      </w:rPr>
    </w:pPr>
  </w:p>
  <w:p w14:paraId="772AE06E" w14:textId="77777777" w:rsidR="00D70633" w:rsidRDefault="00D70633" w:rsidP="00D774BC">
    <w:pPr>
      <w:tabs>
        <w:tab w:val="left" w:pos="6237"/>
      </w:tabs>
      <w:rPr>
        <w:ins w:id="1777" w:author="Jarno Nieminen" w:date="2014-06-11T12:40:00Z"/>
      </w:rPr>
    </w:pPr>
  </w:p>
  <w:p w14:paraId="42F0C144" w14:textId="77777777" w:rsidR="00D70633" w:rsidRDefault="00D70633" w:rsidP="00D774BC">
    <w:pPr>
      <w:tabs>
        <w:tab w:val="left" w:pos="6237"/>
      </w:tabs>
      <w:rPr>
        <w:ins w:id="1778" w:author="Jarno Nieminen" w:date="2014-06-11T12:40:00Z"/>
      </w:rPr>
    </w:pPr>
    <w:ins w:id="1779" w:author="Jarno Nieminen" w:date="2014-06-11T12:40:00Z">
      <w:r>
        <w:rPr>
          <w:noProof/>
          <w:lang w:eastAsia="sv-SE"/>
        </w:rPr>
        <w:drawing>
          <wp:inline distT="0" distB="0" distL="0" distR="0" wp14:anchorId="14FEF9B0" wp14:editId="14BD87E4">
            <wp:extent cx="1091565" cy="865505"/>
            <wp:effectExtent l="0" t="0" r="0" b="0"/>
            <wp:docPr id="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80" w:name="LDnr"/>
      <w:bookmarkEnd w:id="1780"/>
      <w:r>
        <w:t xml:space="preserve"> </w:t>
      </w:r>
      <w:bookmarkStart w:id="1781" w:name="Dnr"/>
      <w:bookmarkEnd w:id="1781"/>
    </w:ins>
  </w:p>
  <w:tbl>
    <w:tblPr>
      <w:tblW w:w="9180" w:type="dxa"/>
      <w:tblLayout w:type="fixed"/>
      <w:tblLook w:val="04A0" w:firstRow="1" w:lastRow="0" w:firstColumn="1" w:lastColumn="0" w:noHBand="0" w:noVBand="1"/>
      <w:tblPrChange w:id="1782" w:author="Jarno Nieminen" w:date="2014-06-11T12:40:00Z">
        <w:tblPr>
          <w:tblW w:w="9180" w:type="dxa"/>
          <w:tblLayout w:type="fixed"/>
          <w:tblLook w:val="04A0" w:firstRow="1" w:lastRow="0" w:firstColumn="1" w:lastColumn="0" w:noHBand="0" w:noVBand="1"/>
        </w:tblPr>
      </w:tblPrChange>
    </w:tblPr>
    <w:tblGrid>
      <w:gridCol w:w="956"/>
      <w:gridCol w:w="1199"/>
      <w:gridCol w:w="4049"/>
      <w:gridCol w:w="2976"/>
      <w:tblGridChange w:id="1783">
        <w:tblGrid>
          <w:gridCol w:w="956"/>
          <w:gridCol w:w="1199"/>
          <w:gridCol w:w="4049"/>
          <w:gridCol w:w="2976"/>
        </w:tblGrid>
      </w:tblGridChange>
    </w:tblGrid>
    <w:tr w:rsidR="00D70633" w:rsidRPr="0024387D" w14:paraId="6E3EED84" w14:textId="77777777" w:rsidTr="00364AE6">
      <w:tc>
        <w:tcPr>
          <w:tcW w:w="2155" w:type="dxa"/>
          <w:gridSpan w:val="2"/>
          <w:tcPrChange w:id="1784" w:author="Jarno Nieminen" w:date="2014-06-11T12:40:00Z">
            <w:tcPr>
              <w:tcW w:w="2155" w:type="dxa"/>
              <w:gridSpan w:val="2"/>
            </w:tcPr>
          </w:tcPrChange>
        </w:tcPr>
        <w:p w14:paraId="4A8CAEC3" w14:textId="77777777" w:rsidR="001170C1" w:rsidRPr="0024387D" w:rsidRDefault="001170C1" w:rsidP="00514BAB">
          <w:pPr>
            <w:pStyle w:val="Header"/>
            <w:rPr>
              <w:del w:id="1785" w:author="Jarno Nieminen" w:date="2014-06-11T12:40:00Z"/>
              <w:rFonts w:cs="Georgia"/>
              <w:sz w:val="14"/>
              <w:szCs w:val="14"/>
            </w:rPr>
          </w:pPr>
          <w:del w:id="1786" w:author="Jarno Nieminen" w:date="2014-06-11T12:40:00Z">
            <w:r w:rsidRPr="0024387D">
              <w:rPr>
                <w:rFonts w:cs="Georgia"/>
                <w:sz w:val="14"/>
                <w:szCs w:val="14"/>
              </w:rPr>
              <w:delText>Center för eHälsa i samverkan</w:delText>
            </w:r>
          </w:del>
        </w:p>
        <w:p w14:paraId="121945C3" w14:textId="77777777" w:rsidR="001170C1" w:rsidRPr="0024387D" w:rsidRDefault="001170C1" w:rsidP="00514BAB">
          <w:pPr>
            <w:pStyle w:val="Header"/>
            <w:rPr>
              <w:del w:id="1787" w:author="Jarno Nieminen" w:date="2014-06-11T12:40:00Z"/>
              <w:rFonts w:cs="Georgia"/>
              <w:sz w:val="12"/>
              <w:szCs w:val="12"/>
            </w:rPr>
          </w:pPr>
          <w:del w:id="1788" w:author="Jarno Nieminen" w:date="2014-06-11T12:40:00Z">
            <w:r w:rsidRPr="0024387D">
              <w:rPr>
                <w:rFonts w:cs="Georgia"/>
                <w:sz w:val="12"/>
                <w:szCs w:val="12"/>
              </w:rPr>
              <w:delText>Hornsgatan 20, 118 82 Stockholm</w:delText>
            </w:r>
          </w:del>
        </w:p>
        <w:p w14:paraId="6E95F1ED" w14:textId="77777777" w:rsidR="001170C1" w:rsidRPr="0024387D" w:rsidRDefault="001170C1" w:rsidP="00514BAB">
          <w:pPr>
            <w:pStyle w:val="Header"/>
            <w:rPr>
              <w:del w:id="1789" w:author="Jarno Nieminen" w:date="2014-06-11T12:40:00Z"/>
              <w:rFonts w:cs="Georgia"/>
              <w:sz w:val="12"/>
              <w:szCs w:val="12"/>
            </w:rPr>
          </w:pPr>
          <w:del w:id="1790" w:author="Jarno Nieminen" w:date="2014-06-11T12:40:00Z">
            <w:r>
              <w:rPr>
                <w:rFonts w:cs="Georgia"/>
                <w:sz w:val="12"/>
                <w:szCs w:val="12"/>
              </w:rPr>
              <w:delText>Vxl: 08-452 70 00</w:delText>
            </w:r>
            <w:r w:rsidRPr="0024387D">
              <w:rPr>
                <w:rFonts w:cs="Georgia"/>
                <w:sz w:val="12"/>
                <w:szCs w:val="12"/>
              </w:rPr>
              <w:delText xml:space="preserve"> </w:delText>
            </w:r>
          </w:del>
        </w:p>
        <w:p w14:paraId="096EF1C2" w14:textId="77777777" w:rsidR="001170C1" w:rsidRDefault="001170C1" w:rsidP="00514BAB">
          <w:pPr>
            <w:pStyle w:val="Header"/>
            <w:rPr>
              <w:del w:id="1791" w:author="Jarno Nieminen" w:date="2014-06-11T12:40:00Z"/>
              <w:rFonts w:cs="Georgia"/>
              <w:sz w:val="12"/>
              <w:szCs w:val="12"/>
            </w:rPr>
          </w:pPr>
        </w:p>
        <w:p w14:paraId="003D5F3F" w14:textId="77777777" w:rsidR="001170C1" w:rsidRPr="002F2EFD" w:rsidRDefault="001170C1" w:rsidP="00514BAB">
          <w:pPr>
            <w:pStyle w:val="Header"/>
            <w:rPr>
              <w:del w:id="1792" w:author="Jarno Nieminen" w:date="2014-06-11T12:40:00Z"/>
              <w:rFonts w:cs="Georgia"/>
              <w:color w:val="008000"/>
              <w:sz w:val="12"/>
              <w:szCs w:val="12"/>
            </w:rPr>
          </w:pPr>
          <w:del w:id="1793" w:author="Jarno Nieminen" w:date="2014-06-11T12:40:00Z">
            <w:r w:rsidRPr="002F2EFD">
              <w:rPr>
                <w:rFonts w:cs="Georgia"/>
                <w:color w:val="008000"/>
                <w:sz w:val="12"/>
                <w:szCs w:val="12"/>
              </w:rPr>
              <w:fldChar w:fldCharType="begin"/>
            </w:r>
            <w:r w:rsidRPr="002F2EFD">
              <w:rPr>
                <w:rFonts w:cs="Georgia"/>
                <w:color w:val="008000"/>
                <w:sz w:val="12"/>
                <w:szCs w:val="12"/>
              </w:rPr>
              <w:delInstrText xml:space="preserve"> DOCPROPERTY  "arknummer" \* MERGEFORMAT </w:delInstrText>
            </w:r>
            <w:r w:rsidRPr="002F2EFD">
              <w:rPr>
                <w:rFonts w:cs="Georgia"/>
                <w:color w:val="008000"/>
                <w:sz w:val="12"/>
                <w:szCs w:val="12"/>
              </w:rPr>
              <w:fldChar w:fldCharType="separate"/>
            </w:r>
            <w:r w:rsidRPr="002F2EFD">
              <w:rPr>
                <w:rFonts w:cs="Georgia"/>
                <w:color w:val="008000"/>
                <w:sz w:val="12"/>
                <w:szCs w:val="12"/>
              </w:rPr>
              <w:delText>ARK_0015</w:delText>
            </w:r>
            <w:r w:rsidRPr="002F2EFD">
              <w:rPr>
                <w:rFonts w:cs="Georgia"/>
                <w:color w:val="008000"/>
                <w:sz w:val="12"/>
                <w:szCs w:val="12"/>
              </w:rPr>
              <w:fldChar w:fldCharType="end"/>
            </w:r>
          </w:del>
        </w:p>
        <w:p w14:paraId="4D7B971A" w14:textId="77777777" w:rsidR="001170C1" w:rsidRDefault="001170C1" w:rsidP="00514BAB">
          <w:pPr>
            <w:pStyle w:val="Header"/>
            <w:rPr>
              <w:del w:id="1794" w:author="Jarno Nieminen" w:date="2014-06-11T12:40:00Z"/>
              <w:rFonts w:cs="Georgia"/>
              <w:sz w:val="12"/>
              <w:szCs w:val="12"/>
            </w:rPr>
          </w:pPr>
          <w:del w:id="1795" w:author="Jarno Nieminen" w:date="2014-06-11T12:40:00Z">
            <w:r>
              <w:rPr>
                <w:rFonts w:cs="Georgia"/>
                <w:color w:val="008000"/>
                <w:sz w:val="12"/>
                <w:szCs w:val="12"/>
              </w:rPr>
              <w:fldChar w:fldCharType="begin"/>
            </w:r>
            <w:r w:rsidRPr="002F2EFD">
              <w:rPr>
                <w:rFonts w:cs="Georgia"/>
                <w:color w:val="008000"/>
                <w:sz w:val="12"/>
                <w:szCs w:val="12"/>
              </w:rPr>
              <w:delInstrText xml:space="preserve"> AUTHOR   \* MERGEFORMAT </w:delInstrText>
            </w:r>
            <w:r>
              <w:rPr>
                <w:rFonts w:cs="Georgia"/>
                <w:color w:val="008000"/>
                <w:sz w:val="12"/>
                <w:szCs w:val="12"/>
              </w:rPr>
              <w:fldChar w:fldCharType="separate"/>
            </w:r>
            <w:r>
              <w:rPr>
                <w:rFonts w:cs="Georgia"/>
                <w:noProof/>
                <w:sz w:val="12"/>
                <w:szCs w:val="12"/>
              </w:rPr>
              <w:delText>CeHis AR</w:delText>
            </w:r>
            <w:r>
              <w:rPr>
                <w:rFonts w:cs="Georgia"/>
                <w:sz w:val="12"/>
                <w:szCs w:val="12"/>
              </w:rPr>
              <w:fldChar w:fldCharType="end"/>
            </w:r>
          </w:del>
        </w:p>
        <w:p w14:paraId="2933175C" w14:textId="77777777" w:rsidR="00D70633" w:rsidRPr="0024387D" w:rsidRDefault="00D70633" w:rsidP="002A2120">
          <w:pPr>
            <w:pStyle w:val="Header"/>
            <w:rPr>
              <w:rFonts w:cs="Georgia"/>
              <w:sz w:val="12"/>
              <w:szCs w:val="12"/>
            </w:rPr>
          </w:pPr>
        </w:p>
      </w:tc>
      <w:tc>
        <w:tcPr>
          <w:tcW w:w="4049" w:type="dxa"/>
          <w:tcPrChange w:id="1796" w:author="Jarno Nieminen" w:date="2014-06-11T12:40:00Z">
            <w:tcPr>
              <w:tcW w:w="4049" w:type="dxa"/>
            </w:tcPr>
          </w:tcPrChange>
        </w:tcPr>
        <w:p w14:paraId="2813ED1B" w14:textId="77777777" w:rsidR="00D70633" w:rsidRPr="0024387D" w:rsidRDefault="00D70633" w:rsidP="00DE4030">
          <w:pPr>
            <w:pStyle w:val="Header"/>
            <w:rPr>
              <w:rFonts w:cs="Georgia"/>
              <w:sz w:val="14"/>
              <w:szCs w:val="14"/>
            </w:rPr>
          </w:pPr>
        </w:p>
      </w:tc>
      <w:tc>
        <w:tcPr>
          <w:tcW w:w="2976" w:type="dxa"/>
          <w:tcPrChange w:id="1797" w:author="Jarno Nieminen" w:date="2014-06-11T12:40:00Z">
            <w:tcPr>
              <w:tcW w:w="2976" w:type="dxa"/>
            </w:tcPr>
          </w:tcPrChange>
        </w:tcPr>
        <w:p w14:paraId="1F7BDFA1" w14:textId="77777777" w:rsidR="00D70633" w:rsidRDefault="00D70633" w:rsidP="00DE4030">
          <w:r>
            <w:t xml:space="preserve"> </w:t>
          </w:r>
          <w:bookmarkStart w:id="1798" w:name="slask"/>
          <w:bookmarkStart w:id="1799" w:name="Addressee"/>
          <w:bookmarkEnd w:id="1798"/>
          <w:bookmarkEnd w:id="1799"/>
        </w:p>
      </w:tc>
    </w:tr>
    <w:tr w:rsidR="00D70633" w:rsidRPr="00F456CC" w14:paraId="7817C09A" w14:textId="77777777" w:rsidTr="00364AE6">
      <w:tc>
        <w:tcPr>
          <w:tcW w:w="956" w:type="dxa"/>
          <w:tcBorders>
            <w:right w:val="single" w:sz="4" w:space="0" w:color="auto"/>
          </w:tcBorders>
          <w:tcPrChange w:id="1800" w:author="Jarno Nieminen" w:date="2014-06-11T12:40:00Z">
            <w:tcPr>
              <w:tcW w:w="956" w:type="dxa"/>
              <w:tcBorders>
                <w:right w:val="single" w:sz="4" w:space="0" w:color="auto"/>
              </w:tcBorders>
            </w:tcPr>
          </w:tcPrChange>
        </w:tcPr>
        <w:p w14:paraId="7F2ACC79" w14:textId="1960A886" w:rsidR="00D70633" w:rsidRPr="00F456CC" w:rsidRDefault="001170C1" w:rsidP="00025527">
          <w:pPr>
            <w:pStyle w:val="Header"/>
            <w:rPr>
              <w:rFonts w:cs="Georgia"/>
              <w:sz w:val="12"/>
              <w:szCs w:val="12"/>
            </w:rPr>
          </w:pPr>
          <w:del w:id="1801" w:author="Jarno Nieminen" w:date="2014-06-11T12:40:00Z">
            <w:r w:rsidRPr="00F456CC">
              <w:rPr>
                <w:rFonts w:cs="Georgia"/>
                <w:sz w:val="12"/>
                <w:szCs w:val="12"/>
              </w:rPr>
              <w:delText>www.cehis.se</w:delText>
            </w:r>
          </w:del>
        </w:p>
      </w:tc>
      <w:tc>
        <w:tcPr>
          <w:tcW w:w="1199" w:type="dxa"/>
          <w:tcBorders>
            <w:left w:val="single" w:sz="4" w:space="0" w:color="auto"/>
          </w:tcBorders>
          <w:tcPrChange w:id="1802" w:author="Jarno Nieminen" w:date="2014-06-11T12:40:00Z">
            <w:tcPr>
              <w:tcW w:w="1199" w:type="dxa"/>
              <w:tcBorders>
                <w:left w:val="single" w:sz="4" w:space="0" w:color="auto"/>
              </w:tcBorders>
            </w:tcPr>
          </w:tcPrChange>
        </w:tcPr>
        <w:p w14:paraId="27F330F9" w14:textId="2C2DEA02" w:rsidR="00D70633" w:rsidRPr="00F456CC" w:rsidRDefault="001170C1" w:rsidP="00DE4030">
          <w:pPr>
            <w:pStyle w:val="Header"/>
            <w:rPr>
              <w:rFonts w:cs="Georgia"/>
              <w:sz w:val="12"/>
              <w:szCs w:val="12"/>
            </w:rPr>
          </w:pPr>
          <w:del w:id="1803" w:author="Jarno Nieminen" w:date="2014-06-11T12:40:00Z">
            <w:r w:rsidRPr="002C11AF">
              <w:rPr>
                <w:rFonts w:cs="Georgia"/>
                <w:sz w:val="12"/>
                <w:szCs w:val="12"/>
              </w:rPr>
              <w:delText>info@cehis.se</w:delText>
            </w:r>
          </w:del>
        </w:p>
      </w:tc>
      <w:tc>
        <w:tcPr>
          <w:tcW w:w="4049" w:type="dxa"/>
          <w:tcPrChange w:id="1804" w:author="Jarno Nieminen" w:date="2014-06-11T12:40:00Z">
            <w:tcPr>
              <w:tcW w:w="4049" w:type="dxa"/>
            </w:tcPr>
          </w:tcPrChange>
        </w:tcPr>
        <w:p w14:paraId="37AA9367" w14:textId="77777777" w:rsidR="00D70633" w:rsidRPr="002C11AF" w:rsidRDefault="00D70633" w:rsidP="00DE4030">
          <w:pPr>
            <w:pStyle w:val="Header"/>
            <w:rPr>
              <w:rFonts w:cs="Georgia"/>
              <w:sz w:val="12"/>
              <w:szCs w:val="12"/>
            </w:rPr>
          </w:pPr>
        </w:p>
      </w:tc>
      <w:tc>
        <w:tcPr>
          <w:tcW w:w="2976" w:type="dxa"/>
          <w:tcPrChange w:id="1805" w:author="Jarno Nieminen" w:date="2014-06-11T12:40:00Z">
            <w:tcPr>
              <w:tcW w:w="2976" w:type="dxa"/>
            </w:tcPr>
          </w:tcPrChange>
        </w:tcPr>
        <w:p w14:paraId="25E5B32E" w14:textId="77777777" w:rsidR="00D70633" w:rsidRPr="002C11AF" w:rsidRDefault="00D70633" w:rsidP="00DE4030">
          <w:pPr>
            <w:pStyle w:val="Header"/>
            <w:rPr>
              <w:rFonts w:cs="Georgia"/>
              <w:sz w:val="12"/>
              <w:szCs w:val="12"/>
            </w:rPr>
          </w:pPr>
        </w:p>
      </w:tc>
    </w:tr>
  </w:tbl>
  <w:p w14:paraId="6081A27C" w14:textId="77777777" w:rsidR="001170C1" w:rsidRDefault="001170C1" w:rsidP="003755FD">
    <w:pPr>
      <w:pStyle w:val="Header"/>
      <w:rPr>
        <w:del w:id="1806" w:author="Jarno Nieminen" w:date="2014-06-11T12:40:00Z"/>
      </w:rPr>
    </w:pPr>
    <w:bookmarkStart w:id="1807" w:name="Radera2"/>
    <w:bookmarkEnd w:id="1807"/>
  </w:p>
  <w:p w14:paraId="68435566" w14:textId="77777777" w:rsidR="001170C1" w:rsidRDefault="001170C1" w:rsidP="003755FD">
    <w:pPr>
      <w:pStyle w:val="Header"/>
      <w:rPr>
        <w:del w:id="1808" w:author="Jarno Nieminen" w:date="2014-06-11T12:40:00Z"/>
      </w:rPr>
    </w:pPr>
  </w:p>
  <w:p w14:paraId="7A300889" w14:textId="77777777" w:rsidR="001170C1" w:rsidRDefault="001170C1" w:rsidP="003755FD">
    <w:pPr>
      <w:pStyle w:val="Header"/>
      <w:rPr>
        <w:del w:id="1809" w:author="Jarno Nieminen" w:date="2014-06-11T12:40:00Z"/>
      </w:rPr>
    </w:pPr>
  </w:p>
  <w:p w14:paraId="4244CC6E" w14:textId="1FC471D9" w:rsidR="00D70633" w:rsidRPr="003755FD" w:rsidRDefault="001170C1" w:rsidP="008866A6">
    <w:del w:id="1810" w:author="Jarno Nieminen" w:date="2014-06-11T12:40:00Z">
      <w:r>
        <w:rPr>
          <w:noProof/>
          <w:lang w:eastAsia="sv-SE"/>
        </w:rPr>
        <mc:AlternateContent>
          <mc:Choice Requires="wps">
            <w:drawing>
              <wp:anchor distT="0" distB="0" distL="114300" distR="114300" simplePos="0" relativeHeight="251671552" behindDoc="0" locked="0" layoutInCell="1" allowOverlap="1" wp14:anchorId="4E5051E5" wp14:editId="7A62A3A4">
                <wp:simplePos x="0" y="0"/>
                <wp:positionH relativeFrom="page">
                  <wp:posOffset>6430645</wp:posOffset>
                </wp:positionH>
                <wp:positionV relativeFrom="page">
                  <wp:posOffset>291465</wp:posOffset>
                </wp:positionV>
                <wp:extent cx="536575" cy="404495"/>
                <wp:effectExtent l="0" t="0" r="0" b="19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771395" w14:textId="77777777" w:rsidR="001170C1" w:rsidRPr="00C05223" w:rsidRDefault="001170C1" w:rsidP="00EE7FE7">
                            <w:pPr>
                              <w:jc w:val="right"/>
                              <w:rPr>
                                <w:del w:id="1811" w:author="Jarno Nieminen" w:date="2014-06-11T12:40:00Z"/>
                              </w:rPr>
                            </w:pPr>
                            <w:del w:id="1812"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37</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33</w:delText>
                              </w:r>
                              <w:r w:rsidR="007B60C2">
                                <w:rPr>
                                  <w:noProof/>
                                  <w:sz w:val="16"/>
                                  <w:szCs w:val="16"/>
                                </w:rPr>
                                <w:fldChar w:fldCharType="end"/>
                              </w:r>
                              <w:r w:rsidRPr="00E12C4A">
                                <w:rPr>
                                  <w:sz w:val="16"/>
                                  <w:szCs w:val="16"/>
                                </w:rPr>
                                <w:delText>)</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051E5" id="_x0000_t202" coordsize="21600,21600" o:spt="202" path="m,l,21600r21600,l21600,xe">
                <v:stroke joinstyle="miter"/>
                <v:path gradientshapeok="t" o:connecttype="rect"/>
              </v:shapetype>
              <v:shape id="_x0000_s1030" type="#_x0000_t202" style="position:absolute;margin-left:506.35pt;margin-top:22.95pt;width:42.25pt;height:31.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gLVAIAAHcEAAAOAAAAZHJzL2Uyb0RvYy54bWysVNtu2zAMfR+wfxD0nvhSJ6mNOEWTIMOA&#10;7gK0+wBFlmNjtqhJSuxu2L+PkpI2296G+UEQSenw8JDy8m7sO3IS2rQgS5pMY0qE5FC18lDSL0+7&#10;yS0lxjJZsQ6kKOmzMPRu9fbNclCFSKGBrhKaIIg0xaBK2liriigyvBE9M1NQQmKwBt0zi6Y+RJVm&#10;A6L3XZTG8TwaQFdKAxfGoHcbgnTl8etacPupro2wpCspcrN+1X7duzVaLVlx0Ew1LT/TYP/Aomet&#10;xKQvUFtmGTnq9i+ovuUaDNR2yqGPoK5bLnwNWE0S/1HNY8OU8LWgOEa9yGT+Hyz/ePqsSVuVNJ1R&#10;IlmPPXoSoyVrGEnq5BmUKfDUo8JzdkQ3ttmXatQD8K+GSNg0TB7EvdYwNIJVSC9xN6OrqwHHOJD9&#10;8AEqTMOOFjzQWOveaYdqEETHNj2/tMZR4eic3cxnC2TIMZTFWZbPfAZWXC4rbew7AT1xm5Jq7LwH&#10;Z6cHYx0ZVlyOuFwGurbatV3nDTdtYtNpcmI4J/tDKLA79sg0+JLYfWFc0I9DFfzehdh+YB2Ez/Qb&#10;eiddDgkuWyASPFgaUnMxV6Qflh95kmbxOs0nu/ntYpLV2WySL+LbSZzk63weZ3m23f08V36572V2&#10;ygaN7bgffUNv3DnXgj1Uz6i7hjD9+Fpx04D+TsmAk19S8+3ItKCkey+xd3mSZe6peCObLVI09HVk&#10;fx1hkiNUSS0lYbux4XkdlW4PDWYKYkq4x37Xre/FK6vzlOB0e+HOL9E9n2vbn3r9X6x+AQAA//8D&#10;AFBLAwQUAAYACAAAACEAbuIcMd8AAAAMAQAADwAAAGRycy9kb3ducmV2LnhtbEyPwU7DMAyG70i8&#10;Q2QkbixZBevWNZ0AiQsXtDFxThuvKWucKsnWwtOTcYGbf/nT78/lZrI9O6MPnSMJ85kAhtQ43VEr&#10;Yf/+crcEFqIirXpHKOELA2yq66tSFdqNtMXzLrYslVAolAQT41BwHhqDVoWZG5DS7uC8VTFF33Lt&#10;1ZjKbc8zIRbcqo7SBaMGfDbYHHcnK+Gj/cSn7tV/izcuxuPSbfd1bqS8vZke18AiTvEPhot+Uocq&#10;OdXuRDqwPmUxz/LESrh/WAG7EGKVZ8Dq32kBvCr5/yeqHwAAAP//AwBQSwECLQAUAAYACAAAACEA&#10;toM4kv4AAADhAQAAEwAAAAAAAAAAAAAAAAAAAAAAW0NvbnRlbnRfVHlwZXNdLnhtbFBLAQItABQA&#10;BgAIAAAAIQA4/SH/1gAAAJQBAAALAAAAAAAAAAAAAAAAAC8BAABfcmVscy8ucmVsc1BLAQItABQA&#10;BgAIAAAAIQCJedgLVAIAAHcEAAAOAAAAAAAAAAAAAAAAAC4CAABkcnMvZTJvRG9jLnhtbFBLAQIt&#10;ABQABgAIAAAAIQBu4hwx3wAAAAwBAAAPAAAAAAAAAAAAAAAAAK4EAABkcnMvZG93bnJldi54bWxQ&#10;SwUGAAAAAAQABADzAAAAugUAAAAA&#10;" fillcolor="white [3212]" stroked="f">
                <v:textbox>
                  <w:txbxContent>
                    <w:p w14:paraId="78771395" w14:textId="77777777" w:rsidR="001170C1" w:rsidRPr="00C05223" w:rsidRDefault="001170C1" w:rsidP="00EE7FE7">
                      <w:pPr>
                        <w:jc w:val="right"/>
                        <w:rPr>
                          <w:del w:id="1660" w:author="Jarno Nieminen" w:date="2014-06-11T12:40:00Z"/>
                        </w:rPr>
                      </w:pPr>
                      <w:del w:id="1661" w:author="Jarno Nieminen" w:date="2014-06-11T12:40:00Z">
                        <w:r w:rsidRPr="00E12C4A">
                          <w:rPr>
                            <w:sz w:val="16"/>
                            <w:szCs w:val="16"/>
                          </w:rPr>
                          <w:fldChar w:fldCharType="begin"/>
                        </w:r>
                        <w:r w:rsidRPr="00E12C4A">
                          <w:rPr>
                            <w:sz w:val="16"/>
                            <w:szCs w:val="16"/>
                          </w:rPr>
                          <w:delInstrText xml:space="preserve"> PAGE   \* MERGEFORMAT </w:delInstrText>
                        </w:r>
                        <w:r w:rsidRPr="00E12C4A">
                          <w:rPr>
                            <w:sz w:val="16"/>
                            <w:szCs w:val="16"/>
                          </w:rPr>
                          <w:fldChar w:fldCharType="separate"/>
                        </w:r>
                        <w:r w:rsidR="007B60C2">
                          <w:rPr>
                            <w:noProof/>
                            <w:sz w:val="16"/>
                            <w:szCs w:val="16"/>
                          </w:rPr>
                          <w:delText>37</w:delText>
                        </w:r>
                        <w:r w:rsidRPr="00E12C4A">
                          <w:rPr>
                            <w:sz w:val="16"/>
                            <w:szCs w:val="16"/>
                          </w:rPr>
                          <w:fldChar w:fldCharType="end"/>
                        </w:r>
                        <w:r w:rsidRPr="00E12C4A">
                          <w:rPr>
                            <w:sz w:val="16"/>
                            <w:szCs w:val="16"/>
                          </w:rPr>
                          <w:delText xml:space="preserve"> (</w:delText>
                        </w:r>
                        <w:r w:rsidR="007B60C2">
                          <w:fldChar w:fldCharType="begin"/>
                        </w:r>
                        <w:r w:rsidR="007B60C2">
                          <w:delInstrText xml:space="preserve"> SECTIONPAGES   \* MERGEFORMAT </w:delInstrText>
                        </w:r>
                        <w:r w:rsidR="007B60C2">
                          <w:fldChar w:fldCharType="separate"/>
                        </w:r>
                        <w:r w:rsidR="007B60C2" w:rsidRPr="006E0EFD">
                          <w:rPr>
                            <w:noProof/>
                            <w:sz w:val="16"/>
                            <w:szCs w:val="16"/>
                          </w:rPr>
                          <w:delText>33</w:delText>
                        </w:r>
                        <w:r w:rsidR="007B60C2">
                          <w:rPr>
                            <w:noProof/>
                            <w:sz w:val="16"/>
                            <w:szCs w:val="16"/>
                          </w:rPr>
                          <w:fldChar w:fldCharType="end"/>
                        </w:r>
                        <w:r w:rsidRPr="00E12C4A">
                          <w:rPr>
                            <w:sz w:val="16"/>
                            <w:szCs w:val="16"/>
                          </w:rPr>
                          <w:delText>)</w:delText>
                        </w:r>
                      </w:del>
                    </w:p>
                  </w:txbxContent>
                </v:textbox>
                <w10:wrap anchorx="page" anchory="page"/>
              </v:shape>
            </w:pict>
          </mc:Fallback>
        </mc:AlternateConten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1">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3">
    <w:nsid w:val="004D427A"/>
    <w:multiLevelType w:val="hybridMultilevel"/>
    <w:tmpl w:val="69848CBA"/>
    <w:lvl w:ilvl="0" w:tplc="CEDC6C8E">
      <w:start w:val="20"/>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43E67F9"/>
    <w:multiLevelType w:val="hybridMultilevel"/>
    <w:tmpl w:val="FD428C50"/>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Preformatte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0291B18"/>
    <w:multiLevelType w:val="hybridMultilevel"/>
    <w:tmpl w:val="5AE6958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
    <w:nsid w:val="16033754"/>
    <w:multiLevelType w:val="hybridMultilevel"/>
    <w:tmpl w:val="F022082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A2587F"/>
    <w:multiLevelType w:val="hybridMultilevel"/>
    <w:tmpl w:val="413AA4BA"/>
    <w:lvl w:ilvl="0" w:tplc="74AEACC4">
      <w:start w:val="5"/>
      <w:numFmt w:val="bullet"/>
      <w:lvlText w:val="-"/>
      <w:lvlJc w:val="left"/>
      <w:pPr>
        <w:ind w:left="720" w:hanging="360"/>
      </w:pPr>
      <w:rPr>
        <w:rFonts w:ascii="Calibri" w:eastAsia="Cambria" w:hAnsi="Calibri" w:cs="Calibr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C8374D0"/>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2F42D59"/>
    <w:multiLevelType w:val="multilevel"/>
    <w:tmpl w:val="36EEB9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96C4988"/>
    <w:multiLevelType w:val="hybridMultilevel"/>
    <w:tmpl w:val="084829B6"/>
    <w:lvl w:ilvl="0" w:tplc="B66863D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9CC2529"/>
    <w:multiLevelType w:val="hybridMultilevel"/>
    <w:tmpl w:val="03E496D4"/>
    <w:lvl w:ilvl="0" w:tplc="CEDC6C8E">
      <w:start w:val="2012"/>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E5E152F"/>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3">
    <w:nsid w:val="31733AA4"/>
    <w:multiLevelType w:val="hybridMultilevel"/>
    <w:tmpl w:val="2480B65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32F21908"/>
    <w:multiLevelType w:val="hybridMultilevel"/>
    <w:tmpl w:val="041AC4DE"/>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62A204E"/>
    <w:multiLevelType w:val="hybridMultilevel"/>
    <w:tmpl w:val="F8103C8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3BBA2002"/>
    <w:multiLevelType w:val="hybridMultilevel"/>
    <w:tmpl w:val="6C6E3D80"/>
    <w:lvl w:ilvl="0" w:tplc="D6029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E1055"/>
    <w:multiLevelType w:val="hybridMultilevel"/>
    <w:tmpl w:val="631A367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3FE1497D"/>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5662FB1"/>
    <w:multiLevelType w:val="hybridMultilevel"/>
    <w:tmpl w:val="9B70B6C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A3926D6"/>
    <w:multiLevelType w:val="multilevel"/>
    <w:tmpl w:val="990A9FD6"/>
    <w:lvl w:ilvl="0">
      <w:start w:val="1"/>
      <w:numFmt w:val="decimal"/>
      <w:pStyle w:val="ListNumber"/>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4">
    <w:nsid w:val="4AC22CA5"/>
    <w:multiLevelType w:val="hybridMultilevel"/>
    <w:tmpl w:val="054CB26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4FDD1879"/>
    <w:multiLevelType w:val="hybridMultilevel"/>
    <w:tmpl w:val="462C6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9">
    <w:nsid w:val="608C1BD3"/>
    <w:multiLevelType w:val="hybridMultilevel"/>
    <w:tmpl w:val="3A2C3B0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619B4AF3"/>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06DC0"/>
    <w:multiLevelType w:val="hybridMultilevel"/>
    <w:tmpl w:val="19985184"/>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C0E286D"/>
    <w:multiLevelType w:val="hybridMultilevel"/>
    <w:tmpl w:val="2CFAC9C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B06297"/>
    <w:multiLevelType w:val="hybridMultilevel"/>
    <w:tmpl w:val="192E664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0D730F3"/>
    <w:multiLevelType w:val="hybridMultilevel"/>
    <w:tmpl w:val="9E5CADFA"/>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1DB3CC3"/>
    <w:multiLevelType w:val="hybridMultilevel"/>
    <w:tmpl w:val="8BE449A8"/>
    <w:lvl w:ilvl="0" w:tplc="D6029A92">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61B43E7"/>
    <w:multiLevelType w:val="hybridMultilevel"/>
    <w:tmpl w:val="72743F1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50">
    <w:nsid w:val="79156118"/>
    <w:multiLevelType w:val="hybridMultilevel"/>
    <w:tmpl w:val="130287F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nsid w:val="7A0B439D"/>
    <w:multiLevelType w:val="hybridMultilevel"/>
    <w:tmpl w:val="51BCF8B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nsid w:val="7BB05FB3"/>
    <w:multiLevelType w:val="hybridMultilevel"/>
    <w:tmpl w:val="BF30305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nsid w:val="7BC21492"/>
    <w:multiLevelType w:val="hybridMultilevel"/>
    <w:tmpl w:val="C8BE9A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9"/>
  </w:num>
  <w:num w:numId="4">
    <w:abstractNumId w:val="52"/>
  </w:num>
  <w:num w:numId="5">
    <w:abstractNumId w:val="13"/>
  </w:num>
  <w:num w:numId="6">
    <w:abstractNumId w:val="22"/>
  </w:num>
  <w:num w:numId="7">
    <w:abstractNumId w:val="14"/>
  </w:num>
  <w:num w:numId="8">
    <w:abstractNumId w:val="20"/>
  </w:num>
  <w:num w:numId="9">
    <w:abstractNumId w:val="35"/>
  </w:num>
  <w:num w:numId="10">
    <w:abstractNumId w:val="9"/>
  </w:num>
  <w:num w:numId="11">
    <w:abstractNumId w:val="34"/>
  </w:num>
  <w:num w:numId="12">
    <w:abstractNumId w:val="30"/>
  </w:num>
  <w:num w:numId="13">
    <w:abstractNumId w:val="40"/>
  </w:num>
  <w:num w:numId="14">
    <w:abstractNumId w:val="43"/>
  </w:num>
  <w:num w:numId="15">
    <w:abstractNumId w:val="12"/>
  </w:num>
  <w:num w:numId="16">
    <w:abstractNumId w:val="45"/>
  </w:num>
  <w:num w:numId="17">
    <w:abstractNumId w:val="1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4"/>
  </w:num>
  <w:num w:numId="21">
    <w:abstractNumId w:val="49"/>
  </w:num>
  <w:num w:numId="22">
    <w:abstractNumId w:val="38"/>
  </w:num>
  <w:num w:numId="23">
    <w:abstractNumId w:val="5"/>
  </w:num>
  <w:num w:numId="24">
    <w:abstractNumId w:val="26"/>
  </w:num>
  <w:num w:numId="25">
    <w:abstractNumId w:val="6"/>
  </w:num>
  <w:num w:numId="26">
    <w:abstractNumId w:val="24"/>
  </w:num>
  <w:num w:numId="27">
    <w:abstractNumId w:val="54"/>
  </w:num>
  <w:num w:numId="28">
    <w:abstractNumId w:val="1"/>
  </w:num>
  <w:num w:numId="29">
    <w:abstractNumId w:val="0"/>
  </w:num>
  <w:num w:numId="30">
    <w:abstractNumId w:val="2"/>
  </w:num>
  <w:num w:numId="31">
    <w:abstractNumId w:val="8"/>
  </w:num>
  <w:num w:numId="32">
    <w:abstractNumId w:val="4"/>
  </w:num>
  <w:num w:numId="33">
    <w:abstractNumId w:val="17"/>
  </w:num>
  <w:num w:numId="34">
    <w:abstractNumId w:val="51"/>
  </w:num>
  <w:num w:numId="35">
    <w:abstractNumId w:val="7"/>
  </w:num>
  <w:num w:numId="36">
    <w:abstractNumId w:val="46"/>
  </w:num>
  <w:num w:numId="37">
    <w:abstractNumId w:val="11"/>
  </w:num>
  <w:num w:numId="38">
    <w:abstractNumId w:val="23"/>
  </w:num>
  <w:num w:numId="39">
    <w:abstractNumId w:val="48"/>
  </w:num>
  <w:num w:numId="40">
    <w:abstractNumId w:val="50"/>
  </w:num>
  <w:num w:numId="41">
    <w:abstractNumId w:val="53"/>
  </w:num>
  <w:num w:numId="42">
    <w:abstractNumId w:val="3"/>
  </w:num>
  <w:num w:numId="43">
    <w:abstractNumId w:val="31"/>
  </w:num>
  <w:num w:numId="44">
    <w:abstractNumId w:val="42"/>
  </w:num>
  <w:num w:numId="45">
    <w:abstractNumId w:val="21"/>
  </w:num>
  <w:num w:numId="46">
    <w:abstractNumId w:val="39"/>
  </w:num>
  <w:num w:numId="47">
    <w:abstractNumId w:val="25"/>
  </w:num>
  <w:num w:numId="48">
    <w:abstractNumId w:val="27"/>
  </w:num>
  <w:num w:numId="49">
    <w:abstractNumId w:val="32"/>
  </w:num>
  <w:num w:numId="50">
    <w:abstractNumId w:val="37"/>
  </w:num>
  <w:num w:numId="51">
    <w:abstractNumId w:val="15"/>
  </w:num>
  <w:num w:numId="52">
    <w:abstractNumId w:val="47"/>
  </w:num>
  <w:num w:numId="53">
    <w:abstractNumId w:val="29"/>
  </w:num>
  <w:num w:numId="54">
    <w:abstractNumId w:val="16"/>
  </w:num>
  <w:num w:numId="55">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3301"/>
    <w:rsid w:val="00017CAC"/>
    <w:rsid w:val="00025527"/>
    <w:rsid w:val="00030D6C"/>
    <w:rsid w:val="000341C7"/>
    <w:rsid w:val="00036D14"/>
    <w:rsid w:val="00036FF1"/>
    <w:rsid w:val="00047E25"/>
    <w:rsid w:val="00053977"/>
    <w:rsid w:val="0005768E"/>
    <w:rsid w:val="00060509"/>
    <w:rsid w:val="0008100A"/>
    <w:rsid w:val="000844ED"/>
    <w:rsid w:val="000851CB"/>
    <w:rsid w:val="000954B2"/>
    <w:rsid w:val="00095A0D"/>
    <w:rsid w:val="000A531A"/>
    <w:rsid w:val="000A69BD"/>
    <w:rsid w:val="000C1ACF"/>
    <w:rsid w:val="000C2908"/>
    <w:rsid w:val="000C776C"/>
    <w:rsid w:val="000D110E"/>
    <w:rsid w:val="000D4323"/>
    <w:rsid w:val="000D685C"/>
    <w:rsid w:val="000E020A"/>
    <w:rsid w:val="000E190F"/>
    <w:rsid w:val="000F6474"/>
    <w:rsid w:val="00100B52"/>
    <w:rsid w:val="00107098"/>
    <w:rsid w:val="00116504"/>
    <w:rsid w:val="001170C1"/>
    <w:rsid w:val="001233FB"/>
    <w:rsid w:val="0012527C"/>
    <w:rsid w:val="001253FA"/>
    <w:rsid w:val="001304B6"/>
    <w:rsid w:val="00140785"/>
    <w:rsid w:val="001407C0"/>
    <w:rsid w:val="001502F9"/>
    <w:rsid w:val="00160052"/>
    <w:rsid w:val="001714C5"/>
    <w:rsid w:val="001752B9"/>
    <w:rsid w:val="00183401"/>
    <w:rsid w:val="00184750"/>
    <w:rsid w:val="00191B2C"/>
    <w:rsid w:val="001B2C00"/>
    <w:rsid w:val="001C046C"/>
    <w:rsid w:val="001C1E6E"/>
    <w:rsid w:val="001C6BB7"/>
    <w:rsid w:val="001F3085"/>
    <w:rsid w:val="002047F2"/>
    <w:rsid w:val="00212825"/>
    <w:rsid w:val="00216358"/>
    <w:rsid w:val="00224476"/>
    <w:rsid w:val="00226F03"/>
    <w:rsid w:val="0024387D"/>
    <w:rsid w:val="00246426"/>
    <w:rsid w:val="00265F33"/>
    <w:rsid w:val="00267208"/>
    <w:rsid w:val="0026766E"/>
    <w:rsid w:val="002722F4"/>
    <w:rsid w:val="00277ADB"/>
    <w:rsid w:val="00284371"/>
    <w:rsid w:val="0029087A"/>
    <w:rsid w:val="00291C0D"/>
    <w:rsid w:val="00293D2F"/>
    <w:rsid w:val="002A2120"/>
    <w:rsid w:val="002A3E6A"/>
    <w:rsid w:val="002A59E4"/>
    <w:rsid w:val="002A77D2"/>
    <w:rsid w:val="002C11AF"/>
    <w:rsid w:val="002C3D46"/>
    <w:rsid w:val="002C7718"/>
    <w:rsid w:val="002D5B10"/>
    <w:rsid w:val="002D631E"/>
    <w:rsid w:val="002E6348"/>
    <w:rsid w:val="002F2EFD"/>
    <w:rsid w:val="002F7E28"/>
    <w:rsid w:val="0030710D"/>
    <w:rsid w:val="003221CD"/>
    <w:rsid w:val="00322A41"/>
    <w:rsid w:val="003238BD"/>
    <w:rsid w:val="00325EBF"/>
    <w:rsid w:val="003261D9"/>
    <w:rsid w:val="00332F8F"/>
    <w:rsid w:val="003531C4"/>
    <w:rsid w:val="00356790"/>
    <w:rsid w:val="00364AE6"/>
    <w:rsid w:val="00364D31"/>
    <w:rsid w:val="003755FD"/>
    <w:rsid w:val="00385F58"/>
    <w:rsid w:val="00390030"/>
    <w:rsid w:val="0039481C"/>
    <w:rsid w:val="00394F76"/>
    <w:rsid w:val="003975B7"/>
    <w:rsid w:val="003A1F89"/>
    <w:rsid w:val="003B7257"/>
    <w:rsid w:val="003B7540"/>
    <w:rsid w:val="003C2D14"/>
    <w:rsid w:val="003C4CF1"/>
    <w:rsid w:val="003D0313"/>
    <w:rsid w:val="003D21E1"/>
    <w:rsid w:val="003D7836"/>
    <w:rsid w:val="003E0E61"/>
    <w:rsid w:val="003F5F5D"/>
    <w:rsid w:val="00405057"/>
    <w:rsid w:val="00415214"/>
    <w:rsid w:val="00415791"/>
    <w:rsid w:val="004255A2"/>
    <w:rsid w:val="004375C9"/>
    <w:rsid w:val="0044271E"/>
    <w:rsid w:val="004433BE"/>
    <w:rsid w:val="00444C74"/>
    <w:rsid w:val="00460BEE"/>
    <w:rsid w:val="00461C9A"/>
    <w:rsid w:val="0047354F"/>
    <w:rsid w:val="00482B99"/>
    <w:rsid w:val="00491FA2"/>
    <w:rsid w:val="0049416E"/>
    <w:rsid w:val="004B0B17"/>
    <w:rsid w:val="004B347C"/>
    <w:rsid w:val="004C349F"/>
    <w:rsid w:val="004D270F"/>
    <w:rsid w:val="004E3B3B"/>
    <w:rsid w:val="004F0033"/>
    <w:rsid w:val="004F2686"/>
    <w:rsid w:val="004F39E1"/>
    <w:rsid w:val="005036EF"/>
    <w:rsid w:val="00514BAB"/>
    <w:rsid w:val="00520999"/>
    <w:rsid w:val="005215C0"/>
    <w:rsid w:val="00525CF4"/>
    <w:rsid w:val="00530F15"/>
    <w:rsid w:val="005379D9"/>
    <w:rsid w:val="005408F3"/>
    <w:rsid w:val="005477ED"/>
    <w:rsid w:val="00551447"/>
    <w:rsid w:val="005521B0"/>
    <w:rsid w:val="00555259"/>
    <w:rsid w:val="0056452B"/>
    <w:rsid w:val="0056497A"/>
    <w:rsid w:val="00566ACF"/>
    <w:rsid w:val="0057032F"/>
    <w:rsid w:val="00575251"/>
    <w:rsid w:val="00575314"/>
    <w:rsid w:val="0058021F"/>
    <w:rsid w:val="0059544B"/>
    <w:rsid w:val="005957FC"/>
    <w:rsid w:val="005A0069"/>
    <w:rsid w:val="005A11F9"/>
    <w:rsid w:val="005A2DFC"/>
    <w:rsid w:val="005A6077"/>
    <w:rsid w:val="005A6380"/>
    <w:rsid w:val="005B069E"/>
    <w:rsid w:val="005B6762"/>
    <w:rsid w:val="005C5369"/>
    <w:rsid w:val="005D655F"/>
    <w:rsid w:val="005D6C3E"/>
    <w:rsid w:val="005E710A"/>
    <w:rsid w:val="005F7E0A"/>
    <w:rsid w:val="00601C65"/>
    <w:rsid w:val="00602874"/>
    <w:rsid w:val="00614EF1"/>
    <w:rsid w:val="006217E0"/>
    <w:rsid w:val="00632B75"/>
    <w:rsid w:val="00633EAD"/>
    <w:rsid w:val="00641A3D"/>
    <w:rsid w:val="0064695C"/>
    <w:rsid w:val="00650709"/>
    <w:rsid w:val="00653081"/>
    <w:rsid w:val="00661F2C"/>
    <w:rsid w:val="006648CB"/>
    <w:rsid w:val="00667472"/>
    <w:rsid w:val="0068376B"/>
    <w:rsid w:val="00686189"/>
    <w:rsid w:val="0069359C"/>
    <w:rsid w:val="006954D3"/>
    <w:rsid w:val="006A2F41"/>
    <w:rsid w:val="006A4A7F"/>
    <w:rsid w:val="006A4E14"/>
    <w:rsid w:val="006A53CD"/>
    <w:rsid w:val="006B39DC"/>
    <w:rsid w:val="006C37C2"/>
    <w:rsid w:val="006C4B94"/>
    <w:rsid w:val="006E0EFD"/>
    <w:rsid w:val="006E7C71"/>
    <w:rsid w:val="00702AFD"/>
    <w:rsid w:val="00707704"/>
    <w:rsid w:val="007110E4"/>
    <w:rsid w:val="00714301"/>
    <w:rsid w:val="0072035C"/>
    <w:rsid w:val="007231DB"/>
    <w:rsid w:val="00727057"/>
    <w:rsid w:val="007306AD"/>
    <w:rsid w:val="00732982"/>
    <w:rsid w:val="007360AF"/>
    <w:rsid w:val="00767945"/>
    <w:rsid w:val="00776D68"/>
    <w:rsid w:val="007804CB"/>
    <w:rsid w:val="007871FB"/>
    <w:rsid w:val="00793064"/>
    <w:rsid w:val="007969CB"/>
    <w:rsid w:val="007A0101"/>
    <w:rsid w:val="007A0162"/>
    <w:rsid w:val="007A2939"/>
    <w:rsid w:val="007B025E"/>
    <w:rsid w:val="007B2DED"/>
    <w:rsid w:val="007B5F8B"/>
    <w:rsid w:val="007B60C2"/>
    <w:rsid w:val="007C2A05"/>
    <w:rsid w:val="007C34B3"/>
    <w:rsid w:val="007C5E55"/>
    <w:rsid w:val="007C7D7A"/>
    <w:rsid w:val="007E3D44"/>
    <w:rsid w:val="007E47C0"/>
    <w:rsid w:val="007E481B"/>
    <w:rsid w:val="007F0F3A"/>
    <w:rsid w:val="00802B32"/>
    <w:rsid w:val="00805333"/>
    <w:rsid w:val="00807514"/>
    <w:rsid w:val="00817886"/>
    <w:rsid w:val="00827048"/>
    <w:rsid w:val="008303EF"/>
    <w:rsid w:val="00832F02"/>
    <w:rsid w:val="00834629"/>
    <w:rsid w:val="0083657F"/>
    <w:rsid w:val="008409C3"/>
    <w:rsid w:val="00843310"/>
    <w:rsid w:val="008465AF"/>
    <w:rsid w:val="008574CF"/>
    <w:rsid w:val="00862FAD"/>
    <w:rsid w:val="008866A6"/>
    <w:rsid w:val="00886EFA"/>
    <w:rsid w:val="008921AB"/>
    <w:rsid w:val="00892362"/>
    <w:rsid w:val="008962E0"/>
    <w:rsid w:val="008977F7"/>
    <w:rsid w:val="008B23F2"/>
    <w:rsid w:val="008B34A4"/>
    <w:rsid w:val="008C400C"/>
    <w:rsid w:val="008C7C3E"/>
    <w:rsid w:val="008D7540"/>
    <w:rsid w:val="008D797D"/>
    <w:rsid w:val="008E73EF"/>
    <w:rsid w:val="008F38AA"/>
    <w:rsid w:val="008F6ADA"/>
    <w:rsid w:val="00902A32"/>
    <w:rsid w:val="009036DE"/>
    <w:rsid w:val="00917AF8"/>
    <w:rsid w:val="00932401"/>
    <w:rsid w:val="00934DF5"/>
    <w:rsid w:val="00956547"/>
    <w:rsid w:val="00984B50"/>
    <w:rsid w:val="0098682D"/>
    <w:rsid w:val="00987592"/>
    <w:rsid w:val="009A056B"/>
    <w:rsid w:val="009A24FD"/>
    <w:rsid w:val="009A70FF"/>
    <w:rsid w:val="009A7229"/>
    <w:rsid w:val="009B1690"/>
    <w:rsid w:val="009B473C"/>
    <w:rsid w:val="009B5AA8"/>
    <w:rsid w:val="009C0D7A"/>
    <w:rsid w:val="009C40D0"/>
    <w:rsid w:val="009C5E05"/>
    <w:rsid w:val="009D07E0"/>
    <w:rsid w:val="009D5269"/>
    <w:rsid w:val="009E0429"/>
    <w:rsid w:val="009E057D"/>
    <w:rsid w:val="009E2F3A"/>
    <w:rsid w:val="009E508B"/>
    <w:rsid w:val="009F1D5A"/>
    <w:rsid w:val="009F3594"/>
    <w:rsid w:val="00A03D94"/>
    <w:rsid w:val="00A050F8"/>
    <w:rsid w:val="00A1023C"/>
    <w:rsid w:val="00A12BED"/>
    <w:rsid w:val="00A16CF7"/>
    <w:rsid w:val="00A16E37"/>
    <w:rsid w:val="00A2335C"/>
    <w:rsid w:val="00A35D2A"/>
    <w:rsid w:val="00A50E40"/>
    <w:rsid w:val="00A53A70"/>
    <w:rsid w:val="00A63DFD"/>
    <w:rsid w:val="00A7260B"/>
    <w:rsid w:val="00A7347F"/>
    <w:rsid w:val="00A80E12"/>
    <w:rsid w:val="00A81937"/>
    <w:rsid w:val="00A81BE1"/>
    <w:rsid w:val="00A8636C"/>
    <w:rsid w:val="00A8749F"/>
    <w:rsid w:val="00A92D59"/>
    <w:rsid w:val="00AA3E23"/>
    <w:rsid w:val="00AB63BF"/>
    <w:rsid w:val="00AC2E2F"/>
    <w:rsid w:val="00AC432A"/>
    <w:rsid w:val="00AC57BB"/>
    <w:rsid w:val="00AD54B5"/>
    <w:rsid w:val="00AD6D79"/>
    <w:rsid w:val="00AD6E45"/>
    <w:rsid w:val="00AE1B20"/>
    <w:rsid w:val="00AF1559"/>
    <w:rsid w:val="00AF3B49"/>
    <w:rsid w:val="00AF7B2A"/>
    <w:rsid w:val="00B03DED"/>
    <w:rsid w:val="00B10EEB"/>
    <w:rsid w:val="00B1310A"/>
    <w:rsid w:val="00B14DBA"/>
    <w:rsid w:val="00B212A3"/>
    <w:rsid w:val="00B6227B"/>
    <w:rsid w:val="00B72189"/>
    <w:rsid w:val="00B767DA"/>
    <w:rsid w:val="00B77D5E"/>
    <w:rsid w:val="00B86215"/>
    <w:rsid w:val="00B86699"/>
    <w:rsid w:val="00B90A42"/>
    <w:rsid w:val="00BB02BA"/>
    <w:rsid w:val="00BB5F93"/>
    <w:rsid w:val="00BD3476"/>
    <w:rsid w:val="00BD68EB"/>
    <w:rsid w:val="00BF53C6"/>
    <w:rsid w:val="00BF592E"/>
    <w:rsid w:val="00C00D40"/>
    <w:rsid w:val="00C03AC8"/>
    <w:rsid w:val="00C04B41"/>
    <w:rsid w:val="00C07655"/>
    <w:rsid w:val="00C10D6D"/>
    <w:rsid w:val="00C10F41"/>
    <w:rsid w:val="00C1185D"/>
    <w:rsid w:val="00C129B8"/>
    <w:rsid w:val="00C14894"/>
    <w:rsid w:val="00C14D25"/>
    <w:rsid w:val="00C20DBF"/>
    <w:rsid w:val="00C26EAC"/>
    <w:rsid w:val="00C375AB"/>
    <w:rsid w:val="00C40D0C"/>
    <w:rsid w:val="00C427B8"/>
    <w:rsid w:val="00C45000"/>
    <w:rsid w:val="00C52D77"/>
    <w:rsid w:val="00C5331E"/>
    <w:rsid w:val="00C54788"/>
    <w:rsid w:val="00C54F68"/>
    <w:rsid w:val="00C66377"/>
    <w:rsid w:val="00C71635"/>
    <w:rsid w:val="00C71C39"/>
    <w:rsid w:val="00C72B17"/>
    <w:rsid w:val="00C72FDC"/>
    <w:rsid w:val="00C80562"/>
    <w:rsid w:val="00C875DE"/>
    <w:rsid w:val="00CA5F92"/>
    <w:rsid w:val="00CA6970"/>
    <w:rsid w:val="00CC270E"/>
    <w:rsid w:val="00CC7016"/>
    <w:rsid w:val="00CC70DA"/>
    <w:rsid w:val="00CE0FA6"/>
    <w:rsid w:val="00CE1031"/>
    <w:rsid w:val="00CE7DFC"/>
    <w:rsid w:val="00CF0578"/>
    <w:rsid w:val="00CF4460"/>
    <w:rsid w:val="00CF47A0"/>
    <w:rsid w:val="00D037DF"/>
    <w:rsid w:val="00D12B04"/>
    <w:rsid w:val="00D21C11"/>
    <w:rsid w:val="00D359D6"/>
    <w:rsid w:val="00D428FF"/>
    <w:rsid w:val="00D43587"/>
    <w:rsid w:val="00D53A9A"/>
    <w:rsid w:val="00D5572D"/>
    <w:rsid w:val="00D60E21"/>
    <w:rsid w:val="00D70633"/>
    <w:rsid w:val="00D774BC"/>
    <w:rsid w:val="00D82A73"/>
    <w:rsid w:val="00D91240"/>
    <w:rsid w:val="00D924FF"/>
    <w:rsid w:val="00D93512"/>
    <w:rsid w:val="00DA1759"/>
    <w:rsid w:val="00DA5D2D"/>
    <w:rsid w:val="00DB56E2"/>
    <w:rsid w:val="00DC3968"/>
    <w:rsid w:val="00DE4030"/>
    <w:rsid w:val="00E1012B"/>
    <w:rsid w:val="00E127E3"/>
    <w:rsid w:val="00E12C4A"/>
    <w:rsid w:val="00E131FD"/>
    <w:rsid w:val="00E1501B"/>
    <w:rsid w:val="00E21086"/>
    <w:rsid w:val="00E2294E"/>
    <w:rsid w:val="00E30540"/>
    <w:rsid w:val="00E46C51"/>
    <w:rsid w:val="00E6255F"/>
    <w:rsid w:val="00E71599"/>
    <w:rsid w:val="00E71691"/>
    <w:rsid w:val="00E738E4"/>
    <w:rsid w:val="00E809F3"/>
    <w:rsid w:val="00E9789B"/>
    <w:rsid w:val="00EB1451"/>
    <w:rsid w:val="00EB1E88"/>
    <w:rsid w:val="00EB3370"/>
    <w:rsid w:val="00EB3EAB"/>
    <w:rsid w:val="00EB63D6"/>
    <w:rsid w:val="00EC3FBC"/>
    <w:rsid w:val="00EC5E28"/>
    <w:rsid w:val="00ED3446"/>
    <w:rsid w:val="00EE04DB"/>
    <w:rsid w:val="00EE0737"/>
    <w:rsid w:val="00EE2C38"/>
    <w:rsid w:val="00EE64E3"/>
    <w:rsid w:val="00EE65D2"/>
    <w:rsid w:val="00EE7FE7"/>
    <w:rsid w:val="00F07598"/>
    <w:rsid w:val="00F118B4"/>
    <w:rsid w:val="00F15150"/>
    <w:rsid w:val="00F25F5B"/>
    <w:rsid w:val="00F34EBF"/>
    <w:rsid w:val="00F35278"/>
    <w:rsid w:val="00F456CC"/>
    <w:rsid w:val="00F46893"/>
    <w:rsid w:val="00F607C8"/>
    <w:rsid w:val="00F711C6"/>
    <w:rsid w:val="00F805F4"/>
    <w:rsid w:val="00F83880"/>
    <w:rsid w:val="00F84BDA"/>
    <w:rsid w:val="00F85F1F"/>
    <w:rsid w:val="00F86665"/>
    <w:rsid w:val="00F94BB2"/>
    <w:rsid w:val="00F963D1"/>
    <w:rsid w:val="00FA3605"/>
    <w:rsid w:val="00FA39CF"/>
    <w:rsid w:val="00FA6652"/>
    <w:rsid w:val="00FB1144"/>
    <w:rsid w:val="00FB20B9"/>
    <w:rsid w:val="00FB3539"/>
    <w:rsid w:val="00FD2E7E"/>
    <w:rsid w:val="00FD4E8C"/>
    <w:rsid w:val="00FE29F5"/>
    <w:rsid w:val="00FE6FAD"/>
    <w:rsid w:val="00FE76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DEF67CE4-6172-4234-8C9B-680413EC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0"/>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aliases w:val="h1,l1"/>
    <w:basedOn w:val="Normal"/>
    <w:next w:val="Normal"/>
    <w:link w:val="Heading1Char"/>
    <w:qFormat/>
    <w:rsid w:val="007B025E"/>
    <w:pPr>
      <w:keepNext/>
      <w:keepLines/>
      <w:numPr>
        <w:numId w:val="1"/>
      </w:numPr>
      <w:spacing w:before="360" w:after="120" w:line="400" w:lineRule="atLeast"/>
      <w:outlineLvl w:val="0"/>
    </w:pPr>
    <w:rPr>
      <w:rFonts w:eastAsia="Times New Roman"/>
      <w:bCs/>
      <w:sz w:val="30"/>
      <w:szCs w:val="28"/>
    </w:rPr>
  </w:style>
  <w:style w:type="paragraph" w:styleId="Heading2">
    <w:name w:val="heading 2"/>
    <w:aliases w:val="UNDERRUBRIK 1-2"/>
    <w:basedOn w:val="Normal"/>
    <w:next w:val="Normal"/>
    <w:link w:val="Heading2Char"/>
    <w:qFormat/>
    <w:rsid w:val="002A59E4"/>
    <w:pPr>
      <w:keepNext/>
      <w:keepLines/>
      <w:numPr>
        <w:ilvl w:val="1"/>
        <w:numId w:val="1"/>
      </w:numPr>
      <w:spacing w:after="80"/>
      <w:outlineLvl w:val="1"/>
    </w:pPr>
    <w:rPr>
      <w:rFonts w:eastAsia="Times New Roman"/>
      <w:bCs/>
      <w:sz w:val="24"/>
      <w:szCs w:val="26"/>
    </w:rPr>
  </w:style>
  <w:style w:type="paragraph" w:styleId="Heading3">
    <w:name w:val="heading 3"/>
    <w:basedOn w:val="Normal"/>
    <w:next w:val="Normal"/>
    <w:link w:val="Heading3Char"/>
    <w:qFormat/>
    <w:rsid w:val="00793064"/>
    <w:pPr>
      <w:keepNext/>
      <w:keepLines/>
      <w:numPr>
        <w:ilvl w:val="2"/>
        <w:numId w:val="1"/>
      </w:numPr>
      <w:spacing w:after="80" w:line="300" w:lineRule="atLeast"/>
      <w:outlineLvl w:val="2"/>
    </w:pPr>
    <w:rPr>
      <w:rFonts w:eastAsia="Times New Roman"/>
      <w:bCs/>
      <w:sz w:val="24"/>
    </w:rPr>
  </w:style>
  <w:style w:type="paragraph" w:styleId="Heading4">
    <w:name w:val="heading 4"/>
    <w:basedOn w:val="Normal"/>
    <w:next w:val="Normal"/>
    <w:link w:val="Heading4Char"/>
    <w:qFormat/>
    <w:rsid w:val="005A0069"/>
    <w:pPr>
      <w:keepNext/>
      <w:keepLines/>
      <w:numPr>
        <w:ilvl w:val="3"/>
        <w:numId w:val="1"/>
      </w:numPr>
      <w:spacing w:after="80"/>
      <w:outlineLvl w:val="3"/>
    </w:pPr>
    <w:rPr>
      <w:rFonts w:eastAsia="Times New Roman"/>
      <w:bCs/>
      <w:iCs/>
      <w:sz w:val="24"/>
    </w:rPr>
  </w:style>
  <w:style w:type="paragraph" w:styleId="Heading5">
    <w:name w:val="heading 5"/>
    <w:basedOn w:val="Normal"/>
    <w:next w:val="Normal"/>
    <w:link w:val="Heading5Char"/>
    <w:qFormat/>
    <w:rsid w:val="00793064"/>
    <w:pPr>
      <w:keepNext/>
      <w:keepLines/>
      <w:numPr>
        <w:ilvl w:val="4"/>
        <w:numId w:val="1"/>
      </w:numPr>
      <w:spacing w:before="200"/>
      <w:outlineLvl w:val="4"/>
    </w:pPr>
    <w:rPr>
      <w:rFonts w:ascii="Cambria" w:eastAsia="Times New Roman" w:hAnsi="Cambria"/>
      <w:color w:val="001522"/>
      <w:sz w:val="24"/>
    </w:rPr>
  </w:style>
  <w:style w:type="paragraph" w:styleId="Heading6">
    <w:name w:val="heading 6"/>
    <w:basedOn w:val="Normal"/>
    <w:next w:val="Normal"/>
    <w:link w:val="Heading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link w:val="Heading7Char"/>
    <w:qFormat/>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rsid w:val="007B025E"/>
    <w:rPr>
      <w:rFonts w:ascii="Georgia" w:eastAsia="Times New Roman" w:hAnsi="Georgia"/>
      <w:bCs/>
      <w:sz w:val="30"/>
      <w:szCs w:val="28"/>
      <w:lang w:eastAsia="en-US"/>
    </w:rPr>
  </w:style>
  <w:style w:type="character" w:customStyle="1" w:styleId="Heading2Char">
    <w:name w:val="Heading 2 Char"/>
    <w:aliases w:val="UNDERRUBRIK 1-2 Char"/>
    <w:basedOn w:val="DefaultParagraphFont"/>
    <w:link w:val="Heading2"/>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rsid w:val="00C72B17"/>
    <w:rPr>
      <w:rFonts w:ascii="Georgia" w:hAnsi="Georgia"/>
      <w:sz w:val="20"/>
    </w:rPr>
  </w:style>
  <w:style w:type="character" w:styleId="FollowedHyperlink">
    <w:name w:val="FollowedHyperlink"/>
    <w:basedOn w:val="DefaultParagraphFont"/>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72"/>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46893"/>
    <w:rPr>
      <w:rFonts w:ascii="Tahoma" w:hAnsi="Tahoma" w:cs="Tahoma"/>
      <w:sz w:val="16"/>
      <w:szCs w:val="16"/>
    </w:rPr>
  </w:style>
  <w:style w:type="paragraph" w:styleId="Subtitle">
    <w:name w:val="Subtitle"/>
    <w:basedOn w:val="Normal"/>
    <w:next w:val="Normal"/>
    <w:link w:val="SubtitleChar"/>
    <w:qFormat/>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601C65"/>
    <w:pPr>
      <w:spacing w:before="20" w:after="100" w:line="240" w:lineRule="auto"/>
      <w:pPrChange w:id="0" w:author="Jarno Nieminen" w:date="2014-06-11T12:40:00Z">
        <w:pPr>
          <w:tabs>
            <w:tab w:val="left" w:pos="1304"/>
            <w:tab w:val="left" w:pos="2608"/>
            <w:tab w:val="left" w:pos="3912"/>
            <w:tab w:val="left" w:pos="5216"/>
            <w:tab w:val="left" w:pos="6520"/>
            <w:tab w:val="left" w:pos="7824"/>
            <w:tab w:val="left" w:pos="9128"/>
          </w:tabs>
          <w:spacing w:after="120"/>
          <w:jc w:val="both"/>
        </w:pPr>
      </w:pPrChange>
    </w:pPr>
    <w:rPr>
      <w:rFonts w:ascii="Times New Roman" w:eastAsia="Times New Roman" w:hAnsi="Times New Roman"/>
      <w:sz w:val="22"/>
      <w:szCs w:val="24"/>
      <w:lang w:eastAsia="en-GB"/>
      <w:rPrChange w:id="0" w:author="Jarno Nieminen" w:date="2014-06-11T12:40:00Z">
        <w:rPr>
          <w:rFonts w:ascii="Arial" w:eastAsia="ヒラギノ角ゴ Pro W3" w:hAnsi="Arial"/>
          <w:color w:val="000000"/>
          <w:sz w:val="24"/>
          <w:lang w:val="sv-SE" w:eastAsia="en-US" w:bidi="ar-SA"/>
        </w:rPr>
      </w:rPrChange>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601C65"/>
    <w:pPr>
      <w:spacing w:after="120" w:line="240" w:lineRule="auto"/>
      <w:pPrChange w:id="1" w:author="Jarno Nieminen" w:date="2014-06-11T12:40:00Z">
        <w:pPr>
          <w:pBdr>
            <w:bottom w:val="single" w:sz="8" w:space="4" w:color="4F81BD"/>
          </w:pBdr>
          <w:spacing w:after="300"/>
          <w:contextualSpacing/>
        </w:pPr>
      </w:pPrChange>
    </w:pPr>
    <w:rPr>
      <w:rFonts w:ascii="Arial" w:eastAsia="Times New Roman" w:hAnsi="Arial" w:cs="Arial"/>
      <w:b/>
      <w:color w:val="00A9A7"/>
      <w:sz w:val="56"/>
      <w:szCs w:val="56"/>
      <w:lang w:eastAsia="en-GB"/>
      <w:rPrChange w:id="1" w:author="Jarno Nieminen" w:date="2014-06-11T12:40:00Z">
        <w:rPr>
          <w:rFonts w:ascii="Cambria" w:hAnsi="Cambria"/>
          <w:color w:val="17365D"/>
          <w:spacing w:val="5"/>
          <w:kern w:val="28"/>
          <w:sz w:val="52"/>
          <w:szCs w:val="52"/>
          <w:lang w:val="x-none" w:eastAsia="en-GB" w:bidi="ar-SA"/>
        </w:rPr>
      </w:rPrChange>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601C65"/>
    <w:pPr>
      <w:overflowPunct w:val="0"/>
      <w:autoSpaceDE w:val="0"/>
      <w:autoSpaceDN w:val="0"/>
      <w:adjustRightInd w:val="0"/>
      <w:spacing w:before="0" w:after="0"/>
      <w:ind w:left="28" w:right="28"/>
      <w:jc w:val="both"/>
      <w:textAlignment w:val="baseline"/>
      <w:pPrChange w:id="2" w:author="Jarno Nieminen" w:date="2014-06-11T12:40:00Z">
        <w:pPr>
          <w:overflowPunct w:val="0"/>
          <w:autoSpaceDE w:val="0"/>
          <w:autoSpaceDN w:val="0"/>
          <w:adjustRightInd w:val="0"/>
          <w:ind w:left="28" w:right="28"/>
          <w:jc w:val="both"/>
          <w:textAlignment w:val="baseline"/>
        </w:pPr>
      </w:pPrChange>
    </w:pPr>
    <w:rPr>
      <w:rFonts w:ascii="Arial" w:hAnsi="Arial"/>
      <w:sz w:val="20"/>
      <w:szCs w:val="20"/>
      <w:lang w:eastAsia="en-US"/>
      <w:rPrChange w:id="2" w:author="Jarno Nieminen" w:date="2014-06-11T12:40:00Z">
        <w:rPr>
          <w:rFonts w:ascii="Arial" w:hAnsi="Arial"/>
          <w:lang w:val="sv-SE" w:eastAsia="en-US" w:bidi="ar-SA"/>
        </w:rPr>
      </w:rPrChange>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nhideWhenUsed/>
    <w:rsid w:val="00601C65"/>
    <w:pPr>
      <w:spacing w:before="100" w:beforeAutospacing="1" w:after="100" w:afterAutospacing="1" w:line="240" w:lineRule="auto"/>
      <w:pPrChange w:id="3" w:author="Jarno Nieminen" w:date="2014-06-11T12:40:00Z">
        <w:pPr>
          <w:spacing w:before="100" w:beforeAutospacing="1" w:after="100" w:afterAutospacing="1"/>
        </w:pPr>
      </w:pPrChange>
    </w:pPr>
    <w:rPr>
      <w:rFonts w:ascii="Times" w:hAnsi="Times"/>
      <w:szCs w:val="20"/>
      <w:rPrChange w:id="3" w:author="Jarno Nieminen" w:date="2014-06-11T12:40:00Z">
        <w:rPr>
          <w:sz w:val="24"/>
          <w:szCs w:val="24"/>
          <w:lang w:val="sv-SE" w:eastAsia="sv-SE" w:bidi="ar-SA"/>
        </w:rPr>
      </w:rPrChange>
    </w:rPr>
  </w:style>
  <w:style w:type="character" w:customStyle="1" w:styleId="apple-converted-space">
    <w:name w:val="apple-converted-space"/>
    <w:basedOn w:val="DefaultParagraphFont"/>
    <w:rsid w:val="00CA6970"/>
  </w:style>
  <w:style w:type="paragraph" w:styleId="Caption">
    <w:name w:val="caption"/>
    <w:aliases w:val="Beskrivning Char Char Char Char Char"/>
    <w:basedOn w:val="Normal"/>
    <w:next w:val="Normal"/>
    <w:link w:val="CaptionChar"/>
    <w:qFormat/>
    <w:rsid w:val="00F711C6"/>
    <w:pPr>
      <w:spacing w:before="120" w:after="120" w:line="240" w:lineRule="auto"/>
    </w:pPr>
    <w:rPr>
      <w:rFonts w:ascii="Times New Roman" w:eastAsia="Times New Roman" w:hAnsi="Times New Roman"/>
      <w:b/>
      <w:bCs/>
      <w:szCs w:val="20"/>
      <w:lang w:val="x-none" w:eastAsia="x-none"/>
    </w:rPr>
  </w:style>
  <w:style w:type="character" w:customStyle="1" w:styleId="CaptionChar">
    <w:name w:val="Caption Char"/>
    <w:aliases w:val="Beskrivning Char Char Char Char Char Char"/>
    <w:link w:val="Caption"/>
    <w:rsid w:val="00F711C6"/>
    <w:rPr>
      <w:rFonts w:ascii="Times New Roman" w:eastAsia="Times New Roman" w:hAnsi="Times New Roman"/>
      <w:b/>
      <w:bCs/>
      <w:lang w:val="x-none" w:eastAsia="x-none"/>
    </w:rPr>
  </w:style>
  <w:style w:type="paragraph" w:customStyle="1" w:styleId="Punktlistautanavstnd">
    <w:name w:val="Punktlista utan avstånd"/>
    <w:basedOn w:val="Normal"/>
    <w:rsid w:val="00F711C6"/>
    <w:pPr>
      <w:keepLines/>
      <w:numPr>
        <w:numId w:val="6"/>
      </w:numPr>
      <w:tabs>
        <w:tab w:val="left" w:pos="1588"/>
        <w:tab w:val="left" w:pos="4253"/>
        <w:tab w:val="right" w:pos="7938"/>
      </w:tabs>
      <w:spacing w:line="240" w:lineRule="auto"/>
      <w:ind w:left="1588"/>
    </w:pPr>
    <w:rPr>
      <w:rFonts w:ascii="Book Antiqua" w:eastAsia="Times New Roman" w:hAnsi="Book Antiqua"/>
      <w:sz w:val="22"/>
      <w:szCs w:val="24"/>
      <w:lang w:eastAsia="sv-SE"/>
    </w:rPr>
  </w:style>
  <w:style w:type="character" w:customStyle="1" w:styleId="Starkbetoning1">
    <w:name w:val="Stark betoning1"/>
    <w:uiPriority w:val="21"/>
    <w:qFormat/>
    <w:rsid w:val="00F711C6"/>
    <w:rPr>
      <w:b/>
      <w:bCs/>
      <w:i/>
      <w:iCs/>
      <w:color w:val="4F81BD"/>
    </w:rPr>
  </w:style>
  <w:style w:type="paragraph" w:styleId="FootnoteText">
    <w:name w:val="footnote text"/>
    <w:basedOn w:val="Normal"/>
    <w:link w:val="FootnoteTextChar"/>
    <w:rsid w:val="00F711C6"/>
    <w:pPr>
      <w:spacing w:line="240" w:lineRule="auto"/>
    </w:pPr>
    <w:rPr>
      <w:rFonts w:ascii="Arial" w:eastAsia="ヒラギノ角ゴ Pro W3" w:hAnsi="Arial"/>
      <w:noProof/>
      <w:color w:val="000000"/>
      <w:sz w:val="24"/>
      <w:szCs w:val="24"/>
      <w:lang w:val="x-none" w:eastAsia="x-none"/>
    </w:rPr>
  </w:style>
  <w:style w:type="character" w:customStyle="1" w:styleId="FootnoteTextChar">
    <w:name w:val="Footnote Text Char"/>
    <w:basedOn w:val="DefaultParagraphFont"/>
    <w:link w:val="FootnoteText"/>
    <w:rsid w:val="00F711C6"/>
    <w:rPr>
      <w:rFonts w:ascii="Arial" w:eastAsia="ヒラギノ角ゴ Pro W3" w:hAnsi="Arial"/>
      <w:noProof/>
      <w:color w:val="000000"/>
      <w:sz w:val="24"/>
      <w:szCs w:val="24"/>
      <w:lang w:val="x-none" w:eastAsia="x-none"/>
    </w:rPr>
  </w:style>
  <w:style w:type="character" w:styleId="FootnoteReference">
    <w:name w:val="footnote reference"/>
    <w:uiPriority w:val="99"/>
    <w:rsid w:val="00F711C6"/>
    <w:rPr>
      <w:vertAlign w:val="superscript"/>
    </w:rPr>
  </w:style>
  <w:style w:type="character" w:customStyle="1" w:styleId="FooterChar1">
    <w:name w:val="Footer Char1"/>
    <w:basedOn w:val="DefaultParagraphFont"/>
    <w:rsid w:val="006A2F41"/>
    <w:rPr>
      <w:rFonts w:ascii="Georgia" w:hAnsi="Georgia"/>
      <w:sz w:val="12"/>
      <w:szCs w:val="22"/>
      <w:lang w:eastAsia="en-US"/>
    </w:rPr>
  </w:style>
  <w:style w:type="character" w:customStyle="1" w:styleId="BodyTextChar1">
    <w:name w:val="Body Text Char1"/>
    <w:basedOn w:val="DefaultParagraphFont"/>
    <w:rsid w:val="006A2F41"/>
    <w:rPr>
      <w:rFonts w:ascii="Arial" w:eastAsia="ヒラギノ角ゴ Pro W3" w:hAnsi="Arial"/>
      <w:color w:val="000000"/>
      <w:sz w:val="24"/>
      <w:lang w:eastAsia="en-US"/>
    </w:rPr>
  </w:style>
  <w:style w:type="paragraph" w:styleId="CommentText">
    <w:name w:val="annotation text"/>
    <w:link w:val="CommentTextChar"/>
    <w:autoRedefine/>
    <w:rsid w:val="006A2F4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6A2F41"/>
    <w:rPr>
      <w:rFonts w:ascii="Arial" w:eastAsia="ヒラギノ角ゴ Pro W3" w:hAnsi="Arial"/>
      <w:i/>
      <w:color w:val="000000"/>
      <w:sz w:val="24"/>
      <w:lang w:val="en-GB" w:eastAsia="en-US"/>
    </w:rPr>
  </w:style>
  <w:style w:type="character" w:styleId="CommentReference">
    <w:name w:val="annotation reference"/>
    <w:rsid w:val="006A2F41"/>
    <w:rPr>
      <w:sz w:val="16"/>
      <w:szCs w:val="16"/>
    </w:rPr>
  </w:style>
  <w:style w:type="paragraph" w:customStyle="1" w:styleId="Rubrik1Nr">
    <w:name w:val="Rubrik 1 Nr"/>
    <w:next w:val="BodyText"/>
    <w:rsid w:val="006A2F41"/>
    <w:pPr>
      <w:numPr>
        <w:numId w:val="17"/>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6A2F41"/>
    <w:pPr>
      <w:numPr>
        <w:ilvl w:val="1"/>
        <w:numId w:val="17"/>
      </w:num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6A2F41"/>
    <w:pPr>
      <w:keepLines w:val="0"/>
      <w:numPr>
        <w:numId w:val="17"/>
      </w:numPr>
      <w:spacing w:before="400" w:after="0" w:line="240" w:lineRule="auto"/>
    </w:pPr>
    <w:rPr>
      <w:rFonts w:ascii="Arial" w:hAnsi="Arial" w:cs="Arial"/>
      <w:b/>
      <w:bCs w:val="0"/>
      <w:iCs/>
      <w:sz w:val="20"/>
      <w:szCs w:val="26"/>
      <w:lang w:eastAsia="sv-SE"/>
    </w:rPr>
  </w:style>
  <w:style w:type="table" w:styleId="TableProfessional">
    <w:name w:val="Table Professional"/>
    <w:basedOn w:val="TableNormal"/>
    <w:rsid w:val="006A2F41"/>
    <w:pPr>
      <w:spacing w:before="20"/>
    </w:pPr>
    <w:rPr>
      <w:rFonts w:ascii="Arial" w:eastAsia="Times New Roman"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paragraph" w:styleId="TOC4">
    <w:name w:val="toc 4"/>
    <w:basedOn w:val="Normal"/>
    <w:next w:val="Normal"/>
    <w:autoRedefine/>
    <w:uiPriority w:val="39"/>
    <w:rsid w:val="006A2F41"/>
    <w:pPr>
      <w:spacing w:before="20" w:after="160" w:line="240" w:lineRule="auto"/>
      <w:ind w:left="658"/>
    </w:pPr>
    <w:rPr>
      <w:rFonts w:ascii="Arial" w:eastAsia="Times New Roman" w:hAnsi="Arial"/>
      <w:color w:val="1C1C1C"/>
      <w:szCs w:val="24"/>
      <w:lang w:eastAsia="en-GB"/>
    </w:rPr>
  </w:style>
  <w:style w:type="paragraph" w:styleId="TOC5">
    <w:name w:val="toc 5"/>
    <w:basedOn w:val="Normal"/>
    <w:next w:val="Normal"/>
    <w:autoRedefine/>
    <w:uiPriority w:val="39"/>
    <w:rsid w:val="006A2F41"/>
    <w:pPr>
      <w:spacing w:before="20" w:after="160" w:line="240" w:lineRule="auto"/>
      <w:ind w:left="879"/>
    </w:pPr>
    <w:rPr>
      <w:rFonts w:ascii="Arial" w:eastAsia="Times New Roman" w:hAnsi="Arial"/>
      <w:color w:val="1C1C1C"/>
      <w:szCs w:val="24"/>
      <w:lang w:eastAsia="en-GB"/>
    </w:rPr>
  </w:style>
  <w:style w:type="paragraph" w:styleId="TOC6">
    <w:name w:val="toc 6"/>
    <w:basedOn w:val="Normal"/>
    <w:next w:val="Normal"/>
    <w:autoRedefine/>
    <w:uiPriority w:val="39"/>
    <w:rsid w:val="006A2F41"/>
    <w:pPr>
      <w:spacing w:before="20" w:after="160" w:line="240" w:lineRule="auto"/>
      <w:ind w:left="1100"/>
    </w:pPr>
    <w:rPr>
      <w:rFonts w:ascii="Arial" w:eastAsia="Times New Roman" w:hAnsi="Arial"/>
      <w:color w:val="1C1C1C"/>
      <w:szCs w:val="24"/>
      <w:lang w:eastAsia="en-GB"/>
    </w:rPr>
  </w:style>
  <w:style w:type="paragraph" w:styleId="TOC7">
    <w:name w:val="toc 7"/>
    <w:basedOn w:val="Normal"/>
    <w:next w:val="Normal"/>
    <w:autoRedefine/>
    <w:uiPriority w:val="39"/>
    <w:rsid w:val="006A2F41"/>
    <w:pPr>
      <w:spacing w:before="20" w:after="160" w:line="240" w:lineRule="auto"/>
      <w:ind w:left="1321"/>
    </w:pPr>
    <w:rPr>
      <w:rFonts w:ascii="Arial" w:eastAsia="Times New Roman" w:hAnsi="Arial"/>
      <w:color w:val="1C1C1C"/>
      <w:szCs w:val="24"/>
      <w:lang w:eastAsia="en-GB"/>
    </w:rPr>
  </w:style>
  <w:style w:type="paragraph" w:styleId="TOC8">
    <w:name w:val="toc 8"/>
    <w:basedOn w:val="Normal"/>
    <w:next w:val="Normal"/>
    <w:autoRedefine/>
    <w:uiPriority w:val="39"/>
    <w:rsid w:val="006A2F41"/>
    <w:pPr>
      <w:spacing w:before="20" w:after="160" w:line="240" w:lineRule="auto"/>
      <w:ind w:left="1542"/>
    </w:pPr>
    <w:rPr>
      <w:rFonts w:ascii="Arial" w:eastAsia="Times New Roman" w:hAnsi="Arial"/>
      <w:color w:val="1C1C1C"/>
      <w:szCs w:val="24"/>
      <w:lang w:eastAsia="en-GB"/>
    </w:rPr>
  </w:style>
  <w:style w:type="paragraph" w:styleId="TOC9">
    <w:name w:val="toc 9"/>
    <w:basedOn w:val="Normal"/>
    <w:next w:val="Normal"/>
    <w:autoRedefine/>
    <w:uiPriority w:val="39"/>
    <w:rsid w:val="006A2F41"/>
    <w:pPr>
      <w:spacing w:before="20" w:after="160" w:line="240" w:lineRule="auto"/>
      <w:ind w:left="1758"/>
    </w:pPr>
    <w:rPr>
      <w:rFonts w:ascii="Arial" w:eastAsia="Times New Roman" w:hAnsi="Arial"/>
      <w:color w:val="1C1C1C"/>
      <w:szCs w:val="24"/>
      <w:lang w:eastAsia="en-GB"/>
    </w:rPr>
  </w:style>
  <w:style w:type="paragraph" w:styleId="ListNumber">
    <w:name w:val="List Number"/>
    <w:basedOn w:val="BodyText"/>
    <w:rsid w:val="00601C65"/>
    <w:pPr>
      <w:numPr>
        <w:numId w:val="18"/>
      </w:numPr>
      <w:pPrChange w:id="4" w:author="Jarno Nieminen" w:date="2014-06-11T12:40:00Z">
        <w:pPr>
          <w:numPr>
            <w:numId w:val="18"/>
          </w:numPr>
          <w:tabs>
            <w:tab w:val="num" w:pos="680"/>
          </w:tabs>
          <w:spacing w:before="20" w:after="100"/>
          <w:ind w:left="680" w:hanging="320"/>
        </w:pPr>
      </w:pPrChange>
    </w:pPr>
    <w:rPr>
      <w:lang w:val="en-GB"/>
      <w:rPrChange w:id="4" w:author="Jarno Nieminen" w:date="2014-06-11T12:40:00Z">
        <w:rPr>
          <w:sz w:val="22"/>
          <w:szCs w:val="24"/>
          <w:lang w:val="en-GB" w:eastAsia="en-GB" w:bidi="ar-SA"/>
        </w:rPr>
      </w:rPrChange>
    </w:rPr>
  </w:style>
  <w:style w:type="paragraph" w:styleId="BodyText2">
    <w:name w:val="Body Text 2"/>
    <w:basedOn w:val="BodyText"/>
    <w:next w:val="BodyText"/>
    <w:link w:val="BodyText2Char"/>
    <w:rsid w:val="00601C65"/>
    <w:pPr>
      <w:spacing w:after="20"/>
      <w:pPrChange w:id="5" w:author="Jarno Nieminen" w:date="2014-06-11T12:40:00Z">
        <w:pPr>
          <w:spacing w:before="20" w:after="20"/>
        </w:pPr>
      </w:pPrChange>
    </w:pPr>
    <w:rPr>
      <w:rFonts w:ascii="Arial" w:hAnsi="Arial"/>
      <w:sz w:val="18"/>
      <w:lang w:val="en-GB"/>
      <w:rPrChange w:id="5" w:author="Jarno Nieminen" w:date="2014-06-11T12:40:00Z">
        <w:rPr>
          <w:rFonts w:ascii="Arial" w:hAnsi="Arial"/>
          <w:sz w:val="18"/>
          <w:szCs w:val="24"/>
          <w:lang w:val="en-GB" w:eastAsia="en-GB" w:bidi="ar-SA"/>
        </w:rPr>
      </w:rPrChange>
    </w:rPr>
  </w:style>
  <w:style w:type="character" w:customStyle="1" w:styleId="BodyText2Char">
    <w:name w:val="Body Text 2 Char"/>
    <w:basedOn w:val="DefaultParagraphFont"/>
    <w:link w:val="BodyText2"/>
    <w:rsid w:val="006A2F41"/>
    <w:rPr>
      <w:rFonts w:ascii="Arial" w:eastAsia="Times New Roman" w:hAnsi="Arial"/>
      <w:sz w:val="18"/>
      <w:szCs w:val="24"/>
      <w:lang w:val="en-GB" w:eastAsia="en-GB"/>
    </w:rPr>
  </w:style>
  <w:style w:type="paragraph" w:customStyle="1" w:styleId="Hjlptext">
    <w:name w:val="Hjälptext"/>
    <w:basedOn w:val="BodyText"/>
    <w:rsid w:val="00601C65"/>
    <w:pPr>
      <w:spacing w:before="120" w:after="120"/>
      <w:pPrChange w:id="6" w:author="Jarno Nieminen" w:date="2014-06-11T12:40:00Z">
        <w:pPr>
          <w:spacing w:before="120" w:after="120"/>
        </w:pPr>
      </w:pPrChange>
    </w:pPr>
    <w:rPr>
      <w:rFonts w:ascii="Arial" w:hAnsi="Arial"/>
      <w:i/>
      <w:color w:val="1C1C1C"/>
      <w:sz w:val="20"/>
      <w:rPrChange w:id="6" w:author="Jarno Nieminen" w:date="2014-06-11T12:40:00Z">
        <w:rPr>
          <w:rFonts w:ascii="Arial" w:hAnsi="Arial"/>
          <w:i/>
          <w:color w:val="1C1C1C"/>
          <w:szCs w:val="24"/>
          <w:lang w:val="sv-SE" w:eastAsia="en-GB" w:bidi="ar-SA"/>
        </w:rPr>
      </w:rPrChange>
    </w:rPr>
  </w:style>
  <w:style w:type="numbering" w:styleId="111111">
    <w:name w:val="Outline List 2"/>
    <w:basedOn w:val="NoList"/>
    <w:semiHidden/>
    <w:rsid w:val="006A2F41"/>
    <w:pPr>
      <w:numPr>
        <w:numId w:val="19"/>
      </w:numPr>
    </w:pPr>
  </w:style>
  <w:style w:type="numbering" w:styleId="1ai">
    <w:name w:val="Outline List 1"/>
    <w:basedOn w:val="NoList"/>
    <w:semiHidden/>
    <w:rsid w:val="006A2F41"/>
    <w:pPr>
      <w:numPr>
        <w:numId w:val="20"/>
      </w:numPr>
    </w:pPr>
  </w:style>
  <w:style w:type="paragraph" w:styleId="BodyTextIndent">
    <w:name w:val="Body Text Indent"/>
    <w:basedOn w:val="Normal"/>
    <w:link w:val="BodyTextIndentChar"/>
    <w:rsid w:val="006A2F41"/>
    <w:pPr>
      <w:suppressAutoHyphens/>
      <w:spacing w:after="120" w:line="240" w:lineRule="auto"/>
      <w:ind w:left="283"/>
    </w:pPr>
    <w:rPr>
      <w:rFonts w:ascii="Times New Roman" w:eastAsia="Times New Roman" w:hAnsi="Times New Roman"/>
      <w:sz w:val="24"/>
      <w:szCs w:val="20"/>
      <w:lang w:val="x-none" w:eastAsia="ar-SA"/>
    </w:rPr>
  </w:style>
  <w:style w:type="character" w:customStyle="1" w:styleId="BodyTextIndentChar">
    <w:name w:val="Body Text Indent Char"/>
    <w:basedOn w:val="DefaultParagraphFont"/>
    <w:link w:val="BodyTextIndent"/>
    <w:rsid w:val="006A2F41"/>
    <w:rPr>
      <w:rFonts w:ascii="Times New Roman" w:eastAsia="Times New Roman" w:hAnsi="Times New Roman"/>
      <w:sz w:val="24"/>
      <w:lang w:val="x-none" w:eastAsia="ar-SA"/>
    </w:rPr>
  </w:style>
  <w:style w:type="paragraph" w:customStyle="1" w:styleId="Tabletext0">
    <w:name w:val="Tabletext"/>
    <w:basedOn w:val="Normal"/>
    <w:rsid w:val="006A2F41"/>
    <w:pPr>
      <w:keepLines/>
      <w:widowControl w:val="0"/>
      <w:suppressAutoHyphens/>
      <w:spacing w:after="120" w:line="240" w:lineRule="atLeast"/>
    </w:pPr>
    <w:rPr>
      <w:rFonts w:ascii="Times New Roman" w:eastAsia="Times New Roman" w:hAnsi="Times New Roman"/>
      <w:szCs w:val="20"/>
      <w:lang w:val="en-US" w:eastAsia="ar-SA"/>
    </w:rPr>
  </w:style>
  <w:style w:type="paragraph" w:customStyle="1" w:styleId="Kommentarer1">
    <w:name w:val="Kommentarer1"/>
    <w:basedOn w:val="BodyText"/>
    <w:rsid w:val="00601C65"/>
    <w:pPr>
      <w:keepLines/>
      <w:widowControl w:val="0"/>
      <w:suppressAutoHyphens/>
      <w:spacing w:before="0" w:after="120" w:line="240" w:lineRule="atLeast"/>
      <w:ind w:left="720"/>
      <w:pPrChange w:id="7" w:author="Jarno Nieminen" w:date="2014-06-11T12:40:00Z">
        <w:pPr>
          <w:keepLines/>
          <w:widowControl w:val="0"/>
          <w:suppressAutoHyphens/>
          <w:spacing w:after="120" w:line="240" w:lineRule="atLeast"/>
          <w:ind w:left="720"/>
        </w:pPr>
      </w:pPrChange>
    </w:pPr>
    <w:rPr>
      <w:color w:val="0000FF"/>
      <w:sz w:val="20"/>
      <w:szCs w:val="20"/>
      <w:lang w:eastAsia="ar-SA"/>
      <w:rPrChange w:id="7" w:author="Jarno Nieminen" w:date="2014-06-11T12:40:00Z">
        <w:rPr>
          <w:color w:val="0000FF"/>
          <w:lang w:val="sv-SE" w:eastAsia="ar-SA" w:bidi="ar-SA"/>
        </w:rPr>
      </w:rPrChange>
    </w:rPr>
  </w:style>
  <w:style w:type="paragraph" w:customStyle="1" w:styleId="Beskrivning1">
    <w:name w:val="Beskrivning1"/>
    <w:basedOn w:val="Normal"/>
    <w:next w:val="Normal"/>
    <w:rsid w:val="006A2F41"/>
    <w:pPr>
      <w:widowControl w:val="0"/>
      <w:suppressAutoHyphens/>
      <w:spacing w:line="240" w:lineRule="atLeast"/>
    </w:pPr>
    <w:rPr>
      <w:rFonts w:ascii="Times New Roman" w:eastAsia="Times New Roman" w:hAnsi="Times New Roman"/>
      <w:b/>
      <w:bCs/>
      <w:szCs w:val="20"/>
      <w:lang w:val="en-US" w:eastAsia="ar-SA"/>
    </w:rPr>
  </w:style>
  <w:style w:type="paragraph" w:customStyle="1" w:styleId="InfoBlue">
    <w:name w:val="InfoBlue"/>
    <w:basedOn w:val="Normal"/>
    <w:next w:val="BodyText"/>
    <w:rsid w:val="006A2F41"/>
    <w:pPr>
      <w:widowControl w:val="0"/>
      <w:suppressAutoHyphens/>
      <w:spacing w:after="120" w:line="240" w:lineRule="atLeast"/>
      <w:ind w:left="720"/>
    </w:pPr>
    <w:rPr>
      <w:rFonts w:ascii="Times New Roman" w:eastAsia="Times New Roman" w:hAnsi="Times New Roman"/>
      <w:i/>
      <w:color w:val="0000FF"/>
      <w:szCs w:val="20"/>
      <w:lang w:val="en-US" w:eastAsia="ar-SA"/>
    </w:rPr>
  </w:style>
  <w:style w:type="paragraph" w:customStyle="1" w:styleId="StyleTableText12pt">
    <w:name w:val="Style Table Text + 12 pt"/>
    <w:basedOn w:val="Normal"/>
    <w:rsid w:val="006A2F41"/>
    <w:pPr>
      <w:spacing w:before="120" w:after="120" w:line="240" w:lineRule="auto"/>
    </w:pPr>
    <w:rPr>
      <w:rFonts w:ascii="Times New Roman" w:eastAsia="Times New Roman" w:hAnsi="Times New Roman"/>
      <w:szCs w:val="20"/>
      <w:lang w:eastAsia="sv-SE"/>
    </w:rPr>
  </w:style>
  <w:style w:type="paragraph" w:customStyle="1" w:styleId="normalChar">
    <w:name w:val="normalChar"/>
    <w:basedOn w:val="Caption"/>
    <w:rsid w:val="006A2F41"/>
  </w:style>
  <w:style w:type="paragraph" w:customStyle="1" w:styleId="infoblue0">
    <w:name w:val="infoblue"/>
    <w:basedOn w:val="BodyText2"/>
    <w:rsid w:val="006A2F41"/>
    <w:pPr>
      <w:spacing w:before="0" w:after="120" w:line="480" w:lineRule="auto"/>
    </w:pPr>
    <w:rPr>
      <w:rFonts w:ascii="Times New Roman" w:hAnsi="Times New Roman"/>
      <w:sz w:val="24"/>
      <w:lang w:val="sv-SE" w:eastAsia="sv-SE"/>
    </w:rPr>
  </w:style>
  <w:style w:type="paragraph" w:styleId="TableofFigures">
    <w:name w:val="table of figures"/>
    <w:basedOn w:val="Normal"/>
    <w:next w:val="Normal"/>
    <w:uiPriority w:val="99"/>
    <w:rsid w:val="006A2F41"/>
    <w:pPr>
      <w:spacing w:before="20" w:after="40" w:line="240" w:lineRule="auto"/>
    </w:pPr>
    <w:rPr>
      <w:rFonts w:ascii="Times New Roman" w:eastAsia="Times New Roman" w:hAnsi="Times New Roman"/>
      <w:szCs w:val="24"/>
      <w:lang w:eastAsia="en-GB"/>
    </w:rPr>
  </w:style>
  <w:style w:type="paragraph" w:customStyle="1" w:styleId="TimesNewRoman">
    <w:name w:val="Times New Roman"/>
    <w:aliases w:val="10 pt,(Latin) Fetstil,Inte (Komplex) Kursiv ..."/>
    <w:basedOn w:val="Rubrik2Nr"/>
    <w:rsid w:val="00601C65"/>
    <w:pPr>
      <w:numPr>
        <w:ilvl w:val="0"/>
        <w:numId w:val="0"/>
      </w:numPr>
      <w:ind w:left="1440" w:hanging="360"/>
      <w:pPrChange w:id="8" w:author="Jarno Nieminen" w:date="2014-06-11T12:40:00Z">
        <w:pPr>
          <w:numPr>
            <w:ilvl w:val="1"/>
            <w:numId w:val="50"/>
          </w:numPr>
          <w:spacing w:before="480" w:after="120"/>
          <w:ind w:left="1440" w:hanging="360"/>
          <w:outlineLvl w:val="1"/>
        </w:pPr>
      </w:pPrChange>
    </w:pPr>
    <w:rPr>
      <w:rFonts w:ascii="Times New Roman" w:hAnsi="Times New Roman" w:cs="Times New Roman"/>
      <w:b/>
      <w:iCs w:val="0"/>
      <w:sz w:val="20"/>
      <w:szCs w:val="20"/>
      <w:lang w:eastAsia="ar-SA"/>
      <w:rPrChange w:id="8" w:author="Jarno Nieminen" w:date="2014-06-11T12:40:00Z">
        <w:rPr>
          <w:b/>
          <w:bCs/>
          <w:lang w:val="sv-SE" w:eastAsia="ar-SA" w:bidi="ar-SA"/>
        </w:rPr>
      </w:rPrChange>
    </w:rPr>
  </w:style>
  <w:style w:type="character" w:customStyle="1" w:styleId="CharChar7">
    <w:name w:val="Char Char7"/>
    <w:rsid w:val="006A2F41"/>
    <w:rPr>
      <w:sz w:val="22"/>
      <w:szCs w:val="24"/>
      <w:lang w:val="en-GB" w:eastAsia="en-GB" w:bidi="ar-SA"/>
    </w:rPr>
  </w:style>
  <w:style w:type="character" w:customStyle="1" w:styleId="Mellanmrktrutnt11">
    <w:name w:val="Mellanmörkt rutnät 11"/>
    <w:uiPriority w:val="99"/>
    <w:semiHidden/>
    <w:rsid w:val="006A2F41"/>
    <w:rPr>
      <w:color w:val="808080"/>
    </w:rPr>
  </w:style>
  <w:style w:type="character" w:styleId="IntenseEmphasis">
    <w:name w:val="Intense Emphasis"/>
    <w:uiPriority w:val="21"/>
    <w:qFormat/>
    <w:rsid w:val="006A2F41"/>
    <w:rPr>
      <w:b/>
      <w:bCs/>
      <w:i/>
      <w:iCs/>
      <w:color w:val="4F81BD"/>
    </w:rPr>
  </w:style>
  <w:style w:type="table" w:styleId="MediumShading2-Accent6">
    <w:name w:val="Medium Shading 2 Accent 6"/>
    <w:basedOn w:val="TableNormal"/>
    <w:uiPriority w:val="60"/>
    <w:rsid w:val="006A2F41"/>
    <w:rPr>
      <w:rFonts w:ascii="Times New Roman" w:eastAsia="Times New Roman" w:hAnsi="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0"/>
    <w:rsid w:val="006A2F41"/>
    <w:rPr>
      <w:rFonts w:ascii="Times New Roman" w:eastAsia="Times New Roman" w:hAnsi="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leGrid5">
    <w:name w:val="Table Grid 5"/>
    <w:basedOn w:val="TableNormal"/>
    <w:rsid w:val="006A2F41"/>
    <w:pPr>
      <w:spacing w:before="20" w:after="4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8">
    <w:name w:val="Table List 8"/>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6A2F41"/>
    <w:pPr>
      <w:spacing w:before="20" w:after="40"/>
    </w:pPr>
    <w:rPr>
      <w:rFonts w:ascii="Times New Roman" w:eastAsia="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Strong">
    <w:name w:val="Strong"/>
    <w:qFormat/>
    <w:rsid w:val="006A2F41"/>
    <w:rPr>
      <w:b/>
      <w:bCs/>
    </w:rPr>
  </w:style>
  <w:style w:type="paragraph" w:customStyle="1" w:styleId="Frgadlista-dekorfrg11">
    <w:name w:val="Färgad lista - dekorfärg 11"/>
    <w:basedOn w:val="Normal"/>
    <w:uiPriority w:val="34"/>
    <w:qFormat/>
    <w:rsid w:val="006A2F41"/>
    <w:pPr>
      <w:spacing w:after="200" w:line="276" w:lineRule="auto"/>
      <w:ind w:left="720"/>
      <w:contextualSpacing/>
    </w:pPr>
    <w:rPr>
      <w:rFonts w:ascii="Calibri" w:hAnsi="Calibri"/>
      <w:sz w:val="22"/>
    </w:rPr>
  </w:style>
  <w:style w:type="paragraph" w:styleId="NoSpacing">
    <w:name w:val="No Spacing"/>
    <w:basedOn w:val="Normal"/>
    <w:qFormat/>
    <w:rsid w:val="006A2F41"/>
    <w:pPr>
      <w:keepNext/>
      <w:tabs>
        <w:tab w:val="num" w:pos="720"/>
      </w:tabs>
      <w:spacing w:before="20" w:after="40" w:line="240" w:lineRule="auto"/>
      <w:ind w:left="1080" w:hanging="360"/>
      <w:contextualSpacing/>
      <w:outlineLvl w:val="1"/>
    </w:pPr>
    <w:rPr>
      <w:rFonts w:ascii="Verdana" w:eastAsia="Times New Roman" w:hAnsi="Verdana"/>
      <w:szCs w:val="24"/>
      <w:lang w:eastAsia="en-GB"/>
    </w:rPr>
  </w:style>
  <w:style w:type="paragraph" w:styleId="CommentSubject">
    <w:name w:val="annotation subject"/>
    <w:basedOn w:val="CommentText"/>
    <w:next w:val="CommentText"/>
    <w:link w:val="CommentSubjectChar"/>
    <w:rsid w:val="006A2F41"/>
    <w:pPr>
      <w:spacing w:before="20" w:after="40"/>
      <w:ind w:left="0"/>
    </w:pPr>
    <w:rPr>
      <w:rFonts w:ascii="Times New Roman" w:eastAsia="Times New Roman" w:hAnsi="Times New Roman"/>
      <w:b/>
      <w:bCs/>
      <w:i w:val="0"/>
      <w:color w:val="auto"/>
      <w:sz w:val="20"/>
      <w:lang w:val="sv-SE" w:eastAsia="en-GB"/>
    </w:rPr>
  </w:style>
  <w:style w:type="character" w:customStyle="1" w:styleId="CommentSubjectChar">
    <w:name w:val="Comment Subject Char"/>
    <w:basedOn w:val="CommentTextChar"/>
    <w:link w:val="CommentSubject"/>
    <w:rsid w:val="006A2F41"/>
    <w:rPr>
      <w:rFonts w:ascii="Times New Roman" w:eastAsia="Times New Roman" w:hAnsi="Times New Roman"/>
      <w:b/>
      <w:bCs/>
      <w:i w:val="0"/>
      <w:color w:val="000000"/>
      <w:sz w:val="24"/>
      <w:lang w:val="en-GB" w:eastAsia="en-GB"/>
    </w:rPr>
  </w:style>
  <w:style w:type="character" w:customStyle="1" w:styleId="Heading6Char">
    <w:name w:val="Heading 6 Char"/>
    <w:basedOn w:val="DefaultParagraphFont"/>
    <w:link w:val="Heading6"/>
    <w:rsid w:val="006A2F41"/>
    <w:rPr>
      <w:rFonts w:ascii="Times New Roman" w:eastAsia="Times New Roman" w:hAnsi="Times New Roman"/>
      <w:bCs/>
      <w:sz w:val="22"/>
      <w:szCs w:val="22"/>
    </w:rPr>
  </w:style>
  <w:style w:type="character" w:customStyle="1" w:styleId="Heading7Char">
    <w:name w:val="Heading 7 Char"/>
    <w:basedOn w:val="DefaultParagraphFont"/>
    <w:link w:val="Heading7"/>
    <w:rsid w:val="006A2F41"/>
    <w:rPr>
      <w:rFonts w:ascii="Times New Roman" w:eastAsia="Times New Roman" w:hAnsi="Times New Roman"/>
      <w:sz w:val="24"/>
      <w:szCs w:val="24"/>
    </w:rPr>
  </w:style>
  <w:style w:type="character" w:customStyle="1" w:styleId="Heading8Char">
    <w:name w:val="Heading 8 Char"/>
    <w:basedOn w:val="DefaultParagraphFont"/>
    <w:link w:val="Heading8"/>
    <w:rsid w:val="006A2F41"/>
    <w:rPr>
      <w:rFonts w:ascii="Times New Roman" w:eastAsia="Times New Roman" w:hAnsi="Times New Roman"/>
      <w:i/>
      <w:iCs/>
      <w:sz w:val="24"/>
      <w:szCs w:val="24"/>
    </w:rPr>
  </w:style>
  <w:style w:type="character" w:customStyle="1" w:styleId="Heading9Char">
    <w:name w:val="Heading 9 Char"/>
    <w:basedOn w:val="DefaultParagraphFont"/>
    <w:link w:val="Heading9"/>
    <w:rsid w:val="006A2F41"/>
    <w:rPr>
      <w:rFonts w:ascii="Arial" w:eastAsia="Times New Roman" w:hAnsi="Arial" w:cs="Arial"/>
      <w:sz w:val="22"/>
      <w:szCs w:val="22"/>
    </w:rPr>
  </w:style>
  <w:style w:type="paragraph" w:styleId="NormalIndent">
    <w:name w:val="Normal Indent"/>
    <w:basedOn w:val="Normal"/>
    <w:next w:val="Normal"/>
    <w:rsid w:val="006A2F41"/>
    <w:pPr>
      <w:spacing w:after="120" w:line="240" w:lineRule="auto"/>
      <w:ind w:left="567"/>
    </w:pPr>
    <w:rPr>
      <w:rFonts w:ascii="Times New Roman" w:eastAsia="Times New Roman" w:hAnsi="Times New Roman"/>
      <w:sz w:val="24"/>
      <w:szCs w:val="20"/>
      <w:lang w:eastAsia="sv-SE"/>
    </w:rPr>
  </w:style>
  <w:style w:type="paragraph" w:customStyle="1" w:styleId="Hngandeindrag">
    <w:name w:val="Hängande indrag"/>
    <w:basedOn w:val="Normal"/>
    <w:semiHidden/>
    <w:rsid w:val="006A2F41"/>
    <w:pPr>
      <w:spacing w:after="120" w:line="240" w:lineRule="auto"/>
      <w:ind w:left="567" w:hanging="567"/>
    </w:pPr>
    <w:rPr>
      <w:rFonts w:ascii="Times New Roman" w:eastAsia="Times New Roman" w:hAnsi="Times New Roman"/>
      <w:sz w:val="24"/>
      <w:szCs w:val="20"/>
      <w:lang w:eastAsia="sv-SE"/>
    </w:rPr>
  </w:style>
  <w:style w:type="paragraph" w:customStyle="1" w:styleId="Frstaradensindrag">
    <w:name w:val="Första radens indrag"/>
    <w:basedOn w:val="Normal"/>
    <w:semiHidden/>
    <w:rsid w:val="006A2F41"/>
    <w:pPr>
      <w:spacing w:after="120" w:line="240" w:lineRule="auto"/>
      <w:ind w:firstLine="567"/>
    </w:pPr>
    <w:rPr>
      <w:rFonts w:ascii="Times New Roman" w:eastAsia="Times New Roman" w:hAnsi="Times New Roman"/>
      <w:sz w:val="24"/>
      <w:szCs w:val="20"/>
      <w:lang w:eastAsia="sv-SE"/>
    </w:rPr>
  </w:style>
  <w:style w:type="paragraph" w:styleId="BodyText3">
    <w:name w:val="Body Text 3"/>
    <w:basedOn w:val="Normal"/>
    <w:link w:val="BodyText3Char"/>
    <w:rsid w:val="006A2F41"/>
    <w:pPr>
      <w:spacing w:after="120" w:line="240" w:lineRule="auto"/>
    </w:pPr>
    <w:rPr>
      <w:rFonts w:ascii="Times New Roman" w:eastAsia="Times New Roman" w:hAnsi="Times New Roman"/>
      <w:i/>
      <w:iCs/>
      <w:sz w:val="24"/>
      <w:szCs w:val="20"/>
      <w:lang w:eastAsia="sv-SE"/>
    </w:rPr>
  </w:style>
  <w:style w:type="character" w:customStyle="1" w:styleId="BodyText3Char">
    <w:name w:val="Body Text 3 Char"/>
    <w:basedOn w:val="DefaultParagraphFont"/>
    <w:link w:val="BodyText3"/>
    <w:rsid w:val="006A2F41"/>
    <w:rPr>
      <w:rFonts w:ascii="Times New Roman" w:eastAsia="Times New Roman" w:hAnsi="Times New Roman"/>
      <w:i/>
      <w:iCs/>
      <w:sz w:val="24"/>
    </w:rPr>
  </w:style>
  <w:style w:type="paragraph" w:customStyle="1" w:styleId="Punkter">
    <w:name w:val="Punkter"/>
    <w:basedOn w:val="Normal"/>
    <w:rsid w:val="006A2F41"/>
    <w:pPr>
      <w:numPr>
        <w:ilvl w:val="2"/>
        <w:numId w:val="21"/>
      </w:numPr>
      <w:spacing w:after="120" w:line="240" w:lineRule="auto"/>
      <w:ind w:left="284"/>
    </w:pPr>
    <w:rPr>
      <w:rFonts w:ascii="Times New Roman" w:eastAsia="Times New Roman" w:hAnsi="Times New Roman"/>
      <w:sz w:val="24"/>
      <w:lang w:val="en-GB" w:eastAsia="sv-SE"/>
    </w:rPr>
  </w:style>
  <w:style w:type="paragraph" w:customStyle="1" w:styleId="BalloonText2">
    <w:name w:val="Balloon Text2"/>
    <w:basedOn w:val="Normal"/>
    <w:semiHidden/>
    <w:rsid w:val="006A2F41"/>
    <w:pPr>
      <w:spacing w:after="120" w:line="240" w:lineRule="auto"/>
    </w:pPr>
    <w:rPr>
      <w:rFonts w:ascii="Tahoma" w:eastAsia="Times New Roman" w:hAnsi="Tahoma" w:cs="Verdana"/>
      <w:szCs w:val="16"/>
      <w:lang w:eastAsia="sv-SE"/>
    </w:rPr>
  </w:style>
  <w:style w:type="paragraph" w:customStyle="1" w:styleId="Frstarubrik">
    <w:name w:val="Första rubrik"/>
    <w:basedOn w:val="Normal"/>
    <w:rsid w:val="006A2F41"/>
    <w:pPr>
      <w:spacing w:after="120" w:line="240" w:lineRule="auto"/>
    </w:pPr>
    <w:rPr>
      <w:rFonts w:ascii="TradeGothic LH Extended" w:eastAsia="Times New Roman" w:hAnsi="TradeGothic LH Extended"/>
      <w:b/>
      <w:sz w:val="32"/>
      <w:szCs w:val="32"/>
      <w:lang w:val="en-GB" w:eastAsia="sv-SE"/>
    </w:rPr>
  </w:style>
  <w:style w:type="paragraph" w:customStyle="1" w:styleId="Andrarubrik">
    <w:name w:val="Andra rubrik"/>
    <w:basedOn w:val="Frstarubrik"/>
    <w:rsid w:val="006A2F41"/>
    <w:rPr>
      <w:sz w:val="24"/>
    </w:rPr>
  </w:style>
  <w:style w:type="paragraph" w:customStyle="1" w:styleId="Brdtextfet">
    <w:name w:val="Brödtext fet"/>
    <w:basedOn w:val="BodyText"/>
    <w:rsid w:val="00601C65"/>
    <w:pPr>
      <w:autoSpaceDE w:val="0"/>
      <w:autoSpaceDN w:val="0"/>
      <w:adjustRightInd w:val="0"/>
      <w:spacing w:before="0" w:after="0"/>
      <w:pPrChange w:id="9" w:author="Jarno Nieminen" w:date="2014-06-11T12:40:00Z">
        <w:pPr>
          <w:autoSpaceDE w:val="0"/>
          <w:autoSpaceDN w:val="0"/>
          <w:adjustRightInd w:val="0"/>
        </w:pPr>
      </w:pPrChange>
    </w:pPr>
    <w:rPr>
      <w:b/>
      <w:sz w:val="24"/>
      <w:lang w:val="en-US" w:eastAsia="en-US"/>
      <w:rPrChange w:id="9" w:author="Jarno Nieminen" w:date="2014-06-11T12:40:00Z">
        <w:rPr>
          <w:b/>
          <w:sz w:val="24"/>
          <w:szCs w:val="24"/>
          <w:lang w:val="en-US" w:eastAsia="en-US" w:bidi="ar-SA"/>
        </w:rPr>
      </w:rPrChange>
    </w:rPr>
  </w:style>
  <w:style w:type="paragraph" w:styleId="Index1">
    <w:name w:val="index 1"/>
    <w:basedOn w:val="Normal"/>
    <w:next w:val="Normal"/>
    <w:autoRedefine/>
    <w:rsid w:val="006A2F41"/>
    <w:pPr>
      <w:tabs>
        <w:tab w:val="right" w:leader="dot" w:pos="3467"/>
      </w:tabs>
      <w:spacing w:after="120" w:line="240" w:lineRule="auto"/>
      <w:ind w:left="220" w:hanging="220"/>
    </w:pPr>
    <w:rPr>
      <w:rFonts w:ascii="Times New Roman" w:eastAsia="Times New Roman" w:hAnsi="Times New Roman"/>
      <w:szCs w:val="20"/>
      <w:lang w:eastAsia="sv-SE"/>
    </w:rPr>
  </w:style>
  <w:style w:type="paragraph" w:styleId="Index4">
    <w:name w:val="index 4"/>
    <w:basedOn w:val="Normal"/>
    <w:next w:val="Normal"/>
    <w:autoRedefine/>
    <w:rsid w:val="006A2F41"/>
    <w:pPr>
      <w:tabs>
        <w:tab w:val="right" w:leader="dot" w:pos="3467"/>
      </w:tabs>
      <w:spacing w:after="120" w:line="240" w:lineRule="auto"/>
      <w:ind w:left="880" w:hanging="220"/>
    </w:pPr>
    <w:rPr>
      <w:rFonts w:ascii="Times New Roman" w:eastAsia="Times New Roman" w:hAnsi="Times New Roman"/>
      <w:szCs w:val="20"/>
      <w:lang w:eastAsia="sv-SE"/>
    </w:rPr>
  </w:style>
  <w:style w:type="paragraph" w:styleId="Index5">
    <w:name w:val="index 5"/>
    <w:basedOn w:val="Normal"/>
    <w:next w:val="Normal"/>
    <w:autoRedefine/>
    <w:rsid w:val="006A2F41"/>
    <w:pPr>
      <w:tabs>
        <w:tab w:val="right" w:leader="dot" w:pos="3467"/>
      </w:tabs>
      <w:spacing w:after="120" w:line="240" w:lineRule="auto"/>
      <w:ind w:left="1100" w:hanging="220"/>
    </w:pPr>
    <w:rPr>
      <w:rFonts w:ascii="Times New Roman" w:eastAsia="Times New Roman" w:hAnsi="Times New Roman"/>
      <w:szCs w:val="20"/>
      <w:lang w:eastAsia="sv-SE"/>
    </w:rPr>
  </w:style>
  <w:style w:type="paragraph" w:customStyle="1" w:styleId="BalloonText1">
    <w:name w:val="Balloon Text1"/>
    <w:basedOn w:val="Normal"/>
    <w:semiHidden/>
    <w:rsid w:val="006A2F41"/>
    <w:pPr>
      <w:spacing w:after="120" w:line="240" w:lineRule="auto"/>
    </w:pPr>
    <w:rPr>
      <w:rFonts w:ascii="Tahoma" w:eastAsia="Times New Roman" w:hAnsi="Tahoma" w:cs="Verdana"/>
      <w:szCs w:val="16"/>
      <w:lang w:eastAsia="sv-SE"/>
    </w:rPr>
  </w:style>
  <w:style w:type="paragraph" w:customStyle="1" w:styleId="Normaltext">
    <w:name w:val="Normaltext"/>
    <w:rsid w:val="006A2F41"/>
    <w:pPr>
      <w:keepLines/>
      <w:spacing w:before="40" w:after="80"/>
    </w:pPr>
    <w:rPr>
      <w:rFonts w:ascii="Times New Roman" w:eastAsia="Times New Roman" w:hAnsi="Times New Roman"/>
      <w:sz w:val="24"/>
    </w:rPr>
  </w:style>
  <w:style w:type="paragraph" w:customStyle="1" w:styleId="Sidnr-sid2">
    <w:name w:val="Sidnr-sid2"/>
    <w:rsid w:val="006A2F41"/>
    <w:rPr>
      <w:rFonts w:ascii="Times New Roman" w:eastAsia="Times New Roman" w:hAnsi="Times New Roman"/>
      <w:noProof/>
    </w:rPr>
  </w:style>
  <w:style w:type="paragraph" w:customStyle="1" w:styleId="BodyText21">
    <w:name w:val="Body Text 21"/>
    <w:basedOn w:val="Normal"/>
    <w:rsid w:val="006A2F41"/>
    <w:pPr>
      <w:spacing w:after="120" w:line="240" w:lineRule="auto"/>
    </w:pPr>
    <w:rPr>
      <w:rFonts w:ascii="Times New Roman" w:eastAsia="Times New Roman" w:hAnsi="Times New Roman"/>
      <w:sz w:val="24"/>
      <w:szCs w:val="20"/>
      <w:lang w:eastAsia="sv-SE"/>
    </w:rPr>
  </w:style>
  <w:style w:type="paragraph" w:customStyle="1" w:styleId="Texten">
    <w:name w:val="Texten"/>
    <w:basedOn w:val="Normal"/>
    <w:rsid w:val="006A2F41"/>
    <w:pPr>
      <w:spacing w:after="120" w:line="240" w:lineRule="auto"/>
    </w:pPr>
    <w:rPr>
      <w:rFonts w:ascii="Times New Roman" w:eastAsia="Times New Roman" w:hAnsi="Times New Roman"/>
      <w:sz w:val="24"/>
      <w:szCs w:val="24"/>
      <w:lang w:eastAsia="sv-SE"/>
    </w:rPr>
  </w:style>
  <w:style w:type="character" w:customStyle="1" w:styleId="Imperativ">
    <w:name w:val="Imperativ"/>
    <w:rsid w:val="006A2F41"/>
    <w:rPr>
      <w:rFonts w:ascii="Times New Roman" w:hAnsi="Times New Roman"/>
      <w:b/>
      <w:sz w:val="24"/>
    </w:rPr>
  </w:style>
  <w:style w:type="paragraph" w:customStyle="1" w:styleId="Normativ">
    <w:name w:val="Normativ"/>
    <w:basedOn w:val="Normal"/>
    <w:rsid w:val="006A2F41"/>
    <w:pPr>
      <w:spacing w:before="120" w:after="120" w:line="240" w:lineRule="auto"/>
    </w:pPr>
    <w:rPr>
      <w:rFonts w:ascii="Times New Roman" w:eastAsia="Times New Roman" w:hAnsi="Times New Roman"/>
      <w:sz w:val="24"/>
      <w:szCs w:val="24"/>
      <w:lang w:eastAsia="sv-SE"/>
    </w:rPr>
  </w:style>
  <w:style w:type="character" w:customStyle="1" w:styleId="emailstyle18">
    <w:name w:val="emailstyle18"/>
    <w:semiHidden/>
    <w:rsid w:val="006A2F41"/>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CommentText"/>
    <w:next w:val="CommentText"/>
    <w:semiHidden/>
    <w:rsid w:val="006A2F41"/>
    <w:pPr>
      <w:spacing w:after="120"/>
      <w:ind w:left="0"/>
    </w:pPr>
    <w:rPr>
      <w:rFonts w:ascii="Times New Roman" w:eastAsia="Times New Roman" w:hAnsi="Times New Roman"/>
      <w:b/>
      <w:bCs/>
      <w:i w:val="0"/>
      <w:color w:val="auto"/>
      <w:sz w:val="20"/>
      <w:lang w:val="sv-SE" w:eastAsia="sv-SE"/>
    </w:rPr>
  </w:style>
  <w:style w:type="paragraph" w:customStyle="1" w:styleId="Normal1">
    <w:name w:val="Normal1"/>
    <w:aliases w:val=" webb,webb,Normal (webb)1"/>
    <w:basedOn w:val="Normal"/>
    <w:rsid w:val="006A2F4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6A2F41"/>
    <w:pPr>
      <w:autoSpaceDE w:val="0"/>
      <w:autoSpaceDN w:val="0"/>
      <w:adjustRightInd w:val="0"/>
    </w:pPr>
    <w:rPr>
      <w:rFonts w:ascii="Garamond" w:eastAsia="Times New Roman" w:hAnsi="Garamond" w:cs="TradeGothic LH Extended"/>
      <w:color w:val="000000"/>
      <w:sz w:val="24"/>
      <w:szCs w:val="24"/>
      <w:lang w:val="en-US" w:eastAsia="en-US"/>
    </w:rPr>
  </w:style>
  <w:style w:type="paragraph" w:customStyle="1" w:styleId="Lptext">
    <w:name w:val="Löptext"/>
    <w:basedOn w:val="Normal"/>
    <w:rsid w:val="006A2F41"/>
    <w:pPr>
      <w:tabs>
        <w:tab w:val="left" w:pos="567"/>
        <w:tab w:val="left" w:pos="1304"/>
        <w:tab w:val="left" w:pos="2608"/>
        <w:tab w:val="left" w:pos="3912"/>
        <w:tab w:val="left" w:pos="5216"/>
        <w:tab w:val="left" w:pos="6521"/>
        <w:tab w:val="left" w:pos="7825"/>
        <w:tab w:val="left" w:pos="9242"/>
      </w:tabs>
      <w:spacing w:line="240" w:lineRule="auto"/>
    </w:pPr>
    <w:rPr>
      <w:rFonts w:ascii="Times New Roman" w:eastAsia="Times New Roman" w:hAnsi="Times New Roman"/>
      <w:sz w:val="24"/>
      <w:lang w:val="en-GB" w:eastAsia="sv-SE"/>
    </w:rPr>
  </w:style>
  <w:style w:type="paragraph" w:customStyle="1" w:styleId="Normalfet">
    <w:name w:val="Normal.fet"/>
    <w:basedOn w:val="Default"/>
    <w:next w:val="Default"/>
    <w:rsid w:val="006A2F41"/>
    <w:pPr>
      <w:spacing w:before="240" w:after="80"/>
    </w:pPr>
    <w:rPr>
      <w:rFonts w:ascii="Arial,Bold" w:hAnsi="Arial,Bold"/>
      <w:color w:val="auto"/>
      <w:sz w:val="20"/>
      <w:lang w:val="sv-SE" w:eastAsia="sv-SE"/>
    </w:rPr>
  </w:style>
  <w:style w:type="character" w:customStyle="1" w:styleId="TextenChar">
    <w:name w:val="Texten Char"/>
    <w:rsid w:val="006A2F41"/>
    <w:rPr>
      <w:rFonts w:ascii="Garamond" w:hAnsi="Garamond"/>
      <w:noProof w:val="0"/>
      <w:sz w:val="24"/>
      <w:szCs w:val="24"/>
      <w:lang w:val="sv-SE" w:eastAsia="sv-SE" w:bidi="ar-SA"/>
    </w:rPr>
  </w:style>
  <w:style w:type="character" w:customStyle="1" w:styleId="text1">
    <w:name w:val="text1"/>
    <w:rsid w:val="006A2F41"/>
    <w:rPr>
      <w:rFonts w:ascii="Verdana" w:hAnsi="Verdana" w:hint="default"/>
      <w:color w:val="000000"/>
      <w:sz w:val="17"/>
      <w:szCs w:val="17"/>
    </w:rPr>
  </w:style>
  <w:style w:type="paragraph" w:styleId="DocumentMap">
    <w:name w:val="Document Map"/>
    <w:basedOn w:val="Normal"/>
    <w:link w:val="DocumentMapChar"/>
    <w:rsid w:val="006A2F41"/>
    <w:pPr>
      <w:shd w:val="clear" w:color="auto" w:fill="000080"/>
      <w:spacing w:after="120" w:line="240" w:lineRule="auto"/>
    </w:pPr>
    <w:rPr>
      <w:rFonts w:ascii="Tahoma" w:eastAsia="Times New Roman" w:hAnsi="Tahoma" w:cs="Verdana"/>
      <w:szCs w:val="20"/>
      <w:lang w:eastAsia="sv-SE"/>
    </w:rPr>
  </w:style>
  <w:style w:type="character" w:customStyle="1" w:styleId="DocumentMapChar">
    <w:name w:val="Document Map Char"/>
    <w:basedOn w:val="DefaultParagraphFont"/>
    <w:link w:val="DocumentMap"/>
    <w:rsid w:val="006A2F41"/>
    <w:rPr>
      <w:rFonts w:ascii="Tahoma" w:eastAsia="Times New Roman" w:hAnsi="Tahoma" w:cs="Verdana"/>
      <w:shd w:val="clear" w:color="auto" w:fill="000080"/>
    </w:rPr>
  </w:style>
  <w:style w:type="character" w:styleId="Emphasis">
    <w:name w:val="Emphasis"/>
    <w:qFormat/>
    <w:rsid w:val="006A2F41"/>
    <w:rPr>
      <w:i/>
      <w:iCs/>
    </w:rPr>
  </w:style>
  <w:style w:type="paragraph" w:customStyle="1" w:styleId="std-para">
    <w:name w:val="std-para"/>
    <w:basedOn w:val="Normal"/>
    <w:rsid w:val="006A2F41"/>
    <w:pPr>
      <w:keepLines/>
      <w:tabs>
        <w:tab w:val="left" w:pos="1559"/>
      </w:tabs>
      <w:spacing w:line="220" w:lineRule="atLeast"/>
    </w:pPr>
    <w:rPr>
      <w:rFonts w:ascii="Times New Roman" w:eastAsia="Times New Roman" w:hAnsi="Times New Roman"/>
      <w:szCs w:val="20"/>
      <w:lang w:val="en-GB"/>
    </w:rPr>
  </w:style>
  <w:style w:type="paragraph" w:customStyle="1" w:styleId="GMD9">
    <w:name w:val="GMD9"/>
    <w:basedOn w:val="Normal"/>
    <w:rsid w:val="006A2F41"/>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line="180" w:lineRule="exact"/>
    </w:pPr>
    <w:rPr>
      <w:rFonts w:ascii="Times New Roman" w:eastAsia="Times New Roman" w:hAnsi="Times New Roman"/>
      <w:szCs w:val="20"/>
      <w:lang w:val="en-GB"/>
    </w:rPr>
  </w:style>
  <w:style w:type="paragraph" w:customStyle="1" w:styleId="Introduction">
    <w:name w:val="Introduction"/>
    <w:basedOn w:val="Heading1"/>
    <w:next w:val="BodyText"/>
    <w:rsid w:val="006A2F41"/>
    <w:pPr>
      <w:keepLines w:val="0"/>
      <w:pageBreakBefore/>
      <w:numPr>
        <w:numId w:val="0"/>
      </w:numPr>
      <w:tabs>
        <w:tab w:val="left" w:pos="400"/>
        <w:tab w:val="left" w:pos="432"/>
        <w:tab w:val="left" w:pos="1560"/>
      </w:tabs>
      <w:spacing w:before="960" w:after="260" w:line="240" w:lineRule="auto"/>
      <w:ind w:left="431" w:hanging="431"/>
      <w:outlineLvl w:val="9"/>
    </w:pPr>
    <w:rPr>
      <w:rFonts w:ascii="Arial" w:hAnsi="Arial"/>
      <w:b/>
      <w:bCs w:val="0"/>
      <w:sz w:val="24"/>
      <w:szCs w:val="20"/>
    </w:rPr>
  </w:style>
  <w:style w:type="paragraph" w:customStyle="1" w:styleId="StyleHeading1Before6ptAfter0ptLinespacingAtle">
    <w:name w:val="Style Heading 1 + Before:  6 pt After:  0 pt Line spacing:  At le..."/>
    <w:basedOn w:val="Heading1"/>
    <w:rsid w:val="006A2F41"/>
    <w:pPr>
      <w:keepLines w:val="0"/>
      <w:numPr>
        <w:numId w:val="0"/>
      </w:numPr>
      <w:spacing w:before="120" w:after="0" w:line="240" w:lineRule="atLeast"/>
      <w:ind w:left="1304" w:hanging="1304"/>
    </w:pPr>
    <w:rPr>
      <w:rFonts w:ascii="Arial" w:hAnsi="Arial"/>
      <w:b/>
      <w:sz w:val="32"/>
      <w:szCs w:val="20"/>
      <w:lang w:eastAsia="sv-SE"/>
    </w:rPr>
  </w:style>
  <w:style w:type="paragraph" w:customStyle="1" w:styleId="StyleHeading2">
    <w:name w:val="Style Heading 2"/>
    <w:aliases w:val="UNDERRUBRIK 1-2 + Before:  6 pt Line spacing:  At ..."/>
    <w:basedOn w:val="Heading2"/>
    <w:rsid w:val="006A2F41"/>
    <w:pPr>
      <w:keepLines w:val="0"/>
      <w:numPr>
        <w:numId w:val="0"/>
      </w:numPr>
      <w:spacing w:before="120" w:after="0" w:line="240" w:lineRule="atLeast"/>
    </w:pPr>
    <w:rPr>
      <w:rFonts w:ascii="Arial" w:hAnsi="Arial"/>
      <w:b/>
      <w:sz w:val="28"/>
      <w:szCs w:val="20"/>
      <w:lang w:eastAsia="sv-SE"/>
    </w:rPr>
  </w:style>
  <w:style w:type="paragraph" w:customStyle="1" w:styleId="StyleHeading3Before6ptAfter11ptLinespacingAtl">
    <w:name w:val="Style Heading 3 + Before:  6 pt After:  11 pt Line spacing:  At l..."/>
    <w:basedOn w:val="Heading3"/>
    <w:rsid w:val="006A2F41"/>
    <w:pPr>
      <w:keepLines w:val="0"/>
      <w:numPr>
        <w:numId w:val="0"/>
      </w:numPr>
      <w:tabs>
        <w:tab w:val="left" w:pos="964"/>
      </w:tabs>
      <w:spacing w:before="120" w:after="220" w:line="240" w:lineRule="atLeast"/>
      <w:ind w:left="1304" w:hanging="1304"/>
    </w:pPr>
    <w:rPr>
      <w:rFonts w:ascii="Arial" w:hAnsi="Arial"/>
      <w:b/>
      <w:szCs w:val="20"/>
      <w:lang w:eastAsia="sv-SE"/>
    </w:rPr>
  </w:style>
  <w:style w:type="paragraph" w:customStyle="1" w:styleId="StyleHeading4Before6ptAfter11ptLinespacingAtl">
    <w:name w:val="Style Heading 4 + Before:  6 pt After:  11 pt Line spacing:  At l..."/>
    <w:basedOn w:val="Heading4"/>
    <w:rsid w:val="006A2F41"/>
    <w:pPr>
      <w:keepLines w:val="0"/>
      <w:numPr>
        <w:numId w:val="0"/>
      </w:numPr>
      <w:spacing w:before="120" w:after="220" w:line="240" w:lineRule="atLeast"/>
      <w:ind w:left="1304" w:hanging="1304"/>
    </w:pPr>
    <w:rPr>
      <w:rFonts w:ascii="Arial" w:hAnsi="Arial"/>
      <w:bCs w:val="0"/>
      <w:sz w:val="22"/>
      <w:szCs w:val="20"/>
      <w:lang w:eastAsia="sv-SE"/>
    </w:rPr>
  </w:style>
  <w:style w:type="paragraph" w:customStyle="1" w:styleId="CommentSubject2">
    <w:name w:val="Comment Subject2"/>
    <w:basedOn w:val="CommentText"/>
    <w:next w:val="CommentText"/>
    <w:semiHidden/>
    <w:rsid w:val="006A2F41"/>
    <w:pPr>
      <w:spacing w:after="120"/>
      <w:ind w:left="0"/>
    </w:pPr>
    <w:rPr>
      <w:rFonts w:ascii="Garamond" w:eastAsia="Times New Roman" w:hAnsi="Garamond"/>
      <w:b/>
      <w:bCs/>
      <w:i w:val="0"/>
      <w:color w:val="auto"/>
      <w:sz w:val="20"/>
      <w:lang w:val="sv-SE" w:eastAsia="sv-SE"/>
    </w:rPr>
  </w:style>
  <w:style w:type="paragraph" w:customStyle="1" w:styleId="a2">
    <w:name w:val="a2"/>
    <w:basedOn w:val="Heading2"/>
    <w:next w:val="Normal"/>
    <w:rsid w:val="006A2F41"/>
    <w:pPr>
      <w:keepLines w:val="0"/>
      <w:numPr>
        <w:ilvl w:val="0"/>
        <w:numId w:val="0"/>
      </w:numPr>
      <w:tabs>
        <w:tab w:val="left" w:pos="500"/>
        <w:tab w:val="left" w:pos="720"/>
        <w:tab w:val="num" w:pos="1106"/>
      </w:tabs>
      <w:suppressAutoHyphens/>
      <w:spacing w:before="270" w:after="240" w:line="270" w:lineRule="exact"/>
      <w:ind w:left="1106" w:hanging="680"/>
    </w:pPr>
    <w:rPr>
      <w:rFonts w:ascii="Arial" w:eastAsia="MS Mincho" w:hAnsi="Arial"/>
      <w:b/>
      <w:bCs w:val="0"/>
      <w:szCs w:val="20"/>
      <w:lang w:val="en-GB" w:eastAsia="ja-JP"/>
    </w:rPr>
  </w:style>
  <w:style w:type="paragraph" w:customStyle="1" w:styleId="a3">
    <w:name w:val="a3"/>
    <w:basedOn w:val="Heading3"/>
    <w:next w:val="Normal"/>
    <w:rsid w:val="006A2F41"/>
    <w:pPr>
      <w:keepLines w:val="0"/>
      <w:numPr>
        <w:ilvl w:val="0"/>
        <w:numId w:val="0"/>
      </w:numPr>
      <w:tabs>
        <w:tab w:val="left" w:pos="640"/>
        <w:tab w:val="num" w:pos="794"/>
      </w:tabs>
      <w:suppressAutoHyphens/>
      <w:spacing w:before="60" w:after="240" w:line="250" w:lineRule="exact"/>
      <w:ind w:left="794" w:hanging="794"/>
    </w:pPr>
    <w:rPr>
      <w:rFonts w:ascii="Arial" w:eastAsia="MS Mincho" w:hAnsi="Arial"/>
      <w:b/>
      <w:bCs w:val="0"/>
      <w:sz w:val="22"/>
      <w:szCs w:val="20"/>
      <w:lang w:val="en-GB" w:eastAsia="ja-JP"/>
    </w:rPr>
  </w:style>
  <w:style w:type="paragraph" w:customStyle="1" w:styleId="a4">
    <w:name w:val="a4"/>
    <w:basedOn w:val="Heading4"/>
    <w:next w:val="Normal"/>
    <w:rsid w:val="006A2F41"/>
    <w:pPr>
      <w:keepLines w:val="0"/>
      <w:numPr>
        <w:ilvl w:val="0"/>
        <w:numId w:val="0"/>
      </w:numPr>
      <w:tabs>
        <w:tab w:val="left" w:pos="880"/>
        <w:tab w:val="left" w:pos="1060"/>
        <w:tab w:val="num" w:pos="2880"/>
      </w:tabs>
      <w:suppressAutoHyphens/>
      <w:spacing w:before="60" w:after="240" w:line="230" w:lineRule="exact"/>
      <w:ind w:left="1728" w:hanging="648"/>
    </w:pPr>
    <w:rPr>
      <w:rFonts w:ascii="Arial" w:eastAsia="MS Mincho" w:hAnsi="Arial"/>
      <w:b/>
      <w:bCs w:val="0"/>
      <w:iCs w:val="0"/>
      <w:sz w:val="20"/>
      <w:szCs w:val="20"/>
      <w:lang w:val="en-GB" w:eastAsia="ja-JP"/>
    </w:rPr>
  </w:style>
  <w:style w:type="paragraph" w:customStyle="1" w:styleId="a5">
    <w:name w:val="a5"/>
    <w:basedOn w:val="Heading5"/>
    <w:next w:val="Normal"/>
    <w:rsid w:val="006A2F41"/>
    <w:pPr>
      <w:keepLines w:val="0"/>
      <w:numPr>
        <w:ilvl w:val="1"/>
        <w:numId w:val="23"/>
      </w:numPr>
      <w:tabs>
        <w:tab w:val="clear" w:pos="360"/>
        <w:tab w:val="left" w:pos="1140"/>
        <w:tab w:val="left" w:pos="1360"/>
      </w:tabs>
      <w:suppressAutoHyphens/>
      <w:spacing w:before="60" w:after="240" w:line="230" w:lineRule="exact"/>
    </w:pPr>
    <w:rPr>
      <w:rFonts w:ascii="Arial" w:eastAsia="MS Mincho" w:hAnsi="Arial"/>
      <w:b/>
      <w:color w:val="auto"/>
      <w:sz w:val="20"/>
      <w:szCs w:val="20"/>
      <w:lang w:val="en-GB" w:eastAsia="ja-JP"/>
    </w:rPr>
  </w:style>
  <w:style w:type="paragraph" w:customStyle="1" w:styleId="a6">
    <w:name w:val="a6"/>
    <w:basedOn w:val="Heading6"/>
    <w:next w:val="Normal"/>
    <w:rsid w:val="006A2F41"/>
    <w:pPr>
      <w:keepNext/>
      <w:widowControl/>
      <w:numPr>
        <w:ilvl w:val="2"/>
        <w:numId w:val="23"/>
      </w:numPr>
      <w:tabs>
        <w:tab w:val="clear" w:pos="720"/>
        <w:tab w:val="left" w:pos="1140"/>
        <w:tab w:val="left" w:pos="1360"/>
      </w:tabs>
      <w:suppressAutoHyphens/>
      <w:adjustRightInd/>
      <w:spacing w:before="60" w:after="240" w:line="230" w:lineRule="exact"/>
      <w:textAlignment w:val="auto"/>
    </w:pPr>
    <w:rPr>
      <w:rFonts w:ascii="Arial" w:eastAsia="MS Mincho" w:hAnsi="Arial"/>
      <w:b/>
      <w:bCs w:val="0"/>
      <w:sz w:val="20"/>
      <w:szCs w:val="20"/>
      <w:lang w:val="en-GB" w:eastAsia="ja-JP"/>
    </w:rPr>
  </w:style>
  <w:style w:type="paragraph" w:customStyle="1" w:styleId="ANNEX">
    <w:name w:val="ANNEX"/>
    <w:basedOn w:val="Normal"/>
    <w:next w:val="Normal"/>
    <w:rsid w:val="006A2F41"/>
    <w:pPr>
      <w:keepNext/>
      <w:pageBreakBefore/>
      <w:numPr>
        <w:ilvl w:val="3"/>
        <w:numId w:val="23"/>
      </w:numPr>
      <w:tabs>
        <w:tab w:val="clear" w:pos="1080"/>
      </w:tabs>
      <w:spacing w:after="760" w:line="310" w:lineRule="exact"/>
      <w:jc w:val="center"/>
      <w:outlineLvl w:val="0"/>
    </w:pPr>
    <w:rPr>
      <w:rFonts w:ascii="Arial" w:eastAsia="MS Mincho" w:hAnsi="Arial"/>
      <w:b/>
      <w:sz w:val="28"/>
      <w:szCs w:val="20"/>
      <w:lang w:val="en-GB" w:eastAsia="ja-JP"/>
    </w:rPr>
  </w:style>
  <w:style w:type="paragraph" w:styleId="HTMLPreformatted">
    <w:name w:val="HTML Preformatted"/>
    <w:aliases w:val=" förformaterad"/>
    <w:basedOn w:val="Normal"/>
    <w:link w:val="HTMLPreformattedChar"/>
    <w:rsid w:val="006A2F41"/>
    <w:pPr>
      <w:numPr>
        <w:ilvl w:val="4"/>
        <w:numId w:val="23"/>
      </w:numPr>
      <w:tabs>
        <w:tab w:val="clear" w:pos="1080"/>
      </w:tabs>
      <w:spacing w:after="120" w:line="240" w:lineRule="auto"/>
    </w:pPr>
    <w:rPr>
      <w:rFonts w:ascii="Courier New" w:eastAsia="Times New Roman" w:hAnsi="Courier New" w:cs="Courier New"/>
      <w:szCs w:val="20"/>
      <w:lang w:eastAsia="sv-SE"/>
    </w:rPr>
  </w:style>
  <w:style w:type="character" w:customStyle="1" w:styleId="HTMLPreformattedChar">
    <w:name w:val="HTML Preformatted Char"/>
    <w:aliases w:val=" förformaterad Char"/>
    <w:basedOn w:val="DefaultParagraphFont"/>
    <w:link w:val="HTMLPreformatted"/>
    <w:rsid w:val="006A2F41"/>
    <w:rPr>
      <w:rFonts w:ascii="Courier New" w:eastAsia="Times New Roman" w:hAnsi="Courier New" w:cs="Courier New"/>
    </w:rPr>
  </w:style>
  <w:style w:type="paragraph" w:customStyle="1" w:styleId="Note">
    <w:name w:val="Note"/>
    <w:basedOn w:val="Normal"/>
    <w:next w:val="Normal"/>
    <w:rsid w:val="006A2F41"/>
    <w:pPr>
      <w:tabs>
        <w:tab w:val="left" w:pos="960"/>
      </w:tabs>
      <w:spacing w:after="240" w:line="210" w:lineRule="atLeast"/>
      <w:jc w:val="both"/>
    </w:pPr>
    <w:rPr>
      <w:rFonts w:ascii="Arial" w:eastAsia="MS Mincho" w:hAnsi="Arial"/>
      <w:sz w:val="18"/>
      <w:szCs w:val="20"/>
      <w:lang w:val="en-GB" w:eastAsia="ja-JP"/>
    </w:rPr>
  </w:style>
  <w:style w:type="character" w:customStyle="1" w:styleId="Heading2Bold">
    <w:name w:val="Heading 2 Bold"/>
    <w:rsid w:val="006A2F41"/>
    <w:rPr>
      <w:rFonts w:ascii="Times New Roman" w:hAnsi="Times New Roman"/>
      <w:b/>
      <w:sz w:val="20"/>
    </w:rPr>
  </w:style>
  <w:style w:type="paragraph" w:customStyle="1" w:styleId="zzCover">
    <w:name w:val="zzCover"/>
    <w:basedOn w:val="Normal"/>
    <w:rsid w:val="006A2F41"/>
    <w:pPr>
      <w:overflowPunct w:val="0"/>
      <w:autoSpaceDE w:val="0"/>
      <w:autoSpaceDN w:val="0"/>
      <w:adjustRightInd w:val="0"/>
      <w:spacing w:after="220" w:line="230" w:lineRule="auto"/>
      <w:jc w:val="right"/>
      <w:textAlignment w:val="baseline"/>
    </w:pPr>
    <w:rPr>
      <w:rFonts w:ascii="Arial" w:eastAsia="Times New Roman" w:hAnsi="Arial"/>
      <w:b/>
      <w:color w:val="000000"/>
      <w:sz w:val="24"/>
      <w:szCs w:val="20"/>
      <w:lang w:val="en-GB"/>
    </w:rPr>
  </w:style>
  <w:style w:type="paragraph" w:styleId="List">
    <w:name w:val="List"/>
    <w:basedOn w:val="Normal"/>
    <w:rsid w:val="006A2F41"/>
    <w:pPr>
      <w:numPr>
        <w:numId w:val="24"/>
      </w:numPr>
      <w:spacing w:line="260" w:lineRule="atLeast"/>
    </w:pPr>
    <w:rPr>
      <w:rFonts w:ascii="Arial" w:eastAsia="Times New Roman" w:hAnsi="Arial" w:cs="Arial"/>
      <w:sz w:val="22"/>
      <w:szCs w:val="24"/>
      <w:lang w:val="en-GB"/>
    </w:rPr>
  </w:style>
  <w:style w:type="paragraph" w:styleId="List2">
    <w:name w:val="List 2"/>
    <w:basedOn w:val="Normal"/>
    <w:rsid w:val="006A2F41"/>
    <w:pPr>
      <w:numPr>
        <w:ilvl w:val="1"/>
        <w:numId w:val="24"/>
      </w:numPr>
      <w:spacing w:line="260" w:lineRule="atLeast"/>
    </w:pPr>
    <w:rPr>
      <w:rFonts w:ascii="Arial" w:eastAsia="Times New Roman" w:hAnsi="Arial" w:cs="Arial"/>
      <w:sz w:val="22"/>
      <w:szCs w:val="24"/>
      <w:lang w:val="en-GB"/>
    </w:rPr>
  </w:style>
  <w:style w:type="paragraph" w:styleId="List3">
    <w:name w:val="List 3"/>
    <w:basedOn w:val="Normal"/>
    <w:rsid w:val="006A2F41"/>
    <w:pPr>
      <w:numPr>
        <w:ilvl w:val="2"/>
        <w:numId w:val="24"/>
      </w:numPr>
      <w:spacing w:line="260" w:lineRule="atLeast"/>
    </w:pPr>
    <w:rPr>
      <w:rFonts w:ascii="Arial" w:eastAsia="Times New Roman" w:hAnsi="Arial" w:cs="Arial"/>
      <w:sz w:val="22"/>
      <w:szCs w:val="24"/>
      <w:lang w:val="en-GB"/>
    </w:rPr>
  </w:style>
  <w:style w:type="paragraph" w:styleId="List4">
    <w:name w:val="List 4"/>
    <w:basedOn w:val="Normal"/>
    <w:rsid w:val="006A2F41"/>
    <w:pPr>
      <w:numPr>
        <w:ilvl w:val="3"/>
        <w:numId w:val="24"/>
      </w:numPr>
      <w:spacing w:line="260" w:lineRule="atLeast"/>
    </w:pPr>
    <w:rPr>
      <w:rFonts w:ascii="Arial" w:eastAsia="Times New Roman" w:hAnsi="Arial" w:cs="Arial"/>
      <w:sz w:val="22"/>
      <w:szCs w:val="24"/>
      <w:lang w:val="en-GB"/>
    </w:rPr>
  </w:style>
  <w:style w:type="paragraph" w:styleId="List5">
    <w:name w:val="List 5"/>
    <w:basedOn w:val="Normal"/>
    <w:rsid w:val="006A2F41"/>
    <w:pPr>
      <w:numPr>
        <w:ilvl w:val="4"/>
        <w:numId w:val="24"/>
      </w:numPr>
      <w:spacing w:line="260" w:lineRule="atLeast"/>
    </w:pPr>
    <w:rPr>
      <w:rFonts w:ascii="Arial" w:eastAsia="Times New Roman" w:hAnsi="Arial" w:cs="Arial"/>
      <w:sz w:val="22"/>
      <w:szCs w:val="24"/>
      <w:lang w:val="en-GB"/>
    </w:rPr>
  </w:style>
  <w:style w:type="paragraph" w:customStyle="1" w:styleId="Formatmall1">
    <w:name w:val="Formatmall1"/>
    <w:basedOn w:val="Heading1"/>
    <w:autoRedefine/>
    <w:rsid w:val="006A2F41"/>
    <w:pPr>
      <w:keepLines w:val="0"/>
      <w:numPr>
        <w:numId w:val="0"/>
      </w:numPr>
      <w:spacing w:before="240" w:line="240" w:lineRule="auto"/>
      <w:ind w:left="1304" w:hanging="1304"/>
    </w:pPr>
    <w:rPr>
      <w:rFonts w:ascii="Arial" w:hAnsi="Arial"/>
      <w:b/>
      <w:bCs w:val="0"/>
      <w:sz w:val="32"/>
      <w:szCs w:val="32"/>
      <w:lang w:eastAsia="sv-SE"/>
    </w:rPr>
  </w:style>
  <w:style w:type="character" w:customStyle="1" w:styleId="code1">
    <w:name w:val="code1"/>
    <w:rsid w:val="006A2F41"/>
    <w:rPr>
      <w:rFonts w:ascii="Courier New" w:hAnsi="Courier New" w:cs="Courier New" w:hint="default"/>
      <w:sz w:val="23"/>
      <w:szCs w:val="23"/>
    </w:rPr>
  </w:style>
  <w:style w:type="character" w:customStyle="1" w:styleId="NormalChar0">
    <w:name w:val="Normal Char"/>
    <w:aliases w:val=" webb Char,webb Char"/>
    <w:rsid w:val="006A2F41"/>
    <w:rPr>
      <w:noProof w:val="0"/>
      <w:sz w:val="24"/>
      <w:szCs w:val="24"/>
      <w:lang w:val="en-US" w:eastAsia="en-US" w:bidi="ar-SA"/>
    </w:rPr>
  </w:style>
  <w:style w:type="paragraph" w:customStyle="1" w:styleId="PlainText1">
    <w:name w:val="Plain Text1"/>
    <w:basedOn w:val="Normal"/>
    <w:rsid w:val="006A2F41"/>
    <w:pPr>
      <w:overflowPunct w:val="0"/>
      <w:autoSpaceDE w:val="0"/>
      <w:autoSpaceDN w:val="0"/>
      <w:adjustRightInd w:val="0"/>
      <w:spacing w:before="120" w:line="240" w:lineRule="auto"/>
      <w:jc w:val="both"/>
      <w:textAlignment w:val="baseline"/>
    </w:pPr>
    <w:rPr>
      <w:rFonts w:ascii="Times New Roman" w:eastAsia="Times New Roman" w:hAnsi="Times New Roman"/>
      <w:sz w:val="22"/>
      <w:szCs w:val="20"/>
      <w:lang w:eastAsia="sv-SE"/>
    </w:rPr>
  </w:style>
  <w:style w:type="character" w:customStyle="1" w:styleId="Bokenstitel1">
    <w:name w:val="Bokens titel1"/>
    <w:qFormat/>
    <w:rsid w:val="006A2F41"/>
    <w:rPr>
      <w:b/>
      <w:bCs/>
      <w:smallCaps/>
      <w:spacing w:val="5"/>
    </w:rPr>
  </w:style>
  <w:style w:type="character" w:styleId="SubtleEmphasis">
    <w:name w:val="Subtle Emphasis"/>
    <w:uiPriority w:val="19"/>
    <w:qFormat/>
    <w:rsid w:val="006A2F41"/>
    <w:rPr>
      <w:i/>
      <w:iCs/>
      <w:color w:val="808080"/>
    </w:rPr>
  </w:style>
  <w:style w:type="paragraph" w:customStyle="1" w:styleId="Mellanmrktrutnt21">
    <w:name w:val="Mellanmörkt rutnät 21"/>
    <w:uiPriority w:val="1"/>
    <w:qFormat/>
    <w:rsid w:val="006A2F41"/>
    <w:rPr>
      <w:sz w:val="22"/>
      <w:szCs w:val="22"/>
      <w:lang w:eastAsia="en-US"/>
    </w:rPr>
  </w:style>
  <w:style w:type="paragraph" w:customStyle="1" w:styleId="Friform">
    <w:name w:val="Fri form"/>
    <w:rsid w:val="006A2F41"/>
    <w:rPr>
      <w:rFonts w:ascii="Times New Roman" w:eastAsia="ヒラギノ角ゴ Pro W3" w:hAnsi="Times New Roman"/>
      <w:color w:val="000000"/>
      <w:lang w:val="en-US" w:eastAsia="en-US"/>
    </w:rPr>
  </w:style>
  <w:style w:type="numbering" w:customStyle="1" w:styleId="List8">
    <w:name w:val="List 8"/>
    <w:rsid w:val="006A2F41"/>
    <w:pPr>
      <w:numPr>
        <w:numId w:val="28"/>
      </w:numPr>
    </w:pPr>
  </w:style>
  <w:style w:type="paragraph" w:customStyle="1" w:styleId="Sidhuvudvnster">
    <w:name w:val="Sidhuvud vänster"/>
    <w:autoRedefine/>
    <w:rsid w:val="006A2F4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6A2F4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6A2F4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customStyle="1" w:styleId="Huvudrubrik2">
    <w:name w:val="Huvudrubrik  2"/>
    <w:next w:val="BodyText"/>
    <w:autoRedefine/>
    <w:rsid w:val="006A2F41"/>
    <w:pPr>
      <w:spacing w:before="240" w:after="120"/>
      <w:ind w:left="567" w:right="1531"/>
    </w:pPr>
    <w:rPr>
      <w:rFonts w:ascii="Arial" w:eastAsia="ヒラギノ角ゴ Pro W3" w:hAnsi="Arial"/>
      <w:b/>
      <w:color w:val="000000"/>
      <w:sz w:val="28"/>
      <w:szCs w:val="24"/>
      <w:lang w:eastAsia="en-US"/>
    </w:rPr>
  </w:style>
  <w:style w:type="paragraph" w:customStyle="1" w:styleId="TOC2Para">
    <w:name w:val="TOC 2 Para"/>
    <w:next w:val="Normal"/>
    <w:rsid w:val="006A2F41"/>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customStyle="1" w:styleId="TOC1Para">
    <w:name w:val="TOC 1 Para"/>
    <w:next w:val="Normal"/>
    <w:autoRedefine/>
    <w:rsid w:val="006A2F4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rsid w:val="006A2F41"/>
    <w:pPr>
      <w:keepNext/>
      <w:outlineLvl w:val="0"/>
    </w:pPr>
    <w:rPr>
      <w:rFonts w:ascii="Helvetica" w:eastAsia="ヒラギノ角ゴ Pro W3" w:hAnsi="Helvetica"/>
      <w:b/>
      <w:color w:val="000000"/>
      <w:sz w:val="36"/>
      <w:lang w:eastAsia="en-US"/>
    </w:rPr>
  </w:style>
  <w:style w:type="paragraph" w:customStyle="1" w:styleId="Brdtext1">
    <w:name w:val="Brödtext1"/>
    <w:rsid w:val="006A2F41"/>
    <w:rPr>
      <w:rFonts w:ascii="Helvetica" w:eastAsia="ヒラギノ角ゴ Pro W3" w:hAnsi="Helvetica"/>
      <w:color w:val="000000"/>
      <w:sz w:val="24"/>
      <w:lang w:eastAsia="en-US"/>
    </w:rPr>
  </w:style>
  <w:style w:type="paragraph" w:customStyle="1" w:styleId="Rubrik51">
    <w:name w:val="Rubrik 51"/>
    <w:next w:val="Brdtext1"/>
    <w:rsid w:val="006A2F41"/>
    <w:pPr>
      <w:keepNext/>
      <w:outlineLvl w:val="4"/>
    </w:pPr>
    <w:rPr>
      <w:rFonts w:ascii="Helvetica" w:eastAsia="ヒラギノ角ゴ Pro W3" w:hAnsi="Helvetica"/>
      <w:b/>
      <w:color w:val="000000"/>
      <w:sz w:val="24"/>
      <w:lang w:eastAsia="en-US"/>
    </w:rPr>
  </w:style>
  <w:style w:type="paragraph" w:customStyle="1" w:styleId="Rubrik91">
    <w:name w:val="Rubrik 91"/>
    <w:next w:val="Brdtext1"/>
    <w:rsid w:val="006A2F4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rsid w:val="006A2F41"/>
    <w:pPr>
      <w:keepNext/>
      <w:outlineLvl w:val="3"/>
    </w:pPr>
    <w:rPr>
      <w:rFonts w:ascii="Helvetica" w:eastAsia="ヒラギノ角ゴ Pro W3" w:hAnsi="Helvetica"/>
      <w:b/>
      <w:color w:val="000000"/>
      <w:sz w:val="24"/>
      <w:lang w:eastAsia="en-US"/>
    </w:rPr>
  </w:style>
  <w:style w:type="paragraph" w:customStyle="1" w:styleId="Rubrik81">
    <w:name w:val="Rubrik 81"/>
    <w:next w:val="Brdtext1"/>
    <w:rsid w:val="006A2F41"/>
    <w:pPr>
      <w:keepNext/>
      <w:outlineLvl w:val="7"/>
    </w:pPr>
    <w:rPr>
      <w:rFonts w:ascii="Helvetica" w:eastAsia="ヒラギノ角ゴ Pro W3" w:hAnsi="Helvetica"/>
      <w:b/>
      <w:color w:val="000000"/>
      <w:sz w:val="24"/>
      <w:lang w:eastAsia="en-US"/>
    </w:rPr>
  </w:style>
  <w:style w:type="paragraph" w:customStyle="1" w:styleId="Rubrik31">
    <w:name w:val="Rubrik 31"/>
    <w:next w:val="Brdtext1"/>
    <w:rsid w:val="006A2F41"/>
    <w:pPr>
      <w:keepNext/>
      <w:outlineLvl w:val="2"/>
    </w:pPr>
    <w:rPr>
      <w:rFonts w:ascii="Helvetica" w:eastAsia="ヒラギノ角ゴ Pro W3" w:hAnsi="Helvetica"/>
      <w:b/>
      <w:color w:val="000000"/>
      <w:sz w:val="24"/>
      <w:lang w:eastAsia="en-US"/>
    </w:rPr>
  </w:style>
  <w:style w:type="paragraph" w:customStyle="1" w:styleId="Rubrik21">
    <w:name w:val="Rubrik 21"/>
    <w:next w:val="Brdtext1"/>
    <w:rsid w:val="006A2F41"/>
    <w:pPr>
      <w:keepNext/>
      <w:outlineLvl w:val="1"/>
    </w:pPr>
    <w:rPr>
      <w:rFonts w:ascii="Helvetica" w:eastAsia="ヒラギノ角ゴ Pro W3" w:hAnsi="Helvetica"/>
      <w:b/>
      <w:color w:val="000000"/>
      <w:sz w:val="24"/>
      <w:lang w:eastAsia="en-US"/>
    </w:rPr>
  </w:style>
  <w:style w:type="paragraph" w:customStyle="1" w:styleId="Rubrik71">
    <w:name w:val="Rubrik 71"/>
    <w:next w:val="Brdtext1"/>
    <w:rsid w:val="006A2F41"/>
    <w:pPr>
      <w:keepNext/>
      <w:outlineLvl w:val="6"/>
    </w:pPr>
    <w:rPr>
      <w:rFonts w:ascii="Helvetica" w:eastAsia="ヒラギノ角ゴ Pro W3" w:hAnsi="Helvetica"/>
      <w:b/>
      <w:color w:val="000000"/>
      <w:sz w:val="24"/>
      <w:lang w:eastAsia="en-US"/>
    </w:rPr>
  </w:style>
  <w:style w:type="paragraph" w:customStyle="1" w:styleId="Rubrik61">
    <w:name w:val="Rubrik 61"/>
    <w:next w:val="Brdtext1"/>
    <w:rsid w:val="006A2F41"/>
    <w:pPr>
      <w:keepNext/>
      <w:outlineLvl w:val="5"/>
    </w:pPr>
    <w:rPr>
      <w:rFonts w:ascii="Helvetica" w:eastAsia="ヒラギノ角ゴ Pro W3" w:hAnsi="Helvetica"/>
      <w:b/>
      <w:color w:val="000000"/>
      <w:sz w:val="24"/>
      <w:lang w:eastAsia="en-US"/>
    </w:rPr>
  </w:style>
  <w:style w:type="paragraph" w:customStyle="1" w:styleId="Titel">
    <w:name w:val="Titel"/>
    <w:next w:val="Brdtext1"/>
    <w:rsid w:val="006A2F41"/>
    <w:pPr>
      <w:keepNext/>
      <w:outlineLvl w:val="0"/>
    </w:pPr>
    <w:rPr>
      <w:rFonts w:ascii="Helvetica" w:eastAsia="ヒラギノ角ゴ Pro W3" w:hAnsi="Helvetica"/>
      <w:b/>
      <w:color w:val="000000"/>
      <w:sz w:val="56"/>
      <w:lang w:eastAsia="en-US"/>
    </w:rPr>
  </w:style>
  <w:style w:type="paragraph" w:customStyle="1" w:styleId="Tabellrubrik">
    <w:name w:val="Tabellrubrik"/>
    <w:rsid w:val="006A2F41"/>
    <w:rPr>
      <w:rFonts w:ascii="Arial" w:eastAsia="ヒラギノ角ゴ Pro W3" w:hAnsi="Arial"/>
      <w:color w:val="000000"/>
      <w:sz w:val="24"/>
      <w:lang w:val="en-GB" w:eastAsia="en-US"/>
    </w:rPr>
  </w:style>
  <w:style w:type="paragraph" w:customStyle="1" w:styleId="Tabelltext">
    <w:name w:val="Tabelltext"/>
    <w:autoRedefine/>
    <w:rsid w:val="006A2F41"/>
    <w:pPr>
      <w:widowControl w:val="0"/>
      <w:tabs>
        <w:tab w:val="left" w:pos="318"/>
      </w:tabs>
      <w:spacing w:after="120"/>
      <w:ind w:left="34"/>
    </w:pPr>
    <w:rPr>
      <w:rFonts w:ascii="Arial" w:eastAsia="ヒラギノ角ゴ Pro W3" w:hAnsi="Arial"/>
      <w:color w:val="000000"/>
      <w:lang w:eastAsia="en-US"/>
    </w:rPr>
  </w:style>
  <w:style w:type="numbering" w:customStyle="1" w:styleId="List51">
    <w:name w:val="List 51"/>
    <w:rsid w:val="006A2F41"/>
    <w:pPr>
      <w:numPr>
        <w:numId w:val="29"/>
      </w:numPr>
    </w:pPr>
  </w:style>
  <w:style w:type="paragraph" w:customStyle="1" w:styleId="ListParagraph1">
    <w:name w:val="List Paragraph1"/>
    <w:qFormat/>
    <w:rsid w:val="006A2F41"/>
    <w:pPr>
      <w:ind w:left="720"/>
    </w:pPr>
    <w:rPr>
      <w:rFonts w:ascii="Arial" w:eastAsia="ヒラギノ角ゴ Pro W3" w:hAnsi="Arial"/>
      <w:color w:val="000000"/>
      <w:sz w:val="24"/>
      <w:lang w:val="en-GB" w:eastAsia="en-US"/>
    </w:rPr>
  </w:style>
  <w:style w:type="character" w:customStyle="1" w:styleId="IntenseEmphasis1">
    <w:name w:val="Intense Emphasis1"/>
    <w:autoRedefine/>
    <w:rsid w:val="006A2F41"/>
    <w:rPr>
      <w:rFonts w:ascii="Lucida Grande" w:eastAsia="ヒラギノ角ゴ Pro W3" w:hAnsi="Lucida Grande"/>
      <w:b/>
      <w:i w:val="0"/>
      <w:color w:val="436FA9"/>
      <w:sz w:val="20"/>
    </w:rPr>
  </w:style>
  <w:style w:type="paragraph" w:customStyle="1" w:styleId="Funktionalitet">
    <w:name w:val="Funktionalitet"/>
    <w:autoRedefine/>
    <w:rsid w:val="006A2F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6A2F41"/>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rsid w:val="006A2F41"/>
  </w:style>
  <w:style w:type="numbering" w:customStyle="1" w:styleId="List14">
    <w:name w:val="List 14"/>
    <w:autoRedefine/>
    <w:rsid w:val="006A2F41"/>
    <w:pPr>
      <w:numPr>
        <w:numId w:val="30"/>
      </w:numPr>
    </w:pPr>
  </w:style>
  <w:style w:type="paragraph" w:customStyle="1" w:styleId="Lista1">
    <w:name w:val="Lista1"/>
    <w:basedOn w:val="BodyText"/>
    <w:autoRedefine/>
    <w:rsid w:val="00601C65"/>
    <w:pPr>
      <w:numPr>
        <w:numId w:val="31"/>
      </w:numPr>
      <w:tabs>
        <w:tab w:val="left" w:pos="851"/>
        <w:tab w:val="left" w:pos="2608"/>
        <w:tab w:val="left" w:pos="3912"/>
        <w:tab w:val="left" w:pos="5216"/>
        <w:tab w:val="left" w:pos="6520"/>
        <w:tab w:val="left" w:pos="7824"/>
        <w:tab w:val="left" w:pos="9128"/>
      </w:tabs>
      <w:spacing w:before="0" w:after="60"/>
      <w:ind w:left="851" w:hanging="284"/>
      <w:pPrChange w:id="10" w:author="Jarno Nieminen" w:date="2014-06-11T12:40:00Z">
        <w:pPr>
          <w:numPr>
            <w:numId w:val="31"/>
          </w:numPr>
          <w:tabs>
            <w:tab w:val="left" w:pos="851"/>
            <w:tab w:val="left" w:pos="2608"/>
            <w:tab w:val="left" w:pos="3912"/>
            <w:tab w:val="left" w:pos="5216"/>
            <w:tab w:val="left" w:pos="6520"/>
            <w:tab w:val="left" w:pos="7824"/>
            <w:tab w:val="left" w:pos="9128"/>
          </w:tabs>
          <w:spacing w:after="60"/>
          <w:ind w:left="851" w:hanging="284"/>
        </w:pPr>
      </w:pPrChange>
    </w:pPr>
    <w:rPr>
      <w:rFonts w:ascii="Arial" w:eastAsia="ヒラギノ角ゴ Pro W3" w:hAnsi="Arial"/>
      <w:i/>
      <w:color w:val="000000"/>
      <w:sz w:val="24"/>
      <w:szCs w:val="20"/>
      <w:lang w:eastAsia="en-US"/>
      <w:rPrChange w:id="10" w:author="Jarno Nieminen" w:date="2014-06-11T12:40:00Z">
        <w:rPr>
          <w:rFonts w:ascii="Arial" w:eastAsia="ヒラギノ角ゴ Pro W3" w:hAnsi="Arial"/>
          <w:i/>
          <w:color w:val="000000"/>
          <w:sz w:val="24"/>
          <w:lang w:val="sv-SE" w:eastAsia="en-US" w:bidi="ar-SA"/>
        </w:rPr>
      </w:rPrChange>
    </w:rPr>
  </w:style>
  <w:style w:type="character" w:customStyle="1" w:styleId="m1">
    <w:name w:val="m1"/>
    <w:rsid w:val="006A2F41"/>
    <w:rPr>
      <w:color w:val="0000FF"/>
    </w:rPr>
  </w:style>
  <w:style w:type="character" w:customStyle="1" w:styleId="t1">
    <w:name w:val="t1"/>
    <w:rsid w:val="006A2F41"/>
    <w:rPr>
      <w:color w:val="990000"/>
    </w:rPr>
  </w:style>
  <w:style w:type="character" w:customStyle="1" w:styleId="b1">
    <w:name w:val="b1"/>
    <w:rsid w:val="006A2F41"/>
    <w:rPr>
      <w:rFonts w:ascii="Courier New" w:hAnsi="Courier New" w:cs="Courier New" w:hint="default"/>
      <w:b/>
      <w:bCs/>
      <w:strike w:val="0"/>
      <w:dstrike w:val="0"/>
      <w:color w:val="FF0000"/>
      <w:u w:val="none"/>
      <w:effect w:val="none"/>
    </w:rPr>
  </w:style>
  <w:style w:type="paragraph" w:customStyle="1" w:styleId="GridTable31">
    <w:name w:val="Grid Table 31"/>
    <w:basedOn w:val="Heading1"/>
    <w:next w:val="Normal"/>
    <w:uiPriority w:val="39"/>
    <w:unhideWhenUsed/>
    <w:qFormat/>
    <w:rsid w:val="006A2F41"/>
    <w:pPr>
      <w:numPr>
        <w:numId w:val="0"/>
      </w:numPr>
      <w:spacing w:before="480" w:after="0" w:line="276" w:lineRule="auto"/>
      <w:outlineLvl w:val="9"/>
    </w:pPr>
    <w:rPr>
      <w:rFonts w:ascii="Calibri" w:eastAsia="MS Gothic" w:hAnsi="Calibri"/>
      <w:b/>
      <w:color w:val="365F91"/>
      <w:sz w:val="28"/>
      <w:lang w:val="en-US" w:eastAsia="sv-SE"/>
    </w:rPr>
  </w:style>
  <w:style w:type="table" w:styleId="TableGrid3">
    <w:name w:val="Table Grid 3"/>
    <w:basedOn w:val="TableNormal"/>
    <w:rsid w:val="006A2F41"/>
    <w:rPr>
      <w:rFonts w:ascii="Times New Roman" w:eastAsia="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paragraph" w:styleId="Revision">
    <w:name w:val="Revision"/>
    <w:hidden/>
    <w:uiPriority w:val="99"/>
    <w:semiHidden/>
    <w:rsid w:val="009C40D0"/>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D4EE1E-CCF2-4BE2-8830-1FC324BD6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194</TotalTime>
  <Pages>1</Pages>
  <Words>18996</Words>
  <Characters>100683</Characters>
  <Application>Microsoft Office Word</Application>
  <DocSecurity>0</DocSecurity>
  <Lines>839</Lines>
  <Paragraphs>238</Paragraphs>
  <ScaleCrop>false</ScaleCrop>
  <HeadingPairs>
    <vt:vector size="2" baseType="variant">
      <vt:variant>
        <vt:lpstr>Title</vt:lpstr>
      </vt:variant>
      <vt:variant>
        <vt:i4>1</vt:i4>
      </vt:variant>
    </vt:vector>
  </HeadingPairs>
  <TitlesOfParts>
    <vt:vector size="1" baseType="lpstr">
      <vt:lpstr>infrastructure:supportservices:forminteraction</vt:lpstr>
    </vt:vector>
  </TitlesOfParts>
  <Manager/>
  <Company>Inera AB</Company>
  <LinksUpToDate>false</LinksUpToDate>
  <CharactersWithSpaces>119441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infrastructure:supportservices:forminteraction</dc:title>
  <dc:subject>Arkitektur</dc:subject>
  <dc:creator>Inera AR</dc:creator>
  <cp:keywords>TKB,Arkitektur, Krav</cp:keywords>
  <dc:description/>
  <cp:lastModifiedBy>Jarno Nieminen</cp:lastModifiedBy>
  <cp:revision>3</cp:revision>
  <dcterms:created xsi:type="dcterms:W3CDTF">2014-06-11T07:04:00Z</dcterms:created>
  <dcterms:modified xsi:type="dcterms:W3CDTF">2014-06-11T11:32:00Z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Formulärhantering</vt:lpwstr>
  </property>
  <property fmtid="{D5CDD505-2E9C-101B-9397-08002B2CF9AE}" pid="4" name="domain_3">
    <vt:lpwstr>forminteraction</vt:lpwstr>
  </property>
  <property fmtid="{D5CDD505-2E9C-101B-9397-08002B2CF9AE}" pid="5" name="Domain_2">
    <vt:lpwstr>supportservices</vt:lpwstr>
  </property>
  <property fmtid="{D5CDD505-2E9C-101B-9397-08002B2CF9AE}" pid="6" name="Domain_1">
    <vt:lpwstr>infrastructure</vt:lpwstr>
  </property>
  <property fmtid="{D5CDD505-2E9C-101B-9397-08002B2CF9AE}" pid="7" name="datepublished">
    <vt:lpwstr>2014-04-16</vt:lpwstr>
  </property>
  <property fmtid="{D5CDD505-2E9C-101B-9397-08002B2CF9AE}" pid="8" name="rc">
    <vt:lpwstr>RC_3</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y fmtid="{D5CDD505-2E9C-101B-9397-08002B2CF9AE}" pid="12" name="Version_1">
    <vt:lpwstr>2</vt:lpwstr>
  </property>
  <property fmtid="{D5CDD505-2E9C-101B-9397-08002B2CF9AE}" pid="13" name="Version_2">
    <vt:lpwstr>0</vt:lpwstr>
  </property>
  <property fmtid="{D5CDD505-2E9C-101B-9397-08002B2CF9AE}" pid="14" name="Version_3">
    <vt:lpwstr>0</vt:lpwstr>
  </property>
</Properties>
</file>